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FEC70" w14:textId="3ED053B1" w:rsidR="000B08A5" w:rsidRPr="006D1D19" w:rsidRDefault="000B08A5" w:rsidP="007E751D">
      <w:pPr>
        <w:spacing w:after="0" w:line="240" w:lineRule="auto"/>
        <w:jc w:val="center"/>
        <w:rPr>
          <w:szCs w:val="28"/>
        </w:rPr>
      </w:pPr>
      <w:r w:rsidRPr="006D1D19">
        <w:rPr>
          <w:szCs w:val="28"/>
        </w:rPr>
        <w:t xml:space="preserve">BỘ </w:t>
      </w:r>
      <w:del w:id="0" w:author="Huyen Tran Thu" w:date="2025-04-28T18:42:00Z" w16du:dateUtc="2025-04-28T11:42:00Z">
        <w:r w:rsidRPr="006D1D19" w:rsidDel="00A03D18">
          <w:rPr>
            <w:szCs w:val="28"/>
          </w:rPr>
          <w:delText>TÀI NGUYÊN VÀ MÔI TRƯỜNG</w:delText>
        </w:r>
      </w:del>
      <w:ins w:id="1" w:author="Huyen Tran Thu" w:date="2025-04-28T18:42:00Z" w16du:dateUtc="2025-04-28T11:42:00Z">
        <w:r w:rsidR="00A03D18">
          <w:rPr>
            <w:szCs w:val="28"/>
          </w:rPr>
          <w:t>NÔNG NGHIỆP VÀ MÔI TRƯỜNG</w:t>
        </w:r>
      </w:ins>
    </w:p>
    <w:p w14:paraId="4DCE6CC3" w14:textId="0BEE6C04" w:rsidR="000B08A5" w:rsidRPr="006D1D19" w:rsidRDefault="000B08A5" w:rsidP="000B08A5">
      <w:pPr>
        <w:spacing w:before="0" w:after="0" w:line="240" w:lineRule="auto"/>
        <w:jc w:val="center"/>
        <w:rPr>
          <w:b/>
          <w:szCs w:val="28"/>
        </w:rPr>
      </w:pPr>
      <w:r>
        <w:rPr>
          <w:b/>
          <w:szCs w:val="28"/>
        </w:rPr>
        <w:t>CỤC BIẾN ĐỔI KHÍ HẬU</w:t>
      </w:r>
    </w:p>
    <w:p w14:paraId="6B124599" w14:textId="54B29F1B" w:rsidR="00B07F37" w:rsidRPr="006D1D19" w:rsidRDefault="007E751D" w:rsidP="00673137">
      <w:pPr>
        <w:jc w:val="center"/>
        <w:rPr>
          <w:b/>
          <w:sz w:val="28"/>
          <w:szCs w:val="28"/>
        </w:rPr>
      </w:pPr>
      <w:r>
        <w:rPr>
          <w:b/>
          <w:noProof/>
          <w:sz w:val="28"/>
          <w:szCs w:val="28"/>
          <w:lang w:val="en-US" w:eastAsia="ja-JP"/>
        </w:rPr>
        <mc:AlternateContent>
          <mc:Choice Requires="wps">
            <w:drawing>
              <wp:anchor distT="0" distB="0" distL="114300" distR="114300" simplePos="0" relativeHeight="251659264" behindDoc="0" locked="0" layoutInCell="1" allowOverlap="1" wp14:anchorId="77B01D1E" wp14:editId="7BFB9DE8">
                <wp:simplePos x="0" y="0"/>
                <wp:positionH relativeFrom="margin">
                  <wp:align>center</wp:align>
                </wp:positionH>
                <wp:positionV relativeFrom="paragraph">
                  <wp:posOffset>56840</wp:posOffset>
                </wp:positionV>
                <wp:extent cx="1669312"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16693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7C5345"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5pt" to="131.4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" strokecolor="black [3040]">
                <w10:wrap anchorx="margin"/>
              </v:line>
            </w:pict>
          </mc:Fallback>
        </mc:AlternateContent>
      </w:r>
    </w:p>
    <w:p w14:paraId="3704DE91" w14:textId="77777777" w:rsidR="00B07F37" w:rsidRPr="006D1D19" w:rsidRDefault="00B07F37" w:rsidP="00673137">
      <w:pPr>
        <w:jc w:val="center"/>
        <w:rPr>
          <w:b/>
          <w:sz w:val="28"/>
          <w:szCs w:val="28"/>
        </w:rPr>
      </w:pPr>
    </w:p>
    <w:p w14:paraId="50DB2E60" w14:textId="77777777" w:rsidR="00415D24" w:rsidRDefault="00415D24" w:rsidP="00673137">
      <w:pPr>
        <w:jc w:val="center"/>
        <w:rPr>
          <w:b/>
          <w:sz w:val="28"/>
          <w:szCs w:val="28"/>
        </w:rPr>
      </w:pPr>
    </w:p>
    <w:p w14:paraId="038F0094" w14:textId="77777777" w:rsidR="00310469" w:rsidRDefault="00310469" w:rsidP="00E2752C">
      <w:pPr>
        <w:pStyle w:val="BodyText"/>
        <w:snapToGrid w:val="0"/>
        <w:jc w:val="center"/>
        <w:rPr>
          <w:b/>
          <w:sz w:val="40"/>
          <w:szCs w:val="40"/>
          <w:lang w:val="en-US"/>
        </w:rPr>
      </w:pPr>
    </w:p>
    <w:p w14:paraId="2015F03B" w14:textId="77777777" w:rsidR="00310469" w:rsidRDefault="00310469" w:rsidP="00E2752C">
      <w:pPr>
        <w:pStyle w:val="BodyText"/>
        <w:snapToGrid w:val="0"/>
        <w:jc w:val="center"/>
        <w:rPr>
          <w:b/>
          <w:sz w:val="40"/>
          <w:szCs w:val="40"/>
          <w:lang w:val="en-US"/>
        </w:rPr>
      </w:pPr>
    </w:p>
    <w:p w14:paraId="04ADBF56" w14:textId="77777777" w:rsidR="00310469" w:rsidRDefault="00310469" w:rsidP="00E2752C">
      <w:pPr>
        <w:pStyle w:val="BodyText"/>
        <w:snapToGrid w:val="0"/>
        <w:jc w:val="center"/>
        <w:rPr>
          <w:b/>
          <w:sz w:val="40"/>
          <w:szCs w:val="40"/>
          <w:lang w:val="en-US"/>
        </w:rPr>
      </w:pPr>
    </w:p>
    <w:p w14:paraId="7C928C6E" w14:textId="77777777" w:rsidR="00CD627B" w:rsidRDefault="00CD627B" w:rsidP="00CD627B">
      <w:pPr>
        <w:pStyle w:val="BodyText"/>
        <w:snapToGrid w:val="0"/>
        <w:jc w:val="center"/>
        <w:rPr>
          <w:ins w:id="2" w:author="Huyen Tran Thu" w:date="2024-10-13T21:27:00Z" w16du:dateUtc="2024-10-13T14:27:00Z"/>
          <w:b/>
          <w:sz w:val="40"/>
          <w:szCs w:val="40"/>
          <w:lang w:val="en-US"/>
        </w:rPr>
      </w:pPr>
      <w:ins w:id="3" w:author="Huyen Tran Thu" w:date="2024-10-13T21:27:00Z" w16du:dateUtc="2024-10-13T14:27:00Z">
        <w:r w:rsidRPr="000B08A5">
          <w:rPr>
            <w:b/>
            <w:sz w:val="40"/>
            <w:szCs w:val="40"/>
            <w:lang w:val="en-US"/>
          </w:rPr>
          <w:t>BÁO CÁO</w:t>
        </w:r>
        <w:r w:rsidRPr="000B08A5">
          <w:rPr>
            <w:b/>
            <w:sz w:val="40"/>
            <w:szCs w:val="40"/>
          </w:rPr>
          <w:t xml:space="preserve"> </w:t>
        </w:r>
        <w:r w:rsidRPr="000B08A5">
          <w:rPr>
            <w:b/>
            <w:sz w:val="40"/>
            <w:szCs w:val="40"/>
            <w:lang w:val="en-US"/>
          </w:rPr>
          <w:t xml:space="preserve">KỸ THUẬT </w:t>
        </w:r>
      </w:ins>
    </w:p>
    <w:p w14:paraId="1D2255D8" w14:textId="77777777" w:rsidR="00CD627B" w:rsidRDefault="00CD627B" w:rsidP="00CD627B">
      <w:pPr>
        <w:pStyle w:val="BodyText"/>
        <w:snapToGrid w:val="0"/>
        <w:jc w:val="center"/>
        <w:rPr>
          <w:ins w:id="4" w:author="Huyen Tran Thu" w:date="2024-10-13T21:27:00Z" w16du:dateUtc="2024-10-13T14:27:00Z"/>
          <w:b/>
          <w:sz w:val="40"/>
          <w:szCs w:val="40"/>
          <w:lang w:val="en-US"/>
        </w:rPr>
      </w:pPr>
      <w:ins w:id="5" w:author="Huyen Tran Thu" w:date="2024-10-13T21:27:00Z" w16du:dateUtc="2024-10-13T14:27:00Z">
        <w:r w:rsidRPr="000B08A5">
          <w:rPr>
            <w:b/>
            <w:sz w:val="40"/>
            <w:szCs w:val="40"/>
            <w:lang w:val="en-US"/>
          </w:rPr>
          <w:t xml:space="preserve">KIỂM KÊ QUỐC GIA KHÍ NHÀ KÍNH </w:t>
        </w:r>
      </w:ins>
    </w:p>
    <w:p w14:paraId="4943F8F0" w14:textId="77777777" w:rsidR="00CD627B" w:rsidRPr="000A739F" w:rsidRDefault="00CD627B" w:rsidP="00CD627B">
      <w:pPr>
        <w:pStyle w:val="BodyText"/>
        <w:snapToGrid w:val="0"/>
        <w:jc w:val="center"/>
        <w:rPr>
          <w:ins w:id="6" w:author="Huyen Tran Thu" w:date="2024-10-13T21:27:00Z" w16du:dateUtc="2024-10-13T14:27:00Z"/>
          <w:b/>
          <w:spacing w:val="-12"/>
          <w:sz w:val="40"/>
          <w:szCs w:val="40"/>
          <w:lang w:val="en-US"/>
        </w:rPr>
      </w:pPr>
      <w:ins w:id="7" w:author="Huyen Tran Thu" w:date="2024-10-13T21:27:00Z" w16du:dateUtc="2024-10-13T14:27:00Z">
        <w:r w:rsidRPr="000A739F">
          <w:rPr>
            <w:b/>
            <w:spacing w:val="-12"/>
            <w:sz w:val="40"/>
            <w:szCs w:val="40"/>
            <w:lang w:val="en-US"/>
          </w:rPr>
          <w:t>LĨNH VỰC CHẤT THẢI CẬP NHẬT ĐẾN NĂM 2022</w:t>
        </w:r>
      </w:ins>
    </w:p>
    <w:p w14:paraId="3F142183" w14:textId="20347FFD" w:rsidR="000B08A5" w:rsidDel="00CD627B" w:rsidRDefault="00E2752C" w:rsidP="000B08A5">
      <w:pPr>
        <w:pStyle w:val="BodyText"/>
        <w:snapToGrid w:val="0"/>
        <w:jc w:val="center"/>
        <w:rPr>
          <w:del w:id="8" w:author="Huyen Tran Thu" w:date="2024-10-13T21:25:00Z" w16du:dateUtc="2024-10-13T14:25:00Z"/>
          <w:b/>
          <w:sz w:val="40"/>
          <w:szCs w:val="40"/>
          <w:lang w:val="en-US"/>
        </w:rPr>
      </w:pPr>
      <w:del w:id="9" w:author="Huyen Tran Thu" w:date="2024-10-13T21:27:00Z" w16du:dateUtc="2024-10-13T14:27:00Z">
        <w:r w:rsidRPr="000B08A5" w:rsidDel="00CD627B">
          <w:rPr>
            <w:b/>
            <w:sz w:val="40"/>
            <w:szCs w:val="40"/>
            <w:lang w:val="en-US"/>
          </w:rPr>
          <w:delText>BÁO CÁO</w:delText>
        </w:r>
        <w:r w:rsidRPr="000B08A5" w:rsidDel="00CD627B">
          <w:rPr>
            <w:b/>
            <w:sz w:val="40"/>
            <w:szCs w:val="40"/>
          </w:rPr>
          <w:delText xml:space="preserve"> </w:delText>
        </w:r>
        <w:r w:rsidR="000B08A5" w:rsidRPr="000B08A5" w:rsidDel="00CD627B">
          <w:rPr>
            <w:b/>
            <w:sz w:val="40"/>
            <w:szCs w:val="40"/>
            <w:lang w:val="en-US"/>
          </w:rPr>
          <w:delText xml:space="preserve">KỸ THUẬT KIỂM KÊ QUỐC GIA KHÍ NHÀ KÍNH </w:delText>
        </w:r>
      </w:del>
      <w:del w:id="10" w:author="Huyen Tran Thu" w:date="2024-10-13T21:25:00Z" w16du:dateUtc="2024-10-13T14:25:00Z">
        <w:r w:rsidR="000B08A5" w:rsidRPr="000B08A5" w:rsidDel="00CD627B">
          <w:rPr>
            <w:b/>
            <w:sz w:val="40"/>
            <w:szCs w:val="40"/>
            <w:lang w:val="en-US"/>
          </w:rPr>
          <w:delText>CHO NĂM CƠ SỞ 20</w:delText>
        </w:r>
        <w:r w:rsidR="00FB48CB" w:rsidDel="00CD627B">
          <w:rPr>
            <w:b/>
            <w:sz w:val="40"/>
            <w:szCs w:val="40"/>
            <w:lang w:val="en-US"/>
          </w:rPr>
          <w:delText>18</w:delText>
        </w:r>
        <w:r w:rsidR="000B08A5" w:rsidRPr="000B08A5" w:rsidDel="00CD627B">
          <w:rPr>
            <w:b/>
            <w:sz w:val="40"/>
            <w:szCs w:val="40"/>
            <w:lang w:val="en-US"/>
          </w:rPr>
          <w:delText xml:space="preserve"> </w:delText>
        </w:r>
      </w:del>
    </w:p>
    <w:p w14:paraId="6439661D" w14:textId="36808C49" w:rsidR="00E2752C" w:rsidRPr="000B08A5" w:rsidDel="00CD627B" w:rsidRDefault="000B08A5" w:rsidP="00CD627B">
      <w:pPr>
        <w:pStyle w:val="BodyText"/>
        <w:snapToGrid w:val="0"/>
        <w:jc w:val="center"/>
        <w:rPr>
          <w:del w:id="11" w:author="Huyen Tran Thu" w:date="2024-10-13T21:27:00Z" w16du:dateUtc="2024-10-13T14:27:00Z"/>
          <w:b/>
          <w:sz w:val="40"/>
          <w:szCs w:val="40"/>
          <w:lang w:val="en-US"/>
        </w:rPr>
      </w:pPr>
      <w:del w:id="12" w:author="Huyen Tran Thu" w:date="2024-10-13T21:25:00Z" w16du:dateUtc="2024-10-13T14:25:00Z">
        <w:r w:rsidRPr="000B08A5" w:rsidDel="00CD627B">
          <w:rPr>
            <w:b/>
            <w:sz w:val="40"/>
            <w:szCs w:val="40"/>
            <w:lang w:val="en-US"/>
          </w:rPr>
          <w:delText xml:space="preserve">CỦA LĨNH VỰC CHẤT THẢI </w:delText>
        </w:r>
      </w:del>
    </w:p>
    <w:p w14:paraId="5E89077A" w14:textId="77777777" w:rsidR="000B08A5" w:rsidRDefault="000B08A5" w:rsidP="000B08A5">
      <w:pPr>
        <w:spacing w:after="0" w:line="240" w:lineRule="auto"/>
        <w:jc w:val="center"/>
        <w:rPr>
          <w:b/>
          <w:bCs/>
          <w:szCs w:val="36"/>
        </w:rPr>
      </w:pPr>
    </w:p>
    <w:p w14:paraId="49F0C330" w14:textId="77777777" w:rsidR="000B08A5" w:rsidRDefault="000B08A5" w:rsidP="000B08A5">
      <w:pPr>
        <w:spacing w:after="0" w:line="240" w:lineRule="auto"/>
        <w:jc w:val="center"/>
        <w:rPr>
          <w:b/>
          <w:bCs/>
          <w:szCs w:val="36"/>
        </w:rPr>
      </w:pPr>
    </w:p>
    <w:p w14:paraId="347CE98C" w14:textId="77777777" w:rsidR="000B08A5" w:rsidRDefault="000B08A5" w:rsidP="000B08A5">
      <w:pPr>
        <w:spacing w:after="0" w:line="240" w:lineRule="auto"/>
        <w:jc w:val="center"/>
        <w:rPr>
          <w:b/>
          <w:bCs/>
          <w:szCs w:val="36"/>
        </w:rPr>
      </w:pPr>
    </w:p>
    <w:p w14:paraId="371862EC" w14:textId="77777777" w:rsidR="000B08A5" w:rsidRDefault="000B08A5" w:rsidP="000B08A5">
      <w:pPr>
        <w:spacing w:after="0" w:line="240" w:lineRule="auto"/>
        <w:jc w:val="center"/>
        <w:rPr>
          <w:b/>
          <w:bCs/>
          <w:szCs w:val="36"/>
        </w:rPr>
      </w:pPr>
    </w:p>
    <w:p w14:paraId="090F48B2" w14:textId="77777777" w:rsidR="00585644" w:rsidRDefault="00585644" w:rsidP="00673137">
      <w:pPr>
        <w:contextualSpacing/>
        <w:jc w:val="center"/>
        <w:rPr>
          <w:b/>
          <w:szCs w:val="28"/>
          <w:lang w:val="vi-VN"/>
        </w:rPr>
      </w:pPr>
    </w:p>
    <w:p w14:paraId="2A648631" w14:textId="27C20E8B" w:rsidR="00B07F37" w:rsidDel="00CD627B" w:rsidRDefault="00B07F37" w:rsidP="00673137">
      <w:pPr>
        <w:rPr>
          <w:del w:id="13" w:author="Huyen Tran Thu" w:date="2024-10-13T21:27:00Z" w16du:dateUtc="2024-10-13T14:27:00Z"/>
        </w:rPr>
      </w:pPr>
    </w:p>
    <w:p w14:paraId="6D7CE21C" w14:textId="0927C821" w:rsidR="00B07F37" w:rsidRDefault="00B07F37" w:rsidP="00673137"/>
    <w:p w14:paraId="5635473E" w14:textId="77777777" w:rsidR="004C615B" w:rsidRPr="006D1D19" w:rsidRDefault="004C615B" w:rsidP="00673137"/>
    <w:p w14:paraId="6AFB43FB" w14:textId="77777777" w:rsidR="00B07F37" w:rsidRDefault="00B07F37" w:rsidP="00673137">
      <w:r w:rsidRPr="006D1D19">
        <w:t xml:space="preserve">               </w:t>
      </w:r>
      <w:r>
        <w:t xml:space="preserve">           </w:t>
      </w:r>
    </w:p>
    <w:p w14:paraId="446BDF1B" w14:textId="77777777" w:rsidR="00B07F37" w:rsidRDefault="00B07F37" w:rsidP="00673137"/>
    <w:p w14:paraId="795AF070" w14:textId="77777777" w:rsidR="00B07F37" w:rsidRDefault="00B07F37" w:rsidP="00673137">
      <w:pPr>
        <w:rPr>
          <w:lang w:val="pt-BR"/>
        </w:rPr>
      </w:pPr>
      <w:r>
        <w:t xml:space="preserve">                                                      </w:t>
      </w:r>
    </w:p>
    <w:p w14:paraId="16A85F43" w14:textId="77777777" w:rsidR="00E72454" w:rsidRDefault="00E72454" w:rsidP="00673137">
      <w:pPr>
        <w:rPr>
          <w:lang w:val="pt-BR"/>
        </w:rPr>
      </w:pPr>
    </w:p>
    <w:p w14:paraId="545B42D6" w14:textId="7EE5D725" w:rsidR="00DC6AB0" w:rsidRDefault="00DC6AB0" w:rsidP="00673137">
      <w:pPr>
        <w:jc w:val="center"/>
        <w:rPr>
          <w:ins w:id="14" w:author="Huyen Tran Thu" w:date="2024-10-13T21:26:00Z" w16du:dateUtc="2024-10-13T14:26:00Z"/>
          <w:b/>
          <w:lang w:val="pt-BR"/>
        </w:rPr>
      </w:pPr>
    </w:p>
    <w:p w14:paraId="6CB67B36" w14:textId="77777777" w:rsidR="00CD627B" w:rsidRDefault="00CD627B" w:rsidP="00673137">
      <w:pPr>
        <w:jc w:val="center"/>
        <w:rPr>
          <w:b/>
          <w:lang w:val="pt-BR"/>
        </w:rPr>
      </w:pPr>
    </w:p>
    <w:p w14:paraId="527BAF09" w14:textId="6DF6CB34" w:rsidR="007E751D" w:rsidRDefault="007E751D" w:rsidP="00673137">
      <w:pPr>
        <w:jc w:val="center"/>
        <w:rPr>
          <w:b/>
          <w:lang w:val="pt-BR"/>
        </w:rPr>
      </w:pPr>
    </w:p>
    <w:p w14:paraId="2FDE690D" w14:textId="77777777" w:rsidR="007E751D" w:rsidRDefault="007E751D" w:rsidP="00673137">
      <w:pPr>
        <w:jc w:val="center"/>
        <w:rPr>
          <w:b/>
          <w:lang w:val="pt-BR"/>
        </w:rPr>
      </w:pPr>
    </w:p>
    <w:p w14:paraId="49FAE9C5" w14:textId="77777777" w:rsidR="000B08A5" w:rsidRDefault="000B08A5" w:rsidP="00673137">
      <w:pPr>
        <w:jc w:val="center"/>
        <w:rPr>
          <w:b/>
          <w:lang w:val="pt-BR"/>
        </w:rPr>
      </w:pPr>
    </w:p>
    <w:p w14:paraId="4C20001B" w14:textId="77777777" w:rsidR="00BE690C" w:rsidRDefault="00BE690C" w:rsidP="00673137">
      <w:pPr>
        <w:jc w:val="center"/>
        <w:rPr>
          <w:b/>
          <w:lang w:val="pt-BR"/>
        </w:rPr>
      </w:pPr>
    </w:p>
    <w:p w14:paraId="02B0E906" w14:textId="2EF87C58" w:rsidR="00DD5E69" w:rsidRDefault="00415D24" w:rsidP="00673137">
      <w:pPr>
        <w:jc w:val="center"/>
        <w:rPr>
          <w:b/>
          <w:lang w:val="pt-BR"/>
        </w:rPr>
      </w:pPr>
      <w:r w:rsidRPr="00FC1E45">
        <w:rPr>
          <w:b/>
          <w:lang w:val="pt-BR"/>
        </w:rPr>
        <w:t xml:space="preserve">Hà Nội, </w:t>
      </w:r>
      <w:r w:rsidR="00310469">
        <w:rPr>
          <w:b/>
          <w:lang w:val="pt-BR"/>
        </w:rPr>
        <w:t>202</w:t>
      </w:r>
      <w:ins w:id="15" w:author="Huyen Tran Thu" w:date="2025-04-28T18:42:00Z" w16du:dateUtc="2025-04-28T11:42:00Z">
        <w:r w:rsidR="00A03D18">
          <w:rPr>
            <w:b/>
            <w:lang w:val="pt-BR"/>
          </w:rPr>
          <w:t>5</w:t>
        </w:r>
      </w:ins>
      <w:del w:id="16" w:author="Huyen Tran Thu" w:date="2024-10-13T21:27:00Z" w16du:dateUtc="2024-10-13T14:27:00Z">
        <w:r w:rsidR="00FB48CB" w:rsidDel="00CD627B">
          <w:rPr>
            <w:b/>
            <w:lang w:val="pt-BR"/>
          </w:rPr>
          <w:delText>3</w:delText>
        </w:r>
      </w:del>
    </w:p>
    <w:p w14:paraId="32FB7E8A" w14:textId="1FF8DF9A" w:rsidR="007E751D" w:rsidRPr="007E751D" w:rsidRDefault="007E751D" w:rsidP="007E751D">
      <w:pPr>
        <w:spacing w:after="0" w:line="240" w:lineRule="auto"/>
        <w:jc w:val="center"/>
        <w:rPr>
          <w:szCs w:val="28"/>
          <w:lang w:val="pt-BR"/>
        </w:rPr>
      </w:pPr>
      <w:r w:rsidRPr="007E751D">
        <w:rPr>
          <w:szCs w:val="28"/>
          <w:lang w:val="pt-BR"/>
        </w:rPr>
        <w:lastRenderedPageBreak/>
        <w:t xml:space="preserve">BỘ </w:t>
      </w:r>
      <w:del w:id="17" w:author="Huyen Tran Thu" w:date="2025-04-28T18:42:00Z" w16du:dateUtc="2025-04-28T11:42:00Z">
        <w:r w:rsidRPr="007E751D" w:rsidDel="00A03D18">
          <w:rPr>
            <w:szCs w:val="28"/>
            <w:lang w:val="pt-BR"/>
          </w:rPr>
          <w:delText>TÀI NGUYÊN VÀ MÔI TRƯỜNG</w:delText>
        </w:r>
      </w:del>
      <w:ins w:id="18" w:author="Huyen Tran Thu" w:date="2025-04-28T18:42:00Z" w16du:dateUtc="2025-04-28T11:42:00Z">
        <w:r w:rsidR="00A03D18">
          <w:rPr>
            <w:szCs w:val="28"/>
            <w:lang w:val="pt-BR"/>
          </w:rPr>
          <w:t>NÔNG NGHIỆP VÀ MÔI TRƯỜNG</w:t>
        </w:r>
      </w:ins>
    </w:p>
    <w:p w14:paraId="753233E5" w14:textId="3C082CEE" w:rsidR="007E751D" w:rsidRPr="007E751D" w:rsidRDefault="007E751D" w:rsidP="007E751D">
      <w:pPr>
        <w:spacing w:before="0" w:after="0" w:line="240" w:lineRule="auto"/>
        <w:jc w:val="center"/>
        <w:rPr>
          <w:b/>
          <w:szCs w:val="28"/>
          <w:lang w:val="pt-BR"/>
        </w:rPr>
      </w:pPr>
      <w:r w:rsidRPr="007E751D">
        <w:rPr>
          <w:b/>
          <w:szCs w:val="28"/>
          <w:lang w:val="pt-BR"/>
        </w:rPr>
        <w:t>CỤC BIẾN ĐỔI KHÍ HẬU</w:t>
      </w:r>
    </w:p>
    <w:p w14:paraId="40CACEA4" w14:textId="20B06B79" w:rsidR="000B08A5" w:rsidRPr="007E751D" w:rsidRDefault="007E751D" w:rsidP="000B08A5">
      <w:pPr>
        <w:jc w:val="center"/>
        <w:rPr>
          <w:b/>
          <w:sz w:val="28"/>
          <w:szCs w:val="28"/>
          <w:lang w:val="pt-BR"/>
        </w:rPr>
      </w:pPr>
      <w:r>
        <w:rPr>
          <w:b/>
          <w:noProof/>
          <w:sz w:val="28"/>
          <w:szCs w:val="28"/>
          <w:lang w:val="en-US" w:eastAsia="ja-JP"/>
        </w:rPr>
        <mc:AlternateContent>
          <mc:Choice Requires="wps">
            <w:drawing>
              <wp:anchor distT="0" distB="0" distL="114300" distR="114300" simplePos="0" relativeHeight="251661312" behindDoc="0" locked="0" layoutInCell="1" allowOverlap="1" wp14:anchorId="0E078C6E" wp14:editId="07980FEB">
                <wp:simplePos x="0" y="0"/>
                <wp:positionH relativeFrom="page">
                  <wp:posOffset>3068585</wp:posOffset>
                </wp:positionH>
                <wp:positionV relativeFrom="paragraph">
                  <wp:posOffset>58110</wp:posOffset>
                </wp:positionV>
                <wp:extent cx="1722474"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17224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7AF12D"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41.6pt,4.6pt" to="377.2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" strokecolor="black [3040]">
                <w10:wrap anchorx="page"/>
              </v:line>
            </w:pict>
          </mc:Fallback>
        </mc:AlternateContent>
      </w:r>
    </w:p>
    <w:p w14:paraId="3F664272" w14:textId="77777777" w:rsidR="000B08A5" w:rsidRPr="007E751D" w:rsidRDefault="000B08A5" w:rsidP="000B08A5">
      <w:pPr>
        <w:jc w:val="center"/>
        <w:rPr>
          <w:b/>
          <w:sz w:val="28"/>
          <w:szCs w:val="28"/>
          <w:lang w:val="pt-BR"/>
        </w:rPr>
      </w:pPr>
    </w:p>
    <w:p w14:paraId="510FD339" w14:textId="77777777" w:rsidR="000B08A5" w:rsidRPr="007E751D" w:rsidRDefault="000B08A5" w:rsidP="000B08A5">
      <w:pPr>
        <w:jc w:val="center"/>
        <w:rPr>
          <w:b/>
          <w:sz w:val="28"/>
          <w:szCs w:val="28"/>
          <w:lang w:val="pt-BR"/>
        </w:rPr>
      </w:pPr>
    </w:p>
    <w:p w14:paraId="67271A4E" w14:textId="77777777" w:rsidR="000B08A5" w:rsidRPr="007E751D" w:rsidRDefault="000B08A5" w:rsidP="000B08A5">
      <w:pPr>
        <w:jc w:val="center"/>
        <w:rPr>
          <w:b/>
          <w:sz w:val="28"/>
          <w:szCs w:val="28"/>
          <w:lang w:val="pt-BR"/>
        </w:rPr>
      </w:pPr>
    </w:p>
    <w:p w14:paraId="6229120D" w14:textId="77777777" w:rsidR="000B08A5" w:rsidRPr="007E751D" w:rsidRDefault="000B08A5" w:rsidP="000B08A5">
      <w:pPr>
        <w:pStyle w:val="BodyText"/>
        <w:snapToGrid w:val="0"/>
        <w:jc w:val="center"/>
        <w:rPr>
          <w:b/>
          <w:sz w:val="40"/>
          <w:szCs w:val="40"/>
          <w:lang w:val="pt-BR"/>
        </w:rPr>
      </w:pPr>
    </w:p>
    <w:p w14:paraId="5CA67641" w14:textId="77777777" w:rsidR="000B08A5" w:rsidRPr="007E751D" w:rsidRDefault="000B08A5" w:rsidP="000B08A5">
      <w:pPr>
        <w:pStyle w:val="BodyText"/>
        <w:snapToGrid w:val="0"/>
        <w:jc w:val="center"/>
        <w:rPr>
          <w:b/>
          <w:sz w:val="40"/>
          <w:szCs w:val="40"/>
          <w:lang w:val="pt-BR"/>
        </w:rPr>
      </w:pPr>
    </w:p>
    <w:p w14:paraId="79138D47" w14:textId="77777777" w:rsidR="000B08A5" w:rsidRPr="007E751D" w:rsidRDefault="000B08A5" w:rsidP="000B08A5">
      <w:pPr>
        <w:pStyle w:val="BodyText"/>
        <w:snapToGrid w:val="0"/>
        <w:jc w:val="center"/>
        <w:rPr>
          <w:b/>
          <w:sz w:val="40"/>
          <w:szCs w:val="40"/>
          <w:lang w:val="pt-BR"/>
        </w:rPr>
      </w:pPr>
    </w:p>
    <w:p w14:paraId="2BC76C40" w14:textId="77777777" w:rsidR="00CD627B" w:rsidRDefault="00CD627B" w:rsidP="00CD627B">
      <w:pPr>
        <w:pStyle w:val="BodyText"/>
        <w:snapToGrid w:val="0"/>
        <w:jc w:val="center"/>
        <w:rPr>
          <w:ins w:id="19" w:author="Huyen Tran Thu" w:date="2024-10-13T21:26:00Z" w16du:dateUtc="2024-10-13T14:26:00Z"/>
          <w:b/>
          <w:sz w:val="40"/>
          <w:szCs w:val="40"/>
          <w:lang w:val="en-US"/>
        </w:rPr>
      </w:pPr>
      <w:ins w:id="20" w:author="Huyen Tran Thu" w:date="2024-10-13T21:26:00Z" w16du:dateUtc="2024-10-13T14:26:00Z">
        <w:r w:rsidRPr="000B08A5">
          <w:rPr>
            <w:b/>
            <w:sz w:val="40"/>
            <w:szCs w:val="40"/>
            <w:lang w:val="en-US"/>
          </w:rPr>
          <w:t>BÁO CÁO</w:t>
        </w:r>
        <w:r w:rsidRPr="000B08A5">
          <w:rPr>
            <w:b/>
            <w:sz w:val="40"/>
            <w:szCs w:val="40"/>
          </w:rPr>
          <w:t xml:space="preserve"> </w:t>
        </w:r>
        <w:r w:rsidRPr="000B08A5">
          <w:rPr>
            <w:b/>
            <w:sz w:val="40"/>
            <w:szCs w:val="40"/>
            <w:lang w:val="en-US"/>
          </w:rPr>
          <w:t xml:space="preserve">KỸ THUẬT </w:t>
        </w:r>
      </w:ins>
    </w:p>
    <w:p w14:paraId="3EA6D2BB" w14:textId="77777777" w:rsidR="00CD627B" w:rsidRDefault="00CD627B" w:rsidP="00CD627B">
      <w:pPr>
        <w:pStyle w:val="BodyText"/>
        <w:snapToGrid w:val="0"/>
        <w:jc w:val="center"/>
        <w:rPr>
          <w:ins w:id="21" w:author="Huyen Tran Thu" w:date="2024-10-13T21:26:00Z" w16du:dateUtc="2024-10-13T14:26:00Z"/>
          <w:b/>
          <w:sz w:val="40"/>
          <w:szCs w:val="40"/>
          <w:lang w:val="en-US"/>
        </w:rPr>
      </w:pPr>
      <w:ins w:id="22" w:author="Huyen Tran Thu" w:date="2024-10-13T21:26:00Z" w16du:dateUtc="2024-10-13T14:26:00Z">
        <w:r w:rsidRPr="000B08A5">
          <w:rPr>
            <w:b/>
            <w:sz w:val="40"/>
            <w:szCs w:val="40"/>
            <w:lang w:val="en-US"/>
          </w:rPr>
          <w:t xml:space="preserve">KIỂM KÊ QUỐC GIA KHÍ NHÀ KÍNH </w:t>
        </w:r>
      </w:ins>
    </w:p>
    <w:p w14:paraId="79D1A7AB" w14:textId="2C0E60DD" w:rsidR="00CD627B" w:rsidRPr="00CD627B" w:rsidRDefault="00CD627B" w:rsidP="00CD627B">
      <w:pPr>
        <w:pStyle w:val="BodyText"/>
        <w:snapToGrid w:val="0"/>
        <w:jc w:val="center"/>
        <w:rPr>
          <w:ins w:id="23" w:author="Huyen Tran Thu" w:date="2024-10-13T21:26:00Z" w16du:dateUtc="2024-10-13T14:26:00Z"/>
          <w:b/>
          <w:spacing w:val="-12"/>
          <w:sz w:val="40"/>
          <w:szCs w:val="40"/>
          <w:lang w:val="en-US"/>
          <w:rPrChange w:id="24" w:author="Huyen Tran Thu" w:date="2024-10-13T21:27:00Z" w16du:dateUtc="2024-10-13T14:27:00Z">
            <w:rPr>
              <w:ins w:id="25" w:author="Huyen Tran Thu" w:date="2024-10-13T21:26:00Z" w16du:dateUtc="2024-10-13T14:26:00Z"/>
              <w:b/>
              <w:sz w:val="40"/>
              <w:szCs w:val="40"/>
              <w:lang w:val="en-US"/>
            </w:rPr>
          </w:rPrChange>
        </w:rPr>
      </w:pPr>
      <w:ins w:id="26" w:author="Huyen Tran Thu" w:date="2024-10-13T21:26:00Z" w16du:dateUtc="2024-10-13T14:26:00Z">
        <w:r w:rsidRPr="00CD627B">
          <w:rPr>
            <w:b/>
            <w:spacing w:val="-12"/>
            <w:sz w:val="40"/>
            <w:szCs w:val="40"/>
            <w:lang w:val="en-US"/>
            <w:rPrChange w:id="27" w:author="Huyen Tran Thu" w:date="2024-10-13T21:27:00Z" w16du:dateUtc="2024-10-13T14:27:00Z">
              <w:rPr>
                <w:b/>
                <w:sz w:val="40"/>
                <w:szCs w:val="40"/>
                <w:lang w:val="en-US"/>
              </w:rPr>
            </w:rPrChange>
          </w:rPr>
          <w:t>LĨNH VỰC CHẤT THẢI CẬP NHẬT ĐẾN NĂM 2022</w:t>
        </w:r>
      </w:ins>
    </w:p>
    <w:p w14:paraId="7E1FCBAF" w14:textId="2151B312" w:rsidR="000B08A5" w:rsidRPr="002764A7" w:rsidDel="00CD627B" w:rsidRDefault="000B08A5" w:rsidP="000B08A5">
      <w:pPr>
        <w:pStyle w:val="BodyText"/>
        <w:snapToGrid w:val="0"/>
        <w:jc w:val="center"/>
        <w:rPr>
          <w:del w:id="28" w:author="Huyen Tran Thu" w:date="2024-10-13T21:26:00Z" w16du:dateUtc="2024-10-13T14:26:00Z"/>
          <w:b/>
          <w:sz w:val="40"/>
          <w:szCs w:val="40"/>
          <w:lang w:val="pt-BR"/>
        </w:rPr>
      </w:pPr>
      <w:del w:id="29" w:author="Huyen Tran Thu" w:date="2024-10-13T21:26:00Z" w16du:dateUtc="2024-10-13T14:26:00Z">
        <w:r w:rsidRPr="002764A7" w:rsidDel="00CD627B">
          <w:rPr>
            <w:b/>
            <w:sz w:val="40"/>
            <w:szCs w:val="40"/>
            <w:lang w:val="pt-BR"/>
          </w:rPr>
          <w:delText>BÁO CÁO KỸ THUẬT KIỂM KÊ QUỐC GIA KHÍ NHÀ KÍNH CHO NĂM CƠ SỞ 20</w:delText>
        </w:r>
        <w:r w:rsidR="00FB48CB" w:rsidDel="00CD627B">
          <w:rPr>
            <w:b/>
            <w:sz w:val="40"/>
            <w:szCs w:val="40"/>
            <w:lang w:val="pt-BR"/>
          </w:rPr>
          <w:delText>18</w:delText>
        </w:r>
        <w:r w:rsidRPr="002764A7" w:rsidDel="00CD627B">
          <w:rPr>
            <w:b/>
            <w:sz w:val="40"/>
            <w:szCs w:val="40"/>
            <w:lang w:val="pt-BR"/>
          </w:rPr>
          <w:delText xml:space="preserve"> </w:delText>
        </w:r>
      </w:del>
    </w:p>
    <w:p w14:paraId="24D5F22F" w14:textId="513BAFBC" w:rsidR="000B08A5" w:rsidRPr="002764A7" w:rsidDel="00CD627B" w:rsidRDefault="000B08A5" w:rsidP="000B08A5">
      <w:pPr>
        <w:pStyle w:val="BodyText"/>
        <w:snapToGrid w:val="0"/>
        <w:jc w:val="center"/>
        <w:rPr>
          <w:del w:id="30" w:author="Huyen Tran Thu" w:date="2024-10-13T21:26:00Z" w16du:dateUtc="2024-10-13T14:26:00Z"/>
          <w:b/>
          <w:sz w:val="40"/>
          <w:szCs w:val="40"/>
          <w:lang w:val="pt-BR"/>
        </w:rPr>
      </w:pPr>
      <w:del w:id="31" w:author="Huyen Tran Thu" w:date="2024-10-13T21:26:00Z" w16du:dateUtc="2024-10-13T14:26:00Z">
        <w:r w:rsidRPr="002764A7" w:rsidDel="00CD627B">
          <w:rPr>
            <w:b/>
            <w:sz w:val="40"/>
            <w:szCs w:val="40"/>
            <w:lang w:val="pt-BR"/>
          </w:rPr>
          <w:delText xml:space="preserve">CỦA LĨNH VỰC CHẤT THẢI </w:delText>
        </w:r>
      </w:del>
    </w:p>
    <w:p w14:paraId="3EB8C76C" w14:textId="700E4B5B" w:rsidR="000B08A5" w:rsidRPr="002764A7" w:rsidRDefault="000B08A5" w:rsidP="000B08A5">
      <w:pPr>
        <w:spacing w:after="0" w:line="240" w:lineRule="auto"/>
        <w:jc w:val="center"/>
        <w:rPr>
          <w:b/>
          <w:bCs/>
          <w:szCs w:val="36"/>
          <w:lang w:val="pt-BR"/>
        </w:rPr>
      </w:pPr>
    </w:p>
    <w:p w14:paraId="51C7459D" w14:textId="77777777" w:rsidR="000B08A5" w:rsidRPr="002764A7" w:rsidRDefault="000B08A5" w:rsidP="000B08A5">
      <w:pPr>
        <w:spacing w:after="0" w:line="240" w:lineRule="auto"/>
        <w:jc w:val="center"/>
        <w:rPr>
          <w:b/>
          <w:bCs/>
          <w:szCs w:val="36"/>
          <w:lang w:val="pt-BR"/>
        </w:rPr>
      </w:pPr>
    </w:p>
    <w:p w14:paraId="64C66788" w14:textId="77777777" w:rsidR="000B08A5" w:rsidRPr="002764A7" w:rsidRDefault="000B08A5" w:rsidP="000B08A5">
      <w:pPr>
        <w:spacing w:after="0" w:line="240" w:lineRule="auto"/>
        <w:jc w:val="center"/>
        <w:rPr>
          <w:b/>
          <w:bCs/>
          <w:szCs w:val="36"/>
          <w:lang w:val="pt-BR"/>
        </w:rPr>
      </w:pPr>
    </w:p>
    <w:p w14:paraId="2A7EC1E5" w14:textId="77777777" w:rsidR="000B08A5" w:rsidRPr="002764A7" w:rsidRDefault="000B08A5" w:rsidP="000B08A5">
      <w:pPr>
        <w:spacing w:after="0" w:line="240" w:lineRule="auto"/>
        <w:jc w:val="center"/>
        <w:rPr>
          <w:b/>
          <w:bCs/>
          <w:szCs w:val="36"/>
          <w:lang w:val="pt-BR"/>
        </w:rPr>
      </w:pPr>
    </w:p>
    <w:p w14:paraId="5BE140D6" w14:textId="77777777" w:rsidR="000B08A5" w:rsidRPr="002764A7" w:rsidRDefault="000B08A5" w:rsidP="000B08A5">
      <w:pPr>
        <w:spacing w:after="0" w:line="240" w:lineRule="auto"/>
        <w:jc w:val="center"/>
        <w:rPr>
          <w:b/>
          <w:bCs/>
          <w:szCs w:val="36"/>
          <w:lang w:val="pt-BR"/>
        </w:rPr>
      </w:pPr>
    </w:p>
    <w:p w14:paraId="23D3D05E" w14:textId="59CB4E2F" w:rsidR="000B08A5" w:rsidRPr="002764A7" w:rsidRDefault="007E751D" w:rsidP="000B08A5">
      <w:pPr>
        <w:rPr>
          <w:lang w:val="pt-BR"/>
        </w:rPr>
      </w:pPr>
      <w:r w:rsidRPr="002764A7">
        <w:rPr>
          <w:lang w:val="pt-BR"/>
        </w:rPr>
        <w:t>.</w:t>
      </w:r>
    </w:p>
    <w:p w14:paraId="6783579C" w14:textId="34C4E326" w:rsidR="007E751D" w:rsidRPr="002764A7" w:rsidRDefault="007E751D" w:rsidP="000B08A5">
      <w:pPr>
        <w:rPr>
          <w:lang w:val="pt-BR"/>
        </w:rPr>
      </w:pPr>
    </w:p>
    <w:p w14:paraId="0FED71AE" w14:textId="77777777" w:rsidR="000B08A5" w:rsidRPr="002764A7" w:rsidRDefault="000B08A5" w:rsidP="000B08A5">
      <w:pPr>
        <w:rPr>
          <w:lang w:val="pt-BR"/>
        </w:rPr>
      </w:pPr>
    </w:p>
    <w:p w14:paraId="232ED749" w14:textId="77777777" w:rsidR="000B08A5" w:rsidRPr="002764A7" w:rsidRDefault="000B08A5" w:rsidP="000B08A5">
      <w:pPr>
        <w:rPr>
          <w:lang w:val="pt-BR"/>
        </w:rPr>
      </w:pPr>
      <w:r w:rsidRPr="002764A7">
        <w:rPr>
          <w:lang w:val="pt-BR"/>
        </w:rPr>
        <w:t xml:space="preserve">                          </w:t>
      </w:r>
    </w:p>
    <w:p w14:paraId="5705D267" w14:textId="77777777" w:rsidR="000B08A5" w:rsidRPr="002764A7" w:rsidRDefault="000B08A5" w:rsidP="000B08A5">
      <w:pPr>
        <w:rPr>
          <w:lang w:val="pt-BR"/>
        </w:rPr>
      </w:pPr>
    </w:p>
    <w:p w14:paraId="15658CD1" w14:textId="77777777" w:rsidR="000B08A5" w:rsidRDefault="000B08A5" w:rsidP="000B08A5">
      <w:pPr>
        <w:rPr>
          <w:lang w:val="pt-BR"/>
        </w:rPr>
      </w:pPr>
      <w:r w:rsidRPr="002764A7">
        <w:rPr>
          <w:lang w:val="pt-BR"/>
        </w:rPr>
        <w:t xml:space="preserve">                                                      </w:t>
      </w:r>
    </w:p>
    <w:p w14:paraId="73D7E7C5" w14:textId="77777777" w:rsidR="000B08A5" w:rsidRDefault="000B08A5" w:rsidP="000B08A5">
      <w:pPr>
        <w:rPr>
          <w:lang w:val="pt-BR"/>
        </w:rPr>
      </w:pPr>
    </w:p>
    <w:p w14:paraId="3CE35319" w14:textId="6FA755FA" w:rsidR="000B08A5" w:rsidRDefault="000B08A5" w:rsidP="000B08A5">
      <w:pPr>
        <w:jc w:val="center"/>
        <w:rPr>
          <w:b/>
          <w:lang w:val="pt-BR"/>
        </w:rPr>
      </w:pPr>
    </w:p>
    <w:p w14:paraId="019A4D16" w14:textId="178C02D0" w:rsidR="007E751D" w:rsidRDefault="007E751D" w:rsidP="000B08A5">
      <w:pPr>
        <w:jc w:val="center"/>
        <w:rPr>
          <w:b/>
          <w:lang w:val="pt-BR"/>
        </w:rPr>
      </w:pPr>
    </w:p>
    <w:p w14:paraId="77F7BA86" w14:textId="77777777" w:rsidR="000B08A5" w:rsidRDefault="000B08A5" w:rsidP="000B08A5">
      <w:pPr>
        <w:jc w:val="center"/>
        <w:rPr>
          <w:b/>
          <w:lang w:val="pt-BR"/>
        </w:rPr>
      </w:pPr>
    </w:p>
    <w:p w14:paraId="75BB9BB7" w14:textId="77777777" w:rsidR="000B08A5" w:rsidRDefault="000B08A5" w:rsidP="000B08A5">
      <w:pPr>
        <w:jc w:val="center"/>
        <w:rPr>
          <w:b/>
          <w:lang w:val="pt-BR"/>
        </w:rPr>
      </w:pPr>
    </w:p>
    <w:p w14:paraId="2F14EB20" w14:textId="7028D364" w:rsidR="00310469" w:rsidRDefault="00310469" w:rsidP="00310469">
      <w:pPr>
        <w:jc w:val="center"/>
        <w:rPr>
          <w:b/>
          <w:lang w:val="pt-BR"/>
        </w:rPr>
      </w:pPr>
      <w:r w:rsidRPr="00FC1E45">
        <w:rPr>
          <w:b/>
          <w:lang w:val="pt-BR"/>
        </w:rPr>
        <w:t xml:space="preserve">Hà Nội, </w:t>
      </w:r>
      <w:r>
        <w:rPr>
          <w:b/>
          <w:lang w:val="pt-BR"/>
        </w:rPr>
        <w:t>202</w:t>
      </w:r>
      <w:ins w:id="32" w:author="Huyen Tran Thu" w:date="2025-04-28T18:42:00Z" w16du:dateUtc="2025-04-28T11:42:00Z">
        <w:r w:rsidR="00A03D18">
          <w:rPr>
            <w:b/>
            <w:lang w:val="pt-BR"/>
          </w:rPr>
          <w:t>5</w:t>
        </w:r>
      </w:ins>
      <w:del w:id="33" w:author="Huyen Tran Thu" w:date="2023-03-28T16:06:00Z">
        <w:r w:rsidR="002033CC" w:rsidDel="00FB48CB">
          <w:rPr>
            <w:b/>
            <w:lang w:val="pt-BR"/>
          </w:rPr>
          <w:delText>2</w:delText>
        </w:r>
      </w:del>
    </w:p>
    <w:sdt>
      <w:sdtPr>
        <w:rPr>
          <w:rFonts w:ascii="Times New Roman" w:eastAsia="Calibri" w:hAnsi="Times New Roman" w:cs="Times New Roman"/>
          <w:b w:val="0"/>
          <w:bCs w:val="0"/>
          <w:color w:val="auto"/>
          <w:sz w:val="26"/>
          <w:szCs w:val="22"/>
          <w:lang w:val="en-GB" w:eastAsia="en-US"/>
        </w:rPr>
        <w:id w:val="1413510979"/>
        <w:docPartObj>
          <w:docPartGallery w:val="Table of Contents"/>
          <w:docPartUnique/>
        </w:docPartObj>
      </w:sdtPr>
      <w:sdtEndPr>
        <w:rPr>
          <w:noProof/>
        </w:rPr>
      </w:sdtEndPr>
      <w:sdtContent>
        <w:p w14:paraId="33126A00" w14:textId="4B7928C1" w:rsidR="00F6239B" w:rsidRPr="00176B51" w:rsidRDefault="00176B51" w:rsidP="00176B51">
          <w:pPr>
            <w:pStyle w:val="TOCHeading"/>
            <w:jc w:val="center"/>
            <w:rPr>
              <w:rFonts w:ascii="Times New Roman" w:hAnsi="Times New Roman" w:cs="Times New Roman"/>
              <w:color w:val="auto"/>
            </w:rPr>
          </w:pPr>
          <w:r w:rsidRPr="00176B51">
            <w:rPr>
              <w:rFonts w:ascii="Times New Roman" w:hAnsi="Times New Roman" w:cs="Times New Roman"/>
              <w:color w:val="auto"/>
            </w:rPr>
            <w:t>MỤC LỤC</w:t>
          </w:r>
        </w:p>
        <w:p w14:paraId="23BADB79" w14:textId="0F25C215" w:rsidR="00FD7EAF" w:rsidRDefault="00F6239B">
          <w:pPr>
            <w:pStyle w:val="TOC1"/>
            <w:rPr>
              <w:ins w:id="34" w:author="Huyen Tran Thu" w:date="2025-04-28T22:40:00Z" w16du:dateUtc="2025-04-28T15:40:00Z"/>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"1-4" \h \z \u </w:instrText>
          </w:r>
          <w:r>
            <w:fldChar w:fldCharType="separate"/>
          </w:r>
          <w:ins w:id="35" w:author="Huyen Tran Thu" w:date="2025-04-28T22:40:00Z" w16du:dateUtc="2025-04-28T15:40:00Z">
            <w:r w:rsidR="00FD7EAF" w:rsidRPr="00D05C39">
              <w:rPr>
                <w:rStyle w:val="Hyperlink"/>
                <w:noProof/>
              </w:rPr>
              <w:fldChar w:fldCharType="begin"/>
            </w:r>
            <w:r w:rsidR="00FD7EAF" w:rsidRPr="00D05C39">
              <w:rPr>
                <w:rStyle w:val="Hyperlink"/>
                <w:noProof/>
              </w:rPr>
              <w:instrText xml:space="preserve"> </w:instrText>
            </w:r>
            <w:r w:rsidR="00FD7EAF">
              <w:rPr>
                <w:noProof/>
              </w:rPr>
              <w:instrText>HYPERLINK \l "_Toc196772473"</w:instrText>
            </w:r>
            <w:r w:rsidR="00FD7EAF" w:rsidRPr="00D05C39">
              <w:rPr>
                <w:rStyle w:val="Hyperlink"/>
                <w:noProof/>
              </w:rPr>
              <w:instrText xml:space="preserve"> </w:instrText>
            </w:r>
            <w:r w:rsidR="00FD7EAF" w:rsidRPr="00D05C39">
              <w:rPr>
                <w:rStyle w:val="Hyperlink"/>
                <w:noProof/>
              </w:rPr>
            </w:r>
            <w:r w:rsidR="00FD7EAF" w:rsidRPr="00D05C39">
              <w:rPr>
                <w:rStyle w:val="Hyperlink"/>
                <w:noProof/>
              </w:rPr>
              <w:fldChar w:fldCharType="separate"/>
            </w:r>
            <w:r w:rsidR="00FD7EAF" w:rsidRPr="00D05C39">
              <w:rPr>
                <w:rStyle w:val="Hyperlink"/>
                <w:noProof/>
                <w:lang w:val="pt-BR"/>
              </w:rPr>
              <w:t>DANH MỤC BẢNG</w:t>
            </w:r>
            <w:r w:rsidR="00FD7EAF">
              <w:rPr>
                <w:noProof/>
                <w:webHidden/>
              </w:rPr>
              <w:tab/>
            </w:r>
            <w:r w:rsidR="00FD7EAF">
              <w:rPr>
                <w:noProof/>
                <w:webHidden/>
              </w:rPr>
              <w:fldChar w:fldCharType="begin"/>
            </w:r>
            <w:r w:rsidR="00FD7EAF">
              <w:rPr>
                <w:noProof/>
                <w:webHidden/>
              </w:rPr>
              <w:instrText xml:space="preserve"> PAGEREF _Toc196772473 \h </w:instrText>
            </w:r>
          </w:ins>
          <w:r w:rsidR="00FD7EAF">
            <w:rPr>
              <w:noProof/>
              <w:webHidden/>
            </w:rPr>
          </w:r>
          <w:r w:rsidR="00FD7EAF">
            <w:rPr>
              <w:noProof/>
              <w:webHidden/>
            </w:rPr>
            <w:fldChar w:fldCharType="separate"/>
          </w:r>
          <w:ins w:id="36" w:author="Huyen Tran Thu" w:date="2025-04-28T22:40:00Z" w16du:dateUtc="2025-04-28T15:40:00Z">
            <w:r w:rsidR="00FD7EAF">
              <w:rPr>
                <w:noProof/>
                <w:webHidden/>
              </w:rPr>
              <w:t>5</w:t>
            </w:r>
            <w:r w:rsidR="00FD7EAF">
              <w:rPr>
                <w:noProof/>
                <w:webHidden/>
              </w:rPr>
              <w:fldChar w:fldCharType="end"/>
            </w:r>
            <w:r w:rsidR="00FD7EAF" w:rsidRPr="00D05C39">
              <w:rPr>
                <w:rStyle w:val="Hyperlink"/>
                <w:noProof/>
              </w:rPr>
              <w:fldChar w:fldCharType="end"/>
            </w:r>
          </w:ins>
        </w:p>
        <w:p w14:paraId="52826FE5" w14:textId="649279C5" w:rsidR="00FD7EAF" w:rsidRDefault="00FD7EAF">
          <w:pPr>
            <w:pStyle w:val="TOC1"/>
            <w:rPr>
              <w:ins w:id="37" w:author="Huyen Tran Thu" w:date="2025-04-28T22:40:00Z" w16du:dateUtc="2025-04-28T15:40:00Z"/>
              <w:rFonts w:asciiTheme="minorHAnsi" w:eastAsiaTheme="minorEastAsia" w:hAnsiTheme="minorHAnsi" w:cstheme="minorBidi"/>
              <w:b w:val="0"/>
              <w:noProof/>
              <w:kern w:val="2"/>
              <w:sz w:val="24"/>
              <w:szCs w:val="24"/>
              <w:lang w:val="en-US"/>
              <w14:ligatures w14:val="standardContextual"/>
            </w:rPr>
          </w:pPr>
          <w:ins w:id="38"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"_Toc196772474"</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pt-BR"/>
              </w:rPr>
              <w:t>DANH MỤC CÁC TỪ VIẾT TẮT</w:t>
            </w:r>
            <w:r>
              <w:rPr>
                <w:noProof/>
                <w:webHidden/>
              </w:rPr>
              <w:tab/>
            </w:r>
            <w:r>
              <w:rPr>
                <w:noProof/>
                <w:webHidden/>
              </w:rPr>
              <w:fldChar w:fldCharType="begin"/>
            </w:r>
            <w:r>
              <w:rPr>
                <w:noProof/>
                <w:webHidden/>
              </w:rPr>
              <w:instrText xml:space="preserve"> PAGEREF _Toc196772474 \h </w:instrText>
            </w:r>
          </w:ins>
          <w:r>
            <w:rPr>
              <w:noProof/>
              <w:webHidden/>
            </w:rPr>
          </w:r>
          <w:r>
            <w:rPr>
              <w:noProof/>
              <w:webHidden/>
            </w:rPr>
            <w:fldChar w:fldCharType="separate"/>
          </w:r>
          <w:ins w:id="39" w:author="Huyen Tran Thu" w:date="2025-04-28T22:40:00Z" w16du:dateUtc="2025-04-28T15:40:00Z">
            <w:r>
              <w:rPr>
                <w:noProof/>
                <w:webHidden/>
              </w:rPr>
              <w:t>7</w:t>
            </w:r>
            <w:r>
              <w:rPr>
                <w:noProof/>
                <w:webHidden/>
              </w:rPr>
              <w:fldChar w:fldCharType="end"/>
            </w:r>
            <w:r w:rsidRPr="00D05C39">
              <w:rPr>
                <w:rStyle w:val="Hyperlink"/>
                <w:noProof/>
              </w:rPr>
              <w:fldChar w:fldCharType="end"/>
            </w:r>
          </w:ins>
        </w:p>
        <w:p w14:paraId="710B9435" w14:textId="2963C203" w:rsidR="00FD7EAF" w:rsidRDefault="00FD7EAF">
          <w:pPr>
            <w:pStyle w:val="TOC1"/>
            <w:rPr>
              <w:ins w:id="40" w:author="Huyen Tran Thu" w:date="2025-04-28T22:40:00Z" w16du:dateUtc="2025-04-28T15:40:00Z"/>
              <w:rFonts w:asciiTheme="minorHAnsi" w:eastAsiaTheme="minorEastAsia" w:hAnsiTheme="minorHAnsi" w:cstheme="minorBidi"/>
              <w:b w:val="0"/>
              <w:noProof/>
              <w:kern w:val="2"/>
              <w:sz w:val="24"/>
              <w:szCs w:val="24"/>
              <w:lang w:val="en-US"/>
              <w14:ligatures w14:val="standardContextual"/>
            </w:rPr>
          </w:pPr>
          <w:ins w:id="41"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"_Toc196772475"</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rPr>
              <w:t>CÔNG THỨC HÓA HỌC</w:t>
            </w:r>
            <w:r>
              <w:rPr>
                <w:noProof/>
                <w:webHidden/>
              </w:rPr>
              <w:tab/>
            </w:r>
            <w:r>
              <w:rPr>
                <w:noProof/>
                <w:webHidden/>
              </w:rPr>
              <w:fldChar w:fldCharType="begin"/>
            </w:r>
            <w:r>
              <w:rPr>
                <w:noProof/>
                <w:webHidden/>
              </w:rPr>
              <w:instrText xml:space="preserve"> PAGEREF _Toc196772475 \h </w:instrText>
            </w:r>
          </w:ins>
          <w:r>
            <w:rPr>
              <w:noProof/>
              <w:webHidden/>
            </w:rPr>
          </w:r>
          <w:r>
            <w:rPr>
              <w:noProof/>
              <w:webHidden/>
            </w:rPr>
            <w:fldChar w:fldCharType="separate"/>
          </w:r>
          <w:ins w:id="42" w:author="Huyen Tran Thu" w:date="2025-04-28T22:40:00Z" w16du:dateUtc="2025-04-28T15:40:00Z">
            <w:r>
              <w:rPr>
                <w:noProof/>
                <w:webHidden/>
              </w:rPr>
              <w:t>8</w:t>
            </w:r>
            <w:r>
              <w:rPr>
                <w:noProof/>
                <w:webHidden/>
              </w:rPr>
              <w:fldChar w:fldCharType="end"/>
            </w:r>
            <w:r w:rsidRPr="00D05C39">
              <w:rPr>
                <w:rStyle w:val="Hyperlink"/>
                <w:noProof/>
              </w:rPr>
              <w:fldChar w:fldCharType="end"/>
            </w:r>
          </w:ins>
        </w:p>
        <w:p w14:paraId="6441A44C" w14:textId="095FC41E" w:rsidR="00FD7EAF" w:rsidRDefault="00FD7EAF">
          <w:pPr>
            <w:pStyle w:val="TOC2"/>
            <w:rPr>
              <w:ins w:id="43" w:author="Huyen Tran Thu" w:date="2025-04-28T22:40:00Z" w16du:dateUtc="2025-04-28T15:40:00Z"/>
              <w:rFonts w:asciiTheme="minorHAnsi" w:eastAsiaTheme="minorEastAsia" w:hAnsiTheme="minorHAnsi" w:cstheme="minorBidi"/>
              <w:b w:val="0"/>
              <w:noProof/>
              <w:kern w:val="2"/>
              <w:sz w:val="24"/>
              <w:szCs w:val="24"/>
              <w:lang w:val="en-US"/>
              <w14:ligatures w14:val="standardContextual"/>
            </w:rPr>
          </w:pPr>
          <w:ins w:id="44"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"_Toc196772476"</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1.1. Tổng quan về lĩnh vực</w:t>
            </w:r>
            <w:r>
              <w:rPr>
                <w:noProof/>
                <w:webHidden/>
              </w:rPr>
              <w:tab/>
            </w:r>
            <w:r>
              <w:rPr>
                <w:noProof/>
                <w:webHidden/>
              </w:rPr>
              <w:fldChar w:fldCharType="begin"/>
            </w:r>
            <w:r>
              <w:rPr>
                <w:noProof/>
                <w:webHidden/>
              </w:rPr>
              <w:instrText xml:space="preserve"> PAGEREF _Toc196772476 \h </w:instrText>
            </w:r>
          </w:ins>
          <w:r>
            <w:rPr>
              <w:noProof/>
              <w:webHidden/>
            </w:rPr>
          </w:r>
          <w:r>
            <w:rPr>
              <w:noProof/>
              <w:webHidden/>
            </w:rPr>
            <w:fldChar w:fldCharType="separate"/>
          </w:r>
          <w:ins w:id="45" w:author="Huyen Tran Thu" w:date="2025-04-28T22:40:00Z" w16du:dateUtc="2025-04-28T15:40:00Z">
            <w:r>
              <w:rPr>
                <w:noProof/>
                <w:webHidden/>
              </w:rPr>
              <w:t>1</w:t>
            </w:r>
            <w:r>
              <w:rPr>
                <w:noProof/>
                <w:webHidden/>
              </w:rPr>
              <w:fldChar w:fldCharType="end"/>
            </w:r>
            <w:r w:rsidRPr="00D05C39">
              <w:rPr>
                <w:rStyle w:val="Hyperlink"/>
                <w:noProof/>
              </w:rPr>
              <w:fldChar w:fldCharType="end"/>
            </w:r>
          </w:ins>
        </w:p>
        <w:p w14:paraId="4548D8F1" w14:textId="5A35BA82" w:rsidR="00FD7EAF" w:rsidRDefault="00FD7EAF">
          <w:pPr>
            <w:pStyle w:val="TOC2"/>
            <w:rPr>
              <w:ins w:id="46" w:author="Huyen Tran Thu" w:date="2025-04-28T22:40:00Z" w16du:dateUtc="2025-04-28T15:40:00Z"/>
              <w:rFonts w:asciiTheme="minorHAnsi" w:eastAsiaTheme="minorEastAsia" w:hAnsiTheme="minorHAnsi" w:cstheme="minorBidi"/>
              <w:b w:val="0"/>
              <w:noProof/>
              <w:kern w:val="2"/>
              <w:sz w:val="24"/>
              <w:szCs w:val="24"/>
              <w:lang w:val="en-US"/>
              <w14:ligatures w14:val="standardContextual"/>
            </w:rPr>
          </w:pPr>
          <w:ins w:id="47"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"_Toc196772477"</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 Kết quả kiểm kê khí nhà kính</w:t>
            </w:r>
            <w:r>
              <w:rPr>
                <w:noProof/>
                <w:webHidden/>
              </w:rPr>
              <w:tab/>
            </w:r>
            <w:r>
              <w:rPr>
                <w:noProof/>
                <w:webHidden/>
              </w:rPr>
              <w:fldChar w:fldCharType="begin"/>
            </w:r>
            <w:r>
              <w:rPr>
                <w:noProof/>
                <w:webHidden/>
              </w:rPr>
              <w:instrText xml:space="preserve"> PAGEREF _Toc196772477 \h </w:instrText>
            </w:r>
          </w:ins>
          <w:r>
            <w:rPr>
              <w:noProof/>
              <w:webHidden/>
            </w:rPr>
          </w:r>
          <w:r>
            <w:rPr>
              <w:noProof/>
              <w:webHidden/>
            </w:rPr>
            <w:fldChar w:fldCharType="separate"/>
          </w:r>
          <w:ins w:id="48" w:author="Huyen Tran Thu" w:date="2025-04-28T22:40:00Z" w16du:dateUtc="2025-04-28T15:40:00Z">
            <w:r>
              <w:rPr>
                <w:noProof/>
                <w:webHidden/>
              </w:rPr>
              <w:t>2</w:t>
            </w:r>
            <w:r>
              <w:rPr>
                <w:noProof/>
                <w:webHidden/>
              </w:rPr>
              <w:fldChar w:fldCharType="end"/>
            </w:r>
            <w:r w:rsidRPr="00D05C39">
              <w:rPr>
                <w:rStyle w:val="Hyperlink"/>
                <w:noProof/>
              </w:rPr>
              <w:fldChar w:fldCharType="end"/>
            </w:r>
          </w:ins>
        </w:p>
        <w:p w14:paraId="16B76D85" w14:textId="7D6A9680" w:rsidR="00FD7EAF" w:rsidRDefault="00FD7EAF">
          <w:pPr>
            <w:pStyle w:val="TOC3"/>
            <w:rPr>
              <w:ins w:id="49" w:author="Huyen Tran Thu" w:date="2025-04-28T22:40:00Z" w16du:dateUtc="2025-04-28T15:40:00Z"/>
              <w:rFonts w:asciiTheme="minorHAnsi" w:eastAsiaTheme="minorEastAsia" w:hAnsiTheme="minorHAnsi" w:cstheme="minorBidi"/>
              <w:i w:val="0"/>
              <w:noProof/>
              <w:kern w:val="2"/>
              <w:sz w:val="24"/>
              <w:szCs w:val="24"/>
              <w:lang w:val="en-US"/>
              <w14:ligatures w14:val="standardContextual"/>
            </w:rPr>
          </w:pPr>
          <w:ins w:id="50"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"_Toc196772478"</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1.2.1. Phát thải khí nhà kính từ Bãi chôn lấp chất thải rắn (khí CH</w:t>
            </w:r>
            <w:r w:rsidRPr="00D05C39">
              <w:rPr>
                <w:rStyle w:val="Hyperlink"/>
                <w:noProof/>
                <w:vertAlign w:val="subscript"/>
                <w:lang w:val="en-US"/>
              </w:rPr>
              <w:t xml:space="preserve">4 </w:t>
            </w:r>
            <w:r w:rsidRPr="00D05C39">
              <w:rPr>
                <w:rStyle w:val="Hyperlink"/>
                <w:noProof/>
                <w:lang w:val="en-US"/>
              </w:rPr>
              <w:t>– Hạng mục 4A)</w:t>
            </w:r>
            <w:r>
              <w:rPr>
                <w:noProof/>
                <w:webHidden/>
              </w:rPr>
              <w:tab/>
            </w:r>
            <w:r>
              <w:rPr>
                <w:noProof/>
                <w:webHidden/>
              </w:rPr>
              <w:fldChar w:fldCharType="begin"/>
            </w:r>
            <w:r>
              <w:rPr>
                <w:noProof/>
                <w:webHidden/>
              </w:rPr>
              <w:instrText xml:space="preserve"> PAGEREF _Toc196772478 \h </w:instrText>
            </w:r>
          </w:ins>
          <w:r>
            <w:rPr>
              <w:noProof/>
              <w:webHidden/>
            </w:rPr>
          </w:r>
          <w:r>
            <w:rPr>
              <w:noProof/>
              <w:webHidden/>
            </w:rPr>
            <w:fldChar w:fldCharType="separate"/>
          </w:r>
          <w:ins w:id="51" w:author="Huyen Tran Thu" w:date="2025-04-28T22:40:00Z" w16du:dateUtc="2025-04-28T15:40:00Z">
            <w:r>
              <w:rPr>
                <w:noProof/>
                <w:webHidden/>
              </w:rPr>
              <w:t>2</w:t>
            </w:r>
            <w:r>
              <w:rPr>
                <w:noProof/>
                <w:webHidden/>
              </w:rPr>
              <w:fldChar w:fldCharType="end"/>
            </w:r>
            <w:r w:rsidRPr="00D05C39">
              <w:rPr>
                <w:rStyle w:val="Hyperlink"/>
                <w:noProof/>
              </w:rPr>
              <w:fldChar w:fldCharType="end"/>
            </w:r>
          </w:ins>
        </w:p>
        <w:p w14:paraId="15F1443C" w14:textId="114AFE62" w:rsidR="00FD7EAF" w:rsidRDefault="00FD7EAF">
          <w:pPr>
            <w:pStyle w:val="TOC4"/>
            <w:rPr>
              <w:ins w:id="52"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53"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"_Toc196772479"</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1.2.1.1. Tổng quan</w:t>
            </w:r>
            <w:r>
              <w:rPr>
                <w:noProof/>
                <w:webHidden/>
              </w:rPr>
              <w:tab/>
            </w:r>
            <w:r>
              <w:rPr>
                <w:noProof/>
                <w:webHidden/>
              </w:rPr>
              <w:fldChar w:fldCharType="begin"/>
            </w:r>
            <w:r>
              <w:rPr>
                <w:noProof/>
                <w:webHidden/>
              </w:rPr>
              <w:instrText xml:space="preserve"> PAGEREF _Toc196772479 \h </w:instrText>
            </w:r>
          </w:ins>
          <w:r>
            <w:rPr>
              <w:noProof/>
              <w:webHidden/>
            </w:rPr>
          </w:r>
          <w:r>
            <w:rPr>
              <w:noProof/>
              <w:webHidden/>
            </w:rPr>
            <w:fldChar w:fldCharType="separate"/>
          </w:r>
          <w:ins w:id="54" w:author="Huyen Tran Thu" w:date="2025-04-28T22:40:00Z" w16du:dateUtc="2025-04-28T15:40:00Z">
            <w:r>
              <w:rPr>
                <w:noProof/>
                <w:webHidden/>
              </w:rPr>
              <w:t>2</w:t>
            </w:r>
            <w:r>
              <w:rPr>
                <w:noProof/>
                <w:webHidden/>
              </w:rPr>
              <w:fldChar w:fldCharType="end"/>
            </w:r>
            <w:r w:rsidRPr="00D05C39">
              <w:rPr>
                <w:rStyle w:val="Hyperlink"/>
                <w:noProof/>
              </w:rPr>
              <w:fldChar w:fldCharType="end"/>
            </w:r>
          </w:ins>
        </w:p>
        <w:p w14:paraId="63D37F1F" w14:textId="249FF22F" w:rsidR="00FD7EAF" w:rsidRDefault="00FD7EAF">
          <w:pPr>
            <w:pStyle w:val="TOC4"/>
            <w:rPr>
              <w:ins w:id="55"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56"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"_Toc196772480"</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1.2.1.2. Phương pháp luận</w:t>
            </w:r>
            <w:r>
              <w:rPr>
                <w:noProof/>
                <w:webHidden/>
              </w:rPr>
              <w:tab/>
            </w:r>
            <w:r>
              <w:rPr>
                <w:noProof/>
                <w:webHidden/>
              </w:rPr>
              <w:fldChar w:fldCharType="begin"/>
            </w:r>
            <w:r>
              <w:rPr>
                <w:noProof/>
                <w:webHidden/>
              </w:rPr>
              <w:instrText xml:space="preserve"> PAGEREF _Toc196772480 \h </w:instrText>
            </w:r>
          </w:ins>
          <w:r>
            <w:rPr>
              <w:noProof/>
              <w:webHidden/>
            </w:rPr>
          </w:r>
          <w:r>
            <w:rPr>
              <w:noProof/>
              <w:webHidden/>
            </w:rPr>
            <w:fldChar w:fldCharType="separate"/>
          </w:r>
          <w:ins w:id="57" w:author="Huyen Tran Thu" w:date="2025-04-28T22:40:00Z" w16du:dateUtc="2025-04-28T15:40:00Z">
            <w:r>
              <w:rPr>
                <w:noProof/>
                <w:webHidden/>
              </w:rPr>
              <w:t>2</w:t>
            </w:r>
            <w:r>
              <w:rPr>
                <w:noProof/>
                <w:webHidden/>
              </w:rPr>
              <w:fldChar w:fldCharType="end"/>
            </w:r>
            <w:r w:rsidRPr="00D05C39">
              <w:rPr>
                <w:rStyle w:val="Hyperlink"/>
                <w:noProof/>
              </w:rPr>
              <w:fldChar w:fldCharType="end"/>
            </w:r>
          </w:ins>
        </w:p>
        <w:p w14:paraId="43C0B37C" w14:textId="2404D299" w:rsidR="00FD7EAF" w:rsidRDefault="00FD7EAF">
          <w:pPr>
            <w:pStyle w:val="TOC4"/>
            <w:rPr>
              <w:ins w:id="58"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59"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"_Toc196772481"</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1.2.1.3. Số liệu hoạt động</w:t>
            </w:r>
            <w:r>
              <w:rPr>
                <w:noProof/>
                <w:webHidden/>
              </w:rPr>
              <w:tab/>
            </w:r>
            <w:r>
              <w:rPr>
                <w:noProof/>
                <w:webHidden/>
              </w:rPr>
              <w:fldChar w:fldCharType="begin"/>
            </w:r>
            <w:r>
              <w:rPr>
                <w:noProof/>
                <w:webHidden/>
              </w:rPr>
              <w:instrText xml:space="preserve"> PAGEREF _Toc196772481 \h </w:instrText>
            </w:r>
          </w:ins>
          <w:r>
            <w:rPr>
              <w:noProof/>
              <w:webHidden/>
            </w:rPr>
          </w:r>
          <w:r>
            <w:rPr>
              <w:noProof/>
              <w:webHidden/>
            </w:rPr>
            <w:fldChar w:fldCharType="separate"/>
          </w:r>
          <w:ins w:id="60" w:author="Huyen Tran Thu" w:date="2025-04-28T22:40:00Z" w16du:dateUtc="2025-04-28T15:40:00Z">
            <w:r>
              <w:rPr>
                <w:noProof/>
                <w:webHidden/>
              </w:rPr>
              <w:t>4</w:t>
            </w:r>
            <w:r>
              <w:rPr>
                <w:noProof/>
                <w:webHidden/>
              </w:rPr>
              <w:fldChar w:fldCharType="end"/>
            </w:r>
            <w:r w:rsidRPr="00D05C39">
              <w:rPr>
                <w:rStyle w:val="Hyperlink"/>
                <w:noProof/>
              </w:rPr>
              <w:fldChar w:fldCharType="end"/>
            </w:r>
          </w:ins>
        </w:p>
        <w:p w14:paraId="52B2731D" w14:textId="1B0BE79E" w:rsidR="00FD7EAF" w:rsidRDefault="00FD7EAF">
          <w:pPr>
            <w:pStyle w:val="TOC4"/>
            <w:rPr>
              <w:ins w:id="61"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62"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"_Toc196772482"</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rPr>
              <w:t>1.2.1.4. Hệ số phát thải</w:t>
            </w:r>
            <w:r>
              <w:rPr>
                <w:noProof/>
                <w:webHidden/>
              </w:rPr>
              <w:tab/>
            </w:r>
            <w:r>
              <w:rPr>
                <w:noProof/>
                <w:webHidden/>
              </w:rPr>
              <w:fldChar w:fldCharType="begin"/>
            </w:r>
            <w:r>
              <w:rPr>
                <w:noProof/>
                <w:webHidden/>
              </w:rPr>
              <w:instrText xml:space="preserve"> PAGEREF _Toc196772482 \h </w:instrText>
            </w:r>
          </w:ins>
          <w:r>
            <w:rPr>
              <w:noProof/>
              <w:webHidden/>
            </w:rPr>
          </w:r>
          <w:r>
            <w:rPr>
              <w:noProof/>
              <w:webHidden/>
            </w:rPr>
            <w:fldChar w:fldCharType="separate"/>
          </w:r>
          <w:ins w:id="63" w:author="Huyen Tran Thu" w:date="2025-04-28T22:40:00Z" w16du:dateUtc="2025-04-28T15:40:00Z">
            <w:r>
              <w:rPr>
                <w:noProof/>
                <w:webHidden/>
              </w:rPr>
              <w:t>22</w:t>
            </w:r>
            <w:r>
              <w:rPr>
                <w:noProof/>
                <w:webHidden/>
              </w:rPr>
              <w:fldChar w:fldCharType="end"/>
            </w:r>
            <w:r w:rsidRPr="00D05C39">
              <w:rPr>
                <w:rStyle w:val="Hyperlink"/>
                <w:noProof/>
              </w:rPr>
              <w:fldChar w:fldCharType="end"/>
            </w:r>
          </w:ins>
        </w:p>
        <w:p w14:paraId="22F6FBED" w14:textId="3B636F78" w:rsidR="00FD7EAF" w:rsidRDefault="00FD7EAF">
          <w:pPr>
            <w:pStyle w:val="TOC4"/>
            <w:rPr>
              <w:ins w:id="64"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65"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"_Toc196772483"</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rPr>
              <w:t>1.2.1.5. Kết quả ước tính phát thải khí nhà kính</w:t>
            </w:r>
            <w:r>
              <w:rPr>
                <w:noProof/>
                <w:webHidden/>
              </w:rPr>
              <w:tab/>
            </w:r>
            <w:r>
              <w:rPr>
                <w:noProof/>
                <w:webHidden/>
              </w:rPr>
              <w:fldChar w:fldCharType="begin"/>
            </w:r>
            <w:r>
              <w:rPr>
                <w:noProof/>
                <w:webHidden/>
              </w:rPr>
              <w:instrText xml:space="preserve"> PAGEREF _Toc196772483 \h </w:instrText>
            </w:r>
          </w:ins>
          <w:r>
            <w:rPr>
              <w:noProof/>
              <w:webHidden/>
            </w:rPr>
          </w:r>
          <w:r>
            <w:rPr>
              <w:noProof/>
              <w:webHidden/>
            </w:rPr>
            <w:fldChar w:fldCharType="separate"/>
          </w:r>
          <w:ins w:id="66" w:author="Huyen Tran Thu" w:date="2025-04-28T22:40:00Z" w16du:dateUtc="2025-04-28T15:40:00Z">
            <w:r>
              <w:rPr>
                <w:noProof/>
                <w:webHidden/>
              </w:rPr>
              <w:t>25</w:t>
            </w:r>
            <w:r>
              <w:rPr>
                <w:noProof/>
                <w:webHidden/>
              </w:rPr>
              <w:fldChar w:fldCharType="end"/>
            </w:r>
            <w:r w:rsidRPr="00D05C39">
              <w:rPr>
                <w:rStyle w:val="Hyperlink"/>
                <w:noProof/>
              </w:rPr>
              <w:fldChar w:fldCharType="end"/>
            </w:r>
          </w:ins>
        </w:p>
        <w:p w14:paraId="782B6526" w14:textId="22B2D0A3" w:rsidR="00FD7EAF" w:rsidRDefault="00FD7EAF">
          <w:pPr>
            <w:pStyle w:val="TOC3"/>
            <w:rPr>
              <w:ins w:id="67" w:author="Huyen Tran Thu" w:date="2025-04-28T22:40:00Z" w16du:dateUtc="2025-04-28T15:40:00Z"/>
              <w:rFonts w:asciiTheme="minorHAnsi" w:eastAsiaTheme="minorEastAsia" w:hAnsiTheme="minorHAnsi" w:cstheme="minorBidi"/>
              <w:i w:val="0"/>
              <w:noProof/>
              <w:kern w:val="2"/>
              <w:sz w:val="24"/>
              <w:szCs w:val="24"/>
              <w:lang w:val="en-US"/>
              <w14:ligatures w14:val="standardContextual"/>
            </w:rPr>
          </w:pPr>
          <w:ins w:id="68"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"_Toc196772484"</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rPr>
              <w:t xml:space="preserve">1.2.2. </w:t>
            </w:r>
            <w:r w:rsidRPr="00D05C39">
              <w:rPr>
                <w:rStyle w:val="Hyperlink"/>
                <w:noProof/>
                <w:lang w:val="en-US"/>
              </w:rPr>
              <w:t>Xử lý chất thải rắn bằng phương pháp sinh học (khí CH</w:t>
            </w:r>
            <w:r w:rsidRPr="00D05C39">
              <w:rPr>
                <w:rStyle w:val="Hyperlink"/>
                <w:noProof/>
                <w:vertAlign w:val="subscript"/>
                <w:lang w:val="en-US"/>
              </w:rPr>
              <w:t>4</w:t>
            </w:r>
            <w:r w:rsidRPr="00D05C39">
              <w:rPr>
                <w:rStyle w:val="Hyperlink"/>
                <w:noProof/>
                <w:lang w:val="en-US"/>
              </w:rPr>
              <w:t xml:space="preserve"> và N</w:t>
            </w:r>
            <w:r w:rsidRPr="00D05C39">
              <w:rPr>
                <w:rStyle w:val="Hyperlink"/>
                <w:noProof/>
                <w:vertAlign w:val="subscript"/>
                <w:lang w:val="en-US"/>
              </w:rPr>
              <w:t>2</w:t>
            </w:r>
            <w:r w:rsidRPr="00D05C39">
              <w:rPr>
                <w:rStyle w:val="Hyperlink"/>
                <w:noProof/>
                <w:lang w:val="en-US"/>
              </w:rPr>
              <w:t>O</w:t>
            </w:r>
            <w:r w:rsidRPr="00D05C39">
              <w:rPr>
                <w:rStyle w:val="Hyperlink"/>
                <w:noProof/>
                <w:vertAlign w:val="subscript"/>
                <w:lang w:val="en-US"/>
              </w:rPr>
              <w:t xml:space="preserve"> </w:t>
            </w:r>
            <w:r w:rsidRPr="00D05C39">
              <w:rPr>
                <w:rStyle w:val="Hyperlink"/>
                <w:noProof/>
                <w:lang w:val="en-US"/>
              </w:rPr>
              <w:t>– Hạng mục 4B)</w:t>
            </w:r>
            <w:r>
              <w:rPr>
                <w:noProof/>
                <w:webHidden/>
              </w:rPr>
              <w:tab/>
            </w:r>
            <w:r>
              <w:rPr>
                <w:noProof/>
                <w:webHidden/>
              </w:rPr>
              <w:fldChar w:fldCharType="begin"/>
            </w:r>
            <w:r>
              <w:rPr>
                <w:noProof/>
                <w:webHidden/>
              </w:rPr>
              <w:instrText xml:space="preserve"> PAGEREF _Toc196772484 \h </w:instrText>
            </w:r>
          </w:ins>
          <w:r>
            <w:rPr>
              <w:noProof/>
              <w:webHidden/>
            </w:rPr>
          </w:r>
          <w:r>
            <w:rPr>
              <w:noProof/>
              <w:webHidden/>
            </w:rPr>
            <w:fldChar w:fldCharType="separate"/>
          </w:r>
          <w:ins w:id="69" w:author="Huyen Tran Thu" w:date="2025-04-28T22:40:00Z" w16du:dateUtc="2025-04-28T15:40:00Z">
            <w:r>
              <w:rPr>
                <w:noProof/>
                <w:webHidden/>
              </w:rPr>
              <w:t>25</w:t>
            </w:r>
            <w:r>
              <w:rPr>
                <w:noProof/>
                <w:webHidden/>
              </w:rPr>
              <w:fldChar w:fldCharType="end"/>
            </w:r>
            <w:r w:rsidRPr="00D05C39">
              <w:rPr>
                <w:rStyle w:val="Hyperlink"/>
                <w:noProof/>
              </w:rPr>
              <w:fldChar w:fldCharType="end"/>
            </w:r>
          </w:ins>
        </w:p>
        <w:p w14:paraId="33D44988" w14:textId="39764760" w:rsidR="00FD7EAF" w:rsidRDefault="00FD7EAF">
          <w:pPr>
            <w:pStyle w:val="TOC4"/>
            <w:rPr>
              <w:ins w:id="70"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71"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"_Toc196772485"</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1.2.2.1. Tổng quan</w:t>
            </w:r>
            <w:r>
              <w:rPr>
                <w:noProof/>
                <w:webHidden/>
              </w:rPr>
              <w:tab/>
            </w:r>
            <w:r>
              <w:rPr>
                <w:noProof/>
                <w:webHidden/>
              </w:rPr>
              <w:fldChar w:fldCharType="begin"/>
            </w:r>
            <w:r>
              <w:rPr>
                <w:noProof/>
                <w:webHidden/>
              </w:rPr>
              <w:instrText xml:space="preserve"> PAGEREF _Toc196772485 \h </w:instrText>
            </w:r>
          </w:ins>
          <w:r>
            <w:rPr>
              <w:noProof/>
              <w:webHidden/>
            </w:rPr>
          </w:r>
          <w:r>
            <w:rPr>
              <w:noProof/>
              <w:webHidden/>
            </w:rPr>
            <w:fldChar w:fldCharType="separate"/>
          </w:r>
          <w:ins w:id="72" w:author="Huyen Tran Thu" w:date="2025-04-28T22:40:00Z" w16du:dateUtc="2025-04-28T15:40:00Z">
            <w:r>
              <w:rPr>
                <w:noProof/>
                <w:webHidden/>
              </w:rPr>
              <w:t>25</w:t>
            </w:r>
            <w:r>
              <w:rPr>
                <w:noProof/>
                <w:webHidden/>
              </w:rPr>
              <w:fldChar w:fldCharType="end"/>
            </w:r>
            <w:r w:rsidRPr="00D05C39">
              <w:rPr>
                <w:rStyle w:val="Hyperlink"/>
                <w:noProof/>
              </w:rPr>
              <w:fldChar w:fldCharType="end"/>
            </w:r>
          </w:ins>
        </w:p>
        <w:p w14:paraId="7215C171" w14:textId="1D42B1E0" w:rsidR="00FD7EAF" w:rsidRDefault="00FD7EAF">
          <w:pPr>
            <w:pStyle w:val="TOC4"/>
            <w:rPr>
              <w:ins w:id="73"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74"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"_Toc196772486"</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1.2.2.2. Phương pháp luận</w:t>
            </w:r>
            <w:r>
              <w:rPr>
                <w:noProof/>
                <w:webHidden/>
              </w:rPr>
              <w:tab/>
            </w:r>
            <w:r>
              <w:rPr>
                <w:noProof/>
                <w:webHidden/>
              </w:rPr>
              <w:fldChar w:fldCharType="begin"/>
            </w:r>
            <w:r>
              <w:rPr>
                <w:noProof/>
                <w:webHidden/>
              </w:rPr>
              <w:instrText xml:space="preserve"> PAGEREF _Toc196772486 \h </w:instrText>
            </w:r>
          </w:ins>
          <w:r>
            <w:rPr>
              <w:noProof/>
              <w:webHidden/>
            </w:rPr>
          </w:r>
          <w:r>
            <w:rPr>
              <w:noProof/>
              <w:webHidden/>
            </w:rPr>
            <w:fldChar w:fldCharType="separate"/>
          </w:r>
          <w:ins w:id="75" w:author="Huyen Tran Thu" w:date="2025-04-28T22:40:00Z" w16du:dateUtc="2025-04-28T15:40:00Z">
            <w:r>
              <w:rPr>
                <w:noProof/>
                <w:webHidden/>
              </w:rPr>
              <w:t>26</w:t>
            </w:r>
            <w:r>
              <w:rPr>
                <w:noProof/>
                <w:webHidden/>
              </w:rPr>
              <w:fldChar w:fldCharType="end"/>
            </w:r>
            <w:r w:rsidRPr="00D05C39">
              <w:rPr>
                <w:rStyle w:val="Hyperlink"/>
                <w:noProof/>
              </w:rPr>
              <w:fldChar w:fldCharType="end"/>
            </w:r>
          </w:ins>
        </w:p>
        <w:p w14:paraId="47AB007D" w14:textId="191ECE93" w:rsidR="00FD7EAF" w:rsidRDefault="00FD7EAF">
          <w:pPr>
            <w:pStyle w:val="TOC4"/>
            <w:rPr>
              <w:ins w:id="76"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77"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"_Toc196772487"</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1.2.2.3. Số liệu hoạt động</w:t>
            </w:r>
            <w:r>
              <w:rPr>
                <w:noProof/>
                <w:webHidden/>
              </w:rPr>
              <w:tab/>
            </w:r>
            <w:r>
              <w:rPr>
                <w:noProof/>
                <w:webHidden/>
              </w:rPr>
              <w:fldChar w:fldCharType="begin"/>
            </w:r>
            <w:r>
              <w:rPr>
                <w:noProof/>
                <w:webHidden/>
              </w:rPr>
              <w:instrText xml:space="preserve"> PAGEREF _Toc196772487 \h </w:instrText>
            </w:r>
          </w:ins>
          <w:r>
            <w:rPr>
              <w:noProof/>
              <w:webHidden/>
            </w:rPr>
          </w:r>
          <w:r>
            <w:rPr>
              <w:noProof/>
              <w:webHidden/>
            </w:rPr>
            <w:fldChar w:fldCharType="separate"/>
          </w:r>
          <w:ins w:id="78" w:author="Huyen Tran Thu" w:date="2025-04-28T22:40:00Z" w16du:dateUtc="2025-04-28T15:40:00Z">
            <w:r>
              <w:rPr>
                <w:noProof/>
                <w:webHidden/>
              </w:rPr>
              <w:t>27</w:t>
            </w:r>
            <w:r>
              <w:rPr>
                <w:noProof/>
                <w:webHidden/>
              </w:rPr>
              <w:fldChar w:fldCharType="end"/>
            </w:r>
            <w:r w:rsidRPr="00D05C39">
              <w:rPr>
                <w:rStyle w:val="Hyperlink"/>
                <w:noProof/>
              </w:rPr>
              <w:fldChar w:fldCharType="end"/>
            </w:r>
          </w:ins>
        </w:p>
        <w:p w14:paraId="063E9FBE" w14:textId="5A062710" w:rsidR="00FD7EAF" w:rsidRDefault="00FD7EAF">
          <w:pPr>
            <w:pStyle w:val="TOC4"/>
            <w:rPr>
              <w:ins w:id="79"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80"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"_Toc196772488"</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1.2.2.4. Hệ số phát thải</w:t>
            </w:r>
            <w:r>
              <w:rPr>
                <w:noProof/>
                <w:webHidden/>
              </w:rPr>
              <w:tab/>
            </w:r>
            <w:r>
              <w:rPr>
                <w:noProof/>
                <w:webHidden/>
              </w:rPr>
              <w:fldChar w:fldCharType="begin"/>
            </w:r>
            <w:r>
              <w:rPr>
                <w:noProof/>
                <w:webHidden/>
              </w:rPr>
              <w:instrText xml:space="preserve"> PAGEREF _Toc196772488 \h </w:instrText>
            </w:r>
          </w:ins>
          <w:r>
            <w:rPr>
              <w:noProof/>
              <w:webHidden/>
            </w:rPr>
          </w:r>
          <w:r>
            <w:rPr>
              <w:noProof/>
              <w:webHidden/>
            </w:rPr>
            <w:fldChar w:fldCharType="separate"/>
          </w:r>
          <w:ins w:id="81" w:author="Huyen Tran Thu" w:date="2025-04-28T22:40:00Z" w16du:dateUtc="2025-04-28T15:40:00Z">
            <w:r>
              <w:rPr>
                <w:noProof/>
                <w:webHidden/>
              </w:rPr>
              <w:t>28</w:t>
            </w:r>
            <w:r>
              <w:rPr>
                <w:noProof/>
                <w:webHidden/>
              </w:rPr>
              <w:fldChar w:fldCharType="end"/>
            </w:r>
            <w:r w:rsidRPr="00D05C39">
              <w:rPr>
                <w:rStyle w:val="Hyperlink"/>
                <w:noProof/>
              </w:rPr>
              <w:fldChar w:fldCharType="end"/>
            </w:r>
          </w:ins>
        </w:p>
        <w:p w14:paraId="2B82F7D1" w14:textId="15E7EE9B" w:rsidR="00FD7EAF" w:rsidRDefault="00FD7EAF">
          <w:pPr>
            <w:pStyle w:val="TOC4"/>
            <w:rPr>
              <w:ins w:id="82"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83"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"_Toc196772489"</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1.2.2.5. Kết quả ước tính phát thải khí nhà kính</w:t>
            </w:r>
            <w:r>
              <w:rPr>
                <w:noProof/>
                <w:webHidden/>
              </w:rPr>
              <w:tab/>
            </w:r>
            <w:r>
              <w:rPr>
                <w:noProof/>
                <w:webHidden/>
              </w:rPr>
              <w:fldChar w:fldCharType="begin"/>
            </w:r>
            <w:r>
              <w:rPr>
                <w:noProof/>
                <w:webHidden/>
              </w:rPr>
              <w:instrText xml:space="preserve"> PAGEREF _Toc196772489 \h </w:instrText>
            </w:r>
          </w:ins>
          <w:r>
            <w:rPr>
              <w:noProof/>
              <w:webHidden/>
            </w:rPr>
          </w:r>
          <w:r>
            <w:rPr>
              <w:noProof/>
              <w:webHidden/>
            </w:rPr>
            <w:fldChar w:fldCharType="separate"/>
          </w:r>
          <w:ins w:id="84" w:author="Huyen Tran Thu" w:date="2025-04-28T22:40:00Z" w16du:dateUtc="2025-04-28T15:40:00Z">
            <w:r>
              <w:rPr>
                <w:noProof/>
                <w:webHidden/>
              </w:rPr>
              <w:t>28</w:t>
            </w:r>
            <w:r>
              <w:rPr>
                <w:noProof/>
                <w:webHidden/>
              </w:rPr>
              <w:fldChar w:fldCharType="end"/>
            </w:r>
            <w:r w:rsidRPr="00D05C39">
              <w:rPr>
                <w:rStyle w:val="Hyperlink"/>
                <w:noProof/>
              </w:rPr>
              <w:fldChar w:fldCharType="end"/>
            </w:r>
          </w:ins>
        </w:p>
        <w:p w14:paraId="5A69E4D1" w14:textId="7FD5B5D8" w:rsidR="00FD7EAF" w:rsidRDefault="00FD7EAF">
          <w:pPr>
            <w:pStyle w:val="TOC3"/>
            <w:rPr>
              <w:ins w:id="85" w:author="Huyen Tran Thu" w:date="2025-04-28T22:40:00Z" w16du:dateUtc="2025-04-28T15:40:00Z"/>
              <w:rFonts w:asciiTheme="minorHAnsi" w:eastAsiaTheme="minorEastAsia" w:hAnsiTheme="minorHAnsi" w:cstheme="minorBidi"/>
              <w:i w:val="0"/>
              <w:noProof/>
              <w:kern w:val="2"/>
              <w:sz w:val="24"/>
              <w:szCs w:val="24"/>
              <w:lang w:val="en-US"/>
              <w14:ligatures w14:val="standardContextual"/>
            </w:rPr>
          </w:pPr>
          <w:ins w:id="86"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"_Toc196772490"</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vi-VN"/>
              </w:rPr>
              <w:t>1.2.3. Thiêu đốt và đốt lộ thiên chất thải (khí CO</w:t>
            </w:r>
            <w:r w:rsidRPr="00D05C39">
              <w:rPr>
                <w:rStyle w:val="Hyperlink"/>
                <w:noProof/>
                <w:vertAlign w:val="subscript"/>
                <w:lang w:val="vi-VN"/>
              </w:rPr>
              <w:t>2</w:t>
            </w:r>
            <w:r w:rsidRPr="00D05C39">
              <w:rPr>
                <w:rStyle w:val="Hyperlink"/>
                <w:noProof/>
                <w:lang w:val="vi-VN"/>
              </w:rPr>
              <w:t>, CH</w:t>
            </w:r>
            <w:r w:rsidRPr="00D05C39">
              <w:rPr>
                <w:rStyle w:val="Hyperlink"/>
                <w:noProof/>
                <w:vertAlign w:val="subscript"/>
                <w:lang w:val="vi-VN"/>
              </w:rPr>
              <w:t>4</w:t>
            </w:r>
            <w:r w:rsidRPr="00D05C39">
              <w:rPr>
                <w:rStyle w:val="Hyperlink"/>
                <w:noProof/>
                <w:lang w:val="vi-VN"/>
              </w:rPr>
              <w:t xml:space="preserve"> và N</w:t>
            </w:r>
            <w:r w:rsidRPr="00D05C39">
              <w:rPr>
                <w:rStyle w:val="Hyperlink"/>
                <w:noProof/>
                <w:vertAlign w:val="subscript"/>
                <w:lang w:val="vi-VN"/>
              </w:rPr>
              <w:t>2</w:t>
            </w:r>
            <w:r w:rsidRPr="00D05C39">
              <w:rPr>
                <w:rStyle w:val="Hyperlink"/>
                <w:noProof/>
                <w:lang w:val="vi-VN"/>
              </w:rPr>
              <w:t>O</w:t>
            </w:r>
            <w:r w:rsidRPr="00D05C39">
              <w:rPr>
                <w:rStyle w:val="Hyperlink"/>
                <w:noProof/>
                <w:vertAlign w:val="subscript"/>
                <w:lang w:val="vi-VN"/>
              </w:rPr>
              <w:t xml:space="preserve"> </w:t>
            </w:r>
            <w:r w:rsidRPr="00D05C39">
              <w:rPr>
                <w:rStyle w:val="Hyperlink"/>
                <w:noProof/>
                <w:lang w:val="vi-VN"/>
              </w:rPr>
              <w:t>– Hạng mục 4C)</w:t>
            </w:r>
            <w:r>
              <w:rPr>
                <w:noProof/>
                <w:webHidden/>
              </w:rPr>
              <w:tab/>
            </w:r>
            <w:r>
              <w:rPr>
                <w:noProof/>
                <w:webHidden/>
              </w:rPr>
              <w:fldChar w:fldCharType="begin"/>
            </w:r>
            <w:r>
              <w:rPr>
                <w:noProof/>
                <w:webHidden/>
              </w:rPr>
              <w:instrText xml:space="preserve"> PAGEREF _Toc196772490 \h </w:instrText>
            </w:r>
          </w:ins>
          <w:r>
            <w:rPr>
              <w:noProof/>
              <w:webHidden/>
            </w:rPr>
          </w:r>
          <w:r>
            <w:rPr>
              <w:noProof/>
              <w:webHidden/>
            </w:rPr>
            <w:fldChar w:fldCharType="separate"/>
          </w:r>
          <w:ins w:id="87" w:author="Huyen Tran Thu" w:date="2025-04-28T22:40:00Z" w16du:dateUtc="2025-04-28T15:40:00Z">
            <w:r>
              <w:rPr>
                <w:noProof/>
                <w:webHidden/>
              </w:rPr>
              <w:t>29</w:t>
            </w:r>
            <w:r>
              <w:rPr>
                <w:noProof/>
                <w:webHidden/>
              </w:rPr>
              <w:fldChar w:fldCharType="end"/>
            </w:r>
            <w:r w:rsidRPr="00D05C39">
              <w:rPr>
                <w:rStyle w:val="Hyperlink"/>
                <w:noProof/>
              </w:rPr>
              <w:fldChar w:fldCharType="end"/>
            </w:r>
          </w:ins>
        </w:p>
        <w:p w14:paraId="2B7C023D" w14:textId="16338046" w:rsidR="00FD7EAF" w:rsidRDefault="00FD7EAF">
          <w:pPr>
            <w:pStyle w:val="TOC4"/>
            <w:rPr>
              <w:ins w:id="88"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89"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"_Toc196772491"</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vi-VN"/>
              </w:rPr>
              <w:t>1.2.3.1. Tổng quan</w:t>
            </w:r>
            <w:r>
              <w:rPr>
                <w:noProof/>
                <w:webHidden/>
              </w:rPr>
              <w:tab/>
            </w:r>
            <w:r>
              <w:rPr>
                <w:noProof/>
                <w:webHidden/>
              </w:rPr>
              <w:fldChar w:fldCharType="begin"/>
            </w:r>
            <w:r>
              <w:rPr>
                <w:noProof/>
                <w:webHidden/>
              </w:rPr>
              <w:instrText xml:space="preserve"> PAGEREF _Toc196772491 \h </w:instrText>
            </w:r>
          </w:ins>
          <w:r>
            <w:rPr>
              <w:noProof/>
              <w:webHidden/>
            </w:rPr>
          </w:r>
          <w:r>
            <w:rPr>
              <w:noProof/>
              <w:webHidden/>
            </w:rPr>
            <w:fldChar w:fldCharType="separate"/>
          </w:r>
          <w:ins w:id="90" w:author="Huyen Tran Thu" w:date="2025-04-28T22:40:00Z" w16du:dateUtc="2025-04-28T15:40:00Z">
            <w:r>
              <w:rPr>
                <w:noProof/>
                <w:webHidden/>
              </w:rPr>
              <w:t>29</w:t>
            </w:r>
            <w:r>
              <w:rPr>
                <w:noProof/>
                <w:webHidden/>
              </w:rPr>
              <w:fldChar w:fldCharType="end"/>
            </w:r>
            <w:r w:rsidRPr="00D05C39">
              <w:rPr>
                <w:rStyle w:val="Hyperlink"/>
                <w:noProof/>
              </w:rPr>
              <w:fldChar w:fldCharType="end"/>
            </w:r>
          </w:ins>
        </w:p>
        <w:p w14:paraId="4F6EAF9B" w14:textId="3CCCA611" w:rsidR="00FD7EAF" w:rsidRDefault="00FD7EAF">
          <w:pPr>
            <w:pStyle w:val="TOC4"/>
            <w:rPr>
              <w:ins w:id="91"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92"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"_Toc196772492"</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vi-VN"/>
              </w:rPr>
              <w:t>1.2.3.2. Phương pháp luận</w:t>
            </w:r>
            <w:r>
              <w:rPr>
                <w:noProof/>
                <w:webHidden/>
              </w:rPr>
              <w:tab/>
            </w:r>
            <w:r>
              <w:rPr>
                <w:noProof/>
                <w:webHidden/>
              </w:rPr>
              <w:fldChar w:fldCharType="begin"/>
            </w:r>
            <w:r>
              <w:rPr>
                <w:noProof/>
                <w:webHidden/>
              </w:rPr>
              <w:instrText xml:space="preserve"> PAGEREF _Toc196772492 \h </w:instrText>
            </w:r>
          </w:ins>
          <w:r>
            <w:rPr>
              <w:noProof/>
              <w:webHidden/>
            </w:rPr>
          </w:r>
          <w:r>
            <w:rPr>
              <w:noProof/>
              <w:webHidden/>
            </w:rPr>
            <w:fldChar w:fldCharType="separate"/>
          </w:r>
          <w:ins w:id="93" w:author="Huyen Tran Thu" w:date="2025-04-28T22:40:00Z" w16du:dateUtc="2025-04-28T15:40:00Z">
            <w:r>
              <w:rPr>
                <w:noProof/>
                <w:webHidden/>
              </w:rPr>
              <w:t>29</w:t>
            </w:r>
            <w:r>
              <w:rPr>
                <w:noProof/>
                <w:webHidden/>
              </w:rPr>
              <w:fldChar w:fldCharType="end"/>
            </w:r>
            <w:r w:rsidRPr="00D05C39">
              <w:rPr>
                <w:rStyle w:val="Hyperlink"/>
                <w:noProof/>
              </w:rPr>
              <w:fldChar w:fldCharType="end"/>
            </w:r>
          </w:ins>
        </w:p>
        <w:p w14:paraId="6453B828" w14:textId="53378A1D" w:rsidR="00FD7EAF" w:rsidRDefault="00FD7EAF">
          <w:pPr>
            <w:pStyle w:val="TOC4"/>
            <w:rPr>
              <w:ins w:id="94"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95"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"_Toc196772493"</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1.2.3.3. Số liệu hoạt động</w:t>
            </w:r>
            <w:r>
              <w:rPr>
                <w:noProof/>
                <w:webHidden/>
              </w:rPr>
              <w:tab/>
            </w:r>
            <w:r>
              <w:rPr>
                <w:noProof/>
                <w:webHidden/>
              </w:rPr>
              <w:fldChar w:fldCharType="begin"/>
            </w:r>
            <w:r>
              <w:rPr>
                <w:noProof/>
                <w:webHidden/>
              </w:rPr>
              <w:instrText xml:space="preserve"> PAGEREF _Toc196772493 \h </w:instrText>
            </w:r>
          </w:ins>
          <w:r>
            <w:rPr>
              <w:noProof/>
              <w:webHidden/>
            </w:rPr>
          </w:r>
          <w:r>
            <w:rPr>
              <w:noProof/>
              <w:webHidden/>
            </w:rPr>
            <w:fldChar w:fldCharType="separate"/>
          </w:r>
          <w:ins w:id="96" w:author="Huyen Tran Thu" w:date="2025-04-28T22:40:00Z" w16du:dateUtc="2025-04-28T15:40:00Z">
            <w:r>
              <w:rPr>
                <w:noProof/>
                <w:webHidden/>
              </w:rPr>
              <w:t>32</w:t>
            </w:r>
            <w:r>
              <w:rPr>
                <w:noProof/>
                <w:webHidden/>
              </w:rPr>
              <w:fldChar w:fldCharType="end"/>
            </w:r>
            <w:r w:rsidRPr="00D05C39">
              <w:rPr>
                <w:rStyle w:val="Hyperlink"/>
                <w:noProof/>
              </w:rPr>
              <w:fldChar w:fldCharType="end"/>
            </w:r>
          </w:ins>
        </w:p>
        <w:p w14:paraId="7ACCB11E" w14:textId="5A7361C0" w:rsidR="00FD7EAF" w:rsidRDefault="00FD7EAF">
          <w:pPr>
            <w:pStyle w:val="TOC4"/>
            <w:rPr>
              <w:ins w:id="97"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98"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"_Toc196772494"</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1.2.3.4. Hệ số phát thải</w:t>
            </w:r>
            <w:r>
              <w:rPr>
                <w:noProof/>
                <w:webHidden/>
              </w:rPr>
              <w:tab/>
            </w:r>
            <w:r>
              <w:rPr>
                <w:noProof/>
                <w:webHidden/>
              </w:rPr>
              <w:fldChar w:fldCharType="begin"/>
            </w:r>
            <w:r>
              <w:rPr>
                <w:noProof/>
                <w:webHidden/>
              </w:rPr>
              <w:instrText xml:space="preserve"> PAGEREF _Toc196772494 \h </w:instrText>
            </w:r>
          </w:ins>
          <w:r>
            <w:rPr>
              <w:noProof/>
              <w:webHidden/>
            </w:rPr>
          </w:r>
          <w:r>
            <w:rPr>
              <w:noProof/>
              <w:webHidden/>
            </w:rPr>
            <w:fldChar w:fldCharType="separate"/>
          </w:r>
          <w:ins w:id="99" w:author="Huyen Tran Thu" w:date="2025-04-28T22:40:00Z" w16du:dateUtc="2025-04-28T15:40:00Z">
            <w:r>
              <w:rPr>
                <w:noProof/>
                <w:webHidden/>
              </w:rPr>
              <w:t>35</w:t>
            </w:r>
            <w:r>
              <w:rPr>
                <w:noProof/>
                <w:webHidden/>
              </w:rPr>
              <w:fldChar w:fldCharType="end"/>
            </w:r>
            <w:r w:rsidRPr="00D05C39">
              <w:rPr>
                <w:rStyle w:val="Hyperlink"/>
                <w:noProof/>
              </w:rPr>
              <w:fldChar w:fldCharType="end"/>
            </w:r>
          </w:ins>
        </w:p>
        <w:p w14:paraId="19B3BCE5" w14:textId="436BA8E6" w:rsidR="00FD7EAF" w:rsidRDefault="00FD7EAF">
          <w:pPr>
            <w:pStyle w:val="TOC4"/>
            <w:rPr>
              <w:ins w:id="100"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101"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"_Toc196772495"</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1.2.3.5. Kết quả ước tính phát thải khí nhà kính</w:t>
            </w:r>
            <w:r>
              <w:rPr>
                <w:noProof/>
                <w:webHidden/>
              </w:rPr>
              <w:tab/>
            </w:r>
            <w:r>
              <w:rPr>
                <w:noProof/>
                <w:webHidden/>
              </w:rPr>
              <w:fldChar w:fldCharType="begin"/>
            </w:r>
            <w:r>
              <w:rPr>
                <w:noProof/>
                <w:webHidden/>
              </w:rPr>
              <w:instrText xml:space="preserve"> PAGEREF _Toc196772495 \h </w:instrText>
            </w:r>
          </w:ins>
          <w:r>
            <w:rPr>
              <w:noProof/>
              <w:webHidden/>
            </w:rPr>
          </w:r>
          <w:r>
            <w:rPr>
              <w:noProof/>
              <w:webHidden/>
            </w:rPr>
            <w:fldChar w:fldCharType="separate"/>
          </w:r>
          <w:ins w:id="102" w:author="Huyen Tran Thu" w:date="2025-04-28T22:40:00Z" w16du:dateUtc="2025-04-28T15:40:00Z">
            <w:r>
              <w:rPr>
                <w:noProof/>
                <w:webHidden/>
              </w:rPr>
              <w:t>37</w:t>
            </w:r>
            <w:r>
              <w:rPr>
                <w:noProof/>
                <w:webHidden/>
              </w:rPr>
              <w:fldChar w:fldCharType="end"/>
            </w:r>
            <w:r w:rsidRPr="00D05C39">
              <w:rPr>
                <w:rStyle w:val="Hyperlink"/>
                <w:noProof/>
              </w:rPr>
              <w:fldChar w:fldCharType="end"/>
            </w:r>
          </w:ins>
        </w:p>
        <w:p w14:paraId="1F624D5F" w14:textId="46A10164" w:rsidR="00FD7EAF" w:rsidRDefault="00FD7EAF">
          <w:pPr>
            <w:pStyle w:val="TOC3"/>
            <w:rPr>
              <w:ins w:id="103" w:author="Huyen Tran Thu" w:date="2025-04-28T22:40:00Z" w16du:dateUtc="2025-04-28T15:40:00Z"/>
              <w:rFonts w:asciiTheme="minorHAnsi" w:eastAsiaTheme="minorEastAsia" w:hAnsiTheme="minorHAnsi" w:cstheme="minorBidi"/>
              <w:i w:val="0"/>
              <w:noProof/>
              <w:kern w:val="2"/>
              <w:sz w:val="24"/>
              <w:szCs w:val="24"/>
              <w:lang w:val="en-US"/>
              <w14:ligatures w14:val="standardContextual"/>
            </w:rPr>
          </w:pPr>
          <w:ins w:id="104"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"_Toc196772496"</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1.2.4. Xử lý và xả thải nước thải (khí CH</w:t>
            </w:r>
            <w:r w:rsidRPr="00D05C39">
              <w:rPr>
                <w:rStyle w:val="Hyperlink"/>
                <w:noProof/>
                <w:vertAlign w:val="subscript"/>
                <w:lang w:val="en-US"/>
              </w:rPr>
              <w:t>4</w:t>
            </w:r>
            <w:r w:rsidRPr="00D05C39">
              <w:rPr>
                <w:rStyle w:val="Hyperlink"/>
                <w:noProof/>
                <w:lang w:val="en-US"/>
              </w:rPr>
              <w:t xml:space="preserve"> và N</w:t>
            </w:r>
            <w:r w:rsidRPr="00D05C39">
              <w:rPr>
                <w:rStyle w:val="Hyperlink"/>
                <w:noProof/>
                <w:vertAlign w:val="subscript"/>
                <w:lang w:val="en-US"/>
              </w:rPr>
              <w:t>2</w:t>
            </w:r>
            <w:r w:rsidRPr="00D05C39">
              <w:rPr>
                <w:rStyle w:val="Hyperlink"/>
                <w:noProof/>
                <w:lang w:val="en-US"/>
              </w:rPr>
              <w:t>O</w:t>
            </w:r>
            <w:r w:rsidRPr="00D05C39">
              <w:rPr>
                <w:rStyle w:val="Hyperlink"/>
                <w:noProof/>
                <w:vertAlign w:val="subscript"/>
                <w:lang w:val="en-US"/>
              </w:rPr>
              <w:t xml:space="preserve"> </w:t>
            </w:r>
            <w:r w:rsidRPr="00D05C39">
              <w:rPr>
                <w:rStyle w:val="Hyperlink"/>
                <w:noProof/>
                <w:lang w:val="en-US"/>
              </w:rPr>
              <w:t>– Hạng mục 4D)</w:t>
            </w:r>
            <w:r>
              <w:rPr>
                <w:noProof/>
                <w:webHidden/>
              </w:rPr>
              <w:tab/>
            </w:r>
            <w:r>
              <w:rPr>
                <w:noProof/>
                <w:webHidden/>
              </w:rPr>
              <w:fldChar w:fldCharType="begin"/>
            </w:r>
            <w:r>
              <w:rPr>
                <w:noProof/>
                <w:webHidden/>
              </w:rPr>
              <w:instrText xml:space="preserve"> PAGEREF _Toc196772496 \h </w:instrText>
            </w:r>
          </w:ins>
          <w:r>
            <w:rPr>
              <w:noProof/>
              <w:webHidden/>
            </w:rPr>
          </w:r>
          <w:r>
            <w:rPr>
              <w:noProof/>
              <w:webHidden/>
            </w:rPr>
            <w:fldChar w:fldCharType="separate"/>
          </w:r>
          <w:ins w:id="105" w:author="Huyen Tran Thu" w:date="2025-04-28T22:40:00Z" w16du:dateUtc="2025-04-28T15:40:00Z">
            <w:r>
              <w:rPr>
                <w:noProof/>
                <w:webHidden/>
              </w:rPr>
              <w:t>38</w:t>
            </w:r>
            <w:r>
              <w:rPr>
                <w:noProof/>
                <w:webHidden/>
              </w:rPr>
              <w:fldChar w:fldCharType="end"/>
            </w:r>
            <w:r w:rsidRPr="00D05C39">
              <w:rPr>
                <w:rStyle w:val="Hyperlink"/>
                <w:noProof/>
              </w:rPr>
              <w:fldChar w:fldCharType="end"/>
            </w:r>
          </w:ins>
        </w:p>
        <w:p w14:paraId="193F077C" w14:textId="6B3CA3AE" w:rsidR="00FD7EAF" w:rsidRDefault="00FD7EAF">
          <w:pPr>
            <w:pStyle w:val="TOC4"/>
            <w:rPr>
              <w:ins w:id="106"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107"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"_Toc196772497"</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1.2.4.1. Tổng quan</w:t>
            </w:r>
            <w:r>
              <w:rPr>
                <w:noProof/>
                <w:webHidden/>
              </w:rPr>
              <w:tab/>
            </w:r>
            <w:r>
              <w:rPr>
                <w:noProof/>
                <w:webHidden/>
              </w:rPr>
              <w:fldChar w:fldCharType="begin"/>
            </w:r>
            <w:r>
              <w:rPr>
                <w:noProof/>
                <w:webHidden/>
              </w:rPr>
              <w:instrText xml:space="preserve"> PAGEREF _Toc196772497 \h </w:instrText>
            </w:r>
          </w:ins>
          <w:r>
            <w:rPr>
              <w:noProof/>
              <w:webHidden/>
            </w:rPr>
          </w:r>
          <w:r>
            <w:rPr>
              <w:noProof/>
              <w:webHidden/>
            </w:rPr>
            <w:fldChar w:fldCharType="separate"/>
          </w:r>
          <w:ins w:id="108" w:author="Huyen Tran Thu" w:date="2025-04-28T22:40:00Z" w16du:dateUtc="2025-04-28T15:40:00Z">
            <w:r>
              <w:rPr>
                <w:noProof/>
                <w:webHidden/>
              </w:rPr>
              <w:t>38</w:t>
            </w:r>
            <w:r>
              <w:rPr>
                <w:noProof/>
                <w:webHidden/>
              </w:rPr>
              <w:fldChar w:fldCharType="end"/>
            </w:r>
            <w:r w:rsidRPr="00D05C39">
              <w:rPr>
                <w:rStyle w:val="Hyperlink"/>
                <w:noProof/>
              </w:rPr>
              <w:fldChar w:fldCharType="end"/>
            </w:r>
          </w:ins>
        </w:p>
        <w:p w14:paraId="220EEEF3" w14:textId="41F7D628" w:rsidR="00FD7EAF" w:rsidRDefault="00FD7EAF">
          <w:pPr>
            <w:pStyle w:val="TOC4"/>
            <w:rPr>
              <w:ins w:id="109"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110"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"_Toc196772498"</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1.2.4.2. Phương pháp luận</w:t>
            </w:r>
            <w:r>
              <w:rPr>
                <w:noProof/>
                <w:webHidden/>
              </w:rPr>
              <w:tab/>
            </w:r>
            <w:r>
              <w:rPr>
                <w:noProof/>
                <w:webHidden/>
              </w:rPr>
              <w:fldChar w:fldCharType="begin"/>
            </w:r>
            <w:r>
              <w:rPr>
                <w:noProof/>
                <w:webHidden/>
              </w:rPr>
              <w:instrText xml:space="preserve"> PAGEREF _Toc196772498 \h </w:instrText>
            </w:r>
          </w:ins>
          <w:r>
            <w:rPr>
              <w:noProof/>
              <w:webHidden/>
            </w:rPr>
          </w:r>
          <w:r>
            <w:rPr>
              <w:noProof/>
              <w:webHidden/>
            </w:rPr>
            <w:fldChar w:fldCharType="separate"/>
          </w:r>
          <w:ins w:id="111" w:author="Huyen Tran Thu" w:date="2025-04-28T22:40:00Z" w16du:dateUtc="2025-04-28T15:40:00Z">
            <w:r>
              <w:rPr>
                <w:noProof/>
                <w:webHidden/>
              </w:rPr>
              <w:t>41</w:t>
            </w:r>
            <w:r>
              <w:rPr>
                <w:noProof/>
                <w:webHidden/>
              </w:rPr>
              <w:fldChar w:fldCharType="end"/>
            </w:r>
            <w:r w:rsidRPr="00D05C39">
              <w:rPr>
                <w:rStyle w:val="Hyperlink"/>
                <w:noProof/>
              </w:rPr>
              <w:fldChar w:fldCharType="end"/>
            </w:r>
          </w:ins>
        </w:p>
        <w:p w14:paraId="31F19E05" w14:textId="19D64E61" w:rsidR="00FD7EAF" w:rsidRDefault="00FD7EAF">
          <w:pPr>
            <w:pStyle w:val="TOC4"/>
            <w:rPr>
              <w:ins w:id="112"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113"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"_Toc196772499"</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1.2.4.3. Kết quả phát thải CH</w:t>
            </w:r>
            <w:r w:rsidRPr="00D05C39">
              <w:rPr>
                <w:rStyle w:val="Hyperlink"/>
                <w:noProof/>
                <w:vertAlign w:val="subscript"/>
                <w:lang w:val="en-US"/>
              </w:rPr>
              <w:t>4</w:t>
            </w:r>
            <w:r>
              <w:rPr>
                <w:noProof/>
                <w:webHidden/>
              </w:rPr>
              <w:tab/>
            </w:r>
            <w:r>
              <w:rPr>
                <w:noProof/>
                <w:webHidden/>
              </w:rPr>
              <w:fldChar w:fldCharType="begin"/>
            </w:r>
            <w:r>
              <w:rPr>
                <w:noProof/>
                <w:webHidden/>
              </w:rPr>
              <w:instrText xml:space="preserve"> PAGEREF _Toc196772499 \h </w:instrText>
            </w:r>
          </w:ins>
          <w:r>
            <w:rPr>
              <w:noProof/>
              <w:webHidden/>
            </w:rPr>
          </w:r>
          <w:r>
            <w:rPr>
              <w:noProof/>
              <w:webHidden/>
            </w:rPr>
            <w:fldChar w:fldCharType="separate"/>
          </w:r>
          <w:ins w:id="114" w:author="Huyen Tran Thu" w:date="2025-04-28T22:40:00Z" w16du:dateUtc="2025-04-28T15:40:00Z">
            <w:r>
              <w:rPr>
                <w:noProof/>
                <w:webHidden/>
              </w:rPr>
              <w:t>50</w:t>
            </w:r>
            <w:r>
              <w:rPr>
                <w:noProof/>
                <w:webHidden/>
              </w:rPr>
              <w:fldChar w:fldCharType="end"/>
            </w:r>
            <w:r w:rsidRPr="00D05C39">
              <w:rPr>
                <w:rStyle w:val="Hyperlink"/>
                <w:noProof/>
              </w:rPr>
              <w:fldChar w:fldCharType="end"/>
            </w:r>
          </w:ins>
        </w:p>
        <w:p w14:paraId="1D47F312" w14:textId="120ABA0F" w:rsidR="00FD7EAF" w:rsidRDefault="00FD7EAF">
          <w:pPr>
            <w:pStyle w:val="TOC4"/>
            <w:rPr>
              <w:ins w:id="115" w:author="Huyen Tran Thu" w:date="2025-04-28T22:40:00Z" w16du:dateUtc="2025-04-28T15:40:00Z"/>
              <w:rFonts w:asciiTheme="minorHAnsi" w:eastAsiaTheme="minorEastAsia" w:hAnsiTheme="minorHAnsi" w:cstheme="minorBidi"/>
              <w:noProof/>
              <w:kern w:val="2"/>
              <w:sz w:val="24"/>
              <w:szCs w:val="24"/>
              <w:lang w:val="en-US"/>
              <w14:ligatures w14:val="standardContextual"/>
            </w:rPr>
          </w:pPr>
          <w:ins w:id="116"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"_Toc196772500"</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1.2.4.4. Kết quả phát thải N</w:t>
            </w:r>
            <w:r w:rsidRPr="00D05C39">
              <w:rPr>
                <w:rStyle w:val="Hyperlink"/>
                <w:noProof/>
                <w:vertAlign w:val="subscript"/>
                <w:lang w:val="en-US"/>
              </w:rPr>
              <w:t>2</w:t>
            </w:r>
            <w:r w:rsidRPr="00D05C39">
              <w:rPr>
                <w:rStyle w:val="Hyperlink"/>
                <w:noProof/>
                <w:lang w:val="en-US"/>
              </w:rPr>
              <w:t>O</w:t>
            </w:r>
            <w:r>
              <w:rPr>
                <w:noProof/>
                <w:webHidden/>
              </w:rPr>
              <w:tab/>
            </w:r>
            <w:r>
              <w:rPr>
                <w:noProof/>
                <w:webHidden/>
              </w:rPr>
              <w:fldChar w:fldCharType="begin"/>
            </w:r>
            <w:r>
              <w:rPr>
                <w:noProof/>
                <w:webHidden/>
              </w:rPr>
              <w:instrText xml:space="preserve"> PAGEREF _Toc196772500 \h </w:instrText>
            </w:r>
          </w:ins>
          <w:r>
            <w:rPr>
              <w:noProof/>
              <w:webHidden/>
            </w:rPr>
          </w:r>
          <w:r>
            <w:rPr>
              <w:noProof/>
              <w:webHidden/>
            </w:rPr>
            <w:fldChar w:fldCharType="separate"/>
          </w:r>
          <w:ins w:id="117" w:author="Huyen Tran Thu" w:date="2025-04-28T22:40:00Z" w16du:dateUtc="2025-04-28T15:40:00Z">
            <w:r>
              <w:rPr>
                <w:noProof/>
                <w:webHidden/>
              </w:rPr>
              <w:t>56</w:t>
            </w:r>
            <w:r>
              <w:rPr>
                <w:noProof/>
                <w:webHidden/>
              </w:rPr>
              <w:fldChar w:fldCharType="end"/>
            </w:r>
            <w:r w:rsidRPr="00D05C39">
              <w:rPr>
                <w:rStyle w:val="Hyperlink"/>
                <w:noProof/>
              </w:rPr>
              <w:fldChar w:fldCharType="end"/>
            </w:r>
          </w:ins>
        </w:p>
        <w:p w14:paraId="6C44B76D" w14:textId="5DDCD155" w:rsidR="00FD7EAF" w:rsidRDefault="00FD7EAF">
          <w:pPr>
            <w:pStyle w:val="TOC2"/>
            <w:rPr>
              <w:ins w:id="118" w:author="Huyen Tran Thu" w:date="2025-04-28T22:40:00Z" w16du:dateUtc="2025-04-28T15:40:00Z"/>
              <w:rFonts w:asciiTheme="minorHAnsi" w:eastAsiaTheme="minorEastAsia" w:hAnsiTheme="minorHAnsi" w:cstheme="minorBidi"/>
              <w:b w:val="0"/>
              <w:noProof/>
              <w:kern w:val="2"/>
              <w:sz w:val="24"/>
              <w:szCs w:val="24"/>
              <w:lang w:val="en-US"/>
              <w14:ligatures w14:val="standardContextual"/>
            </w:rPr>
          </w:pPr>
          <w:ins w:id="119"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"_Toc196772501"</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1.3. Kết luận, kiến nghị</w:t>
            </w:r>
            <w:r>
              <w:rPr>
                <w:noProof/>
                <w:webHidden/>
              </w:rPr>
              <w:tab/>
            </w:r>
            <w:r>
              <w:rPr>
                <w:noProof/>
                <w:webHidden/>
              </w:rPr>
              <w:fldChar w:fldCharType="begin"/>
            </w:r>
            <w:r>
              <w:rPr>
                <w:noProof/>
                <w:webHidden/>
              </w:rPr>
              <w:instrText xml:space="preserve"> PAGEREF _Toc196772501 \h </w:instrText>
            </w:r>
          </w:ins>
          <w:r>
            <w:rPr>
              <w:noProof/>
              <w:webHidden/>
            </w:rPr>
          </w:r>
          <w:r>
            <w:rPr>
              <w:noProof/>
              <w:webHidden/>
            </w:rPr>
            <w:fldChar w:fldCharType="separate"/>
          </w:r>
          <w:ins w:id="120" w:author="Huyen Tran Thu" w:date="2025-04-28T22:40:00Z" w16du:dateUtc="2025-04-28T15:40:00Z">
            <w:r>
              <w:rPr>
                <w:noProof/>
                <w:webHidden/>
              </w:rPr>
              <w:t>62</w:t>
            </w:r>
            <w:r>
              <w:rPr>
                <w:noProof/>
                <w:webHidden/>
              </w:rPr>
              <w:fldChar w:fldCharType="end"/>
            </w:r>
            <w:r w:rsidRPr="00D05C39">
              <w:rPr>
                <w:rStyle w:val="Hyperlink"/>
                <w:noProof/>
              </w:rPr>
              <w:fldChar w:fldCharType="end"/>
            </w:r>
          </w:ins>
        </w:p>
        <w:p w14:paraId="233DD227" w14:textId="1471563F" w:rsidR="00FD7EAF" w:rsidRDefault="00FD7EAF">
          <w:pPr>
            <w:pStyle w:val="TOC3"/>
            <w:rPr>
              <w:ins w:id="121" w:author="Huyen Tran Thu" w:date="2025-04-28T22:40:00Z" w16du:dateUtc="2025-04-28T15:40:00Z"/>
              <w:rFonts w:asciiTheme="minorHAnsi" w:eastAsiaTheme="minorEastAsia" w:hAnsiTheme="minorHAnsi" w:cstheme="minorBidi"/>
              <w:i w:val="0"/>
              <w:noProof/>
              <w:kern w:val="2"/>
              <w:sz w:val="24"/>
              <w:szCs w:val="24"/>
              <w:lang w:val="en-US"/>
              <w14:ligatures w14:val="standardContextual"/>
            </w:rPr>
          </w:pPr>
          <w:ins w:id="122" w:author="Huyen Tran Thu" w:date="2025-04-28T22:40:00Z" w16du:dateUtc="2025-04-28T15:40:00Z">
            <w:r w:rsidRPr="00D05C39">
              <w:rPr>
                <w:rStyle w:val="Hyperlink"/>
                <w:noProof/>
              </w:rPr>
              <w:lastRenderedPageBreak/>
              <w:fldChar w:fldCharType="begin"/>
            </w:r>
            <w:r w:rsidRPr="00D05C39">
              <w:rPr>
                <w:rStyle w:val="Hyperlink"/>
                <w:noProof/>
              </w:rPr>
              <w:instrText xml:space="preserve"> </w:instrText>
            </w:r>
            <w:r>
              <w:rPr>
                <w:noProof/>
              </w:rPr>
              <w:instrText>HYPERLINK \l "_Toc196772502"</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en-US"/>
              </w:rPr>
              <w:t>1.3.1. Kết luận</w:t>
            </w:r>
            <w:r>
              <w:rPr>
                <w:noProof/>
                <w:webHidden/>
              </w:rPr>
              <w:tab/>
            </w:r>
            <w:r>
              <w:rPr>
                <w:noProof/>
                <w:webHidden/>
              </w:rPr>
              <w:fldChar w:fldCharType="begin"/>
            </w:r>
            <w:r>
              <w:rPr>
                <w:noProof/>
                <w:webHidden/>
              </w:rPr>
              <w:instrText xml:space="preserve"> PAGEREF _Toc196772502 \h </w:instrText>
            </w:r>
          </w:ins>
          <w:r>
            <w:rPr>
              <w:noProof/>
              <w:webHidden/>
            </w:rPr>
          </w:r>
          <w:r>
            <w:rPr>
              <w:noProof/>
              <w:webHidden/>
            </w:rPr>
            <w:fldChar w:fldCharType="separate"/>
          </w:r>
          <w:ins w:id="123" w:author="Huyen Tran Thu" w:date="2025-04-28T22:40:00Z" w16du:dateUtc="2025-04-28T15:40:00Z">
            <w:r>
              <w:rPr>
                <w:noProof/>
                <w:webHidden/>
              </w:rPr>
              <w:t>62</w:t>
            </w:r>
            <w:r>
              <w:rPr>
                <w:noProof/>
                <w:webHidden/>
              </w:rPr>
              <w:fldChar w:fldCharType="end"/>
            </w:r>
            <w:r w:rsidRPr="00D05C39">
              <w:rPr>
                <w:rStyle w:val="Hyperlink"/>
                <w:noProof/>
              </w:rPr>
              <w:fldChar w:fldCharType="end"/>
            </w:r>
          </w:ins>
        </w:p>
        <w:p w14:paraId="15B3D7E5" w14:textId="2E7D30D4" w:rsidR="00FD7EAF" w:rsidRDefault="00FD7EAF">
          <w:pPr>
            <w:pStyle w:val="TOC3"/>
            <w:rPr>
              <w:ins w:id="124" w:author="Huyen Tran Thu" w:date="2025-04-28T22:40:00Z" w16du:dateUtc="2025-04-28T15:40:00Z"/>
              <w:rFonts w:asciiTheme="minorHAnsi" w:eastAsiaTheme="minorEastAsia" w:hAnsiTheme="minorHAnsi" w:cstheme="minorBidi"/>
              <w:i w:val="0"/>
              <w:noProof/>
              <w:kern w:val="2"/>
              <w:sz w:val="24"/>
              <w:szCs w:val="24"/>
              <w:lang w:val="en-US"/>
              <w14:ligatures w14:val="standardContextual"/>
            </w:rPr>
          </w:pPr>
          <w:ins w:id="125"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"_Toc196772503"</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vi-VN"/>
              </w:rPr>
              <w:t>1.3.2. Khó khăn, tồn tại</w:t>
            </w:r>
            <w:r>
              <w:rPr>
                <w:noProof/>
                <w:webHidden/>
              </w:rPr>
              <w:tab/>
            </w:r>
            <w:r>
              <w:rPr>
                <w:noProof/>
                <w:webHidden/>
              </w:rPr>
              <w:fldChar w:fldCharType="begin"/>
            </w:r>
            <w:r>
              <w:rPr>
                <w:noProof/>
                <w:webHidden/>
              </w:rPr>
              <w:instrText xml:space="preserve"> PAGEREF _Toc196772503 \h </w:instrText>
            </w:r>
          </w:ins>
          <w:r>
            <w:rPr>
              <w:noProof/>
              <w:webHidden/>
            </w:rPr>
          </w:r>
          <w:r>
            <w:rPr>
              <w:noProof/>
              <w:webHidden/>
            </w:rPr>
            <w:fldChar w:fldCharType="separate"/>
          </w:r>
          <w:ins w:id="126" w:author="Huyen Tran Thu" w:date="2025-04-28T22:40:00Z" w16du:dateUtc="2025-04-28T15:40:00Z">
            <w:r>
              <w:rPr>
                <w:noProof/>
                <w:webHidden/>
              </w:rPr>
              <w:t>62</w:t>
            </w:r>
            <w:r>
              <w:rPr>
                <w:noProof/>
                <w:webHidden/>
              </w:rPr>
              <w:fldChar w:fldCharType="end"/>
            </w:r>
            <w:r w:rsidRPr="00D05C39">
              <w:rPr>
                <w:rStyle w:val="Hyperlink"/>
                <w:noProof/>
              </w:rPr>
              <w:fldChar w:fldCharType="end"/>
            </w:r>
          </w:ins>
        </w:p>
        <w:p w14:paraId="2F6E28BC" w14:textId="10913060" w:rsidR="00FD7EAF" w:rsidRDefault="00FD7EAF">
          <w:pPr>
            <w:pStyle w:val="TOC3"/>
            <w:rPr>
              <w:ins w:id="127" w:author="Huyen Tran Thu" w:date="2025-04-28T22:40:00Z" w16du:dateUtc="2025-04-28T15:40:00Z"/>
              <w:rFonts w:asciiTheme="minorHAnsi" w:eastAsiaTheme="minorEastAsia" w:hAnsiTheme="minorHAnsi" w:cstheme="minorBidi"/>
              <w:i w:val="0"/>
              <w:noProof/>
              <w:kern w:val="2"/>
              <w:sz w:val="24"/>
              <w:szCs w:val="24"/>
              <w:lang w:val="en-US"/>
              <w14:ligatures w14:val="standardContextual"/>
            </w:rPr>
          </w:pPr>
          <w:ins w:id="128"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"_Toc196772504"</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lang w:val="vi-VN"/>
              </w:rPr>
              <w:t>1.3.</w:t>
            </w:r>
            <w:r w:rsidRPr="00D05C39">
              <w:rPr>
                <w:rStyle w:val="Hyperlink"/>
                <w:noProof/>
                <w:lang w:val="en-US"/>
              </w:rPr>
              <w:t>3</w:t>
            </w:r>
            <w:r w:rsidRPr="00D05C39">
              <w:rPr>
                <w:rStyle w:val="Hyperlink"/>
                <w:noProof/>
                <w:lang w:val="vi-VN"/>
              </w:rPr>
              <w:t>. Kiến nghị</w:t>
            </w:r>
            <w:r>
              <w:rPr>
                <w:noProof/>
                <w:webHidden/>
              </w:rPr>
              <w:tab/>
            </w:r>
            <w:r>
              <w:rPr>
                <w:noProof/>
                <w:webHidden/>
              </w:rPr>
              <w:fldChar w:fldCharType="begin"/>
            </w:r>
            <w:r>
              <w:rPr>
                <w:noProof/>
                <w:webHidden/>
              </w:rPr>
              <w:instrText xml:space="preserve"> PAGEREF _Toc196772504 \h </w:instrText>
            </w:r>
          </w:ins>
          <w:r>
            <w:rPr>
              <w:noProof/>
              <w:webHidden/>
            </w:rPr>
          </w:r>
          <w:r>
            <w:rPr>
              <w:noProof/>
              <w:webHidden/>
            </w:rPr>
            <w:fldChar w:fldCharType="separate"/>
          </w:r>
          <w:ins w:id="129" w:author="Huyen Tran Thu" w:date="2025-04-28T22:40:00Z" w16du:dateUtc="2025-04-28T15:40:00Z">
            <w:r>
              <w:rPr>
                <w:noProof/>
                <w:webHidden/>
              </w:rPr>
              <w:t>62</w:t>
            </w:r>
            <w:r>
              <w:rPr>
                <w:noProof/>
                <w:webHidden/>
              </w:rPr>
              <w:fldChar w:fldCharType="end"/>
            </w:r>
            <w:r w:rsidRPr="00D05C39">
              <w:rPr>
                <w:rStyle w:val="Hyperlink"/>
                <w:noProof/>
              </w:rPr>
              <w:fldChar w:fldCharType="end"/>
            </w:r>
          </w:ins>
        </w:p>
        <w:p w14:paraId="301D8525" w14:textId="312CF351" w:rsidR="00FD7EAF" w:rsidRDefault="00FD7EAF">
          <w:pPr>
            <w:pStyle w:val="TOC1"/>
            <w:rPr>
              <w:ins w:id="130" w:author="Huyen Tran Thu" w:date="2025-04-28T22:40:00Z" w16du:dateUtc="2025-04-28T15:40:00Z"/>
              <w:rFonts w:asciiTheme="minorHAnsi" w:eastAsiaTheme="minorEastAsia" w:hAnsiTheme="minorHAnsi" w:cstheme="minorBidi"/>
              <w:b w:val="0"/>
              <w:noProof/>
              <w:kern w:val="2"/>
              <w:sz w:val="24"/>
              <w:szCs w:val="24"/>
              <w:lang w:val="en-US"/>
              <w14:ligatures w14:val="standardContextual"/>
            </w:rPr>
          </w:pPr>
          <w:ins w:id="131" w:author="Huyen Tran Thu" w:date="2025-04-28T22:40:00Z" w16du:dateUtc="2025-04-28T15:40:00Z">
            <w:r w:rsidRPr="00D05C39">
              <w:rPr>
                <w:rStyle w:val="Hyperlink"/>
                <w:noProof/>
              </w:rPr>
              <w:fldChar w:fldCharType="begin"/>
            </w:r>
            <w:r w:rsidRPr="00D05C39">
              <w:rPr>
                <w:rStyle w:val="Hyperlink"/>
                <w:noProof/>
              </w:rPr>
              <w:instrText xml:space="preserve"> </w:instrText>
            </w:r>
            <w:r>
              <w:rPr>
                <w:noProof/>
              </w:rPr>
              <w:instrText>HYPERLINK \l "_Toc196772505"</w:instrText>
            </w:r>
            <w:r w:rsidRPr="00D05C39">
              <w:rPr>
                <w:rStyle w:val="Hyperlink"/>
                <w:noProof/>
              </w:rPr>
              <w:instrText xml:space="preserve"> </w:instrText>
            </w:r>
            <w:r w:rsidRPr="00D05C39">
              <w:rPr>
                <w:rStyle w:val="Hyperlink"/>
                <w:noProof/>
              </w:rPr>
            </w:r>
            <w:r w:rsidRPr="00D05C39">
              <w:rPr>
                <w:rStyle w:val="Hyperlink"/>
                <w:noProof/>
              </w:rPr>
              <w:fldChar w:fldCharType="separate"/>
            </w:r>
            <w:r w:rsidRPr="00D05C39">
              <w:rPr>
                <w:rStyle w:val="Hyperlink"/>
                <w:noProof/>
              </w:rPr>
              <w:t>TÀI LIỆU THAM KHẢO</w:t>
            </w:r>
            <w:r>
              <w:rPr>
                <w:noProof/>
                <w:webHidden/>
              </w:rPr>
              <w:tab/>
            </w:r>
            <w:r>
              <w:rPr>
                <w:noProof/>
                <w:webHidden/>
              </w:rPr>
              <w:fldChar w:fldCharType="begin"/>
            </w:r>
            <w:r>
              <w:rPr>
                <w:noProof/>
                <w:webHidden/>
              </w:rPr>
              <w:instrText xml:space="preserve"> PAGEREF _Toc196772505 \h </w:instrText>
            </w:r>
          </w:ins>
          <w:r>
            <w:rPr>
              <w:noProof/>
              <w:webHidden/>
            </w:rPr>
          </w:r>
          <w:r>
            <w:rPr>
              <w:noProof/>
              <w:webHidden/>
            </w:rPr>
            <w:fldChar w:fldCharType="separate"/>
          </w:r>
          <w:ins w:id="132" w:author="Huyen Tran Thu" w:date="2025-04-28T22:40:00Z" w16du:dateUtc="2025-04-28T15:40:00Z">
            <w:r>
              <w:rPr>
                <w:noProof/>
                <w:webHidden/>
              </w:rPr>
              <w:t>64</w:t>
            </w:r>
            <w:r>
              <w:rPr>
                <w:noProof/>
                <w:webHidden/>
              </w:rPr>
              <w:fldChar w:fldCharType="end"/>
            </w:r>
            <w:r w:rsidRPr="00D05C39">
              <w:rPr>
                <w:rStyle w:val="Hyperlink"/>
                <w:noProof/>
              </w:rPr>
              <w:fldChar w:fldCharType="end"/>
            </w:r>
          </w:ins>
        </w:p>
        <w:p w14:paraId="6F246662" w14:textId="7789B5E7" w:rsidR="003E09D4" w:rsidDel="00FD7EAF" w:rsidRDefault="003E09D4" w:rsidP="00900F40">
          <w:pPr>
            <w:pStyle w:val="TOC1"/>
            <w:rPr>
              <w:ins w:id="133" w:author="Thu Huyen Tran" w:date="2023-12-05T23:02:00Z"/>
              <w:del w:id="134" w:author="Huyen Tran Thu" w:date="2025-04-28T22:40:00Z" w16du:dateUtc="2025-04-28T15:40:00Z"/>
              <w:rFonts w:asciiTheme="minorHAnsi" w:eastAsiaTheme="minorEastAsia" w:hAnsiTheme="minorHAnsi" w:cstheme="minorBidi"/>
              <w:noProof/>
              <w:kern w:val="2"/>
              <w:sz w:val="22"/>
              <w:lang w:val="en-US"/>
              <w14:ligatures w14:val="standardContextual"/>
            </w:rPr>
          </w:pPr>
        </w:p>
        <w:p w14:paraId="6278A959" w14:textId="559029D7" w:rsidR="003E09D4" w:rsidDel="00FD7EAF" w:rsidRDefault="003E09D4">
          <w:pPr>
            <w:pStyle w:val="TOC2"/>
            <w:rPr>
              <w:ins w:id="135" w:author="Thu Huyen Tran" w:date="2023-12-05T23:02:00Z"/>
              <w:del w:id="136" w:author="Huyen Tran Thu" w:date="2025-04-28T22:40:00Z" w16du:dateUtc="2025-04-28T15:40:00Z"/>
              <w:rFonts w:asciiTheme="minorHAnsi" w:eastAsiaTheme="minorEastAsia" w:hAnsiTheme="minorHAnsi" w:cstheme="minorBidi"/>
              <w:b w:val="0"/>
              <w:noProof/>
              <w:kern w:val="2"/>
              <w:sz w:val="22"/>
              <w:lang w:val="en-US"/>
              <w14:ligatures w14:val="standardContextual"/>
            </w:rPr>
          </w:pPr>
          <w:ins w:id="137" w:author="Thu Huyen Tran" w:date="2023-12-05T23:02:00Z">
            <w:del w:id="138" w:author="Huyen Tran Thu" w:date="2025-04-28T22:40:00Z" w16du:dateUtc="2025-04-28T15:40:00Z">
              <w:r w:rsidRPr="00FD7EAF" w:rsidDel="00FD7EAF">
                <w:rPr>
                  <w:rStyle w:val="Hyperlink"/>
                  <w:noProof/>
                  <w:lang w:val="en-US"/>
                </w:rPr>
                <w:delText>1.1. Tổng quan về lĩnh vực</w:delText>
              </w:r>
              <w:r w:rsidDel="00FD7EAF">
                <w:rPr>
                  <w:noProof/>
                  <w:webHidden/>
                </w:rPr>
                <w:tab/>
              </w:r>
            </w:del>
          </w:ins>
          <w:ins w:id="139" w:author="Thu Huyen Tran" w:date="2023-12-05T23:06:00Z">
            <w:del w:id="140" w:author="Huyen Tran Thu" w:date="2025-04-28T22:40:00Z" w16du:dateUtc="2025-04-28T15:40:00Z">
              <w:r w:rsidR="00900F40" w:rsidDel="00FD7EAF">
                <w:rPr>
                  <w:noProof/>
                  <w:webHidden/>
                </w:rPr>
                <w:delText>1</w:delText>
              </w:r>
            </w:del>
          </w:ins>
        </w:p>
        <w:p w14:paraId="4A059CF7" w14:textId="24EA7D68" w:rsidR="003E09D4" w:rsidDel="00FD7EAF" w:rsidRDefault="003E09D4">
          <w:pPr>
            <w:pStyle w:val="TOC2"/>
            <w:rPr>
              <w:ins w:id="141" w:author="Thu Huyen Tran" w:date="2023-12-05T23:02:00Z"/>
              <w:del w:id="142" w:author="Huyen Tran Thu" w:date="2025-04-28T22:40:00Z" w16du:dateUtc="2025-04-28T15:40:00Z"/>
              <w:rFonts w:asciiTheme="minorHAnsi" w:eastAsiaTheme="minorEastAsia" w:hAnsiTheme="minorHAnsi" w:cstheme="minorBidi"/>
              <w:b w:val="0"/>
              <w:noProof/>
              <w:kern w:val="2"/>
              <w:sz w:val="22"/>
              <w:lang w:val="en-US"/>
              <w14:ligatures w14:val="standardContextual"/>
            </w:rPr>
          </w:pPr>
          <w:ins w:id="143" w:author="Thu Huyen Tran" w:date="2023-12-05T23:02:00Z">
            <w:del w:id="144" w:author="Huyen Tran Thu" w:date="2025-04-28T22:40:00Z" w16du:dateUtc="2025-04-28T15:40:00Z">
              <w:r w:rsidRPr="00FD7EAF" w:rsidDel="00FD7EAF">
                <w:rPr>
                  <w:rStyle w:val="Hyperlink"/>
                  <w:noProof/>
                  <w:lang w:val="en-US"/>
                </w:rPr>
                <w:delText>1.2. Kết quả kiểm kê khí nhà kính</w:delText>
              </w:r>
              <w:r w:rsidDel="00FD7EAF">
                <w:rPr>
                  <w:noProof/>
                  <w:webHidden/>
                </w:rPr>
                <w:tab/>
              </w:r>
            </w:del>
          </w:ins>
          <w:ins w:id="145" w:author="Thu Huyen Tran" w:date="2023-12-05T23:06:00Z">
            <w:del w:id="146" w:author="Huyen Tran Thu" w:date="2025-04-28T22:40:00Z" w16du:dateUtc="2025-04-28T15:40:00Z">
              <w:r w:rsidR="00900F40" w:rsidDel="00FD7EAF">
                <w:rPr>
                  <w:noProof/>
                  <w:webHidden/>
                </w:rPr>
                <w:delText>1</w:delText>
              </w:r>
            </w:del>
          </w:ins>
        </w:p>
        <w:p w14:paraId="54637D35" w14:textId="0A75BD5C" w:rsidR="003E09D4" w:rsidDel="00FD7EAF" w:rsidRDefault="003E09D4">
          <w:pPr>
            <w:pStyle w:val="TOC3"/>
            <w:rPr>
              <w:ins w:id="147" w:author="Thu Huyen Tran" w:date="2023-12-05T23:02:00Z"/>
              <w:del w:id="148" w:author="Huyen Tran Thu" w:date="2025-04-28T22:40:00Z" w16du:dateUtc="2025-04-28T15:40:00Z"/>
              <w:rFonts w:asciiTheme="minorHAnsi" w:eastAsiaTheme="minorEastAsia" w:hAnsiTheme="minorHAnsi" w:cstheme="minorBidi"/>
              <w:i w:val="0"/>
              <w:noProof/>
              <w:kern w:val="2"/>
              <w:sz w:val="22"/>
              <w:lang w:val="en-US"/>
              <w14:ligatures w14:val="standardContextual"/>
            </w:rPr>
          </w:pPr>
          <w:ins w:id="149" w:author="Thu Huyen Tran" w:date="2023-12-05T23:02:00Z">
            <w:del w:id="150" w:author="Huyen Tran Thu" w:date="2025-04-28T22:40:00Z" w16du:dateUtc="2025-04-28T15:40:00Z">
              <w:r w:rsidRPr="00FD7EAF" w:rsidDel="00FD7EAF">
                <w:rPr>
                  <w:rStyle w:val="Hyperlink"/>
                  <w:noProof/>
                  <w:lang w:val="en-US"/>
                </w:rPr>
                <w:delText>1.2.1. Phát thải khí nhà kính từ Bãi chôn lấp chất thải rắn (khí CH</w:delText>
              </w:r>
              <w:r w:rsidRPr="00FD7EAF" w:rsidDel="00FD7EAF">
                <w:rPr>
                  <w:rStyle w:val="Hyperlink"/>
                  <w:noProof/>
                  <w:vertAlign w:val="subscript"/>
                  <w:lang w:val="en-US"/>
                </w:rPr>
                <w:delText xml:space="preserve">4 </w:delText>
              </w:r>
              <w:r w:rsidRPr="00FD7EAF" w:rsidDel="00FD7EAF">
                <w:rPr>
                  <w:rStyle w:val="Hyperlink"/>
                  <w:noProof/>
                  <w:lang w:val="en-US"/>
                </w:rPr>
                <w:delText>– Hạng mục 4A)</w:delText>
              </w:r>
              <w:r w:rsidDel="00FD7EAF">
                <w:rPr>
                  <w:noProof/>
                  <w:webHidden/>
                </w:rPr>
                <w:tab/>
              </w:r>
            </w:del>
          </w:ins>
          <w:ins w:id="151" w:author="Thu Huyen Tran" w:date="2023-12-05T23:06:00Z">
            <w:del w:id="152" w:author="Huyen Tran Thu" w:date="2025-04-28T22:40:00Z" w16du:dateUtc="2025-04-28T15:40:00Z">
              <w:r w:rsidR="00900F40" w:rsidDel="00FD7EAF">
                <w:rPr>
                  <w:noProof/>
                  <w:webHidden/>
                </w:rPr>
                <w:delText>1</w:delText>
              </w:r>
            </w:del>
          </w:ins>
        </w:p>
        <w:p w14:paraId="07C72D0E" w14:textId="1AC1B4E8" w:rsidR="003E09D4" w:rsidDel="00FD7EAF" w:rsidRDefault="003E09D4" w:rsidP="00900F40">
          <w:pPr>
            <w:pStyle w:val="TOC4"/>
            <w:rPr>
              <w:ins w:id="153" w:author="Thu Huyen Tran" w:date="2023-12-05T23:02:00Z"/>
              <w:del w:id="154" w:author="Huyen Tran Thu" w:date="2025-04-28T22:40:00Z" w16du:dateUtc="2025-04-28T15:40:00Z"/>
              <w:rFonts w:asciiTheme="minorHAnsi" w:eastAsiaTheme="minorEastAsia" w:hAnsiTheme="minorHAnsi" w:cstheme="minorBidi"/>
              <w:noProof/>
              <w:kern w:val="2"/>
              <w:sz w:val="22"/>
              <w:lang w:val="en-US"/>
              <w14:ligatures w14:val="standardContextual"/>
            </w:rPr>
          </w:pPr>
          <w:ins w:id="155" w:author="Thu Huyen Tran" w:date="2023-12-05T23:02:00Z">
            <w:del w:id="156" w:author="Huyen Tran Thu" w:date="2025-04-28T22:40:00Z" w16du:dateUtc="2025-04-28T15:40:00Z">
              <w:r w:rsidRPr="00FD7EAF" w:rsidDel="00FD7EAF">
                <w:rPr>
                  <w:rStyle w:val="Hyperlink"/>
                  <w:noProof/>
                  <w:lang w:val="en-US"/>
                </w:rPr>
                <w:delText>1.2.1.1. Tổng quan</w:delText>
              </w:r>
              <w:r w:rsidDel="00FD7EAF">
                <w:rPr>
                  <w:noProof/>
                  <w:webHidden/>
                </w:rPr>
                <w:tab/>
              </w:r>
            </w:del>
          </w:ins>
          <w:ins w:id="157" w:author="Thu Huyen Tran" w:date="2023-12-05T23:06:00Z">
            <w:del w:id="158" w:author="Huyen Tran Thu" w:date="2025-04-28T22:40:00Z" w16du:dateUtc="2025-04-28T15:40:00Z">
              <w:r w:rsidR="00900F40" w:rsidDel="00FD7EAF">
                <w:rPr>
                  <w:noProof/>
                  <w:webHidden/>
                </w:rPr>
                <w:delText>1</w:delText>
              </w:r>
            </w:del>
          </w:ins>
        </w:p>
        <w:p w14:paraId="7F181A8B" w14:textId="3371FB4B" w:rsidR="003E09D4" w:rsidDel="00FD7EAF" w:rsidRDefault="003E09D4" w:rsidP="00900F40">
          <w:pPr>
            <w:pStyle w:val="TOC4"/>
            <w:rPr>
              <w:ins w:id="159" w:author="Thu Huyen Tran" w:date="2023-12-05T23:02:00Z"/>
              <w:del w:id="160" w:author="Huyen Tran Thu" w:date="2025-04-28T22:40:00Z" w16du:dateUtc="2025-04-28T15:40:00Z"/>
              <w:rFonts w:asciiTheme="minorHAnsi" w:eastAsiaTheme="minorEastAsia" w:hAnsiTheme="minorHAnsi" w:cstheme="minorBidi"/>
              <w:noProof/>
              <w:kern w:val="2"/>
              <w:sz w:val="22"/>
              <w:lang w:val="en-US"/>
              <w14:ligatures w14:val="standardContextual"/>
            </w:rPr>
          </w:pPr>
          <w:ins w:id="161" w:author="Thu Huyen Tran" w:date="2023-12-05T23:02:00Z">
            <w:del w:id="162" w:author="Huyen Tran Thu" w:date="2025-04-28T22:40:00Z" w16du:dateUtc="2025-04-28T15:40:00Z">
              <w:r w:rsidRPr="00FD7EAF" w:rsidDel="00FD7EAF">
                <w:rPr>
                  <w:rStyle w:val="Hyperlink"/>
                  <w:noProof/>
                  <w:lang w:val="en-US"/>
                </w:rPr>
                <w:delText>1.2.1.2. Phương pháp luận</w:delText>
              </w:r>
              <w:r w:rsidDel="00FD7EAF">
                <w:rPr>
                  <w:noProof/>
                  <w:webHidden/>
                </w:rPr>
                <w:tab/>
              </w:r>
            </w:del>
          </w:ins>
          <w:ins w:id="163" w:author="Thu Huyen Tran" w:date="2023-12-05T23:06:00Z">
            <w:del w:id="164" w:author="Huyen Tran Thu" w:date="2025-04-28T22:40:00Z" w16du:dateUtc="2025-04-28T15:40:00Z">
              <w:r w:rsidR="00900F40" w:rsidDel="00FD7EAF">
                <w:rPr>
                  <w:noProof/>
                  <w:webHidden/>
                </w:rPr>
                <w:delText>2</w:delText>
              </w:r>
            </w:del>
          </w:ins>
        </w:p>
        <w:p w14:paraId="5ABF49FE" w14:textId="56A40675" w:rsidR="003E09D4" w:rsidDel="00FD7EAF" w:rsidRDefault="003E09D4" w:rsidP="00900F40">
          <w:pPr>
            <w:pStyle w:val="TOC4"/>
            <w:rPr>
              <w:ins w:id="165" w:author="Thu Huyen Tran" w:date="2023-12-05T23:02:00Z"/>
              <w:del w:id="166" w:author="Huyen Tran Thu" w:date="2025-04-28T22:40:00Z" w16du:dateUtc="2025-04-28T15:40:00Z"/>
              <w:rFonts w:asciiTheme="minorHAnsi" w:eastAsiaTheme="minorEastAsia" w:hAnsiTheme="minorHAnsi" w:cstheme="minorBidi"/>
              <w:noProof/>
              <w:kern w:val="2"/>
              <w:sz w:val="22"/>
              <w:lang w:val="en-US"/>
              <w14:ligatures w14:val="standardContextual"/>
            </w:rPr>
          </w:pPr>
          <w:ins w:id="167" w:author="Thu Huyen Tran" w:date="2023-12-05T23:02:00Z">
            <w:del w:id="168" w:author="Huyen Tran Thu" w:date="2025-04-28T22:40:00Z" w16du:dateUtc="2025-04-28T15:40:00Z">
              <w:r w:rsidRPr="00FD7EAF" w:rsidDel="00FD7EAF">
                <w:rPr>
                  <w:rStyle w:val="Hyperlink"/>
                  <w:noProof/>
                  <w:lang w:val="en-US"/>
                </w:rPr>
                <w:delText>1.2.1.3. Số liệu hoạt động</w:delText>
              </w:r>
              <w:r w:rsidDel="00FD7EAF">
                <w:rPr>
                  <w:noProof/>
                  <w:webHidden/>
                </w:rPr>
                <w:tab/>
              </w:r>
            </w:del>
          </w:ins>
          <w:ins w:id="169" w:author="Thu Huyen Tran" w:date="2023-12-05T23:06:00Z">
            <w:del w:id="170" w:author="Huyen Tran Thu" w:date="2025-04-28T22:40:00Z" w16du:dateUtc="2025-04-28T15:40:00Z">
              <w:r w:rsidR="00900F40" w:rsidDel="00FD7EAF">
                <w:rPr>
                  <w:noProof/>
                  <w:webHidden/>
                </w:rPr>
                <w:delText>4</w:delText>
              </w:r>
            </w:del>
          </w:ins>
        </w:p>
        <w:p w14:paraId="77868D15" w14:textId="12FDBB21" w:rsidR="003E09D4" w:rsidDel="00FD7EAF" w:rsidRDefault="003E09D4" w:rsidP="00900F40">
          <w:pPr>
            <w:pStyle w:val="TOC4"/>
            <w:rPr>
              <w:ins w:id="171" w:author="Thu Huyen Tran" w:date="2023-12-05T23:02:00Z"/>
              <w:del w:id="172" w:author="Huyen Tran Thu" w:date="2025-04-28T22:40:00Z" w16du:dateUtc="2025-04-28T15:40:00Z"/>
              <w:rFonts w:asciiTheme="minorHAnsi" w:eastAsiaTheme="minorEastAsia" w:hAnsiTheme="minorHAnsi" w:cstheme="minorBidi"/>
              <w:noProof/>
              <w:kern w:val="2"/>
              <w:sz w:val="22"/>
              <w:lang w:val="en-US"/>
              <w14:ligatures w14:val="standardContextual"/>
            </w:rPr>
          </w:pPr>
          <w:ins w:id="173" w:author="Thu Huyen Tran" w:date="2023-12-05T23:02:00Z">
            <w:del w:id="174" w:author="Huyen Tran Thu" w:date="2025-04-28T22:40:00Z" w16du:dateUtc="2025-04-28T15:40:00Z">
              <w:r w:rsidRPr="00FD7EAF" w:rsidDel="00FD7EAF">
                <w:rPr>
                  <w:rStyle w:val="Hyperlink"/>
                  <w:noProof/>
                </w:rPr>
                <w:delText>1.2.1.4. Hệ số phát thải</w:delText>
              </w:r>
              <w:r w:rsidDel="00FD7EAF">
                <w:rPr>
                  <w:noProof/>
                  <w:webHidden/>
                </w:rPr>
                <w:tab/>
              </w:r>
            </w:del>
          </w:ins>
          <w:ins w:id="175" w:author="Thu Huyen Tran" w:date="2023-12-05T23:06:00Z">
            <w:del w:id="176" w:author="Huyen Tran Thu" w:date="2025-04-28T22:40:00Z" w16du:dateUtc="2025-04-28T15:40:00Z">
              <w:r w:rsidR="00900F40" w:rsidDel="00FD7EAF">
                <w:rPr>
                  <w:noProof/>
                  <w:webHidden/>
                </w:rPr>
                <w:delText>19</w:delText>
              </w:r>
            </w:del>
          </w:ins>
        </w:p>
        <w:p w14:paraId="7FDF4979" w14:textId="1FAF4E29" w:rsidR="003E09D4" w:rsidDel="00FD7EAF" w:rsidRDefault="003E09D4" w:rsidP="00900F40">
          <w:pPr>
            <w:pStyle w:val="TOC4"/>
            <w:rPr>
              <w:ins w:id="177" w:author="Thu Huyen Tran" w:date="2023-12-05T23:02:00Z"/>
              <w:del w:id="178" w:author="Huyen Tran Thu" w:date="2025-04-28T22:40:00Z" w16du:dateUtc="2025-04-28T15:40:00Z"/>
              <w:rFonts w:asciiTheme="minorHAnsi" w:eastAsiaTheme="minorEastAsia" w:hAnsiTheme="minorHAnsi" w:cstheme="minorBidi"/>
              <w:noProof/>
              <w:kern w:val="2"/>
              <w:sz w:val="22"/>
              <w:lang w:val="en-US"/>
              <w14:ligatures w14:val="standardContextual"/>
            </w:rPr>
          </w:pPr>
          <w:ins w:id="179" w:author="Thu Huyen Tran" w:date="2023-12-05T23:02:00Z">
            <w:del w:id="180" w:author="Huyen Tran Thu" w:date="2025-04-28T22:40:00Z" w16du:dateUtc="2025-04-28T15:40:00Z">
              <w:r w:rsidRPr="00FD7EAF" w:rsidDel="00FD7EAF">
                <w:rPr>
                  <w:rStyle w:val="Hyperlink"/>
                  <w:noProof/>
                </w:rPr>
                <w:delText>1.2.1.5. Kết quả ước tính phát thải khí nhà kính</w:delText>
              </w:r>
              <w:r w:rsidDel="00FD7EAF">
                <w:rPr>
                  <w:noProof/>
                  <w:webHidden/>
                </w:rPr>
                <w:tab/>
              </w:r>
            </w:del>
          </w:ins>
          <w:ins w:id="181" w:author="Thu Huyen Tran" w:date="2023-12-05T23:06:00Z">
            <w:del w:id="182" w:author="Huyen Tran Thu" w:date="2025-04-28T22:40:00Z" w16du:dateUtc="2025-04-28T15:40:00Z">
              <w:r w:rsidR="00900F40" w:rsidDel="00FD7EAF">
                <w:rPr>
                  <w:noProof/>
                  <w:webHidden/>
                </w:rPr>
                <w:delText>22</w:delText>
              </w:r>
            </w:del>
          </w:ins>
        </w:p>
        <w:p w14:paraId="3412A80F" w14:textId="1D1AA607" w:rsidR="003E09D4" w:rsidDel="00FD7EAF" w:rsidRDefault="003E09D4">
          <w:pPr>
            <w:pStyle w:val="TOC3"/>
            <w:rPr>
              <w:ins w:id="183" w:author="Thu Huyen Tran" w:date="2023-12-05T23:02:00Z"/>
              <w:del w:id="184" w:author="Huyen Tran Thu" w:date="2025-04-28T22:40:00Z" w16du:dateUtc="2025-04-28T15:40:00Z"/>
              <w:rFonts w:asciiTheme="minorHAnsi" w:eastAsiaTheme="minorEastAsia" w:hAnsiTheme="minorHAnsi" w:cstheme="minorBidi"/>
              <w:i w:val="0"/>
              <w:noProof/>
              <w:kern w:val="2"/>
              <w:sz w:val="22"/>
              <w:lang w:val="en-US"/>
              <w14:ligatures w14:val="standardContextual"/>
            </w:rPr>
          </w:pPr>
          <w:ins w:id="185" w:author="Thu Huyen Tran" w:date="2023-12-05T23:02:00Z">
            <w:del w:id="186" w:author="Huyen Tran Thu" w:date="2025-04-28T22:40:00Z" w16du:dateUtc="2025-04-28T15:40:00Z">
              <w:r w:rsidRPr="00FD7EAF" w:rsidDel="00FD7EAF">
                <w:rPr>
                  <w:rStyle w:val="Hyperlink"/>
                  <w:noProof/>
                </w:rPr>
                <w:delText xml:space="preserve">1.2.2. </w:delText>
              </w:r>
              <w:r w:rsidRPr="00FD7EAF" w:rsidDel="00FD7EAF">
                <w:rPr>
                  <w:rStyle w:val="Hyperlink"/>
                  <w:noProof/>
                  <w:lang w:val="en-US"/>
                </w:rPr>
                <w:delText>Xử lý chất thải rắn bằng phương pháp sinh học (khí CH</w:delText>
              </w:r>
              <w:r w:rsidRPr="00FD7EAF" w:rsidDel="00FD7EAF">
                <w:rPr>
                  <w:rStyle w:val="Hyperlink"/>
                  <w:noProof/>
                  <w:vertAlign w:val="subscript"/>
                  <w:lang w:val="en-US"/>
                </w:rPr>
                <w:delText>4</w:delText>
              </w:r>
              <w:r w:rsidRPr="00FD7EAF" w:rsidDel="00FD7EAF">
                <w:rPr>
                  <w:rStyle w:val="Hyperlink"/>
                  <w:noProof/>
                  <w:lang w:val="en-US"/>
                </w:rPr>
                <w:delText xml:space="preserve"> và N</w:delText>
              </w:r>
              <w:r w:rsidRPr="00FD7EAF" w:rsidDel="00FD7EAF">
                <w:rPr>
                  <w:rStyle w:val="Hyperlink"/>
                  <w:noProof/>
                  <w:vertAlign w:val="subscript"/>
                  <w:lang w:val="en-US"/>
                </w:rPr>
                <w:delText>2</w:delText>
              </w:r>
              <w:r w:rsidRPr="00FD7EAF" w:rsidDel="00FD7EAF">
                <w:rPr>
                  <w:rStyle w:val="Hyperlink"/>
                  <w:noProof/>
                  <w:lang w:val="en-US"/>
                </w:rPr>
                <w:delText>O</w:delText>
              </w:r>
              <w:r w:rsidRPr="00FD7EAF" w:rsidDel="00FD7EAF">
                <w:rPr>
                  <w:rStyle w:val="Hyperlink"/>
                  <w:noProof/>
                  <w:vertAlign w:val="subscript"/>
                  <w:lang w:val="en-US"/>
                </w:rPr>
                <w:delText xml:space="preserve"> </w:delText>
              </w:r>
              <w:r w:rsidRPr="00FD7EAF" w:rsidDel="00FD7EAF">
                <w:rPr>
                  <w:rStyle w:val="Hyperlink"/>
                  <w:noProof/>
                  <w:lang w:val="en-US"/>
                </w:rPr>
                <w:delText>– Hạng mục 4B)</w:delText>
              </w:r>
              <w:r w:rsidDel="00FD7EAF">
                <w:rPr>
                  <w:noProof/>
                  <w:webHidden/>
                </w:rPr>
                <w:tab/>
              </w:r>
            </w:del>
          </w:ins>
          <w:ins w:id="187" w:author="Thu Huyen Tran" w:date="2023-12-05T23:06:00Z">
            <w:del w:id="188" w:author="Huyen Tran Thu" w:date="2025-04-28T22:40:00Z" w16du:dateUtc="2025-04-28T15:40:00Z">
              <w:r w:rsidR="00900F40" w:rsidDel="00FD7EAF">
                <w:rPr>
                  <w:noProof/>
                  <w:webHidden/>
                </w:rPr>
                <w:delText>22</w:delText>
              </w:r>
            </w:del>
          </w:ins>
        </w:p>
        <w:p w14:paraId="4AC62017" w14:textId="4BF94F8D" w:rsidR="003E09D4" w:rsidDel="00FD7EAF" w:rsidRDefault="003E09D4" w:rsidP="00900F40">
          <w:pPr>
            <w:pStyle w:val="TOC4"/>
            <w:rPr>
              <w:ins w:id="189" w:author="Thu Huyen Tran" w:date="2023-12-05T23:02:00Z"/>
              <w:del w:id="190" w:author="Huyen Tran Thu" w:date="2025-04-28T22:40:00Z" w16du:dateUtc="2025-04-28T15:40:00Z"/>
              <w:rFonts w:asciiTheme="minorHAnsi" w:eastAsiaTheme="minorEastAsia" w:hAnsiTheme="minorHAnsi" w:cstheme="minorBidi"/>
              <w:noProof/>
              <w:kern w:val="2"/>
              <w:sz w:val="22"/>
              <w:lang w:val="en-US"/>
              <w14:ligatures w14:val="standardContextual"/>
            </w:rPr>
          </w:pPr>
          <w:ins w:id="191" w:author="Thu Huyen Tran" w:date="2023-12-05T23:02:00Z">
            <w:del w:id="192" w:author="Huyen Tran Thu" w:date="2025-04-28T22:40:00Z" w16du:dateUtc="2025-04-28T15:40:00Z">
              <w:r w:rsidRPr="00FD7EAF" w:rsidDel="00FD7EAF">
                <w:rPr>
                  <w:rStyle w:val="Hyperlink"/>
                  <w:noProof/>
                  <w:lang w:val="en-US"/>
                </w:rPr>
                <w:delText>1.2.2.1. Tổng quan</w:delText>
              </w:r>
              <w:r w:rsidDel="00FD7EAF">
                <w:rPr>
                  <w:noProof/>
                  <w:webHidden/>
                </w:rPr>
                <w:tab/>
              </w:r>
            </w:del>
          </w:ins>
          <w:ins w:id="193" w:author="Thu Huyen Tran" w:date="2023-12-05T23:06:00Z">
            <w:del w:id="194" w:author="Huyen Tran Thu" w:date="2025-04-28T22:40:00Z" w16du:dateUtc="2025-04-28T15:40:00Z">
              <w:r w:rsidR="00900F40" w:rsidDel="00FD7EAF">
                <w:rPr>
                  <w:noProof/>
                  <w:webHidden/>
                </w:rPr>
                <w:delText>22</w:delText>
              </w:r>
            </w:del>
          </w:ins>
        </w:p>
        <w:p w14:paraId="2DC9E7A0" w14:textId="7BF41EF2" w:rsidR="003E09D4" w:rsidDel="00FD7EAF" w:rsidRDefault="003E09D4" w:rsidP="00900F40">
          <w:pPr>
            <w:pStyle w:val="TOC4"/>
            <w:rPr>
              <w:ins w:id="195" w:author="Thu Huyen Tran" w:date="2023-12-05T23:02:00Z"/>
              <w:del w:id="196" w:author="Huyen Tran Thu" w:date="2025-04-28T22:40:00Z" w16du:dateUtc="2025-04-28T15:40:00Z"/>
              <w:rFonts w:asciiTheme="minorHAnsi" w:eastAsiaTheme="minorEastAsia" w:hAnsiTheme="minorHAnsi" w:cstheme="minorBidi"/>
              <w:noProof/>
              <w:kern w:val="2"/>
              <w:sz w:val="22"/>
              <w:lang w:val="en-US"/>
              <w14:ligatures w14:val="standardContextual"/>
            </w:rPr>
          </w:pPr>
          <w:ins w:id="197" w:author="Thu Huyen Tran" w:date="2023-12-05T23:02:00Z">
            <w:del w:id="198" w:author="Huyen Tran Thu" w:date="2025-04-28T22:40:00Z" w16du:dateUtc="2025-04-28T15:40:00Z">
              <w:r w:rsidRPr="00FD7EAF" w:rsidDel="00FD7EAF">
                <w:rPr>
                  <w:rStyle w:val="Hyperlink"/>
                  <w:noProof/>
                  <w:lang w:val="en-US"/>
                </w:rPr>
                <w:delText>1.2.2.2. Phương pháp luận</w:delText>
              </w:r>
              <w:r w:rsidDel="00FD7EAF">
                <w:rPr>
                  <w:noProof/>
                  <w:webHidden/>
                </w:rPr>
                <w:tab/>
              </w:r>
            </w:del>
          </w:ins>
          <w:ins w:id="199" w:author="Thu Huyen Tran" w:date="2023-12-05T23:06:00Z">
            <w:del w:id="200" w:author="Huyen Tran Thu" w:date="2025-04-28T22:40:00Z" w16du:dateUtc="2025-04-28T15:40:00Z">
              <w:r w:rsidR="00900F40" w:rsidDel="00FD7EAF">
                <w:rPr>
                  <w:noProof/>
                  <w:webHidden/>
                </w:rPr>
                <w:delText>23</w:delText>
              </w:r>
            </w:del>
          </w:ins>
        </w:p>
        <w:p w14:paraId="35C7B3BA" w14:textId="7690CD46" w:rsidR="003E09D4" w:rsidDel="00FD7EAF" w:rsidRDefault="003E09D4" w:rsidP="00900F40">
          <w:pPr>
            <w:pStyle w:val="TOC4"/>
            <w:rPr>
              <w:ins w:id="201" w:author="Thu Huyen Tran" w:date="2023-12-05T23:02:00Z"/>
              <w:del w:id="202" w:author="Huyen Tran Thu" w:date="2025-04-28T22:40:00Z" w16du:dateUtc="2025-04-28T15:40:00Z"/>
              <w:rFonts w:asciiTheme="minorHAnsi" w:eastAsiaTheme="minorEastAsia" w:hAnsiTheme="minorHAnsi" w:cstheme="minorBidi"/>
              <w:noProof/>
              <w:kern w:val="2"/>
              <w:sz w:val="22"/>
              <w:lang w:val="en-US"/>
              <w14:ligatures w14:val="standardContextual"/>
            </w:rPr>
          </w:pPr>
          <w:ins w:id="203" w:author="Thu Huyen Tran" w:date="2023-12-05T23:02:00Z">
            <w:del w:id="204" w:author="Huyen Tran Thu" w:date="2025-04-28T22:40:00Z" w16du:dateUtc="2025-04-28T15:40:00Z">
              <w:r w:rsidRPr="00FD7EAF" w:rsidDel="00FD7EAF">
                <w:rPr>
                  <w:rStyle w:val="Hyperlink"/>
                  <w:noProof/>
                  <w:lang w:val="en-US"/>
                </w:rPr>
                <w:delText>1.2.2.3. Số liệu hoạt động</w:delText>
              </w:r>
              <w:r w:rsidDel="00FD7EAF">
                <w:rPr>
                  <w:noProof/>
                  <w:webHidden/>
                </w:rPr>
                <w:tab/>
              </w:r>
            </w:del>
          </w:ins>
          <w:ins w:id="205" w:author="Thu Huyen Tran" w:date="2023-12-05T23:06:00Z">
            <w:del w:id="206" w:author="Huyen Tran Thu" w:date="2025-04-28T22:40:00Z" w16du:dateUtc="2025-04-28T15:40:00Z">
              <w:r w:rsidR="00900F40" w:rsidDel="00FD7EAF">
                <w:rPr>
                  <w:noProof/>
                  <w:webHidden/>
                </w:rPr>
                <w:delText>23</w:delText>
              </w:r>
            </w:del>
          </w:ins>
        </w:p>
        <w:p w14:paraId="4946AECD" w14:textId="6AC3F4AD" w:rsidR="003E09D4" w:rsidDel="00FD7EAF" w:rsidRDefault="003E09D4" w:rsidP="00900F40">
          <w:pPr>
            <w:pStyle w:val="TOC4"/>
            <w:rPr>
              <w:ins w:id="207" w:author="Thu Huyen Tran" w:date="2023-12-05T23:02:00Z"/>
              <w:del w:id="208" w:author="Huyen Tran Thu" w:date="2025-04-28T22:40:00Z" w16du:dateUtc="2025-04-28T15:40:00Z"/>
              <w:rFonts w:asciiTheme="minorHAnsi" w:eastAsiaTheme="minorEastAsia" w:hAnsiTheme="minorHAnsi" w:cstheme="minorBidi"/>
              <w:noProof/>
              <w:kern w:val="2"/>
              <w:sz w:val="22"/>
              <w:lang w:val="en-US"/>
              <w14:ligatures w14:val="standardContextual"/>
            </w:rPr>
          </w:pPr>
          <w:ins w:id="209" w:author="Thu Huyen Tran" w:date="2023-12-05T23:02:00Z">
            <w:del w:id="210" w:author="Huyen Tran Thu" w:date="2025-04-28T22:40:00Z" w16du:dateUtc="2025-04-28T15:40:00Z">
              <w:r w:rsidRPr="00FD7EAF" w:rsidDel="00FD7EAF">
                <w:rPr>
                  <w:rStyle w:val="Hyperlink"/>
                  <w:noProof/>
                  <w:lang w:val="en-US"/>
                </w:rPr>
                <w:delText>1.2.2.4. Hệ số phát thải</w:delText>
              </w:r>
              <w:r w:rsidDel="00FD7EAF">
                <w:rPr>
                  <w:noProof/>
                  <w:webHidden/>
                </w:rPr>
                <w:tab/>
              </w:r>
            </w:del>
          </w:ins>
          <w:ins w:id="211" w:author="Thu Huyen Tran" w:date="2023-12-05T23:06:00Z">
            <w:del w:id="212" w:author="Huyen Tran Thu" w:date="2025-04-28T22:40:00Z" w16du:dateUtc="2025-04-28T15:40:00Z">
              <w:r w:rsidR="00900F40" w:rsidDel="00FD7EAF">
                <w:rPr>
                  <w:noProof/>
                  <w:webHidden/>
                </w:rPr>
                <w:delText>24</w:delText>
              </w:r>
            </w:del>
          </w:ins>
        </w:p>
        <w:p w14:paraId="37ACCC35" w14:textId="445F55FA" w:rsidR="003E09D4" w:rsidDel="00FD7EAF" w:rsidRDefault="003E09D4" w:rsidP="00900F40">
          <w:pPr>
            <w:pStyle w:val="TOC4"/>
            <w:rPr>
              <w:ins w:id="213" w:author="Thu Huyen Tran" w:date="2023-12-05T23:02:00Z"/>
              <w:del w:id="214" w:author="Huyen Tran Thu" w:date="2025-04-28T22:40:00Z" w16du:dateUtc="2025-04-28T15:40:00Z"/>
              <w:rFonts w:asciiTheme="minorHAnsi" w:eastAsiaTheme="minorEastAsia" w:hAnsiTheme="minorHAnsi" w:cstheme="minorBidi"/>
              <w:noProof/>
              <w:kern w:val="2"/>
              <w:sz w:val="22"/>
              <w:lang w:val="en-US"/>
              <w14:ligatures w14:val="standardContextual"/>
            </w:rPr>
          </w:pPr>
          <w:ins w:id="215" w:author="Thu Huyen Tran" w:date="2023-12-05T23:02:00Z">
            <w:del w:id="216" w:author="Huyen Tran Thu" w:date="2025-04-28T22:40:00Z" w16du:dateUtc="2025-04-28T15:40:00Z">
              <w:r w:rsidRPr="00FD7EAF" w:rsidDel="00FD7EAF">
                <w:rPr>
                  <w:rStyle w:val="Hyperlink"/>
                  <w:noProof/>
                  <w:lang w:val="en-US"/>
                </w:rPr>
                <w:delText>1.2.2.5. Kết quả ước tính phát thải khí nhà kính</w:delText>
              </w:r>
              <w:r w:rsidDel="00FD7EAF">
                <w:rPr>
                  <w:noProof/>
                  <w:webHidden/>
                </w:rPr>
                <w:tab/>
              </w:r>
            </w:del>
          </w:ins>
          <w:ins w:id="217" w:author="Thu Huyen Tran" w:date="2023-12-05T23:06:00Z">
            <w:del w:id="218" w:author="Huyen Tran Thu" w:date="2025-04-28T22:40:00Z" w16du:dateUtc="2025-04-28T15:40:00Z">
              <w:r w:rsidR="00900F40" w:rsidDel="00FD7EAF">
                <w:rPr>
                  <w:noProof/>
                  <w:webHidden/>
                </w:rPr>
                <w:delText>25</w:delText>
              </w:r>
            </w:del>
          </w:ins>
        </w:p>
        <w:p w14:paraId="7B22F002" w14:textId="03F7DE47" w:rsidR="003E09D4" w:rsidDel="00FD7EAF" w:rsidRDefault="003E09D4">
          <w:pPr>
            <w:pStyle w:val="TOC3"/>
            <w:rPr>
              <w:ins w:id="219" w:author="Thu Huyen Tran" w:date="2023-12-05T23:02:00Z"/>
              <w:del w:id="220" w:author="Huyen Tran Thu" w:date="2025-04-28T22:40:00Z" w16du:dateUtc="2025-04-28T15:40:00Z"/>
              <w:rFonts w:asciiTheme="minorHAnsi" w:eastAsiaTheme="minorEastAsia" w:hAnsiTheme="minorHAnsi" w:cstheme="minorBidi"/>
              <w:i w:val="0"/>
              <w:noProof/>
              <w:kern w:val="2"/>
              <w:sz w:val="22"/>
              <w:lang w:val="en-US"/>
              <w14:ligatures w14:val="standardContextual"/>
            </w:rPr>
          </w:pPr>
          <w:ins w:id="221" w:author="Thu Huyen Tran" w:date="2023-12-05T23:02:00Z">
            <w:del w:id="222" w:author="Huyen Tran Thu" w:date="2025-04-28T22:40:00Z" w16du:dateUtc="2025-04-28T15:40:00Z">
              <w:r w:rsidRPr="00FD7EAF" w:rsidDel="00FD7EAF">
                <w:rPr>
                  <w:rStyle w:val="Hyperlink"/>
                  <w:noProof/>
                  <w:lang w:val="vi-VN"/>
                </w:rPr>
                <w:delText>1.2.3. Thiêu đốt và đốt lộ thiên chất thải (khí CO</w:delText>
              </w:r>
              <w:r w:rsidRPr="00FD7EAF" w:rsidDel="00FD7EAF">
                <w:rPr>
                  <w:rStyle w:val="Hyperlink"/>
                  <w:noProof/>
                  <w:vertAlign w:val="subscript"/>
                  <w:lang w:val="vi-VN"/>
                </w:rPr>
                <w:delText>2</w:delText>
              </w:r>
              <w:r w:rsidRPr="00FD7EAF" w:rsidDel="00FD7EAF">
                <w:rPr>
                  <w:rStyle w:val="Hyperlink"/>
                  <w:noProof/>
                  <w:lang w:val="vi-VN"/>
                </w:rPr>
                <w:delText>, CH</w:delText>
              </w:r>
              <w:r w:rsidRPr="00FD7EAF" w:rsidDel="00FD7EAF">
                <w:rPr>
                  <w:rStyle w:val="Hyperlink"/>
                  <w:noProof/>
                  <w:vertAlign w:val="subscript"/>
                  <w:lang w:val="vi-VN"/>
                </w:rPr>
                <w:delText>4</w:delText>
              </w:r>
              <w:r w:rsidRPr="00FD7EAF" w:rsidDel="00FD7EAF">
                <w:rPr>
                  <w:rStyle w:val="Hyperlink"/>
                  <w:noProof/>
                  <w:lang w:val="vi-VN"/>
                </w:rPr>
                <w:delText xml:space="preserve"> và N</w:delText>
              </w:r>
              <w:r w:rsidRPr="00FD7EAF" w:rsidDel="00FD7EAF">
                <w:rPr>
                  <w:rStyle w:val="Hyperlink"/>
                  <w:noProof/>
                  <w:vertAlign w:val="subscript"/>
                  <w:lang w:val="vi-VN"/>
                </w:rPr>
                <w:delText>2</w:delText>
              </w:r>
              <w:r w:rsidRPr="00FD7EAF" w:rsidDel="00FD7EAF">
                <w:rPr>
                  <w:rStyle w:val="Hyperlink"/>
                  <w:noProof/>
                  <w:lang w:val="vi-VN"/>
                </w:rPr>
                <w:delText>O</w:delText>
              </w:r>
              <w:r w:rsidRPr="00FD7EAF" w:rsidDel="00FD7EAF">
                <w:rPr>
                  <w:rStyle w:val="Hyperlink"/>
                  <w:noProof/>
                  <w:vertAlign w:val="subscript"/>
                  <w:lang w:val="vi-VN"/>
                </w:rPr>
                <w:delText xml:space="preserve"> </w:delText>
              </w:r>
              <w:r w:rsidRPr="00FD7EAF" w:rsidDel="00FD7EAF">
                <w:rPr>
                  <w:rStyle w:val="Hyperlink"/>
                  <w:noProof/>
                  <w:lang w:val="vi-VN"/>
                </w:rPr>
                <w:delText>– Hạng mục 4C)</w:delText>
              </w:r>
              <w:r w:rsidDel="00FD7EAF">
                <w:rPr>
                  <w:noProof/>
                  <w:webHidden/>
                </w:rPr>
                <w:tab/>
              </w:r>
            </w:del>
          </w:ins>
          <w:ins w:id="223" w:author="Thu Huyen Tran" w:date="2023-12-05T23:06:00Z">
            <w:del w:id="224" w:author="Huyen Tran Thu" w:date="2025-04-28T22:40:00Z" w16du:dateUtc="2025-04-28T15:40:00Z">
              <w:r w:rsidR="00900F40" w:rsidDel="00FD7EAF">
                <w:rPr>
                  <w:noProof/>
                  <w:webHidden/>
                </w:rPr>
                <w:delText>25</w:delText>
              </w:r>
            </w:del>
          </w:ins>
        </w:p>
        <w:p w14:paraId="065E6601" w14:textId="0AA8CAEF" w:rsidR="003E09D4" w:rsidDel="00FD7EAF" w:rsidRDefault="003E09D4" w:rsidP="00900F40">
          <w:pPr>
            <w:pStyle w:val="TOC4"/>
            <w:rPr>
              <w:ins w:id="225" w:author="Thu Huyen Tran" w:date="2023-12-05T23:02:00Z"/>
              <w:del w:id="226" w:author="Huyen Tran Thu" w:date="2025-04-28T22:40:00Z" w16du:dateUtc="2025-04-28T15:40:00Z"/>
              <w:rFonts w:asciiTheme="minorHAnsi" w:eastAsiaTheme="minorEastAsia" w:hAnsiTheme="minorHAnsi" w:cstheme="minorBidi"/>
              <w:noProof/>
              <w:kern w:val="2"/>
              <w:sz w:val="22"/>
              <w:lang w:val="en-US"/>
              <w14:ligatures w14:val="standardContextual"/>
            </w:rPr>
          </w:pPr>
          <w:ins w:id="227" w:author="Thu Huyen Tran" w:date="2023-12-05T23:02:00Z">
            <w:del w:id="228" w:author="Huyen Tran Thu" w:date="2025-04-28T22:40:00Z" w16du:dateUtc="2025-04-28T15:40:00Z">
              <w:r w:rsidRPr="00FD7EAF" w:rsidDel="00FD7EAF">
                <w:rPr>
                  <w:rStyle w:val="Hyperlink"/>
                  <w:noProof/>
                  <w:lang w:val="vi-VN"/>
                </w:rPr>
                <w:delText>1.2.3.1. Tổng quan</w:delText>
              </w:r>
              <w:r w:rsidDel="00FD7EAF">
                <w:rPr>
                  <w:noProof/>
                  <w:webHidden/>
                </w:rPr>
                <w:tab/>
              </w:r>
            </w:del>
          </w:ins>
          <w:ins w:id="229" w:author="Thu Huyen Tran" w:date="2023-12-05T23:06:00Z">
            <w:del w:id="230" w:author="Huyen Tran Thu" w:date="2025-04-28T22:40:00Z" w16du:dateUtc="2025-04-28T15:40:00Z">
              <w:r w:rsidR="00900F40" w:rsidDel="00FD7EAF">
                <w:rPr>
                  <w:noProof/>
                  <w:webHidden/>
                </w:rPr>
                <w:delText>25</w:delText>
              </w:r>
            </w:del>
          </w:ins>
        </w:p>
        <w:p w14:paraId="6E7BEFC7" w14:textId="60E975EA" w:rsidR="003E09D4" w:rsidDel="00FD7EAF" w:rsidRDefault="003E09D4" w:rsidP="00900F40">
          <w:pPr>
            <w:pStyle w:val="TOC4"/>
            <w:rPr>
              <w:ins w:id="231" w:author="Thu Huyen Tran" w:date="2023-12-05T23:02:00Z"/>
              <w:del w:id="232" w:author="Huyen Tran Thu" w:date="2025-04-28T22:40:00Z" w16du:dateUtc="2025-04-28T15:40:00Z"/>
              <w:rFonts w:asciiTheme="minorHAnsi" w:eastAsiaTheme="minorEastAsia" w:hAnsiTheme="minorHAnsi" w:cstheme="minorBidi"/>
              <w:noProof/>
              <w:kern w:val="2"/>
              <w:sz w:val="22"/>
              <w:lang w:val="en-US"/>
              <w14:ligatures w14:val="standardContextual"/>
            </w:rPr>
          </w:pPr>
          <w:ins w:id="233" w:author="Thu Huyen Tran" w:date="2023-12-05T23:02:00Z">
            <w:del w:id="234" w:author="Huyen Tran Thu" w:date="2025-04-28T22:40:00Z" w16du:dateUtc="2025-04-28T15:40:00Z">
              <w:r w:rsidRPr="00FD7EAF" w:rsidDel="00FD7EAF">
                <w:rPr>
                  <w:rStyle w:val="Hyperlink"/>
                  <w:noProof/>
                  <w:lang w:val="vi-VN"/>
                </w:rPr>
                <w:delText>1.2.3.2. Phương pháp luận</w:delText>
              </w:r>
              <w:r w:rsidDel="00FD7EAF">
                <w:rPr>
                  <w:noProof/>
                  <w:webHidden/>
                </w:rPr>
                <w:tab/>
              </w:r>
            </w:del>
          </w:ins>
          <w:ins w:id="235" w:author="Thu Huyen Tran" w:date="2023-12-05T23:06:00Z">
            <w:del w:id="236" w:author="Huyen Tran Thu" w:date="2025-04-28T22:40:00Z" w16du:dateUtc="2025-04-28T15:40:00Z">
              <w:r w:rsidR="00900F40" w:rsidDel="00FD7EAF">
                <w:rPr>
                  <w:noProof/>
                  <w:webHidden/>
                </w:rPr>
                <w:delText>26</w:delText>
              </w:r>
            </w:del>
          </w:ins>
        </w:p>
        <w:p w14:paraId="23AAA712" w14:textId="0BA3D55E" w:rsidR="003E09D4" w:rsidDel="00FD7EAF" w:rsidRDefault="003E09D4" w:rsidP="00900F40">
          <w:pPr>
            <w:pStyle w:val="TOC4"/>
            <w:rPr>
              <w:ins w:id="237" w:author="Thu Huyen Tran" w:date="2023-12-05T23:02:00Z"/>
              <w:del w:id="238" w:author="Huyen Tran Thu" w:date="2025-04-28T22:40:00Z" w16du:dateUtc="2025-04-28T15:40:00Z"/>
              <w:rFonts w:asciiTheme="minorHAnsi" w:eastAsiaTheme="minorEastAsia" w:hAnsiTheme="minorHAnsi" w:cstheme="minorBidi"/>
              <w:noProof/>
              <w:kern w:val="2"/>
              <w:sz w:val="22"/>
              <w:lang w:val="en-US"/>
              <w14:ligatures w14:val="standardContextual"/>
            </w:rPr>
          </w:pPr>
          <w:ins w:id="239" w:author="Thu Huyen Tran" w:date="2023-12-05T23:02:00Z">
            <w:del w:id="240" w:author="Huyen Tran Thu" w:date="2025-04-28T22:40:00Z" w16du:dateUtc="2025-04-28T15:40:00Z">
              <w:r w:rsidRPr="00FD7EAF" w:rsidDel="00FD7EAF">
                <w:rPr>
                  <w:rStyle w:val="Hyperlink"/>
                  <w:noProof/>
                  <w:lang w:val="en-US"/>
                </w:rPr>
                <w:delText>1.2.3.3. Số liệu hoạt động</w:delText>
              </w:r>
              <w:r w:rsidDel="00FD7EAF">
                <w:rPr>
                  <w:noProof/>
                  <w:webHidden/>
                </w:rPr>
                <w:tab/>
              </w:r>
            </w:del>
          </w:ins>
          <w:ins w:id="241" w:author="Thu Huyen Tran" w:date="2023-12-05T23:06:00Z">
            <w:del w:id="242" w:author="Huyen Tran Thu" w:date="2025-04-28T22:40:00Z" w16du:dateUtc="2025-04-28T15:40:00Z">
              <w:r w:rsidR="00900F40" w:rsidDel="00FD7EAF">
                <w:rPr>
                  <w:noProof/>
                  <w:webHidden/>
                </w:rPr>
                <w:delText>28</w:delText>
              </w:r>
            </w:del>
          </w:ins>
        </w:p>
        <w:p w14:paraId="64D82817" w14:textId="16991AB4" w:rsidR="003E09D4" w:rsidDel="00FD7EAF" w:rsidRDefault="003E09D4" w:rsidP="00900F40">
          <w:pPr>
            <w:pStyle w:val="TOC4"/>
            <w:rPr>
              <w:ins w:id="243" w:author="Thu Huyen Tran" w:date="2023-12-05T23:02:00Z"/>
              <w:del w:id="244" w:author="Huyen Tran Thu" w:date="2025-04-28T22:40:00Z" w16du:dateUtc="2025-04-28T15:40:00Z"/>
              <w:rFonts w:asciiTheme="minorHAnsi" w:eastAsiaTheme="minorEastAsia" w:hAnsiTheme="minorHAnsi" w:cstheme="minorBidi"/>
              <w:noProof/>
              <w:kern w:val="2"/>
              <w:sz w:val="22"/>
              <w:lang w:val="en-US"/>
              <w14:ligatures w14:val="standardContextual"/>
            </w:rPr>
          </w:pPr>
          <w:ins w:id="245" w:author="Thu Huyen Tran" w:date="2023-12-05T23:02:00Z">
            <w:del w:id="246" w:author="Huyen Tran Thu" w:date="2025-04-28T22:40:00Z" w16du:dateUtc="2025-04-28T15:40:00Z">
              <w:r w:rsidRPr="00FD7EAF" w:rsidDel="00FD7EAF">
                <w:rPr>
                  <w:rStyle w:val="Hyperlink"/>
                  <w:noProof/>
                  <w:lang w:val="en-US"/>
                </w:rPr>
                <w:delText>1.2.3.4. Hệ số phát thải</w:delText>
              </w:r>
              <w:r w:rsidDel="00FD7EAF">
                <w:rPr>
                  <w:noProof/>
                  <w:webHidden/>
                </w:rPr>
                <w:tab/>
              </w:r>
            </w:del>
          </w:ins>
          <w:ins w:id="247" w:author="Thu Huyen Tran" w:date="2023-12-05T23:06:00Z">
            <w:del w:id="248" w:author="Huyen Tran Thu" w:date="2025-04-28T22:40:00Z" w16du:dateUtc="2025-04-28T15:40:00Z">
              <w:r w:rsidR="00900F40" w:rsidDel="00FD7EAF">
                <w:rPr>
                  <w:noProof/>
                  <w:webHidden/>
                </w:rPr>
                <w:delText>32</w:delText>
              </w:r>
            </w:del>
          </w:ins>
        </w:p>
        <w:p w14:paraId="5386F04B" w14:textId="6A86FE25" w:rsidR="003E09D4" w:rsidDel="00FD7EAF" w:rsidRDefault="003E09D4" w:rsidP="00900F40">
          <w:pPr>
            <w:pStyle w:val="TOC4"/>
            <w:rPr>
              <w:ins w:id="249" w:author="Thu Huyen Tran" w:date="2023-12-05T23:02:00Z"/>
              <w:del w:id="250" w:author="Huyen Tran Thu" w:date="2025-04-28T22:40:00Z" w16du:dateUtc="2025-04-28T15:40:00Z"/>
              <w:rFonts w:asciiTheme="minorHAnsi" w:eastAsiaTheme="minorEastAsia" w:hAnsiTheme="minorHAnsi" w:cstheme="minorBidi"/>
              <w:noProof/>
              <w:kern w:val="2"/>
              <w:sz w:val="22"/>
              <w:lang w:val="en-US"/>
              <w14:ligatures w14:val="standardContextual"/>
            </w:rPr>
          </w:pPr>
          <w:ins w:id="251" w:author="Thu Huyen Tran" w:date="2023-12-05T23:02:00Z">
            <w:del w:id="252" w:author="Huyen Tran Thu" w:date="2025-04-28T22:40:00Z" w16du:dateUtc="2025-04-28T15:40:00Z">
              <w:r w:rsidRPr="00FD7EAF" w:rsidDel="00FD7EAF">
                <w:rPr>
                  <w:rStyle w:val="Hyperlink"/>
                  <w:noProof/>
                  <w:lang w:val="en-US"/>
                </w:rPr>
                <w:delText>1.2.3.5. Kết quả ước tính phát thải khí nhà kính</w:delText>
              </w:r>
              <w:r w:rsidDel="00FD7EAF">
                <w:rPr>
                  <w:noProof/>
                  <w:webHidden/>
                </w:rPr>
                <w:tab/>
              </w:r>
            </w:del>
          </w:ins>
          <w:ins w:id="253" w:author="Thu Huyen Tran" w:date="2023-12-05T23:06:00Z">
            <w:del w:id="254" w:author="Huyen Tran Thu" w:date="2025-04-28T22:40:00Z" w16du:dateUtc="2025-04-28T15:40:00Z">
              <w:r w:rsidR="00900F40" w:rsidDel="00FD7EAF">
                <w:rPr>
                  <w:noProof/>
                  <w:webHidden/>
                </w:rPr>
                <w:delText>34</w:delText>
              </w:r>
            </w:del>
          </w:ins>
        </w:p>
        <w:p w14:paraId="7ABD4356" w14:textId="297297D1" w:rsidR="003E09D4" w:rsidDel="00FD7EAF" w:rsidRDefault="003E09D4">
          <w:pPr>
            <w:pStyle w:val="TOC3"/>
            <w:rPr>
              <w:ins w:id="255" w:author="Thu Huyen Tran" w:date="2023-12-05T23:02:00Z"/>
              <w:del w:id="256" w:author="Huyen Tran Thu" w:date="2025-04-28T22:40:00Z" w16du:dateUtc="2025-04-28T15:40:00Z"/>
              <w:rFonts w:asciiTheme="minorHAnsi" w:eastAsiaTheme="minorEastAsia" w:hAnsiTheme="minorHAnsi" w:cstheme="minorBidi"/>
              <w:i w:val="0"/>
              <w:noProof/>
              <w:kern w:val="2"/>
              <w:sz w:val="22"/>
              <w:lang w:val="en-US"/>
              <w14:ligatures w14:val="standardContextual"/>
            </w:rPr>
          </w:pPr>
          <w:ins w:id="257" w:author="Thu Huyen Tran" w:date="2023-12-05T23:02:00Z">
            <w:del w:id="258" w:author="Huyen Tran Thu" w:date="2025-04-28T22:40:00Z" w16du:dateUtc="2025-04-28T15:40:00Z">
              <w:r w:rsidRPr="00FD7EAF" w:rsidDel="00FD7EAF">
                <w:rPr>
                  <w:rStyle w:val="Hyperlink"/>
                  <w:noProof/>
                  <w:lang w:val="en-US"/>
                </w:rPr>
                <w:delText>1.2.4. Xử lý và xả thải nước thải (khí CH</w:delText>
              </w:r>
              <w:r w:rsidRPr="00FD7EAF" w:rsidDel="00FD7EAF">
                <w:rPr>
                  <w:rStyle w:val="Hyperlink"/>
                  <w:noProof/>
                  <w:vertAlign w:val="subscript"/>
                  <w:lang w:val="en-US"/>
                </w:rPr>
                <w:delText>4</w:delText>
              </w:r>
              <w:r w:rsidRPr="00FD7EAF" w:rsidDel="00FD7EAF">
                <w:rPr>
                  <w:rStyle w:val="Hyperlink"/>
                  <w:noProof/>
                  <w:lang w:val="en-US"/>
                </w:rPr>
                <w:delText xml:space="preserve"> và N</w:delText>
              </w:r>
              <w:r w:rsidRPr="00FD7EAF" w:rsidDel="00FD7EAF">
                <w:rPr>
                  <w:rStyle w:val="Hyperlink"/>
                  <w:noProof/>
                  <w:vertAlign w:val="subscript"/>
                  <w:lang w:val="en-US"/>
                </w:rPr>
                <w:delText>2</w:delText>
              </w:r>
              <w:r w:rsidRPr="00FD7EAF" w:rsidDel="00FD7EAF">
                <w:rPr>
                  <w:rStyle w:val="Hyperlink"/>
                  <w:noProof/>
                  <w:lang w:val="en-US"/>
                </w:rPr>
                <w:delText>O</w:delText>
              </w:r>
              <w:r w:rsidRPr="00FD7EAF" w:rsidDel="00FD7EAF">
                <w:rPr>
                  <w:rStyle w:val="Hyperlink"/>
                  <w:noProof/>
                  <w:vertAlign w:val="subscript"/>
                  <w:lang w:val="en-US"/>
                </w:rPr>
                <w:delText xml:space="preserve"> </w:delText>
              </w:r>
              <w:r w:rsidRPr="00FD7EAF" w:rsidDel="00FD7EAF">
                <w:rPr>
                  <w:rStyle w:val="Hyperlink"/>
                  <w:noProof/>
                  <w:lang w:val="en-US"/>
                </w:rPr>
                <w:delText>– Hạng mục 4D)</w:delText>
              </w:r>
              <w:r w:rsidDel="00FD7EAF">
                <w:rPr>
                  <w:noProof/>
                  <w:webHidden/>
                </w:rPr>
                <w:tab/>
              </w:r>
            </w:del>
          </w:ins>
          <w:ins w:id="259" w:author="Thu Huyen Tran" w:date="2023-12-05T23:06:00Z">
            <w:del w:id="260" w:author="Huyen Tran Thu" w:date="2025-04-28T22:40:00Z" w16du:dateUtc="2025-04-28T15:40:00Z">
              <w:r w:rsidR="00900F40" w:rsidDel="00FD7EAF">
                <w:rPr>
                  <w:noProof/>
                  <w:webHidden/>
                </w:rPr>
                <w:delText>35</w:delText>
              </w:r>
            </w:del>
          </w:ins>
        </w:p>
        <w:p w14:paraId="49CD2F21" w14:textId="7DE02712" w:rsidR="003E09D4" w:rsidDel="00FD7EAF" w:rsidRDefault="003E09D4" w:rsidP="00900F40">
          <w:pPr>
            <w:pStyle w:val="TOC4"/>
            <w:rPr>
              <w:ins w:id="261" w:author="Thu Huyen Tran" w:date="2023-12-05T23:02:00Z"/>
              <w:del w:id="262" w:author="Huyen Tran Thu" w:date="2025-04-28T22:40:00Z" w16du:dateUtc="2025-04-28T15:40:00Z"/>
              <w:rFonts w:asciiTheme="minorHAnsi" w:eastAsiaTheme="minorEastAsia" w:hAnsiTheme="minorHAnsi" w:cstheme="minorBidi"/>
              <w:noProof/>
              <w:kern w:val="2"/>
              <w:sz w:val="22"/>
              <w:lang w:val="en-US"/>
              <w14:ligatures w14:val="standardContextual"/>
            </w:rPr>
          </w:pPr>
          <w:ins w:id="263" w:author="Thu Huyen Tran" w:date="2023-12-05T23:02:00Z">
            <w:del w:id="264" w:author="Huyen Tran Thu" w:date="2025-04-28T22:40:00Z" w16du:dateUtc="2025-04-28T15:40:00Z">
              <w:r w:rsidRPr="00FD7EAF" w:rsidDel="00FD7EAF">
                <w:rPr>
                  <w:rStyle w:val="Hyperlink"/>
                  <w:noProof/>
                  <w:lang w:val="en-US"/>
                </w:rPr>
                <w:delText>1.2.4.1. Tổng quan</w:delText>
              </w:r>
              <w:r w:rsidDel="00FD7EAF">
                <w:rPr>
                  <w:noProof/>
                  <w:webHidden/>
                </w:rPr>
                <w:tab/>
              </w:r>
            </w:del>
          </w:ins>
          <w:ins w:id="265" w:author="Thu Huyen Tran" w:date="2023-12-05T23:06:00Z">
            <w:del w:id="266" w:author="Huyen Tran Thu" w:date="2025-04-28T22:40:00Z" w16du:dateUtc="2025-04-28T15:40:00Z">
              <w:r w:rsidR="00900F40" w:rsidDel="00FD7EAF">
                <w:rPr>
                  <w:noProof/>
                  <w:webHidden/>
                </w:rPr>
                <w:delText>35</w:delText>
              </w:r>
            </w:del>
          </w:ins>
        </w:p>
        <w:p w14:paraId="5F95EC9D" w14:textId="27CB3A94" w:rsidR="003E09D4" w:rsidDel="00FD7EAF" w:rsidRDefault="003E09D4" w:rsidP="00900F40">
          <w:pPr>
            <w:pStyle w:val="TOC4"/>
            <w:rPr>
              <w:ins w:id="267" w:author="Thu Huyen Tran" w:date="2023-12-05T23:02:00Z"/>
              <w:del w:id="268" w:author="Huyen Tran Thu" w:date="2025-04-28T22:40:00Z" w16du:dateUtc="2025-04-28T15:40:00Z"/>
              <w:rFonts w:asciiTheme="minorHAnsi" w:eastAsiaTheme="minorEastAsia" w:hAnsiTheme="minorHAnsi" w:cstheme="minorBidi"/>
              <w:noProof/>
              <w:kern w:val="2"/>
              <w:sz w:val="22"/>
              <w:lang w:val="en-US"/>
              <w14:ligatures w14:val="standardContextual"/>
            </w:rPr>
          </w:pPr>
          <w:ins w:id="269" w:author="Thu Huyen Tran" w:date="2023-12-05T23:02:00Z">
            <w:del w:id="270" w:author="Huyen Tran Thu" w:date="2025-04-28T22:40:00Z" w16du:dateUtc="2025-04-28T15:40:00Z">
              <w:r w:rsidRPr="00FD7EAF" w:rsidDel="00FD7EAF">
                <w:rPr>
                  <w:rStyle w:val="Hyperlink"/>
                  <w:noProof/>
                  <w:lang w:val="en-US"/>
                </w:rPr>
                <w:delText>1.2.4.2. Phương pháp luận</w:delText>
              </w:r>
              <w:r w:rsidDel="00FD7EAF">
                <w:rPr>
                  <w:noProof/>
                  <w:webHidden/>
                </w:rPr>
                <w:tab/>
              </w:r>
            </w:del>
          </w:ins>
          <w:ins w:id="271" w:author="Thu Huyen Tran" w:date="2023-12-05T23:06:00Z">
            <w:del w:id="272" w:author="Huyen Tran Thu" w:date="2025-04-28T22:40:00Z" w16du:dateUtc="2025-04-28T15:40:00Z">
              <w:r w:rsidR="00900F40" w:rsidDel="00FD7EAF">
                <w:rPr>
                  <w:noProof/>
                  <w:webHidden/>
                </w:rPr>
                <w:delText>37</w:delText>
              </w:r>
            </w:del>
          </w:ins>
        </w:p>
        <w:p w14:paraId="15A324E5" w14:textId="52808537" w:rsidR="003E09D4" w:rsidDel="00FD7EAF" w:rsidRDefault="003E09D4" w:rsidP="00900F40">
          <w:pPr>
            <w:pStyle w:val="TOC4"/>
            <w:rPr>
              <w:ins w:id="273" w:author="Thu Huyen Tran" w:date="2023-12-05T23:02:00Z"/>
              <w:del w:id="274" w:author="Huyen Tran Thu" w:date="2025-04-28T22:40:00Z" w16du:dateUtc="2025-04-28T15:40:00Z"/>
              <w:rFonts w:asciiTheme="minorHAnsi" w:eastAsiaTheme="minorEastAsia" w:hAnsiTheme="minorHAnsi" w:cstheme="minorBidi"/>
              <w:noProof/>
              <w:kern w:val="2"/>
              <w:sz w:val="22"/>
              <w:lang w:val="en-US"/>
              <w14:ligatures w14:val="standardContextual"/>
            </w:rPr>
          </w:pPr>
          <w:ins w:id="275" w:author="Thu Huyen Tran" w:date="2023-12-05T23:02:00Z">
            <w:del w:id="276" w:author="Huyen Tran Thu" w:date="2025-04-28T22:40:00Z" w16du:dateUtc="2025-04-28T15:40:00Z">
              <w:r w:rsidRPr="00FD7EAF" w:rsidDel="00FD7EAF">
                <w:rPr>
                  <w:rStyle w:val="Hyperlink"/>
                  <w:noProof/>
                  <w:lang w:val="en-US"/>
                </w:rPr>
                <w:delText>1.2.4.3. Kết quả phát thải CH</w:delText>
              </w:r>
              <w:r w:rsidRPr="00FD7EAF" w:rsidDel="00FD7EAF">
                <w:rPr>
                  <w:rStyle w:val="Hyperlink"/>
                  <w:noProof/>
                  <w:vertAlign w:val="subscript"/>
                  <w:lang w:val="en-US"/>
                </w:rPr>
                <w:delText>4</w:delText>
              </w:r>
              <w:r w:rsidDel="00FD7EAF">
                <w:rPr>
                  <w:noProof/>
                  <w:webHidden/>
                </w:rPr>
                <w:tab/>
              </w:r>
            </w:del>
          </w:ins>
          <w:ins w:id="277" w:author="Thu Huyen Tran" w:date="2023-12-05T23:06:00Z">
            <w:del w:id="278" w:author="Huyen Tran Thu" w:date="2025-04-28T22:40:00Z" w16du:dateUtc="2025-04-28T15:40:00Z">
              <w:r w:rsidR="00900F40" w:rsidDel="00FD7EAF">
                <w:rPr>
                  <w:noProof/>
                  <w:webHidden/>
                </w:rPr>
                <w:delText>47</w:delText>
              </w:r>
            </w:del>
          </w:ins>
        </w:p>
        <w:p w14:paraId="2ECB2136" w14:textId="1FD6F745" w:rsidR="003E09D4" w:rsidDel="00FD7EAF" w:rsidRDefault="003E09D4" w:rsidP="00900F40">
          <w:pPr>
            <w:pStyle w:val="TOC4"/>
            <w:rPr>
              <w:ins w:id="279" w:author="Thu Huyen Tran" w:date="2023-12-05T23:02:00Z"/>
              <w:del w:id="280" w:author="Huyen Tran Thu" w:date="2025-04-28T22:40:00Z" w16du:dateUtc="2025-04-28T15:40:00Z"/>
              <w:rFonts w:asciiTheme="minorHAnsi" w:eastAsiaTheme="minorEastAsia" w:hAnsiTheme="minorHAnsi" w:cstheme="minorBidi"/>
              <w:noProof/>
              <w:kern w:val="2"/>
              <w:sz w:val="22"/>
              <w:lang w:val="en-US"/>
              <w14:ligatures w14:val="standardContextual"/>
            </w:rPr>
          </w:pPr>
          <w:ins w:id="281" w:author="Thu Huyen Tran" w:date="2023-12-05T23:02:00Z">
            <w:del w:id="282" w:author="Huyen Tran Thu" w:date="2025-04-28T22:40:00Z" w16du:dateUtc="2025-04-28T15:40:00Z">
              <w:r w:rsidRPr="00FD7EAF" w:rsidDel="00FD7EAF">
                <w:rPr>
                  <w:rStyle w:val="Hyperlink"/>
                  <w:noProof/>
                  <w:lang w:val="en-US"/>
                </w:rPr>
                <w:delText>1.2.4.4. Kết quả phát thải N</w:delText>
              </w:r>
              <w:r w:rsidRPr="00FD7EAF" w:rsidDel="00FD7EAF">
                <w:rPr>
                  <w:rStyle w:val="Hyperlink"/>
                  <w:noProof/>
                  <w:vertAlign w:val="subscript"/>
                  <w:lang w:val="en-US"/>
                </w:rPr>
                <w:delText>2</w:delText>
              </w:r>
              <w:r w:rsidRPr="00FD7EAF" w:rsidDel="00FD7EAF">
                <w:rPr>
                  <w:rStyle w:val="Hyperlink"/>
                  <w:noProof/>
                  <w:lang w:val="en-US"/>
                </w:rPr>
                <w:delText>O</w:delText>
              </w:r>
              <w:r w:rsidDel="00FD7EAF">
                <w:rPr>
                  <w:noProof/>
                  <w:webHidden/>
                </w:rPr>
                <w:tab/>
              </w:r>
            </w:del>
          </w:ins>
          <w:ins w:id="283" w:author="Thu Huyen Tran" w:date="2023-12-05T23:06:00Z">
            <w:del w:id="284" w:author="Huyen Tran Thu" w:date="2025-04-28T22:40:00Z" w16du:dateUtc="2025-04-28T15:40:00Z">
              <w:r w:rsidR="00900F40" w:rsidDel="00FD7EAF">
                <w:rPr>
                  <w:noProof/>
                  <w:webHidden/>
                </w:rPr>
                <w:delText>52</w:delText>
              </w:r>
            </w:del>
          </w:ins>
        </w:p>
        <w:p w14:paraId="41C5DB0D" w14:textId="0C9F0910" w:rsidR="003E09D4" w:rsidDel="00FD7EAF" w:rsidRDefault="003E09D4">
          <w:pPr>
            <w:pStyle w:val="TOC2"/>
            <w:rPr>
              <w:ins w:id="285" w:author="Thu Huyen Tran" w:date="2023-12-05T23:02:00Z"/>
              <w:del w:id="286" w:author="Huyen Tran Thu" w:date="2025-04-28T22:40:00Z" w16du:dateUtc="2025-04-28T15:40:00Z"/>
              <w:rFonts w:asciiTheme="minorHAnsi" w:eastAsiaTheme="minorEastAsia" w:hAnsiTheme="minorHAnsi" w:cstheme="minorBidi"/>
              <w:b w:val="0"/>
              <w:noProof/>
              <w:kern w:val="2"/>
              <w:sz w:val="22"/>
              <w:lang w:val="en-US"/>
              <w14:ligatures w14:val="standardContextual"/>
            </w:rPr>
          </w:pPr>
          <w:ins w:id="287" w:author="Thu Huyen Tran" w:date="2023-12-05T23:02:00Z">
            <w:del w:id="288" w:author="Huyen Tran Thu" w:date="2025-04-28T22:40:00Z" w16du:dateUtc="2025-04-28T15:40:00Z">
              <w:r w:rsidRPr="00FD7EAF" w:rsidDel="00FD7EAF">
                <w:rPr>
                  <w:rStyle w:val="Hyperlink"/>
                  <w:noProof/>
                  <w:lang w:val="en-US"/>
                </w:rPr>
                <w:delText>1.3. Kết luận, kiến nghị</w:delText>
              </w:r>
              <w:r w:rsidDel="00FD7EAF">
                <w:rPr>
                  <w:noProof/>
                  <w:webHidden/>
                </w:rPr>
                <w:tab/>
              </w:r>
            </w:del>
          </w:ins>
          <w:ins w:id="289" w:author="Thu Huyen Tran" w:date="2023-12-05T23:06:00Z">
            <w:del w:id="290" w:author="Huyen Tran Thu" w:date="2025-04-28T22:40:00Z" w16du:dateUtc="2025-04-28T15:40:00Z">
              <w:r w:rsidR="00900F40" w:rsidDel="00FD7EAF">
                <w:rPr>
                  <w:noProof/>
                  <w:webHidden/>
                </w:rPr>
                <w:delText>56</w:delText>
              </w:r>
            </w:del>
          </w:ins>
        </w:p>
        <w:p w14:paraId="5E7151AB" w14:textId="030E726F" w:rsidR="003E09D4" w:rsidDel="00FD7EAF" w:rsidRDefault="003E09D4">
          <w:pPr>
            <w:pStyle w:val="TOC3"/>
            <w:rPr>
              <w:ins w:id="291" w:author="Thu Huyen Tran" w:date="2023-12-05T23:02:00Z"/>
              <w:del w:id="292" w:author="Huyen Tran Thu" w:date="2025-04-28T22:40:00Z" w16du:dateUtc="2025-04-28T15:40:00Z"/>
              <w:rFonts w:asciiTheme="minorHAnsi" w:eastAsiaTheme="minorEastAsia" w:hAnsiTheme="minorHAnsi" w:cstheme="minorBidi"/>
              <w:i w:val="0"/>
              <w:noProof/>
              <w:kern w:val="2"/>
              <w:sz w:val="22"/>
              <w:lang w:val="en-US"/>
              <w14:ligatures w14:val="standardContextual"/>
            </w:rPr>
          </w:pPr>
          <w:ins w:id="293" w:author="Thu Huyen Tran" w:date="2023-12-05T23:02:00Z">
            <w:del w:id="294" w:author="Huyen Tran Thu" w:date="2025-04-28T22:40:00Z" w16du:dateUtc="2025-04-28T15:40:00Z">
              <w:r w:rsidRPr="00FD7EAF" w:rsidDel="00FD7EAF">
                <w:rPr>
                  <w:rStyle w:val="Hyperlink"/>
                  <w:noProof/>
                  <w:lang w:val="en-US"/>
                </w:rPr>
                <w:delText>1.3.1. Kết luận</w:delText>
              </w:r>
              <w:r w:rsidDel="00FD7EAF">
                <w:rPr>
                  <w:noProof/>
                  <w:webHidden/>
                </w:rPr>
                <w:tab/>
              </w:r>
            </w:del>
          </w:ins>
          <w:ins w:id="295" w:author="Thu Huyen Tran" w:date="2023-12-05T23:06:00Z">
            <w:del w:id="296" w:author="Huyen Tran Thu" w:date="2025-04-28T22:40:00Z" w16du:dateUtc="2025-04-28T15:40:00Z">
              <w:r w:rsidR="00900F40" w:rsidDel="00FD7EAF">
                <w:rPr>
                  <w:noProof/>
                  <w:webHidden/>
                </w:rPr>
                <w:delText>56</w:delText>
              </w:r>
            </w:del>
          </w:ins>
        </w:p>
        <w:p w14:paraId="3C57060E" w14:textId="0DD122AD" w:rsidR="003E09D4" w:rsidDel="00FD7EAF" w:rsidRDefault="003E09D4" w:rsidP="00900F40">
          <w:pPr>
            <w:pStyle w:val="TOC4"/>
            <w:rPr>
              <w:ins w:id="297" w:author="Thu Huyen Tran" w:date="2023-12-05T23:02:00Z"/>
              <w:del w:id="298" w:author="Huyen Tran Thu" w:date="2025-04-28T22:40:00Z" w16du:dateUtc="2025-04-28T15:40:00Z"/>
              <w:rFonts w:asciiTheme="minorHAnsi" w:eastAsiaTheme="minorEastAsia" w:hAnsiTheme="minorHAnsi" w:cstheme="minorBidi"/>
              <w:noProof/>
              <w:kern w:val="2"/>
              <w:sz w:val="22"/>
              <w:lang w:val="en-US"/>
              <w14:ligatures w14:val="standardContextual"/>
            </w:rPr>
          </w:pPr>
          <w:ins w:id="299" w:author="Thu Huyen Tran" w:date="2023-12-05T23:02:00Z">
            <w:del w:id="300" w:author="Huyen Tran Thu" w:date="2025-04-28T22:40:00Z" w16du:dateUtc="2025-04-28T15:40:00Z">
              <w:r w:rsidRPr="00FD7EAF" w:rsidDel="00FD7EAF">
                <w:rPr>
                  <w:rStyle w:val="Hyperlink"/>
                  <w:noProof/>
                  <w:lang w:val="vi-VN"/>
                </w:rPr>
                <w:delText>1.3.1.1. Cải thiện so với kỳ kiểm kê trước</w:delText>
              </w:r>
              <w:r w:rsidDel="00FD7EAF">
                <w:rPr>
                  <w:noProof/>
                  <w:webHidden/>
                </w:rPr>
                <w:tab/>
              </w:r>
            </w:del>
          </w:ins>
          <w:ins w:id="301" w:author="Thu Huyen Tran" w:date="2023-12-05T23:06:00Z">
            <w:del w:id="302" w:author="Huyen Tran Thu" w:date="2025-04-28T22:40:00Z" w16du:dateUtc="2025-04-28T15:40:00Z">
              <w:r w:rsidR="00900F40" w:rsidDel="00FD7EAF">
                <w:rPr>
                  <w:noProof/>
                  <w:webHidden/>
                </w:rPr>
                <w:delText>56</w:delText>
              </w:r>
            </w:del>
          </w:ins>
        </w:p>
        <w:p w14:paraId="7190275E" w14:textId="1452F2CE" w:rsidR="003E09D4" w:rsidDel="00FD7EAF" w:rsidRDefault="003E09D4" w:rsidP="00900F40">
          <w:pPr>
            <w:pStyle w:val="TOC4"/>
            <w:rPr>
              <w:ins w:id="303" w:author="Thu Huyen Tran" w:date="2023-12-05T23:02:00Z"/>
              <w:del w:id="304" w:author="Huyen Tran Thu" w:date="2025-04-28T22:40:00Z" w16du:dateUtc="2025-04-28T15:40:00Z"/>
              <w:rFonts w:asciiTheme="minorHAnsi" w:eastAsiaTheme="minorEastAsia" w:hAnsiTheme="minorHAnsi" w:cstheme="minorBidi"/>
              <w:noProof/>
              <w:kern w:val="2"/>
              <w:sz w:val="22"/>
              <w:lang w:val="en-US"/>
              <w14:ligatures w14:val="standardContextual"/>
            </w:rPr>
          </w:pPr>
          <w:ins w:id="305" w:author="Thu Huyen Tran" w:date="2023-12-05T23:02:00Z">
            <w:del w:id="306" w:author="Huyen Tran Thu" w:date="2025-04-28T22:40:00Z" w16du:dateUtc="2025-04-28T15:40:00Z">
              <w:r w:rsidRPr="00FD7EAF" w:rsidDel="00FD7EAF">
                <w:rPr>
                  <w:rStyle w:val="Hyperlink"/>
                  <w:noProof/>
                  <w:lang w:val="vi-VN"/>
                </w:rPr>
                <w:delText>1.3.1.2. Khó khăn, tồn tại</w:delText>
              </w:r>
              <w:r w:rsidDel="00FD7EAF">
                <w:rPr>
                  <w:noProof/>
                  <w:webHidden/>
                </w:rPr>
                <w:tab/>
              </w:r>
            </w:del>
          </w:ins>
          <w:ins w:id="307" w:author="Thu Huyen Tran" w:date="2023-12-05T23:06:00Z">
            <w:del w:id="308" w:author="Huyen Tran Thu" w:date="2025-04-28T22:40:00Z" w16du:dateUtc="2025-04-28T15:40:00Z">
              <w:r w:rsidR="00900F40" w:rsidDel="00FD7EAF">
                <w:rPr>
                  <w:noProof/>
                  <w:webHidden/>
                </w:rPr>
                <w:delText>56</w:delText>
              </w:r>
            </w:del>
          </w:ins>
        </w:p>
        <w:p w14:paraId="42432AA6" w14:textId="24C520BD" w:rsidR="003E09D4" w:rsidDel="00FD7EAF" w:rsidRDefault="003E09D4">
          <w:pPr>
            <w:pStyle w:val="TOC3"/>
            <w:rPr>
              <w:ins w:id="309" w:author="Thu Huyen Tran" w:date="2023-12-05T23:02:00Z"/>
              <w:del w:id="310" w:author="Huyen Tran Thu" w:date="2025-04-28T22:40:00Z" w16du:dateUtc="2025-04-28T15:40:00Z"/>
              <w:rFonts w:asciiTheme="minorHAnsi" w:eastAsiaTheme="minorEastAsia" w:hAnsiTheme="minorHAnsi" w:cstheme="minorBidi"/>
              <w:i w:val="0"/>
              <w:noProof/>
              <w:kern w:val="2"/>
              <w:sz w:val="22"/>
              <w:lang w:val="en-US"/>
              <w14:ligatures w14:val="standardContextual"/>
            </w:rPr>
          </w:pPr>
          <w:ins w:id="311" w:author="Thu Huyen Tran" w:date="2023-12-05T23:02:00Z">
            <w:del w:id="312" w:author="Huyen Tran Thu" w:date="2025-04-28T22:40:00Z" w16du:dateUtc="2025-04-28T15:40:00Z">
              <w:r w:rsidRPr="00FD7EAF" w:rsidDel="00FD7EAF">
                <w:rPr>
                  <w:rStyle w:val="Hyperlink"/>
                  <w:noProof/>
                  <w:lang w:val="vi-VN"/>
                </w:rPr>
                <w:delText>1.3.2. Kiến nghị</w:delText>
              </w:r>
              <w:r w:rsidDel="00FD7EAF">
                <w:rPr>
                  <w:noProof/>
                  <w:webHidden/>
                </w:rPr>
                <w:tab/>
              </w:r>
            </w:del>
          </w:ins>
          <w:ins w:id="313" w:author="Thu Huyen Tran" w:date="2023-12-05T23:06:00Z">
            <w:del w:id="314" w:author="Huyen Tran Thu" w:date="2025-04-28T22:40:00Z" w16du:dateUtc="2025-04-28T15:40:00Z">
              <w:r w:rsidR="00900F40" w:rsidDel="00FD7EAF">
                <w:rPr>
                  <w:noProof/>
                  <w:webHidden/>
                </w:rPr>
                <w:delText>57</w:delText>
              </w:r>
            </w:del>
          </w:ins>
        </w:p>
        <w:p w14:paraId="25C7F28E" w14:textId="32F6D50B" w:rsidR="003E09D4" w:rsidDel="00FD7EAF" w:rsidRDefault="003E09D4" w:rsidP="00900F40">
          <w:pPr>
            <w:pStyle w:val="TOC1"/>
            <w:rPr>
              <w:ins w:id="315" w:author="Thu Huyen Tran" w:date="2023-12-05T23:02:00Z"/>
              <w:del w:id="316" w:author="Huyen Tran Thu" w:date="2025-04-28T22:40:00Z" w16du:dateUtc="2025-04-28T15:40:00Z"/>
              <w:rFonts w:asciiTheme="minorHAnsi" w:eastAsiaTheme="minorEastAsia" w:hAnsiTheme="minorHAnsi" w:cstheme="minorBidi"/>
              <w:noProof/>
              <w:kern w:val="2"/>
              <w:sz w:val="22"/>
              <w:lang w:val="en-US"/>
              <w14:ligatures w14:val="standardContextual"/>
            </w:rPr>
          </w:pPr>
          <w:ins w:id="317" w:author="Thu Huyen Tran" w:date="2023-12-05T23:02:00Z">
            <w:del w:id="318" w:author="Huyen Tran Thu" w:date="2025-04-28T22:40:00Z" w16du:dateUtc="2025-04-28T15:40:00Z">
              <w:r w:rsidRPr="00FD7EAF" w:rsidDel="00FD7EAF">
                <w:rPr>
                  <w:rStyle w:val="Hyperlink"/>
                  <w:noProof/>
                </w:rPr>
                <w:delText>TÀI LIỆU THAM KHẢO</w:delText>
              </w:r>
              <w:r w:rsidDel="00FD7EAF">
                <w:rPr>
                  <w:noProof/>
                  <w:webHidden/>
                </w:rPr>
                <w:tab/>
              </w:r>
            </w:del>
          </w:ins>
          <w:ins w:id="319" w:author="Thu Huyen Tran" w:date="2023-12-05T23:06:00Z">
            <w:del w:id="320" w:author="Huyen Tran Thu" w:date="2025-04-28T22:40:00Z" w16du:dateUtc="2025-04-28T15:40:00Z">
              <w:r w:rsidR="00900F40" w:rsidDel="00FD7EAF">
                <w:rPr>
                  <w:noProof/>
                  <w:webHidden/>
                </w:rPr>
                <w:delText>58</w:delText>
              </w:r>
            </w:del>
          </w:ins>
        </w:p>
        <w:p w14:paraId="2390178B" w14:textId="2353E568" w:rsidR="00C21AD8" w:rsidDel="00FD7EAF" w:rsidRDefault="00C21AD8">
          <w:pPr>
            <w:pStyle w:val="TOC1"/>
            <w:rPr>
              <w:del w:id="321" w:author="Huyen Tran Thu" w:date="2025-04-28T22:40:00Z" w16du:dateUtc="2025-04-28T15:40:00Z"/>
              <w:rFonts w:asciiTheme="minorHAnsi" w:eastAsiaTheme="minorEastAsia" w:hAnsiTheme="minorHAnsi" w:cstheme="minorBidi"/>
              <w:b w:val="0"/>
              <w:noProof/>
              <w:sz w:val="22"/>
              <w:lang w:val="en-US"/>
            </w:rPr>
          </w:pPr>
          <w:del w:id="322" w:author="Huyen Tran Thu" w:date="2025-04-28T22:40:00Z" w16du:dateUtc="2025-04-28T15:40:00Z">
            <w:r w:rsidRPr="007A3D0C" w:rsidDel="00FD7EAF">
              <w:rPr>
                <w:rPrChange w:id="323" w:author="Thu Huyen Tran" w:date="2023-04-07T17:34:00Z">
                  <w:rPr>
                    <w:rStyle w:val="Hyperlink"/>
                    <w:noProof/>
                    <w:lang w:val="pt-BR"/>
                  </w:rPr>
                </w:rPrChange>
              </w:rPr>
              <w:delText>DANH MỤC BẢNG</w:delText>
            </w:r>
            <w:r w:rsidDel="00FD7EAF">
              <w:rPr>
                <w:noProof/>
                <w:webHidden/>
              </w:rPr>
              <w:tab/>
            </w:r>
            <w:r w:rsidR="008E484C" w:rsidDel="00FD7EAF">
              <w:rPr>
                <w:noProof/>
                <w:webHidden/>
              </w:rPr>
              <w:delText>5</w:delText>
            </w:r>
          </w:del>
        </w:p>
        <w:p w14:paraId="69E4073C" w14:textId="4E5754D7" w:rsidR="00C21AD8" w:rsidDel="00FD7EAF" w:rsidRDefault="00C21AD8">
          <w:pPr>
            <w:pStyle w:val="TOC1"/>
            <w:rPr>
              <w:del w:id="324" w:author="Huyen Tran Thu" w:date="2025-04-28T22:40:00Z" w16du:dateUtc="2025-04-28T15:40:00Z"/>
              <w:rFonts w:asciiTheme="minorHAnsi" w:eastAsiaTheme="minorEastAsia" w:hAnsiTheme="minorHAnsi" w:cstheme="minorBidi"/>
              <w:b w:val="0"/>
              <w:noProof/>
              <w:sz w:val="22"/>
              <w:lang w:val="en-US"/>
            </w:rPr>
          </w:pPr>
          <w:del w:id="325" w:author="Huyen Tran Thu" w:date="2025-04-28T22:40:00Z" w16du:dateUtc="2025-04-28T15:40:00Z">
            <w:r w:rsidRPr="007A3D0C" w:rsidDel="00FD7EAF">
              <w:rPr>
                <w:rPrChange w:id="326" w:author="Thu Huyen Tran" w:date="2023-04-07T17:34:00Z">
                  <w:rPr>
                    <w:rStyle w:val="Hyperlink"/>
                    <w:noProof/>
                    <w:lang w:val="pt-BR"/>
                  </w:rPr>
                </w:rPrChange>
              </w:rPr>
              <w:delText>DANH MỤC CÁC TỪ VIẾT TẮT</w:delText>
            </w:r>
            <w:r w:rsidDel="00FD7EAF">
              <w:rPr>
                <w:noProof/>
                <w:webHidden/>
              </w:rPr>
              <w:tab/>
            </w:r>
            <w:r w:rsidR="008E484C" w:rsidDel="00FD7EAF">
              <w:rPr>
                <w:noProof/>
                <w:webHidden/>
              </w:rPr>
              <w:delText>7</w:delText>
            </w:r>
          </w:del>
        </w:p>
        <w:p w14:paraId="6BF67D88" w14:textId="7AE631DB" w:rsidR="00C21AD8" w:rsidDel="00FD7EAF" w:rsidRDefault="00C21AD8">
          <w:pPr>
            <w:pStyle w:val="TOC1"/>
            <w:rPr>
              <w:del w:id="327" w:author="Huyen Tran Thu" w:date="2025-04-28T22:40:00Z" w16du:dateUtc="2025-04-28T15:40:00Z"/>
              <w:rFonts w:asciiTheme="minorHAnsi" w:eastAsiaTheme="minorEastAsia" w:hAnsiTheme="minorHAnsi" w:cstheme="minorBidi"/>
              <w:b w:val="0"/>
              <w:noProof/>
              <w:sz w:val="22"/>
              <w:lang w:val="en-US"/>
            </w:rPr>
          </w:pPr>
          <w:del w:id="328" w:author="Huyen Tran Thu" w:date="2025-04-28T22:40:00Z" w16du:dateUtc="2025-04-28T15:40:00Z">
            <w:r w:rsidRPr="007A3D0C" w:rsidDel="00FD7EAF">
              <w:rPr>
                <w:rPrChange w:id="329" w:author="Thu Huyen Tran" w:date="2023-04-07T17:34:00Z">
                  <w:rPr>
                    <w:rStyle w:val="Hyperlink"/>
                    <w:noProof/>
                  </w:rPr>
                </w:rPrChange>
              </w:rPr>
              <w:delText>CÔNG THỨC HÓA HỌC</w:delText>
            </w:r>
            <w:r w:rsidDel="00FD7EAF">
              <w:rPr>
                <w:noProof/>
                <w:webHidden/>
              </w:rPr>
              <w:tab/>
            </w:r>
            <w:r w:rsidR="008E484C" w:rsidDel="00FD7EAF">
              <w:rPr>
                <w:noProof/>
                <w:webHidden/>
              </w:rPr>
              <w:delText>8</w:delText>
            </w:r>
          </w:del>
        </w:p>
        <w:p w14:paraId="6A3ACA75" w14:textId="2DC2CB80" w:rsidR="00C21AD8" w:rsidDel="00FD7EAF" w:rsidRDefault="00C21AD8">
          <w:pPr>
            <w:pStyle w:val="TOC2"/>
            <w:rPr>
              <w:del w:id="330" w:author="Huyen Tran Thu" w:date="2025-04-28T22:40:00Z" w16du:dateUtc="2025-04-28T15:40:00Z"/>
              <w:rFonts w:asciiTheme="minorHAnsi" w:eastAsiaTheme="minorEastAsia" w:hAnsiTheme="minorHAnsi" w:cstheme="minorBidi"/>
              <w:b w:val="0"/>
              <w:noProof/>
              <w:sz w:val="22"/>
              <w:lang w:val="en-US"/>
            </w:rPr>
          </w:pPr>
          <w:del w:id="331" w:author="Huyen Tran Thu" w:date="2025-04-28T22:40:00Z" w16du:dateUtc="2025-04-28T15:40:00Z">
            <w:r w:rsidRPr="007A3D0C" w:rsidDel="00FD7EAF">
              <w:rPr>
                <w:rPrChange w:id="332" w:author="Thu Huyen Tran" w:date="2023-04-07T17:34:00Z">
                  <w:rPr>
                    <w:rStyle w:val="Hyperlink"/>
                    <w:noProof/>
                    <w:lang w:val="en-US"/>
                  </w:rPr>
                </w:rPrChange>
              </w:rPr>
              <w:delText>1.1. Tổng quan về lĩnh vực</w:delText>
            </w:r>
            <w:r w:rsidDel="00FD7EAF">
              <w:rPr>
                <w:noProof/>
                <w:webHidden/>
              </w:rPr>
              <w:tab/>
            </w:r>
            <w:r w:rsidR="008E484C" w:rsidDel="00FD7EAF">
              <w:rPr>
                <w:noProof/>
                <w:webHidden/>
              </w:rPr>
              <w:delText>1</w:delText>
            </w:r>
          </w:del>
        </w:p>
        <w:p w14:paraId="6C75D4AD" w14:textId="09CACC0B" w:rsidR="00C21AD8" w:rsidDel="00FD7EAF" w:rsidRDefault="00C21AD8">
          <w:pPr>
            <w:pStyle w:val="TOC2"/>
            <w:rPr>
              <w:del w:id="333" w:author="Huyen Tran Thu" w:date="2025-04-28T22:40:00Z" w16du:dateUtc="2025-04-28T15:40:00Z"/>
              <w:rFonts w:asciiTheme="minorHAnsi" w:eastAsiaTheme="minorEastAsia" w:hAnsiTheme="minorHAnsi" w:cstheme="minorBidi"/>
              <w:b w:val="0"/>
              <w:noProof/>
              <w:sz w:val="22"/>
              <w:lang w:val="en-US"/>
            </w:rPr>
          </w:pPr>
          <w:del w:id="334" w:author="Huyen Tran Thu" w:date="2025-04-28T22:40:00Z" w16du:dateUtc="2025-04-28T15:40:00Z">
            <w:r w:rsidRPr="007A3D0C" w:rsidDel="00FD7EAF">
              <w:rPr>
                <w:rPrChange w:id="335" w:author="Thu Huyen Tran" w:date="2023-04-07T17:34:00Z">
                  <w:rPr>
                    <w:rStyle w:val="Hyperlink"/>
                    <w:noProof/>
                    <w:lang w:val="en-US"/>
                  </w:rPr>
                </w:rPrChange>
              </w:rPr>
              <w:delText>1.2. Kết quả kiểm kê khí nhà kính</w:delText>
            </w:r>
            <w:r w:rsidDel="00FD7EAF">
              <w:rPr>
                <w:noProof/>
                <w:webHidden/>
              </w:rPr>
              <w:tab/>
              <w:delText>1</w:delText>
            </w:r>
          </w:del>
        </w:p>
        <w:p w14:paraId="7F6CD972" w14:textId="4402680F" w:rsidR="00C21AD8" w:rsidDel="00FD7EAF" w:rsidRDefault="00C21AD8">
          <w:pPr>
            <w:pStyle w:val="TOC3"/>
            <w:rPr>
              <w:del w:id="336" w:author="Huyen Tran Thu" w:date="2025-04-28T22:40:00Z" w16du:dateUtc="2025-04-28T15:40:00Z"/>
              <w:rFonts w:asciiTheme="minorHAnsi" w:eastAsiaTheme="minorEastAsia" w:hAnsiTheme="minorHAnsi" w:cstheme="minorBidi"/>
              <w:i w:val="0"/>
              <w:noProof/>
              <w:sz w:val="22"/>
              <w:lang w:val="en-US"/>
            </w:rPr>
          </w:pPr>
          <w:del w:id="337" w:author="Huyen Tran Thu" w:date="2025-04-28T22:40:00Z" w16du:dateUtc="2025-04-28T15:40:00Z">
            <w:r w:rsidRPr="007A3D0C" w:rsidDel="00FD7EAF">
              <w:rPr>
                <w:rPrChange w:id="338" w:author="Thu Huyen Tran" w:date="2023-04-07T17:34:00Z">
                  <w:rPr>
                    <w:rStyle w:val="Hyperlink"/>
                    <w:noProof/>
                    <w:lang w:val="en-US"/>
                  </w:rPr>
                </w:rPrChange>
              </w:rPr>
              <w:delText>1.2.1. Phát thải khí nhà kính từ Bãi chôn lấp chất thải rắn (khí CH</w:delText>
            </w:r>
            <w:r w:rsidRPr="007A3D0C" w:rsidDel="00FD7EAF">
              <w:rPr>
                <w:rPrChange w:id="339" w:author="Thu Huyen Tran" w:date="2023-04-07T17:34:00Z">
                  <w:rPr>
                    <w:rStyle w:val="Hyperlink"/>
                    <w:noProof/>
                    <w:vertAlign w:val="subscript"/>
                    <w:lang w:val="en-US"/>
                  </w:rPr>
                </w:rPrChange>
              </w:rPr>
              <w:delText xml:space="preserve">4 </w:delText>
            </w:r>
            <w:r w:rsidRPr="007A3D0C" w:rsidDel="00FD7EAF">
              <w:rPr>
                <w:rPrChange w:id="340" w:author="Thu Huyen Tran" w:date="2023-04-07T17:34:00Z">
                  <w:rPr>
                    <w:rStyle w:val="Hyperlink"/>
                    <w:noProof/>
                    <w:lang w:val="en-US"/>
                  </w:rPr>
                </w:rPrChange>
              </w:rPr>
              <w:delText>– Hạng mục 4A)</w:delText>
            </w:r>
            <w:r w:rsidDel="00FD7EAF">
              <w:rPr>
                <w:noProof/>
                <w:webHidden/>
              </w:rPr>
              <w:tab/>
              <w:delText>1</w:delText>
            </w:r>
          </w:del>
        </w:p>
        <w:p w14:paraId="0DDEDA23" w14:textId="2B5EEBC8" w:rsidR="00C21AD8" w:rsidDel="00FD7EAF" w:rsidRDefault="00C21AD8">
          <w:pPr>
            <w:pStyle w:val="TOC4"/>
            <w:rPr>
              <w:del w:id="341" w:author="Huyen Tran Thu" w:date="2025-04-28T22:40:00Z" w16du:dateUtc="2025-04-28T15:40:00Z"/>
              <w:rFonts w:asciiTheme="minorHAnsi" w:eastAsiaTheme="minorEastAsia" w:hAnsiTheme="minorHAnsi" w:cstheme="minorBidi"/>
              <w:noProof/>
              <w:sz w:val="22"/>
              <w:lang w:val="en-US"/>
            </w:rPr>
          </w:pPr>
          <w:del w:id="342" w:author="Huyen Tran Thu" w:date="2025-04-28T22:40:00Z" w16du:dateUtc="2025-04-28T15:40:00Z">
            <w:r w:rsidRPr="007A3D0C" w:rsidDel="00FD7EAF">
              <w:rPr>
                <w:rPrChange w:id="343" w:author="Thu Huyen Tran" w:date="2023-04-07T17:34:00Z">
                  <w:rPr>
                    <w:rStyle w:val="Hyperlink"/>
                    <w:noProof/>
                    <w:lang w:val="en-US"/>
                  </w:rPr>
                </w:rPrChange>
              </w:rPr>
              <w:delText>1.2.1.1. Tổng quan</w:delText>
            </w:r>
            <w:r w:rsidDel="00FD7EAF">
              <w:rPr>
                <w:noProof/>
                <w:webHidden/>
              </w:rPr>
              <w:tab/>
              <w:delText>1</w:delText>
            </w:r>
          </w:del>
        </w:p>
        <w:p w14:paraId="39631D99" w14:textId="73E2D94D" w:rsidR="00C21AD8" w:rsidDel="00FD7EAF" w:rsidRDefault="00C21AD8">
          <w:pPr>
            <w:pStyle w:val="TOC4"/>
            <w:rPr>
              <w:del w:id="344" w:author="Huyen Tran Thu" w:date="2025-04-28T22:40:00Z" w16du:dateUtc="2025-04-28T15:40:00Z"/>
              <w:rFonts w:asciiTheme="minorHAnsi" w:eastAsiaTheme="minorEastAsia" w:hAnsiTheme="minorHAnsi" w:cstheme="minorBidi"/>
              <w:noProof/>
              <w:sz w:val="22"/>
              <w:lang w:val="en-US"/>
            </w:rPr>
          </w:pPr>
          <w:del w:id="345" w:author="Huyen Tran Thu" w:date="2025-04-28T22:40:00Z" w16du:dateUtc="2025-04-28T15:40:00Z">
            <w:r w:rsidRPr="007A3D0C" w:rsidDel="00FD7EAF">
              <w:rPr>
                <w:rPrChange w:id="346" w:author="Thu Huyen Tran" w:date="2023-04-07T17:34:00Z">
                  <w:rPr>
                    <w:rStyle w:val="Hyperlink"/>
                    <w:noProof/>
                    <w:lang w:val="en-US"/>
                  </w:rPr>
                </w:rPrChange>
              </w:rPr>
              <w:delText>1.2.1.2. Phương pháp luận</w:delText>
            </w:r>
            <w:r w:rsidDel="00FD7EAF">
              <w:rPr>
                <w:noProof/>
                <w:webHidden/>
              </w:rPr>
              <w:tab/>
            </w:r>
            <w:r w:rsidR="008E484C" w:rsidDel="00FD7EAF">
              <w:rPr>
                <w:noProof/>
                <w:webHidden/>
              </w:rPr>
              <w:delText>2</w:delText>
            </w:r>
          </w:del>
        </w:p>
        <w:p w14:paraId="2A7348DB" w14:textId="7FE96E2D" w:rsidR="00C21AD8" w:rsidDel="00FD7EAF" w:rsidRDefault="00C21AD8">
          <w:pPr>
            <w:pStyle w:val="TOC4"/>
            <w:rPr>
              <w:del w:id="347" w:author="Huyen Tran Thu" w:date="2025-04-28T22:40:00Z" w16du:dateUtc="2025-04-28T15:40:00Z"/>
              <w:rFonts w:asciiTheme="minorHAnsi" w:eastAsiaTheme="minorEastAsia" w:hAnsiTheme="minorHAnsi" w:cstheme="minorBidi"/>
              <w:noProof/>
              <w:sz w:val="22"/>
              <w:lang w:val="en-US"/>
            </w:rPr>
          </w:pPr>
          <w:del w:id="348" w:author="Huyen Tran Thu" w:date="2025-04-28T22:40:00Z" w16du:dateUtc="2025-04-28T15:40:00Z">
            <w:r w:rsidRPr="007A3D0C" w:rsidDel="00FD7EAF">
              <w:rPr>
                <w:rPrChange w:id="349" w:author="Thu Huyen Tran" w:date="2023-04-07T17:34:00Z">
                  <w:rPr>
                    <w:rStyle w:val="Hyperlink"/>
                    <w:noProof/>
                    <w:lang w:val="en-US"/>
                  </w:rPr>
                </w:rPrChange>
              </w:rPr>
              <w:delText>1.2.1.3. Số liệu hoạt động</w:delText>
            </w:r>
            <w:r w:rsidDel="00FD7EAF">
              <w:rPr>
                <w:noProof/>
                <w:webHidden/>
              </w:rPr>
              <w:tab/>
            </w:r>
            <w:r w:rsidR="008E484C" w:rsidDel="00FD7EAF">
              <w:rPr>
                <w:noProof/>
                <w:webHidden/>
              </w:rPr>
              <w:delText>4</w:delText>
            </w:r>
          </w:del>
        </w:p>
        <w:p w14:paraId="23BEBDF8" w14:textId="26FD1608" w:rsidR="00C21AD8" w:rsidDel="00FD7EAF" w:rsidRDefault="00C21AD8">
          <w:pPr>
            <w:pStyle w:val="TOC4"/>
            <w:rPr>
              <w:del w:id="350" w:author="Huyen Tran Thu" w:date="2025-04-28T22:40:00Z" w16du:dateUtc="2025-04-28T15:40:00Z"/>
              <w:rFonts w:asciiTheme="minorHAnsi" w:eastAsiaTheme="minorEastAsia" w:hAnsiTheme="minorHAnsi" w:cstheme="minorBidi"/>
              <w:noProof/>
              <w:sz w:val="22"/>
              <w:lang w:val="en-US"/>
            </w:rPr>
          </w:pPr>
          <w:del w:id="351" w:author="Huyen Tran Thu" w:date="2025-04-28T22:40:00Z" w16du:dateUtc="2025-04-28T15:40:00Z">
            <w:r w:rsidRPr="007A3D0C" w:rsidDel="00FD7EAF">
              <w:rPr>
                <w:rPrChange w:id="352" w:author="Thu Huyen Tran" w:date="2023-04-07T17:34:00Z">
                  <w:rPr>
                    <w:rStyle w:val="Hyperlink"/>
                    <w:noProof/>
                  </w:rPr>
                </w:rPrChange>
              </w:rPr>
              <w:delText>1.2.1.4. Hệ số phát thải</w:delText>
            </w:r>
            <w:r w:rsidDel="00FD7EAF">
              <w:rPr>
                <w:noProof/>
                <w:webHidden/>
              </w:rPr>
              <w:tab/>
            </w:r>
            <w:r w:rsidR="008E484C" w:rsidDel="00FD7EAF">
              <w:rPr>
                <w:noProof/>
                <w:webHidden/>
              </w:rPr>
              <w:delText>17</w:delText>
            </w:r>
          </w:del>
        </w:p>
        <w:p w14:paraId="678AA6B6" w14:textId="71A0E3E2" w:rsidR="00C21AD8" w:rsidDel="00FD7EAF" w:rsidRDefault="00C21AD8">
          <w:pPr>
            <w:pStyle w:val="TOC4"/>
            <w:rPr>
              <w:del w:id="353" w:author="Huyen Tran Thu" w:date="2025-04-28T22:40:00Z" w16du:dateUtc="2025-04-28T15:40:00Z"/>
              <w:rFonts w:asciiTheme="minorHAnsi" w:eastAsiaTheme="minorEastAsia" w:hAnsiTheme="minorHAnsi" w:cstheme="minorBidi"/>
              <w:noProof/>
              <w:sz w:val="22"/>
              <w:lang w:val="en-US"/>
            </w:rPr>
          </w:pPr>
          <w:del w:id="354" w:author="Huyen Tran Thu" w:date="2025-04-28T22:40:00Z" w16du:dateUtc="2025-04-28T15:40:00Z">
            <w:r w:rsidRPr="007A3D0C" w:rsidDel="00FD7EAF">
              <w:rPr>
                <w:rPrChange w:id="355" w:author="Thu Huyen Tran" w:date="2023-04-07T17:34:00Z">
                  <w:rPr>
                    <w:rStyle w:val="Hyperlink"/>
                    <w:noProof/>
                  </w:rPr>
                </w:rPrChange>
              </w:rPr>
              <w:delText>1.2.1.5. Kết quả ước tính phát thải khí nhà kính</w:delText>
            </w:r>
            <w:r w:rsidDel="00FD7EAF">
              <w:rPr>
                <w:noProof/>
                <w:webHidden/>
              </w:rPr>
              <w:tab/>
            </w:r>
            <w:r w:rsidR="008E484C" w:rsidDel="00FD7EAF">
              <w:rPr>
                <w:noProof/>
                <w:webHidden/>
              </w:rPr>
              <w:delText>20</w:delText>
            </w:r>
          </w:del>
        </w:p>
        <w:p w14:paraId="4D2A893B" w14:textId="73881372" w:rsidR="00C21AD8" w:rsidDel="00FD7EAF" w:rsidRDefault="00C21AD8">
          <w:pPr>
            <w:pStyle w:val="TOC4"/>
            <w:rPr>
              <w:del w:id="356" w:author="Huyen Tran Thu" w:date="2025-04-28T22:40:00Z" w16du:dateUtc="2025-04-28T15:40:00Z"/>
              <w:rFonts w:asciiTheme="minorHAnsi" w:eastAsiaTheme="minorEastAsia" w:hAnsiTheme="minorHAnsi" w:cstheme="minorBidi"/>
              <w:noProof/>
              <w:sz w:val="22"/>
              <w:lang w:val="en-US"/>
            </w:rPr>
          </w:pPr>
          <w:del w:id="357" w:author="Huyen Tran Thu" w:date="2025-04-28T22:40:00Z" w16du:dateUtc="2025-04-28T15:40:00Z">
            <w:r w:rsidRPr="007A3D0C" w:rsidDel="00FD7EAF">
              <w:rPr>
                <w:rPrChange w:id="358" w:author="Thu Huyen Tran" w:date="2023-04-07T17:34:00Z">
                  <w:rPr>
                    <w:rStyle w:val="Hyperlink"/>
                    <w:noProof/>
                    <w:lang w:val="en-US"/>
                  </w:rPr>
                </w:rPrChange>
              </w:rPr>
              <w:delText>1.2.2.1. Tổng quan</w:delText>
            </w:r>
            <w:r w:rsidDel="00FD7EAF">
              <w:rPr>
                <w:noProof/>
                <w:webHidden/>
              </w:rPr>
              <w:tab/>
              <w:delText>20</w:delText>
            </w:r>
          </w:del>
        </w:p>
        <w:p w14:paraId="73DF7299" w14:textId="465EFAAB" w:rsidR="00C21AD8" w:rsidDel="00FD7EAF" w:rsidRDefault="00C21AD8">
          <w:pPr>
            <w:pStyle w:val="TOC4"/>
            <w:rPr>
              <w:del w:id="359" w:author="Huyen Tran Thu" w:date="2025-04-28T22:40:00Z" w16du:dateUtc="2025-04-28T15:40:00Z"/>
              <w:rFonts w:asciiTheme="minorHAnsi" w:eastAsiaTheme="minorEastAsia" w:hAnsiTheme="minorHAnsi" w:cstheme="minorBidi"/>
              <w:noProof/>
              <w:sz w:val="22"/>
              <w:lang w:val="en-US"/>
            </w:rPr>
          </w:pPr>
          <w:del w:id="360" w:author="Huyen Tran Thu" w:date="2025-04-28T22:40:00Z" w16du:dateUtc="2025-04-28T15:40:00Z">
            <w:r w:rsidRPr="007A3D0C" w:rsidDel="00FD7EAF">
              <w:rPr>
                <w:rPrChange w:id="361" w:author="Thu Huyen Tran" w:date="2023-04-07T17:34:00Z">
                  <w:rPr>
                    <w:rStyle w:val="Hyperlink"/>
                    <w:noProof/>
                    <w:lang w:val="en-US"/>
                  </w:rPr>
                </w:rPrChange>
              </w:rPr>
              <w:delText>1.2.2.2. Phương pháp luận</w:delText>
            </w:r>
            <w:r w:rsidDel="00FD7EAF">
              <w:rPr>
                <w:noProof/>
                <w:webHidden/>
              </w:rPr>
              <w:tab/>
              <w:delText>20</w:delText>
            </w:r>
          </w:del>
        </w:p>
        <w:p w14:paraId="5E3C5370" w14:textId="44C34E82" w:rsidR="00C21AD8" w:rsidDel="00FD7EAF" w:rsidRDefault="00C21AD8">
          <w:pPr>
            <w:pStyle w:val="TOC4"/>
            <w:rPr>
              <w:del w:id="362" w:author="Huyen Tran Thu" w:date="2025-04-28T22:40:00Z" w16du:dateUtc="2025-04-28T15:40:00Z"/>
              <w:rFonts w:asciiTheme="minorHAnsi" w:eastAsiaTheme="minorEastAsia" w:hAnsiTheme="minorHAnsi" w:cstheme="minorBidi"/>
              <w:noProof/>
              <w:sz w:val="22"/>
              <w:lang w:val="en-US"/>
            </w:rPr>
          </w:pPr>
          <w:del w:id="363" w:author="Huyen Tran Thu" w:date="2025-04-28T22:40:00Z" w16du:dateUtc="2025-04-28T15:40:00Z">
            <w:r w:rsidRPr="007A3D0C" w:rsidDel="00FD7EAF">
              <w:rPr>
                <w:rPrChange w:id="364" w:author="Thu Huyen Tran" w:date="2023-04-07T17:34:00Z">
                  <w:rPr>
                    <w:rStyle w:val="Hyperlink"/>
                    <w:noProof/>
                    <w:lang w:val="en-US"/>
                  </w:rPr>
                </w:rPrChange>
              </w:rPr>
              <w:delText>1.2.2.3. Số liệu hoạt động</w:delText>
            </w:r>
            <w:r w:rsidDel="00FD7EAF">
              <w:rPr>
                <w:noProof/>
                <w:webHidden/>
              </w:rPr>
              <w:tab/>
              <w:delText>21</w:delText>
            </w:r>
          </w:del>
        </w:p>
        <w:p w14:paraId="4B59D344" w14:textId="3BAC16FB" w:rsidR="00C21AD8" w:rsidDel="00FD7EAF" w:rsidRDefault="00C21AD8">
          <w:pPr>
            <w:pStyle w:val="TOC4"/>
            <w:rPr>
              <w:del w:id="365" w:author="Huyen Tran Thu" w:date="2025-04-28T22:40:00Z" w16du:dateUtc="2025-04-28T15:40:00Z"/>
              <w:rFonts w:asciiTheme="minorHAnsi" w:eastAsiaTheme="minorEastAsia" w:hAnsiTheme="minorHAnsi" w:cstheme="minorBidi"/>
              <w:noProof/>
              <w:sz w:val="22"/>
              <w:lang w:val="en-US"/>
            </w:rPr>
          </w:pPr>
          <w:del w:id="366" w:author="Huyen Tran Thu" w:date="2025-04-28T22:40:00Z" w16du:dateUtc="2025-04-28T15:40:00Z">
            <w:r w:rsidRPr="007A3D0C" w:rsidDel="00FD7EAF">
              <w:rPr>
                <w:rPrChange w:id="367" w:author="Thu Huyen Tran" w:date="2023-04-07T17:34:00Z">
                  <w:rPr>
                    <w:rStyle w:val="Hyperlink"/>
                    <w:noProof/>
                    <w:lang w:val="en-US"/>
                  </w:rPr>
                </w:rPrChange>
              </w:rPr>
              <w:delText>1.2.2.4. Hệ số phát thải</w:delText>
            </w:r>
            <w:r w:rsidDel="00FD7EAF">
              <w:rPr>
                <w:noProof/>
                <w:webHidden/>
              </w:rPr>
              <w:tab/>
            </w:r>
            <w:r w:rsidR="008E484C" w:rsidDel="00FD7EAF">
              <w:rPr>
                <w:noProof/>
                <w:webHidden/>
              </w:rPr>
              <w:delText>22</w:delText>
            </w:r>
          </w:del>
        </w:p>
        <w:p w14:paraId="500AC0E7" w14:textId="7812E69B" w:rsidR="00C21AD8" w:rsidDel="00FD7EAF" w:rsidRDefault="00C21AD8">
          <w:pPr>
            <w:pStyle w:val="TOC4"/>
            <w:rPr>
              <w:del w:id="368" w:author="Huyen Tran Thu" w:date="2025-04-28T22:40:00Z" w16du:dateUtc="2025-04-28T15:40:00Z"/>
              <w:rFonts w:asciiTheme="minorHAnsi" w:eastAsiaTheme="minorEastAsia" w:hAnsiTheme="minorHAnsi" w:cstheme="minorBidi"/>
              <w:noProof/>
              <w:sz w:val="22"/>
              <w:lang w:val="en-US"/>
            </w:rPr>
          </w:pPr>
          <w:del w:id="369" w:author="Huyen Tran Thu" w:date="2025-04-28T22:40:00Z" w16du:dateUtc="2025-04-28T15:40:00Z">
            <w:r w:rsidRPr="007A3D0C" w:rsidDel="00FD7EAF">
              <w:rPr>
                <w:rPrChange w:id="370" w:author="Thu Huyen Tran" w:date="2023-04-07T17:34:00Z">
                  <w:rPr>
                    <w:rStyle w:val="Hyperlink"/>
                    <w:noProof/>
                    <w:lang w:val="en-US"/>
                  </w:rPr>
                </w:rPrChange>
              </w:rPr>
              <w:delText>1.2.2.5. Kết quả ước tính phát thải khí nhà kính</w:delText>
            </w:r>
            <w:r w:rsidDel="00FD7EAF">
              <w:rPr>
                <w:noProof/>
                <w:webHidden/>
              </w:rPr>
              <w:tab/>
            </w:r>
            <w:r w:rsidR="008E484C" w:rsidDel="00FD7EAF">
              <w:rPr>
                <w:noProof/>
                <w:webHidden/>
              </w:rPr>
              <w:delText>22</w:delText>
            </w:r>
          </w:del>
        </w:p>
        <w:p w14:paraId="479738A8" w14:textId="13A7A9A5" w:rsidR="00C21AD8" w:rsidDel="00FD7EAF" w:rsidRDefault="00C21AD8">
          <w:pPr>
            <w:pStyle w:val="TOC3"/>
            <w:rPr>
              <w:del w:id="371" w:author="Huyen Tran Thu" w:date="2025-04-28T22:40:00Z" w16du:dateUtc="2025-04-28T15:40:00Z"/>
              <w:rFonts w:asciiTheme="minorHAnsi" w:eastAsiaTheme="minorEastAsia" w:hAnsiTheme="minorHAnsi" w:cstheme="minorBidi"/>
              <w:i w:val="0"/>
              <w:noProof/>
              <w:sz w:val="22"/>
              <w:lang w:val="en-US"/>
            </w:rPr>
          </w:pPr>
          <w:del w:id="372" w:author="Huyen Tran Thu" w:date="2025-04-28T22:40:00Z" w16du:dateUtc="2025-04-28T15:40:00Z">
            <w:r w:rsidRPr="007A3D0C" w:rsidDel="00FD7EAF">
              <w:rPr>
                <w:rPrChange w:id="373" w:author="Thu Huyen Tran" w:date="2023-04-07T17:34:00Z">
                  <w:rPr>
                    <w:rStyle w:val="Hyperlink"/>
                    <w:noProof/>
                    <w:lang w:val="vi-VN"/>
                  </w:rPr>
                </w:rPrChange>
              </w:rPr>
              <w:delText>1.2.3. Thiêu đốt và đốt lộ thiên chất thải (khí CO</w:delText>
            </w:r>
            <w:r w:rsidRPr="007A3D0C" w:rsidDel="00FD7EAF">
              <w:rPr>
                <w:rPrChange w:id="374" w:author="Thu Huyen Tran" w:date="2023-04-07T17:34:00Z">
                  <w:rPr>
                    <w:rStyle w:val="Hyperlink"/>
                    <w:noProof/>
                    <w:vertAlign w:val="subscript"/>
                    <w:lang w:val="vi-VN"/>
                  </w:rPr>
                </w:rPrChange>
              </w:rPr>
              <w:delText>2</w:delText>
            </w:r>
            <w:r w:rsidRPr="007A3D0C" w:rsidDel="00FD7EAF">
              <w:rPr>
                <w:rPrChange w:id="375" w:author="Thu Huyen Tran" w:date="2023-04-07T17:34:00Z">
                  <w:rPr>
                    <w:rStyle w:val="Hyperlink"/>
                    <w:noProof/>
                    <w:lang w:val="vi-VN"/>
                  </w:rPr>
                </w:rPrChange>
              </w:rPr>
              <w:delText>, CH</w:delText>
            </w:r>
            <w:r w:rsidRPr="007A3D0C" w:rsidDel="00FD7EAF">
              <w:rPr>
                <w:rPrChange w:id="376" w:author="Thu Huyen Tran" w:date="2023-04-07T17:34:00Z">
                  <w:rPr>
                    <w:rStyle w:val="Hyperlink"/>
                    <w:noProof/>
                    <w:vertAlign w:val="subscript"/>
                    <w:lang w:val="vi-VN"/>
                  </w:rPr>
                </w:rPrChange>
              </w:rPr>
              <w:delText>4</w:delText>
            </w:r>
            <w:r w:rsidRPr="007A3D0C" w:rsidDel="00FD7EAF">
              <w:rPr>
                <w:rPrChange w:id="377" w:author="Thu Huyen Tran" w:date="2023-04-07T17:34:00Z">
                  <w:rPr>
                    <w:rStyle w:val="Hyperlink"/>
                    <w:noProof/>
                    <w:lang w:val="vi-VN"/>
                  </w:rPr>
                </w:rPrChange>
              </w:rPr>
              <w:delText xml:space="preserve"> và N</w:delText>
            </w:r>
            <w:r w:rsidRPr="007A3D0C" w:rsidDel="00FD7EAF">
              <w:rPr>
                <w:rPrChange w:id="378" w:author="Thu Huyen Tran" w:date="2023-04-07T17:34:00Z">
                  <w:rPr>
                    <w:rStyle w:val="Hyperlink"/>
                    <w:noProof/>
                    <w:vertAlign w:val="subscript"/>
                    <w:lang w:val="vi-VN"/>
                  </w:rPr>
                </w:rPrChange>
              </w:rPr>
              <w:delText>2</w:delText>
            </w:r>
            <w:r w:rsidRPr="007A3D0C" w:rsidDel="00FD7EAF">
              <w:rPr>
                <w:rPrChange w:id="379" w:author="Thu Huyen Tran" w:date="2023-04-07T17:34:00Z">
                  <w:rPr>
                    <w:rStyle w:val="Hyperlink"/>
                    <w:noProof/>
                    <w:lang w:val="vi-VN"/>
                  </w:rPr>
                </w:rPrChange>
              </w:rPr>
              <w:delText>O</w:delText>
            </w:r>
            <w:r w:rsidRPr="007A3D0C" w:rsidDel="00FD7EAF">
              <w:rPr>
                <w:rPrChange w:id="380" w:author="Thu Huyen Tran" w:date="2023-04-07T17:34:00Z">
                  <w:rPr>
                    <w:rStyle w:val="Hyperlink"/>
                    <w:noProof/>
                    <w:vertAlign w:val="subscript"/>
                    <w:lang w:val="vi-VN"/>
                  </w:rPr>
                </w:rPrChange>
              </w:rPr>
              <w:delText xml:space="preserve"> </w:delText>
            </w:r>
            <w:r w:rsidRPr="007A3D0C" w:rsidDel="00FD7EAF">
              <w:rPr>
                <w:rPrChange w:id="381" w:author="Thu Huyen Tran" w:date="2023-04-07T17:34:00Z">
                  <w:rPr>
                    <w:rStyle w:val="Hyperlink"/>
                    <w:noProof/>
                    <w:lang w:val="vi-VN"/>
                  </w:rPr>
                </w:rPrChange>
              </w:rPr>
              <w:delText>– Hạng mục 4C)</w:delText>
            </w:r>
            <w:r w:rsidDel="00FD7EAF">
              <w:rPr>
                <w:noProof/>
                <w:webHidden/>
              </w:rPr>
              <w:tab/>
              <w:delText>22</w:delText>
            </w:r>
          </w:del>
        </w:p>
        <w:p w14:paraId="0F655D9A" w14:textId="2223DF4F" w:rsidR="00C21AD8" w:rsidDel="00FD7EAF" w:rsidRDefault="00C21AD8">
          <w:pPr>
            <w:pStyle w:val="TOC4"/>
            <w:rPr>
              <w:del w:id="382" w:author="Huyen Tran Thu" w:date="2025-04-28T22:40:00Z" w16du:dateUtc="2025-04-28T15:40:00Z"/>
              <w:rFonts w:asciiTheme="minorHAnsi" w:eastAsiaTheme="minorEastAsia" w:hAnsiTheme="minorHAnsi" w:cstheme="minorBidi"/>
              <w:noProof/>
              <w:sz w:val="22"/>
              <w:lang w:val="en-US"/>
            </w:rPr>
          </w:pPr>
          <w:del w:id="383" w:author="Huyen Tran Thu" w:date="2025-04-28T22:40:00Z" w16du:dateUtc="2025-04-28T15:40:00Z">
            <w:r w:rsidRPr="007A3D0C" w:rsidDel="00FD7EAF">
              <w:rPr>
                <w:rPrChange w:id="384" w:author="Thu Huyen Tran" w:date="2023-04-07T17:34:00Z">
                  <w:rPr>
                    <w:rStyle w:val="Hyperlink"/>
                    <w:noProof/>
                    <w:lang w:val="vi-VN"/>
                  </w:rPr>
                </w:rPrChange>
              </w:rPr>
              <w:delText>1.2.3.1. Tổng quan</w:delText>
            </w:r>
            <w:r w:rsidDel="00FD7EAF">
              <w:rPr>
                <w:noProof/>
                <w:webHidden/>
              </w:rPr>
              <w:tab/>
              <w:delText>22</w:delText>
            </w:r>
          </w:del>
        </w:p>
        <w:p w14:paraId="3EC484E2" w14:textId="1ECE80ED" w:rsidR="00C21AD8" w:rsidDel="00FD7EAF" w:rsidRDefault="00C21AD8">
          <w:pPr>
            <w:pStyle w:val="TOC4"/>
            <w:rPr>
              <w:del w:id="385" w:author="Huyen Tran Thu" w:date="2025-04-28T22:40:00Z" w16du:dateUtc="2025-04-28T15:40:00Z"/>
              <w:rFonts w:asciiTheme="minorHAnsi" w:eastAsiaTheme="minorEastAsia" w:hAnsiTheme="minorHAnsi" w:cstheme="minorBidi"/>
              <w:noProof/>
              <w:sz w:val="22"/>
              <w:lang w:val="en-US"/>
            </w:rPr>
          </w:pPr>
          <w:del w:id="386" w:author="Huyen Tran Thu" w:date="2025-04-28T22:40:00Z" w16du:dateUtc="2025-04-28T15:40:00Z">
            <w:r w:rsidRPr="007A3D0C" w:rsidDel="00FD7EAF">
              <w:rPr>
                <w:rPrChange w:id="387" w:author="Thu Huyen Tran" w:date="2023-04-07T17:34:00Z">
                  <w:rPr>
                    <w:rStyle w:val="Hyperlink"/>
                    <w:noProof/>
                    <w:lang w:val="vi-VN"/>
                  </w:rPr>
                </w:rPrChange>
              </w:rPr>
              <w:delText>1.2.3.2. Phương pháp luận</w:delText>
            </w:r>
            <w:r w:rsidDel="00FD7EAF">
              <w:rPr>
                <w:noProof/>
                <w:webHidden/>
              </w:rPr>
              <w:tab/>
            </w:r>
            <w:r w:rsidR="008E484C" w:rsidDel="00FD7EAF">
              <w:rPr>
                <w:noProof/>
                <w:webHidden/>
              </w:rPr>
              <w:delText>23</w:delText>
            </w:r>
          </w:del>
        </w:p>
        <w:p w14:paraId="142AA4D3" w14:textId="553A8E4C" w:rsidR="00C21AD8" w:rsidDel="00FD7EAF" w:rsidRDefault="00C21AD8">
          <w:pPr>
            <w:pStyle w:val="TOC4"/>
            <w:rPr>
              <w:del w:id="388" w:author="Huyen Tran Thu" w:date="2025-04-28T22:40:00Z" w16du:dateUtc="2025-04-28T15:40:00Z"/>
              <w:rFonts w:asciiTheme="minorHAnsi" w:eastAsiaTheme="minorEastAsia" w:hAnsiTheme="minorHAnsi" w:cstheme="minorBidi"/>
              <w:noProof/>
              <w:sz w:val="22"/>
              <w:lang w:val="en-US"/>
            </w:rPr>
          </w:pPr>
          <w:del w:id="389" w:author="Huyen Tran Thu" w:date="2025-04-28T22:40:00Z" w16du:dateUtc="2025-04-28T15:40:00Z">
            <w:r w:rsidRPr="007A3D0C" w:rsidDel="00FD7EAF">
              <w:rPr>
                <w:rPrChange w:id="390" w:author="Thu Huyen Tran" w:date="2023-04-07T17:34:00Z">
                  <w:rPr>
                    <w:rStyle w:val="Hyperlink"/>
                    <w:noProof/>
                    <w:lang w:val="en-US"/>
                  </w:rPr>
                </w:rPrChange>
              </w:rPr>
              <w:delText>1.2.3.3. Số liệu hoạt động</w:delText>
            </w:r>
            <w:r w:rsidDel="00FD7EAF">
              <w:rPr>
                <w:noProof/>
                <w:webHidden/>
              </w:rPr>
              <w:tab/>
              <w:delText>25</w:delText>
            </w:r>
          </w:del>
        </w:p>
        <w:p w14:paraId="4301FA82" w14:textId="2A9AB1DA" w:rsidR="00C21AD8" w:rsidDel="00FD7EAF" w:rsidRDefault="00C21AD8">
          <w:pPr>
            <w:pStyle w:val="TOC4"/>
            <w:rPr>
              <w:del w:id="391" w:author="Huyen Tran Thu" w:date="2025-04-28T22:40:00Z" w16du:dateUtc="2025-04-28T15:40:00Z"/>
              <w:rFonts w:asciiTheme="minorHAnsi" w:eastAsiaTheme="minorEastAsia" w:hAnsiTheme="minorHAnsi" w:cstheme="minorBidi"/>
              <w:noProof/>
              <w:sz w:val="22"/>
              <w:lang w:val="en-US"/>
            </w:rPr>
          </w:pPr>
          <w:del w:id="392" w:author="Huyen Tran Thu" w:date="2025-04-28T22:40:00Z" w16du:dateUtc="2025-04-28T15:40:00Z">
            <w:r w:rsidRPr="007A3D0C" w:rsidDel="00FD7EAF">
              <w:rPr>
                <w:rPrChange w:id="393" w:author="Thu Huyen Tran" w:date="2023-04-07T17:34:00Z">
                  <w:rPr>
                    <w:rStyle w:val="Hyperlink"/>
                    <w:noProof/>
                    <w:lang w:val="en-US"/>
                  </w:rPr>
                </w:rPrChange>
              </w:rPr>
              <w:delText>1.2.3.4. Hệ số phát thải</w:delText>
            </w:r>
            <w:r w:rsidDel="00FD7EAF">
              <w:rPr>
                <w:noProof/>
                <w:webHidden/>
              </w:rPr>
              <w:tab/>
            </w:r>
            <w:r w:rsidR="008E484C" w:rsidDel="00FD7EAF">
              <w:rPr>
                <w:noProof/>
                <w:webHidden/>
              </w:rPr>
              <w:delText>28</w:delText>
            </w:r>
          </w:del>
        </w:p>
        <w:p w14:paraId="3DF42E7C" w14:textId="4271E714" w:rsidR="00C21AD8" w:rsidDel="00FD7EAF" w:rsidRDefault="00C21AD8">
          <w:pPr>
            <w:pStyle w:val="TOC4"/>
            <w:rPr>
              <w:del w:id="394" w:author="Huyen Tran Thu" w:date="2025-04-28T22:40:00Z" w16du:dateUtc="2025-04-28T15:40:00Z"/>
              <w:rFonts w:asciiTheme="minorHAnsi" w:eastAsiaTheme="minorEastAsia" w:hAnsiTheme="minorHAnsi" w:cstheme="minorBidi"/>
              <w:noProof/>
              <w:sz w:val="22"/>
              <w:lang w:val="en-US"/>
            </w:rPr>
          </w:pPr>
          <w:del w:id="395" w:author="Huyen Tran Thu" w:date="2025-04-28T22:40:00Z" w16du:dateUtc="2025-04-28T15:40:00Z">
            <w:r w:rsidRPr="007A3D0C" w:rsidDel="00FD7EAF">
              <w:rPr>
                <w:rPrChange w:id="396" w:author="Thu Huyen Tran" w:date="2023-04-07T17:34:00Z">
                  <w:rPr>
                    <w:rStyle w:val="Hyperlink"/>
                    <w:noProof/>
                    <w:lang w:val="en-US"/>
                  </w:rPr>
                </w:rPrChange>
              </w:rPr>
              <w:delText>1.2.3.5. Kết quả ước tính phát thải khí nhà kính</w:delText>
            </w:r>
            <w:r w:rsidDel="00FD7EAF">
              <w:rPr>
                <w:noProof/>
                <w:webHidden/>
              </w:rPr>
              <w:tab/>
              <w:delText>30</w:delText>
            </w:r>
          </w:del>
        </w:p>
        <w:p w14:paraId="5BA81C0B" w14:textId="26BAD291" w:rsidR="00C21AD8" w:rsidDel="00FD7EAF" w:rsidRDefault="00C21AD8">
          <w:pPr>
            <w:pStyle w:val="TOC3"/>
            <w:rPr>
              <w:del w:id="397" w:author="Huyen Tran Thu" w:date="2025-04-28T22:40:00Z" w16du:dateUtc="2025-04-28T15:40:00Z"/>
              <w:rFonts w:asciiTheme="minorHAnsi" w:eastAsiaTheme="minorEastAsia" w:hAnsiTheme="minorHAnsi" w:cstheme="minorBidi"/>
              <w:i w:val="0"/>
              <w:noProof/>
              <w:sz w:val="22"/>
              <w:lang w:val="en-US"/>
            </w:rPr>
          </w:pPr>
          <w:del w:id="398" w:author="Huyen Tran Thu" w:date="2025-04-28T22:40:00Z" w16du:dateUtc="2025-04-28T15:40:00Z">
            <w:r w:rsidRPr="007A3D0C" w:rsidDel="00FD7EAF">
              <w:rPr>
                <w:rPrChange w:id="399" w:author="Thu Huyen Tran" w:date="2023-04-07T17:34:00Z">
                  <w:rPr>
                    <w:rStyle w:val="Hyperlink"/>
                    <w:noProof/>
                    <w:lang w:val="en-US"/>
                  </w:rPr>
                </w:rPrChange>
              </w:rPr>
              <w:delText>1.2.4. Xử lý và xả thải nước thải (khí CH</w:delText>
            </w:r>
            <w:r w:rsidRPr="007A3D0C" w:rsidDel="00FD7EAF">
              <w:rPr>
                <w:rPrChange w:id="400" w:author="Thu Huyen Tran" w:date="2023-04-07T17:34:00Z">
                  <w:rPr>
                    <w:rStyle w:val="Hyperlink"/>
                    <w:noProof/>
                    <w:vertAlign w:val="subscript"/>
                    <w:lang w:val="en-US"/>
                  </w:rPr>
                </w:rPrChange>
              </w:rPr>
              <w:delText>4</w:delText>
            </w:r>
            <w:r w:rsidRPr="007A3D0C" w:rsidDel="00FD7EAF">
              <w:rPr>
                <w:rPrChange w:id="401" w:author="Thu Huyen Tran" w:date="2023-04-07T17:34:00Z">
                  <w:rPr>
                    <w:rStyle w:val="Hyperlink"/>
                    <w:noProof/>
                    <w:lang w:val="en-US"/>
                  </w:rPr>
                </w:rPrChange>
              </w:rPr>
              <w:delText xml:space="preserve"> và N</w:delText>
            </w:r>
            <w:r w:rsidRPr="007A3D0C" w:rsidDel="00FD7EAF">
              <w:rPr>
                <w:rPrChange w:id="402" w:author="Thu Huyen Tran" w:date="2023-04-07T17:34:00Z">
                  <w:rPr>
                    <w:rStyle w:val="Hyperlink"/>
                    <w:noProof/>
                    <w:vertAlign w:val="subscript"/>
                    <w:lang w:val="en-US"/>
                  </w:rPr>
                </w:rPrChange>
              </w:rPr>
              <w:delText>2</w:delText>
            </w:r>
            <w:r w:rsidRPr="007A3D0C" w:rsidDel="00FD7EAF">
              <w:rPr>
                <w:rPrChange w:id="403" w:author="Thu Huyen Tran" w:date="2023-04-07T17:34:00Z">
                  <w:rPr>
                    <w:rStyle w:val="Hyperlink"/>
                    <w:noProof/>
                    <w:lang w:val="en-US"/>
                  </w:rPr>
                </w:rPrChange>
              </w:rPr>
              <w:delText>O</w:delText>
            </w:r>
            <w:r w:rsidRPr="007A3D0C" w:rsidDel="00FD7EAF">
              <w:rPr>
                <w:rPrChange w:id="404" w:author="Thu Huyen Tran" w:date="2023-04-07T17:34:00Z">
                  <w:rPr>
                    <w:rStyle w:val="Hyperlink"/>
                    <w:noProof/>
                    <w:vertAlign w:val="subscript"/>
                    <w:lang w:val="en-US"/>
                  </w:rPr>
                </w:rPrChange>
              </w:rPr>
              <w:delText xml:space="preserve"> </w:delText>
            </w:r>
            <w:r w:rsidRPr="007A3D0C" w:rsidDel="00FD7EAF">
              <w:rPr>
                <w:rPrChange w:id="405" w:author="Thu Huyen Tran" w:date="2023-04-07T17:34:00Z">
                  <w:rPr>
                    <w:rStyle w:val="Hyperlink"/>
                    <w:noProof/>
                    <w:lang w:val="en-US"/>
                  </w:rPr>
                </w:rPrChange>
              </w:rPr>
              <w:delText>– Hạng mục 4D)</w:delText>
            </w:r>
            <w:r w:rsidDel="00FD7EAF">
              <w:rPr>
                <w:noProof/>
                <w:webHidden/>
              </w:rPr>
              <w:tab/>
              <w:delText>31</w:delText>
            </w:r>
          </w:del>
        </w:p>
        <w:p w14:paraId="5B48B965" w14:textId="682CD885" w:rsidR="00C21AD8" w:rsidDel="00FD7EAF" w:rsidRDefault="00C21AD8">
          <w:pPr>
            <w:pStyle w:val="TOC4"/>
            <w:rPr>
              <w:del w:id="406" w:author="Huyen Tran Thu" w:date="2025-04-28T22:40:00Z" w16du:dateUtc="2025-04-28T15:40:00Z"/>
              <w:rFonts w:asciiTheme="minorHAnsi" w:eastAsiaTheme="minorEastAsia" w:hAnsiTheme="minorHAnsi" w:cstheme="minorBidi"/>
              <w:noProof/>
              <w:sz w:val="22"/>
              <w:lang w:val="en-US"/>
            </w:rPr>
          </w:pPr>
          <w:del w:id="407" w:author="Huyen Tran Thu" w:date="2025-04-28T22:40:00Z" w16du:dateUtc="2025-04-28T15:40:00Z">
            <w:r w:rsidRPr="007A3D0C" w:rsidDel="00FD7EAF">
              <w:rPr>
                <w:rPrChange w:id="408" w:author="Thu Huyen Tran" w:date="2023-04-07T17:34:00Z">
                  <w:rPr>
                    <w:rStyle w:val="Hyperlink"/>
                    <w:noProof/>
                    <w:lang w:val="en-US"/>
                  </w:rPr>
                </w:rPrChange>
              </w:rPr>
              <w:delText>1.2.4.1. Tổng quan</w:delText>
            </w:r>
            <w:r w:rsidDel="00FD7EAF">
              <w:rPr>
                <w:noProof/>
                <w:webHidden/>
              </w:rPr>
              <w:tab/>
              <w:delText>31</w:delText>
            </w:r>
          </w:del>
        </w:p>
        <w:p w14:paraId="0FFD4B02" w14:textId="63D19F42" w:rsidR="00C21AD8" w:rsidDel="00FD7EAF" w:rsidRDefault="00C21AD8">
          <w:pPr>
            <w:pStyle w:val="TOC4"/>
            <w:rPr>
              <w:del w:id="409" w:author="Huyen Tran Thu" w:date="2025-04-28T22:40:00Z" w16du:dateUtc="2025-04-28T15:40:00Z"/>
              <w:rFonts w:asciiTheme="minorHAnsi" w:eastAsiaTheme="minorEastAsia" w:hAnsiTheme="minorHAnsi" w:cstheme="minorBidi"/>
              <w:noProof/>
              <w:sz w:val="22"/>
              <w:lang w:val="en-US"/>
            </w:rPr>
          </w:pPr>
          <w:del w:id="410" w:author="Huyen Tran Thu" w:date="2025-04-28T22:40:00Z" w16du:dateUtc="2025-04-28T15:40:00Z">
            <w:r w:rsidRPr="007A3D0C" w:rsidDel="00FD7EAF">
              <w:rPr>
                <w:rPrChange w:id="411" w:author="Thu Huyen Tran" w:date="2023-04-07T17:34:00Z">
                  <w:rPr>
                    <w:rStyle w:val="Hyperlink"/>
                    <w:noProof/>
                    <w:lang w:val="en-US"/>
                  </w:rPr>
                </w:rPrChange>
              </w:rPr>
              <w:delText>1.2.4.2. Phương pháp luận</w:delText>
            </w:r>
            <w:r w:rsidDel="00FD7EAF">
              <w:rPr>
                <w:noProof/>
                <w:webHidden/>
              </w:rPr>
              <w:tab/>
              <w:delText>31</w:delText>
            </w:r>
          </w:del>
        </w:p>
        <w:p w14:paraId="0333541D" w14:textId="7BD7A3F4" w:rsidR="00C21AD8" w:rsidDel="00FD7EAF" w:rsidRDefault="00C21AD8">
          <w:pPr>
            <w:pStyle w:val="TOC4"/>
            <w:rPr>
              <w:del w:id="412" w:author="Huyen Tran Thu" w:date="2025-04-28T22:40:00Z" w16du:dateUtc="2025-04-28T15:40:00Z"/>
              <w:rFonts w:asciiTheme="minorHAnsi" w:eastAsiaTheme="minorEastAsia" w:hAnsiTheme="minorHAnsi" w:cstheme="minorBidi"/>
              <w:noProof/>
              <w:sz w:val="22"/>
              <w:lang w:val="en-US"/>
            </w:rPr>
          </w:pPr>
          <w:del w:id="413" w:author="Huyen Tran Thu" w:date="2025-04-28T22:40:00Z" w16du:dateUtc="2025-04-28T15:40:00Z">
            <w:r w:rsidRPr="007A3D0C" w:rsidDel="00FD7EAF">
              <w:rPr>
                <w:rPrChange w:id="414" w:author="Thu Huyen Tran" w:date="2023-04-07T17:34:00Z">
                  <w:rPr>
                    <w:rStyle w:val="Hyperlink"/>
                    <w:noProof/>
                    <w:lang w:val="en-US"/>
                  </w:rPr>
                </w:rPrChange>
              </w:rPr>
              <w:delText>1.2.4.3. Số liệu hoạt động</w:delText>
            </w:r>
            <w:r w:rsidDel="00FD7EAF">
              <w:rPr>
                <w:noProof/>
                <w:webHidden/>
              </w:rPr>
              <w:tab/>
              <w:delText>36</w:delText>
            </w:r>
          </w:del>
        </w:p>
        <w:p w14:paraId="632E7B7B" w14:textId="1AB9C6F2" w:rsidR="00C21AD8" w:rsidDel="00FD7EAF" w:rsidRDefault="00C21AD8">
          <w:pPr>
            <w:pStyle w:val="TOC4"/>
            <w:rPr>
              <w:del w:id="415" w:author="Huyen Tran Thu" w:date="2025-04-28T22:40:00Z" w16du:dateUtc="2025-04-28T15:40:00Z"/>
              <w:rFonts w:asciiTheme="minorHAnsi" w:eastAsiaTheme="minorEastAsia" w:hAnsiTheme="minorHAnsi" w:cstheme="minorBidi"/>
              <w:noProof/>
              <w:sz w:val="22"/>
              <w:lang w:val="en-US"/>
            </w:rPr>
          </w:pPr>
          <w:del w:id="416" w:author="Huyen Tran Thu" w:date="2025-04-28T22:40:00Z" w16du:dateUtc="2025-04-28T15:40:00Z">
            <w:r w:rsidRPr="007A3D0C" w:rsidDel="00FD7EAF">
              <w:rPr>
                <w:rPrChange w:id="417" w:author="Thu Huyen Tran" w:date="2023-04-07T17:34:00Z">
                  <w:rPr>
                    <w:rStyle w:val="Hyperlink"/>
                    <w:noProof/>
                    <w:lang w:val="vi-VN"/>
                  </w:rPr>
                </w:rPrChange>
              </w:rPr>
              <w:delText>1.2.4.4. Hệ số phát thải</w:delText>
            </w:r>
            <w:r w:rsidDel="00FD7EAF">
              <w:rPr>
                <w:noProof/>
                <w:webHidden/>
              </w:rPr>
              <w:tab/>
              <w:delText>40</w:delText>
            </w:r>
          </w:del>
        </w:p>
        <w:p w14:paraId="0943F834" w14:textId="6411FCC4" w:rsidR="00C21AD8" w:rsidDel="00FD7EAF" w:rsidRDefault="00C21AD8">
          <w:pPr>
            <w:pStyle w:val="TOC4"/>
            <w:rPr>
              <w:del w:id="418" w:author="Huyen Tran Thu" w:date="2025-04-28T22:40:00Z" w16du:dateUtc="2025-04-28T15:40:00Z"/>
              <w:rFonts w:asciiTheme="minorHAnsi" w:eastAsiaTheme="minorEastAsia" w:hAnsiTheme="minorHAnsi" w:cstheme="minorBidi"/>
              <w:noProof/>
              <w:sz w:val="22"/>
              <w:lang w:val="en-US"/>
            </w:rPr>
          </w:pPr>
          <w:del w:id="419" w:author="Huyen Tran Thu" w:date="2025-04-28T22:40:00Z" w16du:dateUtc="2025-04-28T15:40:00Z">
            <w:r w:rsidRPr="007A3D0C" w:rsidDel="00FD7EAF">
              <w:rPr>
                <w:rPrChange w:id="420" w:author="Thu Huyen Tran" w:date="2023-04-07T17:34:00Z">
                  <w:rPr>
                    <w:rStyle w:val="Hyperlink"/>
                    <w:noProof/>
                    <w:lang w:val="vi-VN"/>
                  </w:rPr>
                </w:rPrChange>
              </w:rPr>
              <w:delText>1.2.4.5. Kết quả ước tính phát thải khí nhà kính</w:delText>
            </w:r>
            <w:r w:rsidDel="00FD7EAF">
              <w:rPr>
                <w:noProof/>
                <w:webHidden/>
              </w:rPr>
              <w:tab/>
              <w:delText>40</w:delText>
            </w:r>
          </w:del>
        </w:p>
        <w:p w14:paraId="0F959732" w14:textId="211AD6A7" w:rsidR="00C21AD8" w:rsidDel="00FD7EAF" w:rsidRDefault="00C21AD8">
          <w:pPr>
            <w:pStyle w:val="TOC2"/>
            <w:rPr>
              <w:del w:id="421" w:author="Huyen Tran Thu" w:date="2025-04-28T22:40:00Z" w16du:dateUtc="2025-04-28T15:40:00Z"/>
              <w:rFonts w:asciiTheme="minorHAnsi" w:eastAsiaTheme="minorEastAsia" w:hAnsiTheme="minorHAnsi" w:cstheme="minorBidi"/>
              <w:b w:val="0"/>
              <w:noProof/>
              <w:sz w:val="22"/>
              <w:lang w:val="en-US"/>
            </w:rPr>
          </w:pPr>
          <w:del w:id="422" w:author="Huyen Tran Thu" w:date="2025-04-28T22:40:00Z" w16du:dateUtc="2025-04-28T15:40:00Z">
            <w:r w:rsidRPr="007A3D0C" w:rsidDel="00FD7EAF">
              <w:rPr>
                <w:rPrChange w:id="423" w:author="Thu Huyen Tran" w:date="2023-04-07T17:34:00Z">
                  <w:rPr>
                    <w:rStyle w:val="Hyperlink"/>
                    <w:noProof/>
                    <w:lang w:val="en-US"/>
                  </w:rPr>
                </w:rPrChange>
              </w:rPr>
              <w:delText>1.3. Kết luận, kiến nghị</w:delText>
            </w:r>
            <w:r w:rsidDel="00FD7EAF">
              <w:rPr>
                <w:noProof/>
                <w:webHidden/>
              </w:rPr>
              <w:tab/>
              <w:delText>42</w:delText>
            </w:r>
          </w:del>
        </w:p>
        <w:p w14:paraId="78D60465" w14:textId="1DA98A47" w:rsidR="00C21AD8" w:rsidDel="00FD7EAF" w:rsidRDefault="00C21AD8">
          <w:pPr>
            <w:pStyle w:val="TOC3"/>
            <w:rPr>
              <w:del w:id="424" w:author="Huyen Tran Thu" w:date="2025-04-28T22:40:00Z" w16du:dateUtc="2025-04-28T15:40:00Z"/>
              <w:rFonts w:asciiTheme="minorHAnsi" w:eastAsiaTheme="minorEastAsia" w:hAnsiTheme="minorHAnsi" w:cstheme="minorBidi"/>
              <w:i w:val="0"/>
              <w:noProof/>
              <w:sz w:val="22"/>
              <w:lang w:val="en-US"/>
            </w:rPr>
          </w:pPr>
          <w:del w:id="425" w:author="Huyen Tran Thu" w:date="2025-04-28T22:40:00Z" w16du:dateUtc="2025-04-28T15:40:00Z">
            <w:r w:rsidRPr="007A3D0C" w:rsidDel="00FD7EAF">
              <w:rPr>
                <w:rPrChange w:id="426" w:author="Thu Huyen Tran" w:date="2023-04-07T17:34:00Z">
                  <w:rPr>
                    <w:rStyle w:val="Hyperlink"/>
                    <w:noProof/>
                    <w:lang w:val="en-US"/>
                  </w:rPr>
                </w:rPrChange>
              </w:rPr>
              <w:delText>1.3.1. Kết luận</w:delText>
            </w:r>
            <w:r w:rsidDel="00FD7EAF">
              <w:rPr>
                <w:noProof/>
                <w:webHidden/>
              </w:rPr>
              <w:tab/>
              <w:delText>42</w:delText>
            </w:r>
          </w:del>
        </w:p>
        <w:p w14:paraId="45738F7A" w14:textId="0C2A95D2" w:rsidR="00C21AD8" w:rsidDel="00FD7EAF" w:rsidRDefault="00C21AD8">
          <w:pPr>
            <w:pStyle w:val="TOC4"/>
            <w:rPr>
              <w:del w:id="427" w:author="Huyen Tran Thu" w:date="2025-04-28T22:40:00Z" w16du:dateUtc="2025-04-28T15:40:00Z"/>
              <w:rFonts w:asciiTheme="minorHAnsi" w:eastAsiaTheme="minorEastAsia" w:hAnsiTheme="minorHAnsi" w:cstheme="minorBidi"/>
              <w:noProof/>
              <w:sz w:val="22"/>
              <w:lang w:val="en-US"/>
            </w:rPr>
          </w:pPr>
          <w:del w:id="428" w:author="Huyen Tran Thu" w:date="2025-04-28T22:40:00Z" w16du:dateUtc="2025-04-28T15:40:00Z">
            <w:r w:rsidRPr="007A3D0C" w:rsidDel="00FD7EAF">
              <w:rPr>
                <w:rPrChange w:id="429" w:author="Thu Huyen Tran" w:date="2023-04-07T17:34:00Z">
                  <w:rPr>
                    <w:rStyle w:val="Hyperlink"/>
                    <w:noProof/>
                    <w:lang w:val="vi-VN"/>
                  </w:rPr>
                </w:rPrChange>
              </w:rPr>
              <w:delText>1.3.1.1. Cải thiện so với kỳ kiểm kê trước</w:delText>
            </w:r>
            <w:r w:rsidDel="00FD7EAF">
              <w:rPr>
                <w:noProof/>
                <w:webHidden/>
              </w:rPr>
              <w:tab/>
              <w:delText>42</w:delText>
            </w:r>
          </w:del>
        </w:p>
        <w:p w14:paraId="7D540DAA" w14:textId="58C24C77" w:rsidR="00C21AD8" w:rsidDel="00FD7EAF" w:rsidRDefault="00C21AD8">
          <w:pPr>
            <w:pStyle w:val="TOC4"/>
            <w:rPr>
              <w:del w:id="430" w:author="Huyen Tran Thu" w:date="2025-04-28T22:40:00Z" w16du:dateUtc="2025-04-28T15:40:00Z"/>
              <w:rFonts w:asciiTheme="minorHAnsi" w:eastAsiaTheme="minorEastAsia" w:hAnsiTheme="minorHAnsi" w:cstheme="minorBidi"/>
              <w:noProof/>
              <w:sz w:val="22"/>
              <w:lang w:val="en-US"/>
            </w:rPr>
          </w:pPr>
          <w:del w:id="431" w:author="Huyen Tran Thu" w:date="2025-04-28T22:40:00Z" w16du:dateUtc="2025-04-28T15:40:00Z">
            <w:r w:rsidRPr="007A3D0C" w:rsidDel="00FD7EAF">
              <w:rPr>
                <w:rPrChange w:id="432" w:author="Thu Huyen Tran" w:date="2023-04-07T17:34:00Z">
                  <w:rPr>
                    <w:rStyle w:val="Hyperlink"/>
                    <w:noProof/>
                    <w:lang w:val="vi-VN"/>
                  </w:rPr>
                </w:rPrChange>
              </w:rPr>
              <w:delText>1.3.1.2. Khó khăn, tồn tại</w:delText>
            </w:r>
            <w:r w:rsidDel="00FD7EAF">
              <w:rPr>
                <w:noProof/>
                <w:webHidden/>
              </w:rPr>
              <w:tab/>
              <w:delText>42</w:delText>
            </w:r>
          </w:del>
        </w:p>
        <w:p w14:paraId="1C9D2480" w14:textId="30FC4D65" w:rsidR="00C21AD8" w:rsidDel="00FD7EAF" w:rsidRDefault="00C21AD8">
          <w:pPr>
            <w:pStyle w:val="TOC3"/>
            <w:rPr>
              <w:del w:id="433" w:author="Huyen Tran Thu" w:date="2025-04-28T22:40:00Z" w16du:dateUtc="2025-04-28T15:40:00Z"/>
              <w:rFonts w:asciiTheme="minorHAnsi" w:eastAsiaTheme="minorEastAsia" w:hAnsiTheme="minorHAnsi" w:cstheme="minorBidi"/>
              <w:i w:val="0"/>
              <w:noProof/>
              <w:sz w:val="22"/>
              <w:lang w:val="en-US"/>
            </w:rPr>
          </w:pPr>
          <w:del w:id="434" w:author="Huyen Tran Thu" w:date="2025-04-28T22:40:00Z" w16du:dateUtc="2025-04-28T15:40:00Z">
            <w:r w:rsidRPr="007A3D0C" w:rsidDel="00FD7EAF">
              <w:rPr>
                <w:rPrChange w:id="435" w:author="Thu Huyen Tran" w:date="2023-04-07T17:34:00Z">
                  <w:rPr>
                    <w:rStyle w:val="Hyperlink"/>
                    <w:noProof/>
                    <w:lang w:val="vi-VN"/>
                  </w:rPr>
                </w:rPrChange>
              </w:rPr>
              <w:delText>1.3.2. Kiến nghị</w:delText>
            </w:r>
            <w:r w:rsidDel="00FD7EAF">
              <w:rPr>
                <w:noProof/>
                <w:webHidden/>
              </w:rPr>
              <w:tab/>
              <w:delText>43</w:delText>
            </w:r>
          </w:del>
        </w:p>
        <w:p w14:paraId="538E1226" w14:textId="5A31DF33" w:rsidR="00C21AD8" w:rsidDel="00FD7EAF" w:rsidRDefault="00C21AD8">
          <w:pPr>
            <w:pStyle w:val="TOC1"/>
            <w:rPr>
              <w:del w:id="436" w:author="Huyen Tran Thu" w:date="2025-04-28T22:40:00Z" w16du:dateUtc="2025-04-28T15:40:00Z"/>
              <w:rFonts w:asciiTheme="minorHAnsi" w:eastAsiaTheme="minorEastAsia" w:hAnsiTheme="minorHAnsi" w:cstheme="minorBidi"/>
              <w:b w:val="0"/>
              <w:noProof/>
              <w:sz w:val="22"/>
              <w:lang w:val="en-US"/>
            </w:rPr>
          </w:pPr>
          <w:del w:id="437" w:author="Huyen Tran Thu" w:date="2025-04-28T22:40:00Z" w16du:dateUtc="2025-04-28T15:40:00Z">
            <w:r w:rsidRPr="007A3D0C" w:rsidDel="00FD7EAF">
              <w:rPr>
                <w:rPrChange w:id="438" w:author="Thu Huyen Tran" w:date="2023-04-07T17:34:00Z">
                  <w:rPr>
                    <w:rStyle w:val="Hyperlink"/>
                    <w:noProof/>
                  </w:rPr>
                </w:rPrChange>
              </w:rPr>
              <w:delText>TÀI LIỆU THAM KHẢO</w:delText>
            </w:r>
            <w:r w:rsidDel="00FD7EAF">
              <w:rPr>
                <w:noProof/>
                <w:webHidden/>
              </w:rPr>
              <w:tab/>
              <w:delText>44</w:delText>
            </w:r>
          </w:del>
        </w:p>
        <w:p w14:paraId="647944E9" w14:textId="0C5B18DE" w:rsidR="00F6239B" w:rsidRDefault="00F6239B">
          <w:r>
            <w:rPr>
              <w:b/>
            </w:rPr>
            <w:fldChar w:fldCharType="end"/>
          </w:r>
        </w:p>
      </w:sdtContent>
    </w:sdt>
    <w:p w14:paraId="64689902" w14:textId="77777777" w:rsidR="003407D5" w:rsidRPr="00646CFC" w:rsidRDefault="003407D5" w:rsidP="00F6239B">
      <w:pPr>
        <w:pStyle w:val="Heading3"/>
        <w:rPr>
          <w:b w:val="0"/>
          <w:bCs w:val="0"/>
          <w:szCs w:val="28"/>
          <w:lang w:val="pt-BR"/>
        </w:rPr>
        <w:sectPr w:rsidR="003407D5" w:rsidRPr="00646CFC" w:rsidSect="00245E9E">
          <w:footerReference w:type="default" r:id="rId8"/>
          <w:pgSz w:w="11907" w:h="16839"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2F75F836" w14:textId="1F9AE87A" w:rsidR="00310469" w:rsidRDefault="00310469" w:rsidP="00310469">
      <w:pPr>
        <w:pStyle w:val="Heading1"/>
        <w:rPr>
          <w:lang w:val="pt-BR"/>
        </w:rPr>
      </w:pPr>
      <w:bookmarkStart w:id="439" w:name="_Toc55494114"/>
      <w:bookmarkStart w:id="440" w:name="_Toc131781479"/>
      <w:bookmarkStart w:id="441" w:name="_Toc152709777"/>
      <w:bookmarkStart w:id="442" w:name="_Toc196772473"/>
      <w:r w:rsidRPr="00A36D17">
        <w:rPr>
          <w:lang w:val="pt-BR"/>
        </w:rPr>
        <w:lastRenderedPageBreak/>
        <w:t>DANH MỤC BẢNG</w:t>
      </w:r>
      <w:bookmarkEnd w:id="439"/>
      <w:bookmarkEnd w:id="440"/>
      <w:bookmarkEnd w:id="441"/>
      <w:bookmarkEnd w:id="442"/>
    </w:p>
    <w:p w14:paraId="581ADE77" w14:textId="3FC646C2" w:rsidR="003902CD" w:rsidRDefault="003902CD">
      <w:pPr>
        <w:pStyle w:val="TableofFigures"/>
        <w:tabs>
          <w:tab w:val="right" w:leader="dot" w:pos="9062"/>
        </w:tabs>
        <w:rPr>
          <w:ins w:id="443"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44" w:author="Huyen Tran Thu" w:date="2025-04-28T22:52:00Z" w16du:dateUtc="2025-04-28T15:52:00Z">
        <w:r>
          <w:rPr>
            <w:rFonts w:eastAsiaTheme="majorEastAsia" w:cstheme="majorBidi"/>
            <w:b/>
            <w:bCs/>
            <w:szCs w:val="28"/>
            <w:lang w:val="pt-BR"/>
          </w:rPr>
          <w:fldChar w:fldCharType="begin"/>
        </w:r>
        <w:r>
          <w:rPr>
            <w:rFonts w:eastAsiaTheme="majorEastAsia" w:cstheme="majorBidi"/>
            <w:b/>
            <w:bCs/>
            <w:szCs w:val="28"/>
            <w:lang w:val="pt-BR"/>
          </w:rPr>
          <w:instrText xml:space="preserve"> TOC \h \z \c "Bảng 1." </w:instrText>
        </w:r>
        <w:r>
          <w:rPr>
            <w:rFonts w:eastAsiaTheme="majorEastAsia" w:cstheme="majorBidi"/>
            <w:b/>
            <w:bCs/>
            <w:szCs w:val="28"/>
            <w:lang w:val="pt-BR"/>
          </w:rPr>
          <w:fldChar w:fldCharType="separate"/>
        </w:r>
      </w:ins>
      <w:ins w:id="445"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"_Toc196773782"</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1 Phát thải KNK lĩnh vực chất thải năm 2021 và 2022</w:t>
        </w:r>
        <w:r>
          <w:rPr>
            <w:noProof/>
            <w:webHidden/>
          </w:rPr>
          <w:tab/>
        </w:r>
        <w:r>
          <w:rPr>
            <w:noProof/>
            <w:webHidden/>
          </w:rPr>
          <w:fldChar w:fldCharType="begin"/>
        </w:r>
        <w:r>
          <w:rPr>
            <w:noProof/>
            <w:webHidden/>
          </w:rPr>
          <w:instrText xml:space="preserve"> PAGEREF _Toc196773782 \h </w:instrText>
        </w:r>
      </w:ins>
      <w:r>
        <w:rPr>
          <w:noProof/>
          <w:webHidden/>
        </w:rPr>
      </w:r>
      <w:r>
        <w:rPr>
          <w:noProof/>
          <w:webHidden/>
        </w:rPr>
        <w:fldChar w:fldCharType="separate"/>
      </w:r>
      <w:ins w:id="446" w:author="Huyen Tran Thu" w:date="2025-04-28T23:02:00Z" w16du:dateUtc="2025-04-28T16:02:00Z">
        <w:r>
          <w:rPr>
            <w:noProof/>
            <w:webHidden/>
          </w:rPr>
          <w:t>1</w:t>
        </w:r>
        <w:r>
          <w:rPr>
            <w:noProof/>
            <w:webHidden/>
          </w:rPr>
          <w:fldChar w:fldCharType="end"/>
        </w:r>
        <w:r w:rsidRPr="00272FC1">
          <w:rPr>
            <w:rStyle w:val="Hyperlink"/>
            <w:noProof/>
          </w:rPr>
          <w:fldChar w:fldCharType="end"/>
        </w:r>
      </w:ins>
    </w:p>
    <w:p w14:paraId="19D561CF" w14:textId="50365AB9" w:rsidR="003902CD" w:rsidRDefault="003902CD">
      <w:pPr>
        <w:pStyle w:val="TableofFigures"/>
        <w:tabs>
          <w:tab w:val="right" w:leader="dot" w:pos="9062"/>
        </w:tabs>
        <w:rPr>
          <w:ins w:id="447"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48"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"_Toc196773783"</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 xml:space="preserve">Bảng 1. 2 </w:t>
        </w:r>
        <w:r w:rsidRPr="00272FC1">
          <w:rPr>
            <w:rStyle w:val="Hyperlink"/>
            <w:noProof/>
            <w:lang w:val="vi-VN"/>
          </w:rPr>
          <w:t xml:space="preserve">Chất thải rắn </w:t>
        </w:r>
        <w:r w:rsidRPr="00272FC1">
          <w:rPr>
            <w:rStyle w:val="Hyperlink"/>
            <w:noProof/>
            <w:lang w:val="en-US"/>
          </w:rPr>
          <w:t>được thu gom</w:t>
        </w:r>
        <w:r w:rsidRPr="00272FC1">
          <w:rPr>
            <w:rStyle w:val="Hyperlink"/>
            <w:noProof/>
            <w:lang w:val="vi-VN"/>
          </w:rPr>
          <w:t xml:space="preserve"> tại khu vực đô thị ước tính từ năm 1995 đến 2013</w:t>
        </w:r>
        <w:r>
          <w:rPr>
            <w:noProof/>
            <w:webHidden/>
          </w:rPr>
          <w:tab/>
        </w:r>
        <w:r>
          <w:rPr>
            <w:noProof/>
            <w:webHidden/>
          </w:rPr>
          <w:fldChar w:fldCharType="begin"/>
        </w:r>
        <w:r>
          <w:rPr>
            <w:noProof/>
            <w:webHidden/>
          </w:rPr>
          <w:instrText xml:space="preserve"> PAGEREF _Toc196773783 \h </w:instrText>
        </w:r>
      </w:ins>
      <w:r>
        <w:rPr>
          <w:noProof/>
          <w:webHidden/>
        </w:rPr>
      </w:r>
      <w:r>
        <w:rPr>
          <w:noProof/>
          <w:webHidden/>
        </w:rPr>
        <w:fldChar w:fldCharType="separate"/>
      </w:r>
      <w:ins w:id="449" w:author="Huyen Tran Thu" w:date="2025-04-28T23:02:00Z" w16du:dateUtc="2025-04-28T16:02:00Z">
        <w:r>
          <w:rPr>
            <w:noProof/>
            <w:webHidden/>
          </w:rPr>
          <w:t>6</w:t>
        </w:r>
        <w:r>
          <w:rPr>
            <w:noProof/>
            <w:webHidden/>
          </w:rPr>
          <w:fldChar w:fldCharType="end"/>
        </w:r>
        <w:r w:rsidRPr="00272FC1">
          <w:rPr>
            <w:rStyle w:val="Hyperlink"/>
            <w:noProof/>
          </w:rPr>
          <w:fldChar w:fldCharType="end"/>
        </w:r>
      </w:ins>
    </w:p>
    <w:p w14:paraId="2A160F3A" w14:textId="4DF6F682" w:rsidR="003902CD" w:rsidRDefault="003902CD">
      <w:pPr>
        <w:pStyle w:val="TableofFigures"/>
        <w:tabs>
          <w:tab w:val="right" w:leader="dot" w:pos="9062"/>
        </w:tabs>
        <w:rPr>
          <w:ins w:id="450"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51"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"_Toc196773784"</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3</w:t>
        </w:r>
        <w:r w:rsidRPr="00272FC1">
          <w:rPr>
            <w:rStyle w:val="Hyperlink"/>
            <w:noProof/>
            <w:lang w:val="vi-VN"/>
          </w:rPr>
          <w:t xml:space="preserve"> Tổng lượng chất thải rắn thông thường được thu gom và xử lý đạt tiêu chuẩn, quy chuẩn kỹ thuật quốc gia giai đoạn 2014-20</w:t>
        </w:r>
        <w:r w:rsidRPr="00272FC1">
          <w:rPr>
            <w:rStyle w:val="Hyperlink"/>
            <w:noProof/>
            <w:lang w:val="en-US"/>
          </w:rPr>
          <w:t>20</w:t>
        </w:r>
        <w:r>
          <w:rPr>
            <w:noProof/>
            <w:webHidden/>
          </w:rPr>
          <w:tab/>
        </w:r>
        <w:r>
          <w:rPr>
            <w:noProof/>
            <w:webHidden/>
          </w:rPr>
          <w:fldChar w:fldCharType="begin"/>
        </w:r>
        <w:r>
          <w:rPr>
            <w:noProof/>
            <w:webHidden/>
          </w:rPr>
          <w:instrText xml:space="preserve"> PAGEREF _Toc196773784 \h </w:instrText>
        </w:r>
      </w:ins>
      <w:r>
        <w:rPr>
          <w:noProof/>
          <w:webHidden/>
        </w:rPr>
      </w:r>
      <w:r>
        <w:rPr>
          <w:noProof/>
          <w:webHidden/>
        </w:rPr>
        <w:fldChar w:fldCharType="separate"/>
      </w:r>
      <w:ins w:id="452" w:author="Huyen Tran Thu" w:date="2025-04-28T23:02:00Z" w16du:dateUtc="2025-04-28T16:02:00Z">
        <w:r>
          <w:rPr>
            <w:noProof/>
            <w:webHidden/>
          </w:rPr>
          <w:t>7</w:t>
        </w:r>
        <w:r>
          <w:rPr>
            <w:noProof/>
            <w:webHidden/>
          </w:rPr>
          <w:fldChar w:fldCharType="end"/>
        </w:r>
        <w:r w:rsidRPr="00272FC1">
          <w:rPr>
            <w:rStyle w:val="Hyperlink"/>
            <w:noProof/>
          </w:rPr>
          <w:fldChar w:fldCharType="end"/>
        </w:r>
      </w:ins>
    </w:p>
    <w:p w14:paraId="2B52F36C" w14:textId="565DB931" w:rsidR="003902CD" w:rsidRDefault="003902CD">
      <w:pPr>
        <w:pStyle w:val="TableofFigures"/>
        <w:tabs>
          <w:tab w:val="right" w:leader="dot" w:pos="9062"/>
        </w:tabs>
        <w:rPr>
          <w:ins w:id="453"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54"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"_Toc196773785"</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 xml:space="preserve">Bảng 1. 4 </w:t>
        </w:r>
        <w:r w:rsidRPr="00272FC1">
          <w:rPr>
            <w:rStyle w:val="Hyperlink"/>
            <w:noProof/>
            <w:spacing w:val="-4"/>
          </w:rPr>
          <w:t>Tổng lượng chất thải rắn được xử lý đạt tiêu chuẩn giai đoạn 1990-2020</w:t>
        </w:r>
        <w:r>
          <w:rPr>
            <w:noProof/>
            <w:webHidden/>
          </w:rPr>
          <w:tab/>
        </w:r>
        <w:r>
          <w:rPr>
            <w:noProof/>
            <w:webHidden/>
          </w:rPr>
          <w:fldChar w:fldCharType="begin"/>
        </w:r>
        <w:r>
          <w:rPr>
            <w:noProof/>
            <w:webHidden/>
          </w:rPr>
          <w:instrText xml:space="preserve"> PAGEREF _Toc196773785 \h </w:instrText>
        </w:r>
      </w:ins>
      <w:r>
        <w:rPr>
          <w:noProof/>
          <w:webHidden/>
        </w:rPr>
      </w:r>
      <w:r>
        <w:rPr>
          <w:noProof/>
          <w:webHidden/>
        </w:rPr>
        <w:fldChar w:fldCharType="separate"/>
      </w:r>
      <w:ins w:id="455" w:author="Huyen Tran Thu" w:date="2025-04-28T23:02:00Z" w16du:dateUtc="2025-04-28T16:02:00Z">
        <w:r>
          <w:rPr>
            <w:noProof/>
            <w:webHidden/>
          </w:rPr>
          <w:t>8</w:t>
        </w:r>
        <w:r>
          <w:rPr>
            <w:noProof/>
            <w:webHidden/>
          </w:rPr>
          <w:fldChar w:fldCharType="end"/>
        </w:r>
        <w:r w:rsidRPr="00272FC1">
          <w:rPr>
            <w:rStyle w:val="Hyperlink"/>
            <w:noProof/>
          </w:rPr>
          <w:fldChar w:fldCharType="end"/>
        </w:r>
      </w:ins>
    </w:p>
    <w:p w14:paraId="2851376C" w14:textId="70AF3D70" w:rsidR="003902CD" w:rsidRDefault="003902CD">
      <w:pPr>
        <w:pStyle w:val="TableofFigures"/>
        <w:tabs>
          <w:tab w:val="right" w:leader="dot" w:pos="9062"/>
        </w:tabs>
        <w:rPr>
          <w:ins w:id="456"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57"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"_Toc196773786"</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 xml:space="preserve">Bảng 1. 5 </w:t>
        </w:r>
        <w:r w:rsidRPr="00272FC1">
          <w:rPr>
            <w:rStyle w:val="Hyperlink"/>
            <w:noProof/>
            <w:spacing w:val="-4"/>
          </w:rPr>
          <w:t>Tổng lượng chất thải rắn được xử lý năm 2021 và 2022</w:t>
        </w:r>
        <w:r>
          <w:rPr>
            <w:noProof/>
            <w:webHidden/>
          </w:rPr>
          <w:tab/>
        </w:r>
        <w:r>
          <w:rPr>
            <w:noProof/>
            <w:webHidden/>
          </w:rPr>
          <w:fldChar w:fldCharType="begin"/>
        </w:r>
        <w:r>
          <w:rPr>
            <w:noProof/>
            <w:webHidden/>
          </w:rPr>
          <w:instrText xml:space="preserve"> PAGEREF _Toc196773786 \h </w:instrText>
        </w:r>
      </w:ins>
      <w:r>
        <w:rPr>
          <w:noProof/>
          <w:webHidden/>
        </w:rPr>
      </w:r>
      <w:r>
        <w:rPr>
          <w:noProof/>
          <w:webHidden/>
        </w:rPr>
        <w:fldChar w:fldCharType="separate"/>
      </w:r>
      <w:ins w:id="458" w:author="Huyen Tran Thu" w:date="2025-04-28T23:02:00Z" w16du:dateUtc="2025-04-28T16:02:00Z">
        <w:r>
          <w:rPr>
            <w:noProof/>
            <w:webHidden/>
          </w:rPr>
          <w:t>11</w:t>
        </w:r>
        <w:r>
          <w:rPr>
            <w:noProof/>
            <w:webHidden/>
          </w:rPr>
          <w:fldChar w:fldCharType="end"/>
        </w:r>
        <w:r w:rsidRPr="00272FC1">
          <w:rPr>
            <w:rStyle w:val="Hyperlink"/>
            <w:noProof/>
          </w:rPr>
          <w:fldChar w:fldCharType="end"/>
        </w:r>
      </w:ins>
    </w:p>
    <w:p w14:paraId="4EC8051F" w14:textId="0D69E4B1" w:rsidR="003902CD" w:rsidRDefault="003902CD">
      <w:pPr>
        <w:pStyle w:val="TableofFigures"/>
        <w:tabs>
          <w:tab w:val="right" w:leader="dot" w:pos="9062"/>
        </w:tabs>
        <w:rPr>
          <w:ins w:id="459"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60"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"_Toc196773787"</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6 Tổng lượng chất thải rắn chôn lấp lộ thiên giai đoạn 1990-2022</w:t>
        </w:r>
        <w:r>
          <w:rPr>
            <w:noProof/>
            <w:webHidden/>
          </w:rPr>
          <w:tab/>
        </w:r>
        <w:r>
          <w:rPr>
            <w:noProof/>
            <w:webHidden/>
          </w:rPr>
          <w:fldChar w:fldCharType="begin"/>
        </w:r>
        <w:r>
          <w:rPr>
            <w:noProof/>
            <w:webHidden/>
          </w:rPr>
          <w:instrText xml:space="preserve"> PAGEREF _Toc196773787 \h </w:instrText>
        </w:r>
      </w:ins>
      <w:r>
        <w:rPr>
          <w:noProof/>
          <w:webHidden/>
        </w:rPr>
      </w:r>
      <w:r>
        <w:rPr>
          <w:noProof/>
          <w:webHidden/>
        </w:rPr>
        <w:fldChar w:fldCharType="separate"/>
      </w:r>
      <w:ins w:id="461" w:author="Huyen Tran Thu" w:date="2025-04-28T23:02:00Z" w16du:dateUtc="2025-04-28T16:02:00Z">
        <w:r>
          <w:rPr>
            <w:noProof/>
            <w:webHidden/>
          </w:rPr>
          <w:t>11</w:t>
        </w:r>
        <w:r>
          <w:rPr>
            <w:noProof/>
            <w:webHidden/>
          </w:rPr>
          <w:fldChar w:fldCharType="end"/>
        </w:r>
        <w:r w:rsidRPr="00272FC1">
          <w:rPr>
            <w:rStyle w:val="Hyperlink"/>
            <w:noProof/>
          </w:rPr>
          <w:fldChar w:fldCharType="end"/>
        </w:r>
      </w:ins>
    </w:p>
    <w:p w14:paraId="6A795CC3" w14:textId="4C17DBC5" w:rsidR="003902CD" w:rsidRDefault="003902CD">
      <w:pPr>
        <w:pStyle w:val="TableofFigures"/>
        <w:tabs>
          <w:tab w:val="right" w:leader="dot" w:pos="9062"/>
        </w:tabs>
        <w:rPr>
          <w:ins w:id="462"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63"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"_Toc196773788"</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7 Tổng lượng chất thải rắn đô thị được chôn lấp giai đoạn 1990-2022</w:t>
        </w:r>
        <w:r>
          <w:rPr>
            <w:noProof/>
            <w:webHidden/>
          </w:rPr>
          <w:tab/>
        </w:r>
        <w:r>
          <w:rPr>
            <w:noProof/>
            <w:webHidden/>
          </w:rPr>
          <w:fldChar w:fldCharType="begin"/>
        </w:r>
        <w:r>
          <w:rPr>
            <w:noProof/>
            <w:webHidden/>
          </w:rPr>
          <w:instrText xml:space="preserve"> PAGEREF _Toc196773788 \h </w:instrText>
        </w:r>
      </w:ins>
      <w:r>
        <w:rPr>
          <w:noProof/>
          <w:webHidden/>
        </w:rPr>
      </w:r>
      <w:r>
        <w:rPr>
          <w:noProof/>
          <w:webHidden/>
        </w:rPr>
        <w:fldChar w:fldCharType="separate"/>
      </w:r>
      <w:ins w:id="464" w:author="Huyen Tran Thu" w:date="2025-04-28T23:02:00Z" w16du:dateUtc="2025-04-28T16:02:00Z">
        <w:r>
          <w:rPr>
            <w:noProof/>
            <w:webHidden/>
          </w:rPr>
          <w:t>12</w:t>
        </w:r>
        <w:r>
          <w:rPr>
            <w:noProof/>
            <w:webHidden/>
          </w:rPr>
          <w:fldChar w:fldCharType="end"/>
        </w:r>
        <w:r w:rsidRPr="00272FC1">
          <w:rPr>
            <w:rStyle w:val="Hyperlink"/>
            <w:noProof/>
          </w:rPr>
          <w:fldChar w:fldCharType="end"/>
        </w:r>
      </w:ins>
    </w:p>
    <w:p w14:paraId="4CE89143" w14:textId="026CD4C7" w:rsidR="003902CD" w:rsidRDefault="003902CD">
      <w:pPr>
        <w:pStyle w:val="TableofFigures"/>
        <w:tabs>
          <w:tab w:val="right" w:leader="dot" w:pos="9062"/>
        </w:tabs>
        <w:rPr>
          <w:ins w:id="465"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66"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"_Toc196773789"</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8</w:t>
        </w:r>
        <w:r w:rsidRPr="00272FC1">
          <w:rPr>
            <w:rStyle w:val="Hyperlink"/>
            <w:noProof/>
            <w:lang w:val="vi-VN"/>
          </w:rPr>
          <w:t xml:space="preserve"> Ước tính CTR được xử lý tại các bãi chôn lấp khu vực nông thôn từ năm 1995-20</w:t>
        </w:r>
        <w:r w:rsidRPr="00272FC1">
          <w:rPr>
            <w:rStyle w:val="Hyperlink"/>
            <w:noProof/>
            <w:lang w:val="en-US"/>
          </w:rPr>
          <w:t>22</w:t>
        </w:r>
        <w:r>
          <w:rPr>
            <w:noProof/>
            <w:webHidden/>
          </w:rPr>
          <w:tab/>
        </w:r>
        <w:r>
          <w:rPr>
            <w:noProof/>
            <w:webHidden/>
          </w:rPr>
          <w:fldChar w:fldCharType="begin"/>
        </w:r>
        <w:r>
          <w:rPr>
            <w:noProof/>
            <w:webHidden/>
          </w:rPr>
          <w:instrText xml:space="preserve"> PAGEREF _Toc196773789 \h </w:instrText>
        </w:r>
      </w:ins>
      <w:r>
        <w:rPr>
          <w:noProof/>
          <w:webHidden/>
        </w:rPr>
      </w:r>
      <w:r>
        <w:rPr>
          <w:noProof/>
          <w:webHidden/>
        </w:rPr>
        <w:fldChar w:fldCharType="separate"/>
      </w:r>
      <w:ins w:id="467" w:author="Huyen Tran Thu" w:date="2025-04-28T23:02:00Z" w16du:dateUtc="2025-04-28T16:02:00Z">
        <w:r>
          <w:rPr>
            <w:noProof/>
            <w:webHidden/>
          </w:rPr>
          <w:t>14</w:t>
        </w:r>
        <w:r>
          <w:rPr>
            <w:noProof/>
            <w:webHidden/>
          </w:rPr>
          <w:fldChar w:fldCharType="end"/>
        </w:r>
        <w:r w:rsidRPr="00272FC1">
          <w:rPr>
            <w:rStyle w:val="Hyperlink"/>
            <w:noProof/>
          </w:rPr>
          <w:fldChar w:fldCharType="end"/>
        </w:r>
      </w:ins>
    </w:p>
    <w:p w14:paraId="11198AD0" w14:textId="411924AC" w:rsidR="003902CD" w:rsidRDefault="003902CD">
      <w:pPr>
        <w:pStyle w:val="TableofFigures"/>
        <w:tabs>
          <w:tab w:val="right" w:leader="dot" w:pos="9062"/>
        </w:tabs>
        <w:rPr>
          <w:ins w:id="468"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69"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"_Toc196773790"</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 xml:space="preserve">Bảng 1. 9 </w:t>
        </w:r>
        <w:r w:rsidRPr="00272FC1">
          <w:rPr>
            <w:rStyle w:val="Hyperlink"/>
            <w:noProof/>
            <w:lang w:val="vi-VN"/>
          </w:rPr>
          <w:t>Tổng lượng chất thải rắn</w:t>
        </w:r>
        <w:r w:rsidRPr="00272FC1">
          <w:rPr>
            <w:rStyle w:val="Hyperlink"/>
            <w:noProof/>
            <w:lang w:val="en-US"/>
          </w:rPr>
          <w:t xml:space="preserve"> sinh hoạt nông thôn</w:t>
        </w:r>
        <w:r w:rsidRPr="00272FC1">
          <w:rPr>
            <w:rStyle w:val="Hyperlink"/>
            <w:noProof/>
            <w:lang w:val="vi-VN"/>
          </w:rPr>
          <w:t xml:space="preserve"> </w:t>
        </w:r>
        <w:r w:rsidRPr="00272FC1">
          <w:rPr>
            <w:rStyle w:val="Hyperlink"/>
            <w:noProof/>
            <w:lang w:val="en-US"/>
          </w:rPr>
          <w:t>theo các hình thức xử lý</w:t>
        </w:r>
        <w:r w:rsidRPr="00272FC1">
          <w:rPr>
            <w:rStyle w:val="Hyperlink"/>
            <w:noProof/>
            <w:lang w:val="vi-VN"/>
          </w:rPr>
          <w:t xml:space="preserve"> giai đoạn 199</w:t>
        </w:r>
        <w:r w:rsidRPr="00272FC1">
          <w:rPr>
            <w:rStyle w:val="Hyperlink"/>
            <w:noProof/>
            <w:lang w:val="en-US"/>
          </w:rPr>
          <w:t>0</w:t>
        </w:r>
        <w:r w:rsidRPr="00272FC1">
          <w:rPr>
            <w:rStyle w:val="Hyperlink"/>
            <w:noProof/>
            <w:lang w:val="vi-VN"/>
          </w:rPr>
          <w:t>-20</w:t>
        </w:r>
        <w:r w:rsidRPr="00272FC1">
          <w:rPr>
            <w:rStyle w:val="Hyperlink"/>
            <w:noProof/>
            <w:lang w:val="en-US"/>
          </w:rPr>
          <w:t>22</w:t>
        </w:r>
        <w:r>
          <w:rPr>
            <w:noProof/>
            <w:webHidden/>
          </w:rPr>
          <w:tab/>
        </w:r>
        <w:r>
          <w:rPr>
            <w:noProof/>
            <w:webHidden/>
          </w:rPr>
          <w:fldChar w:fldCharType="begin"/>
        </w:r>
        <w:r>
          <w:rPr>
            <w:noProof/>
            <w:webHidden/>
          </w:rPr>
          <w:instrText xml:space="preserve"> PAGEREF _Toc196773790 \h </w:instrText>
        </w:r>
      </w:ins>
      <w:r>
        <w:rPr>
          <w:noProof/>
          <w:webHidden/>
        </w:rPr>
      </w:r>
      <w:r>
        <w:rPr>
          <w:noProof/>
          <w:webHidden/>
        </w:rPr>
        <w:fldChar w:fldCharType="separate"/>
      </w:r>
      <w:ins w:id="470" w:author="Huyen Tran Thu" w:date="2025-04-28T23:02:00Z" w16du:dateUtc="2025-04-28T16:02:00Z">
        <w:r>
          <w:rPr>
            <w:noProof/>
            <w:webHidden/>
          </w:rPr>
          <w:t>16</w:t>
        </w:r>
        <w:r>
          <w:rPr>
            <w:noProof/>
            <w:webHidden/>
          </w:rPr>
          <w:fldChar w:fldCharType="end"/>
        </w:r>
        <w:r w:rsidRPr="00272FC1">
          <w:rPr>
            <w:rStyle w:val="Hyperlink"/>
            <w:noProof/>
          </w:rPr>
          <w:fldChar w:fldCharType="end"/>
        </w:r>
      </w:ins>
    </w:p>
    <w:p w14:paraId="1BEF0E61" w14:textId="66C143FF" w:rsidR="003902CD" w:rsidRDefault="003902CD">
      <w:pPr>
        <w:pStyle w:val="TableofFigures"/>
        <w:tabs>
          <w:tab w:val="right" w:leader="dot" w:pos="9062"/>
        </w:tabs>
        <w:rPr>
          <w:ins w:id="471"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72"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"_Toc196773791"</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10 Tổng lượng chất thải rắn sinh hoạt đô thị và nông thôn được chôn lấp</w:t>
        </w:r>
        <w:r>
          <w:rPr>
            <w:noProof/>
            <w:webHidden/>
          </w:rPr>
          <w:tab/>
        </w:r>
        <w:r>
          <w:rPr>
            <w:noProof/>
            <w:webHidden/>
          </w:rPr>
          <w:fldChar w:fldCharType="begin"/>
        </w:r>
        <w:r>
          <w:rPr>
            <w:noProof/>
            <w:webHidden/>
          </w:rPr>
          <w:instrText xml:space="preserve"> PAGEREF _Toc196773791 \h </w:instrText>
        </w:r>
      </w:ins>
      <w:r>
        <w:rPr>
          <w:noProof/>
          <w:webHidden/>
        </w:rPr>
      </w:r>
      <w:r>
        <w:rPr>
          <w:noProof/>
          <w:webHidden/>
        </w:rPr>
        <w:fldChar w:fldCharType="separate"/>
      </w:r>
      <w:ins w:id="473" w:author="Huyen Tran Thu" w:date="2025-04-28T23:02:00Z" w16du:dateUtc="2025-04-28T16:02:00Z">
        <w:r>
          <w:rPr>
            <w:noProof/>
            <w:webHidden/>
          </w:rPr>
          <w:t>17</w:t>
        </w:r>
        <w:r>
          <w:rPr>
            <w:noProof/>
            <w:webHidden/>
          </w:rPr>
          <w:fldChar w:fldCharType="end"/>
        </w:r>
        <w:r w:rsidRPr="00272FC1">
          <w:rPr>
            <w:rStyle w:val="Hyperlink"/>
            <w:noProof/>
          </w:rPr>
          <w:fldChar w:fldCharType="end"/>
        </w:r>
      </w:ins>
    </w:p>
    <w:p w14:paraId="3D075749" w14:textId="47DD8658" w:rsidR="003902CD" w:rsidRDefault="003902CD">
      <w:pPr>
        <w:pStyle w:val="TableofFigures"/>
        <w:tabs>
          <w:tab w:val="right" w:leader="dot" w:pos="9062"/>
        </w:tabs>
        <w:rPr>
          <w:ins w:id="474"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75"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"_Toc196773792"</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11 Ước tính tổng lượng chất thải rắn công nghiệp thông thường được xử lý bằng phương pháp chôn lấp</w:t>
        </w:r>
        <w:r>
          <w:rPr>
            <w:noProof/>
            <w:webHidden/>
          </w:rPr>
          <w:tab/>
        </w:r>
        <w:r>
          <w:rPr>
            <w:noProof/>
            <w:webHidden/>
          </w:rPr>
          <w:fldChar w:fldCharType="begin"/>
        </w:r>
        <w:r>
          <w:rPr>
            <w:noProof/>
            <w:webHidden/>
          </w:rPr>
          <w:instrText xml:space="preserve"> PAGEREF _Toc196773792 \h </w:instrText>
        </w:r>
      </w:ins>
      <w:r>
        <w:rPr>
          <w:noProof/>
          <w:webHidden/>
        </w:rPr>
      </w:r>
      <w:r>
        <w:rPr>
          <w:noProof/>
          <w:webHidden/>
        </w:rPr>
        <w:fldChar w:fldCharType="separate"/>
      </w:r>
      <w:ins w:id="476" w:author="Huyen Tran Thu" w:date="2025-04-28T23:02:00Z" w16du:dateUtc="2025-04-28T16:02:00Z">
        <w:r>
          <w:rPr>
            <w:noProof/>
            <w:webHidden/>
          </w:rPr>
          <w:t>19</w:t>
        </w:r>
        <w:r>
          <w:rPr>
            <w:noProof/>
            <w:webHidden/>
          </w:rPr>
          <w:fldChar w:fldCharType="end"/>
        </w:r>
        <w:r w:rsidRPr="00272FC1">
          <w:rPr>
            <w:rStyle w:val="Hyperlink"/>
            <w:noProof/>
          </w:rPr>
          <w:fldChar w:fldCharType="end"/>
        </w:r>
      </w:ins>
    </w:p>
    <w:p w14:paraId="5DAC6043" w14:textId="3CDC4FB5" w:rsidR="003902CD" w:rsidRDefault="003902CD">
      <w:pPr>
        <w:pStyle w:val="TableofFigures"/>
        <w:tabs>
          <w:tab w:val="right" w:leader="dot" w:pos="9062"/>
        </w:tabs>
        <w:rPr>
          <w:ins w:id="477"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78"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"_Toc196773793"</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12 Thành phần chất thải trung bình giai đoạn 1990-2010</w:t>
        </w:r>
        <w:r>
          <w:rPr>
            <w:noProof/>
            <w:webHidden/>
          </w:rPr>
          <w:tab/>
        </w:r>
        <w:r>
          <w:rPr>
            <w:noProof/>
            <w:webHidden/>
          </w:rPr>
          <w:fldChar w:fldCharType="begin"/>
        </w:r>
        <w:r>
          <w:rPr>
            <w:noProof/>
            <w:webHidden/>
          </w:rPr>
          <w:instrText xml:space="preserve"> PAGEREF _Toc196773793 \h </w:instrText>
        </w:r>
      </w:ins>
      <w:r>
        <w:rPr>
          <w:noProof/>
          <w:webHidden/>
        </w:rPr>
      </w:r>
      <w:r>
        <w:rPr>
          <w:noProof/>
          <w:webHidden/>
        </w:rPr>
        <w:fldChar w:fldCharType="separate"/>
      </w:r>
      <w:ins w:id="479" w:author="Huyen Tran Thu" w:date="2025-04-28T23:02:00Z" w16du:dateUtc="2025-04-28T16:02:00Z">
        <w:r>
          <w:rPr>
            <w:noProof/>
            <w:webHidden/>
          </w:rPr>
          <w:t>20</w:t>
        </w:r>
        <w:r>
          <w:rPr>
            <w:noProof/>
            <w:webHidden/>
          </w:rPr>
          <w:fldChar w:fldCharType="end"/>
        </w:r>
        <w:r w:rsidRPr="00272FC1">
          <w:rPr>
            <w:rStyle w:val="Hyperlink"/>
            <w:noProof/>
          </w:rPr>
          <w:fldChar w:fldCharType="end"/>
        </w:r>
      </w:ins>
    </w:p>
    <w:p w14:paraId="38F5D4E3" w14:textId="3B61D2CE" w:rsidR="003902CD" w:rsidRDefault="003902CD">
      <w:pPr>
        <w:pStyle w:val="TableofFigures"/>
        <w:tabs>
          <w:tab w:val="right" w:leader="dot" w:pos="9062"/>
        </w:tabs>
        <w:rPr>
          <w:ins w:id="480"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81"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"_Toc196773794"</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13 Thành phần chất thải trung bình giai đoạn 2011-2013</w:t>
        </w:r>
        <w:r>
          <w:rPr>
            <w:noProof/>
            <w:webHidden/>
          </w:rPr>
          <w:tab/>
        </w:r>
        <w:r>
          <w:rPr>
            <w:noProof/>
            <w:webHidden/>
          </w:rPr>
          <w:fldChar w:fldCharType="begin"/>
        </w:r>
        <w:r>
          <w:rPr>
            <w:noProof/>
            <w:webHidden/>
          </w:rPr>
          <w:instrText xml:space="preserve"> PAGEREF _Toc196773794 \h </w:instrText>
        </w:r>
      </w:ins>
      <w:r>
        <w:rPr>
          <w:noProof/>
          <w:webHidden/>
        </w:rPr>
      </w:r>
      <w:r>
        <w:rPr>
          <w:noProof/>
          <w:webHidden/>
        </w:rPr>
        <w:fldChar w:fldCharType="separate"/>
      </w:r>
      <w:ins w:id="482" w:author="Huyen Tran Thu" w:date="2025-04-28T23:02:00Z" w16du:dateUtc="2025-04-28T16:02:00Z">
        <w:r>
          <w:rPr>
            <w:noProof/>
            <w:webHidden/>
          </w:rPr>
          <w:t>21</w:t>
        </w:r>
        <w:r>
          <w:rPr>
            <w:noProof/>
            <w:webHidden/>
          </w:rPr>
          <w:fldChar w:fldCharType="end"/>
        </w:r>
        <w:r w:rsidRPr="00272FC1">
          <w:rPr>
            <w:rStyle w:val="Hyperlink"/>
            <w:noProof/>
          </w:rPr>
          <w:fldChar w:fldCharType="end"/>
        </w:r>
      </w:ins>
    </w:p>
    <w:p w14:paraId="49F4ED8B" w14:textId="65A8370D" w:rsidR="003902CD" w:rsidRDefault="003902CD">
      <w:pPr>
        <w:pStyle w:val="TableofFigures"/>
        <w:tabs>
          <w:tab w:val="right" w:leader="dot" w:pos="9062"/>
        </w:tabs>
        <w:rPr>
          <w:ins w:id="483"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84"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"_Toc196773795"</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14 Thành phần chất thải trung bình giai đoạn 2014-2022</w:t>
        </w:r>
        <w:r>
          <w:rPr>
            <w:noProof/>
            <w:webHidden/>
          </w:rPr>
          <w:tab/>
        </w:r>
        <w:r>
          <w:rPr>
            <w:noProof/>
            <w:webHidden/>
          </w:rPr>
          <w:fldChar w:fldCharType="begin"/>
        </w:r>
        <w:r>
          <w:rPr>
            <w:noProof/>
            <w:webHidden/>
          </w:rPr>
          <w:instrText xml:space="preserve"> PAGEREF _Toc196773795 \h </w:instrText>
        </w:r>
      </w:ins>
      <w:r>
        <w:rPr>
          <w:noProof/>
          <w:webHidden/>
        </w:rPr>
      </w:r>
      <w:r>
        <w:rPr>
          <w:noProof/>
          <w:webHidden/>
        </w:rPr>
        <w:fldChar w:fldCharType="separate"/>
      </w:r>
      <w:ins w:id="485" w:author="Huyen Tran Thu" w:date="2025-04-28T23:02:00Z" w16du:dateUtc="2025-04-28T16:02:00Z">
        <w:r>
          <w:rPr>
            <w:noProof/>
            <w:webHidden/>
          </w:rPr>
          <w:t>21</w:t>
        </w:r>
        <w:r>
          <w:rPr>
            <w:noProof/>
            <w:webHidden/>
          </w:rPr>
          <w:fldChar w:fldCharType="end"/>
        </w:r>
        <w:r w:rsidRPr="00272FC1">
          <w:rPr>
            <w:rStyle w:val="Hyperlink"/>
            <w:noProof/>
          </w:rPr>
          <w:fldChar w:fldCharType="end"/>
        </w:r>
      </w:ins>
    </w:p>
    <w:p w14:paraId="5449C89C" w14:textId="3262C4B4" w:rsidR="003902CD" w:rsidRDefault="003902CD">
      <w:pPr>
        <w:pStyle w:val="TableofFigures"/>
        <w:tabs>
          <w:tab w:val="right" w:leader="dot" w:pos="9062"/>
        </w:tabs>
        <w:rPr>
          <w:ins w:id="486"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87"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"_Toc196773796"</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15 Tỷ lệ lượng chất thải rắn được xử lý tại các loại bãi chôn lấp</w:t>
        </w:r>
        <w:r>
          <w:rPr>
            <w:noProof/>
            <w:webHidden/>
          </w:rPr>
          <w:tab/>
        </w:r>
        <w:r>
          <w:rPr>
            <w:noProof/>
            <w:webHidden/>
          </w:rPr>
          <w:fldChar w:fldCharType="begin"/>
        </w:r>
        <w:r>
          <w:rPr>
            <w:noProof/>
            <w:webHidden/>
          </w:rPr>
          <w:instrText xml:space="preserve"> PAGEREF _Toc196773796 \h </w:instrText>
        </w:r>
      </w:ins>
      <w:r>
        <w:rPr>
          <w:noProof/>
          <w:webHidden/>
        </w:rPr>
      </w:r>
      <w:r>
        <w:rPr>
          <w:noProof/>
          <w:webHidden/>
        </w:rPr>
        <w:fldChar w:fldCharType="separate"/>
      </w:r>
      <w:ins w:id="488" w:author="Huyen Tran Thu" w:date="2025-04-28T23:02:00Z" w16du:dateUtc="2025-04-28T16:02:00Z">
        <w:r>
          <w:rPr>
            <w:noProof/>
            <w:webHidden/>
          </w:rPr>
          <w:t>22</w:t>
        </w:r>
        <w:r>
          <w:rPr>
            <w:noProof/>
            <w:webHidden/>
          </w:rPr>
          <w:fldChar w:fldCharType="end"/>
        </w:r>
        <w:r w:rsidRPr="00272FC1">
          <w:rPr>
            <w:rStyle w:val="Hyperlink"/>
            <w:noProof/>
          </w:rPr>
          <w:fldChar w:fldCharType="end"/>
        </w:r>
      </w:ins>
    </w:p>
    <w:p w14:paraId="2DA1DDB8" w14:textId="417F211B" w:rsidR="003902CD" w:rsidRDefault="003902CD">
      <w:pPr>
        <w:pStyle w:val="TableofFigures"/>
        <w:tabs>
          <w:tab w:val="right" w:leader="dot" w:pos="9062"/>
        </w:tabs>
        <w:rPr>
          <w:ins w:id="489"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90"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"_Toc196773797"</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16 Giá trị DOC</w:t>
        </w:r>
        <w:r w:rsidRPr="00272FC1">
          <w:rPr>
            <w:rStyle w:val="Hyperlink"/>
            <w:noProof/>
            <w:vertAlign w:val="subscript"/>
          </w:rPr>
          <w:t>i</w:t>
        </w:r>
        <w:r w:rsidRPr="00272FC1">
          <w:rPr>
            <w:rStyle w:val="Hyperlink"/>
            <w:noProof/>
          </w:rPr>
          <w:t xml:space="preserve"> theo từng loại chất thải</w:t>
        </w:r>
        <w:r>
          <w:rPr>
            <w:noProof/>
            <w:webHidden/>
          </w:rPr>
          <w:tab/>
        </w:r>
        <w:r>
          <w:rPr>
            <w:noProof/>
            <w:webHidden/>
          </w:rPr>
          <w:fldChar w:fldCharType="begin"/>
        </w:r>
        <w:r>
          <w:rPr>
            <w:noProof/>
            <w:webHidden/>
          </w:rPr>
          <w:instrText xml:space="preserve"> PAGEREF _Toc196773797 \h </w:instrText>
        </w:r>
      </w:ins>
      <w:r>
        <w:rPr>
          <w:noProof/>
          <w:webHidden/>
        </w:rPr>
      </w:r>
      <w:r>
        <w:rPr>
          <w:noProof/>
          <w:webHidden/>
        </w:rPr>
        <w:fldChar w:fldCharType="separate"/>
      </w:r>
      <w:ins w:id="491" w:author="Huyen Tran Thu" w:date="2025-04-28T23:02:00Z" w16du:dateUtc="2025-04-28T16:02:00Z">
        <w:r>
          <w:rPr>
            <w:noProof/>
            <w:webHidden/>
          </w:rPr>
          <w:t>24</w:t>
        </w:r>
        <w:r>
          <w:rPr>
            <w:noProof/>
            <w:webHidden/>
          </w:rPr>
          <w:fldChar w:fldCharType="end"/>
        </w:r>
        <w:r w:rsidRPr="00272FC1">
          <w:rPr>
            <w:rStyle w:val="Hyperlink"/>
            <w:noProof/>
          </w:rPr>
          <w:fldChar w:fldCharType="end"/>
        </w:r>
      </w:ins>
    </w:p>
    <w:p w14:paraId="35C3958A" w14:textId="0CAAA9AA" w:rsidR="003902CD" w:rsidRDefault="003902CD">
      <w:pPr>
        <w:pStyle w:val="TableofFigures"/>
        <w:tabs>
          <w:tab w:val="right" w:leader="dot" w:pos="9062"/>
        </w:tabs>
        <w:rPr>
          <w:ins w:id="492"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93"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"_Toc196773798"</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17 Hằng số tỷ lệ sản sinh mê tan</w:t>
        </w:r>
        <w:r>
          <w:rPr>
            <w:noProof/>
            <w:webHidden/>
          </w:rPr>
          <w:tab/>
        </w:r>
        <w:r>
          <w:rPr>
            <w:noProof/>
            <w:webHidden/>
          </w:rPr>
          <w:fldChar w:fldCharType="begin"/>
        </w:r>
        <w:r>
          <w:rPr>
            <w:noProof/>
            <w:webHidden/>
          </w:rPr>
          <w:instrText xml:space="preserve"> PAGEREF _Toc196773798 \h </w:instrText>
        </w:r>
      </w:ins>
      <w:r>
        <w:rPr>
          <w:noProof/>
          <w:webHidden/>
        </w:rPr>
      </w:r>
      <w:r>
        <w:rPr>
          <w:noProof/>
          <w:webHidden/>
        </w:rPr>
        <w:fldChar w:fldCharType="separate"/>
      </w:r>
      <w:ins w:id="494" w:author="Huyen Tran Thu" w:date="2025-04-28T23:02:00Z" w16du:dateUtc="2025-04-28T16:02:00Z">
        <w:r>
          <w:rPr>
            <w:noProof/>
            <w:webHidden/>
          </w:rPr>
          <w:t>25</w:t>
        </w:r>
        <w:r>
          <w:rPr>
            <w:noProof/>
            <w:webHidden/>
          </w:rPr>
          <w:fldChar w:fldCharType="end"/>
        </w:r>
        <w:r w:rsidRPr="00272FC1">
          <w:rPr>
            <w:rStyle w:val="Hyperlink"/>
            <w:noProof/>
          </w:rPr>
          <w:fldChar w:fldCharType="end"/>
        </w:r>
      </w:ins>
    </w:p>
    <w:p w14:paraId="2B4CA3BA" w14:textId="6EB77591" w:rsidR="003902CD" w:rsidRDefault="003902CD">
      <w:pPr>
        <w:pStyle w:val="TableofFigures"/>
        <w:tabs>
          <w:tab w:val="right" w:leader="dot" w:pos="9062"/>
        </w:tabs>
        <w:rPr>
          <w:ins w:id="495"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96"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"_Toc196773799"</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18 Tổng lượng chất thải rắn sinh hoạt được xử lý sinh học</w:t>
        </w:r>
        <w:r>
          <w:rPr>
            <w:noProof/>
            <w:webHidden/>
          </w:rPr>
          <w:tab/>
        </w:r>
        <w:r>
          <w:rPr>
            <w:noProof/>
            <w:webHidden/>
          </w:rPr>
          <w:fldChar w:fldCharType="begin"/>
        </w:r>
        <w:r>
          <w:rPr>
            <w:noProof/>
            <w:webHidden/>
          </w:rPr>
          <w:instrText xml:space="preserve"> PAGEREF _Toc196773799 \h </w:instrText>
        </w:r>
      </w:ins>
      <w:r>
        <w:rPr>
          <w:noProof/>
          <w:webHidden/>
        </w:rPr>
      </w:r>
      <w:r>
        <w:rPr>
          <w:noProof/>
          <w:webHidden/>
        </w:rPr>
        <w:fldChar w:fldCharType="separate"/>
      </w:r>
      <w:ins w:id="497" w:author="Huyen Tran Thu" w:date="2025-04-28T23:02:00Z" w16du:dateUtc="2025-04-28T16:02:00Z">
        <w:r>
          <w:rPr>
            <w:noProof/>
            <w:webHidden/>
          </w:rPr>
          <w:t>27</w:t>
        </w:r>
        <w:r>
          <w:rPr>
            <w:noProof/>
            <w:webHidden/>
          </w:rPr>
          <w:fldChar w:fldCharType="end"/>
        </w:r>
        <w:r w:rsidRPr="00272FC1">
          <w:rPr>
            <w:rStyle w:val="Hyperlink"/>
            <w:noProof/>
          </w:rPr>
          <w:fldChar w:fldCharType="end"/>
        </w:r>
      </w:ins>
    </w:p>
    <w:p w14:paraId="3631F32F" w14:textId="3094DA3E" w:rsidR="003902CD" w:rsidRDefault="003902CD">
      <w:pPr>
        <w:pStyle w:val="TableofFigures"/>
        <w:tabs>
          <w:tab w:val="right" w:leader="dot" w:pos="9062"/>
        </w:tabs>
        <w:rPr>
          <w:ins w:id="498"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499"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"_Toc196773800"</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19 Kết quả ước tính phát thải khí nhà kính từ Xử lý CTR bằng phương pháp sinh học năm 2021 và 2022</w:t>
        </w:r>
        <w:r>
          <w:rPr>
            <w:noProof/>
            <w:webHidden/>
          </w:rPr>
          <w:tab/>
        </w:r>
        <w:r>
          <w:rPr>
            <w:noProof/>
            <w:webHidden/>
          </w:rPr>
          <w:fldChar w:fldCharType="begin"/>
        </w:r>
        <w:r>
          <w:rPr>
            <w:noProof/>
            <w:webHidden/>
          </w:rPr>
          <w:instrText xml:space="preserve"> PAGEREF _Toc196773800 \h </w:instrText>
        </w:r>
      </w:ins>
      <w:r>
        <w:rPr>
          <w:noProof/>
          <w:webHidden/>
        </w:rPr>
      </w:r>
      <w:r>
        <w:rPr>
          <w:noProof/>
          <w:webHidden/>
        </w:rPr>
        <w:fldChar w:fldCharType="separate"/>
      </w:r>
      <w:ins w:id="500" w:author="Huyen Tran Thu" w:date="2025-04-28T23:02:00Z" w16du:dateUtc="2025-04-28T16:02:00Z">
        <w:r>
          <w:rPr>
            <w:noProof/>
            <w:webHidden/>
          </w:rPr>
          <w:t>28</w:t>
        </w:r>
        <w:r>
          <w:rPr>
            <w:noProof/>
            <w:webHidden/>
          </w:rPr>
          <w:fldChar w:fldCharType="end"/>
        </w:r>
        <w:r w:rsidRPr="00272FC1">
          <w:rPr>
            <w:rStyle w:val="Hyperlink"/>
            <w:noProof/>
          </w:rPr>
          <w:fldChar w:fldCharType="end"/>
        </w:r>
      </w:ins>
    </w:p>
    <w:p w14:paraId="354B1908" w14:textId="44C53815" w:rsidR="003902CD" w:rsidRDefault="003902CD">
      <w:pPr>
        <w:pStyle w:val="TableofFigures"/>
        <w:tabs>
          <w:tab w:val="right" w:leader="dot" w:pos="9062"/>
        </w:tabs>
        <w:rPr>
          <w:ins w:id="501"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02"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"_Toc196773801"</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20 Tổng lượng chất thải rắn sinh hoạt được thiêu đốt</w:t>
        </w:r>
        <w:r>
          <w:rPr>
            <w:noProof/>
            <w:webHidden/>
          </w:rPr>
          <w:tab/>
        </w:r>
        <w:r>
          <w:rPr>
            <w:noProof/>
            <w:webHidden/>
          </w:rPr>
          <w:fldChar w:fldCharType="begin"/>
        </w:r>
        <w:r>
          <w:rPr>
            <w:noProof/>
            <w:webHidden/>
          </w:rPr>
          <w:instrText xml:space="preserve"> PAGEREF _Toc196773801 \h </w:instrText>
        </w:r>
      </w:ins>
      <w:r>
        <w:rPr>
          <w:noProof/>
          <w:webHidden/>
        </w:rPr>
      </w:r>
      <w:r>
        <w:rPr>
          <w:noProof/>
          <w:webHidden/>
        </w:rPr>
        <w:fldChar w:fldCharType="separate"/>
      </w:r>
      <w:ins w:id="503" w:author="Huyen Tran Thu" w:date="2025-04-28T23:02:00Z" w16du:dateUtc="2025-04-28T16:02:00Z">
        <w:r>
          <w:rPr>
            <w:noProof/>
            <w:webHidden/>
          </w:rPr>
          <w:t>32</w:t>
        </w:r>
        <w:r>
          <w:rPr>
            <w:noProof/>
            <w:webHidden/>
          </w:rPr>
          <w:fldChar w:fldCharType="end"/>
        </w:r>
        <w:r w:rsidRPr="00272FC1">
          <w:rPr>
            <w:rStyle w:val="Hyperlink"/>
            <w:noProof/>
          </w:rPr>
          <w:fldChar w:fldCharType="end"/>
        </w:r>
      </w:ins>
    </w:p>
    <w:p w14:paraId="1D0C2246" w14:textId="59491EE0" w:rsidR="003902CD" w:rsidRDefault="003902CD">
      <w:pPr>
        <w:pStyle w:val="TableofFigures"/>
        <w:tabs>
          <w:tab w:val="right" w:leader="dot" w:pos="9062"/>
        </w:tabs>
        <w:rPr>
          <w:ins w:id="504"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05"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"_Toc196773802"</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21 Khối lượng CTR y tế được thiêu đốt năm 2010-2022</w:t>
        </w:r>
        <w:r>
          <w:rPr>
            <w:noProof/>
            <w:webHidden/>
          </w:rPr>
          <w:tab/>
        </w:r>
        <w:r>
          <w:rPr>
            <w:noProof/>
            <w:webHidden/>
          </w:rPr>
          <w:fldChar w:fldCharType="begin"/>
        </w:r>
        <w:r>
          <w:rPr>
            <w:noProof/>
            <w:webHidden/>
          </w:rPr>
          <w:instrText xml:space="preserve"> PAGEREF _Toc196773802 \h </w:instrText>
        </w:r>
      </w:ins>
      <w:r>
        <w:rPr>
          <w:noProof/>
          <w:webHidden/>
        </w:rPr>
      </w:r>
      <w:r>
        <w:rPr>
          <w:noProof/>
          <w:webHidden/>
        </w:rPr>
        <w:fldChar w:fldCharType="separate"/>
      </w:r>
      <w:ins w:id="506" w:author="Huyen Tran Thu" w:date="2025-04-28T23:02:00Z" w16du:dateUtc="2025-04-28T16:02:00Z">
        <w:r>
          <w:rPr>
            <w:noProof/>
            <w:webHidden/>
          </w:rPr>
          <w:t>33</w:t>
        </w:r>
        <w:r>
          <w:rPr>
            <w:noProof/>
            <w:webHidden/>
          </w:rPr>
          <w:fldChar w:fldCharType="end"/>
        </w:r>
        <w:r w:rsidRPr="00272FC1">
          <w:rPr>
            <w:rStyle w:val="Hyperlink"/>
            <w:noProof/>
          </w:rPr>
          <w:fldChar w:fldCharType="end"/>
        </w:r>
      </w:ins>
    </w:p>
    <w:p w14:paraId="758B8D26" w14:textId="7D774EEC" w:rsidR="003902CD" w:rsidRDefault="003902CD">
      <w:pPr>
        <w:pStyle w:val="TableofFigures"/>
        <w:tabs>
          <w:tab w:val="right" w:leader="dot" w:pos="9062"/>
        </w:tabs>
        <w:rPr>
          <w:ins w:id="507"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08"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"_Toc196773803"</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22 Tổng chất thải rắn sinh hoạt được thiêu đốt năm 2021 và 2022</w:t>
        </w:r>
        <w:r>
          <w:rPr>
            <w:noProof/>
            <w:webHidden/>
          </w:rPr>
          <w:tab/>
        </w:r>
        <w:r>
          <w:rPr>
            <w:noProof/>
            <w:webHidden/>
          </w:rPr>
          <w:fldChar w:fldCharType="begin"/>
        </w:r>
        <w:r>
          <w:rPr>
            <w:noProof/>
            <w:webHidden/>
          </w:rPr>
          <w:instrText xml:space="preserve"> PAGEREF _Toc196773803 \h </w:instrText>
        </w:r>
      </w:ins>
      <w:r>
        <w:rPr>
          <w:noProof/>
          <w:webHidden/>
        </w:rPr>
      </w:r>
      <w:r>
        <w:rPr>
          <w:noProof/>
          <w:webHidden/>
        </w:rPr>
        <w:fldChar w:fldCharType="separate"/>
      </w:r>
      <w:ins w:id="509" w:author="Huyen Tran Thu" w:date="2025-04-28T23:02:00Z" w16du:dateUtc="2025-04-28T16:02:00Z">
        <w:r>
          <w:rPr>
            <w:noProof/>
            <w:webHidden/>
          </w:rPr>
          <w:t>34</w:t>
        </w:r>
        <w:r>
          <w:rPr>
            <w:noProof/>
            <w:webHidden/>
          </w:rPr>
          <w:fldChar w:fldCharType="end"/>
        </w:r>
        <w:r w:rsidRPr="00272FC1">
          <w:rPr>
            <w:rStyle w:val="Hyperlink"/>
            <w:noProof/>
          </w:rPr>
          <w:fldChar w:fldCharType="end"/>
        </w:r>
      </w:ins>
    </w:p>
    <w:p w14:paraId="05B2F414" w14:textId="28E2256C" w:rsidR="003902CD" w:rsidRDefault="003902CD">
      <w:pPr>
        <w:pStyle w:val="TableofFigures"/>
        <w:tabs>
          <w:tab w:val="right" w:leader="dot" w:pos="9062"/>
        </w:tabs>
        <w:rPr>
          <w:ins w:id="510"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11"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"_Toc196773804"</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23 Tổng lượng chất thải rắn nguy hại được thiêu đốt</w:t>
        </w:r>
        <w:r>
          <w:rPr>
            <w:noProof/>
            <w:webHidden/>
          </w:rPr>
          <w:tab/>
        </w:r>
        <w:r>
          <w:rPr>
            <w:noProof/>
            <w:webHidden/>
          </w:rPr>
          <w:fldChar w:fldCharType="begin"/>
        </w:r>
        <w:r>
          <w:rPr>
            <w:noProof/>
            <w:webHidden/>
          </w:rPr>
          <w:instrText xml:space="preserve"> PAGEREF _Toc196773804 \h </w:instrText>
        </w:r>
      </w:ins>
      <w:r>
        <w:rPr>
          <w:noProof/>
          <w:webHidden/>
        </w:rPr>
      </w:r>
      <w:r>
        <w:rPr>
          <w:noProof/>
          <w:webHidden/>
        </w:rPr>
        <w:fldChar w:fldCharType="separate"/>
      </w:r>
      <w:ins w:id="512" w:author="Huyen Tran Thu" w:date="2025-04-28T23:02:00Z" w16du:dateUtc="2025-04-28T16:02:00Z">
        <w:r>
          <w:rPr>
            <w:noProof/>
            <w:webHidden/>
          </w:rPr>
          <w:t>34</w:t>
        </w:r>
        <w:r>
          <w:rPr>
            <w:noProof/>
            <w:webHidden/>
          </w:rPr>
          <w:fldChar w:fldCharType="end"/>
        </w:r>
        <w:r w:rsidRPr="00272FC1">
          <w:rPr>
            <w:rStyle w:val="Hyperlink"/>
            <w:noProof/>
          </w:rPr>
          <w:fldChar w:fldCharType="end"/>
        </w:r>
      </w:ins>
    </w:p>
    <w:p w14:paraId="3D4A4DC0" w14:textId="770401C8" w:rsidR="003902CD" w:rsidRDefault="003902CD">
      <w:pPr>
        <w:pStyle w:val="TableofFigures"/>
        <w:tabs>
          <w:tab w:val="right" w:leader="dot" w:pos="9062"/>
        </w:tabs>
        <w:rPr>
          <w:ins w:id="513"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14"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"_Toc196773805"</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24 Tổng lượng chất thải rắn sinh hoạt được đốt lộ thiên tại thành thị và nông thôn</w:t>
        </w:r>
        <w:r>
          <w:rPr>
            <w:noProof/>
            <w:webHidden/>
          </w:rPr>
          <w:tab/>
        </w:r>
        <w:r>
          <w:rPr>
            <w:noProof/>
            <w:webHidden/>
          </w:rPr>
          <w:fldChar w:fldCharType="begin"/>
        </w:r>
        <w:r>
          <w:rPr>
            <w:noProof/>
            <w:webHidden/>
          </w:rPr>
          <w:instrText xml:space="preserve"> PAGEREF _Toc196773805 \h </w:instrText>
        </w:r>
      </w:ins>
      <w:r>
        <w:rPr>
          <w:noProof/>
          <w:webHidden/>
        </w:rPr>
      </w:r>
      <w:r>
        <w:rPr>
          <w:noProof/>
          <w:webHidden/>
        </w:rPr>
        <w:fldChar w:fldCharType="separate"/>
      </w:r>
      <w:ins w:id="515" w:author="Huyen Tran Thu" w:date="2025-04-28T23:02:00Z" w16du:dateUtc="2025-04-28T16:02:00Z">
        <w:r>
          <w:rPr>
            <w:noProof/>
            <w:webHidden/>
          </w:rPr>
          <w:t>34</w:t>
        </w:r>
        <w:r>
          <w:rPr>
            <w:noProof/>
            <w:webHidden/>
          </w:rPr>
          <w:fldChar w:fldCharType="end"/>
        </w:r>
        <w:r w:rsidRPr="00272FC1">
          <w:rPr>
            <w:rStyle w:val="Hyperlink"/>
            <w:noProof/>
          </w:rPr>
          <w:fldChar w:fldCharType="end"/>
        </w:r>
      </w:ins>
    </w:p>
    <w:p w14:paraId="66959836" w14:textId="5E8E0865" w:rsidR="003902CD" w:rsidRDefault="003902CD">
      <w:pPr>
        <w:pStyle w:val="TableofFigures"/>
        <w:tabs>
          <w:tab w:val="right" w:leader="dot" w:pos="9062"/>
        </w:tabs>
        <w:rPr>
          <w:ins w:id="516"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17"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"_Toc196773806"</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25 Hàm lượng khô theo thành phần chất thải rắn</w:t>
        </w:r>
        <w:r>
          <w:rPr>
            <w:noProof/>
            <w:webHidden/>
          </w:rPr>
          <w:tab/>
        </w:r>
        <w:r>
          <w:rPr>
            <w:noProof/>
            <w:webHidden/>
          </w:rPr>
          <w:fldChar w:fldCharType="begin"/>
        </w:r>
        <w:r>
          <w:rPr>
            <w:noProof/>
            <w:webHidden/>
          </w:rPr>
          <w:instrText xml:space="preserve"> PAGEREF _Toc196773806 \h </w:instrText>
        </w:r>
      </w:ins>
      <w:r>
        <w:rPr>
          <w:noProof/>
          <w:webHidden/>
        </w:rPr>
      </w:r>
      <w:r>
        <w:rPr>
          <w:noProof/>
          <w:webHidden/>
        </w:rPr>
        <w:fldChar w:fldCharType="separate"/>
      </w:r>
      <w:ins w:id="518" w:author="Huyen Tran Thu" w:date="2025-04-28T23:02:00Z" w16du:dateUtc="2025-04-28T16:02:00Z">
        <w:r>
          <w:rPr>
            <w:noProof/>
            <w:webHidden/>
          </w:rPr>
          <w:t>35</w:t>
        </w:r>
        <w:r>
          <w:rPr>
            <w:noProof/>
            <w:webHidden/>
          </w:rPr>
          <w:fldChar w:fldCharType="end"/>
        </w:r>
        <w:r w:rsidRPr="00272FC1">
          <w:rPr>
            <w:rStyle w:val="Hyperlink"/>
            <w:noProof/>
          </w:rPr>
          <w:fldChar w:fldCharType="end"/>
        </w:r>
      </w:ins>
    </w:p>
    <w:p w14:paraId="13FD4B2D" w14:textId="7DE20D8E" w:rsidR="003902CD" w:rsidRDefault="003902CD">
      <w:pPr>
        <w:pStyle w:val="TableofFigures"/>
        <w:tabs>
          <w:tab w:val="right" w:leader="dot" w:pos="9062"/>
        </w:tabs>
        <w:rPr>
          <w:ins w:id="519"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20" w:author="Huyen Tran Thu" w:date="2025-04-28T23:02:00Z" w16du:dateUtc="2025-04-28T16:02:00Z">
        <w:r w:rsidRPr="00272FC1">
          <w:rPr>
            <w:rStyle w:val="Hyperlink"/>
            <w:noProof/>
          </w:rPr>
          <w:lastRenderedPageBreak/>
          <w:fldChar w:fldCharType="begin"/>
        </w:r>
        <w:r w:rsidRPr="00272FC1">
          <w:rPr>
            <w:rStyle w:val="Hyperlink"/>
            <w:noProof/>
          </w:rPr>
          <w:instrText xml:space="preserve"> </w:instrText>
        </w:r>
        <w:r>
          <w:rPr>
            <w:noProof/>
          </w:rPr>
          <w:instrText>HYPERLINK \l "_Toc196773807"</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26 Tỷ lệ hàm lượng các-bon trong chất thải khô</w:t>
        </w:r>
        <w:r>
          <w:rPr>
            <w:noProof/>
            <w:webHidden/>
          </w:rPr>
          <w:tab/>
        </w:r>
        <w:r>
          <w:rPr>
            <w:noProof/>
            <w:webHidden/>
          </w:rPr>
          <w:fldChar w:fldCharType="begin"/>
        </w:r>
        <w:r>
          <w:rPr>
            <w:noProof/>
            <w:webHidden/>
          </w:rPr>
          <w:instrText xml:space="preserve"> PAGEREF _Toc196773807 \h </w:instrText>
        </w:r>
      </w:ins>
      <w:r>
        <w:rPr>
          <w:noProof/>
          <w:webHidden/>
        </w:rPr>
      </w:r>
      <w:r>
        <w:rPr>
          <w:noProof/>
          <w:webHidden/>
        </w:rPr>
        <w:fldChar w:fldCharType="separate"/>
      </w:r>
      <w:ins w:id="521" w:author="Huyen Tran Thu" w:date="2025-04-28T23:02:00Z" w16du:dateUtc="2025-04-28T16:02:00Z">
        <w:r>
          <w:rPr>
            <w:noProof/>
            <w:webHidden/>
          </w:rPr>
          <w:t>36</w:t>
        </w:r>
        <w:r>
          <w:rPr>
            <w:noProof/>
            <w:webHidden/>
          </w:rPr>
          <w:fldChar w:fldCharType="end"/>
        </w:r>
        <w:r w:rsidRPr="00272FC1">
          <w:rPr>
            <w:rStyle w:val="Hyperlink"/>
            <w:noProof/>
          </w:rPr>
          <w:fldChar w:fldCharType="end"/>
        </w:r>
      </w:ins>
    </w:p>
    <w:p w14:paraId="7739C4FA" w14:textId="34FB09B5" w:rsidR="003902CD" w:rsidRDefault="003902CD">
      <w:pPr>
        <w:pStyle w:val="TableofFigures"/>
        <w:tabs>
          <w:tab w:val="right" w:leader="dot" w:pos="9062"/>
        </w:tabs>
        <w:rPr>
          <w:ins w:id="522"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23"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"_Toc196773808"</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 xml:space="preserve">Bảng 1. 27 </w:t>
        </w:r>
        <w:r w:rsidRPr="00272FC1">
          <w:rPr>
            <w:rStyle w:val="Hyperlink"/>
            <w:noProof/>
            <w:lang w:val="en-US"/>
          </w:rPr>
          <w:t>Tỷ lệ các-bon hóa thạch trong tổng số các-bon</w:t>
        </w:r>
        <w:r>
          <w:rPr>
            <w:noProof/>
            <w:webHidden/>
          </w:rPr>
          <w:tab/>
        </w:r>
        <w:r>
          <w:rPr>
            <w:noProof/>
            <w:webHidden/>
          </w:rPr>
          <w:fldChar w:fldCharType="begin"/>
        </w:r>
        <w:r>
          <w:rPr>
            <w:noProof/>
            <w:webHidden/>
          </w:rPr>
          <w:instrText xml:space="preserve"> PAGEREF _Toc196773808 \h </w:instrText>
        </w:r>
      </w:ins>
      <w:r>
        <w:rPr>
          <w:noProof/>
          <w:webHidden/>
        </w:rPr>
      </w:r>
      <w:r>
        <w:rPr>
          <w:noProof/>
          <w:webHidden/>
        </w:rPr>
        <w:fldChar w:fldCharType="separate"/>
      </w:r>
      <w:ins w:id="524" w:author="Huyen Tran Thu" w:date="2025-04-28T23:02:00Z" w16du:dateUtc="2025-04-28T16:02:00Z">
        <w:r>
          <w:rPr>
            <w:noProof/>
            <w:webHidden/>
          </w:rPr>
          <w:t>36</w:t>
        </w:r>
        <w:r>
          <w:rPr>
            <w:noProof/>
            <w:webHidden/>
          </w:rPr>
          <w:fldChar w:fldCharType="end"/>
        </w:r>
        <w:r w:rsidRPr="00272FC1">
          <w:rPr>
            <w:rStyle w:val="Hyperlink"/>
            <w:noProof/>
          </w:rPr>
          <w:fldChar w:fldCharType="end"/>
        </w:r>
      </w:ins>
    </w:p>
    <w:p w14:paraId="7E469D88" w14:textId="794F4764" w:rsidR="003902CD" w:rsidRDefault="003902CD">
      <w:pPr>
        <w:pStyle w:val="TableofFigures"/>
        <w:tabs>
          <w:tab w:val="right" w:leader="dot" w:pos="9062"/>
        </w:tabs>
        <w:rPr>
          <w:ins w:id="525"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26"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"_Toc196773809"</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28 Phát thải khí nhà kính từ quá trình thiêu đốt chất thải</w:t>
        </w:r>
        <w:r>
          <w:rPr>
            <w:noProof/>
            <w:webHidden/>
          </w:rPr>
          <w:tab/>
        </w:r>
        <w:r>
          <w:rPr>
            <w:noProof/>
            <w:webHidden/>
          </w:rPr>
          <w:fldChar w:fldCharType="begin"/>
        </w:r>
        <w:r>
          <w:rPr>
            <w:noProof/>
            <w:webHidden/>
          </w:rPr>
          <w:instrText xml:space="preserve"> PAGEREF _Toc196773809 \h </w:instrText>
        </w:r>
      </w:ins>
      <w:r>
        <w:rPr>
          <w:noProof/>
          <w:webHidden/>
        </w:rPr>
      </w:r>
      <w:r>
        <w:rPr>
          <w:noProof/>
          <w:webHidden/>
        </w:rPr>
        <w:fldChar w:fldCharType="separate"/>
      </w:r>
      <w:ins w:id="527" w:author="Huyen Tran Thu" w:date="2025-04-28T23:02:00Z" w16du:dateUtc="2025-04-28T16:02:00Z">
        <w:r>
          <w:rPr>
            <w:noProof/>
            <w:webHidden/>
          </w:rPr>
          <w:t>37</w:t>
        </w:r>
        <w:r>
          <w:rPr>
            <w:noProof/>
            <w:webHidden/>
          </w:rPr>
          <w:fldChar w:fldCharType="end"/>
        </w:r>
        <w:r w:rsidRPr="00272FC1">
          <w:rPr>
            <w:rStyle w:val="Hyperlink"/>
            <w:noProof/>
          </w:rPr>
          <w:fldChar w:fldCharType="end"/>
        </w:r>
      </w:ins>
    </w:p>
    <w:p w14:paraId="76166E34" w14:textId="42FCAB9C" w:rsidR="003902CD" w:rsidRDefault="003902CD">
      <w:pPr>
        <w:pStyle w:val="TableofFigures"/>
        <w:tabs>
          <w:tab w:val="right" w:leader="dot" w:pos="9062"/>
        </w:tabs>
        <w:rPr>
          <w:ins w:id="528"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29"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"_Toc196773810"</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Bảng 1. 29 Kết quả phát thải khí nhà kính từ quá trình đốt lộ thiên chất thải</w:t>
        </w:r>
        <w:r>
          <w:rPr>
            <w:noProof/>
            <w:webHidden/>
          </w:rPr>
          <w:tab/>
        </w:r>
        <w:r>
          <w:rPr>
            <w:noProof/>
            <w:webHidden/>
          </w:rPr>
          <w:fldChar w:fldCharType="begin"/>
        </w:r>
        <w:r>
          <w:rPr>
            <w:noProof/>
            <w:webHidden/>
          </w:rPr>
          <w:instrText xml:space="preserve"> PAGEREF _Toc196773810 \h </w:instrText>
        </w:r>
      </w:ins>
      <w:r>
        <w:rPr>
          <w:noProof/>
          <w:webHidden/>
        </w:rPr>
      </w:r>
      <w:r>
        <w:rPr>
          <w:noProof/>
          <w:webHidden/>
        </w:rPr>
        <w:fldChar w:fldCharType="separate"/>
      </w:r>
      <w:ins w:id="530" w:author="Huyen Tran Thu" w:date="2025-04-28T23:02:00Z" w16du:dateUtc="2025-04-28T16:02:00Z">
        <w:r>
          <w:rPr>
            <w:noProof/>
            <w:webHidden/>
          </w:rPr>
          <w:t>38</w:t>
        </w:r>
        <w:r>
          <w:rPr>
            <w:noProof/>
            <w:webHidden/>
          </w:rPr>
          <w:fldChar w:fldCharType="end"/>
        </w:r>
        <w:r w:rsidRPr="00272FC1">
          <w:rPr>
            <w:rStyle w:val="Hyperlink"/>
            <w:noProof/>
          </w:rPr>
          <w:fldChar w:fldCharType="end"/>
        </w:r>
      </w:ins>
    </w:p>
    <w:p w14:paraId="558EAE36" w14:textId="21757F09" w:rsidR="003902CD" w:rsidRDefault="003902CD">
      <w:pPr>
        <w:pStyle w:val="TableofFigures"/>
        <w:tabs>
          <w:tab w:val="right" w:leader="dot" w:pos="9062"/>
        </w:tabs>
        <w:rPr>
          <w:ins w:id="531"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32"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"_Toc196773811"</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 xml:space="preserve">Bảng 1. 30 </w:t>
        </w:r>
        <w:r w:rsidRPr="00272FC1">
          <w:rPr>
            <w:rStyle w:val="Hyperlink"/>
            <w:noProof/>
            <w:lang w:val="vi-VN"/>
          </w:rPr>
          <w:t>Sản phẩm của các ngành công nghiệp quan trọng</w:t>
        </w:r>
        <w:r>
          <w:rPr>
            <w:noProof/>
            <w:webHidden/>
          </w:rPr>
          <w:tab/>
        </w:r>
        <w:r>
          <w:rPr>
            <w:noProof/>
            <w:webHidden/>
          </w:rPr>
          <w:fldChar w:fldCharType="begin"/>
        </w:r>
        <w:r>
          <w:rPr>
            <w:noProof/>
            <w:webHidden/>
          </w:rPr>
          <w:instrText xml:space="preserve"> PAGEREF _Toc196773811 \h </w:instrText>
        </w:r>
      </w:ins>
      <w:r>
        <w:rPr>
          <w:noProof/>
          <w:webHidden/>
        </w:rPr>
      </w:r>
      <w:r>
        <w:rPr>
          <w:noProof/>
          <w:webHidden/>
        </w:rPr>
        <w:fldChar w:fldCharType="separate"/>
      </w:r>
      <w:ins w:id="533" w:author="Huyen Tran Thu" w:date="2025-04-28T23:02:00Z" w16du:dateUtc="2025-04-28T16:02:00Z">
        <w:r>
          <w:rPr>
            <w:noProof/>
            <w:webHidden/>
          </w:rPr>
          <w:t>53</w:t>
        </w:r>
        <w:r>
          <w:rPr>
            <w:noProof/>
            <w:webHidden/>
          </w:rPr>
          <w:fldChar w:fldCharType="end"/>
        </w:r>
        <w:r w:rsidRPr="00272FC1">
          <w:rPr>
            <w:rStyle w:val="Hyperlink"/>
            <w:noProof/>
          </w:rPr>
          <w:fldChar w:fldCharType="end"/>
        </w:r>
      </w:ins>
    </w:p>
    <w:p w14:paraId="5DBE280E" w14:textId="187BB7CF" w:rsidR="003902CD" w:rsidRDefault="003902CD">
      <w:pPr>
        <w:pStyle w:val="TableofFigures"/>
        <w:tabs>
          <w:tab w:val="right" w:leader="dot" w:pos="9062"/>
        </w:tabs>
        <w:rPr>
          <w:ins w:id="534"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35"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"_Toc196773812"</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 xml:space="preserve">Bảng 1. 31 </w:t>
        </w:r>
        <w:r w:rsidRPr="00272FC1">
          <w:rPr>
            <w:rStyle w:val="Hyperlink"/>
            <w:noProof/>
            <w:lang w:val="vi-VN"/>
          </w:rPr>
          <w:t>Nước thải tính trên sản lượng một số ngành công nghiệp quan trọng</w:t>
        </w:r>
        <w:r>
          <w:rPr>
            <w:noProof/>
            <w:webHidden/>
          </w:rPr>
          <w:tab/>
        </w:r>
        <w:r>
          <w:rPr>
            <w:noProof/>
            <w:webHidden/>
          </w:rPr>
          <w:fldChar w:fldCharType="begin"/>
        </w:r>
        <w:r>
          <w:rPr>
            <w:noProof/>
            <w:webHidden/>
          </w:rPr>
          <w:instrText xml:space="preserve"> PAGEREF _Toc196773812 \h </w:instrText>
        </w:r>
      </w:ins>
      <w:r>
        <w:rPr>
          <w:noProof/>
          <w:webHidden/>
        </w:rPr>
      </w:r>
      <w:r>
        <w:rPr>
          <w:noProof/>
          <w:webHidden/>
        </w:rPr>
        <w:fldChar w:fldCharType="separate"/>
      </w:r>
      <w:ins w:id="536" w:author="Huyen Tran Thu" w:date="2025-04-28T23:02:00Z" w16du:dateUtc="2025-04-28T16:02:00Z">
        <w:r>
          <w:rPr>
            <w:noProof/>
            <w:webHidden/>
          </w:rPr>
          <w:t>54</w:t>
        </w:r>
        <w:r>
          <w:rPr>
            <w:noProof/>
            <w:webHidden/>
          </w:rPr>
          <w:fldChar w:fldCharType="end"/>
        </w:r>
        <w:r w:rsidRPr="00272FC1">
          <w:rPr>
            <w:rStyle w:val="Hyperlink"/>
            <w:noProof/>
          </w:rPr>
          <w:fldChar w:fldCharType="end"/>
        </w:r>
      </w:ins>
    </w:p>
    <w:p w14:paraId="63138424" w14:textId="10D0BA6E" w:rsidR="003902CD" w:rsidRDefault="003902CD">
      <w:pPr>
        <w:pStyle w:val="TableofFigures"/>
        <w:tabs>
          <w:tab w:val="right" w:leader="dot" w:pos="9062"/>
        </w:tabs>
        <w:rPr>
          <w:ins w:id="537"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38"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"_Toc196773813"</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 xml:space="preserve">Bảng 1. 32 </w:t>
        </w:r>
        <w:r w:rsidRPr="00272FC1">
          <w:rPr>
            <w:rStyle w:val="Hyperlink"/>
            <w:noProof/>
            <w:lang w:val="vi-VN"/>
          </w:rPr>
          <w:t>Nồng độ COD (nhu cầu oxy hóa học) trong nước thải của một số ngành CN</w:t>
        </w:r>
        <w:r>
          <w:rPr>
            <w:noProof/>
            <w:webHidden/>
          </w:rPr>
          <w:tab/>
        </w:r>
        <w:r>
          <w:rPr>
            <w:noProof/>
            <w:webHidden/>
          </w:rPr>
          <w:fldChar w:fldCharType="begin"/>
        </w:r>
        <w:r>
          <w:rPr>
            <w:noProof/>
            <w:webHidden/>
          </w:rPr>
          <w:instrText xml:space="preserve"> PAGEREF _Toc196773813 \h </w:instrText>
        </w:r>
      </w:ins>
      <w:r>
        <w:rPr>
          <w:noProof/>
          <w:webHidden/>
        </w:rPr>
      </w:r>
      <w:r>
        <w:rPr>
          <w:noProof/>
          <w:webHidden/>
        </w:rPr>
        <w:fldChar w:fldCharType="separate"/>
      </w:r>
      <w:ins w:id="539" w:author="Huyen Tran Thu" w:date="2025-04-28T23:02:00Z" w16du:dateUtc="2025-04-28T16:02:00Z">
        <w:r>
          <w:rPr>
            <w:noProof/>
            <w:webHidden/>
          </w:rPr>
          <w:t>55</w:t>
        </w:r>
        <w:r>
          <w:rPr>
            <w:noProof/>
            <w:webHidden/>
          </w:rPr>
          <w:fldChar w:fldCharType="end"/>
        </w:r>
        <w:r w:rsidRPr="00272FC1">
          <w:rPr>
            <w:rStyle w:val="Hyperlink"/>
            <w:noProof/>
          </w:rPr>
          <w:fldChar w:fldCharType="end"/>
        </w:r>
      </w:ins>
    </w:p>
    <w:p w14:paraId="7EC137DC" w14:textId="245C695F" w:rsidR="003902CD" w:rsidRDefault="003902CD">
      <w:pPr>
        <w:pStyle w:val="TableofFigures"/>
        <w:tabs>
          <w:tab w:val="right" w:leader="dot" w:pos="9062"/>
        </w:tabs>
        <w:rPr>
          <w:ins w:id="540"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41"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"_Toc196773814"</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 xml:space="preserve">Bảng 1. 33 </w:t>
        </w:r>
        <w:r w:rsidRPr="00272FC1">
          <w:rPr>
            <w:rStyle w:val="Hyperlink"/>
            <w:noProof/>
            <w:lang w:val="vi-VN"/>
          </w:rPr>
          <w:t>Kết quả phát thải khí nhà kính từ quá trình Xử lý và xả thải nước thải sinh hoạt</w:t>
        </w:r>
        <w:r>
          <w:rPr>
            <w:noProof/>
            <w:webHidden/>
          </w:rPr>
          <w:tab/>
        </w:r>
        <w:r>
          <w:rPr>
            <w:noProof/>
            <w:webHidden/>
          </w:rPr>
          <w:fldChar w:fldCharType="begin"/>
        </w:r>
        <w:r>
          <w:rPr>
            <w:noProof/>
            <w:webHidden/>
          </w:rPr>
          <w:instrText xml:space="preserve"> PAGEREF _Toc196773814 \h </w:instrText>
        </w:r>
      </w:ins>
      <w:r>
        <w:rPr>
          <w:noProof/>
          <w:webHidden/>
        </w:rPr>
      </w:r>
      <w:r>
        <w:rPr>
          <w:noProof/>
          <w:webHidden/>
        </w:rPr>
        <w:fldChar w:fldCharType="separate"/>
      </w:r>
      <w:ins w:id="542" w:author="Huyen Tran Thu" w:date="2025-04-28T23:02:00Z" w16du:dateUtc="2025-04-28T16:02:00Z">
        <w:r>
          <w:rPr>
            <w:noProof/>
            <w:webHidden/>
          </w:rPr>
          <w:t>60</w:t>
        </w:r>
        <w:r>
          <w:rPr>
            <w:noProof/>
            <w:webHidden/>
          </w:rPr>
          <w:fldChar w:fldCharType="end"/>
        </w:r>
        <w:r w:rsidRPr="00272FC1">
          <w:rPr>
            <w:rStyle w:val="Hyperlink"/>
            <w:noProof/>
          </w:rPr>
          <w:fldChar w:fldCharType="end"/>
        </w:r>
      </w:ins>
    </w:p>
    <w:p w14:paraId="5588EA82" w14:textId="07AD9D3A" w:rsidR="003902CD" w:rsidRDefault="003902CD">
      <w:pPr>
        <w:pStyle w:val="TableofFigures"/>
        <w:tabs>
          <w:tab w:val="right" w:leader="dot" w:pos="9062"/>
        </w:tabs>
        <w:rPr>
          <w:ins w:id="543" w:author="Huyen Tran Thu" w:date="2025-04-28T23:02:00Z" w16du:dateUtc="2025-04-28T16:02:00Z"/>
          <w:rFonts w:asciiTheme="minorHAnsi" w:eastAsiaTheme="minorEastAsia" w:hAnsiTheme="minorHAnsi" w:cstheme="minorBidi"/>
          <w:noProof/>
          <w:kern w:val="2"/>
          <w:sz w:val="24"/>
          <w:szCs w:val="24"/>
          <w:lang w:val="en-US"/>
          <w14:ligatures w14:val="standardContextual"/>
        </w:rPr>
      </w:pPr>
      <w:ins w:id="544" w:author="Huyen Tran Thu" w:date="2025-04-28T23:02:00Z" w16du:dateUtc="2025-04-28T16:02:00Z">
        <w:r w:rsidRPr="00272FC1">
          <w:rPr>
            <w:rStyle w:val="Hyperlink"/>
            <w:noProof/>
          </w:rPr>
          <w:fldChar w:fldCharType="begin"/>
        </w:r>
        <w:r w:rsidRPr="00272FC1">
          <w:rPr>
            <w:rStyle w:val="Hyperlink"/>
            <w:noProof/>
          </w:rPr>
          <w:instrText xml:space="preserve"> </w:instrText>
        </w:r>
        <w:r>
          <w:rPr>
            <w:noProof/>
          </w:rPr>
          <w:instrText>HYPERLINK \l "_Toc196773815"</w:instrText>
        </w:r>
        <w:r w:rsidRPr="00272FC1">
          <w:rPr>
            <w:rStyle w:val="Hyperlink"/>
            <w:noProof/>
          </w:rPr>
          <w:instrText xml:space="preserve"> </w:instrText>
        </w:r>
        <w:r w:rsidRPr="00272FC1">
          <w:rPr>
            <w:rStyle w:val="Hyperlink"/>
            <w:noProof/>
          </w:rPr>
        </w:r>
        <w:r w:rsidRPr="00272FC1">
          <w:rPr>
            <w:rStyle w:val="Hyperlink"/>
            <w:noProof/>
          </w:rPr>
          <w:fldChar w:fldCharType="separate"/>
        </w:r>
        <w:r w:rsidRPr="00272FC1">
          <w:rPr>
            <w:rStyle w:val="Hyperlink"/>
            <w:noProof/>
          </w:rPr>
          <w:t xml:space="preserve">Bảng 1. 34 </w:t>
        </w:r>
        <w:r w:rsidRPr="00272FC1">
          <w:rPr>
            <w:rStyle w:val="Hyperlink"/>
            <w:noProof/>
            <w:lang w:val="en-US"/>
          </w:rPr>
          <w:t>K</w:t>
        </w:r>
        <w:r w:rsidRPr="00272FC1">
          <w:rPr>
            <w:rStyle w:val="Hyperlink"/>
            <w:noProof/>
            <w:lang w:val="vi-VN"/>
          </w:rPr>
          <w:t>ết quả phát thải khí nhà kính từ quá trình Xử lý và xả thải nước thải công nghiệp</w:t>
        </w:r>
        <w:r>
          <w:rPr>
            <w:noProof/>
            <w:webHidden/>
          </w:rPr>
          <w:tab/>
        </w:r>
        <w:r>
          <w:rPr>
            <w:noProof/>
            <w:webHidden/>
          </w:rPr>
          <w:fldChar w:fldCharType="begin"/>
        </w:r>
        <w:r>
          <w:rPr>
            <w:noProof/>
            <w:webHidden/>
          </w:rPr>
          <w:instrText xml:space="preserve"> PAGEREF _Toc196773815 \h </w:instrText>
        </w:r>
      </w:ins>
      <w:r>
        <w:rPr>
          <w:noProof/>
          <w:webHidden/>
        </w:rPr>
      </w:r>
      <w:r>
        <w:rPr>
          <w:noProof/>
          <w:webHidden/>
        </w:rPr>
        <w:fldChar w:fldCharType="separate"/>
      </w:r>
      <w:ins w:id="545" w:author="Huyen Tran Thu" w:date="2025-04-28T23:02:00Z" w16du:dateUtc="2025-04-28T16:02:00Z">
        <w:r>
          <w:rPr>
            <w:noProof/>
            <w:webHidden/>
          </w:rPr>
          <w:t>60</w:t>
        </w:r>
        <w:r>
          <w:rPr>
            <w:noProof/>
            <w:webHidden/>
          </w:rPr>
          <w:fldChar w:fldCharType="end"/>
        </w:r>
        <w:r w:rsidRPr="00272FC1">
          <w:rPr>
            <w:rStyle w:val="Hyperlink"/>
            <w:noProof/>
          </w:rPr>
          <w:fldChar w:fldCharType="end"/>
        </w:r>
      </w:ins>
    </w:p>
    <w:p w14:paraId="319501F8" w14:textId="0099532C" w:rsidR="003902CD" w:rsidDel="003902CD" w:rsidRDefault="003902CD">
      <w:pPr>
        <w:spacing w:before="0" w:after="200"/>
        <w:jc w:val="left"/>
        <w:rPr>
          <w:del w:id="546" w:author="Huyen Tran Thu" w:date="2025-04-28T22:52:00Z" w16du:dateUtc="2025-04-28T15:52:00Z"/>
          <w:noProof/>
        </w:rPr>
      </w:pPr>
    </w:p>
    <w:p w14:paraId="123EC7F8" w14:textId="60261F8B" w:rsidR="003902CD" w:rsidRDefault="003902CD">
      <w:pPr>
        <w:spacing w:before="0" w:after="200"/>
        <w:jc w:val="left"/>
        <w:rPr>
          <w:ins w:id="547" w:author="Huyen Tran Thu" w:date="2025-04-28T22:52:00Z" w16du:dateUtc="2025-04-28T15:52:00Z"/>
          <w:rFonts w:eastAsiaTheme="majorEastAsia" w:cstheme="majorBidi"/>
          <w:b/>
          <w:bCs/>
          <w:szCs w:val="28"/>
          <w:lang w:val="pt-BR"/>
        </w:rPr>
      </w:pPr>
      <w:ins w:id="548" w:author="Huyen Tran Thu" w:date="2025-04-28T22:52:00Z" w16du:dateUtc="2025-04-28T15:52:00Z">
        <w:r>
          <w:rPr>
            <w:rFonts w:eastAsiaTheme="majorEastAsia" w:cstheme="majorBidi"/>
            <w:b/>
            <w:bCs/>
            <w:szCs w:val="28"/>
            <w:lang w:val="pt-BR"/>
          </w:rPr>
          <w:fldChar w:fldCharType="end"/>
        </w:r>
      </w:ins>
    </w:p>
    <w:p w14:paraId="208BCBF7" w14:textId="77777777" w:rsidR="00FD7EAF" w:rsidRDefault="00FD7EAF">
      <w:pPr>
        <w:spacing w:before="0" w:after="200"/>
        <w:jc w:val="left"/>
        <w:rPr>
          <w:ins w:id="549" w:author="Huyen Tran Thu" w:date="2025-04-28T22:41:00Z" w16du:dateUtc="2025-04-28T15:41:00Z"/>
          <w:rFonts w:eastAsiaTheme="majorEastAsia" w:cstheme="majorBidi"/>
          <w:b/>
          <w:bCs/>
          <w:szCs w:val="28"/>
          <w:lang w:val="pt-BR"/>
        </w:rPr>
      </w:pPr>
    </w:p>
    <w:p w14:paraId="7D3758D2" w14:textId="77777777" w:rsidR="003902CD" w:rsidRDefault="003902CD">
      <w:pPr>
        <w:spacing w:before="0" w:after="200"/>
        <w:jc w:val="left"/>
        <w:rPr>
          <w:ins w:id="550" w:author="Huyen Tran Thu" w:date="2025-04-28T23:02:00Z" w16du:dateUtc="2025-04-28T16:02:00Z"/>
          <w:rFonts w:eastAsiaTheme="majorEastAsia" w:cstheme="majorBidi"/>
          <w:b/>
          <w:bCs/>
          <w:szCs w:val="28"/>
          <w:lang w:val="pt-BR"/>
        </w:rPr>
      </w:pPr>
      <w:ins w:id="551" w:author="Huyen Tran Thu" w:date="2025-04-28T23:02:00Z" w16du:dateUtc="2025-04-28T16:02:00Z">
        <w:r>
          <w:rPr>
            <w:lang w:val="pt-BR"/>
          </w:rPr>
          <w:br w:type="page"/>
        </w:r>
      </w:ins>
    </w:p>
    <w:p w14:paraId="0FD5CC85" w14:textId="588EE6C1" w:rsidR="00C21AD8" w:rsidDel="00FD7EAF" w:rsidRDefault="00C21AD8">
      <w:pPr>
        <w:pStyle w:val="TableofFigures"/>
        <w:tabs>
          <w:tab w:val="right" w:leader="dot" w:pos="9062"/>
        </w:tabs>
        <w:rPr>
          <w:del w:id="552" w:author="Huyen Tran Thu" w:date="2025-04-28T22:41:00Z" w16du:dateUtc="2025-04-28T15:41:00Z"/>
          <w:rFonts w:asciiTheme="minorHAnsi" w:eastAsiaTheme="minorEastAsia" w:hAnsiTheme="minorHAnsi" w:cstheme="minorBidi"/>
          <w:noProof/>
          <w:sz w:val="22"/>
          <w:lang w:val="en-US"/>
        </w:rPr>
      </w:pPr>
      <w:del w:id="553" w:author="Huyen Tran Thu" w:date="2025-04-28T22:41:00Z" w16du:dateUtc="2025-04-28T15:41:00Z">
        <w:r w:rsidDel="00FD7EAF">
          <w:rPr>
            <w:lang w:val="pt-BR"/>
          </w:rPr>
          <w:lastRenderedPageBreak/>
          <w:fldChar w:fldCharType="begin"/>
        </w:r>
        <w:r w:rsidDel="00FD7EAF">
          <w:rPr>
            <w:lang w:val="pt-BR"/>
          </w:rPr>
          <w:delInstrText xml:space="preserve"> TOC \h \z \c "Bảng 1." </w:delInstrText>
        </w:r>
        <w:r w:rsidDel="00FD7EAF">
          <w:rPr>
            <w:lang w:val="pt-BR"/>
          </w:rPr>
          <w:fldChar w:fldCharType="separate"/>
        </w:r>
        <w:r w:rsidRPr="007A3D0C" w:rsidDel="00FD7EAF">
          <w:rPr>
            <w:rPrChange w:id="554" w:author="Thu Huyen Tran" w:date="2023-04-07T17:33:00Z">
              <w:rPr>
                <w:rStyle w:val="Hyperlink"/>
                <w:noProof/>
              </w:rPr>
            </w:rPrChange>
          </w:rPr>
          <w:delText>Bảng 1. 1: Phát thải KNK lĩnh vực chất thải năm 2020</w:delText>
        </w:r>
        <w:r w:rsidDel="00FD7EAF">
          <w:rPr>
            <w:noProof/>
            <w:webHidden/>
          </w:rPr>
          <w:tab/>
        </w:r>
        <w:r w:rsidR="008E484C" w:rsidDel="00FD7EAF">
          <w:rPr>
            <w:noProof/>
            <w:webHidden/>
          </w:rPr>
          <w:delText>1</w:delText>
        </w:r>
      </w:del>
    </w:p>
    <w:p w14:paraId="1813CEE1" w14:textId="0252E539" w:rsidR="00C21AD8" w:rsidDel="00FD7EAF" w:rsidRDefault="00C21AD8">
      <w:pPr>
        <w:pStyle w:val="TableofFigures"/>
        <w:tabs>
          <w:tab w:val="right" w:leader="dot" w:pos="9062"/>
        </w:tabs>
        <w:rPr>
          <w:del w:id="555" w:author="Huyen Tran Thu" w:date="2025-04-28T22:41:00Z" w16du:dateUtc="2025-04-28T15:41:00Z"/>
          <w:rFonts w:asciiTheme="minorHAnsi" w:eastAsiaTheme="minorEastAsia" w:hAnsiTheme="minorHAnsi" w:cstheme="minorBidi"/>
          <w:noProof/>
          <w:sz w:val="22"/>
          <w:lang w:val="en-US"/>
        </w:rPr>
      </w:pPr>
      <w:del w:id="556" w:author="Huyen Tran Thu" w:date="2025-04-28T22:41:00Z" w16du:dateUtc="2025-04-28T15:41:00Z">
        <w:r w:rsidRPr="007A3D0C" w:rsidDel="00FD7EAF">
          <w:rPr>
            <w:rPrChange w:id="557" w:author="Thu Huyen Tran" w:date="2023-04-07T17:33:00Z">
              <w:rPr>
                <w:rStyle w:val="Hyperlink"/>
                <w:noProof/>
                <w:lang w:val="vi-VN"/>
              </w:rPr>
            </w:rPrChange>
          </w:rPr>
          <w:delText>Bảng 1. 2: Chất thải rắn phát sinh tại khu vực đô thị ước tính từ năm 1995 đến 2013</w:delText>
        </w:r>
        <w:r w:rsidDel="00FD7EAF">
          <w:rPr>
            <w:noProof/>
            <w:webHidden/>
          </w:rPr>
          <w:tab/>
        </w:r>
        <w:r w:rsidR="008E484C" w:rsidDel="00FD7EAF">
          <w:rPr>
            <w:noProof/>
            <w:webHidden/>
          </w:rPr>
          <w:delText>5</w:delText>
        </w:r>
      </w:del>
    </w:p>
    <w:p w14:paraId="4AF448EE" w14:textId="3A966B8D" w:rsidR="00C21AD8" w:rsidDel="00FD7EAF" w:rsidRDefault="00C21AD8">
      <w:pPr>
        <w:pStyle w:val="TableofFigures"/>
        <w:tabs>
          <w:tab w:val="right" w:leader="dot" w:pos="9062"/>
        </w:tabs>
        <w:rPr>
          <w:del w:id="558" w:author="Huyen Tran Thu" w:date="2025-04-28T22:41:00Z" w16du:dateUtc="2025-04-28T15:41:00Z"/>
          <w:rFonts w:asciiTheme="minorHAnsi" w:eastAsiaTheme="minorEastAsia" w:hAnsiTheme="minorHAnsi" w:cstheme="minorBidi"/>
          <w:noProof/>
          <w:sz w:val="22"/>
          <w:lang w:val="en-US"/>
        </w:rPr>
      </w:pPr>
      <w:del w:id="559" w:author="Huyen Tran Thu" w:date="2025-04-28T22:41:00Z" w16du:dateUtc="2025-04-28T15:41:00Z">
        <w:r w:rsidRPr="007A3D0C" w:rsidDel="00FD7EAF">
          <w:rPr>
            <w:rPrChange w:id="560" w:author="Thu Huyen Tran" w:date="2023-04-07T17:33:00Z">
              <w:rPr>
                <w:rStyle w:val="Hyperlink"/>
                <w:noProof/>
              </w:rPr>
            </w:rPrChange>
          </w:rPr>
          <w:delText>Bảng 1. 3: Khối lượng chất thải rắn chôn lấp lộ thiên và đốt lộ thiên giai đoạn 1990-2013</w:delText>
        </w:r>
        <w:r w:rsidDel="00FD7EAF">
          <w:rPr>
            <w:noProof/>
            <w:webHidden/>
          </w:rPr>
          <w:tab/>
          <w:delText>6</w:delText>
        </w:r>
      </w:del>
    </w:p>
    <w:p w14:paraId="189EBF56" w14:textId="5A0A1AA0" w:rsidR="00C21AD8" w:rsidDel="00FD7EAF" w:rsidRDefault="00C21AD8">
      <w:pPr>
        <w:pStyle w:val="TableofFigures"/>
        <w:tabs>
          <w:tab w:val="right" w:leader="dot" w:pos="9062"/>
        </w:tabs>
        <w:rPr>
          <w:del w:id="561" w:author="Huyen Tran Thu" w:date="2025-04-28T22:41:00Z" w16du:dateUtc="2025-04-28T15:41:00Z"/>
          <w:rFonts w:asciiTheme="minorHAnsi" w:eastAsiaTheme="minorEastAsia" w:hAnsiTheme="minorHAnsi" w:cstheme="minorBidi"/>
          <w:noProof/>
          <w:sz w:val="22"/>
          <w:lang w:val="en-US"/>
        </w:rPr>
      </w:pPr>
      <w:del w:id="562" w:author="Huyen Tran Thu" w:date="2025-04-28T22:41:00Z" w16du:dateUtc="2025-04-28T15:41:00Z">
        <w:r w:rsidRPr="007A3D0C" w:rsidDel="00FD7EAF">
          <w:rPr>
            <w:rPrChange w:id="563" w:author="Thu Huyen Tran" w:date="2023-04-07T17:33:00Z">
              <w:rPr>
                <w:rStyle w:val="Hyperlink"/>
                <w:noProof/>
                <w:lang w:val="vi-VN"/>
              </w:rPr>
            </w:rPrChange>
          </w:rPr>
          <w:delText>Bảng 1. 4: Tổng lượng chất thải rắn thông thường được thu gom và xử lý đạt tiêu chuẩn, quy chuẩn kỹ thuật quốc gia giai đoạn 2014-2020</w:delText>
        </w:r>
        <w:r w:rsidDel="00FD7EAF">
          <w:rPr>
            <w:noProof/>
            <w:webHidden/>
          </w:rPr>
          <w:tab/>
        </w:r>
        <w:r w:rsidR="008E484C" w:rsidDel="00FD7EAF">
          <w:rPr>
            <w:noProof/>
            <w:webHidden/>
          </w:rPr>
          <w:delText>8</w:delText>
        </w:r>
      </w:del>
    </w:p>
    <w:p w14:paraId="1D1EF6CC" w14:textId="29DF975C" w:rsidR="00C21AD8" w:rsidDel="00FD7EAF" w:rsidRDefault="00C21AD8">
      <w:pPr>
        <w:pStyle w:val="TableofFigures"/>
        <w:tabs>
          <w:tab w:val="right" w:leader="dot" w:pos="9062"/>
        </w:tabs>
        <w:rPr>
          <w:del w:id="564" w:author="Huyen Tran Thu" w:date="2025-04-28T22:41:00Z" w16du:dateUtc="2025-04-28T15:41:00Z"/>
          <w:rFonts w:asciiTheme="minorHAnsi" w:eastAsiaTheme="minorEastAsia" w:hAnsiTheme="minorHAnsi" w:cstheme="minorBidi"/>
          <w:noProof/>
          <w:sz w:val="22"/>
          <w:lang w:val="en-US"/>
        </w:rPr>
      </w:pPr>
      <w:del w:id="565" w:author="Huyen Tran Thu" w:date="2025-04-28T22:41:00Z" w16du:dateUtc="2025-04-28T15:41:00Z">
        <w:r w:rsidRPr="007A3D0C" w:rsidDel="00FD7EAF">
          <w:rPr>
            <w:rPrChange w:id="566" w:author="Thu Huyen Tran" w:date="2023-04-07T17:33:00Z">
              <w:rPr>
                <w:rStyle w:val="Hyperlink"/>
                <w:noProof/>
              </w:rPr>
            </w:rPrChange>
          </w:rPr>
          <w:delText>Bảng 1. 5: Tổng lượng chất thải rắn sinh hoạt đô thị được xử lý theo các hình thức khác nhau</w:delText>
        </w:r>
        <w:r w:rsidRPr="007A3D0C" w:rsidDel="00FD7EAF">
          <w:rPr>
            <w:rPrChange w:id="567" w:author="Thu Huyen Tran" w:date="2023-04-07T17:33:00Z">
              <w:rPr>
                <w:rStyle w:val="Hyperlink"/>
                <w:noProof/>
                <w:lang w:val="en-US"/>
              </w:rPr>
            </w:rPrChange>
          </w:rPr>
          <w:delText xml:space="preserve"> năm 2014-2020</w:delText>
        </w:r>
        <w:r w:rsidDel="00FD7EAF">
          <w:rPr>
            <w:noProof/>
            <w:webHidden/>
          </w:rPr>
          <w:tab/>
        </w:r>
        <w:r w:rsidR="008E484C" w:rsidDel="00FD7EAF">
          <w:rPr>
            <w:noProof/>
            <w:webHidden/>
          </w:rPr>
          <w:delText>8</w:delText>
        </w:r>
      </w:del>
    </w:p>
    <w:p w14:paraId="47EEBE8F" w14:textId="4A36723D" w:rsidR="00C21AD8" w:rsidDel="00FD7EAF" w:rsidRDefault="00C21AD8">
      <w:pPr>
        <w:pStyle w:val="TableofFigures"/>
        <w:tabs>
          <w:tab w:val="right" w:leader="dot" w:pos="9062"/>
        </w:tabs>
        <w:rPr>
          <w:del w:id="568" w:author="Huyen Tran Thu" w:date="2025-04-28T22:41:00Z" w16du:dateUtc="2025-04-28T15:41:00Z"/>
          <w:rFonts w:asciiTheme="minorHAnsi" w:eastAsiaTheme="minorEastAsia" w:hAnsiTheme="minorHAnsi" w:cstheme="minorBidi"/>
          <w:noProof/>
          <w:sz w:val="22"/>
          <w:lang w:val="en-US"/>
        </w:rPr>
      </w:pPr>
      <w:del w:id="569" w:author="Huyen Tran Thu" w:date="2025-04-28T22:41:00Z" w16du:dateUtc="2025-04-28T15:41:00Z">
        <w:r w:rsidRPr="007A3D0C" w:rsidDel="00FD7EAF">
          <w:rPr>
            <w:rPrChange w:id="570" w:author="Thu Huyen Tran" w:date="2023-04-07T17:33:00Z">
              <w:rPr>
                <w:rStyle w:val="Hyperlink"/>
                <w:noProof/>
              </w:rPr>
            </w:rPrChange>
          </w:rPr>
          <w:delText>Bảng 1. 6: Tổng lượng chất thải rắn sinh hoạt đô thị được chôn lấp giai đoạn 1990-2020</w:delText>
        </w:r>
        <w:r w:rsidDel="00FD7EAF">
          <w:rPr>
            <w:noProof/>
            <w:webHidden/>
          </w:rPr>
          <w:tab/>
        </w:r>
        <w:r w:rsidR="008E484C" w:rsidDel="00FD7EAF">
          <w:rPr>
            <w:noProof/>
            <w:webHidden/>
          </w:rPr>
          <w:delText>9</w:delText>
        </w:r>
      </w:del>
    </w:p>
    <w:p w14:paraId="2D11549C" w14:textId="30DCDBEF" w:rsidR="00C21AD8" w:rsidDel="00FD7EAF" w:rsidRDefault="00C21AD8">
      <w:pPr>
        <w:pStyle w:val="TableofFigures"/>
        <w:tabs>
          <w:tab w:val="right" w:leader="dot" w:pos="9062"/>
        </w:tabs>
        <w:rPr>
          <w:del w:id="571" w:author="Huyen Tran Thu" w:date="2025-04-28T22:41:00Z" w16du:dateUtc="2025-04-28T15:41:00Z"/>
          <w:rFonts w:asciiTheme="minorHAnsi" w:eastAsiaTheme="minorEastAsia" w:hAnsiTheme="minorHAnsi" w:cstheme="minorBidi"/>
          <w:noProof/>
          <w:sz w:val="22"/>
          <w:lang w:val="en-US"/>
        </w:rPr>
      </w:pPr>
      <w:del w:id="572" w:author="Huyen Tran Thu" w:date="2025-04-28T22:41:00Z" w16du:dateUtc="2025-04-28T15:41:00Z">
        <w:r w:rsidRPr="007A3D0C" w:rsidDel="00FD7EAF">
          <w:rPr>
            <w:rPrChange w:id="573" w:author="Thu Huyen Tran" w:date="2023-04-07T17:33:00Z">
              <w:rPr>
                <w:rStyle w:val="Hyperlink"/>
                <w:noProof/>
              </w:rPr>
            </w:rPrChange>
          </w:rPr>
          <w:delText>Bảng 1. 7</w:delText>
        </w:r>
        <w:r w:rsidRPr="007A3D0C" w:rsidDel="00FD7EAF">
          <w:rPr>
            <w:rPrChange w:id="574" w:author="Thu Huyen Tran" w:date="2023-04-07T17:33:00Z">
              <w:rPr>
                <w:rStyle w:val="Hyperlink"/>
                <w:noProof/>
                <w:lang w:val="vi-VN"/>
              </w:rPr>
            </w:rPrChange>
          </w:rPr>
          <w:delText>: Ước tính CTR được xử lý tại các bãi chôn lấp khu vực nông thôn từ năm 1995-2016</w:delText>
        </w:r>
        <w:r w:rsidDel="00FD7EAF">
          <w:rPr>
            <w:noProof/>
            <w:webHidden/>
          </w:rPr>
          <w:tab/>
        </w:r>
        <w:r w:rsidR="008E484C" w:rsidDel="00FD7EAF">
          <w:rPr>
            <w:noProof/>
            <w:webHidden/>
          </w:rPr>
          <w:delText>10</w:delText>
        </w:r>
      </w:del>
    </w:p>
    <w:p w14:paraId="0CE7A44A" w14:textId="47C63E1E" w:rsidR="00C21AD8" w:rsidDel="00FD7EAF" w:rsidRDefault="00C21AD8">
      <w:pPr>
        <w:pStyle w:val="TableofFigures"/>
        <w:tabs>
          <w:tab w:val="right" w:leader="dot" w:pos="9062"/>
        </w:tabs>
        <w:rPr>
          <w:del w:id="575" w:author="Huyen Tran Thu" w:date="2025-04-28T22:41:00Z" w16du:dateUtc="2025-04-28T15:41:00Z"/>
          <w:rFonts w:asciiTheme="minorHAnsi" w:eastAsiaTheme="minorEastAsia" w:hAnsiTheme="minorHAnsi" w:cstheme="minorBidi"/>
          <w:noProof/>
          <w:sz w:val="22"/>
          <w:lang w:val="en-US"/>
        </w:rPr>
      </w:pPr>
      <w:del w:id="576" w:author="Huyen Tran Thu" w:date="2025-04-28T22:41:00Z" w16du:dateUtc="2025-04-28T15:41:00Z">
        <w:r w:rsidRPr="007A3D0C" w:rsidDel="00FD7EAF">
          <w:rPr>
            <w:rPrChange w:id="577" w:author="Thu Huyen Tran" w:date="2023-04-07T17:33:00Z">
              <w:rPr>
                <w:rStyle w:val="Hyperlink"/>
                <w:noProof/>
              </w:rPr>
            </w:rPrChange>
          </w:rPr>
          <w:delText>Bảng 1. 8</w:delText>
        </w:r>
        <w:r w:rsidRPr="007A3D0C" w:rsidDel="00FD7EAF">
          <w:rPr>
            <w:rPrChange w:id="578" w:author="Thu Huyen Tran" w:date="2023-04-07T17:33:00Z">
              <w:rPr>
                <w:rStyle w:val="Hyperlink"/>
                <w:noProof/>
                <w:lang w:val="vi-VN"/>
              </w:rPr>
            </w:rPrChange>
          </w:rPr>
          <w:delText>: Tổng lượng chất thải rắn</w:delText>
        </w:r>
        <w:r w:rsidRPr="007A3D0C" w:rsidDel="00FD7EAF">
          <w:rPr>
            <w:rPrChange w:id="579" w:author="Thu Huyen Tran" w:date="2023-04-07T17:33:00Z">
              <w:rPr>
                <w:rStyle w:val="Hyperlink"/>
                <w:noProof/>
                <w:lang w:val="en-US"/>
              </w:rPr>
            </w:rPrChange>
          </w:rPr>
          <w:delText xml:space="preserve"> sinh hoạt nông thôn</w:delText>
        </w:r>
        <w:r w:rsidRPr="007A3D0C" w:rsidDel="00FD7EAF">
          <w:rPr>
            <w:rPrChange w:id="580" w:author="Thu Huyen Tran" w:date="2023-04-07T17:33:00Z">
              <w:rPr>
                <w:rStyle w:val="Hyperlink"/>
                <w:noProof/>
                <w:lang w:val="vi-VN"/>
              </w:rPr>
            </w:rPrChange>
          </w:rPr>
          <w:delText xml:space="preserve"> </w:delText>
        </w:r>
        <w:r w:rsidRPr="007A3D0C" w:rsidDel="00FD7EAF">
          <w:rPr>
            <w:rPrChange w:id="581" w:author="Thu Huyen Tran" w:date="2023-04-07T17:33:00Z">
              <w:rPr>
                <w:rStyle w:val="Hyperlink"/>
                <w:noProof/>
                <w:lang w:val="en-US"/>
              </w:rPr>
            </w:rPrChange>
          </w:rPr>
          <w:delText>theo các hình thức xử lý</w:delText>
        </w:r>
        <w:r w:rsidRPr="007A3D0C" w:rsidDel="00FD7EAF">
          <w:rPr>
            <w:rPrChange w:id="582" w:author="Thu Huyen Tran" w:date="2023-04-07T17:33:00Z">
              <w:rPr>
                <w:rStyle w:val="Hyperlink"/>
                <w:noProof/>
                <w:lang w:val="vi-VN"/>
              </w:rPr>
            </w:rPrChange>
          </w:rPr>
          <w:delText xml:space="preserve"> giai đoạn 199</w:delText>
        </w:r>
        <w:r w:rsidRPr="007A3D0C" w:rsidDel="00FD7EAF">
          <w:rPr>
            <w:rPrChange w:id="583" w:author="Thu Huyen Tran" w:date="2023-04-07T17:33:00Z">
              <w:rPr>
                <w:rStyle w:val="Hyperlink"/>
                <w:noProof/>
                <w:lang w:val="en-US"/>
              </w:rPr>
            </w:rPrChange>
          </w:rPr>
          <w:delText>0</w:delText>
        </w:r>
        <w:r w:rsidRPr="007A3D0C" w:rsidDel="00FD7EAF">
          <w:rPr>
            <w:rPrChange w:id="584" w:author="Thu Huyen Tran" w:date="2023-04-07T17:33:00Z">
              <w:rPr>
                <w:rStyle w:val="Hyperlink"/>
                <w:noProof/>
                <w:lang w:val="vi-VN"/>
              </w:rPr>
            </w:rPrChange>
          </w:rPr>
          <w:delText>-20</w:delText>
        </w:r>
        <w:r w:rsidRPr="007A3D0C" w:rsidDel="00FD7EAF">
          <w:rPr>
            <w:rPrChange w:id="585" w:author="Thu Huyen Tran" w:date="2023-04-07T17:33:00Z">
              <w:rPr>
                <w:rStyle w:val="Hyperlink"/>
                <w:noProof/>
                <w:lang w:val="en-US"/>
              </w:rPr>
            </w:rPrChange>
          </w:rPr>
          <w:delText>20</w:delText>
        </w:r>
        <w:r w:rsidDel="00FD7EAF">
          <w:rPr>
            <w:noProof/>
            <w:webHidden/>
          </w:rPr>
          <w:tab/>
        </w:r>
        <w:r w:rsidR="008E484C" w:rsidDel="00FD7EAF">
          <w:rPr>
            <w:noProof/>
            <w:webHidden/>
          </w:rPr>
          <w:delText>12</w:delText>
        </w:r>
      </w:del>
    </w:p>
    <w:p w14:paraId="2D966687" w14:textId="6E12B5BD" w:rsidR="00C21AD8" w:rsidDel="00FD7EAF" w:rsidRDefault="00C21AD8">
      <w:pPr>
        <w:pStyle w:val="TableofFigures"/>
        <w:tabs>
          <w:tab w:val="right" w:leader="dot" w:pos="9062"/>
        </w:tabs>
        <w:rPr>
          <w:del w:id="586" w:author="Huyen Tran Thu" w:date="2025-04-28T22:41:00Z" w16du:dateUtc="2025-04-28T15:41:00Z"/>
          <w:rFonts w:asciiTheme="minorHAnsi" w:eastAsiaTheme="minorEastAsia" w:hAnsiTheme="minorHAnsi" w:cstheme="minorBidi"/>
          <w:noProof/>
          <w:sz w:val="22"/>
          <w:lang w:val="en-US"/>
        </w:rPr>
      </w:pPr>
      <w:del w:id="587" w:author="Huyen Tran Thu" w:date="2025-04-28T22:41:00Z" w16du:dateUtc="2025-04-28T15:41:00Z">
        <w:r w:rsidRPr="007A3D0C" w:rsidDel="00FD7EAF">
          <w:rPr>
            <w:rPrChange w:id="588" w:author="Thu Huyen Tran" w:date="2023-04-07T17:33:00Z">
              <w:rPr>
                <w:rStyle w:val="Hyperlink"/>
                <w:noProof/>
              </w:rPr>
            </w:rPrChange>
          </w:rPr>
          <w:delText>Bảng 1. 9: Tổng lượng chất thải rắn sinh hoạt đô thị và nông thôn được chôn lấp</w:delText>
        </w:r>
        <w:r w:rsidDel="00FD7EAF">
          <w:rPr>
            <w:noProof/>
            <w:webHidden/>
          </w:rPr>
          <w:tab/>
        </w:r>
        <w:r w:rsidR="008E484C" w:rsidDel="00FD7EAF">
          <w:rPr>
            <w:noProof/>
            <w:webHidden/>
          </w:rPr>
          <w:delText>13</w:delText>
        </w:r>
      </w:del>
    </w:p>
    <w:p w14:paraId="7DE812FE" w14:textId="0425FED3" w:rsidR="00C21AD8" w:rsidDel="00FD7EAF" w:rsidRDefault="00C21AD8">
      <w:pPr>
        <w:pStyle w:val="TableofFigures"/>
        <w:tabs>
          <w:tab w:val="right" w:leader="dot" w:pos="9062"/>
        </w:tabs>
        <w:rPr>
          <w:del w:id="589" w:author="Huyen Tran Thu" w:date="2025-04-28T22:41:00Z" w16du:dateUtc="2025-04-28T15:41:00Z"/>
          <w:rFonts w:asciiTheme="minorHAnsi" w:eastAsiaTheme="minorEastAsia" w:hAnsiTheme="minorHAnsi" w:cstheme="minorBidi"/>
          <w:noProof/>
          <w:sz w:val="22"/>
          <w:lang w:val="en-US"/>
        </w:rPr>
      </w:pPr>
      <w:del w:id="590" w:author="Huyen Tran Thu" w:date="2025-04-28T22:41:00Z" w16du:dateUtc="2025-04-28T15:41:00Z">
        <w:r w:rsidRPr="007A3D0C" w:rsidDel="00FD7EAF">
          <w:rPr>
            <w:rPrChange w:id="591" w:author="Thu Huyen Tran" w:date="2023-04-07T17:33:00Z">
              <w:rPr>
                <w:rStyle w:val="Hyperlink"/>
                <w:noProof/>
              </w:rPr>
            </w:rPrChange>
          </w:rPr>
          <w:delText>Bảng 1. 10: Ước tính tổng lượng chất thải rắn công nghiệp thông thường được xử lý bằng phương pháp chôn lấp</w:delText>
        </w:r>
        <w:r w:rsidDel="00FD7EAF">
          <w:rPr>
            <w:noProof/>
            <w:webHidden/>
          </w:rPr>
          <w:tab/>
          <w:delText>15</w:delText>
        </w:r>
      </w:del>
    </w:p>
    <w:p w14:paraId="4B2DA531" w14:textId="0F1BD0D2" w:rsidR="00C21AD8" w:rsidDel="00FD7EAF" w:rsidRDefault="00C21AD8">
      <w:pPr>
        <w:pStyle w:val="TableofFigures"/>
        <w:tabs>
          <w:tab w:val="right" w:leader="dot" w:pos="9062"/>
        </w:tabs>
        <w:rPr>
          <w:del w:id="592" w:author="Huyen Tran Thu" w:date="2025-04-28T22:41:00Z" w16du:dateUtc="2025-04-28T15:41:00Z"/>
          <w:rFonts w:asciiTheme="minorHAnsi" w:eastAsiaTheme="minorEastAsia" w:hAnsiTheme="minorHAnsi" w:cstheme="minorBidi"/>
          <w:noProof/>
          <w:sz w:val="22"/>
          <w:lang w:val="en-US"/>
        </w:rPr>
      </w:pPr>
      <w:del w:id="593" w:author="Huyen Tran Thu" w:date="2025-04-28T22:41:00Z" w16du:dateUtc="2025-04-28T15:41:00Z">
        <w:r w:rsidRPr="007A3D0C" w:rsidDel="00FD7EAF">
          <w:rPr>
            <w:rPrChange w:id="594" w:author="Thu Huyen Tran" w:date="2023-04-07T17:33:00Z">
              <w:rPr>
                <w:rStyle w:val="Hyperlink"/>
                <w:noProof/>
              </w:rPr>
            </w:rPrChange>
          </w:rPr>
          <w:delText>Bảng 1. 11: Thành phần chất thải trung bình giai đoạn 1990-2013</w:delText>
        </w:r>
        <w:r w:rsidDel="00FD7EAF">
          <w:rPr>
            <w:noProof/>
            <w:webHidden/>
          </w:rPr>
          <w:tab/>
          <w:delText>16</w:delText>
        </w:r>
      </w:del>
    </w:p>
    <w:p w14:paraId="312719A6" w14:textId="0322BF92" w:rsidR="00C21AD8" w:rsidDel="00FD7EAF" w:rsidRDefault="00C21AD8">
      <w:pPr>
        <w:pStyle w:val="TableofFigures"/>
        <w:tabs>
          <w:tab w:val="right" w:leader="dot" w:pos="9062"/>
        </w:tabs>
        <w:rPr>
          <w:del w:id="595" w:author="Huyen Tran Thu" w:date="2025-04-28T22:41:00Z" w16du:dateUtc="2025-04-28T15:41:00Z"/>
          <w:rFonts w:asciiTheme="minorHAnsi" w:eastAsiaTheme="minorEastAsia" w:hAnsiTheme="minorHAnsi" w:cstheme="minorBidi"/>
          <w:noProof/>
          <w:sz w:val="22"/>
          <w:lang w:val="en-US"/>
        </w:rPr>
      </w:pPr>
      <w:del w:id="596" w:author="Huyen Tran Thu" w:date="2025-04-28T22:41:00Z" w16du:dateUtc="2025-04-28T15:41:00Z">
        <w:r w:rsidRPr="007A3D0C" w:rsidDel="00FD7EAF">
          <w:rPr>
            <w:rPrChange w:id="597" w:author="Thu Huyen Tran" w:date="2023-04-07T17:33:00Z">
              <w:rPr>
                <w:rStyle w:val="Hyperlink"/>
                <w:noProof/>
              </w:rPr>
            </w:rPrChange>
          </w:rPr>
          <w:delText>Bảng 1. 12: Thành phần chất thải trung bình giai đoạn 2014-2016</w:delText>
        </w:r>
        <w:r w:rsidDel="00FD7EAF">
          <w:rPr>
            <w:noProof/>
            <w:webHidden/>
          </w:rPr>
          <w:tab/>
        </w:r>
        <w:r w:rsidR="008E484C" w:rsidDel="00FD7EAF">
          <w:rPr>
            <w:noProof/>
            <w:webHidden/>
          </w:rPr>
          <w:delText>16</w:delText>
        </w:r>
      </w:del>
    </w:p>
    <w:p w14:paraId="440FCEC5" w14:textId="359F20D2" w:rsidR="00C21AD8" w:rsidDel="00FD7EAF" w:rsidRDefault="00C21AD8">
      <w:pPr>
        <w:pStyle w:val="TableofFigures"/>
        <w:tabs>
          <w:tab w:val="right" w:leader="dot" w:pos="9062"/>
        </w:tabs>
        <w:rPr>
          <w:del w:id="598" w:author="Huyen Tran Thu" w:date="2025-04-28T22:41:00Z" w16du:dateUtc="2025-04-28T15:41:00Z"/>
          <w:rFonts w:asciiTheme="minorHAnsi" w:eastAsiaTheme="minorEastAsia" w:hAnsiTheme="minorHAnsi" w:cstheme="minorBidi"/>
          <w:noProof/>
          <w:sz w:val="22"/>
          <w:lang w:val="en-US"/>
        </w:rPr>
      </w:pPr>
      <w:del w:id="599" w:author="Huyen Tran Thu" w:date="2025-04-28T22:41:00Z" w16du:dateUtc="2025-04-28T15:41:00Z">
        <w:r w:rsidRPr="007A3D0C" w:rsidDel="00FD7EAF">
          <w:rPr>
            <w:rPrChange w:id="600" w:author="Thu Huyen Tran" w:date="2023-04-07T17:33:00Z">
              <w:rPr>
                <w:rStyle w:val="Hyperlink"/>
                <w:noProof/>
              </w:rPr>
            </w:rPrChange>
          </w:rPr>
          <w:delText>Bảng 1. 13: Thành phần chất thải trung bình giai đoạn 2017-2020</w:delText>
        </w:r>
        <w:r w:rsidDel="00FD7EAF">
          <w:rPr>
            <w:noProof/>
            <w:webHidden/>
          </w:rPr>
          <w:tab/>
          <w:delText>17</w:delText>
        </w:r>
      </w:del>
    </w:p>
    <w:p w14:paraId="2D7C30C3" w14:textId="43FEF97F" w:rsidR="00C21AD8" w:rsidDel="00FD7EAF" w:rsidRDefault="00C21AD8">
      <w:pPr>
        <w:pStyle w:val="TableofFigures"/>
        <w:tabs>
          <w:tab w:val="right" w:leader="dot" w:pos="9062"/>
        </w:tabs>
        <w:rPr>
          <w:del w:id="601" w:author="Huyen Tran Thu" w:date="2025-04-28T22:41:00Z" w16du:dateUtc="2025-04-28T15:41:00Z"/>
          <w:rFonts w:asciiTheme="minorHAnsi" w:eastAsiaTheme="minorEastAsia" w:hAnsiTheme="minorHAnsi" w:cstheme="minorBidi"/>
          <w:noProof/>
          <w:sz w:val="22"/>
          <w:lang w:val="en-US"/>
        </w:rPr>
      </w:pPr>
      <w:del w:id="602" w:author="Huyen Tran Thu" w:date="2025-04-28T22:41:00Z" w16du:dateUtc="2025-04-28T15:41:00Z">
        <w:r w:rsidRPr="007A3D0C" w:rsidDel="00FD7EAF">
          <w:rPr>
            <w:rPrChange w:id="603" w:author="Thu Huyen Tran" w:date="2023-04-07T17:33:00Z">
              <w:rPr>
                <w:rStyle w:val="Hyperlink"/>
                <w:noProof/>
              </w:rPr>
            </w:rPrChange>
          </w:rPr>
          <w:delText>Bảng 1. 14</w:delText>
        </w:r>
        <w:r w:rsidRPr="007A3D0C" w:rsidDel="00FD7EAF">
          <w:rPr>
            <w:rPrChange w:id="604" w:author="Thu Huyen Tran" w:date="2023-04-07T17:33:00Z">
              <w:rPr>
                <w:rStyle w:val="Hyperlink"/>
                <w:noProof/>
                <w:lang w:val="vi-VN"/>
              </w:rPr>
            </w:rPrChange>
          </w:rPr>
          <w:delText xml:space="preserve">: </w:delText>
        </w:r>
        <w:r w:rsidRPr="007A3D0C" w:rsidDel="00FD7EAF">
          <w:rPr>
            <w:rPrChange w:id="605" w:author="Thu Huyen Tran" w:date="2023-04-07T17:33:00Z">
              <w:rPr>
                <w:rStyle w:val="Hyperlink"/>
                <w:noProof/>
              </w:rPr>
            </w:rPrChange>
          </w:rPr>
          <w:delText>Tỷ lệ lượng chất thải rắn được xử lý tại các loại bãi chôn lấp</w:delText>
        </w:r>
        <w:r w:rsidDel="00FD7EAF">
          <w:rPr>
            <w:noProof/>
            <w:webHidden/>
          </w:rPr>
          <w:tab/>
        </w:r>
        <w:r w:rsidR="008E484C" w:rsidDel="00FD7EAF">
          <w:rPr>
            <w:noProof/>
            <w:webHidden/>
          </w:rPr>
          <w:delText>18</w:delText>
        </w:r>
      </w:del>
    </w:p>
    <w:p w14:paraId="10677079" w14:textId="721950C2" w:rsidR="00C21AD8" w:rsidDel="00FD7EAF" w:rsidRDefault="00C21AD8">
      <w:pPr>
        <w:pStyle w:val="TableofFigures"/>
        <w:tabs>
          <w:tab w:val="right" w:leader="dot" w:pos="9062"/>
        </w:tabs>
        <w:rPr>
          <w:del w:id="606" w:author="Huyen Tran Thu" w:date="2025-04-28T22:41:00Z" w16du:dateUtc="2025-04-28T15:41:00Z"/>
          <w:rFonts w:asciiTheme="minorHAnsi" w:eastAsiaTheme="minorEastAsia" w:hAnsiTheme="minorHAnsi" w:cstheme="minorBidi"/>
          <w:noProof/>
          <w:sz w:val="22"/>
          <w:lang w:val="en-US"/>
        </w:rPr>
      </w:pPr>
      <w:del w:id="607" w:author="Huyen Tran Thu" w:date="2025-04-28T22:41:00Z" w16du:dateUtc="2025-04-28T15:41:00Z">
        <w:r w:rsidRPr="007A3D0C" w:rsidDel="00FD7EAF">
          <w:rPr>
            <w:rPrChange w:id="608" w:author="Thu Huyen Tran" w:date="2023-04-07T17:33:00Z">
              <w:rPr>
                <w:rStyle w:val="Hyperlink"/>
                <w:noProof/>
              </w:rPr>
            </w:rPrChange>
          </w:rPr>
          <w:delText>Bảng 1. 15: Giá trị DOC</w:delText>
        </w:r>
        <w:r w:rsidRPr="007A3D0C" w:rsidDel="00FD7EAF">
          <w:rPr>
            <w:rPrChange w:id="609" w:author="Thu Huyen Tran" w:date="2023-04-07T17:33:00Z">
              <w:rPr>
                <w:rStyle w:val="Hyperlink"/>
                <w:noProof/>
                <w:vertAlign w:val="subscript"/>
              </w:rPr>
            </w:rPrChange>
          </w:rPr>
          <w:delText>i</w:delText>
        </w:r>
        <w:r w:rsidRPr="007A3D0C" w:rsidDel="00FD7EAF">
          <w:rPr>
            <w:rPrChange w:id="610" w:author="Thu Huyen Tran" w:date="2023-04-07T17:33:00Z">
              <w:rPr>
                <w:rStyle w:val="Hyperlink"/>
                <w:noProof/>
              </w:rPr>
            </w:rPrChange>
          </w:rPr>
          <w:delText xml:space="preserve"> theo từng loại chất thải</w:delText>
        </w:r>
        <w:r w:rsidDel="00FD7EAF">
          <w:rPr>
            <w:noProof/>
            <w:webHidden/>
          </w:rPr>
          <w:tab/>
        </w:r>
        <w:r w:rsidR="008E484C" w:rsidDel="00FD7EAF">
          <w:rPr>
            <w:noProof/>
            <w:webHidden/>
          </w:rPr>
          <w:delText>19</w:delText>
        </w:r>
      </w:del>
    </w:p>
    <w:p w14:paraId="6B529E4F" w14:textId="52C1E9C4" w:rsidR="00C21AD8" w:rsidDel="00FD7EAF" w:rsidRDefault="00C21AD8">
      <w:pPr>
        <w:pStyle w:val="TableofFigures"/>
        <w:tabs>
          <w:tab w:val="right" w:leader="dot" w:pos="9062"/>
        </w:tabs>
        <w:rPr>
          <w:del w:id="611" w:author="Huyen Tran Thu" w:date="2025-04-28T22:41:00Z" w16du:dateUtc="2025-04-28T15:41:00Z"/>
          <w:rFonts w:asciiTheme="minorHAnsi" w:eastAsiaTheme="minorEastAsia" w:hAnsiTheme="minorHAnsi" w:cstheme="minorBidi"/>
          <w:noProof/>
          <w:sz w:val="22"/>
          <w:lang w:val="en-US"/>
        </w:rPr>
      </w:pPr>
      <w:del w:id="612" w:author="Huyen Tran Thu" w:date="2025-04-28T22:41:00Z" w16du:dateUtc="2025-04-28T15:41:00Z">
        <w:r w:rsidRPr="007A3D0C" w:rsidDel="00FD7EAF">
          <w:rPr>
            <w:rPrChange w:id="613" w:author="Thu Huyen Tran" w:date="2023-04-07T17:33:00Z">
              <w:rPr>
                <w:rStyle w:val="Hyperlink"/>
                <w:noProof/>
              </w:rPr>
            </w:rPrChange>
          </w:rPr>
          <w:delText>Bảng 1. 16: Tổng lượng chất thải rắn sinh hoạt được xử lý sinh học</w:delText>
        </w:r>
        <w:r w:rsidDel="00FD7EAF">
          <w:rPr>
            <w:noProof/>
            <w:webHidden/>
          </w:rPr>
          <w:tab/>
          <w:delText>21</w:delText>
        </w:r>
      </w:del>
    </w:p>
    <w:p w14:paraId="5B901A0F" w14:textId="0BA23980" w:rsidR="00C21AD8" w:rsidDel="00FD7EAF" w:rsidRDefault="00C21AD8">
      <w:pPr>
        <w:pStyle w:val="TableofFigures"/>
        <w:tabs>
          <w:tab w:val="right" w:leader="dot" w:pos="9062"/>
        </w:tabs>
        <w:rPr>
          <w:del w:id="614" w:author="Huyen Tran Thu" w:date="2025-04-28T22:41:00Z" w16du:dateUtc="2025-04-28T15:41:00Z"/>
          <w:rFonts w:asciiTheme="minorHAnsi" w:eastAsiaTheme="minorEastAsia" w:hAnsiTheme="minorHAnsi" w:cstheme="minorBidi"/>
          <w:noProof/>
          <w:sz w:val="22"/>
          <w:lang w:val="en-US"/>
        </w:rPr>
      </w:pPr>
      <w:del w:id="615" w:author="Huyen Tran Thu" w:date="2025-04-28T22:41:00Z" w16du:dateUtc="2025-04-28T15:41:00Z">
        <w:r w:rsidRPr="007A3D0C" w:rsidDel="00FD7EAF">
          <w:rPr>
            <w:rPrChange w:id="616" w:author="Thu Huyen Tran" w:date="2023-04-07T17:33:00Z">
              <w:rPr>
                <w:rStyle w:val="Hyperlink"/>
                <w:noProof/>
              </w:rPr>
            </w:rPrChange>
          </w:rPr>
          <w:delText>Bảng 1. 17: Khối lượng CTR y tế được thiêu đốt năm 2020</w:delText>
        </w:r>
        <w:r w:rsidDel="00FD7EAF">
          <w:rPr>
            <w:noProof/>
            <w:webHidden/>
          </w:rPr>
          <w:tab/>
          <w:delText>26</w:delText>
        </w:r>
      </w:del>
    </w:p>
    <w:p w14:paraId="424497E0" w14:textId="2038A30B" w:rsidR="00C21AD8" w:rsidDel="00FD7EAF" w:rsidRDefault="00C21AD8">
      <w:pPr>
        <w:pStyle w:val="TableofFigures"/>
        <w:tabs>
          <w:tab w:val="right" w:leader="dot" w:pos="9062"/>
        </w:tabs>
        <w:rPr>
          <w:del w:id="617" w:author="Huyen Tran Thu" w:date="2025-04-28T22:41:00Z" w16du:dateUtc="2025-04-28T15:41:00Z"/>
          <w:rFonts w:asciiTheme="minorHAnsi" w:eastAsiaTheme="minorEastAsia" w:hAnsiTheme="minorHAnsi" w:cstheme="minorBidi"/>
          <w:noProof/>
          <w:sz w:val="22"/>
          <w:lang w:val="en-US"/>
        </w:rPr>
      </w:pPr>
      <w:del w:id="618" w:author="Huyen Tran Thu" w:date="2025-04-28T22:41:00Z" w16du:dateUtc="2025-04-28T15:41:00Z">
        <w:r w:rsidRPr="007A3D0C" w:rsidDel="00FD7EAF">
          <w:rPr>
            <w:rPrChange w:id="619" w:author="Thu Huyen Tran" w:date="2023-04-07T17:33:00Z">
              <w:rPr>
                <w:rStyle w:val="Hyperlink"/>
                <w:noProof/>
              </w:rPr>
            </w:rPrChange>
          </w:rPr>
          <w:delText>Bảng 1. 18: Tổng chất thải rắn sinh hoạt được thiêu đốt năm 2020</w:delText>
        </w:r>
        <w:r w:rsidDel="00FD7EAF">
          <w:rPr>
            <w:noProof/>
            <w:webHidden/>
          </w:rPr>
          <w:tab/>
          <w:delText>26</w:delText>
        </w:r>
      </w:del>
    </w:p>
    <w:p w14:paraId="5C8351D4" w14:textId="6D4D1229" w:rsidR="00C21AD8" w:rsidDel="00FD7EAF" w:rsidRDefault="00C21AD8">
      <w:pPr>
        <w:pStyle w:val="TableofFigures"/>
        <w:tabs>
          <w:tab w:val="right" w:leader="dot" w:pos="9062"/>
        </w:tabs>
        <w:rPr>
          <w:del w:id="620" w:author="Huyen Tran Thu" w:date="2025-04-28T22:41:00Z" w16du:dateUtc="2025-04-28T15:41:00Z"/>
          <w:rFonts w:asciiTheme="minorHAnsi" w:eastAsiaTheme="minorEastAsia" w:hAnsiTheme="minorHAnsi" w:cstheme="minorBidi"/>
          <w:noProof/>
          <w:sz w:val="22"/>
          <w:lang w:val="en-US"/>
        </w:rPr>
      </w:pPr>
      <w:del w:id="621" w:author="Huyen Tran Thu" w:date="2025-04-28T22:41:00Z" w16du:dateUtc="2025-04-28T15:41:00Z">
        <w:r w:rsidRPr="007A3D0C" w:rsidDel="00FD7EAF">
          <w:rPr>
            <w:rPrChange w:id="622" w:author="Thu Huyen Tran" w:date="2023-04-07T17:33:00Z">
              <w:rPr>
                <w:rStyle w:val="Hyperlink"/>
                <w:noProof/>
              </w:rPr>
            </w:rPrChange>
          </w:rPr>
          <w:delText>Bảng 1. 19: Tổng lượng chất thải rắn nguy hại được thiêu đốt</w:delText>
        </w:r>
        <w:r w:rsidDel="00FD7EAF">
          <w:rPr>
            <w:noProof/>
            <w:webHidden/>
          </w:rPr>
          <w:tab/>
          <w:delText>27</w:delText>
        </w:r>
      </w:del>
    </w:p>
    <w:p w14:paraId="34E7099C" w14:textId="4856F9A8" w:rsidR="00C21AD8" w:rsidDel="00FD7EAF" w:rsidRDefault="00C21AD8">
      <w:pPr>
        <w:pStyle w:val="TableofFigures"/>
        <w:tabs>
          <w:tab w:val="right" w:leader="dot" w:pos="9062"/>
        </w:tabs>
        <w:rPr>
          <w:del w:id="623" w:author="Huyen Tran Thu" w:date="2025-04-28T22:41:00Z" w16du:dateUtc="2025-04-28T15:41:00Z"/>
          <w:rFonts w:asciiTheme="minorHAnsi" w:eastAsiaTheme="minorEastAsia" w:hAnsiTheme="minorHAnsi" w:cstheme="minorBidi"/>
          <w:noProof/>
          <w:sz w:val="22"/>
          <w:lang w:val="en-US"/>
        </w:rPr>
      </w:pPr>
      <w:del w:id="624" w:author="Huyen Tran Thu" w:date="2025-04-28T22:41:00Z" w16du:dateUtc="2025-04-28T15:41:00Z">
        <w:r w:rsidRPr="007A3D0C" w:rsidDel="00FD7EAF">
          <w:rPr>
            <w:rPrChange w:id="625" w:author="Thu Huyen Tran" w:date="2023-04-07T17:33:00Z">
              <w:rPr>
                <w:rStyle w:val="Hyperlink"/>
                <w:noProof/>
              </w:rPr>
            </w:rPrChange>
          </w:rPr>
          <w:delText>Bảng 1. 20: Tổng lượng chất thải rắn sinh hoạt được đốt lộ thiên tại thành thị và nông thôn</w:delText>
        </w:r>
        <w:r w:rsidDel="00FD7EAF">
          <w:rPr>
            <w:noProof/>
            <w:webHidden/>
          </w:rPr>
          <w:tab/>
        </w:r>
        <w:r w:rsidR="008E484C" w:rsidDel="00FD7EAF">
          <w:rPr>
            <w:noProof/>
            <w:webHidden/>
          </w:rPr>
          <w:delText>28</w:delText>
        </w:r>
      </w:del>
    </w:p>
    <w:p w14:paraId="1E68661D" w14:textId="1F731CE2" w:rsidR="00C21AD8" w:rsidDel="00FD7EAF" w:rsidRDefault="00C21AD8">
      <w:pPr>
        <w:pStyle w:val="TableofFigures"/>
        <w:tabs>
          <w:tab w:val="right" w:leader="dot" w:pos="9062"/>
        </w:tabs>
        <w:rPr>
          <w:del w:id="626" w:author="Huyen Tran Thu" w:date="2025-04-28T22:41:00Z" w16du:dateUtc="2025-04-28T15:41:00Z"/>
          <w:rFonts w:asciiTheme="minorHAnsi" w:eastAsiaTheme="minorEastAsia" w:hAnsiTheme="minorHAnsi" w:cstheme="minorBidi"/>
          <w:noProof/>
          <w:sz w:val="22"/>
          <w:lang w:val="en-US"/>
        </w:rPr>
      </w:pPr>
      <w:del w:id="627" w:author="Huyen Tran Thu" w:date="2025-04-28T22:41:00Z" w16du:dateUtc="2025-04-28T15:41:00Z">
        <w:r w:rsidRPr="007A3D0C" w:rsidDel="00FD7EAF">
          <w:rPr>
            <w:rPrChange w:id="628" w:author="Thu Huyen Tran" w:date="2023-04-07T17:33:00Z">
              <w:rPr>
                <w:rStyle w:val="Hyperlink"/>
                <w:noProof/>
              </w:rPr>
            </w:rPrChange>
          </w:rPr>
          <w:delText>Bảng 1. 21: Hàm lượng khô theo thành phần chất thải rắn</w:delText>
        </w:r>
        <w:r w:rsidDel="00FD7EAF">
          <w:rPr>
            <w:noProof/>
            <w:webHidden/>
          </w:rPr>
          <w:tab/>
          <w:delText>28</w:delText>
        </w:r>
      </w:del>
    </w:p>
    <w:p w14:paraId="2622221B" w14:textId="1D76E9BD" w:rsidR="00C21AD8" w:rsidDel="00FD7EAF" w:rsidRDefault="00C21AD8">
      <w:pPr>
        <w:pStyle w:val="TableofFigures"/>
        <w:tabs>
          <w:tab w:val="right" w:leader="dot" w:pos="9062"/>
        </w:tabs>
        <w:rPr>
          <w:del w:id="629" w:author="Huyen Tran Thu" w:date="2025-04-28T22:41:00Z" w16du:dateUtc="2025-04-28T15:41:00Z"/>
          <w:rFonts w:asciiTheme="minorHAnsi" w:eastAsiaTheme="minorEastAsia" w:hAnsiTheme="minorHAnsi" w:cstheme="minorBidi"/>
          <w:noProof/>
          <w:sz w:val="22"/>
          <w:lang w:val="en-US"/>
        </w:rPr>
      </w:pPr>
      <w:del w:id="630" w:author="Huyen Tran Thu" w:date="2025-04-28T22:41:00Z" w16du:dateUtc="2025-04-28T15:41:00Z">
        <w:r w:rsidRPr="007A3D0C" w:rsidDel="00FD7EAF">
          <w:rPr>
            <w:rPrChange w:id="631" w:author="Thu Huyen Tran" w:date="2023-04-07T17:33:00Z">
              <w:rPr>
                <w:rStyle w:val="Hyperlink"/>
                <w:noProof/>
              </w:rPr>
            </w:rPrChange>
          </w:rPr>
          <w:delText>Bảng 1. 22: Tỷ lệ hàm lượng các-bon trong chất thải khô</w:delText>
        </w:r>
        <w:r w:rsidDel="00FD7EAF">
          <w:rPr>
            <w:noProof/>
            <w:webHidden/>
          </w:rPr>
          <w:tab/>
        </w:r>
        <w:r w:rsidR="008E484C" w:rsidDel="00FD7EAF">
          <w:rPr>
            <w:noProof/>
            <w:webHidden/>
          </w:rPr>
          <w:delText>29</w:delText>
        </w:r>
      </w:del>
    </w:p>
    <w:p w14:paraId="068328CC" w14:textId="4AAAFD26" w:rsidR="00C21AD8" w:rsidDel="00FD7EAF" w:rsidRDefault="00C21AD8">
      <w:pPr>
        <w:pStyle w:val="TableofFigures"/>
        <w:tabs>
          <w:tab w:val="right" w:leader="dot" w:pos="9062"/>
        </w:tabs>
        <w:rPr>
          <w:del w:id="632" w:author="Huyen Tran Thu" w:date="2025-04-28T22:41:00Z" w16du:dateUtc="2025-04-28T15:41:00Z"/>
          <w:rFonts w:asciiTheme="minorHAnsi" w:eastAsiaTheme="minorEastAsia" w:hAnsiTheme="minorHAnsi" w:cstheme="minorBidi"/>
          <w:noProof/>
          <w:sz w:val="22"/>
          <w:lang w:val="en-US"/>
        </w:rPr>
      </w:pPr>
      <w:del w:id="633" w:author="Huyen Tran Thu" w:date="2025-04-28T22:41:00Z" w16du:dateUtc="2025-04-28T15:41:00Z">
        <w:r w:rsidRPr="007A3D0C" w:rsidDel="00FD7EAF">
          <w:rPr>
            <w:rPrChange w:id="634" w:author="Thu Huyen Tran" w:date="2023-04-07T17:33:00Z">
              <w:rPr>
                <w:rStyle w:val="Hyperlink"/>
                <w:noProof/>
              </w:rPr>
            </w:rPrChange>
          </w:rPr>
          <w:delText xml:space="preserve">Bảng 1. 23: </w:delText>
        </w:r>
        <w:r w:rsidRPr="007A3D0C" w:rsidDel="00FD7EAF">
          <w:rPr>
            <w:rPrChange w:id="635" w:author="Thu Huyen Tran" w:date="2023-04-07T17:33:00Z">
              <w:rPr>
                <w:rStyle w:val="Hyperlink"/>
                <w:noProof/>
                <w:lang w:val="en-US"/>
              </w:rPr>
            </w:rPrChange>
          </w:rPr>
          <w:delText>Tỷ lệ các-bon hóa thạch trong tổng số các-bon</w:delText>
        </w:r>
        <w:r w:rsidDel="00FD7EAF">
          <w:rPr>
            <w:noProof/>
            <w:webHidden/>
          </w:rPr>
          <w:tab/>
          <w:delText>29</w:delText>
        </w:r>
      </w:del>
    </w:p>
    <w:p w14:paraId="70C0DC6B" w14:textId="2F98D2F1" w:rsidR="00C21AD8" w:rsidDel="00FD7EAF" w:rsidRDefault="00C21AD8">
      <w:pPr>
        <w:pStyle w:val="TableofFigures"/>
        <w:tabs>
          <w:tab w:val="right" w:leader="dot" w:pos="9062"/>
        </w:tabs>
        <w:rPr>
          <w:del w:id="636" w:author="Huyen Tran Thu" w:date="2025-04-28T22:41:00Z" w16du:dateUtc="2025-04-28T15:41:00Z"/>
          <w:rFonts w:asciiTheme="minorHAnsi" w:eastAsiaTheme="minorEastAsia" w:hAnsiTheme="minorHAnsi" w:cstheme="minorBidi"/>
          <w:noProof/>
          <w:sz w:val="22"/>
          <w:lang w:val="en-US"/>
        </w:rPr>
      </w:pPr>
      <w:del w:id="637" w:author="Huyen Tran Thu" w:date="2025-04-28T22:41:00Z" w16du:dateUtc="2025-04-28T15:41:00Z">
        <w:r w:rsidRPr="007A3D0C" w:rsidDel="00FD7EAF">
          <w:rPr>
            <w:rPrChange w:id="638" w:author="Thu Huyen Tran" w:date="2023-04-07T17:33:00Z">
              <w:rPr>
                <w:rStyle w:val="Hyperlink"/>
                <w:noProof/>
              </w:rPr>
            </w:rPrChange>
          </w:rPr>
          <w:delText>Bảng 1. 24: Phát thải khí nhà kính từ quá trình thiêu đốt chất thải</w:delText>
        </w:r>
        <w:r w:rsidDel="00FD7EAF">
          <w:rPr>
            <w:noProof/>
            <w:webHidden/>
          </w:rPr>
          <w:tab/>
          <w:delText>30</w:delText>
        </w:r>
      </w:del>
    </w:p>
    <w:p w14:paraId="31D4EB8F" w14:textId="199D7D61" w:rsidR="00C21AD8" w:rsidDel="00FD7EAF" w:rsidRDefault="00C21AD8">
      <w:pPr>
        <w:pStyle w:val="TableofFigures"/>
        <w:tabs>
          <w:tab w:val="right" w:leader="dot" w:pos="9062"/>
        </w:tabs>
        <w:rPr>
          <w:del w:id="639" w:author="Huyen Tran Thu" w:date="2025-04-28T22:41:00Z" w16du:dateUtc="2025-04-28T15:41:00Z"/>
          <w:rFonts w:asciiTheme="minorHAnsi" w:eastAsiaTheme="minorEastAsia" w:hAnsiTheme="minorHAnsi" w:cstheme="minorBidi"/>
          <w:noProof/>
          <w:sz w:val="22"/>
          <w:lang w:val="en-US"/>
        </w:rPr>
      </w:pPr>
      <w:del w:id="640" w:author="Huyen Tran Thu" w:date="2025-04-28T22:41:00Z" w16du:dateUtc="2025-04-28T15:41:00Z">
        <w:r w:rsidRPr="007A3D0C" w:rsidDel="00FD7EAF">
          <w:rPr>
            <w:rPrChange w:id="641" w:author="Thu Huyen Tran" w:date="2023-04-07T17:33:00Z">
              <w:rPr>
                <w:rStyle w:val="Hyperlink"/>
                <w:noProof/>
              </w:rPr>
            </w:rPrChange>
          </w:rPr>
          <w:delText>Bảng 1. 25: Kết quả phát thải khí nhà kính từ quá trình đốt lộ thiên chất thải</w:delText>
        </w:r>
        <w:r w:rsidDel="00FD7EAF">
          <w:rPr>
            <w:noProof/>
            <w:webHidden/>
          </w:rPr>
          <w:tab/>
        </w:r>
        <w:r w:rsidR="008E484C" w:rsidDel="00FD7EAF">
          <w:rPr>
            <w:noProof/>
            <w:webHidden/>
          </w:rPr>
          <w:delText>31</w:delText>
        </w:r>
      </w:del>
    </w:p>
    <w:p w14:paraId="505D9BFF" w14:textId="0F14E9C5" w:rsidR="00C21AD8" w:rsidDel="00FD7EAF" w:rsidRDefault="00C21AD8">
      <w:pPr>
        <w:pStyle w:val="TableofFigures"/>
        <w:tabs>
          <w:tab w:val="right" w:leader="dot" w:pos="9062"/>
        </w:tabs>
        <w:rPr>
          <w:del w:id="642" w:author="Huyen Tran Thu" w:date="2025-04-28T22:41:00Z" w16du:dateUtc="2025-04-28T15:41:00Z"/>
          <w:rFonts w:asciiTheme="minorHAnsi" w:eastAsiaTheme="minorEastAsia" w:hAnsiTheme="minorHAnsi" w:cstheme="minorBidi"/>
          <w:noProof/>
          <w:sz w:val="22"/>
          <w:lang w:val="en-US"/>
        </w:rPr>
      </w:pPr>
      <w:del w:id="643" w:author="Huyen Tran Thu" w:date="2025-04-28T22:41:00Z" w16du:dateUtc="2025-04-28T15:41:00Z">
        <w:r w:rsidRPr="007A3D0C" w:rsidDel="00FD7EAF">
          <w:rPr>
            <w:rPrChange w:id="644" w:author="Thu Huyen Tran" w:date="2023-04-07T17:33:00Z">
              <w:rPr>
                <w:rStyle w:val="Hyperlink"/>
                <w:noProof/>
              </w:rPr>
            </w:rPrChange>
          </w:rPr>
          <w:delText>Bảng 1. 26</w:delText>
        </w:r>
        <w:r w:rsidRPr="007A3D0C" w:rsidDel="00FD7EAF">
          <w:rPr>
            <w:rPrChange w:id="645" w:author="Thu Huyen Tran" w:date="2023-04-07T17:33:00Z">
              <w:rPr>
                <w:rStyle w:val="Hyperlink"/>
                <w:noProof/>
                <w:lang w:val="vi-VN"/>
              </w:rPr>
            </w:rPrChange>
          </w:rPr>
          <w:delText>: Sản phẩm của các ngành công nghiệp quan trọng trong năm 20</w:delText>
        </w:r>
        <w:r w:rsidRPr="007A3D0C" w:rsidDel="00FD7EAF">
          <w:rPr>
            <w:rPrChange w:id="646" w:author="Thu Huyen Tran" w:date="2023-04-07T17:33:00Z">
              <w:rPr>
                <w:rStyle w:val="Hyperlink"/>
                <w:noProof/>
                <w:lang w:val="en-US"/>
              </w:rPr>
            </w:rPrChange>
          </w:rPr>
          <w:delText>20</w:delText>
        </w:r>
        <w:r w:rsidDel="00FD7EAF">
          <w:rPr>
            <w:noProof/>
            <w:webHidden/>
          </w:rPr>
          <w:tab/>
          <w:delText>37</w:delText>
        </w:r>
      </w:del>
    </w:p>
    <w:p w14:paraId="323677AE" w14:textId="07236611" w:rsidR="00C21AD8" w:rsidDel="00FD7EAF" w:rsidRDefault="00C21AD8">
      <w:pPr>
        <w:pStyle w:val="TableofFigures"/>
        <w:tabs>
          <w:tab w:val="right" w:leader="dot" w:pos="9062"/>
        </w:tabs>
        <w:rPr>
          <w:del w:id="647" w:author="Huyen Tran Thu" w:date="2025-04-28T22:41:00Z" w16du:dateUtc="2025-04-28T15:41:00Z"/>
          <w:rFonts w:asciiTheme="minorHAnsi" w:eastAsiaTheme="minorEastAsia" w:hAnsiTheme="minorHAnsi" w:cstheme="minorBidi"/>
          <w:noProof/>
          <w:sz w:val="22"/>
          <w:lang w:val="en-US"/>
        </w:rPr>
      </w:pPr>
      <w:del w:id="648" w:author="Huyen Tran Thu" w:date="2025-04-28T22:41:00Z" w16du:dateUtc="2025-04-28T15:41:00Z">
        <w:r w:rsidRPr="007A3D0C" w:rsidDel="00FD7EAF">
          <w:rPr>
            <w:rPrChange w:id="649" w:author="Thu Huyen Tran" w:date="2023-04-07T17:33:00Z">
              <w:rPr>
                <w:rStyle w:val="Hyperlink"/>
                <w:noProof/>
              </w:rPr>
            </w:rPrChange>
          </w:rPr>
          <w:delText>Bảng 1. 27</w:delText>
        </w:r>
        <w:r w:rsidRPr="007A3D0C" w:rsidDel="00FD7EAF">
          <w:rPr>
            <w:rPrChange w:id="650" w:author="Thu Huyen Tran" w:date="2023-04-07T17:33:00Z">
              <w:rPr>
                <w:rStyle w:val="Hyperlink"/>
                <w:noProof/>
                <w:lang w:val="vi-VN"/>
              </w:rPr>
            </w:rPrChange>
          </w:rPr>
          <w:delText>: Nước thải tính trên sản lượng một số ngành công nghiệp quan trọng</w:delText>
        </w:r>
        <w:r w:rsidDel="00FD7EAF">
          <w:rPr>
            <w:noProof/>
            <w:webHidden/>
          </w:rPr>
          <w:tab/>
          <w:delText>38</w:delText>
        </w:r>
      </w:del>
    </w:p>
    <w:p w14:paraId="6E9A1338" w14:textId="0AB5A767" w:rsidR="00C21AD8" w:rsidDel="00FD7EAF" w:rsidRDefault="00C21AD8">
      <w:pPr>
        <w:pStyle w:val="TableofFigures"/>
        <w:tabs>
          <w:tab w:val="right" w:leader="dot" w:pos="9062"/>
        </w:tabs>
        <w:rPr>
          <w:del w:id="651" w:author="Huyen Tran Thu" w:date="2025-04-28T22:41:00Z" w16du:dateUtc="2025-04-28T15:41:00Z"/>
          <w:rFonts w:asciiTheme="minorHAnsi" w:eastAsiaTheme="minorEastAsia" w:hAnsiTheme="minorHAnsi" w:cstheme="minorBidi"/>
          <w:noProof/>
          <w:sz w:val="22"/>
          <w:lang w:val="en-US"/>
        </w:rPr>
      </w:pPr>
      <w:del w:id="652" w:author="Huyen Tran Thu" w:date="2025-04-28T22:41:00Z" w16du:dateUtc="2025-04-28T15:41:00Z">
        <w:r w:rsidRPr="007A3D0C" w:rsidDel="00FD7EAF">
          <w:rPr>
            <w:rPrChange w:id="653" w:author="Thu Huyen Tran" w:date="2023-04-07T17:33:00Z">
              <w:rPr>
                <w:rStyle w:val="Hyperlink"/>
                <w:noProof/>
              </w:rPr>
            </w:rPrChange>
          </w:rPr>
          <w:delText>Bảng 1. 28</w:delText>
        </w:r>
        <w:r w:rsidRPr="007A3D0C" w:rsidDel="00FD7EAF">
          <w:rPr>
            <w:rPrChange w:id="654" w:author="Thu Huyen Tran" w:date="2023-04-07T17:33:00Z">
              <w:rPr>
                <w:rStyle w:val="Hyperlink"/>
                <w:noProof/>
                <w:lang w:val="vi-VN"/>
              </w:rPr>
            </w:rPrChange>
          </w:rPr>
          <w:delText>: Nồng độ COD (nhu cầu oxy hóa học) trong nước thải của một số ngành CN</w:delText>
        </w:r>
        <w:r w:rsidDel="00FD7EAF">
          <w:rPr>
            <w:noProof/>
            <w:webHidden/>
          </w:rPr>
          <w:tab/>
          <w:delText>38</w:delText>
        </w:r>
      </w:del>
    </w:p>
    <w:p w14:paraId="125FC441" w14:textId="2040990B" w:rsidR="00900F40" w:rsidDel="00FD7EAF" w:rsidRDefault="00C21AD8">
      <w:pPr>
        <w:pStyle w:val="TableofFigures"/>
        <w:tabs>
          <w:tab w:val="right" w:leader="dot" w:pos="9062"/>
        </w:tabs>
        <w:rPr>
          <w:ins w:id="655" w:author="Thu Huyen Tran" w:date="2023-12-05T23:06:00Z"/>
          <w:del w:id="656" w:author="Huyen Tran Thu" w:date="2025-04-28T22:41:00Z" w16du:dateUtc="2025-04-28T15:41:00Z"/>
          <w:rFonts w:asciiTheme="minorHAnsi" w:eastAsiaTheme="minorEastAsia" w:hAnsiTheme="minorHAnsi" w:cstheme="minorBidi"/>
          <w:noProof/>
          <w:kern w:val="2"/>
          <w:sz w:val="22"/>
          <w:lang w:val="en-US"/>
          <w14:ligatures w14:val="standardContextual"/>
        </w:rPr>
      </w:pPr>
      <w:del w:id="657" w:author="Huyen Tran Thu" w:date="2025-04-28T22:41:00Z" w16du:dateUtc="2025-04-28T15:41:00Z">
        <w:r w:rsidDel="00FD7EAF">
          <w:rPr>
            <w:lang w:val="pt-BR"/>
          </w:rPr>
          <w:fldChar w:fldCharType="end"/>
        </w:r>
        <w:r w:rsidR="007A3D0C" w:rsidDel="00FD7EAF">
          <w:rPr>
            <w:lang w:val="pt-BR"/>
          </w:rPr>
          <w:fldChar w:fldCharType="begin"/>
        </w:r>
        <w:r w:rsidR="007A3D0C" w:rsidDel="00FD7EAF">
          <w:rPr>
            <w:lang w:val="pt-BR"/>
          </w:rPr>
          <w:delInstrText xml:space="preserve"> TOC \h \z \c "Bảng 1." </w:delInstrText>
        </w:r>
        <w:r w:rsidR="007A3D0C" w:rsidDel="00FD7EAF">
          <w:rPr>
            <w:lang w:val="pt-BR"/>
          </w:rPr>
          <w:fldChar w:fldCharType="separate"/>
        </w:r>
      </w:del>
      <w:ins w:id="658" w:author="Thu Huyen Tran" w:date="2023-12-05T23:06:00Z">
        <w:del w:id="659" w:author="Huyen Tran Thu" w:date="2025-04-28T22:41:00Z" w16du:dateUtc="2025-04-28T15:41:00Z">
          <w:r w:rsidR="00900F40" w:rsidRPr="003E69DB" w:rsidDel="00FD7EAF">
            <w:rPr>
              <w:rStyle w:val="Hyperlink"/>
              <w:noProof/>
            </w:rPr>
            <w:fldChar w:fldCharType="begin"/>
          </w:r>
          <w:r w:rsidR="00900F40" w:rsidRPr="003E69DB" w:rsidDel="00FD7EAF">
            <w:rPr>
              <w:rStyle w:val="Hyperlink"/>
              <w:noProof/>
            </w:rPr>
            <w:delInstrText xml:space="preserve"> </w:delInstrText>
          </w:r>
          <w:r w:rsidR="00900F40" w:rsidDel="00FD7EAF">
            <w:rPr>
              <w:noProof/>
            </w:rPr>
            <w:delInstrText>HYPERLINK \l "_Toc152710008"</w:delInstrText>
          </w:r>
          <w:r w:rsidR="00900F40" w:rsidRPr="003E69DB" w:rsidDel="00FD7EAF">
            <w:rPr>
              <w:rStyle w:val="Hyperlink"/>
              <w:noProof/>
            </w:rPr>
            <w:delInstrText xml:space="preserve"> </w:delInstrText>
          </w:r>
          <w:r w:rsidR="00900F40" w:rsidRPr="003E69DB" w:rsidDel="00FD7EAF">
            <w:rPr>
              <w:rStyle w:val="Hyperlink"/>
              <w:noProof/>
            </w:rPr>
          </w:r>
          <w:r w:rsidR="00900F40" w:rsidRPr="003E69DB" w:rsidDel="00FD7EAF">
            <w:rPr>
              <w:rStyle w:val="Hyperlink"/>
              <w:noProof/>
            </w:rPr>
            <w:fldChar w:fldCharType="separate"/>
          </w:r>
          <w:r w:rsidR="00900F40" w:rsidRPr="003E69DB" w:rsidDel="00FD7EAF">
            <w:rPr>
              <w:rStyle w:val="Hyperlink"/>
              <w:noProof/>
            </w:rPr>
            <w:delText>Bảng 1. 1: Phát thải KNK lĩnh vực chất thải năm 2018</w:delText>
          </w:r>
          <w:r w:rsidR="00900F40" w:rsidDel="00FD7EAF">
            <w:rPr>
              <w:noProof/>
              <w:webHidden/>
            </w:rPr>
            <w:tab/>
          </w:r>
          <w:r w:rsidR="00900F40" w:rsidDel="00FD7EAF">
            <w:rPr>
              <w:noProof/>
              <w:webHidden/>
            </w:rPr>
            <w:fldChar w:fldCharType="begin"/>
          </w:r>
          <w:r w:rsidR="00900F40" w:rsidDel="00FD7EAF">
            <w:rPr>
              <w:noProof/>
              <w:webHidden/>
            </w:rPr>
            <w:delInstrText xml:space="preserve"> PAGEREF _Toc152710008 \h </w:delInstrText>
          </w:r>
        </w:del>
      </w:ins>
      <w:del w:id="660" w:author="Huyen Tran Thu" w:date="2025-04-28T22:41:00Z" w16du:dateUtc="2025-04-28T15:41:00Z">
        <w:r w:rsidR="00900F40" w:rsidDel="00FD7EAF">
          <w:rPr>
            <w:noProof/>
            <w:webHidden/>
          </w:rPr>
        </w:r>
        <w:r w:rsidR="00900F40" w:rsidDel="00FD7EAF">
          <w:rPr>
            <w:noProof/>
            <w:webHidden/>
          </w:rPr>
          <w:fldChar w:fldCharType="separate"/>
        </w:r>
      </w:del>
      <w:ins w:id="661" w:author="Thu Huyen Tran" w:date="2023-12-05T23:06:00Z">
        <w:del w:id="662" w:author="Huyen Tran Thu" w:date="2025-04-28T22:41:00Z" w16du:dateUtc="2025-04-28T15:41:00Z">
          <w:r w:rsidR="00900F40" w:rsidDel="00FD7EAF">
            <w:rPr>
              <w:noProof/>
              <w:webHidden/>
            </w:rPr>
            <w:delText>1</w:delText>
          </w:r>
          <w:r w:rsidR="00900F40" w:rsidDel="00FD7EAF">
            <w:rPr>
              <w:noProof/>
              <w:webHidden/>
            </w:rPr>
            <w:fldChar w:fldCharType="end"/>
          </w:r>
          <w:r w:rsidR="00900F40" w:rsidRPr="003E69DB" w:rsidDel="00FD7EAF">
            <w:rPr>
              <w:rStyle w:val="Hyperlink"/>
              <w:noProof/>
            </w:rPr>
            <w:fldChar w:fldCharType="end"/>
          </w:r>
        </w:del>
      </w:ins>
    </w:p>
    <w:p w14:paraId="7EF8BC3D" w14:textId="0155CC1B" w:rsidR="00900F40" w:rsidDel="00FD7EAF" w:rsidRDefault="00900F40">
      <w:pPr>
        <w:pStyle w:val="TableofFigures"/>
        <w:tabs>
          <w:tab w:val="right" w:leader="dot" w:pos="9062"/>
        </w:tabs>
        <w:rPr>
          <w:ins w:id="663" w:author="Thu Huyen Tran" w:date="2023-12-05T23:06:00Z"/>
          <w:del w:id="664" w:author="Huyen Tran Thu" w:date="2025-04-28T22:41:00Z" w16du:dateUtc="2025-04-28T15:41:00Z"/>
          <w:rFonts w:asciiTheme="minorHAnsi" w:eastAsiaTheme="minorEastAsia" w:hAnsiTheme="minorHAnsi" w:cstheme="minorBidi"/>
          <w:noProof/>
          <w:kern w:val="2"/>
          <w:sz w:val="22"/>
          <w:lang w:val="en-US"/>
          <w14:ligatures w14:val="standardContextual"/>
        </w:rPr>
      </w:pPr>
      <w:ins w:id="665" w:author="Thu Huyen Tran" w:date="2023-12-05T23:06:00Z">
        <w:del w:id="666"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"_Toc152710009"</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lang w:val="vi-VN"/>
            </w:rPr>
            <w:delText xml:space="preserve">Bảng 1. 2: Chất thải rắn </w:delText>
          </w:r>
          <w:r w:rsidRPr="003E69DB" w:rsidDel="00FD7EAF">
            <w:rPr>
              <w:rStyle w:val="Hyperlink"/>
              <w:noProof/>
              <w:lang w:val="en-US"/>
            </w:rPr>
            <w:delText>được thu gom</w:delText>
          </w:r>
          <w:r w:rsidRPr="003E69DB" w:rsidDel="00FD7EAF">
            <w:rPr>
              <w:rStyle w:val="Hyperlink"/>
              <w:noProof/>
              <w:lang w:val="vi-VN"/>
            </w:rPr>
            <w:delText xml:space="preserve"> tại khu vực đô thị ước tính từ năm 1995 đến 2013</w:delText>
          </w:r>
          <w:r w:rsidDel="00FD7EAF">
            <w:rPr>
              <w:noProof/>
              <w:webHidden/>
            </w:rPr>
            <w:tab/>
          </w:r>
          <w:r w:rsidDel="00FD7EAF">
            <w:rPr>
              <w:noProof/>
              <w:webHidden/>
            </w:rPr>
            <w:fldChar w:fldCharType="begin"/>
          </w:r>
          <w:r w:rsidDel="00FD7EAF">
            <w:rPr>
              <w:noProof/>
              <w:webHidden/>
            </w:rPr>
            <w:delInstrText xml:space="preserve"> PAGEREF _Toc152710009 \h </w:delInstrText>
          </w:r>
        </w:del>
      </w:ins>
      <w:del w:id="667" w:author="Huyen Tran Thu" w:date="2025-04-28T22:41:00Z" w16du:dateUtc="2025-04-28T15:41:00Z">
        <w:r w:rsidDel="00FD7EAF">
          <w:rPr>
            <w:noProof/>
            <w:webHidden/>
          </w:rPr>
        </w:r>
        <w:r w:rsidDel="00FD7EAF">
          <w:rPr>
            <w:noProof/>
            <w:webHidden/>
          </w:rPr>
          <w:fldChar w:fldCharType="separate"/>
        </w:r>
      </w:del>
      <w:ins w:id="668" w:author="Thu Huyen Tran" w:date="2023-12-05T23:06:00Z">
        <w:del w:id="669" w:author="Huyen Tran Thu" w:date="2025-04-28T22:41:00Z" w16du:dateUtc="2025-04-28T15:41:00Z">
          <w:r w:rsidDel="00FD7EAF">
            <w:rPr>
              <w:noProof/>
              <w:webHidden/>
            </w:rPr>
            <w:delText>5</w:delText>
          </w:r>
          <w:r w:rsidDel="00FD7EAF">
            <w:rPr>
              <w:noProof/>
              <w:webHidden/>
            </w:rPr>
            <w:fldChar w:fldCharType="end"/>
          </w:r>
          <w:r w:rsidRPr="003E69DB" w:rsidDel="00FD7EAF">
            <w:rPr>
              <w:rStyle w:val="Hyperlink"/>
              <w:noProof/>
            </w:rPr>
            <w:fldChar w:fldCharType="end"/>
          </w:r>
        </w:del>
      </w:ins>
    </w:p>
    <w:p w14:paraId="275A6D11" w14:textId="6E568975" w:rsidR="00900F40" w:rsidDel="00FD7EAF" w:rsidRDefault="00900F40">
      <w:pPr>
        <w:pStyle w:val="TableofFigures"/>
        <w:tabs>
          <w:tab w:val="right" w:leader="dot" w:pos="9062"/>
        </w:tabs>
        <w:rPr>
          <w:ins w:id="670" w:author="Thu Huyen Tran" w:date="2023-12-05T23:06:00Z"/>
          <w:del w:id="671" w:author="Huyen Tran Thu" w:date="2025-04-28T22:41:00Z" w16du:dateUtc="2025-04-28T15:41:00Z"/>
          <w:rFonts w:asciiTheme="minorHAnsi" w:eastAsiaTheme="minorEastAsia" w:hAnsiTheme="minorHAnsi" w:cstheme="minorBidi"/>
          <w:noProof/>
          <w:kern w:val="2"/>
          <w:sz w:val="22"/>
          <w:lang w:val="en-US"/>
          <w14:ligatures w14:val="standardContextual"/>
        </w:rPr>
      </w:pPr>
      <w:ins w:id="672" w:author="Thu Huyen Tran" w:date="2023-12-05T23:06:00Z">
        <w:del w:id="673"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"_Toc152710010"</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3</w:delText>
          </w:r>
          <w:r w:rsidRPr="003E69DB" w:rsidDel="00FD7EAF">
            <w:rPr>
              <w:rStyle w:val="Hyperlink"/>
              <w:noProof/>
              <w:lang w:val="vi-VN"/>
            </w:rPr>
            <w:delText>: Tổng lượng chất thải rắn thông thường được thu gom và xử lý đạt tiêu chuẩn, quy chuẩn kỹ thuật quốc gia giai đoạn 2014-20</w:delText>
          </w:r>
          <w:r w:rsidRPr="003E69DB" w:rsidDel="00FD7EAF">
            <w:rPr>
              <w:rStyle w:val="Hyperlink"/>
              <w:noProof/>
              <w:lang w:val="en-US"/>
            </w:rPr>
            <w:delText>18</w:delText>
          </w:r>
          <w:r w:rsidDel="00FD7EAF">
            <w:rPr>
              <w:noProof/>
              <w:webHidden/>
            </w:rPr>
            <w:tab/>
          </w:r>
          <w:r w:rsidDel="00FD7EAF">
            <w:rPr>
              <w:noProof/>
              <w:webHidden/>
            </w:rPr>
            <w:fldChar w:fldCharType="begin"/>
          </w:r>
          <w:r w:rsidDel="00FD7EAF">
            <w:rPr>
              <w:noProof/>
              <w:webHidden/>
            </w:rPr>
            <w:delInstrText xml:space="preserve"> PAGEREF _Toc152710010 \h </w:delInstrText>
          </w:r>
        </w:del>
      </w:ins>
      <w:del w:id="674" w:author="Huyen Tran Thu" w:date="2025-04-28T22:41:00Z" w16du:dateUtc="2025-04-28T15:41:00Z">
        <w:r w:rsidDel="00FD7EAF">
          <w:rPr>
            <w:noProof/>
            <w:webHidden/>
          </w:rPr>
        </w:r>
        <w:r w:rsidDel="00FD7EAF">
          <w:rPr>
            <w:noProof/>
            <w:webHidden/>
          </w:rPr>
          <w:fldChar w:fldCharType="separate"/>
        </w:r>
      </w:del>
      <w:ins w:id="675" w:author="Thu Huyen Tran" w:date="2023-12-05T23:06:00Z">
        <w:del w:id="676" w:author="Huyen Tran Thu" w:date="2025-04-28T22:41:00Z" w16du:dateUtc="2025-04-28T15:41:00Z">
          <w:r w:rsidDel="00FD7EAF">
            <w:rPr>
              <w:noProof/>
              <w:webHidden/>
            </w:rPr>
            <w:delText>7</w:delText>
          </w:r>
          <w:r w:rsidDel="00FD7EAF">
            <w:rPr>
              <w:noProof/>
              <w:webHidden/>
            </w:rPr>
            <w:fldChar w:fldCharType="end"/>
          </w:r>
          <w:r w:rsidRPr="003E69DB" w:rsidDel="00FD7EAF">
            <w:rPr>
              <w:rStyle w:val="Hyperlink"/>
              <w:noProof/>
            </w:rPr>
            <w:fldChar w:fldCharType="end"/>
          </w:r>
        </w:del>
      </w:ins>
    </w:p>
    <w:p w14:paraId="5316F739" w14:textId="62799314" w:rsidR="00900F40" w:rsidDel="00FD7EAF" w:rsidRDefault="00900F40">
      <w:pPr>
        <w:pStyle w:val="TableofFigures"/>
        <w:tabs>
          <w:tab w:val="right" w:leader="dot" w:pos="9062"/>
        </w:tabs>
        <w:rPr>
          <w:ins w:id="677" w:author="Thu Huyen Tran" w:date="2023-12-05T23:06:00Z"/>
          <w:del w:id="678" w:author="Huyen Tran Thu" w:date="2025-04-28T22:41:00Z" w16du:dateUtc="2025-04-28T15:41:00Z"/>
          <w:rFonts w:asciiTheme="minorHAnsi" w:eastAsiaTheme="minorEastAsia" w:hAnsiTheme="minorHAnsi" w:cstheme="minorBidi"/>
          <w:noProof/>
          <w:kern w:val="2"/>
          <w:sz w:val="22"/>
          <w:lang w:val="en-US"/>
          <w14:ligatures w14:val="standardContextual"/>
        </w:rPr>
      </w:pPr>
      <w:ins w:id="679" w:author="Thu Huyen Tran" w:date="2023-12-05T23:06:00Z">
        <w:del w:id="680"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"_Toc152710011"</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4: Tổng lượng chất thải rắn được xử lý đạt tiêu chuẩn giai đoạn 1990-2018</w:delText>
          </w:r>
          <w:r w:rsidDel="00FD7EAF">
            <w:rPr>
              <w:noProof/>
              <w:webHidden/>
            </w:rPr>
            <w:tab/>
          </w:r>
          <w:r w:rsidDel="00FD7EAF">
            <w:rPr>
              <w:noProof/>
              <w:webHidden/>
            </w:rPr>
            <w:fldChar w:fldCharType="begin"/>
          </w:r>
          <w:r w:rsidDel="00FD7EAF">
            <w:rPr>
              <w:noProof/>
              <w:webHidden/>
            </w:rPr>
            <w:delInstrText xml:space="preserve"> PAGEREF _Toc152710011 \h </w:delInstrText>
          </w:r>
        </w:del>
      </w:ins>
      <w:del w:id="681" w:author="Huyen Tran Thu" w:date="2025-04-28T22:41:00Z" w16du:dateUtc="2025-04-28T15:41:00Z">
        <w:r w:rsidDel="00FD7EAF">
          <w:rPr>
            <w:noProof/>
            <w:webHidden/>
          </w:rPr>
        </w:r>
        <w:r w:rsidDel="00FD7EAF">
          <w:rPr>
            <w:noProof/>
            <w:webHidden/>
          </w:rPr>
          <w:fldChar w:fldCharType="separate"/>
        </w:r>
      </w:del>
      <w:ins w:id="682" w:author="Thu Huyen Tran" w:date="2023-12-05T23:06:00Z">
        <w:del w:id="683" w:author="Huyen Tran Thu" w:date="2025-04-28T22:41:00Z" w16du:dateUtc="2025-04-28T15:41:00Z">
          <w:r w:rsidDel="00FD7EAF">
            <w:rPr>
              <w:noProof/>
              <w:webHidden/>
            </w:rPr>
            <w:delText>8</w:delText>
          </w:r>
          <w:r w:rsidDel="00FD7EAF">
            <w:rPr>
              <w:noProof/>
              <w:webHidden/>
            </w:rPr>
            <w:fldChar w:fldCharType="end"/>
          </w:r>
          <w:r w:rsidRPr="003E69DB" w:rsidDel="00FD7EAF">
            <w:rPr>
              <w:rStyle w:val="Hyperlink"/>
              <w:noProof/>
            </w:rPr>
            <w:fldChar w:fldCharType="end"/>
          </w:r>
        </w:del>
      </w:ins>
    </w:p>
    <w:p w14:paraId="33171B93" w14:textId="01088472" w:rsidR="00900F40" w:rsidDel="00FD7EAF" w:rsidRDefault="00900F40">
      <w:pPr>
        <w:pStyle w:val="TableofFigures"/>
        <w:tabs>
          <w:tab w:val="right" w:leader="dot" w:pos="9062"/>
        </w:tabs>
        <w:rPr>
          <w:ins w:id="684" w:author="Thu Huyen Tran" w:date="2023-12-05T23:06:00Z"/>
          <w:del w:id="685" w:author="Huyen Tran Thu" w:date="2025-04-28T22:41:00Z" w16du:dateUtc="2025-04-28T15:41:00Z"/>
          <w:rFonts w:asciiTheme="minorHAnsi" w:eastAsiaTheme="minorEastAsia" w:hAnsiTheme="minorHAnsi" w:cstheme="minorBidi"/>
          <w:noProof/>
          <w:kern w:val="2"/>
          <w:sz w:val="22"/>
          <w:lang w:val="en-US"/>
          <w14:ligatures w14:val="standardContextual"/>
        </w:rPr>
      </w:pPr>
      <w:ins w:id="686" w:author="Thu Huyen Tran" w:date="2023-12-05T23:06:00Z">
        <w:del w:id="687"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"_Toc152710012"</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5: Tổng lượng chất thải rắn chôn lấp lộ thiên giai đoạn 1990-2018</w:delText>
          </w:r>
          <w:r w:rsidDel="00FD7EAF">
            <w:rPr>
              <w:noProof/>
              <w:webHidden/>
            </w:rPr>
            <w:tab/>
          </w:r>
          <w:r w:rsidDel="00FD7EAF">
            <w:rPr>
              <w:noProof/>
              <w:webHidden/>
            </w:rPr>
            <w:fldChar w:fldCharType="begin"/>
          </w:r>
          <w:r w:rsidDel="00FD7EAF">
            <w:rPr>
              <w:noProof/>
              <w:webHidden/>
            </w:rPr>
            <w:delInstrText xml:space="preserve"> PAGEREF _Toc152710012 \h </w:delInstrText>
          </w:r>
        </w:del>
      </w:ins>
      <w:del w:id="688" w:author="Huyen Tran Thu" w:date="2025-04-28T22:41:00Z" w16du:dateUtc="2025-04-28T15:41:00Z">
        <w:r w:rsidDel="00FD7EAF">
          <w:rPr>
            <w:noProof/>
            <w:webHidden/>
          </w:rPr>
        </w:r>
        <w:r w:rsidDel="00FD7EAF">
          <w:rPr>
            <w:noProof/>
            <w:webHidden/>
          </w:rPr>
          <w:fldChar w:fldCharType="separate"/>
        </w:r>
      </w:del>
      <w:ins w:id="689" w:author="Thu Huyen Tran" w:date="2023-12-05T23:06:00Z">
        <w:del w:id="690" w:author="Huyen Tran Thu" w:date="2025-04-28T22:41:00Z" w16du:dateUtc="2025-04-28T15:41:00Z">
          <w:r w:rsidDel="00FD7EAF">
            <w:rPr>
              <w:noProof/>
              <w:webHidden/>
            </w:rPr>
            <w:delText>9</w:delText>
          </w:r>
          <w:r w:rsidDel="00FD7EAF">
            <w:rPr>
              <w:noProof/>
              <w:webHidden/>
            </w:rPr>
            <w:fldChar w:fldCharType="end"/>
          </w:r>
          <w:r w:rsidRPr="003E69DB" w:rsidDel="00FD7EAF">
            <w:rPr>
              <w:rStyle w:val="Hyperlink"/>
              <w:noProof/>
            </w:rPr>
            <w:fldChar w:fldCharType="end"/>
          </w:r>
        </w:del>
      </w:ins>
    </w:p>
    <w:p w14:paraId="1889B663" w14:textId="67F73AA0" w:rsidR="00900F40" w:rsidDel="00FD7EAF" w:rsidRDefault="00900F40">
      <w:pPr>
        <w:pStyle w:val="TableofFigures"/>
        <w:tabs>
          <w:tab w:val="right" w:leader="dot" w:pos="9062"/>
        </w:tabs>
        <w:rPr>
          <w:ins w:id="691" w:author="Thu Huyen Tran" w:date="2023-12-05T23:06:00Z"/>
          <w:del w:id="692" w:author="Huyen Tran Thu" w:date="2025-04-28T22:41:00Z" w16du:dateUtc="2025-04-28T15:41:00Z"/>
          <w:rFonts w:asciiTheme="minorHAnsi" w:eastAsiaTheme="minorEastAsia" w:hAnsiTheme="minorHAnsi" w:cstheme="minorBidi"/>
          <w:noProof/>
          <w:kern w:val="2"/>
          <w:sz w:val="22"/>
          <w:lang w:val="en-US"/>
          <w14:ligatures w14:val="standardContextual"/>
        </w:rPr>
      </w:pPr>
      <w:ins w:id="693" w:author="Thu Huyen Tran" w:date="2023-12-05T23:06:00Z">
        <w:del w:id="694"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"_Toc152710013"</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6: Tổng lượng chất thải rắn đô thị được chôn lấp giai đoạn 1990-2018</w:delText>
          </w:r>
          <w:r w:rsidDel="00FD7EAF">
            <w:rPr>
              <w:noProof/>
              <w:webHidden/>
            </w:rPr>
            <w:tab/>
          </w:r>
          <w:r w:rsidDel="00FD7EAF">
            <w:rPr>
              <w:noProof/>
              <w:webHidden/>
            </w:rPr>
            <w:fldChar w:fldCharType="begin"/>
          </w:r>
          <w:r w:rsidDel="00FD7EAF">
            <w:rPr>
              <w:noProof/>
              <w:webHidden/>
            </w:rPr>
            <w:delInstrText xml:space="preserve"> PAGEREF _Toc152710013 \h </w:delInstrText>
          </w:r>
        </w:del>
      </w:ins>
      <w:del w:id="695" w:author="Huyen Tran Thu" w:date="2025-04-28T22:41:00Z" w16du:dateUtc="2025-04-28T15:41:00Z">
        <w:r w:rsidDel="00FD7EAF">
          <w:rPr>
            <w:noProof/>
            <w:webHidden/>
          </w:rPr>
        </w:r>
        <w:r w:rsidDel="00FD7EAF">
          <w:rPr>
            <w:noProof/>
            <w:webHidden/>
          </w:rPr>
          <w:fldChar w:fldCharType="separate"/>
        </w:r>
      </w:del>
      <w:ins w:id="696" w:author="Thu Huyen Tran" w:date="2023-12-05T23:06:00Z">
        <w:del w:id="697" w:author="Huyen Tran Thu" w:date="2025-04-28T22:41:00Z" w16du:dateUtc="2025-04-28T15:41:00Z">
          <w:r w:rsidDel="00FD7EAF">
            <w:rPr>
              <w:noProof/>
              <w:webHidden/>
            </w:rPr>
            <w:delText>11</w:delText>
          </w:r>
          <w:r w:rsidDel="00FD7EAF">
            <w:rPr>
              <w:noProof/>
              <w:webHidden/>
            </w:rPr>
            <w:fldChar w:fldCharType="end"/>
          </w:r>
          <w:r w:rsidRPr="003E69DB" w:rsidDel="00FD7EAF">
            <w:rPr>
              <w:rStyle w:val="Hyperlink"/>
              <w:noProof/>
            </w:rPr>
            <w:fldChar w:fldCharType="end"/>
          </w:r>
        </w:del>
      </w:ins>
    </w:p>
    <w:p w14:paraId="7626C196" w14:textId="35500BE5" w:rsidR="00900F40" w:rsidDel="00FD7EAF" w:rsidRDefault="00900F40">
      <w:pPr>
        <w:pStyle w:val="TableofFigures"/>
        <w:tabs>
          <w:tab w:val="right" w:leader="dot" w:pos="9062"/>
        </w:tabs>
        <w:rPr>
          <w:ins w:id="698" w:author="Thu Huyen Tran" w:date="2023-12-05T23:06:00Z"/>
          <w:del w:id="699" w:author="Huyen Tran Thu" w:date="2025-04-28T22:41:00Z" w16du:dateUtc="2025-04-28T15:41:00Z"/>
          <w:rFonts w:asciiTheme="minorHAnsi" w:eastAsiaTheme="minorEastAsia" w:hAnsiTheme="minorHAnsi" w:cstheme="minorBidi"/>
          <w:noProof/>
          <w:kern w:val="2"/>
          <w:sz w:val="22"/>
          <w:lang w:val="en-US"/>
          <w14:ligatures w14:val="standardContextual"/>
        </w:rPr>
      </w:pPr>
      <w:ins w:id="700" w:author="Thu Huyen Tran" w:date="2023-12-05T23:06:00Z">
        <w:del w:id="701"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"_Toc152710014"</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7</w:delText>
          </w:r>
          <w:r w:rsidRPr="003E69DB" w:rsidDel="00FD7EAF">
            <w:rPr>
              <w:rStyle w:val="Hyperlink"/>
              <w:noProof/>
              <w:lang w:val="vi-VN"/>
            </w:rPr>
            <w:delText>: Ước tính CTR được xử lý tại các bãi chôn lấp khu vực nông thôn từ năm 1995-201</w:delText>
          </w:r>
          <w:r w:rsidRPr="003E69DB" w:rsidDel="00FD7EAF">
            <w:rPr>
              <w:rStyle w:val="Hyperlink"/>
              <w:noProof/>
              <w:lang w:val="en-US"/>
            </w:rPr>
            <w:delText>8</w:delText>
          </w:r>
          <w:r w:rsidDel="00FD7EAF">
            <w:rPr>
              <w:noProof/>
              <w:webHidden/>
            </w:rPr>
            <w:tab/>
          </w:r>
          <w:r w:rsidDel="00FD7EAF">
            <w:rPr>
              <w:noProof/>
              <w:webHidden/>
            </w:rPr>
            <w:fldChar w:fldCharType="begin"/>
          </w:r>
          <w:r w:rsidDel="00FD7EAF">
            <w:rPr>
              <w:noProof/>
              <w:webHidden/>
            </w:rPr>
            <w:delInstrText xml:space="preserve"> PAGEREF _Toc152710014 \h </w:delInstrText>
          </w:r>
        </w:del>
      </w:ins>
      <w:del w:id="702" w:author="Huyen Tran Thu" w:date="2025-04-28T22:41:00Z" w16du:dateUtc="2025-04-28T15:41:00Z">
        <w:r w:rsidDel="00FD7EAF">
          <w:rPr>
            <w:noProof/>
            <w:webHidden/>
          </w:rPr>
        </w:r>
        <w:r w:rsidDel="00FD7EAF">
          <w:rPr>
            <w:noProof/>
            <w:webHidden/>
          </w:rPr>
          <w:fldChar w:fldCharType="separate"/>
        </w:r>
      </w:del>
      <w:ins w:id="703" w:author="Thu Huyen Tran" w:date="2023-12-05T23:06:00Z">
        <w:del w:id="704" w:author="Huyen Tran Thu" w:date="2025-04-28T22:41:00Z" w16du:dateUtc="2025-04-28T15:41:00Z">
          <w:r w:rsidDel="00FD7EAF">
            <w:rPr>
              <w:noProof/>
              <w:webHidden/>
            </w:rPr>
            <w:delText>12</w:delText>
          </w:r>
          <w:r w:rsidDel="00FD7EAF">
            <w:rPr>
              <w:noProof/>
              <w:webHidden/>
            </w:rPr>
            <w:fldChar w:fldCharType="end"/>
          </w:r>
          <w:r w:rsidRPr="003E69DB" w:rsidDel="00FD7EAF">
            <w:rPr>
              <w:rStyle w:val="Hyperlink"/>
              <w:noProof/>
            </w:rPr>
            <w:fldChar w:fldCharType="end"/>
          </w:r>
        </w:del>
      </w:ins>
    </w:p>
    <w:p w14:paraId="47DD9E96" w14:textId="7A611F59" w:rsidR="00900F40" w:rsidDel="00FD7EAF" w:rsidRDefault="00900F40">
      <w:pPr>
        <w:pStyle w:val="TableofFigures"/>
        <w:tabs>
          <w:tab w:val="right" w:leader="dot" w:pos="9062"/>
        </w:tabs>
        <w:rPr>
          <w:ins w:id="705" w:author="Thu Huyen Tran" w:date="2023-12-05T23:06:00Z"/>
          <w:del w:id="706" w:author="Huyen Tran Thu" w:date="2025-04-28T22:41:00Z" w16du:dateUtc="2025-04-28T15:41:00Z"/>
          <w:rFonts w:asciiTheme="minorHAnsi" w:eastAsiaTheme="minorEastAsia" w:hAnsiTheme="minorHAnsi" w:cstheme="minorBidi"/>
          <w:noProof/>
          <w:kern w:val="2"/>
          <w:sz w:val="22"/>
          <w:lang w:val="en-US"/>
          <w14:ligatures w14:val="standardContextual"/>
        </w:rPr>
      </w:pPr>
      <w:ins w:id="707" w:author="Thu Huyen Tran" w:date="2023-12-05T23:06:00Z">
        <w:del w:id="708"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"_Toc152710015"</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8</w:delText>
          </w:r>
          <w:r w:rsidRPr="003E69DB" w:rsidDel="00FD7EAF">
            <w:rPr>
              <w:rStyle w:val="Hyperlink"/>
              <w:noProof/>
              <w:lang w:val="vi-VN"/>
            </w:rPr>
            <w:delText>: Tổng lượng chất thải rắn</w:delText>
          </w:r>
          <w:r w:rsidRPr="003E69DB" w:rsidDel="00FD7EAF">
            <w:rPr>
              <w:rStyle w:val="Hyperlink"/>
              <w:noProof/>
              <w:lang w:val="en-US"/>
            </w:rPr>
            <w:delText xml:space="preserve"> sinh hoạt nông thôn</w:delText>
          </w:r>
          <w:r w:rsidRPr="003E69DB" w:rsidDel="00FD7EAF">
            <w:rPr>
              <w:rStyle w:val="Hyperlink"/>
              <w:noProof/>
              <w:lang w:val="vi-VN"/>
            </w:rPr>
            <w:delText xml:space="preserve"> </w:delText>
          </w:r>
          <w:r w:rsidRPr="003E69DB" w:rsidDel="00FD7EAF">
            <w:rPr>
              <w:rStyle w:val="Hyperlink"/>
              <w:noProof/>
              <w:lang w:val="en-US"/>
            </w:rPr>
            <w:delText>theo các hình thức xử lý</w:delText>
          </w:r>
          <w:r w:rsidRPr="003E69DB" w:rsidDel="00FD7EAF">
            <w:rPr>
              <w:rStyle w:val="Hyperlink"/>
              <w:noProof/>
              <w:lang w:val="vi-VN"/>
            </w:rPr>
            <w:delText xml:space="preserve"> giai đoạn 199</w:delText>
          </w:r>
          <w:r w:rsidRPr="003E69DB" w:rsidDel="00FD7EAF">
            <w:rPr>
              <w:rStyle w:val="Hyperlink"/>
              <w:noProof/>
              <w:lang w:val="en-US"/>
            </w:rPr>
            <w:delText>0</w:delText>
          </w:r>
          <w:r w:rsidRPr="003E69DB" w:rsidDel="00FD7EAF">
            <w:rPr>
              <w:rStyle w:val="Hyperlink"/>
              <w:noProof/>
              <w:lang w:val="vi-VN"/>
            </w:rPr>
            <w:delText>-20</w:delText>
          </w:r>
          <w:r w:rsidRPr="003E69DB" w:rsidDel="00FD7EAF">
            <w:rPr>
              <w:rStyle w:val="Hyperlink"/>
              <w:noProof/>
              <w:lang w:val="en-US"/>
            </w:rPr>
            <w:delText>18</w:delText>
          </w:r>
          <w:r w:rsidDel="00FD7EAF">
            <w:rPr>
              <w:noProof/>
              <w:webHidden/>
            </w:rPr>
            <w:tab/>
          </w:r>
          <w:r w:rsidDel="00FD7EAF">
            <w:rPr>
              <w:noProof/>
              <w:webHidden/>
            </w:rPr>
            <w:fldChar w:fldCharType="begin"/>
          </w:r>
          <w:r w:rsidDel="00FD7EAF">
            <w:rPr>
              <w:noProof/>
              <w:webHidden/>
            </w:rPr>
            <w:delInstrText xml:space="preserve"> PAGEREF _Toc152710015 \h </w:delInstrText>
          </w:r>
        </w:del>
      </w:ins>
      <w:del w:id="709" w:author="Huyen Tran Thu" w:date="2025-04-28T22:41:00Z" w16du:dateUtc="2025-04-28T15:41:00Z">
        <w:r w:rsidDel="00FD7EAF">
          <w:rPr>
            <w:noProof/>
            <w:webHidden/>
          </w:rPr>
        </w:r>
        <w:r w:rsidDel="00FD7EAF">
          <w:rPr>
            <w:noProof/>
            <w:webHidden/>
          </w:rPr>
          <w:fldChar w:fldCharType="separate"/>
        </w:r>
      </w:del>
      <w:ins w:id="710" w:author="Thu Huyen Tran" w:date="2023-12-05T23:06:00Z">
        <w:del w:id="711" w:author="Huyen Tran Thu" w:date="2025-04-28T22:41:00Z" w16du:dateUtc="2025-04-28T15:41:00Z">
          <w:r w:rsidDel="00FD7EAF">
            <w:rPr>
              <w:noProof/>
              <w:webHidden/>
            </w:rPr>
            <w:delText>14</w:delText>
          </w:r>
          <w:r w:rsidDel="00FD7EAF">
            <w:rPr>
              <w:noProof/>
              <w:webHidden/>
            </w:rPr>
            <w:fldChar w:fldCharType="end"/>
          </w:r>
          <w:r w:rsidRPr="003E69DB" w:rsidDel="00FD7EAF">
            <w:rPr>
              <w:rStyle w:val="Hyperlink"/>
              <w:noProof/>
            </w:rPr>
            <w:fldChar w:fldCharType="end"/>
          </w:r>
        </w:del>
      </w:ins>
    </w:p>
    <w:p w14:paraId="1C19CD84" w14:textId="50C6E940" w:rsidR="00900F40" w:rsidDel="00FD7EAF" w:rsidRDefault="00900F40">
      <w:pPr>
        <w:pStyle w:val="TableofFigures"/>
        <w:tabs>
          <w:tab w:val="right" w:leader="dot" w:pos="9062"/>
        </w:tabs>
        <w:rPr>
          <w:ins w:id="712" w:author="Thu Huyen Tran" w:date="2023-12-05T23:06:00Z"/>
          <w:del w:id="713" w:author="Huyen Tran Thu" w:date="2025-04-28T22:41:00Z" w16du:dateUtc="2025-04-28T15:41:00Z"/>
          <w:rFonts w:asciiTheme="minorHAnsi" w:eastAsiaTheme="minorEastAsia" w:hAnsiTheme="minorHAnsi" w:cstheme="minorBidi"/>
          <w:noProof/>
          <w:kern w:val="2"/>
          <w:sz w:val="22"/>
          <w:lang w:val="en-US"/>
          <w14:ligatures w14:val="standardContextual"/>
        </w:rPr>
      </w:pPr>
      <w:ins w:id="714" w:author="Thu Huyen Tran" w:date="2023-12-05T23:06:00Z">
        <w:del w:id="715"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"_Toc152710016"</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9: Tổng lượng chất thải rắn sinh hoạt đô thị và nông thôn được chôn lấp</w:delText>
          </w:r>
          <w:r w:rsidDel="00FD7EAF">
            <w:rPr>
              <w:noProof/>
              <w:webHidden/>
            </w:rPr>
            <w:tab/>
          </w:r>
          <w:r w:rsidDel="00FD7EAF">
            <w:rPr>
              <w:noProof/>
              <w:webHidden/>
            </w:rPr>
            <w:fldChar w:fldCharType="begin"/>
          </w:r>
          <w:r w:rsidDel="00FD7EAF">
            <w:rPr>
              <w:noProof/>
              <w:webHidden/>
            </w:rPr>
            <w:delInstrText xml:space="preserve"> PAGEREF _Toc152710016 \h </w:delInstrText>
          </w:r>
        </w:del>
      </w:ins>
      <w:del w:id="716" w:author="Huyen Tran Thu" w:date="2025-04-28T22:41:00Z" w16du:dateUtc="2025-04-28T15:41:00Z">
        <w:r w:rsidDel="00FD7EAF">
          <w:rPr>
            <w:noProof/>
            <w:webHidden/>
          </w:rPr>
        </w:r>
        <w:r w:rsidDel="00FD7EAF">
          <w:rPr>
            <w:noProof/>
            <w:webHidden/>
          </w:rPr>
          <w:fldChar w:fldCharType="separate"/>
        </w:r>
      </w:del>
      <w:ins w:id="717" w:author="Thu Huyen Tran" w:date="2023-12-05T23:06:00Z">
        <w:del w:id="718" w:author="Huyen Tran Thu" w:date="2025-04-28T22:41:00Z" w16du:dateUtc="2025-04-28T15:41:00Z">
          <w:r w:rsidDel="00FD7EAF">
            <w:rPr>
              <w:noProof/>
              <w:webHidden/>
            </w:rPr>
            <w:delText>15</w:delText>
          </w:r>
          <w:r w:rsidDel="00FD7EAF">
            <w:rPr>
              <w:noProof/>
              <w:webHidden/>
            </w:rPr>
            <w:fldChar w:fldCharType="end"/>
          </w:r>
          <w:r w:rsidRPr="003E69DB" w:rsidDel="00FD7EAF">
            <w:rPr>
              <w:rStyle w:val="Hyperlink"/>
              <w:noProof/>
            </w:rPr>
            <w:fldChar w:fldCharType="end"/>
          </w:r>
        </w:del>
      </w:ins>
    </w:p>
    <w:p w14:paraId="24EDFF72" w14:textId="5DF7B7F3" w:rsidR="00900F40" w:rsidDel="00FD7EAF" w:rsidRDefault="00900F40">
      <w:pPr>
        <w:pStyle w:val="TableofFigures"/>
        <w:tabs>
          <w:tab w:val="right" w:leader="dot" w:pos="9062"/>
        </w:tabs>
        <w:rPr>
          <w:ins w:id="719" w:author="Thu Huyen Tran" w:date="2023-12-05T23:06:00Z"/>
          <w:del w:id="720" w:author="Huyen Tran Thu" w:date="2025-04-28T22:41:00Z" w16du:dateUtc="2025-04-28T15:41:00Z"/>
          <w:rFonts w:asciiTheme="minorHAnsi" w:eastAsiaTheme="minorEastAsia" w:hAnsiTheme="minorHAnsi" w:cstheme="minorBidi"/>
          <w:noProof/>
          <w:kern w:val="2"/>
          <w:sz w:val="22"/>
          <w:lang w:val="en-US"/>
          <w14:ligatures w14:val="standardContextual"/>
        </w:rPr>
      </w:pPr>
      <w:ins w:id="721" w:author="Thu Huyen Tran" w:date="2023-12-05T23:06:00Z">
        <w:del w:id="722"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"_Toc152710017"</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10: Ước tính tổng lượng chất thải rắn công nghiệp thông thường được xử lý bằng phương pháp chôn lấp</w:delText>
          </w:r>
          <w:r w:rsidDel="00FD7EAF">
            <w:rPr>
              <w:noProof/>
              <w:webHidden/>
            </w:rPr>
            <w:tab/>
          </w:r>
          <w:r w:rsidDel="00FD7EAF">
            <w:rPr>
              <w:noProof/>
              <w:webHidden/>
            </w:rPr>
            <w:fldChar w:fldCharType="begin"/>
          </w:r>
          <w:r w:rsidDel="00FD7EAF">
            <w:rPr>
              <w:noProof/>
              <w:webHidden/>
            </w:rPr>
            <w:delInstrText xml:space="preserve"> PAGEREF _Toc152710017 \h </w:delInstrText>
          </w:r>
        </w:del>
      </w:ins>
      <w:del w:id="723" w:author="Huyen Tran Thu" w:date="2025-04-28T22:41:00Z" w16du:dateUtc="2025-04-28T15:41:00Z">
        <w:r w:rsidDel="00FD7EAF">
          <w:rPr>
            <w:noProof/>
            <w:webHidden/>
          </w:rPr>
        </w:r>
        <w:r w:rsidDel="00FD7EAF">
          <w:rPr>
            <w:noProof/>
            <w:webHidden/>
          </w:rPr>
          <w:fldChar w:fldCharType="separate"/>
        </w:r>
      </w:del>
      <w:ins w:id="724" w:author="Thu Huyen Tran" w:date="2023-12-05T23:06:00Z">
        <w:del w:id="725" w:author="Huyen Tran Thu" w:date="2025-04-28T22:41:00Z" w16du:dateUtc="2025-04-28T15:41:00Z">
          <w:r w:rsidDel="00FD7EAF">
            <w:rPr>
              <w:noProof/>
              <w:webHidden/>
            </w:rPr>
            <w:delText>16</w:delText>
          </w:r>
          <w:r w:rsidDel="00FD7EAF">
            <w:rPr>
              <w:noProof/>
              <w:webHidden/>
            </w:rPr>
            <w:fldChar w:fldCharType="end"/>
          </w:r>
          <w:r w:rsidRPr="003E69DB" w:rsidDel="00FD7EAF">
            <w:rPr>
              <w:rStyle w:val="Hyperlink"/>
              <w:noProof/>
            </w:rPr>
            <w:fldChar w:fldCharType="end"/>
          </w:r>
        </w:del>
      </w:ins>
    </w:p>
    <w:p w14:paraId="596D7E9F" w14:textId="16112754" w:rsidR="00900F40" w:rsidDel="00FD7EAF" w:rsidRDefault="00900F40">
      <w:pPr>
        <w:pStyle w:val="TableofFigures"/>
        <w:tabs>
          <w:tab w:val="right" w:leader="dot" w:pos="9062"/>
        </w:tabs>
        <w:rPr>
          <w:ins w:id="726" w:author="Thu Huyen Tran" w:date="2023-12-05T23:06:00Z"/>
          <w:del w:id="727" w:author="Huyen Tran Thu" w:date="2025-04-28T22:41:00Z" w16du:dateUtc="2025-04-28T15:41:00Z"/>
          <w:rFonts w:asciiTheme="minorHAnsi" w:eastAsiaTheme="minorEastAsia" w:hAnsiTheme="minorHAnsi" w:cstheme="minorBidi"/>
          <w:noProof/>
          <w:kern w:val="2"/>
          <w:sz w:val="22"/>
          <w:lang w:val="en-US"/>
          <w14:ligatures w14:val="standardContextual"/>
        </w:rPr>
      </w:pPr>
      <w:ins w:id="728" w:author="Thu Huyen Tran" w:date="2023-12-05T23:06:00Z">
        <w:del w:id="729"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"_Toc152710018"</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11: Thành phần chất thải trung bình giai đoạn 1990-2010</w:delText>
          </w:r>
          <w:r w:rsidDel="00FD7EAF">
            <w:rPr>
              <w:noProof/>
              <w:webHidden/>
            </w:rPr>
            <w:tab/>
          </w:r>
          <w:r w:rsidDel="00FD7EAF">
            <w:rPr>
              <w:noProof/>
              <w:webHidden/>
            </w:rPr>
            <w:fldChar w:fldCharType="begin"/>
          </w:r>
          <w:r w:rsidDel="00FD7EAF">
            <w:rPr>
              <w:noProof/>
              <w:webHidden/>
            </w:rPr>
            <w:delInstrText xml:space="preserve"> PAGEREF _Toc152710018 \h </w:delInstrText>
          </w:r>
        </w:del>
      </w:ins>
      <w:del w:id="730" w:author="Huyen Tran Thu" w:date="2025-04-28T22:41:00Z" w16du:dateUtc="2025-04-28T15:41:00Z">
        <w:r w:rsidDel="00FD7EAF">
          <w:rPr>
            <w:noProof/>
            <w:webHidden/>
          </w:rPr>
        </w:r>
        <w:r w:rsidDel="00FD7EAF">
          <w:rPr>
            <w:noProof/>
            <w:webHidden/>
          </w:rPr>
          <w:fldChar w:fldCharType="separate"/>
        </w:r>
      </w:del>
      <w:ins w:id="731" w:author="Thu Huyen Tran" w:date="2023-12-05T23:06:00Z">
        <w:del w:id="732" w:author="Huyen Tran Thu" w:date="2025-04-28T22:41:00Z" w16du:dateUtc="2025-04-28T15:41:00Z">
          <w:r w:rsidDel="00FD7EAF">
            <w:rPr>
              <w:noProof/>
              <w:webHidden/>
            </w:rPr>
            <w:delText>17</w:delText>
          </w:r>
          <w:r w:rsidDel="00FD7EAF">
            <w:rPr>
              <w:noProof/>
              <w:webHidden/>
            </w:rPr>
            <w:fldChar w:fldCharType="end"/>
          </w:r>
          <w:r w:rsidRPr="003E69DB" w:rsidDel="00FD7EAF">
            <w:rPr>
              <w:rStyle w:val="Hyperlink"/>
              <w:noProof/>
            </w:rPr>
            <w:fldChar w:fldCharType="end"/>
          </w:r>
        </w:del>
      </w:ins>
    </w:p>
    <w:p w14:paraId="589F7B2B" w14:textId="33B4767B" w:rsidR="00900F40" w:rsidDel="00FD7EAF" w:rsidRDefault="00900F40">
      <w:pPr>
        <w:pStyle w:val="TableofFigures"/>
        <w:tabs>
          <w:tab w:val="right" w:leader="dot" w:pos="9062"/>
        </w:tabs>
        <w:rPr>
          <w:ins w:id="733" w:author="Thu Huyen Tran" w:date="2023-12-05T23:06:00Z"/>
          <w:del w:id="734" w:author="Huyen Tran Thu" w:date="2025-04-28T22:41:00Z" w16du:dateUtc="2025-04-28T15:41:00Z"/>
          <w:rFonts w:asciiTheme="minorHAnsi" w:eastAsiaTheme="minorEastAsia" w:hAnsiTheme="minorHAnsi" w:cstheme="minorBidi"/>
          <w:noProof/>
          <w:kern w:val="2"/>
          <w:sz w:val="22"/>
          <w:lang w:val="en-US"/>
          <w14:ligatures w14:val="standardContextual"/>
        </w:rPr>
      </w:pPr>
      <w:ins w:id="735" w:author="Thu Huyen Tran" w:date="2023-12-05T23:06:00Z">
        <w:del w:id="736"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"_Toc152710019"</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12: Thành phần chất thải trung bình giai đoạn 2011-2013</w:delText>
          </w:r>
          <w:r w:rsidDel="00FD7EAF">
            <w:rPr>
              <w:noProof/>
              <w:webHidden/>
            </w:rPr>
            <w:tab/>
          </w:r>
          <w:r w:rsidDel="00FD7EAF">
            <w:rPr>
              <w:noProof/>
              <w:webHidden/>
            </w:rPr>
            <w:fldChar w:fldCharType="begin"/>
          </w:r>
          <w:r w:rsidDel="00FD7EAF">
            <w:rPr>
              <w:noProof/>
              <w:webHidden/>
            </w:rPr>
            <w:delInstrText xml:space="preserve"> PAGEREF _Toc152710019 \h </w:delInstrText>
          </w:r>
        </w:del>
      </w:ins>
      <w:del w:id="737" w:author="Huyen Tran Thu" w:date="2025-04-28T22:41:00Z" w16du:dateUtc="2025-04-28T15:41:00Z">
        <w:r w:rsidDel="00FD7EAF">
          <w:rPr>
            <w:noProof/>
            <w:webHidden/>
          </w:rPr>
        </w:r>
        <w:r w:rsidDel="00FD7EAF">
          <w:rPr>
            <w:noProof/>
            <w:webHidden/>
          </w:rPr>
          <w:fldChar w:fldCharType="separate"/>
        </w:r>
      </w:del>
      <w:ins w:id="738" w:author="Thu Huyen Tran" w:date="2023-12-05T23:06:00Z">
        <w:del w:id="739" w:author="Huyen Tran Thu" w:date="2025-04-28T22:41:00Z" w16du:dateUtc="2025-04-28T15:41:00Z">
          <w:r w:rsidDel="00FD7EAF">
            <w:rPr>
              <w:noProof/>
              <w:webHidden/>
            </w:rPr>
            <w:delText>18</w:delText>
          </w:r>
          <w:r w:rsidDel="00FD7EAF">
            <w:rPr>
              <w:noProof/>
              <w:webHidden/>
            </w:rPr>
            <w:fldChar w:fldCharType="end"/>
          </w:r>
          <w:r w:rsidRPr="003E69DB" w:rsidDel="00FD7EAF">
            <w:rPr>
              <w:rStyle w:val="Hyperlink"/>
              <w:noProof/>
            </w:rPr>
            <w:fldChar w:fldCharType="end"/>
          </w:r>
        </w:del>
      </w:ins>
    </w:p>
    <w:p w14:paraId="7944FF8D" w14:textId="15BCD792" w:rsidR="00900F40" w:rsidDel="00FD7EAF" w:rsidRDefault="00900F40">
      <w:pPr>
        <w:pStyle w:val="TableofFigures"/>
        <w:tabs>
          <w:tab w:val="right" w:leader="dot" w:pos="9062"/>
        </w:tabs>
        <w:rPr>
          <w:ins w:id="740" w:author="Thu Huyen Tran" w:date="2023-12-05T23:06:00Z"/>
          <w:del w:id="741" w:author="Huyen Tran Thu" w:date="2025-04-28T22:41:00Z" w16du:dateUtc="2025-04-28T15:41:00Z"/>
          <w:rFonts w:asciiTheme="minorHAnsi" w:eastAsiaTheme="minorEastAsia" w:hAnsiTheme="minorHAnsi" w:cstheme="minorBidi"/>
          <w:noProof/>
          <w:kern w:val="2"/>
          <w:sz w:val="22"/>
          <w:lang w:val="en-US"/>
          <w14:ligatures w14:val="standardContextual"/>
        </w:rPr>
      </w:pPr>
      <w:ins w:id="742" w:author="Thu Huyen Tran" w:date="2023-12-05T23:06:00Z">
        <w:del w:id="743"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"_Toc152710020"</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13: Thành phần chất thải trung bình giai đoạn 2014-2018</w:delText>
          </w:r>
          <w:r w:rsidDel="00FD7EAF">
            <w:rPr>
              <w:noProof/>
              <w:webHidden/>
            </w:rPr>
            <w:tab/>
          </w:r>
          <w:r w:rsidDel="00FD7EAF">
            <w:rPr>
              <w:noProof/>
              <w:webHidden/>
            </w:rPr>
            <w:fldChar w:fldCharType="begin"/>
          </w:r>
          <w:r w:rsidDel="00FD7EAF">
            <w:rPr>
              <w:noProof/>
              <w:webHidden/>
            </w:rPr>
            <w:delInstrText xml:space="preserve"> PAGEREF _Toc152710020 \h </w:delInstrText>
          </w:r>
        </w:del>
      </w:ins>
      <w:del w:id="744" w:author="Huyen Tran Thu" w:date="2025-04-28T22:41:00Z" w16du:dateUtc="2025-04-28T15:41:00Z">
        <w:r w:rsidDel="00FD7EAF">
          <w:rPr>
            <w:noProof/>
            <w:webHidden/>
          </w:rPr>
        </w:r>
        <w:r w:rsidDel="00FD7EAF">
          <w:rPr>
            <w:noProof/>
            <w:webHidden/>
          </w:rPr>
          <w:fldChar w:fldCharType="separate"/>
        </w:r>
      </w:del>
      <w:ins w:id="745" w:author="Thu Huyen Tran" w:date="2023-12-05T23:06:00Z">
        <w:del w:id="746" w:author="Huyen Tran Thu" w:date="2025-04-28T22:41:00Z" w16du:dateUtc="2025-04-28T15:41:00Z">
          <w:r w:rsidDel="00FD7EAF">
            <w:rPr>
              <w:noProof/>
              <w:webHidden/>
            </w:rPr>
            <w:delText>18</w:delText>
          </w:r>
          <w:r w:rsidDel="00FD7EAF">
            <w:rPr>
              <w:noProof/>
              <w:webHidden/>
            </w:rPr>
            <w:fldChar w:fldCharType="end"/>
          </w:r>
          <w:r w:rsidRPr="003E69DB" w:rsidDel="00FD7EAF">
            <w:rPr>
              <w:rStyle w:val="Hyperlink"/>
              <w:noProof/>
            </w:rPr>
            <w:fldChar w:fldCharType="end"/>
          </w:r>
        </w:del>
      </w:ins>
    </w:p>
    <w:p w14:paraId="670CC9BE" w14:textId="029CB152" w:rsidR="00900F40" w:rsidDel="00FD7EAF" w:rsidRDefault="00900F40">
      <w:pPr>
        <w:pStyle w:val="TableofFigures"/>
        <w:tabs>
          <w:tab w:val="right" w:leader="dot" w:pos="9062"/>
        </w:tabs>
        <w:rPr>
          <w:ins w:id="747" w:author="Thu Huyen Tran" w:date="2023-12-05T23:06:00Z"/>
          <w:del w:id="748" w:author="Huyen Tran Thu" w:date="2025-04-28T22:41:00Z" w16du:dateUtc="2025-04-28T15:41:00Z"/>
          <w:rFonts w:asciiTheme="minorHAnsi" w:eastAsiaTheme="minorEastAsia" w:hAnsiTheme="minorHAnsi" w:cstheme="minorBidi"/>
          <w:noProof/>
          <w:kern w:val="2"/>
          <w:sz w:val="22"/>
          <w:lang w:val="en-US"/>
          <w14:ligatures w14:val="standardContextual"/>
        </w:rPr>
      </w:pPr>
      <w:ins w:id="749" w:author="Thu Huyen Tran" w:date="2023-12-05T23:06:00Z">
        <w:del w:id="750"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"_Toc152710021"</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14</w:delText>
          </w:r>
          <w:r w:rsidRPr="003E69DB" w:rsidDel="00FD7EAF">
            <w:rPr>
              <w:rStyle w:val="Hyperlink"/>
              <w:noProof/>
              <w:lang w:val="vi-VN"/>
            </w:rPr>
            <w:delText xml:space="preserve">: </w:delText>
          </w:r>
          <w:r w:rsidRPr="003E69DB" w:rsidDel="00FD7EAF">
            <w:rPr>
              <w:rStyle w:val="Hyperlink"/>
              <w:noProof/>
            </w:rPr>
            <w:delText>Tỷ lệ lượng chất thải rắn được xử lý tại các loại bãi chôn lấp</w:delText>
          </w:r>
          <w:r w:rsidDel="00FD7EAF">
            <w:rPr>
              <w:noProof/>
              <w:webHidden/>
            </w:rPr>
            <w:tab/>
          </w:r>
          <w:r w:rsidDel="00FD7EAF">
            <w:rPr>
              <w:noProof/>
              <w:webHidden/>
            </w:rPr>
            <w:fldChar w:fldCharType="begin"/>
          </w:r>
          <w:r w:rsidDel="00FD7EAF">
            <w:rPr>
              <w:noProof/>
              <w:webHidden/>
            </w:rPr>
            <w:delInstrText xml:space="preserve"> PAGEREF _Toc152710021 \h </w:delInstrText>
          </w:r>
        </w:del>
      </w:ins>
      <w:del w:id="751" w:author="Huyen Tran Thu" w:date="2025-04-28T22:41:00Z" w16du:dateUtc="2025-04-28T15:41:00Z">
        <w:r w:rsidDel="00FD7EAF">
          <w:rPr>
            <w:noProof/>
            <w:webHidden/>
          </w:rPr>
        </w:r>
        <w:r w:rsidDel="00FD7EAF">
          <w:rPr>
            <w:noProof/>
            <w:webHidden/>
          </w:rPr>
          <w:fldChar w:fldCharType="separate"/>
        </w:r>
      </w:del>
      <w:ins w:id="752" w:author="Thu Huyen Tran" w:date="2023-12-05T23:06:00Z">
        <w:del w:id="753" w:author="Huyen Tran Thu" w:date="2025-04-28T22:41:00Z" w16du:dateUtc="2025-04-28T15:41:00Z">
          <w:r w:rsidDel="00FD7EAF">
            <w:rPr>
              <w:noProof/>
              <w:webHidden/>
            </w:rPr>
            <w:delText>19</w:delText>
          </w:r>
          <w:r w:rsidDel="00FD7EAF">
            <w:rPr>
              <w:noProof/>
              <w:webHidden/>
            </w:rPr>
            <w:fldChar w:fldCharType="end"/>
          </w:r>
          <w:r w:rsidRPr="003E69DB" w:rsidDel="00FD7EAF">
            <w:rPr>
              <w:rStyle w:val="Hyperlink"/>
              <w:noProof/>
            </w:rPr>
            <w:fldChar w:fldCharType="end"/>
          </w:r>
        </w:del>
      </w:ins>
    </w:p>
    <w:p w14:paraId="70A4723C" w14:textId="62AE11AA" w:rsidR="00900F40" w:rsidDel="00FD7EAF" w:rsidRDefault="00900F40">
      <w:pPr>
        <w:pStyle w:val="TableofFigures"/>
        <w:tabs>
          <w:tab w:val="right" w:leader="dot" w:pos="9062"/>
        </w:tabs>
        <w:rPr>
          <w:ins w:id="754" w:author="Thu Huyen Tran" w:date="2023-12-05T23:06:00Z"/>
          <w:del w:id="755" w:author="Huyen Tran Thu" w:date="2025-04-28T22:41:00Z" w16du:dateUtc="2025-04-28T15:41:00Z"/>
          <w:rFonts w:asciiTheme="minorHAnsi" w:eastAsiaTheme="minorEastAsia" w:hAnsiTheme="minorHAnsi" w:cstheme="minorBidi"/>
          <w:noProof/>
          <w:kern w:val="2"/>
          <w:sz w:val="22"/>
          <w:lang w:val="en-US"/>
          <w14:ligatures w14:val="standardContextual"/>
        </w:rPr>
      </w:pPr>
      <w:ins w:id="756" w:author="Thu Huyen Tran" w:date="2023-12-05T23:06:00Z">
        <w:del w:id="757"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"_Toc152710022"</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15: Giá trị DOC</w:delText>
          </w:r>
          <w:r w:rsidRPr="003E69DB" w:rsidDel="00FD7EAF">
            <w:rPr>
              <w:rStyle w:val="Hyperlink"/>
              <w:noProof/>
              <w:vertAlign w:val="subscript"/>
            </w:rPr>
            <w:delText>i</w:delText>
          </w:r>
          <w:r w:rsidRPr="003E69DB" w:rsidDel="00FD7EAF">
            <w:rPr>
              <w:rStyle w:val="Hyperlink"/>
              <w:noProof/>
            </w:rPr>
            <w:delText xml:space="preserve"> theo từng loại chất thải</w:delText>
          </w:r>
          <w:r w:rsidDel="00FD7EAF">
            <w:rPr>
              <w:noProof/>
              <w:webHidden/>
            </w:rPr>
            <w:tab/>
          </w:r>
          <w:r w:rsidDel="00FD7EAF">
            <w:rPr>
              <w:noProof/>
              <w:webHidden/>
            </w:rPr>
            <w:fldChar w:fldCharType="begin"/>
          </w:r>
          <w:r w:rsidDel="00FD7EAF">
            <w:rPr>
              <w:noProof/>
              <w:webHidden/>
            </w:rPr>
            <w:delInstrText xml:space="preserve"> PAGEREF _Toc152710022 \h </w:delInstrText>
          </w:r>
        </w:del>
      </w:ins>
      <w:del w:id="758" w:author="Huyen Tran Thu" w:date="2025-04-28T22:41:00Z" w16du:dateUtc="2025-04-28T15:41:00Z">
        <w:r w:rsidDel="00FD7EAF">
          <w:rPr>
            <w:noProof/>
            <w:webHidden/>
          </w:rPr>
        </w:r>
        <w:r w:rsidDel="00FD7EAF">
          <w:rPr>
            <w:noProof/>
            <w:webHidden/>
          </w:rPr>
          <w:fldChar w:fldCharType="separate"/>
        </w:r>
      </w:del>
      <w:ins w:id="759" w:author="Thu Huyen Tran" w:date="2023-12-05T23:06:00Z">
        <w:del w:id="760" w:author="Huyen Tran Thu" w:date="2025-04-28T22:41:00Z" w16du:dateUtc="2025-04-28T15:41:00Z">
          <w:r w:rsidDel="00FD7EAF">
            <w:rPr>
              <w:noProof/>
              <w:webHidden/>
            </w:rPr>
            <w:delText>20</w:delText>
          </w:r>
          <w:r w:rsidDel="00FD7EAF">
            <w:rPr>
              <w:noProof/>
              <w:webHidden/>
            </w:rPr>
            <w:fldChar w:fldCharType="end"/>
          </w:r>
          <w:r w:rsidRPr="003E69DB" w:rsidDel="00FD7EAF">
            <w:rPr>
              <w:rStyle w:val="Hyperlink"/>
              <w:noProof/>
            </w:rPr>
            <w:fldChar w:fldCharType="end"/>
          </w:r>
        </w:del>
      </w:ins>
    </w:p>
    <w:p w14:paraId="6FBF5D6F" w14:textId="5DE2B7B9" w:rsidR="00900F40" w:rsidDel="00FD7EAF" w:rsidRDefault="00900F40">
      <w:pPr>
        <w:pStyle w:val="TableofFigures"/>
        <w:tabs>
          <w:tab w:val="right" w:leader="dot" w:pos="9062"/>
        </w:tabs>
        <w:rPr>
          <w:ins w:id="761" w:author="Thu Huyen Tran" w:date="2023-12-05T23:06:00Z"/>
          <w:del w:id="762" w:author="Huyen Tran Thu" w:date="2025-04-28T22:41:00Z" w16du:dateUtc="2025-04-28T15:41:00Z"/>
          <w:rFonts w:asciiTheme="minorHAnsi" w:eastAsiaTheme="minorEastAsia" w:hAnsiTheme="minorHAnsi" w:cstheme="minorBidi"/>
          <w:noProof/>
          <w:kern w:val="2"/>
          <w:sz w:val="22"/>
          <w:lang w:val="en-US"/>
          <w14:ligatures w14:val="standardContextual"/>
        </w:rPr>
      </w:pPr>
      <w:ins w:id="763" w:author="Thu Huyen Tran" w:date="2023-12-05T23:06:00Z">
        <w:del w:id="764"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"_Toc152710023"</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16: Tổng lượng chất thải rắn sinh hoạt được xử lý sinh học</w:delText>
          </w:r>
          <w:r w:rsidDel="00FD7EAF">
            <w:rPr>
              <w:noProof/>
              <w:webHidden/>
            </w:rPr>
            <w:tab/>
          </w:r>
          <w:r w:rsidDel="00FD7EAF">
            <w:rPr>
              <w:noProof/>
              <w:webHidden/>
            </w:rPr>
            <w:fldChar w:fldCharType="begin"/>
          </w:r>
          <w:r w:rsidDel="00FD7EAF">
            <w:rPr>
              <w:noProof/>
              <w:webHidden/>
            </w:rPr>
            <w:delInstrText xml:space="preserve"> PAGEREF _Toc152710023 \h </w:delInstrText>
          </w:r>
        </w:del>
      </w:ins>
      <w:del w:id="765" w:author="Huyen Tran Thu" w:date="2025-04-28T22:41:00Z" w16du:dateUtc="2025-04-28T15:41:00Z">
        <w:r w:rsidDel="00FD7EAF">
          <w:rPr>
            <w:noProof/>
            <w:webHidden/>
          </w:rPr>
        </w:r>
        <w:r w:rsidDel="00FD7EAF">
          <w:rPr>
            <w:noProof/>
            <w:webHidden/>
          </w:rPr>
          <w:fldChar w:fldCharType="separate"/>
        </w:r>
      </w:del>
      <w:ins w:id="766" w:author="Thu Huyen Tran" w:date="2023-12-05T23:06:00Z">
        <w:del w:id="767" w:author="Huyen Tran Thu" w:date="2025-04-28T22:41:00Z" w16du:dateUtc="2025-04-28T15:41:00Z">
          <w:r w:rsidDel="00FD7EAF">
            <w:rPr>
              <w:noProof/>
              <w:webHidden/>
            </w:rPr>
            <w:delText>24</w:delText>
          </w:r>
          <w:r w:rsidDel="00FD7EAF">
            <w:rPr>
              <w:noProof/>
              <w:webHidden/>
            </w:rPr>
            <w:fldChar w:fldCharType="end"/>
          </w:r>
          <w:r w:rsidRPr="003E69DB" w:rsidDel="00FD7EAF">
            <w:rPr>
              <w:rStyle w:val="Hyperlink"/>
              <w:noProof/>
            </w:rPr>
            <w:fldChar w:fldCharType="end"/>
          </w:r>
        </w:del>
      </w:ins>
    </w:p>
    <w:p w14:paraId="1B704C0F" w14:textId="04022FCF" w:rsidR="00900F40" w:rsidDel="00FD7EAF" w:rsidRDefault="00900F40">
      <w:pPr>
        <w:pStyle w:val="TableofFigures"/>
        <w:tabs>
          <w:tab w:val="right" w:leader="dot" w:pos="9062"/>
        </w:tabs>
        <w:rPr>
          <w:ins w:id="768" w:author="Thu Huyen Tran" w:date="2023-12-05T23:06:00Z"/>
          <w:del w:id="769" w:author="Huyen Tran Thu" w:date="2025-04-28T22:41:00Z" w16du:dateUtc="2025-04-28T15:41:00Z"/>
          <w:rFonts w:asciiTheme="minorHAnsi" w:eastAsiaTheme="minorEastAsia" w:hAnsiTheme="minorHAnsi" w:cstheme="minorBidi"/>
          <w:noProof/>
          <w:kern w:val="2"/>
          <w:sz w:val="22"/>
          <w:lang w:val="en-US"/>
          <w14:ligatures w14:val="standardContextual"/>
        </w:rPr>
      </w:pPr>
      <w:ins w:id="770" w:author="Thu Huyen Tran" w:date="2023-12-05T23:06:00Z">
        <w:del w:id="771"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"_Toc152710024"</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17: Tổng lượng chất thải rắn sinh hoạt được thiêu đốt</w:delText>
          </w:r>
          <w:r w:rsidDel="00FD7EAF">
            <w:rPr>
              <w:noProof/>
              <w:webHidden/>
            </w:rPr>
            <w:tab/>
          </w:r>
          <w:r w:rsidDel="00FD7EAF">
            <w:rPr>
              <w:noProof/>
              <w:webHidden/>
            </w:rPr>
            <w:fldChar w:fldCharType="begin"/>
          </w:r>
          <w:r w:rsidDel="00FD7EAF">
            <w:rPr>
              <w:noProof/>
              <w:webHidden/>
            </w:rPr>
            <w:delInstrText xml:space="preserve"> PAGEREF _Toc152710024 \h </w:delInstrText>
          </w:r>
        </w:del>
      </w:ins>
      <w:del w:id="772" w:author="Huyen Tran Thu" w:date="2025-04-28T22:41:00Z" w16du:dateUtc="2025-04-28T15:41:00Z">
        <w:r w:rsidDel="00FD7EAF">
          <w:rPr>
            <w:noProof/>
            <w:webHidden/>
          </w:rPr>
        </w:r>
        <w:r w:rsidDel="00FD7EAF">
          <w:rPr>
            <w:noProof/>
            <w:webHidden/>
          </w:rPr>
          <w:fldChar w:fldCharType="separate"/>
        </w:r>
      </w:del>
      <w:ins w:id="773" w:author="Thu Huyen Tran" w:date="2023-12-05T23:06:00Z">
        <w:del w:id="774" w:author="Huyen Tran Thu" w:date="2025-04-28T22:41:00Z" w16du:dateUtc="2025-04-28T15:41:00Z">
          <w:r w:rsidDel="00FD7EAF">
            <w:rPr>
              <w:noProof/>
              <w:webHidden/>
            </w:rPr>
            <w:delText>29</w:delText>
          </w:r>
          <w:r w:rsidDel="00FD7EAF">
            <w:rPr>
              <w:noProof/>
              <w:webHidden/>
            </w:rPr>
            <w:fldChar w:fldCharType="end"/>
          </w:r>
          <w:r w:rsidRPr="003E69DB" w:rsidDel="00FD7EAF">
            <w:rPr>
              <w:rStyle w:val="Hyperlink"/>
              <w:noProof/>
            </w:rPr>
            <w:fldChar w:fldCharType="end"/>
          </w:r>
        </w:del>
      </w:ins>
    </w:p>
    <w:p w14:paraId="3E22A21B" w14:textId="3B130929" w:rsidR="00900F40" w:rsidDel="00FD7EAF" w:rsidRDefault="00900F40">
      <w:pPr>
        <w:pStyle w:val="TableofFigures"/>
        <w:tabs>
          <w:tab w:val="right" w:leader="dot" w:pos="9062"/>
        </w:tabs>
        <w:rPr>
          <w:ins w:id="775" w:author="Thu Huyen Tran" w:date="2023-12-05T23:06:00Z"/>
          <w:del w:id="776" w:author="Huyen Tran Thu" w:date="2025-04-28T22:41:00Z" w16du:dateUtc="2025-04-28T15:41:00Z"/>
          <w:rFonts w:asciiTheme="minorHAnsi" w:eastAsiaTheme="minorEastAsia" w:hAnsiTheme="minorHAnsi" w:cstheme="minorBidi"/>
          <w:noProof/>
          <w:kern w:val="2"/>
          <w:sz w:val="22"/>
          <w:lang w:val="en-US"/>
          <w14:ligatures w14:val="standardContextual"/>
        </w:rPr>
      </w:pPr>
      <w:ins w:id="777" w:author="Thu Huyen Tran" w:date="2023-12-05T23:06:00Z">
        <w:del w:id="778"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"_Toc152710025"</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18: Khối lượng CTR y tế được thiêu đốt năm 2010-2018</w:delText>
          </w:r>
          <w:r w:rsidDel="00FD7EAF">
            <w:rPr>
              <w:noProof/>
              <w:webHidden/>
            </w:rPr>
            <w:tab/>
          </w:r>
          <w:r w:rsidDel="00FD7EAF">
            <w:rPr>
              <w:noProof/>
              <w:webHidden/>
            </w:rPr>
            <w:fldChar w:fldCharType="begin"/>
          </w:r>
          <w:r w:rsidDel="00FD7EAF">
            <w:rPr>
              <w:noProof/>
              <w:webHidden/>
            </w:rPr>
            <w:delInstrText xml:space="preserve"> PAGEREF _Toc152710025 \h </w:delInstrText>
          </w:r>
        </w:del>
      </w:ins>
      <w:del w:id="779" w:author="Huyen Tran Thu" w:date="2025-04-28T22:41:00Z" w16du:dateUtc="2025-04-28T15:41:00Z">
        <w:r w:rsidDel="00FD7EAF">
          <w:rPr>
            <w:noProof/>
            <w:webHidden/>
          </w:rPr>
        </w:r>
        <w:r w:rsidDel="00FD7EAF">
          <w:rPr>
            <w:noProof/>
            <w:webHidden/>
          </w:rPr>
          <w:fldChar w:fldCharType="separate"/>
        </w:r>
      </w:del>
      <w:ins w:id="780" w:author="Thu Huyen Tran" w:date="2023-12-05T23:06:00Z">
        <w:del w:id="781" w:author="Huyen Tran Thu" w:date="2025-04-28T22:41:00Z" w16du:dateUtc="2025-04-28T15:41:00Z">
          <w:r w:rsidDel="00FD7EAF">
            <w:rPr>
              <w:noProof/>
              <w:webHidden/>
            </w:rPr>
            <w:delText>30</w:delText>
          </w:r>
          <w:r w:rsidDel="00FD7EAF">
            <w:rPr>
              <w:noProof/>
              <w:webHidden/>
            </w:rPr>
            <w:fldChar w:fldCharType="end"/>
          </w:r>
          <w:r w:rsidRPr="003E69DB" w:rsidDel="00FD7EAF">
            <w:rPr>
              <w:rStyle w:val="Hyperlink"/>
              <w:noProof/>
            </w:rPr>
            <w:fldChar w:fldCharType="end"/>
          </w:r>
        </w:del>
      </w:ins>
    </w:p>
    <w:p w14:paraId="51B1CAA9" w14:textId="2B67E538" w:rsidR="00900F40" w:rsidDel="00FD7EAF" w:rsidRDefault="00900F40">
      <w:pPr>
        <w:pStyle w:val="TableofFigures"/>
        <w:tabs>
          <w:tab w:val="right" w:leader="dot" w:pos="9062"/>
        </w:tabs>
        <w:rPr>
          <w:ins w:id="782" w:author="Thu Huyen Tran" w:date="2023-12-05T23:06:00Z"/>
          <w:del w:id="783" w:author="Huyen Tran Thu" w:date="2025-04-28T22:41:00Z" w16du:dateUtc="2025-04-28T15:41:00Z"/>
          <w:rFonts w:asciiTheme="minorHAnsi" w:eastAsiaTheme="minorEastAsia" w:hAnsiTheme="minorHAnsi" w:cstheme="minorBidi"/>
          <w:noProof/>
          <w:kern w:val="2"/>
          <w:sz w:val="22"/>
          <w:lang w:val="en-US"/>
          <w14:ligatures w14:val="standardContextual"/>
        </w:rPr>
      </w:pPr>
      <w:ins w:id="784" w:author="Thu Huyen Tran" w:date="2023-12-05T23:06:00Z">
        <w:del w:id="785"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"_Toc152710026"</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19: Tổng chất thải rắn sinh hoạt được thiêu đốt năm 2018</w:delText>
          </w:r>
          <w:r w:rsidDel="00FD7EAF">
            <w:rPr>
              <w:noProof/>
              <w:webHidden/>
            </w:rPr>
            <w:tab/>
          </w:r>
          <w:r w:rsidDel="00FD7EAF">
            <w:rPr>
              <w:noProof/>
              <w:webHidden/>
            </w:rPr>
            <w:fldChar w:fldCharType="begin"/>
          </w:r>
          <w:r w:rsidDel="00FD7EAF">
            <w:rPr>
              <w:noProof/>
              <w:webHidden/>
            </w:rPr>
            <w:delInstrText xml:space="preserve"> PAGEREF _Toc152710026 \h </w:delInstrText>
          </w:r>
        </w:del>
      </w:ins>
      <w:del w:id="786" w:author="Huyen Tran Thu" w:date="2025-04-28T22:41:00Z" w16du:dateUtc="2025-04-28T15:41:00Z">
        <w:r w:rsidDel="00FD7EAF">
          <w:rPr>
            <w:noProof/>
            <w:webHidden/>
          </w:rPr>
        </w:r>
        <w:r w:rsidDel="00FD7EAF">
          <w:rPr>
            <w:noProof/>
            <w:webHidden/>
          </w:rPr>
          <w:fldChar w:fldCharType="separate"/>
        </w:r>
      </w:del>
      <w:ins w:id="787" w:author="Thu Huyen Tran" w:date="2023-12-05T23:06:00Z">
        <w:del w:id="788" w:author="Huyen Tran Thu" w:date="2025-04-28T22:41:00Z" w16du:dateUtc="2025-04-28T15:41:00Z">
          <w:r w:rsidDel="00FD7EAF">
            <w:rPr>
              <w:noProof/>
              <w:webHidden/>
            </w:rPr>
            <w:delText>30</w:delText>
          </w:r>
          <w:r w:rsidDel="00FD7EAF">
            <w:rPr>
              <w:noProof/>
              <w:webHidden/>
            </w:rPr>
            <w:fldChar w:fldCharType="end"/>
          </w:r>
          <w:r w:rsidRPr="003E69DB" w:rsidDel="00FD7EAF">
            <w:rPr>
              <w:rStyle w:val="Hyperlink"/>
              <w:noProof/>
            </w:rPr>
            <w:fldChar w:fldCharType="end"/>
          </w:r>
        </w:del>
      </w:ins>
    </w:p>
    <w:p w14:paraId="2CB8A1F8" w14:textId="0B9742C7" w:rsidR="00900F40" w:rsidDel="00FD7EAF" w:rsidRDefault="00900F40">
      <w:pPr>
        <w:pStyle w:val="TableofFigures"/>
        <w:tabs>
          <w:tab w:val="right" w:leader="dot" w:pos="9062"/>
        </w:tabs>
        <w:rPr>
          <w:ins w:id="789" w:author="Thu Huyen Tran" w:date="2023-12-05T23:06:00Z"/>
          <w:del w:id="790" w:author="Huyen Tran Thu" w:date="2025-04-28T22:41:00Z" w16du:dateUtc="2025-04-28T15:41:00Z"/>
          <w:rFonts w:asciiTheme="minorHAnsi" w:eastAsiaTheme="minorEastAsia" w:hAnsiTheme="minorHAnsi" w:cstheme="minorBidi"/>
          <w:noProof/>
          <w:kern w:val="2"/>
          <w:sz w:val="22"/>
          <w:lang w:val="en-US"/>
          <w14:ligatures w14:val="standardContextual"/>
        </w:rPr>
      </w:pPr>
      <w:ins w:id="791" w:author="Thu Huyen Tran" w:date="2023-12-05T23:06:00Z">
        <w:del w:id="792"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"_Toc152710027"</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20: Tổng lượng chất thải rắn nguy hại được thiêu đốt</w:delText>
          </w:r>
          <w:r w:rsidDel="00FD7EAF">
            <w:rPr>
              <w:noProof/>
              <w:webHidden/>
            </w:rPr>
            <w:tab/>
          </w:r>
          <w:r w:rsidDel="00FD7EAF">
            <w:rPr>
              <w:noProof/>
              <w:webHidden/>
            </w:rPr>
            <w:fldChar w:fldCharType="begin"/>
          </w:r>
          <w:r w:rsidDel="00FD7EAF">
            <w:rPr>
              <w:noProof/>
              <w:webHidden/>
            </w:rPr>
            <w:delInstrText xml:space="preserve"> PAGEREF _Toc152710027 \h </w:delInstrText>
          </w:r>
        </w:del>
      </w:ins>
      <w:del w:id="793" w:author="Huyen Tran Thu" w:date="2025-04-28T22:41:00Z" w16du:dateUtc="2025-04-28T15:41:00Z">
        <w:r w:rsidDel="00FD7EAF">
          <w:rPr>
            <w:noProof/>
            <w:webHidden/>
          </w:rPr>
        </w:r>
        <w:r w:rsidDel="00FD7EAF">
          <w:rPr>
            <w:noProof/>
            <w:webHidden/>
          </w:rPr>
          <w:fldChar w:fldCharType="separate"/>
        </w:r>
      </w:del>
      <w:ins w:id="794" w:author="Thu Huyen Tran" w:date="2023-12-05T23:06:00Z">
        <w:del w:id="795" w:author="Huyen Tran Thu" w:date="2025-04-28T22:41:00Z" w16du:dateUtc="2025-04-28T15:41:00Z">
          <w:r w:rsidDel="00FD7EAF">
            <w:rPr>
              <w:noProof/>
              <w:webHidden/>
            </w:rPr>
            <w:delText>31</w:delText>
          </w:r>
          <w:r w:rsidDel="00FD7EAF">
            <w:rPr>
              <w:noProof/>
              <w:webHidden/>
            </w:rPr>
            <w:fldChar w:fldCharType="end"/>
          </w:r>
          <w:r w:rsidRPr="003E69DB" w:rsidDel="00FD7EAF">
            <w:rPr>
              <w:rStyle w:val="Hyperlink"/>
              <w:noProof/>
            </w:rPr>
            <w:fldChar w:fldCharType="end"/>
          </w:r>
        </w:del>
      </w:ins>
    </w:p>
    <w:p w14:paraId="422A6223" w14:textId="15B42B7F" w:rsidR="00900F40" w:rsidDel="00FD7EAF" w:rsidRDefault="00900F40">
      <w:pPr>
        <w:pStyle w:val="TableofFigures"/>
        <w:tabs>
          <w:tab w:val="right" w:leader="dot" w:pos="9062"/>
        </w:tabs>
        <w:rPr>
          <w:ins w:id="796" w:author="Thu Huyen Tran" w:date="2023-12-05T23:06:00Z"/>
          <w:del w:id="797" w:author="Huyen Tran Thu" w:date="2025-04-28T22:41:00Z" w16du:dateUtc="2025-04-28T15:41:00Z"/>
          <w:rFonts w:asciiTheme="minorHAnsi" w:eastAsiaTheme="minorEastAsia" w:hAnsiTheme="minorHAnsi" w:cstheme="minorBidi"/>
          <w:noProof/>
          <w:kern w:val="2"/>
          <w:sz w:val="22"/>
          <w:lang w:val="en-US"/>
          <w14:ligatures w14:val="standardContextual"/>
        </w:rPr>
      </w:pPr>
      <w:ins w:id="798" w:author="Thu Huyen Tran" w:date="2023-12-05T23:06:00Z">
        <w:del w:id="799"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"_Toc152710028"</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21: Tổng lượng chất thải rắn sinh hoạt được đốt lộ thiên tại thành thị và nông thôn</w:delText>
          </w:r>
          <w:r w:rsidDel="00FD7EAF">
            <w:rPr>
              <w:noProof/>
              <w:webHidden/>
            </w:rPr>
            <w:tab/>
          </w:r>
          <w:r w:rsidDel="00FD7EAF">
            <w:rPr>
              <w:noProof/>
              <w:webHidden/>
            </w:rPr>
            <w:fldChar w:fldCharType="begin"/>
          </w:r>
          <w:r w:rsidDel="00FD7EAF">
            <w:rPr>
              <w:noProof/>
              <w:webHidden/>
            </w:rPr>
            <w:delInstrText xml:space="preserve"> PAGEREF _Toc152710028 \h </w:delInstrText>
          </w:r>
        </w:del>
      </w:ins>
      <w:del w:id="800" w:author="Huyen Tran Thu" w:date="2025-04-28T22:41:00Z" w16du:dateUtc="2025-04-28T15:41:00Z">
        <w:r w:rsidDel="00FD7EAF">
          <w:rPr>
            <w:noProof/>
            <w:webHidden/>
          </w:rPr>
        </w:r>
        <w:r w:rsidDel="00FD7EAF">
          <w:rPr>
            <w:noProof/>
            <w:webHidden/>
          </w:rPr>
          <w:fldChar w:fldCharType="separate"/>
        </w:r>
      </w:del>
      <w:ins w:id="801" w:author="Thu Huyen Tran" w:date="2023-12-05T23:06:00Z">
        <w:del w:id="802" w:author="Huyen Tran Thu" w:date="2025-04-28T22:41:00Z" w16du:dateUtc="2025-04-28T15:41:00Z">
          <w:r w:rsidDel="00FD7EAF">
            <w:rPr>
              <w:noProof/>
              <w:webHidden/>
            </w:rPr>
            <w:delText>31</w:delText>
          </w:r>
          <w:r w:rsidDel="00FD7EAF">
            <w:rPr>
              <w:noProof/>
              <w:webHidden/>
            </w:rPr>
            <w:fldChar w:fldCharType="end"/>
          </w:r>
          <w:r w:rsidRPr="003E69DB" w:rsidDel="00FD7EAF">
            <w:rPr>
              <w:rStyle w:val="Hyperlink"/>
              <w:noProof/>
            </w:rPr>
            <w:fldChar w:fldCharType="end"/>
          </w:r>
        </w:del>
      </w:ins>
    </w:p>
    <w:p w14:paraId="6F03B7A5" w14:textId="035701E1" w:rsidR="00900F40" w:rsidDel="00FD7EAF" w:rsidRDefault="00900F40">
      <w:pPr>
        <w:pStyle w:val="TableofFigures"/>
        <w:tabs>
          <w:tab w:val="right" w:leader="dot" w:pos="9062"/>
        </w:tabs>
        <w:rPr>
          <w:ins w:id="803" w:author="Thu Huyen Tran" w:date="2023-12-05T23:06:00Z"/>
          <w:del w:id="804" w:author="Huyen Tran Thu" w:date="2025-04-28T22:41:00Z" w16du:dateUtc="2025-04-28T15:41:00Z"/>
          <w:rFonts w:asciiTheme="minorHAnsi" w:eastAsiaTheme="minorEastAsia" w:hAnsiTheme="minorHAnsi" w:cstheme="minorBidi"/>
          <w:noProof/>
          <w:kern w:val="2"/>
          <w:sz w:val="22"/>
          <w:lang w:val="en-US"/>
          <w14:ligatures w14:val="standardContextual"/>
        </w:rPr>
      </w:pPr>
      <w:ins w:id="805" w:author="Thu Huyen Tran" w:date="2023-12-05T23:06:00Z">
        <w:del w:id="806"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"_Toc152710029"</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22: Hàm lượng khô theo thành phần chất thải rắn</w:delText>
          </w:r>
          <w:r w:rsidDel="00FD7EAF">
            <w:rPr>
              <w:noProof/>
              <w:webHidden/>
            </w:rPr>
            <w:tab/>
          </w:r>
          <w:r w:rsidDel="00FD7EAF">
            <w:rPr>
              <w:noProof/>
              <w:webHidden/>
            </w:rPr>
            <w:fldChar w:fldCharType="begin"/>
          </w:r>
          <w:r w:rsidDel="00FD7EAF">
            <w:rPr>
              <w:noProof/>
              <w:webHidden/>
            </w:rPr>
            <w:delInstrText xml:space="preserve"> PAGEREF _Toc152710029 \h </w:delInstrText>
          </w:r>
        </w:del>
      </w:ins>
      <w:del w:id="807" w:author="Huyen Tran Thu" w:date="2025-04-28T22:41:00Z" w16du:dateUtc="2025-04-28T15:41:00Z">
        <w:r w:rsidDel="00FD7EAF">
          <w:rPr>
            <w:noProof/>
            <w:webHidden/>
          </w:rPr>
        </w:r>
        <w:r w:rsidDel="00FD7EAF">
          <w:rPr>
            <w:noProof/>
            <w:webHidden/>
          </w:rPr>
          <w:fldChar w:fldCharType="separate"/>
        </w:r>
      </w:del>
      <w:ins w:id="808" w:author="Thu Huyen Tran" w:date="2023-12-05T23:06:00Z">
        <w:del w:id="809" w:author="Huyen Tran Thu" w:date="2025-04-28T22:41:00Z" w16du:dateUtc="2025-04-28T15:41:00Z">
          <w:r w:rsidDel="00FD7EAF">
            <w:rPr>
              <w:noProof/>
              <w:webHidden/>
            </w:rPr>
            <w:delText>32</w:delText>
          </w:r>
          <w:r w:rsidDel="00FD7EAF">
            <w:rPr>
              <w:noProof/>
              <w:webHidden/>
            </w:rPr>
            <w:fldChar w:fldCharType="end"/>
          </w:r>
          <w:r w:rsidRPr="003E69DB" w:rsidDel="00FD7EAF">
            <w:rPr>
              <w:rStyle w:val="Hyperlink"/>
              <w:noProof/>
            </w:rPr>
            <w:fldChar w:fldCharType="end"/>
          </w:r>
        </w:del>
      </w:ins>
    </w:p>
    <w:p w14:paraId="7CA93A76" w14:textId="68BF4DDE" w:rsidR="00900F40" w:rsidDel="00FD7EAF" w:rsidRDefault="00900F40">
      <w:pPr>
        <w:pStyle w:val="TableofFigures"/>
        <w:tabs>
          <w:tab w:val="right" w:leader="dot" w:pos="9062"/>
        </w:tabs>
        <w:rPr>
          <w:ins w:id="810" w:author="Thu Huyen Tran" w:date="2023-12-05T23:06:00Z"/>
          <w:del w:id="811" w:author="Huyen Tran Thu" w:date="2025-04-28T22:41:00Z" w16du:dateUtc="2025-04-28T15:41:00Z"/>
          <w:rFonts w:asciiTheme="minorHAnsi" w:eastAsiaTheme="minorEastAsia" w:hAnsiTheme="minorHAnsi" w:cstheme="minorBidi"/>
          <w:noProof/>
          <w:kern w:val="2"/>
          <w:sz w:val="22"/>
          <w:lang w:val="en-US"/>
          <w14:ligatures w14:val="standardContextual"/>
        </w:rPr>
      </w:pPr>
      <w:ins w:id="812" w:author="Thu Huyen Tran" w:date="2023-12-05T23:06:00Z">
        <w:del w:id="813"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"_Toc152710030"</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23: Tỷ lệ hàm lượng các-bon trong chất thải khô</w:delText>
          </w:r>
          <w:r w:rsidDel="00FD7EAF">
            <w:rPr>
              <w:noProof/>
              <w:webHidden/>
            </w:rPr>
            <w:tab/>
          </w:r>
          <w:r w:rsidDel="00FD7EAF">
            <w:rPr>
              <w:noProof/>
              <w:webHidden/>
            </w:rPr>
            <w:fldChar w:fldCharType="begin"/>
          </w:r>
          <w:r w:rsidDel="00FD7EAF">
            <w:rPr>
              <w:noProof/>
              <w:webHidden/>
            </w:rPr>
            <w:delInstrText xml:space="preserve"> PAGEREF _Toc152710030 \h </w:delInstrText>
          </w:r>
        </w:del>
      </w:ins>
      <w:del w:id="814" w:author="Huyen Tran Thu" w:date="2025-04-28T22:41:00Z" w16du:dateUtc="2025-04-28T15:41:00Z">
        <w:r w:rsidDel="00FD7EAF">
          <w:rPr>
            <w:noProof/>
            <w:webHidden/>
          </w:rPr>
        </w:r>
        <w:r w:rsidDel="00FD7EAF">
          <w:rPr>
            <w:noProof/>
            <w:webHidden/>
          </w:rPr>
          <w:fldChar w:fldCharType="separate"/>
        </w:r>
      </w:del>
      <w:ins w:id="815" w:author="Thu Huyen Tran" w:date="2023-12-05T23:06:00Z">
        <w:del w:id="816" w:author="Huyen Tran Thu" w:date="2025-04-28T22:41:00Z" w16du:dateUtc="2025-04-28T15:41:00Z">
          <w:r w:rsidDel="00FD7EAF">
            <w:rPr>
              <w:noProof/>
              <w:webHidden/>
            </w:rPr>
            <w:delText>32</w:delText>
          </w:r>
          <w:r w:rsidDel="00FD7EAF">
            <w:rPr>
              <w:noProof/>
              <w:webHidden/>
            </w:rPr>
            <w:fldChar w:fldCharType="end"/>
          </w:r>
          <w:r w:rsidRPr="003E69DB" w:rsidDel="00FD7EAF">
            <w:rPr>
              <w:rStyle w:val="Hyperlink"/>
              <w:noProof/>
            </w:rPr>
            <w:fldChar w:fldCharType="end"/>
          </w:r>
        </w:del>
      </w:ins>
    </w:p>
    <w:p w14:paraId="0334B516" w14:textId="085A12F3" w:rsidR="00900F40" w:rsidDel="00FD7EAF" w:rsidRDefault="00900F40">
      <w:pPr>
        <w:pStyle w:val="TableofFigures"/>
        <w:tabs>
          <w:tab w:val="right" w:leader="dot" w:pos="9062"/>
        </w:tabs>
        <w:rPr>
          <w:ins w:id="817" w:author="Thu Huyen Tran" w:date="2023-12-05T23:06:00Z"/>
          <w:del w:id="818" w:author="Huyen Tran Thu" w:date="2025-04-28T22:41:00Z" w16du:dateUtc="2025-04-28T15:41:00Z"/>
          <w:rFonts w:asciiTheme="minorHAnsi" w:eastAsiaTheme="minorEastAsia" w:hAnsiTheme="minorHAnsi" w:cstheme="minorBidi"/>
          <w:noProof/>
          <w:kern w:val="2"/>
          <w:sz w:val="22"/>
          <w:lang w:val="en-US"/>
          <w14:ligatures w14:val="standardContextual"/>
        </w:rPr>
      </w:pPr>
      <w:ins w:id="819" w:author="Thu Huyen Tran" w:date="2023-12-05T23:06:00Z">
        <w:del w:id="820"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"_Toc152710031"</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 xml:space="preserve">Bảng 1. 24: </w:delText>
          </w:r>
          <w:r w:rsidRPr="003E69DB" w:rsidDel="00FD7EAF">
            <w:rPr>
              <w:rStyle w:val="Hyperlink"/>
              <w:noProof/>
              <w:lang w:val="en-US"/>
            </w:rPr>
            <w:delText>Tỷ lệ các-bon hóa thạch trong tổng số các-bon</w:delText>
          </w:r>
          <w:r w:rsidDel="00FD7EAF">
            <w:rPr>
              <w:noProof/>
              <w:webHidden/>
            </w:rPr>
            <w:tab/>
          </w:r>
          <w:r w:rsidDel="00FD7EAF">
            <w:rPr>
              <w:noProof/>
              <w:webHidden/>
            </w:rPr>
            <w:fldChar w:fldCharType="begin"/>
          </w:r>
          <w:r w:rsidDel="00FD7EAF">
            <w:rPr>
              <w:noProof/>
              <w:webHidden/>
            </w:rPr>
            <w:delInstrText xml:space="preserve"> PAGEREF _Toc152710031 \h </w:delInstrText>
          </w:r>
        </w:del>
      </w:ins>
      <w:del w:id="821" w:author="Huyen Tran Thu" w:date="2025-04-28T22:41:00Z" w16du:dateUtc="2025-04-28T15:41:00Z">
        <w:r w:rsidDel="00FD7EAF">
          <w:rPr>
            <w:noProof/>
            <w:webHidden/>
          </w:rPr>
        </w:r>
        <w:r w:rsidDel="00FD7EAF">
          <w:rPr>
            <w:noProof/>
            <w:webHidden/>
          </w:rPr>
          <w:fldChar w:fldCharType="separate"/>
        </w:r>
      </w:del>
      <w:ins w:id="822" w:author="Thu Huyen Tran" w:date="2023-12-05T23:06:00Z">
        <w:del w:id="823" w:author="Huyen Tran Thu" w:date="2025-04-28T22:41:00Z" w16du:dateUtc="2025-04-28T15:41:00Z">
          <w:r w:rsidDel="00FD7EAF">
            <w:rPr>
              <w:noProof/>
              <w:webHidden/>
            </w:rPr>
            <w:delText>33</w:delText>
          </w:r>
          <w:r w:rsidDel="00FD7EAF">
            <w:rPr>
              <w:noProof/>
              <w:webHidden/>
            </w:rPr>
            <w:fldChar w:fldCharType="end"/>
          </w:r>
          <w:r w:rsidRPr="003E69DB" w:rsidDel="00FD7EAF">
            <w:rPr>
              <w:rStyle w:val="Hyperlink"/>
              <w:noProof/>
            </w:rPr>
            <w:fldChar w:fldCharType="end"/>
          </w:r>
        </w:del>
      </w:ins>
    </w:p>
    <w:p w14:paraId="1813B5FB" w14:textId="561D3030" w:rsidR="00900F40" w:rsidDel="00FD7EAF" w:rsidRDefault="00900F40">
      <w:pPr>
        <w:pStyle w:val="TableofFigures"/>
        <w:tabs>
          <w:tab w:val="right" w:leader="dot" w:pos="9062"/>
        </w:tabs>
        <w:rPr>
          <w:ins w:id="824" w:author="Thu Huyen Tran" w:date="2023-12-05T23:06:00Z"/>
          <w:del w:id="825" w:author="Huyen Tran Thu" w:date="2025-04-28T22:41:00Z" w16du:dateUtc="2025-04-28T15:41:00Z"/>
          <w:rFonts w:asciiTheme="minorHAnsi" w:eastAsiaTheme="minorEastAsia" w:hAnsiTheme="minorHAnsi" w:cstheme="minorBidi"/>
          <w:noProof/>
          <w:kern w:val="2"/>
          <w:sz w:val="22"/>
          <w:lang w:val="en-US"/>
          <w14:ligatures w14:val="standardContextual"/>
        </w:rPr>
      </w:pPr>
      <w:ins w:id="826" w:author="Thu Huyen Tran" w:date="2023-12-05T23:06:00Z">
        <w:del w:id="827"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"_Toc152710032"</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25: Phát thải khí nhà kính từ quá trình thiêu đốt chất thải</w:delText>
          </w:r>
          <w:r w:rsidDel="00FD7EAF">
            <w:rPr>
              <w:noProof/>
              <w:webHidden/>
            </w:rPr>
            <w:tab/>
          </w:r>
          <w:r w:rsidDel="00FD7EAF">
            <w:rPr>
              <w:noProof/>
              <w:webHidden/>
            </w:rPr>
            <w:fldChar w:fldCharType="begin"/>
          </w:r>
          <w:r w:rsidDel="00FD7EAF">
            <w:rPr>
              <w:noProof/>
              <w:webHidden/>
            </w:rPr>
            <w:delInstrText xml:space="preserve"> PAGEREF _Toc152710032 \h </w:delInstrText>
          </w:r>
        </w:del>
      </w:ins>
      <w:del w:id="828" w:author="Huyen Tran Thu" w:date="2025-04-28T22:41:00Z" w16du:dateUtc="2025-04-28T15:41:00Z">
        <w:r w:rsidDel="00FD7EAF">
          <w:rPr>
            <w:noProof/>
            <w:webHidden/>
          </w:rPr>
        </w:r>
        <w:r w:rsidDel="00FD7EAF">
          <w:rPr>
            <w:noProof/>
            <w:webHidden/>
          </w:rPr>
          <w:fldChar w:fldCharType="separate"/>
        </w:r>
      </w:del>
      <w:ins w:id="829" w:author="Thu Huyen Tran" w:date="2023-12-05T23:06:00Z">
        <w:del w:id="830" w:author="Huyen Tran Thu" w:date="2025-04-28T22:41:00Z" w16du:dateUtc="2025-04-28T15:41:00Z">
          <w:r w:rsidDel="00FD7EAF">
            <w:rPr>
              <w:noProof/>
              <w:webHidden/>
            </w:rPr>
            <w:delText>34</w:delText>
          </w:r>
          <w:r w:rsidDel="00FD7EAF">
            <w:rPr>
              <w:noProof/>
              <w:webHidden/>
            </w:rPr>
            <w:fldChar w:fldCharType="end"/>
          </w:r>
          <w:r w:rsidRPr="003E69DB" w:rsidDel="00FD7EAF">
            <w:rPr>
              <w:rStyle w:val="Hyperlink"/>
              <w:noProof/>
            </w:rPr>
            <w:fldChar w:fldCharType="end"/>
          </w:r>
        </w:del>
      </w:ins>
    </w:p>
    <w:p w14:paraId="47391F60" w14:textId="0A3A2AC6" w:rsidR="00900F40" w:rsidDel="00FD7EAF" w:rsidRDefault="00900F40">
      <w:pPr>
        <w:pStyle w:val="TableofFigures"/>
        <w:tabs>
          <w:tab w:val="right" w:leader="dot" w:pos="9062"/>
        </w:tabs>
        <w:rPr>
          <w:ins w:id="831" w:author="Thu Huyen Tran" w:date="2023-12-05T23:06:00Z"/>
          <w:del w:id="832" w:author="Huyen Tran Thu" w:date="2025-04-28T22:41:00Z" w16du:dateUtc="2025-04-28T15:41:00Z"/>
          <w:rFonts w:asciiTheme="minorHAnsi" w:eastAsiaTheme="minorEastAsia" w:hAnsiTheme="minorHAnsi" w:cstheme="minorBidi"/>
          <w:noProof/>
          <w:kern w:val="2"/>
          <w:sz w:val="22"/>
          <w:lang w:val="en-US"/>
          <w14:ligatures w14:val="standardContextual"/>
        </w:rPr>
      </w:pPr>
      <w:ins w:id="833" w:author="Thu Huyen Tran" w:date="2023-12-05T23:06:00Z">
        <w:del w:id="834"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"_Toc152710033"</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26: Kết quả phát thải khí nhà kính từ quá trình đốt lộ thiên chất thải</w:delText>
          </w:r>
          <w:r w:rsidDel="00FD7EAF">
            <w:rPr>
              <w:noProof/>
              <w:webHidden/>
            </w:rPr>
            <w:tab/>
          </w:r>
          <w:r w:rsidDel="00FD7EAF">
            <w:rPr>
              <w:noProof/>
              <w:webHidden/>
            </w:rPr>
            <w:fldChar w:fldCharType="begin"/>
          </w:r>
          <w:r w:rsidDel="00FD7EAF">
            <w:rPr>
              <w:noProof/>
              <w:webHidden/>
            </w:rPr>
            <w:delInstrText xml:space="preserve"> PAGEREF _Toc152710033 \h </w:delInstrText>
          </w:r>
        </w:del>
      </w:ins>
      <w:del w:id="835" w:author="Huyen Tran Thu" w:date="2025-04-28T22:41:00Z" w16du:dateUtc="2025-04-28T15:41:00Z">
        <w:r w:rsidDel="00FD7EAF">
          <w:rPr>
            <w:noProof/>
            <w:webHidden/>
          </w:rPr>
        </w:r>
        <w:r w:rsidDel="00FD7EAF">
          <w:rPr>
            <w:noProof/>
            <w:webHidden/>
          </w:rPr>
          <w:fldChar w:fldCharType="separate"/>
        </w:r>
      </w:del>
      <w:ins w:id="836" w:author="Thu Huyen Tran" w:date="2023-12-05T23:06:00Z">
        <w:del w:id="837" w:author="Huyen Tran Thu" w:date="2025-04-28T22:41:00Z" w16du:dateUtc="2025-04-28T15:41:00Z">
          <w:r w:rsidDel="00FD7EAF">
            <w:rPr>
              <w:noProof/>
              <w:webHidden/>
            </w:rPr>
            <w:delText>34</w:delText>
          </w:r>
          <w:r w:rsidDel="00FD7EAF">
            <w:rPr>
              <w:noProof/>
              <w:webHidden/>
            </w:rPr>
            <w:fldChar w:fldCharType="end"/>
          </w:r>
          <w:r w:rsidRPr="003E69DB" w:rsidDel="00FD7EAF">
            <w:rPr>
              <w:rStyle w:val="Hyperlink"/>
              <w:noProof/>
            </w:rPr>
            <w:fldChar w:fldCharType="end"/>
          </w:r>
        </w:del>
      </w:ins>
    </w:p>
    <w:p w14:paraId="75757166" w14:textId="113C7C9E" w:rsidR="00900F40" w:rsidDel="00FD7EAF" w:rsidRDefault="00900F40">
      <w:pPr>
        <w:pStyle w:val="TableofFigures"/>
        <w:tabs>
          <w:tab w:val="right" w:leader="dot" w:pos="9062"/>
        </w:tabs>
        <w:rPr>
          <w:ins w:id="838" w:author="Thu Huyen Tran" w:date="2023-12-05T23:06:00Z"/>
          <w:del w:id="839" w:author="Huyen Tran Thu" w:date="2025-04-28T22:41:00Z" w16du:dateUtc="2025-04-28T15:41:00Z"/>
          <w:rFonts w:asciiTheme="minorHAnsi" w:eastAsiaTheme="minorEastAsia" w:hAnsiTheme="minorHAnsi" w:cstheme="minorBidi"/>
          <w:noProof/>
          <w:kern w:val="2"/>
          <w:sz w:val="22"/>
          <w:lang w:val="en-US"/>
          <w14:ligatures w14:val="standardContextual"/>
        </w:rPr>
      </w:pPr>
      <w:ins w:id="840" w:author="Thu Huyen Tran" w:date="2023-12-05T23:06:00Z">
        <w:del w:id="841"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"_Toc152710034"</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27</w:delText>
          </w:r>
          <w:r w:rsidRPr="003E69DB" w:rsidDel="00FD7EAF">
            <w:rPr>
              <w:rStyle w:val="Hyperlink"/>
              <w:noProof/>
              <w:lang w:val="vi-VN"/>
            </w:rPr>
            <w:delText>: Sản phẩm của các ngành công nghiệp quan trọng trong năm 20</w:delText>
          </w:r>
          <w:r w:rsidRPr="003E69DB" w:rsidDel="00FD7EAF">
            <w:rPr>
              <w:rStyle w:val="Hyperlink"/>
              <w:noProof/>
              <w:lang w:val="en-US"/>
            </w:rPr>
            <w:delText>18</w:delText>
          </w:r>
          <w:r w:rsidDel="00FD7EAF">
            <w:rPr>
              <w:noProof/>
              <w:webHidden/>
            </w:rPr>
            <w:tab/>
          </w:r>
          <w:r w:rsidDel="00FD7EAF">
            <w:rPr>
              <w:noProof/>
              <w:webHidden/>
            </w:rPr>
            <w:fldChar w:fldCharType="begin"/>
          </w:r>
          <w:r w:rsidDel="00FD7EAF">
            <w:rPr>
              <w:noProof/>
              <w:webHidden/>
            </w:rPr>
            <w:delInstrText xml:space="preserve"> PAGEREF _Toc152710034 \h </w:delInstrText>
          </w:r>
        </w:del>
      </w:ins>
      <w:del w:id="842" w:author="Huyen Tran Thu" w:date="2025-04-28T22:41:00Z" w16du:dateUtc="2025-04-28T15:41:00Z">
        <w:r w:rsidDel="00FD7EAF">
          <w:rPr>
            <w:noProof/>
            <w:webHidden/>
          </w:rPr>
        </w:r>
        <w:r w:rsidDel="00FD7EAF">
          <w:rPr>
            <w:noProof/>
            <w:webHidden/>
          </w:rPr>
          <w:fldChar w:fldCharType="separate"/>
        </w:r>
      </w:del>
      <w:ins w:id="843" w:author="Thu Huyen Tran" w:date="2023-12-05T23:06:00Z">
        <w:del w:id="844" w:author="Huyen Tran Thu" w:date="2025-04-28T22:41:00Z" w16du:dateUtc="2025-04-28T15:41:00Z">
          <w:r w:rsidDel="00FD7EAF">
            <w:rPr>
              <w:noProof/>
              <w:webHidden/>
            </w:rPr>
            <w:delText>50</w:delText>
          </w:r>
          <w:r w:rsidDel="00FD7EAF">
            <w:rPr>
              <w:noProof/>
              <w:webHidden/>
            </w:rPr>
            <w:fldChar w:fldCharType="end"/>
          </w:r>
          <w:r w:rsidRPr="003E69DB" w:rsidDel="00FD7EAF">
            <w:rPr>
              <w:rStyle w:val="Hyperlink"/>
              <w:noProof/>
            </w:rPr>
            <w:fldChar w:fldCharType="end"/>
          </w:r>
        </w:del>
      </w:ins>
    </w:p>
    <w:p w14:paraId="358C59DB" w14:textId="5D427788" w:rsidR="00900F40" w:rsidDel="00FD7EAF" w:rsidRDefault="00900F40">
      <w:pPr>
        <w:pStyle w:val="TableofFigures"/>
        <w:tabs>
          <w:tab w:val="right" w:leader="dot" w:pos="9062"/>
        </w:tabs>
        <w:rPr>
          <w:ins w:id="845" w:author="Thu Huyen Tran" w:date="2023-12-05T23:06:00Z"/>
          <w:del w:id="846" w:author="Huyen Tran Thu" w:date="2025-04-28T22:41:00Z" w16du:dateUtc="2025-04-28T15:41:00Z"/>
          <w:rFonts w:asciiTheme="minorHAnsi" w:eastAsiaTheme="minorEastAsia" w:hAnsiTheme="minorHAnsi" w:cstheme="minorBidi"/>
          <w:noProof/>
          <w:kern w:val="2"/>
          <w:sz w:val="22"/>
          <w:lang w:val="en-US"/>
          <w14:ligatures w14:val="standardContextual"/>
        </w:rPr>
      </w:pPr>
      <w:ins w:id="847" w:author="Thu Huyen Tran" w:date="2023-12-05T23:06:00Z">
        <w:del w:id="848"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"_Toc152710035"</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28</w:delText>
          </w:r>
          <w:r w:rsidRPr="003E69DB" w:rsidDel="00FD7EAF">
            <w:rPr>
              <w:rStyle w:val="Hyperlink"/>
              <w:noProof/>
              <w:lang w:val="vi-VN"/>
            </w:rPr>
            <w:delText>: Nước thải tính trên sản lượng một số ngành công nghiệp quan trọng</w:delText>
          </w:r>
          <w:r w:rsidDel="00FD7EAF">
            <w:rPr>
              <w:noProof/>
              <w:webHidden/>
            </w:rPr>
            <w:tab/>
          </w:r>
          <w:r w:rsidDel="00FD7EAF">
            <w:rPr>
              <w:noProof/>
              <w:webHidden/>
            </w:rPr>
            <w:fldChar w:fldCharType="begin"/>
          </w:r>
          <w:r w:rsidDel="00FD7EAF">
            <w:rPr>
              <w:noProof/>
              <w:webHidden/>
            </w:rPr>
            <w:delInstrText xml:space="preserve"> PAGEREF _Toc152710035 \h </w:delInstrText>
          </w:r>
        </w:del>
      </w:ins>
      <w:del w:id="849" w:author="Huyen Tran Thu" w:date="2025-04-28T22:41:00Z" w16du:dateUtc="2025-04-28T15:41:00Z">
        <w:r w:rsidDel="00FD7EAF">
          <w:rPr>
            <w:noProof/>
            <w:webHidden/>
          </w:rPr>
        </w:r>
        <w:r w:rsidDel="00FD7EAF">
          <w:rPr>
            <w:noProof/>
            <w:webHidden/>
          </w:rPr>
          <w:fldChar w:fldCharType="separate"/>
        </w:r>
      </w:del>
      <w:ins w:id="850" w:author="Thu Huyen Tran" w:date="2023-12-05T23:06:00Z">
        <w:del w:id="851" w:author="Huyen Tran Thu" w:date="2025-04-28T22:41:00Z" w16du:dateUtc="2025-04-28T15:41:00Z">
          <w:r w:rsidDel="00FD7EAF">
            <w:rPr>
              <w:noProof/>
              <w:webHidden/>
            </w:rPr>
            <w:delText>50</w:delText>
          </w:r>
          <w:r w:rsidDel="00FD7EAF">
            <w:rPr>
              <w:noProof/>
              <w:webHidden/>
            </w:rPr>
            <w:fldChar w:fldCharType="end"/>
          </w:r>
          <w:r w:rsidRPr="003E69DB" w:rsidDel="00FD7EAF">
            <w:rPr>
              <w:rStyle w:val="Hyperlink"/>
              <w:noProof/>
            </w:rPr>
            <w:fldChar w:fldCharType="end"/>
          </w:r>
        </w:del>
      </w:ins>
    </w:p>
    <w:p w14:paraId="645FED84" w14:textId="3E5FF081" w:rsidR="00900F40" w:rsidDel="00FD7EAF" w:rsidRDefault="00900F40">
      <w:pPr>
        <w:pStyle w:val="TableofFigures"/>
        <w:tabs>
          <w:tab w:val="right" w:leader="dot" w:pos="9062"/>
        </w:tabs>
        <w:rPr>
          <w:ins w:id="852" w:author="Thu Huyen Tran" w:date="2023-12-05T23:06:00Z"/>
          <w:del w:id="853" w:author="Huyen Tran Thu" w:date="2025-04-28T22:41:00Z" w16du:dateUtc="2025-04-28T15:41:00Z"/>
          <w:rFonts w:asciiTheme="minorHAnsi" w:eastAsiaTheme="minorEastAsia" w:hAnsiTheme="minorHAnsi" w:cstheme="minorBidi"/>
          <w:noProof/>
          <w:kern w:val="2"/>
          <w:sz w:val="22"/>
          <w:lang w:val="en-US"/>
          <w14:ligatures w14:val="standardContextual"/>
        </w:rPr>
      </w:pPr>
      <w:ins w:id="854" w:author="Thu Huyen Tran" w:date="2023-12-05T23:06:00Z">
        <w:del w:id="855"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"_Toc152710036"</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29</w:delText>
          </w:r>
          <w:r w:rsidRPr="003E69DB" w:rsidDel="00FD7EAF">
            <w:rPr>
              <w:rStyle w:val="Hyperlink"/>
              <w:noProof/>
              <w:lang w:val="vi-VN"/>
            </w:rPr>
            <w:delText>: Nồng độ COD (nhu cầu oxy hóa học) trong nước thải của một số ngành CN</w:delText>
          </w:r>
          <w:r w:rsidDel="00FD7EAF">
            <w:rPr>
              <w:noProof/>
              <w:webHidden/>
            </w:rPr>
            <w:tab/>
          </w:r>
          <w:r w:rsidDel="00FD7EAF">
            <w:rPr>
              <w:noProof/>
              <w:webHidden/>
            </w:rPr>
            <w:fldChar w:fldCharType="begin"/>
          </w:r>
          <w:r w:rsidDel="00FD7EAF">
            <w:rPr>
              <w:noProof/>
              <w:webHidden/>
            </w:rPr>
            <w:delInstrText xml:space="preserve"> PAGEREF _Toc152710036 \h </w:delInstrText>
          </w:r>
        </w:del>
      </w:ins>
      <w:del w:id="856" w:author="Huyen Tran Thu" w:date="2025-04-28T22:41:00Z" w16du:dateUtc="2025-04-28T15:41:00Z">
        <w:r w:rsidDel="00FD7EAF">
          <w:rPr>
            <w:noProof/>
            <w:webHidden/>
          </w:rPr>
        </w:r>
        <w:r w:rsidDel="00FD7EAF">
          <w:rPr>
            <w:noProof/>
            <w:webHidden/>
          </w:rPr>
          <w:fldChar w:fldCharType="separate"/>
        </w:r>
      </w:del>
      <w:ins w:id="857" w:author="Thu Huyen Tran" w:date="2023-12-05T23:06:00Z">
        <w:del w:id="858" w:author="Huyen Tran Thu" w:date="2025-04-28T22:41:00Z" w16du:dateUtc="2025-04-28T15:41:00Z">
          <w:r w:rsidDel="00FD7EAF">
            <w:rPr>
              <w:noProof/>
              <w:webHidden/>
            </w:rPr>
            <w:delText>51</w:delText>
          </w:r>
          <w:r w:rsidDel="00FD7EAF">
            <w:rPr>
              <w:noProof/>
              <w:webHidden/>
            </w:rPr>
            <w:fldChar w:fldCharType="end"/>
          </w:r>
          <w:r w:rsidRPr="003E69DB" w:rsidDel="00FD7EAF">
            <w:rPr>
              <w:rStyle w:val="Hyperlink"/>
              <w:noProof/>
            </w:rPr>
            <w:fldChar w:fldCharType="end"/>
          </w:r>
        </w:del>
      </w:ins>
    </w:p>
    <w:p w14:paraId="4F27BB51" w14:textId="6489BBB8" w:rsidR="00900F40" w:rsidDel="00FD7EAF" w:rsidRDefault="00900F40">
      <w:pPr>
        <w:pStyle w:val="TableofFigures"/>
        <w:tabs>
          <w:tab w:val="right" w:leader="dot" w:pos="9062"/>
        </w:tabs>
        <w:rPr>
          <w:ins w:id="859" w:author="Thu Huyen Tran" w:date="2023-12-05T23:06:00Z"/>
          <w:del w:id="860" w:author="Huyen Tran Thu" w:date="2025-04-28T22:41:00Z" w16du:dateUtc="2025-04-28T15:41:00Z"/>
          <w:rFonts w:asciiTheme="minorHAnsi" w:eastAsiaTheme="minorEastAsia" w:hAnsiTheme="minorHAnsi" w:cstheme="minorBidi"/>
          <w:noProof/>
          <w:kern w:val="2"/>
          <w:sz w:val="22"/>
          <w:lang w:val="en-US"/>
          <w14:ligatures w14:val="standardContextual"/>
        </w:rPr>
      </w:pPr>
      <w:ins w:id="861" w:author="Thu Huyen Tran" w:date="2023-12-05T23:06:00Z">
        <w:del w:id="862"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"_Toc152710037"</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30</w:delText>
          </w:r>
          <w:r w:rsidRPr="003E69DB" w:rsidDel="00FD7EAF">
            <w:rPr>
              <w:rStyle w:val="Hyperlink"/>
              <w:noProof/>
              <w:lang w:val="vi-VN"/>
            </w:rPr>
            <w:delText>: Kết quả phát thải khí nhà kính từ quá trình Xử lý và xả thải nước thải sinh hoạt</w:delText>
          </w:r>
          <w:r w:rsidDel="00FD7EAF">
            <w:rPr>
              <w:noProof/>
              <w:webHidden/>
            </w:rPr>
            <w:tab/>
          </w:r>
          <w:r w:rsidDel="00FD7EAF">
            <w:rPr>
              <w:noProof/>
              <w:webHidden/>
            </w:rPr>
            <w:fldChar w:fldCharType="begin"/>
          </w:r>
          <w:r w:rsidDel="00FD7EAF">
            <w:rPr>
              <w:noProof/>
              <w:webHidden/>
            </w:rPr>
            <w:delInstrText xml:space="preserve"> PAGEREF _Toc152710037 \h </w:delInstrText>
          </w:r>
        </w:del>
      </w:ins>
      <w:del w:id="863" w:author="Huyen Tran Thu" w:date="2025-04-28T22:41:00Z" w16du:dateUtc="2025-04-28T15:41:00Z">
        <w:r w:rsidDel="00FD7EAF">
          <w:rPr>
            <w:noProof/>
            <w:webHidden/>
          </w:rPr>
        </w:r>
        <w:r w:rsidDel="00FD7EAF">
          <w:rPr>
            <w:noProof/>
            <w:webHidden/>
          </w:rPr>
          <w:fldChar w:fldCharType="separate"/>
        </w:r>
      </w:del>
      <w:ins w:id="864" w:author="Thu Huyen Tran" w:date="2023-12-05T23:06:00Z">
        <w:del w:id="865" w:author="Huyen Tran Thu" w:date="2025-04-28T22:41:00Z" w16du:dateUtc="2025-04-28T15:41:00Z">
          <w:r w:rsidDel="00FD7EAF">
            <w:rPr>
              <w:noProof/>
              <w:webHidden/>
            </w:rPr>
            <w:delText>55</w:delText>
          </w:r>
          <w:r w:rsidDel="00FD7EAF">
            <w:rPr>
              <w:noProof/>
              <w:webHidden/>
            </w:rPr>
            <w:fldChar w:fldCharType="end"/>
          </w:r>
          <w:r w:rsidRPr="003E69DB" w:rsidDel="00FD7EAF">
            <w:rPr>
              <w:rStyle w:val="Hyperlink"/>
              <w:noProof/>
            </w:rPr>
            <w:fldChar w:fldCharType="end"/>
          </w:r>
        </w:del>
      </w:ins>
    </w:p>
    <w:p w14:paraId="4249EE83" w14:textId="0C535697" w:rsidR="00900F40" w:rsidDel="00FD7EAF" w:rsidRDefault="00900F40">
      <w:pPr>
        <w:pStyle w:val="TableofFigures"/>
        <w:tabs>
          <w:tab w:val="right" w:leader="dot" w:pos="9062"/>
        </w:tabs>
        <w:rPr>
          <w:ins w:id="866" w:author="Thu Huyen Tran" w:date="2023-12-05T23:06:00Z"/>
          <w:del w:id="867" w:author="Huyen Tran Thu" w:date="2025-04-28T22:41:00Z" w16du:dateUtc="2025-04-28T15:41:00Z"/>
          <w:rFonts w:asciiTheme="minorHAnsi" w:eastAsiaTheme="minorEastAsia" w:hAnsiTheme="minorHAnsi" w:cstheme="minorBidi"/>
          <w:noProof/>
          <w:kern w:val="2"/>
          <w:sz w:val="22"/>
          <w:lang w:val="en-US"/>
          <w14:ligatures w14:val="standardContextual"/>
        </w:rPr>
      </w:pPr>
      <w:ins w:id="868" w:author="Thu Huyen Tran" w:date="2023-12-05T23:06:00Z">
        <w:del w:id="869" w:author="Huyen Tran Thu" w:date="2025-04-28T22:41:00Z" w16du:dateUtc="2025-04-28T15:41:00Z">
          <w:r w:rsidRPr="003E69DB" w:rsidDel="00FD7EAF">
            <w:rPr>
              <w:rStyle w:val="Hyperlink"/>
              <w:noProof/>
            </w:rPr>
            <w:fldChar w:fldCharType="begin"/>
          </w:r>
          <w:r w:rsidRPr="003E69DB" w:rsidDel="00FD7EAF">
            <w:rPr>
              <w:rStyle w:val="Hyperlink"/>
              <w:noProof/>
            </w:rPr>
            <w:delInstrText xml:space="preserve"> </w:delInstrText>
          </w:r>
          <w:r w:rsidDel="00FD7EAF">
            <w:rPr>
              <w:noProof/>
            </w:rPr>
            <w:delInstrText>HYPERLINK \l "_Toc152710038"</w:delInstrText>
          </w:r>
          <w:r w:rsidRPr="003E69DB" w:rsidDel="00FD7EAF">
            <w:rPr>
              <w:rStyle w:val="Hyperlink"/>
              <w:noProof/>
            </w:rPr>
            <w:delInstrText xml:space="preserve"> </w:delInstrText>
          </w:r>
          <w:r w:rsidRPr="003E69DB" w:rsidDel="00FD7EAF">
            <w:rPr>
              <w:rStyle w:val="Hyperlink"/>
              <w:noProof/>
            </w:rPr>
          </w:r>
          <w:r w:rsidRPr="003E69DB" w:rsidDel="00FD7EAF">
            <w:rPr>
              <w:rStyle w:val="Hyperlink"/>
              <w:noProof/>
            </w:rPr>
            <w:fldChar w:fldCharType="separate"/>
          </w:r>
          <w:r w:rsidRPr="003E69DB" w:rsidDel="00FD7EAF">
            <w:rPr>
              <w:rStyle w:val="Hyperlink"/>
              <w:noProof/>
            </w:rPr>
            <w:delText>Bảng 1. 31</w:delText>
          </w:r>
          <w:r w:rsidRPr="003E69DB" w:rsidDel="00FD7EAF">
            <w:rPr>
              <w:rStyle w:val="Hyperlink"/>
              <w:noProof/>
              <w:lang w:val="vi-VN"/>
            </w:rPr>
            <w:delText>: Kết quả phát thải khí nhà kính từ quá trình Xử lý và xả thải nước thải công nghiệp</w:delText>
          </w:r>
          <w:r w:rsidDel="00FD7EAF">
            <w:rPr>
              <w:noProof/>
              <w:webHidden/>
            </w:rPr>
            <w:tab/>
          </w:r>
          <w:r w:rsidDel="00FD7EAF">
            <w:rPr>
              <w:noProof/>
              <w:webHidden/>
            </w:rPr>
            <w:fldChar w:fldCharType="begin"/>
          </w:r>
          <w:r w:rsidDel="00FD7EAF">
            <w:rPr>
              <w:noProof/>
              <w:webHidden/>
            </w:rPr>
            <w:delInstrText xml:space="preserve"> PAGEREF _Toc152710038 \h </w:delInstrText>
          </w:r>
        </w:del>
      </w:ins>
      <w:del w:id="870" w:author="Huyen Tran Thu" w:date="2025-04-28T22:41:00Z" w16du:dateUtc="2025-04-28T15:41:00Z">
        <w:r w:rsidDel="00FD7EAF">
          <w:rPr>
            <w:noProof/>
            <w:webHidden/>
          </w:rPr>
        </w:r>
        <w:r w:rsidDel="00FD7EAF">
          <w:rPr>
            <w:noProof/>
            <w:webHidden/>
          </w:rPr>
          <w:fldChar w:fldCharType="separate"/>
        </w:r>
      </w:del>
      <w:ins w:id="871" w:author="Thu Huyen Tran" w:date="2023-12-05T23:06:00Z">
        <w:del w:id="872" w:author="Huyen Tran Thu" w:date="2025-04-28T22:41:00Z" w16du:dateUtc="2025-04-28T15:41:00Z">
          <w:r w:rsidDel="00FD7EAF">
            <w:rPr>
              <w:noProof/>
              <w:webHidden/>
            </w:rPr>
            <w:delText>55</w:delText>
          </w:r>
          <w:r w:rsidDel="00FD7EAF">
            <w:rPr>
              <w:noProof/>
              <w:webHidden/>
            </w:rPr>
            <w:fldChar w:fldCharType="end"/>
          </w:r>
          <w:r w:rsidRPr="003E69DB" w:rsidDel="00FD7EAF">
            <w:rPr>
              <w:rStyle w:val="Hyperlink"/>
              <w:noProof/>
            </w:rPr>
            <w:fldChar w:fldCharType="end"/>
          </w:r>
        </w:del>
      </w:ins>
    </w:p>
    <w:p w14:paraId="33C78B9F" w14:textId="742D8A9C" w:rsidR="00900F40" w:rsidDel="00FD7EAF" w:rsidRDefault="00900F40">
      <w:pPr>
        <w:pStyle w:val="TableofFigures"/>
        <w:tabs>
          <w:tab w:val="right" w:leader="dot" w:pos="9062"/>
        </w:tabs>
        <w:rPr>
          <w:del w:id="873" w:author="Huyen Tran Thu" w:date="2025-04-28T22:41:00Z" w16du:dateUtc="2025-04-28T15:41:00Z"/>
          <w:noProof/>
        </w:rPr>
      </w:pPr>
    </w:p>
    <w:p w14:paraId="31839C5E" w14:textId="2E4670A7" w:rsidR="003E09D4" w:rsidDel="00FD7EAF" w:rsidRDefault="003E09D4">
      <w:pPr>
        <w:pStyle w:val="TableofFigures"/>
        <w:tabs>
          <w:tab w:val="right" w:leader="dot" w:pos="9062"/>
        </w:tabs>
        <w:rPr>
          <w:del w:id="874" w:author="Huyen Tran Thu" w:date="2025-04-28T22:41:00Z" w16du:dateUtc="2025-04-28T15:41:00Z"/>
          <w:rFonts w:asciiTheme="minorHAnsi" w:eastAsiaTheme="minorEastAsia" w:hAnsiTheme="minorHAnsi" w:cstheme="minorBidi"/>
          <w:noProof/>
          <w:kern w:val="2"/>
          <w:sz w:val="22"/>
          <w:lang w:val="en-US"/>
          <w14:ligatures w14:val="standardContextual"/>
        </w:rPr>
      </w:pPr>
      <w:del w:id="875" w:author="Huyen Tran Thu" w:date="2025-04-28T22:41:00Z" w16du:dateUtc="2025-04-28T15:41:00Z">
        <w:r w:rsidRPr="00900F40" w:rsidDel="00FD7EAF">
          <w:rPr>
            <w:rStyle w:val="Hyperlink"/>
            <w:noProof/>
          </w:rPr>
          <w:delText>Bảng 1. 1: Phát thải KNK lĩnh vực chất thải năm 2018</w:delText>
        </w:r>
        <w:r w:rsidDel="00FD7EAF">
          <w:rPr>
            <w:noProof/>
            <w:webHidden/>
          </w:rPr>
          <w:tab/>
          <w:delText>1</w:delText>
        </w:r>
      </w:del>
    </w:p>
    <w:p w14:paraId="211286B6" w14:textId="7FC2DA0F" w:rsidR="003E09D4" w:rsidDel="00FD7EAF" w:rsidRDefault="003E09D4">
      <w:pPr>
        <w:pStyle w:val="TableofFigures"/>
        <w:tabs>
          <w:tab w:val="right" w:leader="dot" w:pos="9062"/>
        </w:tabs>
        <w:rPr>
          <w:del w:id="876" w:author="Huyen Tran Thu" w:date="2025-04-28T22:41:00Z" w16du:dateUtc="2025-04-28T15:41:00Z"/>
          <w:rFonts w:asciiTheme="minorHAnsi" w:eastAsiaTheme="minorEastAsia" w:hAnsiTheme="minorHAnsi" w:cstheme="minorBidi"/>
          <w:noProof/>
          <w:kern w:val="2"/>
          <w:sz w:val="22"/>
          <w:lang w:val="en-US"/>
          <w14:ligatures w14:val="standardContextual"/>
        </w:rPr>
      </w:pPr>
      <w:del w:id="877" w:author="Huyen Tran Thu" w:date="2025-04-28T22:41:00Z" w16du:dateUtc="2025-04-28T15:41:00Z">
        <w:r w:rsidRPr="00900F40" w:rsidDel="00FD7EAF">
          <w:rPr>
            <w:rStyle w:val="Hyperlink"/>
            <w:noProof/>
            <w:lang w:val="vi-VN"/>
          </w:rPr>
          <w:delText xml:space="preserve">Bảng 1. 2: Chất thải rắn </w:delText>
        </w:r>
        <w:r w:rsidRPr="00900F40" w:rsidDel="00FD7EAF">
          <w:rPr>
            <w:rStyle w:val="Hyperlink"/>
            <w:noProof/>
            <w:lang w:val="en-US"/>
          </w:rPr>
          <w:delText>được thu gom</w:delText>
        </w:r>
        <w:r w:rsidRPr="00900F40" w:rsidDel="00FD7EAF">
          <w:rPr>
            <w:rStyle w:val="Hyperlink"/>
            <w:noProof/>
            <w:lang w:val="vi-VN"/>
          </w:rPr>
          <w:delText xml:space="preserve"> tại khu vực đô thị ước tính từ năm 1995 đến 2013</w:delText>
        </w:r>
        <w:r w:rsidDel="00FD7EAF">
          <w:rPr>
            <w:noProof/>
            <w:webHidden/>
          </w:rPr>
          <w:tab/>
          <w:delText>5</w:delText>
        </w:r>
      </w:del>
    </w:p>
    <w:p w14:paraId="5EC6AF4F" w14:textId="12E46590" w:rsidR="003E09D4" w:rsidDel="00FD7EAF" w:rsidRDefault="003E09D4">
      <w:pPr>
        <w:pStyle w:val="TableofFigures"/>
        <w:tabs>
          <w:tab w:val="right" w:leader="dot" w:pos="9062"/>
        </w:tabs>
        <w:rPr>
          <w:del w:id="878" w:author="Huyen Tran Thu" w:date="2025-04-28T22:41:00Z" w16du:dateUtc="2025-04-28T15:41:00Z"/>
          <w:rFonts w:asciiTheme="minorHAnsi" w:eastAsiaTheme="minorEastAsia" w:hAnsiTheme="minorHAnsi" w:cstheme="minorBidi"/>
          <w:noProof/>
          <w:kern w:val="2"/>
          <w:sz w:val="22"/>
          <w:lang w:val="en-US"/>
          <w14:ligatures w14:val="standardContextual"/>
        </w:rPr>
      </w:pPr>
      <w:del w:id="879" w:author="Huyen Tran Thu" w:date="2025-04-28T22:41:00Z" w16du:dateUtc="2025-04-28T15:41:00Z">
        <w:r w:rsidRPr="00900F40" w:rsidDel="00FD7EAF">
          <w:rPr>
            <w:rStyle w:val="Hyperlink"/>
            <w:noProof/>
          </w:rPr>
          <w:delText>Bảng 1. 3</w:delText>
        </w:r>
        <w:r w:rsidRPr="00900F40" w:rsidDel="00FD7EAF">
          <w:rPr>
            <w:rStyle w:val="Hyperlink"/>
            <w:noProof/>
            <w:lang w:val="vi-VN"/>
          </w:rPr>
          <w:delText>: Tổng lượng chất thải rắn thông thường được thu gom và xử lý đạt tiêu chuẩn, quy chuẩn kỹ thuật quốc gia giai đoạn 2014-20</w:delText>
        </w:r>
        <w:r w:rsidRPr="00900F40" w:rsidDel="00FD7EAF">
          <w:rPr>
            <w:rStyle w:val="Hyperlink"/>
            <w:noProof/>
            <w:lang w:val="en-US"/>
          </w:rPr>
          <w:delText>18</w:delText>
        </w:r>
        <w:r w:rsidDel="00FD7EAF">
          <w:rPr>
            <w:noProof/>
            <w:webHidden/>
          </w:rPr>
          <w:tab/>
          <w:delText>7</w:delText>
        </w:r>
      </w:del>
    </w:p>
    <w:p w14:paraId="07405693" w14:textId="5E99B892" w:rsidR="003E09D4" w:rsidDel="00FD7EAF" w:rsidRDefault="003E09D4">
      <w:pPr>
        <w:pStyle w:val="TableofFigures"/>
        <w:tabs>
          <w:tab w:val="right" w:leader="dot" w:pos="9062"/>
        </w:tabs>
        <w:rPr>
          <w:del w:id="880" w:author="Huyen Tran Thu" w:date="2025-04-28T22:41:00Z" w16du:dateUtc="2025-04-28T15:41:00Z"/>
          <w:rFonts w:asciiTheme="minorHAnsi" w:eastAsiaTheme="minorEastAsia" w:hAnsiTheme="minorHAnsi" w:cstheme="minorBidi"/>
          <w:noProof/>
          <w:kern w:val="2"/>
          <w:sz w:val="22"/>
          <w:lang w:val="en-US"/>
          <w14:ligatures w14:val="standardContextual"/>
        </w:rPr>
      </w:pPr>
      <w:del w:id="881" w:author="Huyen Tran Thu" w:date="2025-04-28T22:41:00Z" w16du:dateUtc="2025-04-28T15:41:00Z">
        <w:r w:rsidRPr="00900F40" w:rsidDel="00FD7EAF">
          <w:rPr>
            <w:rStyle w:val="Hyperlink"/>
            <w:noProof/>
          </w:rPr>
          <w:delText>Bảng 1. 4: Tổng lượng chất thải rắn được xử lý đạt tiêu chuẩn giai đoạn 1990-2018</w:delText>
        </w:r>
        <w:r w:rsidDel="00FD7EAF">
          <w:rPr>
            <w:noProof/>
            <w:webHidden/>
          </w:rPr>
          <w:tab/>
          <w:delText>8</w:delText>
        </w:r>
      </w:del>
    </w:p>
    <w:p w14:paraId="4A45F5F5" w14:textId="572CB54D" w:rsidR="003E09D4" w:rsidDel="00FD7EAF" w:rsidRDefault="003E09D4">
      <w:pPr>
        <w:pStyle w:val="TableofFigures"/>
        <w:tabs>
          <w:tab w:val="right" w:leader="dot" w:pos="9062"/>
        </w:tabs>
        <w:rPr>
          <w:del w:id="882" w:author="Huyen Tran Thu" w:date="2025-04-28T22:41:00Z" w16du:dateUtc="2025-04-28T15:41:00Z"/>
          <w:rFonts w:asciiTheme="minorHAnsi" w:eastAsiaTheme="minorEastAsia" w:hAnsiTheme="minorHAnsi" w:cstheme="minorBidi"/>
          <w:noProof/>
          <w:kern w:val="2"/>
          <w:sz w:val="22"/>
          <w:lang w:val="en-US"/>
          <w14:ligatures w14:val="standardContextual"/>
        </w:rPr>
      </w:pPr>
      <w:del w:id="883" w:author="Huyen Tran Thu" w:date="2025-04-28T22:41:00Z" w16du:dateUtc="2025-04-28T15:41:00Z">
        <w:r w:rsidRPr="00900F40" w:rsidDel="00FD7EAF">
          <w:rPr>
            <w:rStyle w:val="Hyperlink"/>
            <w:noProof/>
          </w:rPr>
          <w:delText>Bảng 1. 5: Tổng lượng chất thải rắn chôn lấp lộ thiên giai đoạn 1990-2018</w:delText>
        </w:r>
        <w:r w:rsidDel="00FD7EAF">
          <w:rPr>
            <w:noProof/>
            <w:webHidden/>
          </w:rPr>
          <w:tab/>
          <w:delText>9</w:delText>
        </w:r>
      </w:del>
    </w:p>
    <w:p w14:paraId="78F98673" w14:textId="37EE59BE" w:rsidR="003E09D4" w:rsidDel="00FD7EAF" w:rsidRDefault="003E09D4">
      <w:pPr>
        <w:pStyle w:val="TableofFigures"/>
        <w:tabs>
          <w:tab w:val="right" w:leader="dot" w:pos="9062"/>
        </w:tabs>
        <w:rPr>
          <w:del w:id="884" w:author="Huyen Tran Thu" w:date="2025-04-28T22:41:00Z" w16du:dateUtc="2025-04-28T15:41:00Z"/>
          <w:rFonts w:asciiTheme="minorHAnsi" w:eastAsiaTheme="minorEastAsia" w:hAnsiTheme="minorHAnsi" w:cstheme="minorBidi"/>
          <w:noProof/>
          <w:kern w:val="2"/>
          <w:sz w:val="22"/>
          <w:lang w:val="en-US"/>
          <w14:ligatures w14:val="standardContextual"/>
        </w:rPr>
      </w:pPr>
      <w:del w:id="885" w:author="Huyen Tran Thu" w:date="2025-04-28T22:41:00Z" w16du:dateUtc="2025-04-28T15:41:00Z">
        <w:r w:rsidRPr="00900F40" w:rsidDel="00FD7EAF">
          <w:rPr>
            <w:rStyle w:val="Hyperlink"/>
            <w:noProof/>
          </w:rPr>
          <w:delText>Bảng 1. 6: Tổng lượng chất thải rắn đô thị được chôn lấp giai đoạn 1990-2018</w:delText>
        </w:r>
        <w:r w:rsidDel="00FD7EAF">
          <w:rPr>
            <w:noProof/>
            <w:webHidden/>
          </w:rPr>
          <w:tab/>
          <w:delText>11</w:delText>
        </w:r>
      </w:del>
    </w:p>
    <w:p w14:paraId="17A7F0CD" w14:textId="1A36D3F5" w:rsidR="003E09D4" w:rsidDel="00FD7EAF" w:rsidRDefault="003E09D4">
      <w:pPr>
        <w:pStyle w:val="TableofFigures"/>
        <w:tabs>
          <w:tab w:val="right" w:leader="dot" w:pos="9062"/>
        </w:tabs>
        <w:rPr>
          <w:del w:id="886" w:author="Huyen Tran Thu" w:date="2025-04-28T22:41:00Z" w16du:dateUtc="2025-04-28T15:41:00Z"/>
          <w:rFonts w:asciiTheme="minorHAnsi" w:eastAsiaTheme="minorEastAsia" w:hAnsiTheme="minorHAnsi" w:cstheme="minorBidi"/>
          <w:noProof/>
          <w:kern w:val="2"/>
          <w:sz w:val="22"/>
          <w:lang w:val="en-US"/>
          <w14:ligatures w14:val="standardContextual"/>
        </w:rPr>
      </w:pPr>
      <w:del w:id="887" w:author="Huyen Tran Thu" w:date="2025-04-28T22:41:00Z" w16du:dateUtc="2025-04-28T15:41:00Z">
        <w:r w:rsidRPr="00900F40" w:rsidDel="00FD7EAF">
          <w:rPr>
            <w:rStyle w:val="Hyperlink"/>
            <w:noProof/>
          </w:rPr>
          <w:delText>Bảng 1. 7</w:delText>
        </w:r>
        <w:r w:rsidRPr="00900F40" w:rsidDel="00FD7EAF">
          <w:rPr>
            <w:rStyle w:val="Hyperlink"/>
            <w:noProof/>
            <w:lang w:val="vi-VN"/>
          </w:rPr>
          <w:delText>: Ước tính CTR được xử lý tại các bãi chôn lấp khu vực nông thôn từ năm 1995-201</w:delText>
        </w:r>
        <w:r w:rsidRPr="00900F40" w:rsidDel="00FD7EAF">
          <w:rPr>
            <w:rStyle w:val="Hyperlink"/>
            <w:noProof/>
            <w:lang w:val="en-US"/>
          </w:rPr>
          <w:delText>8</w:delText>
        </w:r>
        <w:r w:rsidDel="00FD7EAF">
          <w:rPr>
            <w:noProof/>
            <w:webHidden/>
          </w:rPr>
          <w:tab/>
          <w:delText>12</w:delText>
        </w:r>
      </w:del>
    </w:p>
    <w:p w14:paraId="20CDA83D" w14:textId="34D1EFDC" w:rsidR="003E09D4" w:rsidDel="00FD7EAF" w:rsidRDefault="003E09D4">
      <w:pPr>
        <w:pStyle w:val="TableofFigures"/>
        <w:tabs>
          <w:tab w:val="right" w:leader="dot" w:pos="9062"/>
        </w:tabs>
        <w:rPr>
          <w:del w:id="888" w:author="Huyen Tran Thu" w:date="2025-04-28T22:41:00Z" w16du:dateUtc="2025-04-28T15:41:00Z"/>
          <w:rFonts w:asciiTheme="minorHAnsi" w:eastAsiaTheme="minorEastAsia" w:hAnsiTheme="minorHAnsi" w:cstheme="minorBidi"/>
          <w:noProof/>
          <w:kern w:val="2"/>
          <w:sz w:val="22"/>
          <w:lang w:val="en-US"/>
          <w14:ligatures w14:val="standardContextual"/>
        </w:rPr>
      </w:pPr>
      <w:del w:id="889" w:author="Huyen Tran Thu" w:date="2025-04-28T22:41:00Z" w16du:dateUtc="2025-04-28T15:41:00Z">
        <w:r w:rsidRPr="00900F40" w:rsidDel="00FD7EAF">
          <w:rPr>
            <w:rStyle w:val="Hyperlink"/>
            <w:noProof/>
          </w:rPr>
          <w:delText>Bảng 1. 8</w:delText>
        </w:r>
        <w:r w:rsidRPr="00900F40" w:rsidDel="00FD7EAF">
          <w:rPr>
            <w:rStyle w:val="Hyperlink"/>
            <w:noProof/>
            <w:lang w:val="vi-VN"/>
          </w:rPr>
          <w:delText>: Tổng lượng chất thải rắn</w:delText>
        </w:r>
        <w:r w:rsidRPr="00900F40" w:rsidDel="00FD7EAF">
          <w:rPr>
            <w:rStyle w:val="Hyperlink"/>
            <w:noProof/>
            <w:lang w:val="en-US"/>
          </w:rPr>
          <w:delText xml:space="preserve"> sinh hoạt nông thôn</w:delText>
        </w:r>
        <w:r w:rsidRPr="00900F40" w:rsidDel="00FD7EAF">
          <w:rPr>
            <w:rStyle w:val="Hyperlink"/>
            <w:noProof/>
            <w:lang w:val="vi-VN"/>
          </w:rPr>
          <w:delText xml:space="preserve"> </w:delText>
        </w:r>
        <w:r w:rsidRPr="00900F40" w:rsidDel="00FD7EAF">
          <w:rPr>
            <w:rStyle w:val="Hyperlink"/>
            <w:noProof/>
            <w:lang w:val="en-US"/>
          </w:rPr>
          <w:delText>theo các hình thức xử lý</w:delText>
        </w:r>
        <w:r w:rsidRPr="00900F40" w:rsidDel="00FD7EAF">
          <w:rPr>
            <w:rStyle w:val="Hyperlink"/>
            <w:noProof/>
            <w:lang w:val="vi-VN"/>
          </w:rPr>
          <w:delText xml:space="preserve"> giai đoạn 199</w:delText>
        </w:r>
        <w:r w:rsidRPr="00900F40" w:rsidDel="00FD7EAF">
          <w:rPr>
            <w:rStyle w:val="Hyperlink"/>
            <w:noProof/>
            <w:lang w:val="en-US"/>
          </w:rPr>
          <w:delText>0</w:delText>
        </w:r>
        <w:r w:rsidRPr="00900F40" w:rsidDel="00FD7EAF">
          <w:rPr>
            <w:rStyle w:val="Hyperlink"/>
            <w:noProof/>
            <w:lang w:val="vi-VN"/>
          </w:rPr>
          <w:delText>-20</w:delText>
        </w:r>
        <w:r w:rsidRPr="00900F40" w:rsidDel="00FD7EAF">
          <w:rPr>
            <w:rStyle w:val="Hyperlink"/>
            <w:noProof/>
            <w:lang w:val="en-US"/>
          </w:rPr>
          <w:delText>18</w:delText>
        </w:r>
        <w:r w:rsidDel="00FD7EAF">
          <w:rPr>
            <w:noProof/>
            <w:webHidden/>
          </w:rPr>
          <w:tab/>
          <w:delText>14</w:delText>
        </w:r>
      </w:del>
    </w:p>
    <w:p w14:paraId="0CBBF5BE" w14:textId="2633D6C1" w:rsidR="003E09D4" w:rsidDel="00FD7EAF" w:rsidRDefault="003E09D4">
      <w:pPr>
        <w:pStyle w:val="TableofFigures"/>
        <w:tabs>
          <w:tab w:val="right" w:leader="dot" w:pos="9062"/>
        </w:tabs>
        <w:rPr>
          <w:del w:id="890" w:author="Huyen Tran Thu" w:date="2025-04-28T22:41:00Z" w16du:dateUtc="2025-04-28T15:41:00Z"/>
          <w:rFonts w:asciiTheme="minorHAnsi" w:eastAsiaTheme="minorEastAsia" w:hAnsiTheme="minorHAnsi" w:cstheme="minorBidi"/>
          <w:noProof/>
          <w:kern w:val="2"/>
          <w:sz w:val="22"/>
          <w:lang w:val="en-US"/>
          <w14:ligatures w14:val="standardContextual"/>
        </w:rPr>
      </w:pPr>
      <w:del w:id="891" w:author="Huyen Tran Thu" w:date="2025-04-28T22:41:00Z" w16du:dateUtc="2025-04-28T15:41:00Z">
        <w:r w:rsidRPr="00900F40" w:rsidDel="00FD7EAF">
          <w:rPr>
            <w:rStyle w:val="Hyperlink"/>
            <w:noProof/>
          </w:rPr>
          <w:delText>Bảng 1. 9: Tổng lượng chất thải rắn sinh hoạt đô thị và nông thôn được chôn lấp</w:delText>
        </w:r>
        <w:r w:rsidDel="00FD7EAF">
          <w:rPr>
            <w:noProof/>
            <w:webHidden/>
          </w:rPr>
          <w:tab/>
          <w:delText>15</w:delText>
        </w:r>
      </w:del>
    </w:p>
    <w:p w14:paraId="21CF3BBD" w14:textId="1F603ADE" w:rsidR="003E09D4" w:rsidDel="00FD7EAF" w:rsidRDefault="003E09D4">
      <w:pPr>
        <w:pStyle w:val="TableofFigures"/>
        <w:tabs>
          <w:tab w:val="right" w:leader="dot" w:pos="9062"/>
        </w:tabs>
        <w:rPr>
          <w:del w:id="892" w:author="Huyen Tran Thu" w:date="2025-04-28T22:41:00Z" w16du:dateUtc="2025-04-28T15:41:00Z"/>
          <w:rFonts w:asciiTheme="minorHAnsi" w:eastAsiaTheme="minorEastAsia" w:hAnsiTheme="minorHAnsi" w:cstheme="minorBidi"/>
          <w:noProof/>
          <w:kern w:val="2"/>
          <w:sz w:val="22"/>
          <w:lang w:val="en-US"/>
          <w14:ligatures w14:val="standardContextual"/>
        </w:rPr>
      </w:pPr>
      <w:del w:id="893" w:author="Huyen Tran Thu" w:date="2025-04-28T22:41:00Z" w16du:dateUtc="2025-04-28T15:41:00Z">
        <w:r w:rsidRPr="00900F40" w:rsidDel="00FD7EAF">
          <w:rPr>
            <w:rStyle w:val="Hyperlink"/>
            <w:noProof/>
          </w:rPr>
          <w:delText>Bảng 1. 10: Ước tính tổng lượng chất thải rắn công nghiệp thông thường được xử lý bằng phương pháp chôn lấp</w:delText>
        </w:r>
        <w:r w:rsidDel="00FD7EAF">
          <w:rPr>
            <w:noProof/>
            <w:webHidden/>
          </w:rPr>
          <w:tab/>
          <w:delText>16</w:delText>
        </w:r>
      </w:del>
    </w:p>
    <w:p w14:paraId="2633809A" w14:textId="638193C0" w:rsidR="003E09D4" w:rsidDel="00FD7EAF" w:rsidRDefault="003E09D4">
      <w:pPr>
        <w:pStyle w:val="TableofFigures"/>
        <w:tabs>
          <w:tab w:val="right" w:leader="dot" w:pos="9062"/>
        </w:tabs>
        <w:rPr>
          <w:del w:id="894" w:author="Huyen Tran Thu" w:date="2025-04-28T22:41:00Z" w16du:dateUtc="2025-04-28T15:41:00Z"/>
          <w:rFonts w:asciiTheme="minorHAnsi" w:eastAsiaTheme="minorEastAsia" w:hAnsiTheme="minorHAnsi" w:cstheme="minorBidi"/>
          <w:noProof/>
          <w:kern w:val="2"/>
          <w:sz w:val="22"/>
          <w:lang w:val="en-US"/>
          <w14:ligatures w14:val="standardContextual"/>
        </w:rPr>
      </w:pPr>
      <w:del w:id="895" w:author="Huyen Tran Thu" w:date="2025-04-28T22:41:00Z" w16du:dateUtc="2025-04-28T15:41:00Z">
        <w:r w:rsidRPr="00900F40" w:rsidDel="00FD7EAF">
          <w:rPr>
            <w:rStyle w:val="Hyperlink"/>
            <w:noProof/>
          </w:rPr>
          <w:delText>Bảng 1. 11: Thành phần chất thải trung bình giai đoạn 1990-2010</w:delText>
        </w:r>
        <w:r w:rsidDel="00FD7EAF">
          <w:rPr>
            <w:noProof/>
            <w:webHidden/>
          </w:rPr>
          <w:tab/>
          <w:delText>17</w:delText>
        </w:r>
      </w:del>
    </w:p>
    <w:p w14:paraId="20D95D9A" w14:textId="06C0B70E" w:rsidR="003E09D4" w:rsidDel="00FD7EAF" w:rsidRDefault="003E09D4">
      <w:pPr>
        <w:pStyle w:val="TableofFigures"/>
        <w:tabs>
          <w:tab w:val="right" w:leader="dot" w:pos="9062"/>
        </w:tabs>
        <w:rPr>
          <w:del w:id="896" w:author="Huyen Tran Thu" w:date="2025-04-28T22:41:00Z" w16du:dateUtc="2025-04-28T15:41:00Z"/>
          <w:rFonts w:asciiTheme="minorHAnsi" w:eastAsiaTheme="minorEastAsia" w:hAnsiTheme="minorHAnsi" w:cstheme="minorBidi"/>
          <w:noProof/>
          <w:kern w:val="2"/>
          <w:sz w:val="22"/>
          <w:lang w:val="en-US"/>
          <w14:ligatures w14:val="standardContextual"/>
        </w:rPr>
      </w:pPr>
      <w:del w:id="897" w:author="Huyen Tran Thu" w:date="2025-04-28T22:41:00Z" w16du:dateUtc="2025-04-28T15:41:00Z">
        <w:r w:rsidRPr="00900F40" w:rsidDel="00FD7EAF">
          <w:rPr>
            <w:rStyle w:val="Hyperlink"/>
            <w:noProof/>
          </w:rPr>
          <w:delText>Bảng 1. 12: Thành phần chất thải trung bình giai đoạn 2011-2013</w:delText>
        </w:r>
        <w:r w:rsidDel="00FD7EAF">
          <w:rPr>
            <w:noProof/>
            <w:webHidden/>
          </w:rPr>
          <w:tab/>
          <w:delText>18</w:delText>
        </w:r>
      </w:del>
    </w:p>
    <w:p w14:paraId="4DE8A5A0" w14:textId="56A26040" w:rsidR="003E09D4" w:rsidDel="00FD7EAF" w:rsidRDefault="003E09D4">
      <w:pPr>
        <w:pStyle w:val="TableofFigures"/>
        <w:tabs>
          <w:tab w:val="right" w:leader="dot" w:pos="9062"/>
        </w:tabs>
        <w:rPr>
          <w:del w:id="898" w:author="Huyen Tran Thu" w:date="2025-04-28T22:41:00Z" w16du:dateUtc="2025-04-28T15:41:00Z"/>
          <w:rFonts w:asciiTheme="minorHAnsi" w:eastAsiaTheme="minorEastAsia" w:hAnsiTheme="minorHAnsi" w:cstheme="minorBidi"/>
          <w:noProof/>
          <w:kern w:val="2"/>
          <w:sz w:val="22"/>
          <w:lang w:val="en-US"/>
          <w14:ligatures w14:val="standardContextual"/>
        </w:rPr>
      </w:pPr>
      <w:del w:id="899" w:author="Huyen Tran Thu" w:date="2025-04-28T22:41:00Z" w16du:dateUtc="2025-04-28T15:41:00Z">
        <w:r w:rsidRPr="00900F40" w:rsidDel="00FD7EAF">
          <w:rPr>
            <w:rStyle w:val="Hyperlink"/>
            <w:noProof/>
          </w:rPr>
          <w:delText>Bảng 1. 13: Thành phần chất thải trung bình giai đoạn 2014-2018</w:delText>
        </w:r>
        <w:r w:rsidDel="00FD7EAF">
          <w:rPr>
            <w:noProof/>
            <w:webHidden/>
          </w:rPr>
          <w:tab/>
          <w:delText>18</w:delText>
        </w:r>
      </w:del>
    </w:p>
    <w:p w14:paraId="7126CC4E" w14:textId="23CE0006" w:rsidR="003E09D4" w:rsidDel="00FD7EAF" w:rsidRDefault="003E09D4">
      <w:pPr>
        <w:pStyle w:val="TableofFigures"/>
        <w:tabs>
          <w:tab w:val="right" w:leader="dot" w:pos="9062"/>
        </w:tabs>
        <w:rPr>
          <w:del w:id="900" w:author="Huyen Tran Thu" w:date="2025-04-28T22:41:00Z" w16du:dateUtc="2025-04-28T15:41:00Z"/>
          <w:rFonts w:asciiTheme="minorHAnsi" w:eastAsiaTheme="minorEastAsia" w:hAnsiTheme="minorHAnsi" w:cstheme="minorBidi"/>
          <w:noProof/>
          <w:kern w:val="2"/>
          <w:sz w:val="22"/>
          <w:lang w:val="en-US"/>
          <w14:ligatures w14:val="standardContextual"/>
        </w:rPr>
      </w:pPr>
      <w:del w:id="901" w:author="Huyen Tran Thu" w:date="2025-04-28T22:41:00Z" w16du:dateUtc="2025-04-28T15:41:00Z">
        <w:r w:rsidRPr="00900F40" w:rsidDel="00FD7EAF">
          <w:rPr>
            <w:rStyle w:val="Hyperlink"/>
            <w:noProof/>
          </w:rPr>
          <w:delText>Bảng 1. 14</w:delText>
        </w:r>
        <w:r w:rsidRPr="00900F40" w:rsidDel="00FD7EAF">
          <w:rPr>
            <w:rStyle w:val="Hyperlink"/>
            <w:noProof/>
            <w:lang w:val="vi-VN"/>
          </w:rPr>
          <w:delText xml:space="preserve">: </w:delText>
        </w:r>
        <w:r w:rsidRPr="00900F40" w:rsidDel="00FD7EAF">
          <w:rPr>
            <w:rStyle w:val="Hyperlink"/>
            <w:noProof/>
          </w:rPr>
          <w:delText>Tỷ lệ lượng chất thải rắn được xử lý tại các loại bãi chôn lấp</w:delText>
        </w:r>
        <w:r w:rsidDel="00FD7EAF">
          <w:rPr>
            <w:noProof/>
            <w:webHidden/>
          </w:rPr>
          <w:tab/>
          <w:delText>19</w:delText>
        </w:r>
      </w:del>
    </w:p>
    <w:p w14:paraId="7878BCBA" w14:textId="17F1735E" w:rsidR="003E09D4" w:rsidDel="00FD7EAF" w:rsidRDefault="003E09D4">
      <w:pPr>
        <w:pStyle w:val="TableofFigures"/>
        <w:tabs>
          <w:tab w:val="right" w:leader="dot" w:pos="9062"/>
        </w:tabs>
        <w:rPr>
          <w:del w:id="902" w:author="Huyen Tran Thu" w:date="2025-04-28T22:41:00Z" w16du:dateUtc="2025-04-28T15:41:00Z"/>
          <w:rFonts w:asciiTheme="minorHAnsi" w:eastAsiaTheme="minorEastAsia" w:hAnsiTheme="minorHAnsi" w:cstheme="minorBidi"/>
          <w:noProof/>
          <w:kern w:val="2"/>
          <w:sz w:val="22"/>
          <w:lang w:val="en-US"/>
          <w14:ligatures w14:val="standardContextual"/>
        </w:rPr>
      </w:pPr>
      <w:del w:id="903" w:author="Huyen Tran Thu" w:date="2025-04-28T22:41:00Z" w16du:dateUtc="2025-04-28T15:41:00Z">
        <w:r w:rsidRPr="00900F40" w:rsidDel="00FD7EAF">
          <w:rPr>
            <w:rStyle w:val="Hyperlink"/>
            <w:noProof/>
          </w:rPr>
          <w:delText>Bảng 1. 15: Giá trị DOC</w:delText>
        </w:r>
        <w:r w:rsidRPr="00900F40" w:rsidDel="00FD7EAF">
          <w:rPr>
            <w:rStyle w:val="Hyperlink"/>
            <w:noProof/>
            <w:vertAlign w:val="subscript"/>
          </w:rPr>
          <w:delText>i</w:delText>
        </w:r>
        <w:r w:rsidRPr="00900F40" w:rsidDel="00FD7EAF">
          <w:rPr>
            <w:rStyle w:val="Hyperlink"/>
            <w:noProof/>
          </w:rPr>
          <w:delText xml:space="preserve"> theo từng loại chất thải</w:delText>
        </w:r>
        <w:r w:rsidDel="00FD7EAF">
          <w:rPr>
            <w:noProof/>
            <w:webHidden/>
          </w:rPr>
          <w:tab/>
          <w:delText>20</w:delText>
        </w:r>
      </w:del>
    </w:p>
    <w:p w14:paraId="4AED1718" w14:textId="271337BB" w:rsidR="003E09D4" w:rsidDel="00FD7EAF" w:rsidRDefault="003E09D4">
      <w:pPr>
        <w:pStyle w:val="TableofFigures"/>
        <w:tabs>
          <w:tab w:val="right" w:leader="dot" w:pos="9062"/>
        </w:tabs>
        <w:rPr>
          <w:del w:id="904" w:author="Huyen Tran Thu" w:date="2025-04-28T22:41:00Z" w16du:dateUtc="2025-04-28T15:41:00Z"/>
          <w:rFonts w:asciiTheme="minorHAnsi" w:eastAsiaTheme="minorEastAsia" w:hAnsiTheme="minorHAnsi" w:cstheme="minorBidi"/>
          <w:noProof/>
          <w:kern w:val="2"/>
          <w:sz w:val="22"/>
          <w:lang w:val="en-US"/>
          <w14:ligatures w14:val="standardContextual"/>
        </w:rPr>
      </w:pPr>
      <w:del w:id="905" w:author="Huyen Tran Thu" w:date="2025-04-28T22:41:00Z" w16du:dateUtc="2025-04-28T15:41:00Z">
        <w:r w:rsidRPr="00900F40" w:rsidDel="00FD7EAF">
          <w:rPr>
            <w:rStyle w:val="Hyperlink"/>
            <w:noProof/>
          </w:rPr>
          <w:delText>Bảng 1. 16: Tổng lượng chất thải rắn sinh hoạt được xử lý sinh học</w:delText>
        </w:r>
        <w:r w:rsidDel="00FD7EAF">
          <w:rPr>
            <w:noProof/>
            <w:webHidden/>
          </w:rPr>
          <w:tab/>
          <w:delText>24</w:delText>
        </w:r>
      </w:del>
    </w:p>
    <w:p w14:paraId="049BC060" w14:textId="59B7A284" w:rsidR="003E09D4" w:rsidDel="00FD7EAF" w:rsidRDefault="003E09D4">
      <w:pPr>
        <w:pStyle w:val="TableofFigures"/>
        <w:tabs>
          <w:tab w:val="right" w:leader="dot" w:pos="9062"/>
        </w:tabs>
        <w:rPr>
          <w:del w:id="906" w:author="Huyen Tran Thu" w:date="2025-04-28T22:41:00Z" w16du:dateUtc="2025-04-28T15:41:00Z"/>
          <w:rFonts w:asciiTheme="minorHAnsi" w:eastAsiaTheme="minorEastAsia" w:hAnsiTheme="minorHAnsi" w:cstheme="minorBidi"/>
          <w:noProof/>
          <w:kern w:val="2"/>
          <w:sz w:val="22"/>
          <w:lang w:val="en-US"/>
          <w14:ligatures w14:val="standardContextual"/>
        </w:rPr>
      </w:pPr>
      <w:del w:id="907" w:author="Huyen Tran Thu" w:date="2025-04-28T22:41:00Z" w16du:dateUtc="2025-04-28T15:41:00Z">
        <w:r w:rsidRPr="00900F40" w:rsidDel="00FD7EAF">
          <w:rPr>
            <w:rStyle w:val="Hyperlink"/>
            <w:noProof/>
          </w:rPr>
          <w:delText>Bảng 1. 17: Tổng lượng chất thải rắn sinh hoạt được thiêu đốt</w:delText>
        </w:r>
        <w:r w:rsidDel="00FD7EAF">
          <w:rPr>
            <w:noProof/>
            <w:webHidden/>
          </w:rPr>
          <w:tab/>
          <w:delText>29</w:delText>
        </w:r>
      </w:del>
    </w:p>
    <w:p w14:paraId="662FCF61" w14:textId="585B661D" w:rsidR="003E09D4" w:rsidDel="00FD7EAF" w:rsidRDefault="003E09D4">
      <w:pPr>
        <w:pStyle w:val="TableofFigures"/>
        <w:tabs>
          <w:tab w:val="right" w:leader="dot" w:pos="9062"/>
        </w:tabs>
        <w:rPr>
          <w:del w:id="908" w:author="Huyen Tran Thu" w:date="2025-04-28T22:41:00Z" w16du:dateUtc="2025-04-28T15:41:00Z"/>
          <w:rFonts w:asciiTheme="minorHAnsi" w:eastAsiaTheme="minorEastAsia" w:hAnsiTheme="minorHAnsi" w:cstheme="minorBidi"/>
          <w:noProof/>
          <w:kern w:val="2"/>
          <w:sz w:val="22"/>
          <w:lang w:val="en-US"/>
          <w14:ligatures w14:val="standardContextual"/>
        </w:rPr>
      </w:pPr>
      <w:del w:id="909" w:author="Huyen Tran Thu" w:date="2025-04-28T22:41:00Z" w16du:dateUtc="2025-04-28T15:41:00Z">
        <w:r w:rsidRPr="00900F40" w:rsidDel="00FD7EAF">
          <w:rPr>
            <w:rStyle w:val="Hyperlink"/>
            <w:noProof/>
          </w:rPr>
          <w:delText>Bảng 1. 18:</w:delText>
        </w:r>
        <w:r w:rsidDel="00FD7EAF">
          <w:rPr>
            <w:noProof/>
            <w:webHidden/>
          </w:rPr>
          <w:tab/>
          <w:delText>30</w:delText>
        </w:r>
      </w:del>
    </w:p>
    <w:p w14:paraId="5333B865" w14:textId="695FFBA5" w:rsidR="003E09D4" w:rsidDel="00FD7EAF" w:rsidRDefault="003E09D4">
      <w:pPr>
        <w:pStyle w:val="TableofFigures"/>
        <w:tabs>
          <w:tab w:val="right" w:leader="dot" w:pos="9062"/>
        </w:tabs>
        <w:rPr>
          <w:del w:id="910" w:author="Huyen Tran Thu" w:date="2025-04-28T22:41:00Z" w16du:dateUtc="2025-04-28T15:41:00Z"/>
          <w:rFonts w:asciiTheme="minorHAnsi" w:eastAsiaTheme="minorEastAsia" w:hAnsiTheme="minorHAnsi" w:cstheme="minorBidi"/>
          <w:noProof/>
          <w:kern w:val="2"/>
          <w:sz w:val="22"/>
          <w:lang w:val="en-US"/>
          <w14:ligatures w14:val="standardContextual"/>
        </w:rPr>
      </w:pPr>
      <w:del w:id="911" w:author="Huyen Tran Thu" w:date="2025-04-28T22:41:00Z" w16du:dateUtc="2025-04-28T15:41:00Z">
        <w:r w:rsidRPr="00900F40" w:rsidDel="00FD7EAF">
          <w:rPr>
            <w:rStyle w:val="Hyperlink"/>
            <w:noProof/>
          </w:rPr>
          <w:delText>Bảng 1. 18: Tổng chất thải rắn sinh hoạt được thiêu đốt năm 2018</w:delText>
        </w:r>
        <w:r w:rsidDel="00FD7EAF">
          <w:rPr>
            <w:noProof/>
            <w:webHidden/>
          </w:rPr>
          <w:tab/>
          <w:delText>30</w:delText>
        </w:r>
      </w:del>
    </w:p>
    <w:p w14:paraId="0235D3B6" w14:textId="188D17E5" w:rsidR="003E09D4" w:rsidDel="00FD7EAF" w:rsidRDefault="003E09D4">
      <w:pPr>
        <w:pStyle w:val="TableofFigures"/>
        <w:tabs>
          <w:tab w:val="right" w:leader="dot" w:pos="9062"/>
        </w:tabs>
        <w:rPr>
          <w:del w:id="912" w:author="Huyen Tran Thu" w:date="2025-04-28T22:41:00Z" w16du:dateUtc="2025-04-28T15:41:00Z"/>
          <w:rFonts w:asciiTheme="minorHAnsi" w:eastAsiaTheme="minorEastAsia" w:hAnsiTheme="minorHAnsi" w:cstheme="minorBidi"/>
          <w:noProof/>
          <w:kern w:val="2"/>
          <w:sz w:val="22"/>
          <w:lang w:val="en-US"/>
          <w14:ligatures w14:val="standardContextual"/>
        </w:rPr>
      </w:pPr>
      <w:del w:id="913" w:author="Huyen Tran Thu" w:date="2025-04-28T22:41:00Z" w16du:dateUtc="2025-04-28T15:41:00Z">
        <w:r w:rsidRPr="00900F40" w:rsidDel="00FD7EAF">
          <w:rPr>
            <w:rStyle w:val="Hyperlink"/>
            <w:noProof/>
          </w:rPr>
          <w:delText>Bảng 1. 19: Tổng lượng chất thải rắn nguy hại được thiêu đốt</w:delText>
        </w:r>
        <w:r w:rsidDel="00FD7EAF">
          <w:rPr>
            <w:noProof/>
            <w:webHidden/>
          </w:rPr>
          <w:tab/>
          <w:delText>31</w:delText>
        </w:r>
      </w:del>
    </w:p>
    <w:p w14:paraId="66079880" w14:textId="22A74E17" w:rsidR="003E09D4" w:rsidDel="00FD7EAF" w:rsidRDefault="003E09D4">
      <w:pPr>
        <w:pStyle w:val="TableofFigures"/>
        <w:tabs>
          <w:tab w:val="right" w:leader="dot" w:pos="9062"/>
        </w:tabs>
        <w:rPr>
          <w:del w:id="914" w:author="Huyen Tran Thu" w:date="2025-04-28T22:41:00Z" w16du:dateUtc="2025-04-28T15:41:00Z"/>
          <w:rFonts w:asciiTheme="minorHAnsi" w:eastAsiaTheme="minorEastAsia" w:hAnsiTheme="minorHAnsi" w:cstheme="minorBidi"/>
          <w:noProof/>
          <w:kern w:val="2"/>
          <w:sz w:val="22"/>
          <w:lang w:val="en-US"/>
          <w14:ligatures w14:val="standardContextual"/>
        </w:rPr>
      </w:pPr>
      <w:del w:id="915" w:author="Huyen Tran Thu" w:date="2025-04-28T22:41:00Z" w16du:dateUtc="2025-04-28T15:41:00Z">
        <w:r w:rsidRPr="00900F40" w:rsidDel="00FD7EAF">
          <w:rPr>
            <w:rStyle w:val="Hyperlink"/>
            <w:noProof/>
          </w:rPr>
          <w:delText>Bảng 1. 20: Tổng lượng chất thải rắn sinh hoạt được đốt lộ thiên tại thành thị và nông thôn</w:delText>
        </w:r>
        <w:r w:rsidDel="00FD7EAF">
          <w:rPr>
            <w:noProof/>
            <w:webHidden/>
          </w:rPr>
          <w:tab/>
          <w:delText>31</w:delText>
        </w:r>
      </w:del>
    </w:p>
    <w:p w14:paraId="4C7246DC" w14:textId="536761DC" w:rsidR="003E09D4" w:rsidDel="00FD7EAF" w:rsidRDefault="003E09D4">
      <w:pPr>
        <w:pStyle w:val="TableofFigures"/>
        <w:tabs>
          <w:tab w:val="right" w:leader="dot" w:pos="9062"/>
        </w:tabs>
        <w:rPr>
          <w:del w:id="916" w:author="Huyen Tran Thu" w:date="2025-04-28T22:41:00Z" w16du:dateUtc="2025-04-28T15:41:00Z"/>
          <w:rFonts w:asciiTheme="minorHAnsi" w:eastAsiaTheme="minorEastAsia" w:hAnsiTheme="minorHAnsi" w:cstheme="minorBidi"/>
          <w:noProof/>
          <w:kern w:val="2"/>
          <w:sz w:val="22"/>
          <w:lang w:val="en-US"/>
          <w14:ligatures w14:val="standardContextual"/>
        </w:rPr>
      </w:pPr>
      <w:del w:id="917" w:author="Huyen Tran Thu" w:date="2025-04-28T22:41:00Z" w16du:dateUtc="2025-04-28T15:41:00Z">
        <w:r w:rsidRPr="00900F40" w:rsidDel="00FD7EAF">
          <w:rPr>
            <w:rStyle w:val="Hyperlink"/>
            <w:noProof/>
          </w:rPr>
          <w:delText>Bảng 1. 21: Hàm lượng khô theo thành phần chất thải rắn</w:delText>
        </w:r>
        <w:r w:rsidDel="00FD7EAF">
          <w:rPr>
            <w:noProof/>
            <w:webHidden/>
          </w:rPr>
          <w:tab/>
          <w:delText>32</w:delText>
        </w:r>
      </w:del>
    </w:p>
    <w:p w14:paraId="57154707" w14:textId="7F89CF91" w:rsidR="003E09D4" w:rsidDel="00FD7EAF" w:rsidRDefault="003E09D4">
      <w:pPr>
        <w:pStyle w:val="TableofFigures"/>
        <w:tabs>
          <w:tab w:val="right" w:leader="dot" w:pos="9062"/>
        </w:tabs>
        <w:rPr>
          <w:del w:id="918" w:author="Huyen Tran Thu" w:date="2025-04-28T22:41:00Z" w16du:dateUtc="2025-04-28T15:41:00Z"/>
          <w:rFonts w:asciiTheme="minorHAnsi" w:eastAsiaTheme="minorEastAsia" w:hAnsiTheme="minorHAnsi" w:cstheme="minorBidi"/>
          <w:noProof/>
          <w:kern w:val="2"/>
          <w:sz w:val="22"/>
          <w:lang w:val="en-US"/>
          <w14:ligatures w14:val="standardContextual"/>
        </w:rPr>
      </w:pPr>
      <w:del w:id="919" w:author="Huyen Tran Thu" w:date="2025-04-28T22:41:00Z" w16du:dateUtc="2025-04-28T15:41:00Z">
        <w:r w:rsidRPr="00900F40" w:rsidDel="00FD7EAF">
          <w:rPr>
            <w:rStyle w:val="Hyperlink"/>
            <w:noProof/>
          </w:rPr>
          <w:delText>Bảng 1. 22: Tỷ lệ hàm lượng các-bon trong chất thải khô</w:delText>
        </w:r>
        <w:r w:rsidDel="00FD7EAF">
          <w:rPr>
            <w:noProof/>
            <w:webHidden/>
          </w:rPr>
          <w:tab/>
          <w:delText>32</w:delText>
        </w:r>
      </w:del>
    </w:p>
    <w:p w14:paraId="6652C0F7" w14:textId="4AC5CF8B" w:rsidR="003E09D4" w:rsidDel="00FD7EAF" w:rsidRDefault="003E09D4">
      <w:pPr>
        <w:pStyle w:val="TableofFigures"/>
        <w:tabs>
          <w:tab w:val="right" w:leader="dot" w:pos="9062"/>
        </w:tabs>
        <w:rPr>
          <w:del w:id="920" w:author="Huyen Tran Thu" w:date="2025-04-28T22:41:00Z" w16du:dateUtc="2025-04-28T15:41:00Z"/>
          <w:rFonts w:asciiTheme="minorHAnsi" w:eastAsiaTheme="minorEastAsia" w:hAnsiTheme="minorHAnsi" w:cstheme="minorBidi"/>
          <w:noProof/>
          <w:kern w:val="2"/>
          <w:sz w:val="22"/>
          <w:lang w:val="en-US"/>
          <w14:ligatures w14:val="standardContextual"/>
        </w:rPr>
      </w:pPr>
      <w:del w:id="921" w:author="Huyen Tran Thu" w:date="2025-04-28T22:41:00Z" w16du:dateUtc="2025-04-28T15:41:00Z">
        <w:r w:rsidRPr="00900F40" w:rsidDel="00FD7EAF">
          <w:rPr>
            <w:rStyle w:val="Hyperlink"/>
            <w:noProof/>
          </w:rPr>
          <w:delText xml:space="preserve">Bảng 1. 23: </w:delText>
        </w:r>
        <w:r w:rsidRPr="00900F40" w:rsidDel="00FD7EAF">
          <w:rPr>
            <w:rStyle w:val="Hyperlink"/>
            <w:noProof/>
            <w:lang w:val="en-US"/>
          </w:rPr>
          <w:delText>Tỷ lệ các-bon hóa thạch trong tổng số các-bon</w:delText>
        </w:r>
        <w:r w:rsidDel="00FD7EAF">
          <w:rPr>
            <w:noProof/>
            <w:webHidden/>
          </w:rPr>
          <w:tab/>
          <w:delText>33</w:delText>
        </w:r>
      </w:del>
    </w:p>
    <w:p w14:paraId="0FC1B360" w14:textId="292F3514" w:rsidR="003E09D4" w:rsidDel="00FD7EAF" w:rsidRDefault="003E09D4">
      <w:pPr>
        <w:pStyle w:val="TableofFigures"/>
        <w:tabs>
          <w:tab w:val="right" w:leader="dot" w:pos="9062"/>
        </w:tabs>
        <w:rPr>
          <w:del w:id="922" w:author="Huyen Tran Thu" w:date="2025-04-28T22:41:00Z" w16du:dateUtc="2025-04-28T15:41:00Z"/>
          <w:rFonts w:asciiTheme="minorHAnsi" w:eastAsiaTheme="minorEastAsia" w:hAnsiTheme="minorHAnsi" w:cstheme="minorBidi"/>
          <w:noProof/>
          <w:kern w:val="2"/>
          <w:sz w:val="22"/>
          <w:lang w:val="en-US"/>
          <w14:ligatures w14:val="standardContextual"/>
        </w:rPr>
      </w:pPr>
      <w:del w:id="923" w:author="Huyen Tran Thu" w:date="2025-04-28T22:41:00Z" w16du:dateUtc="2025-04-28T15:41:00Z">
        <w:r w:rsidRPr="00900F40" w:rsidDel="00FD7EAF">
          <w:rPr>
            <w:rStyle w:val="Hyperlink"/>
            <w:noProof/>
          </w:rPr>
          <w:delText>Bảng 1. 24: Phát thải khí nhà kính từ quá trình thiêu đốt chất thải</w:delText>
        </w:r>
        <w:r w:rsidDel="00FD7EAF">
          <w:rPr>
            <w:noProof/>
            <w:webHidden/>
          </w:rPr>
          <w:tab/>
          <w:delText>34</w:delText>
        </w:r>
      </w:del>
    </w:p>
    <w:p w14:paraId="150B3614" w14:textId="1A84C082" w:rsidR="003E09D4" w:rsidDel="00FD7EAF" w:rsidRDefault="003E09D4">
      <w:pPr>
        <w:pStyle w:val="TableofFigures"/>
        <w:tabs>
          <w:tab w:val="right" w:leader="dot" w:pos="9062"/>
        </w:tabs>
        <w:rPr>
          <w:del w:id="924" w:author="Huyen Tran Thu" w:date="2025-04-28T22:41:00Z" w16du:dateUtc="2025-04-28T15:41:00Z"/>
          <w:rFonts w:asciiTheme="minorHAnsi" w:eastAsiaTheme="minorEastAsia" w:hAnsiTheme="minorHAnsi" w:cstheme="minorBidi"/>
          <w:noProof/>
          <w:kern w:val="2"/>
          <w:sz w:val="22"/>
          <w:lang w:val="en-US"/>
          <w14:ligatures w14:val="standardContextual"/>
        </w:rPr>
      </w:pPr>
      <w:del w:id="925" w:author="Huyen Tran Thu" w:date="2025-04-28T22:41:00Z" w16du:dateUtc="2025-04-28T15:41:00Z">
        <w:r w:rsidRPr="00900F40" w:rsidDel="00FD7EAF">
          <w:rPr>
            <w:rStyle w:val="Hyperlink"/>
            <w:noProof/>
          </w:rPr>
          <w:delText>Bảng 1. 25: Kết quả phát thải khí nhà kính từ quá trình đốt lộ thiên chất thải</w:delText>
        </w:r>
        <w:r w:rsidDel="00FD7EAF">
          <w:rPr>
            <w:noProof/>
            <w:webHidden/>
          </w:rPr>
          <w:tab/>
          <w:delText>34</w:delText>
        </w:r>
      </w:del>
    </w:p>
    <w:p w14:paraId="6A266CB0" w14:textId="793BAD1E" w:rsidR="003E09D4" w:rsidDel="00FD7EAF" w:rsidRDefault="003E09D4">
      <w:pPr>
        <w:pStyle w:val="TableofFigures"/>
        <w:tabs>
          <w:tab w:val="right" w:leader="dot" w:pos="9062"/>
        </w:tabs>
        <w:rPr>
          <w:del w:id="926" w:author="Huyen Tran Thu" w:date="2025-04-28T22:41:00Z" w16du:dateUtc="2025-04-28T15:41:00Z"/>
          <w:rFonts w:asciiTheme="minorHAnsi" w:eastAsiaTheme="minorEastAsia" w:hAnsiTheme="minorHAnsi" w:cstheme="minorBidi"/>
          <w:noProof/>
          <w:kern w:val="2"/>
          <w:sz w:val="22"/>
          <w:lang w:val="en-US"/>
          <w14:ligatures w14:val="standardContextual"/>
        </w:rPr>
      </w:pPr>
      <w:del w:id="927" w:author="Huyen Tran Thu" w:date="2025-04-28T22:41:00Z" w16du:dateUtc="2025-04-28T15:41:00Z">
        <w:r w:rsidRPr="00900F40" w:rsidDel="00FD7EAF">
          <w:rPr>
            <w:rStyle w:val="Hyperlink"/>
            <w:noProof/>
          </w:rPr>
          <w:delText>Bảng 1. 26</w:delText>
        </w:r>
        <w:r w:rsidRPr="00900F40" w:rsidDel="00FD7EAF">
          <w:rPr>
            <w:rStyle w:val="Hyperlink"/>
            <w:noProof/>
            <w:lang w:val="vi-VN"/>
          </w:rPr>
          <w:delText>: Sản phẩm của các ngành công nghiệp quan trọng trong năm 20</w:delText>
        </w:r>
        <w:r w:rsidRPr="00900F40" w:rsidDel="00FD7EAF">
          <w:rPr>
            <w:rStyle w:val="Hyperlink"/>
            <w:noProof/>
            <w:lang w:val="en-US"/>
          </w:rPr>
          <w:delText>18</w:delText>
        </w:r>
        <w:r w:rsidDel="00FD7EAF">
          <w:rPr>
            <w:noProof/>
            <w:webHidden/>
          </w:rPr>
          <w:tab/>
          <w:delText>50</w:delText>
        </w:r>
      </w:del>
    </w:p>
    <w:p w14:paraId="5F248A75" w14:textId="2ED937BF" w:rsidR="003E09D4" w:rsidDel="00FD7EAF" w:rsidRDefault="003E09D4">
      <w:pPr>
        <w:pStyle w:val="TableofFigures"/>
        <w:tabs>
          <w:tab w:val="right" w:leader="dot" w:pos="9062"/>
        </w:tabs>
        <w:rPr>
          <w:del w:id="928" w:author="Huyen Tran Thu" w:date="2025-04-28T22:41:00Z" w16du:dateUtc="2025-04-28T15:41:00Z"/>
          <w:rFonts w:asciiTheme="minorHAnsi" w:eastAsiaTheme="minorEastAsia" w:hAnsiTheme="minorHAnsi" w:cstheme="minorBidi"/>
          <w:noProof/>
          <w:kern w:val="2"/>
          <w:sz w:val="22"/>
          <w:lang w:val="en-US"/>
          <w14:ligatures w14:val="standardContextual"/>
        </w:rPr>
      </w:pPr>
      <w:del w:id="929" w:author="Huyen Tran Thu" w:date="2025-04-28T22:41:00Z" w16du:dateUtc="2025-04-28T15:41:00Z">
        <w:r w:rsidRPr="00900F40" w:rsidDel="00FD7EAF">
          <w:rPr>
            <w:rStyle w:val="Hyperlink"/>
            <w:noProof/>
          </w:rPr>
          <w:delText>Bảng 1. 27</w:delText>
        </w:r>
        <w:r w:rsidRPr="00900F40" w:rsidDel="00FD7EAF">
          <w:rPr>
            <w:rStyle w:val="Hyperlink"/>
            <w:noProof/>
            <w:lang w:val="vi-VN"/>
          </w:rPr>
          <w:delText>: Nước thải tính trên sản lượng một số ngành công nghiệp quan trọng</w:delText>
        </w:r>
        <w:r w:rsidDel="00FD7EAF">
          <w:rPr>
            <w:noProof/>
            <w:webHidden/>
          </w:rPr>
          <w:tab/>
          <w:delText>50</w:delText>
        </w:r>
      </w:del>
    </w:p>
    <w:p w14:paraId="17E08146" w14:textId="545903D0" w:rsidR="003E09D4" w:rsidDel="00FD7EAF" w:rsidRDefault="003E09D4">
      <w:pPr>
        <w:pStyle w:val="TableofFigures"/>
        <w:tabs>
          <w:tab w:val="right" w:leader="dot" w:pos="9062"/>
        </w:tabs>
        <w:rPr>
          <w:del w:id="930" w:author="Huyen Tran Thu" w:date="2025-04-28T22:41:00Z" w16du:dateUtc="2025-04-28T15:41:00Z"/>
          <w:rFonts w:asciiTheme="minorHAnsi" w:eastAsiaTheme="minorEastAsia" w:hAnsiTheme="minorHAnsi" w:cstheme="minorBidi"/>
          <w:noProof/>
          <w:kern w:val="2"/>
          <w:sz w:val="22"/>
          <w:lang w:val="en-US"/>
          <w14:ligatures w14:val="standardContextual"/>
        </w:rPr>
      </w:pPr>
      <w:del w:id="931" w:author="Huyen Tran Thu" w:date="2025-04-28T22:41:00Z" w16du:dateUtc="2025-04-28T15:41:00Z">
        <w:r w:rsidRPr="00900F40" w:rsidDel="00FD7EAF">
          <w:rPr>
            <w:rStyle w:val="Hyperlink"/>
            <w:noProof/>
          </w:rPr>
          <w:delText>Bảng 1. 28</w:delText>
        </w:r>
        <w:r w:rsidRPr="00900F40" w:rsidDel="00FD7EAF">
          <w:rPr>
            <w:rStyle w:val="Hyperlink"/>
            <w:noProof/>
            <w:lang w:val="vi-VN"/>
          </w:rPr>
          <w:delText>: Nồng độ COD (nhu cầu oxy hóa học) trong nước thải của một số ngành CN</w:delText>
        </w:r>
        <w:r w:rsidDel="00FD7EAF">
          <w:rPr>
            <w:noProof/>
            <w:webHidden/>
          </w:rPr>
          <w:tab/>
          <w:delText>51</w:delText>
        </w:r>
      </w:del>
    </w:p>
    <w:p w14:paraId="1ACC1AF2" w14:textId="58C474C3" w:rsidR="003E09D4" w:rsidDel="00FD7EAF" w:rsidRDefault="003E09D4">
      <w:pPr>
        <w:pStyle w:val="TableofFigures"/>
        <w:tabs>
          <w:tab w:val="right" w:leader="dot" w:pos="9062"/>
        </w:tabs>
        <w:rPr>
          <w:del w:id="932" w:author="Huyen Tran Thu" w:date="2025-04-28T22:41:00Z" w16du:dateUtc="2025-04-28T15:41:00Z"/>
          <w:rFonts w:asciiTheme="minorHAnsi" w:eastAsiaTheme="minorEastAsia" w:hAnsiTheme="minorHAnsi" w:cstheme="minorBidi"/>
          <w:noProof/>
          <w:kern w:val="2"/>
          <w:sz w:val="22"/>
          <w:lang w:val="en-US"/>
          <w14:ligatures w14:val="standardContextual"/>
        </w:rPr>
      </w:pPr>
      <w:del w:id="933" w:author="Huyen Tran Thu" w:date="2025-04-28T22:41:00Z" w16du:dateUtc="2025-04-28T15:41:00Z">
        <w:r w:rsidRPr="00900F40" w:rsidDel="00FD7EAF">
          <w:rPr>
            <w:rStyle w:val="Hyperlink"/>
            <w:noProof/>
          </w:rPr>
          <w:delText>Bảng 1. 29</w:delText>
        </w:r>
        <w:r w:rsidRPr="00900F40" w:rsidDel="00FD7EAF">
          <w:rPr>
            <w:rStyle w:val="Hyperlink"/>
            <w:noProof/>
            <w:lang w:val="vi-VN"/>
          </w:rPr>
          <w:delText>: Kết quả phát thải khí nhà kính từ quá trình Xử lý và xả thải nước thải sinh hoạt</w:delText>
        </w:r>
        <w:r w:rsidDel="00FD7EAF">
          <w:rPr>
            <w:noProof/>
            <w:webHidden/>
          </w:rPr>
          <w:tab/>
          <w:delText>55</w:delText>
        </w:r>
      </w:del>
    </w:p>
    <w:p w14:paraId="23327874" w14:textId="7500DAC3" w:rsidR="003E09D4" w:rsidDel="00FD7EAF" w:rsidRDefault="003E09D4">
      <w:pPr>
        <w:pStyle w:val="TableofFigures"/>
        <w:tabs>
          <w:tab w:val="right" w:leader="dot" w:pos="9062"/>
        </w:tabs>
        <w:rPr>
          <w:del w:id="934" w:author="Huyen Tran Thu" w:date="2025-04-28T22:41:00Z" w16du:dateUtc="2025-04-28T15:41:00Z"/>
          <w:rFonts w:asciiTheme="minorHAnsi" w:eastAsiaTheme="minorEastAsia" w:hAnsiTheme="minorHAnsi" w:cstheme="minorBidi"/>
          <w:noProof/>
          <w:kern w:val="2"/>
          <w:sz w:val="22"/>
          <w:lang w:val="en-US"/>
          <w14:ligatures w14:val="standardContextual"/>
        </w:rPr>
      </w:pPr>
      <w:del w:id="935" w:author="Huyen Tran Thu" w:date="2025-04-28T22:41:00Z" w16du:dateUtc="2025-04-28T15:41:00Z">
        <w:r w:rsidRPr="00900F40" w:rsidDel="00FD7EAF">
          <w:rPr>
            <w:rStyle w:val="Hyperlink"/>
            <w:noProof/>
          </w:rPr>
          <w:delText>Bảng 1. 30</w:delText>
        </w:r>
        <w:r w:rsidRPr="00900F40" w:rsidDel="00FD7EAF">
          <w:rPr>
            <w:rStyle w:val="Hyperlink"/>
            <w:noProof/>
            <w:lang w:val="vi-VN"/>
          </w:rPr>
          <w:delText>: Kết quả phát thải khí nhà kính từ quá trình Xử lý và xả thải nước thải công nghiệp</w:delText>
        </w:r>
        <w:r w:rsidDel="00FD7EAF">
          <w:rPr>
            <w:noProof/>
            <w:webHidden/>
          </w:rPr>
          <w:tab/>
          <w:delText>55</w:delText>
        </w:r>
      </w:del>
    </w:p>
    <w:p w14:paraId="141CDAFF" w14:textId="3CD56DF7" w:rsidR="003E09D4" w:rsidDel="00FD7EAF" w:rsidRDefault="003E09D4">
      <w:pPr>
        <w:pStyle w:val="TableofFigures"/>
        <w:tabs>
          <w:tab w:val="right" w:leader="dot" w:pos="9062"/>
        </w:tabs>
        <w:rPr>
          <w:del w:id="936" w:author="Huyen Tran Thu" w:date="2025-04-28T22:41:00Z" w16du:dateUtc="2025-04-28T15:41:00Z"/>
          <w:noProof/>
        </w:rPr>
      </w:pPr>
    </w:p>
    <w:p w14:paraId="4989850E" w14:textId="4B1D7628" w:rsidR="007A3D0C" w:rsidDel="00FD7EAF" w:rsidRDefault="007A3D0C">
      <w:pPr>
        <w:pStyle w:val="TableofFigures"/>
        <w:tabs>
          <w:tab w:val="right" w:leader="dot" w:pos="9062"/>
        </w:tabs>
        <w:rPr>
          <w:del w:id="937" w:author="Huyen Tran Thu" w:date="2025-04-28T22:41:00Z" w16du:dateUtc="2025-04-28T15:41:00Z"/>
          <w:rFonts w:asciiTheme="minorHAnsi" w:eastAsiaTheme="minorEastAsia" w:hAnsiTheme="minorHAnsi" w:cstheme="minorBidi"/>
          <w:noProof/>
          <w:sz w:val="22"/>
          <w:lang w:val="en-US"/>
        </w:rPr>
      </w:pPr>
      <w:del w:id="938" w:author="Huyen Tran Thu" w:date="2025-04-28T22:41:00Z" w16du:dateUtc="2025-04-28T15:41:00Z">
        <w:r w:rsidRPr="003E09D4" w:rsidDel="00FD7EAF">
          <w:rPr>
            <w:rStyle w:val="Hyperlink"/>
            <w:noProof/>
          </w:rPr>
          <w:delText>Bảng 1. 1: Phát thải KNK lĩnh vực chất thải năm 2018</w:delText>
        </w:r>
        <w:r w:rsidDel="00FD7EAF">
          <w:rPr>
            <w:noProof/>
            <w:webHidden/>
          </w:rPr>
          <w:tab/>
          <w:delText>1</w:delText>
        </w:r>
      </w:del>
    </w:p>
    <w:p w14:paraId="3BC23491" w14:textId="2EF4B5B4" w:rsidR="007A3D0C" w:rsidDel="00FD7EAF" w:rsidRDefault="007A3D0C">
      <w:pPr>
        <w:pStyle w:val="TableofFigures"/>
        <w:tabs>
          <w:tab w:val="right" w:leader="dot" w:pos="9062"/>
        </w:tabs>
        <w:rPr>
          <w:del w:id="939" w:author="Huyen Tran Thu" w:date="2025-04-28T22:41:00Z" w16du:dateUtc="2025-04-28T15:41:00Z"/>
          <w:rFonts w:asciiTheme="minorHAnsi" w:eastAsiaTheme="minorEastAsia" w:hAnsiTheme="minorHAnsi" w:cstheme="minorBidi"/>
          <w:noProof/>
          <w:sz w:val="22"/>
          <w:lang w:val="en-US"/>
        </w:rPr>
      </w:pPr>
      <w:del w:id="940" w:author="Huyen Tran Thu" w:date="2025-04-28T22:41:00Z" w16du:dateUtc="2025-04-28T15:41:00Z">
        <w:r w:rsidRPr="003E09D4" w:rsidDel="00FD7EAF">
          <w:rPr>
            <w:rStyle w:val="Hyperlink"/>
            <w:noProof/>
            <w:lang w:val="vi-VN"/>
          </w:rPr>
          <w:delText>Bảng 1. 2: Chất thải rắn phát sinh tại khu vực đô thị ước tính từ năm 1995 đến 2013</w:delText>
        </w:r>
        <w:r w:rsidDel="00FD7EAF">
          <w:rPr>
            <w:noProof/>
            <w:webHidden/>
          </w:rPr>
          <w:tab/>
          <w:delText>5</w:delText>
        </w:r>
      </w:del>
    </w:p>
    <w:p w14:paraId="24676749" w14:textId="5C111F2D" w:rsidR="007A3D0C" w:rsidDel="00FD7EAF" w:rsidRDefault="007A3D0C">
      <w:pPr>
        <w:pStyle w:val="TableofFigures"/>
        <w:tabs>
          <w:tab w:val="right" w:leader="dot" w:pos="9062"/>
        </w:tabs>
        <w:rPr>
          <w:del w:id="941" w:author="Huyen Tran Thu" w:date="2025-04-28T22:41:00Z" w16du:dateUtc="2025-04-28T15:41:00Z"/>
          <w:rFonts w:asciiTheme="minorHAnsi" w:eastAsiaTheme="minorEastAsia" w:hAnsiTheme="minorHAnsi" w:cstheme="minorBidi"/>
          <w:noProof/>
          <w:sz w:val="22"/>
          <w:lang w:val="en-US"/>
        </w:rPr>
      </w:pPr>
      <w:del w:id="942" w:author="Huyen Tran Thu" w:date="2025-04-28T22:41:00Z" w16du:dateUtc="2025-04-28T15:41:00Z">
        <w:r w:rsidRPr="003E09D4" w:rsidDel="00FD7EAF">
          <w:rPr>
            <w:rStyle w:val="Hyperlink"/>
            <w:noProof/>
          </w:rPr>
          <w:delText>Bảng 1. 3: Khối lượng chất thải rắn chôn lấp lộ thiên và đốt lộ thiên giai đoạn 1990-2013</w:delText>
        </w:r>
        <w:r w:rsidDel="00FD7EAF">
          <w:rPr>
            <w:noProof/>
            <w:webHidden/>
          </w:rPr>
          <w:tab/>
          <w:delText>6</w:delText>
        </w:r>
      </w:del>
    </w:p>
    <w:p w14:paraId="2DF20F5F" w14:textId="4710391F" w:rsidR="007A3D0C" w:rsidDel="00FD7EAF" w:rsidRDefault="007A3D0C">
      <w:pPr>
        <w:pStyle w:val="TableofFigures"/>
        <w:tabs>
          <w:tab w:val="right" w:leader="dot" w:pos="9062"/>
        </w:tabs>
        <w:rPr>
          <w:del w:id="943" w:author="Huyen Tran Thu" w:date="2025-04-28T22:41:00Z" w16du:dateUtc="2025-04-28T15:41:00Z"/>
          <w:rFonts w:asciiTheme="minorHAnsi" w:eastAsiaTheme="minorEastAsia" w:hAnsiTheme="minorHAnsi" w:cstheme="minorBidi"/>
          <w:noProof/>
          <w:sz w:val="22"/>
          <w:lang w:val="en-US"/>
        </w:rPr>
      </w:pPr>
      <w:del w:id="944" w:author="Huyen Tran Thu" w:date="2025-04-28T22:41:00Z" w16du:dateUtc="2025-04-28T15:41:00Z">
        <w:r w:rsidRPr="003E09D4" w:rsidDel="00FD7EAF">
          <w:rPr>
            <w:rStyle w:val="Hyperlink"/>
            <w:noProof/>
            <w:lang w:val="vi-VN"/>
          </w:rPr>
          <w:delText>Bảng 1. 4: Tổng lượng chất thải rắn thông thường được thu gom và xử lý đạt tiêu chuẩn, quy chuẩn kỹ thuật quốc gia giai đoạn 2014-20</w:delText>
        </w:r>
        <w:r w:rsidRPr="003E09D4" w:rsidDel="00FD7EAF">
          <w:rPr>
            <w:rStyle w:val="Hyperlink"/>
            <w:noProof/>
            <w:lang w:val="en-US"/>
          </w:rPr>
          <w:delText>18</w:delText>
        </w:r>
        <w:r w:rsidDel="00FD7EAF">
          <w:rPr>
            <w:noProof/>
            <w:webHidden/>
          </w:rPr>
          <w:tab/>
          <w:delText>8</w:delText>
        </w:r>
      </w:del>
    </w:p>
    <w:p w14:paraId="3A447DAA" w14:textId="06CF1828" w:rsidR="007A3D0C" w:rsidDel="00FD7EAF" w:rsidRDefault="007A3D0C">
      <w:pPr>
        <w:pStyle w:val="TableofFigures"/>
        <w:tabs>
          <w:tab w:val="right" w:leader="dot" w:pos="9062"/>
        </w:tabs>
        <w:rPr>
          <w:del w:id="945" w:author="Huyen Tran Thu" w:date="2025-04-28T22:41:00Z" w16du:dateUtc="2025-04-28T15:41:00Z"/>
          <w:rFonts w:asciiTheme="minorHAnsi" w:eastAsiaTheme="minorEastAsia" w:hAnsiTheme="minorHAnsi" w:cstheme="minorBidi"/>
          <w:noProof/>
          <w:sz w:val="22"/>
          <w:lang w:val="en-US"/>
        </w:rPr>
      </w:pPr>
      <w:del w:id="946" w:author="Huyen Tran Thu" w:date="2025-04-28T22:41:00Z" w16du:dateUtc="2025-04-28T15:41:00Z">
        <w:r w:rsidRPr="003E09D4" w:rsidDel="00FD7EAF">
          <w:rPr>
            <w:rStyle w:val="Hyperlink"/>
            <w:noProof/>
          </w:rPr>
          <w:delText>Bảng 1. 5: Tổng lượng chất thải rắn sinh hoạt đô thị được xử lý theo các hình thức khác nhau</w:delText>
        </w:r>
        <w:r w:rsidRPr="003E09D4" w:rsidDel="00FD7EAF">
          <w:rPr>
            <w:rStyle w:val="Hyperlink"/>
            <w:noProof/>
            <w:lang w:val="en-US"/>
          </w:rPr>
          <w:delText xml:space="preserve"> năm 2014-20218</w:delText>
        </w:r>
        <w:r w:rsidDel="00FD7EAF">
          <w:rPr>
            <w:noProof/>
            <w:webHidden/>
          </w:rPr>
          <w:tab/>
          <w:delText>8</w:delText>
        </w:r>
      </w:del>
    </w:p>
    <w:p w14:paraId="7095A78A" w14:textId="46A5AADC" w:rsidR="007A3D0C" w:rsidDel="00FD7EAF" w:rsidRDefault="007A3D0C">
      <w:pPr>
        <w:pStyle w:val="TableofFigures"/>
        <w:tabs>
          <w:tab w:val="right" w:leader="dot" w:pos="9062"/>
        </w:tabs>
        <w:rPr>
          <w:del w:id="947" w:author="Huyen Tran Thu" w:date="2025-04-28T22:41:00Z" w16du:dateUtc="2025-04-28T15:41:00Z"/>
          <w:rFonts w:asciiTheme="minorHAnsi" w:eastAsiaTheme="minorEastAsia" w:hAnsiTheme="minorHAnsi" w:cstheme="minorBidi"/>
          <w:noProof/>
          <w:sz w:val="22"/>
          <w:lang w:val="en-US"/>
        </w:rPr>
      </w:pPr>
      <w:del w:id="948" w:author="Huyen Tran Thu" w:date="2025-04-28T22:41:00Z" w16du:dateUtc="2025-04-28T15:41:00Z">
        <w:r w:rsidRPr="003E09D4" w:rsidDel="00FD7EAF">
          <w:rPr>
            <w:rStyle w:val="Hyperlink"/>
            <w:noProof/>
          </w:rPr>
          <w:delText>Bảng 1. 6: Tổng lượng chất thải rắn sinh hoạt đô thị được chôn lấp giai đoạn 1990-2018</w:delText>
        </w:r>
        <w:r w:rsidDel="00FD7EAF">
          <w:rPr>
            <w:noProof/>
            <w:webHidden/>
          </w:rPr>
          <w:tab/>
          <w:delText>9</w:delText>
        </w:r>
      </w:del>
    </w:p>
    <w:p w14:paraId="38494F98" w14:textId="616AFD5F" w:rsidR="007A3D0C" w:rsidDel="00FD7EAF" w:rsidRDefault="007A3D0C">
      <w:pPr>
        <w:pStyle w:val="TableofFigures"/>
        <w:tabs>
          <w:tab w:val="right" w:leader="dot" w:pos="9062"/>
        </w:tabs>
        <w:rPr>
          <w:del w:id="949" w:author="Huyen Tran Thu" w:date="2025-04-28T22:41:00Z" w16du:dateUtc="2025-04-28T15:41:00Z"/>
          <w:rFonts w:asciiTheme="minorHAnsi" w:eastAsiaTheme="minorEastAsia" w:hAnsiTheme="minorHAnsi" w:cstheme="minorBidi"/>
          <w:noProof/>
          <w:sz w:val="22"/>
          <w:lang w:val="en-US"/>
        </w:rPr>
      </w:pPr>
      <w:del w:id="950" w:author="Huyen Tran Thu" w:date="2025-04-28T22:41:00Z" w16du:dateUtc="2025-04-28T15:41:00Z">
        <w:r w:rsidRPr="003E09D4" w:rsidDel="00FD7EAF">
          <w:rPr>
            <w:rStyle w:val="Hyperlink"/>
            <w:noProof/>
          </w:rPr>
          <w:delText>Bảng 1. 7</w:delText>
        </w:r>
        <w:r w:rsidRPr="003E09D4" w:rsidDel="00FD7EAF">
          <w:rPr>
            <w:rStyle w:val="Hyperlink"/>
            <w:noProof/>
            <w:lang w:val="vi-VN"/>
          </w:rPr>
          <w:delText>: Ước tính CTR được xử lý tại các bãi chôn lấp khu vực nông thôn từ năm 1995-201</w:delText>
        </w:r>
        <w:r w:rsidRPr="003E09D4" w:rsidDel="00FD7EAF">
          <w:rPr>
            <w:rStyle w:val="Hyperlink"/>
            <w:noProof/>
            <w:lang w:val="en-US"/>
          </w:rPr>
          <w:delText>8</w:delText>
        </w:r>
        <w:r w:rsidDel="00FD7EAF">
          <w:rPr>
            <w:noProof/>
            <w:webHidden/>
          </w:rPr>
          <w:tab/>
          <w:delText>10</w:delText>
        </w:r>
      </w:del>
    </w:p>
    <w:p w14:paraId="6F7F5ACC" w14:textId="68453598" w:rsidR="007A3D0C" w:rsidDel="00FD7EAF" w:rsidRDefault="007A3D0C">
      <w:pPr>
        <w:pStyle w:val="TableofFigures"/>
        <w:tabs>
          <w:tab w:val="right" w:leader="dot" w:pos="9062"/>
        </w:tabs>
        <w:rPr>
          <w:del w:id="951" w:author="Huyen Tran Thu" w:date="2025-04-28T22:41:00Z" w16du:dateUtc="2025-04-28T15:41:00Z"/>
          <w:rFonts w:asciiTheme="minorHAnsi" w:eastAsiaTheme="minorEastAsia" w:hAnsiTheme="minorHAnsi" w:cstheme="minorBidi"/>
          <w:noProof/>
          <w:sz w:val="22"/>
          <w:lang w:val="en-US"/>
        </w:rPr>
      </w:pPr>
      <w:del w:id="952" w:author="Huyen Tran Thu" w:date="2025-04-28T22:41:00Z" w16du:dateUtc="2025-04-28T15:41:00Z">
        <w:r w:rsidRPr="003E09D4" w:rsidDel="00FD7EAF">
          <w:rPr>
            <w:rStyle w:val="Hyperlink"/>
            <w:noProof/>
          </w:rPr>
          <w:delText>Bảng 1. 8</w:delText>
        </w:r>
        <w:r w:rsidRPr="003E09D4" w:rsidDel="00FD7EAF">
          <w:rPr>
            <w:rStyle w:val="Hyperlink"/>
            <w:noProof/>
            <w:lang w:val="vi-VN"/>
          </w:rPr>
          <w:delText>: Tổng lượng chất thải rắn</w:delText>
        </w:r>
        <w:r w:rsidRPr="003E09D4" w:rsidDel="00FD7EAF">
          <w:rPr>
            <w:rStyle w:val="Hyperlink"/>
            <w:noProof/>
            <w:lang w:val="en-US"/>
          </w:rPr>
          <w:delText xml:space="preserve"> sinh hoạt nông thôn</w:delText>
        </w:r>
        <w:r w:rsidRPr="003E09D4" w:rsidDel="00FD7EAF">
          <w:rPr>
            <w:rStyle w:val="Hyperlink"/>
            <w:noProof/>
            <w:lang w:val="vi-VN"/>
          </w:rPr>
          <w:delText xml:space="preserve"> </w:delText>
        </w:r>
        <w:r w:rsidRPr="003E09D4" w:rsidDel="00FD7EAF">
          <w:rPr>
            <w:rStyle w:val="Hyperlink"/>
            <w:noProof/>
            <w:lang w:val="en-US"/>
          </w:rPr>
          <w:delText>theo các hình thức xử lý</w:delText>
        </w:r>
        <w:r w:rsidRPr="003E09D4" w:rsidDel="00FD7EAF">
          <w:rPr>
            <w:rStyle w:val="Hyperlink"/>
            <w:noProof/>
            <w:lang w:val="vi-VN"/>
          </w:rPr>
          <w:delText xml:space="preserve"> giai đoạn 199</w:delText>
        </w:r>
        <w:r w:rsidRPr="003E09D4" w:rsidDel="00FD7EAF">
          <w:rPr>
            <w:rStyle w:val="Hyperlink"/>
            <w:noProof/>
            <w:lang w:val="en-US"/>
          </w:rPr>
          <w:delText>0</w:delText>
        </w:r>
        <w:r w:rsidRPr="003E09D4" w:rsidDel="00FD7EAF">
          <w:rPr>
            <w:rStyle w:val="Hyperlink"/>
            <w:noProof/>
            <w:lang w:val="vi-VN"/>
          </w:rPr>
          <w:delText>-20</w:delText>
        </w:r>
        <w:r w:rsidRPr="003E09D4" w:rsidDel="00FD7EAF">
          <w:rPr>
            <w:rStyle w:val="Hyperlink"/>
            <w:noProof/>
            <w:lang w:val="en-US"/>
          </w:rPr>
          <w:delText>18</w:delText>
        </w:r>
        <w:r w:rsidDel="00FD7EAF">
          <w:rPr>
            <w:noProof/>
            <w:webHidden/>
          </w:rPr>
          <w:tab/>
          <w:delText>12</w:delText>
        </w:r>
      </w:del>
    </w:p>
    <w:p w14:paraId="03CB497C" w14:textId="14F83EB3" w:rsidR="007A3D0C" w:rsidDel="00FD7EAF" w:rsidRDefault="007A3D0C">
      <w:pPr>
        <w:pStyle w:val="TableofFigures"/>
        <w:tabs>
          <w:tab w:val="right" w:leader="dot" w:pos="9062"/>
        </w:tabs>
        <w:rPr>
          <w:del w:id="953" w:author="Huyen Tran Thu" w:date="2025-04-28T22:41:00Z" w16du:dateUtc="2025-04-28T15:41:00Z"/>
          <w:rFonts w:asciiTheme="minorHAnsi" w:eastAsiaTheme="minorEastAsia" w:hAnsiTheme="minorHAnsi" w:cstheme="minorBidi"/>
          <w:noProof/>
          <w:sz w:val="22"/>
          <w:lang w:val="en-US"/>
        </w:rPr>
      </w:pPr>
      <w:del w:id="954" w:author="Huyen Tran Thu" w:date="2025-04-28T22:41:00Z" w16du:dateUtc="2025-04-28T15:41:00Z">
        <w:r w:rsidRPr="003E09D4" w:rsidDel="00FD7EAF">
          <w:rPr>
            <w:rStyle w:val="Hyperlink"/>
            <w:noProof/>
          </w:rPr>
          <w:delText>Bảng 1. 9: Tổng lượng chất thải rắn sinh hoạt đô thị và nông thôn được chôn lấp</w:delText>
        </w:r>
        <w:r w:rsidDel="00FD7EAF">
          <w:rPr>
            <w:noProof/>
            <w:webHidden/>
          </w:rPr>
          <w:tab/>
          <w:delText>13</w:delText>
        </w:r>
      </w:del>
    </w:p>
    <w:p w14:paraId="28CED9D0" w14:textId="05C973A1" w:rsidR="007A3D0C" w:rsidDel="00FD7EAF" w:rsidRDefault="007A3D0C">
      <w:pPr>
        <w:pStyle w:val="TableofFigures"/>
        <w:tabs>
          <w:tab w:val="right" w:leader="dot" w:pos="9062"/>
        </w:tabs>
        <w:rPr>
          <w:del w:id="955" w:author="Huyen Tran Thu" w:date="2025-04-28T22:41:00Z" w16du:dateUtc="2025-04-28T15:41:00Z"/>
          <w:rFonts w:asciiTheme="minorHAnsi" w:eastAsiaTheme="minorEastAsia" w:hAnsiTheme="minorHAnsi" w:cstheme="minorBidi"/>
          <w:noProof/>
          <w:sz w:val="22"/>
          <w:lang w:val="en-US"/>
        </w:rPr>
      </w:pPr>
      <w:del w:id="956" w:author="Huyen Tran Thu" w:date="2025-04-28T22:41:00Z" w16du:dateUtc="2025-04-28T15:41:00Z">
        <w:r w:rsidRPr="003E09D4" w:rsidDel="00FD7EAF">
          <w:rPr>
            <w:rStyle w:val="Hyperlink"/>
            <w:noProof/>
          </w:rPr>
          <w:delText>Bảng 1. 10: Ước tính tổng lượng chất thải rắn công nghiệp thông thường được xử lý bằng phương pháp chôn lấp</w:delText>
        </w:r>
        <w:r w:rsidDel="00FD7EAF">
          <w:rPr>
            <w:noProof/>
            <w:webHidden/>
          </w:rPr>
          <w:tab/>
          <w:delText>14</w:delText>
        </w:r>
      </w:del>
    </w:p>
    <w:p w14:paraId="2286CA25" w14:textId="67A90D35" w:rsidR="007A3D0C" w:rsidDel="00FD7EAF" w:rsidRDefault="007A3D0C">
      <w:pPr>
        <w:pStyle w:val="TableofFigures"/>
        <w:tabs>
          <w:tab w:val="right" w:leader="dot" w:pos="9062"/>
        </w:tabs>
        <w:rPr>
          <w:del w:id="957" w:author="Huyen Tran Thu" w:date="2025-04-28T22:41:00Z" w16du:dateUtc="2025-04-28T15:41:00Z"/>
          <w:rFonts w:asciiTheme="minorHAnsi" w:eastAsiaTheme="minorEastAsia" w:hAnsiTheme="minorHAnsi" w:cstheme="minorBidi"/>
          <w:noProof/>
          <w:sz w:val="22"/>
          <w:lang w:val="en-US"/>
        </w:rPr>
      </w:pPr>
      <w:del w:id="958" w:author="Huyen Tran Thu" w:date="2025-04-28T22:41:00Z" w16du:dateUtc="2025-04-28T15:41:00Z">
        <w:r w:rsidRPr="003E09D4" w:rsidDel="00FD7EAF">
          <w:rPr>
            <w:rStyle w:val="Hyperlink"/>
            <w:noProof/>
          </w:rPr>
          <w:delText>Bảng 1. 11: Thành phần chất thải trung bình giai đoạn 1990-2013</w:delText>
        </w:r>
        <w:r w:rsidDel="00FD7EAF">
          <w:rPr>
            <w:noProof/>
            <w:webHidden/>
          </w:rPr>
          <w:tab/>
          <w:delText>15</w:delText>
        </w:r>
      </w:del>
    </w:p>
    <w:p w14:paraId="2805AF28" w14:textId="0E90BE21" w:rsidR="007A3D0C" w:rsidDel="00FD7EAF" w:rsidRDefault="007A3D0C">
      <w:pPr>
        <w:pStyle w:val="TableofFigures"/>
        <w:tabs>
          <w:tab w:val="right" w:leader="dot" w:pos="9062"/>
        </w:tabs>
        <w:rPr>
          <w:del w:id="959" w:author="Huyen Tran Thu" w:date="2025-04-28T22:41:00Z" w16du:dateUtc="2025-04-28T15:41:00Z"/>
          <w:rFonts w:asciiTheme="minorHAnsi" w:eastAsiaTheme="minorEastAsia" w:hAnsiTheme="minorHAnsi" w:cstheme="minorBidi"/>
          <w:noProof/>
          <w:sz w:val="22"/>
          <w:lang w:val="en-US"/>
        </w:rPr>
      </w:pPr>
      <w:del w:id="960" w:author="Huyen Tran Thu" w:date="2025-04-28T22:41:00Z" w16du:dateUtc="2025-04-28T15:41:00Z">
        <w:r w:rsidRPr="003E09D4" w:rsidDel="00FD7EAF">
          <w:rPr>
            <w:rStyle w:val="Hyperlink"/>
            <w:noProof/>
          </w:rPr>
          <w:delText>Bảng 1. 12: Thành phần chất thải trung bình giai đoạn 2014-2016</w:delText>
        </w:r>
        <w:r w:rsidDel="00FD7EAF">
          <w:rPr>
            <w:noProof/>
            <w:webHidden/>
          </w:rPr>
          <w:tab/>
          <w:delText>16</w:delText>
        </w:r>
      </w:del>
    </w:p>
    <w:p w14:paraId="7D1D5078" w14:textId="52C98F62" w:rsidR="007A3D0C" w:rsidDel="00FD7EAF" w:rsidRDefault="007A3D0C">
      <w:pPr>
        <w:pStyle w:val="TableofFigures"/>
        <w:tabs>
          <w:tab w:val="right" w:leader="dot" w:pos="9062"/>
        </w:tabs>
        <w:rPr>
          <w:del w:id="961" w:author="Huyen Tran Thu" w:date="2025-04-28T22:41:00Z" w16du:dateUtc="2025-04-28T15:41:00Z"/>
          <w:rFonts w:asciiTheme="minorHAnsi" w:eastAsiaTheme="minorEastAsia" w:hAnsiTheme="minorHAnsi" w:cstheme="minorBidi"/>
          <w:noProof/>
          <w:sz w:val="22"/>
          <w:lang w:val="en-US"/>
        </w:rPr>
      </w:pPr>
      <w:del w:id="962" w:author="Huyen Tran Thu" w:date="2025-04-28T22:41:00Z" w16du:dateUtc="2025-04-28T15:41:00Z">
        <w:r w:rsidRPr="003E09D4" w:rsidDel="00FD7EAF">
          <w:rPr>
            <w:rStyle w:val="Hyperlink"/>
            <w:noProof/>
          </w:rPr>
          <w:delText>Bảng 1. 13: Thành phần chất thải trung bình giai đoạn 2017-2018</w:delText>
        </w:r>
        <w:r w:rsidDel="00FD7EAF">
          <w:rPr>
            <w:noProof/>
            <w:webHidden/>
          </w:rPr>
          <w:tab/>
          <w:delText>16</w:delText>
        </w:r>
      </w:del>
    </w:p>
    <w:p w14:paraId="68A4FB9C" w14:textId="6E84104B" w:rsidR="007A3D0C" w:rsidDel="00FD7EAF" w:rsidRDefault="007A3D0C">
      <w:pPr>
        <w:pStyle w:val="TableofFigures"/>
        <w:tabs>
          <w:tab w:val="right" w:leader="dot" w:pos="9062"/>
        </w:tabs>
        <w:rPr>
          <w:del w:id="963" w:author="Huyen Tran Thu" w:date="2025-04-28T22:41:00Z" w16du:dateUtc="2025-04-28T15:41:00Z"/>
          <w:rFonts w:asciiTheme="minorHAnsi" w:eastAsiaTheme="minorEastAsia" w:hAnsiTheme="minorHAnsi" w:cstheme="minorBidi"/>
          <w:noProof/>
          <w:sz w:val="22"/>
          <w:lang w:val="en-US"/>
        </w:rPr>
      </w:pPr>
      <w:del w:id="964" w:author="Huyen Tran Thu" w:date="2025-04-28T22:41:00Z" w16du:dateUtc="2025-04-28T15:41:00Z">
        <w:r w:rsidRPr="003E09D4" w:rsidDel="00FD7EAF">
          <w:rPr>
            <w:rStyle w:val="Hyperlink"/>
            <w:noProof/>
          </w:rPr>
          <w:delText>Bảng 1. 14</w:delText>
        </w:r>
        <w:r w:rsidRPr="003E09D4" w:rsidDel="00FD7EAF">
          <w:rPr>
            <w:rStyle w:val="Hyperlink"/>
            <w:noProof/>
            <w:lang w:val="vi-VN"/>
          </w:rPr>
          <w:delText xml:space="preserve">: </w:delText>
        </w:r>
        <w:r w:rsidRPr="003E09D4" w:rsidDel="00FD7EAF">
          <w:rPr>
            <w:rStyle w:val="Hyperlink"/>
            <w:noProof/>
          </w:rPr>
          <w:delText>Tỷ lệ lượng chất thải rắn được xử lý tại các loại bãi chôn lấp</w:delText>
        </w:r>
        <w:r w:rsidDel="00FD7EAF">
          <w:rPr>
            <w:noProof/>
            <w:webHidden/>
          </w:rPr>
          <w:tab/>
          <w:delText>18</w:delText>
        </w:r>
      </w:del>
    </w:p>
    <w:p w14:paraId="1C557ECB" w14:textId="681A7469" w:rsidR="007A3D0C" w:rsidDel="00FD7EAF" w:rsidRDefault="007A3D0C">
      <w:pPr>
        <w:pStyle w:val="TableofFigures"/>
        <w:tabs>
          <w:tab w:val="right" w:leader="dot" w:pos="9062"/>
        </w:tabs>
        <w:rPr>
          <w:del w:id="965" w:author="Huyen Tran Thu" w:date="2025-04-28T22:41:00Z" w16du:dateUtc="2025-04-28T15:41:00Z"/>
          <w:rFonts w:asciiTheme="minorHAnsi" w:eastAsiaTheme="minorEastAsia" w:hAnsiTheme="minorHAnsi" w:cstheme="minorBidi"/>
          <w:noProof/>
          <w:sz w:val="22"/>
          <w:lang w:val="en-US"/>
        </w:rPr>
      </w:pPr>
      <w:del w:id="966" w:author="Huyen Tran Thu" w:date="2025-04-28T22:41:00Z" w16du:dateUtc="2025-04-28T15:41:00Z">
        <w:r w:rsidRPr="003E09D4" w:rsidDel="00FD7EAF">
          <w:rPr>
            <w:rStyle w:val="Hyperlink"/>
            <w:noProof/>
          </w:rPr>
          <w:delText>Bảng 1. 15: Giá trị DOC</w:delText>
        </w:r>
        <w:r w:rsidRPr="003E09D4" w:rsidDel="00FD7EAF">
          <w:rPr>
            <w:rStyle w:val="Hyperlink"/>
            <w:noProof/>
            <w:vertAlign w:val="subscript"/>
          </w:rPr>
          <w:delText>i</w:delText>
        </w:r>
        <w:r w:rsidRPr="003E09D4" w:rsidDel="00FD7EAF">
          <w:rPr>
            <w:rStyle w:val="Hyperlink"/>
            <w:noProof/>
          </w:rPr>
          <w:delText xml:space="preserve"> theo từng loại chất thải</w:delText>
        </w:r>
        <w:r w:rsidDel="00FD7EAF">
          <w:rPr>
            <w:noProof/>
            <w:webHidden/>
          </w:rPr>
          <w:tab/>
          <w:delText>19</w:delText>
        </w:r>
      </w:del>
    </w:p>
    <w:p w14:paraId="16EDF389" w14:textId="1C5761CE" w:rsidR="007A3D0C" w:rsidDel="00FD7EAF" w:rsidRDefault="007A3D0C">
      <w:pPr>
        <w:pStyle w:val="TableofFigures"/>
        <w:tabs>
          <w:tab w:val="right" w:leader="dot" w:pos="9062"/>
        </w:tabs>
        <w:rPr>
          <w:del w:id="967" w:author="Huyen Tran Thu" w:date="2025-04-28T22:41:00Z" w16du:dateUtc="2025-04-28T15:41:00Z"/>
          <w:rFonts w:asciiTheme="minorHAnsi" w:eastAsiaTheme="minorEastAsia" w:hAnsiTheme="minorHAnsi" w:cstheme="minorBidi"/>
          <w:noProof/>
          <w:sz w:val="22"/>
          <w:lang w:val="en-US"/>
        </w:rPr>
      </w:pPr>
      <w:del w:id="968" w:author="Huyen Tran Thu" w:date="2025-04-28T22:41:00Z" w16du:dateUtc="2025-04-28T15:41:00Z">
        <w:r w:rsidRPr="003E09D4" w:rsidDel="00FD7EAF">
          <w:rPr>
            <w:rStyle w:val="Hyperlink"/>
            <w:noProof/>
          </w:rPr>
          <w:delText>Bảng 1. 16: Tổng lượng chất thải rắn sinh hoạt được xử lý sinh học</w:delText>
        </w:r>
        <w:r w:rsidDel="00FD7EAF">
          <w:rPr>
            <w:noProof/>
            <w:webHidden/>
          </w:rPr>
          <w:tab/>
          <w:delText>22</w:delText>
        </w:r>
      </w:del>
    </w:p>
    <w:p w14:paraId="41A494AE" w14:textId="2D6D2D76" w:rsidR="007A3D0C" w:rsidDel="00FD7EAF" w:rsidRDefault="007A3D0C">
      <w:pPr>
        <w:pStyle w:val="TableofFigures"/>
        <w:tabs>
          <w:tab w:val="right" w:leader="dot" w:pos="9062"/>
        </w:tabs>
        <w:rPr>
          <w:del w:id="969" w:author="Huyen Tran Thu" w:date="2025-04-28T22:41:00Z" w16du:dateUtc="2025-04-28T15:41:00Z"/>
          <w:rFonts w:asciiTheme="minorHAnsi" w:eastAsiaTheme="minorEastAsia" w:hAnsiTheme="minorHAnsi" w:cstheme="minorBidi"/>
          <w:noProof/>
          <w:sz w:val="22"/>
          <w:lang w:val="en-US"/>
        </w:rPr>
      </w:pPr>
      <w:del w:id="970" w:author="Huyen Tran Thu" w:date="2025-04-28T22:41:00Z" w16du:dateUtc="2025-04-28T15:41:00Z">
        <w:r w:rsidRPr="003E09D4" w:rsidDel="00FD7EAF">
          <w:rPr>
            <w:rStyle w:val="Hyperlink"/>
            <w:noProof/>
          </w:rPr>
          <w:delText>Bảng 1. 17: Khối lượng CTR y tế được thiêu đốt năm 2017-2020</w:delText>
        </w:r>
        <w:r w:rsidDel="00FD7EAF">
          <w:rPr>
            <w:noProof/>
            <w:webHidden/>
          </w:rPr>
          <w:tab/>
          <w:delText>27</w:delText>
        </w:r>
      </w:del>
    </w:p>
    <w:p w14:paraId="61E89CBE" w14:textId="6BF2214F" w:rsidR="007A3D0C" w:rsidDel="00FD7EAF" w:rsidRDefault="007A3D0C">
      <w:pPr>
        <w:pStyle w:val="TableofFigures"/>
        <w:tabs>
          <w:tab w:val="right" w:leader="dot" w:pos="9062"/>
        </w:tabs>
        <w:rPr>
          <w:del w:id="971" w:author="Huyen Tran Thu" w:date="2025-04-28T22:41:00Z" w16du:dateUtc="2025-04-28T15:41:00Z"/>
          <w:rFonts w:asciiTheme="minorHAnsi" w:eastAsiaTheme="minorEastAsia" w:hAnsiTheme="minorHAnsi" w:cstheme="minorBidi"/>
          <w:noProof/>
          <w:sz w:val="22"/>
          <w:lang w:val="en-US"/>
        </w:rPr>
      </w:pPr>
      <w:del w:id="972" w:author="Huyen Tran Thu" w:date="2025-04-28T22:41:00Z" w16du:dateUtc="2025-04-28T15:41:00Z">
        <w:r w:rsidRPr="003E09D4" w:rsidDel="00FD7EAF">
          <w:rPr>
            <w:rStyle w:val="Hyperlink"/>
            <w:noProof/>
          </w:rPr>
          <w:delText>Bảng 1. 18: Tổng chất thải rắn sinh hoạt được thiêu đốt năm 2018</w:delText>
        </w:r>
        <w:r w:rsidDel="00FD7EAF">
          <w:rPr>
            <w:noProof/>
            <w:webHidden/>
          </w:rPr>
          <w:tab/>
          <w:delText>27</w:delText>
        </w:r>
      </w:del>
    </w:p>
    <w:p w14:paraId="33D21471" w14:textId="1F2B21B8" w:rsidR="007A3D0C" w:rsidDel="00FD7EAF" w:rsidRDefault="007A3D0C">
      <w:pPr>
        <w:pStyle w:val="TableofFigures"/>
        <w:tabs>
          <w:tab w:val="right" w:leader="dot" w:pos="9062"/>
        </w:tabs>
        <w:rPr>
          <w:del w:id="973" w:author="Huyen Tran Thu" w:date="2025-04-28T22:41:00Z" w16du:dateUtc="2025-04-28T15:41:00Z"/>
          <w:rFonts w:asciiTheme="minorHAnsi" w:eastAsiaTheme="minorEastAsia" w:hAnsiTheme="minorHAnsi" w:cstheme="minorBidi"/>
          <w:noProof/>
          <w:sz w:val="22"/>
          <w:lang w:val="en-US"/>
        </w:rPr>
      </w:pPr>
      <w:del w:id="974" w:author="Huyen Tran Thu" w:date="2025-04-28T22:41:00Z" w16du:dateUtc="2025-04-28T15:41:00Z">
        <w:r w:rsidRPr="003E09D4" w:rsidDel="00FD7EAF">
          <w:rPr>
            <w:rStyle w:val="Hyperlink"/>
            <w:noProof/>
          </w:rPr>
          <w:delText>Bảng 1. 19: Tổng lượng chất thải rắn nguy hại được thiêu đốt</w:delText>
        </w:r>
        <w:r w:rsidDel="00FD7EAF">
          <w:rPr>
            <w:noProof/>
            <w:webHidden/>
          </w:rPr>
          <w:tab/>
          <w:delText>28</w:delText>
        </w:r>
      </w:del>
    </w:p>
    <w:p w14:paraId="1D6710B7" w14:textId="33E4EABD" w:rsidR="007A3D0C" w:rsidDel="00FD7EAF" w:rsidRDefault="007A3D0C">
      <w:pPr>
        <w:pStyle w:val="TableofFigures"/>
        <w:tabs>
          <w:tab w:val="right" w:leader="dot" w:pos="9062"/>
        </w:tabs>
        <w:rPr>
          <w:del w:id="975" w:author="Huyen Tran Thu" w:date="2025-04-28T22:41:00Z" w16du:dateUtc="2025-04-28T15:41:00Z"/>
          <w:rFonts w:asciiTheme="minorHAnsi" w:eastAsiaTheme="minorEastAsia" w:hAnsiTheme="minorHAnsi" w:cstheme="minorBidi"/>
          <w:noProof/>
          <w:sz w:val="22"/>
          <w:lang w:val="en-US"/>
        </w:rPr>
      </w:pPr>
      <w:del w:id="976" w:author="Huyen Tran Thu" w:date="2025-04-28T22:41:00Z" w16du:dateUtc="2025-04-28T15:41:00Z">
        <w:r w:rsidRPr="003E09D4" w:rsidDel="00FD7EAF">
          <w:rPr>
            <w:rStyle w:val="Hyperlink"/>
            <w:noProof/>
          </w:rPr>
          <w:delText>Bảng 1. 20: Tổng lượng chất thải rắn sinh hoạt được đốt lộ thiên tại thành thị và nông thôn</w:delText>
        </w:r>
        <w:r w:rsidDel="00FD7EAF">
          <w:rPr>
            <w:noProof/>
            <w:webHidden/>
          </w:rPr>
          <w:tab/>
          <w:delText>28</w:delText>
        </w:r>
      </w:del>
    </w:p>
    <w:p w14:paraId="15F8F1E8" w14:textId="07EBFC0F" w:rsidR="007A3D0C" w:rsidDel="00FD7EAF" w:rsidRDefault="007A3D0C">
      <w:pPr>
        <w:pStyle w:val="TableofFigures"/>
        <w:tabs>
          <w:tab w:val="right" w:leader="dot" w:pos="9062"/>
        </w:tabs>
        <w:rPr>
          <w:del w:id="977" w:author="Huyen Tran Thu" w:date="2025-04-28T22:41:00Z" w16du:dateUtc="2025-04-28T15:41:00Z"/>
          <w:rFonts w:asciiTheme="minorHAnsi" w:eastAsiaTheme="minorEastAsia" w:hAnsiTheme="minorHAnsi" w:cstheme="minorBidi"/>
          <w:noProof/>
          <w:sz w:val="22"/>
          <w:lang w:val="en-US"/>
        </w:rPr>
      </w:pPr>
      <w:del w:id="978" w:author="Huyen Tran Thu" w:date="2025-04-28T22:41:00Z" w16du:dateUtc="2025-04-28T15:41:00Z">
        <w:r w:rsidRPr="003E09D4" w:rsidDel="00FD7EAF">
          <w:rPr>
            <w:rStyle w:val="Hyperlink"/>
            <w:noProof/>
          </w:rPr>
          <w:delText>Bảng 1. 21: Hàm lượng khô theo thành phần chất thải rắn</w:delText>
        </w:r>
        <w:r w:rsidDel="00FD7EAF">
          <w:rPr>
            <w:noProof/>
            <w:webHidden/>
          </w:rPr>
          <w:tab/>
          <w:delText>29</w:delText>
        </w:r>
      </w:del>
    </w:p>
    <w:p w14:paraId="0A651851" w14:textId="4995C468" w:rsidR="007A3D0C" w:rsidDel="00FD7EAF" w:rsidRDefault="007A3D0C">
      <w:pPr>
        <w:pStyle w:val="TableofFigures"/>
        <w:tabs>
          <w:tab w:val="right" w:leader="dot" w:pos="9062"/>
        </w:tabs>
        <w:rPr>
          <w:del w:id="979" w:author="Huyen Tran Thu" w:date="2025-04-28T22:41:00Z" w16du:dateUtc="2025-04-28T15:41:00Z"/>
          <w:rFonts w:asciiTheme="minorHAnsi" w:eastAsiaTheme="minorEastAsia" w:hAnsiTheme="minorHAnsi" w:cstheme="minorBidi"/>
          <w:noProof/>
          <w:sz w:val="22"/>
          <w:lang w:val="en-US"/>
        </w:rPr>
      </w:pPr>
      <w:del w:id="980" w:author="Huyen Tran Thu" w:date="2025-04-28T22:41:00Z" w16du:dateUtc="2025-04-28T15:41:00Z">
        <w:r w:rsidRPr="003E09D4" w:rsidDel="00FD7EAF">
          <w:rPr>
            <w:rStyle w:val="Hyperlink"/>
            <w:noProof/>
          </w:rPr>
          <w:delText>Bảng 1. 22: Tỷ lệ hàm lượng các-bon trong chất thải khô</w:delText>
        </w:r>
        <w:r w:rsidDel="00FD7EAF">
          <w:rPr>
            <w:noProof/>
            <w:webHidden/>
          </w:rPr>
          <w:tab/>
          <w:delText>29</w:delText>
        </w:r>
      </w:del>
    </w:p>
    <w:p w14:paraId="63629664" w14:textId="2158DA9E" w:rsidR="007A3D0C" w:rsidDel="00FD7EAF" w:rsidRDefault="007A3D0C">
      <w:pPr>
        <w:pStyle w:val="TableofFigures"/>
        <w:tabs>
          <w:tab w:val="right" w:leader="dot" w:pos="9062"/>
        </w:tabs>
        <w:rPr>
          <w:del w:id="981" w:author="Huyen Tran Thu" w:date="2025-04-28T22:41:00Z" w16du:dateUtc="2025-04-28T15:41:00Z"/>
          <w:rFonts w:asciiTheme="minorHAnsi" w:eastAsiaTheme="minorEastAsia" w:hAnsiTheme="minorHAnsi" w:cstheme="minorBidi"/>
          <w:noProof/>
          <w:sz w:val="22"/>
          <w:lang w:val="en-US"/>
        </w:rPr>
      </w:pPr>
      <w:del w:id="982" w:author="Huyen Tran Thu" w:date="2025-04-28T22:41:00Z" w16du:dateUtc="2025-04-28T15:41:00Z">
        <w:r w:rsidRPr="003E09D4" w:rsidDel="00FD7EAF">
          <w:rPr>
            <w:rStyle w:val="Hyperlink"/>
            <w:noProof/>
          </w:rPr>
          <w:delText xml:space="preserve">Bảng 1. 23: </w:delText>
        </w:r>
        <w:r w:rsidRPr="003E09D4" w:rsidDel="00FD7EAF">
          <w:rPr>
            <w:rStyle w:val="Hyperlink"/>
            <w:noProof/>
            <w:lang w:val="en-US"/>
          </w:rPr>
          <w:delText>Tỷ lệ các-bon hóa thạch trong tổng số các-bon</w:delText>
        </w:r>
        <w:r w:rsidDel="00FD7EAF">
          <w:rPr>
            <w:noProof/>
            <w:webHidden/>
          </w:rPr>
          <w:tab/>
          <w:delText>30</w:delText>
        </w:r>
      </w:del>
    </w:p>
    <w:p w14:paraId="583078A8" w14:textId="36943F9F" w:rsidR="007A3D0C" w:rsidDel="00FD7EAF" w:rsidRDefault="007A3D0C">
      <w:pPr>
        <w:pStyle w:val="TableofFigures"/>
        <w:tabs>
          <w:tab w:val="right" w:leader="dot" w:pos="9062"/>
        </w:tabs>
        <w:rPr>
          <w:del w:id="983" w:author="Huyen Tran Thu" w:date="2025-04-28T22:41:00Z" w16du:dateUtc="2025-04-28T15:41:00Z"/>
          <w:rFonts w:asciiTheme="minorHAnsi" w:eastAsiaTheme="minorEastAsia" w:hAnsiTheme="minorHAnsi" w:cstheme="minorBidi"/>
          <w:noProof/>
          <w:sz w:val="22"/>
          <w:lang w:val="en-US"/>
        </w:rPr>
      </w:pPr>
      <w:del w:id="984" w:author="Huyen Tran Thu" w:date="2025-04-28T22:41:00Z" w16du:dateUtc="2025-04-28T15:41:00Z">
        <w:r w:rsidRPr="003E09D4" w:rsidDel="00FD7EAF">
          <w:rPr>
            <w:rStyle w:val="Hyperlink"/>
            <w:noProof/>
          </w:rPr>
          <w:delText>Bảng 1. 24: Phát thải khí nhà kính từ quá trình thiêu đốt chất thải</w:delText>
        </w:r>
        <w:r w:rsidDel="00FD7EAF">
          <w:rPr>
            <w:noProof/>
            <w:webHidden/>
          </w:rPr>
          <w:tab/>
          <w:delText>31</w:delText>
        </w:r>
      </w:del>
    </w:p>
    <w:p w14:paraId="5691A84F" w14:textId="1B6C327F" w:rsidR="007A3D0C" w:rsidDel="00FD7EAF" w:rsidRDefault="007A3D0C">
      <w:pPr>
        <w:pStyle w:val="TableofFigures"/>
        <w:tabs>
          <w:tab w:val="right" w:leader="dot" w:pos="9062"/>
        </w:tabs>
        <w:rPr>
          <w:del w:id="985" w:author="Huyen Tran Thu" w:date="2025-04-28T22:41:00Z" w16du:dateUtc="2025-04-28T15:41:00Z"/>
          <w:rFonts w:asciiTheme="minorHAnsi" w:eastAsiaTheme="minorEastAsia" w:hAnsiTheme="minorHAnsi" w:cstheme="minorBidi"/>
          <w:noProof/>
          <w:sz w:val="22"/>
          <w:lang w:val="en-US"/>
        </w:rPr>
      </w:pPr>
      <w:del w:id="986" w:author="Huyen Tran Thu" w:date="2025-04-28T22:41:00Z" w16du:dateUtc="2025-04-28T15:41:00Z">
        <w:r w:rsidRPr="003E09D4" w:rsidDel="00FD7EAF">
          <w:rPr>
            <w:rStyle w:val="Hyperlink"/>
            <w:noProof/>
          </w:rPr>
          <w:delText>Bảng 1. 25: Kết quả phát thải khí nhà kính từ quá trình đốt lộ thiên chất thải</w:delText>
        </w:r>
        <w:r w:rsidDel="00FD7EAF">
          <w:rPr>
            <w:noProof/>
            <w:webHidden/>
          </w:rPr>
          <w:tab/>
          <w:delText>31</w:delText>
        </w:r>
      </w:del>
    </w:p>
    <w:p w14:paraId="2CF2D264" w14:textId="16054C10" w:rsidR="007A3D0C" w:rsidDel="00FD7EAF" w:rsidRDefault="007A3D0C">
      <w:pPr>
        <w:pStyle w:val="TableofFigures"/>
        <w:tabs>
          <w:tab w:val="right" w:leader="dot" w:pos="9062"/>
        </w:tabs>
        <w:rPr>
          <w:del w:id="987" w:author="Huyen Tran Thu" w:date="2025-04-28T22:41:00Z" w16du:dateUtc="2025-04-28T15:41:00Z"/>
          <w:rFonts w:asciiTheme="minorHAnsi" w:eastAsiaTheme="minorEastAsia" w:hAnsiTheme="minorHAnsi" w:cstheme="minorBidi"/>
          <w:noProof/>
          <w:sz w:val="22"/>
          <w:lang w:val="en-US"/>
        </w:rPr>
      </w:pPr>
      <w:del w:id="988" w:author="Huyen Tran Thu" w:date="2025-04-28T22:41:00Z" w16du:dateUtc="2025-04-28T15:41:00Z">
        <w:r w:rsidRPr="003E09D4" w:rsidDel="00FD7EAF">
          <w:rPr>
            <w:rStyle w:val="Hyperlink"/>
            <w:noProof/>
          </w:rPr>
          <w:delText>Bảng 1. 26</w:delText>
        </w:r>
        <w:r w:rsidRPr="003E09D4" w:rsidDel="00FD7EAF">
          <w:rPr>
            <w:rStyle w:val="Hyperlink"/>
            <w:noProof/>
            <w:lang w:val="vi-VN"/>
          </w:rPr>
          <w:delText>: Sản phẩm của các ngành công nghiệp quan trọng trong năm 20</w:delText>
        </w:r>
        <w:r w:rsidRPr="003E09D4" w:rsidDel="00FD7EAF">
          <w:rPr>
            <w:rStyle w:val="Hyperlink"/>
            <w:noProof/>
            <w:lang w:val="en-US"/>
          </w:rPr>
          <w:delText>18</w:delText>
        </w:r>
        <w:r w:rsidDel="00FD7EAF">
          <w:rPr>
            <w:noProof/>
            <w:webHidden/>
          </w:rPr>
          <w:tab/>
          <w:delText>47</w:delText>
        </w:r>
      </w:del>
    </w:p>
    <w:p w14:paraId="7A7E0B2F" w14:textId="18236046" w:rsidR="007A3D0C" w:rsidDel="00FD7EAF" w:rsidRDefault="007A3D0C">
      <w:pPr>
        <w:pStyle w:val="TableofFigures"/>
        <w:tabs>
          <w:tab w:val="right" w:leader="dot" w:pos="9062"/>
        </w:tabs>
        <w:rPr>
          <w:del w:id="989" w:author="Huyen Tran Thu" w:date="2025-04-28T22:41:00Z" w16du:dateUtc="2025-04-28T15:41:00Z"/>
          <w:rFonts w:asciiTheme="minorHAnsi" w:eastAsiaTheme="minorEastAsia" w:hAnsiTheme="minorHAnsi" w:cstheme="minorBidi"/>
          <w:noProof/>
          <w:sz w:val="22"/>
          <w:lang w:val="en-US"/>
        </w:rPr>
      </w:pPr>
      <w:del w:id="990" w:author="Huyen Tran Thu" w:date="2025-04-28T22:41:00Z" w16du:dateUtc="2025-04-28T15:41:00Z">
        <w:r w:rsidRPr="003E09D4" w:rsidDel="00FD7EAF">
          <w:rPr>
            <w:rStyle w:val="Hyperlink"/>
            <w:noProof/>
          </w:rPr>
          <w:delText>Bảng 1. 27</w:delText>
        </w:r>
        <w:r w:rsidRPr="003E09D4" w:rsidDel="00FD7EAF">
          <w:rPr>
            <w:rStyle w:val="Hyperlink"/>
            <w:noProof/>
            <w:lang w:val="vi-VN"/>
          </w:rPr>
          <w:delText>: Nước thải tính trên sản lượng một số ngành công nghiệp quan trọng</w:delText>
        </w:r>
        <w:r w:rsidDel="00FD7EAF">
          <w:rPr>
            <w:noProof/>
            <w:webHidden/>
          </w:rPr>
          <w:tab/>
          <w:delText>47</w:delText>
        </w:r>
      </w:del>
    </w:p>
    <w:p w14:paraId="50800781" w14:textId="1869DEBD" w:rsidR="007A3D0C" w:rsidDel="00FD7EAF" w:rsidRDefault="007A3D0C">
      <w:pPr>
        <w:pStyle w:val="TableofFigures"/>
        <w:tabs>
          <w:tab w:val="right" w:leader="dot" w:pos="9062"/>
        </w:tabs>
        <w:rPr>
          <w:del w:id="991" w:author="Huyen Tran Thu" w:date="2025-04-28T22:41:00Z" w16du:dateUtc="2025-04-28T15:41:00Z"/>
          <w:rFonts w:asciiTheme="minorHAnsi" w:eastAsiaTheme="minorEastAsia" w:hAnsiTheme="minorHAnsi" w:cstheme="minorBidi"/>
          <w:noProof/>
          <w:sz w:val="22"/>
          <w:lang w:val="en-US"/>
        </w:rPr>
      </w:pPr>
      <w:del w:id="992" w:author="Huyen Tran Thu" w:date="2025-04-28T22:41:00Z" w16du:dateUtc="2025-04-28T15:41:00Z">
        <w:r w:rsidRPr="003E09D4" w:rsidDel="00FD7EAF">
          <w:rPr>
            <w:rStyle w:val="Hyperlink"/>
            <w:noProof/>
          </w:rPr>
          <w:delText>Bảng 1. 28</w:delText>
        </w:r>
        <w:r w:rsidRPr="003E09D4" w:rsidDel="00FD7EAF">
          <w:rPr>
            <w:rStyle w:val="Hyperlink"/>
            <w:noProof/>
            <w:lang w:val="vi-VN"/>
          </w:rPr>
          <w:delText>: Nồng độ COD (nhu cầu oxy hóa học) trong nước thải của một số ngành CN</w:delText>
        </w:r>
        <w:r w:rsidDel="00FD7EAF">
          <w:rPr>
            <w:noProof/>
            <w:webHidden/>
          </w:rPr>
          <w:tab/>
          <w:delText>48</w:delText>
        </w:r>
      </w:del>
    </w:p>
    <w:p w14:paraId="5AACBC66" w14:textId="0A08AC3F" w:rsidR="007A3D0C" w:rsidDel="00FD7EAF" w:rsidRDefault="007A3D0C">
      <w:pPr>
        <w:pStyle w:val="TableofFigures"/>
        <w:tabs>
          <w:tab w:val="right" w:leader="dot" w:pos="9062"/>
        </w:tabs>
        <w:rPr>
          <w:del w:id="993" w:author="Huyen Tran Thu" w:date="2025-04-28T22:41:00Z" w16du:dateUtc="2025-04-28T15:41:00Z"/>
          <w:rFonts w:asciiTheme="minorHAnsi" w:eastAsiaTheme="minorEastAsia" w:hAnsiTheme="minorHAnsi" w:cstheme="minorBidi"/>
          <w:noProof/>
          <w:sz w:val="22"/>
          <w:lang w:val="en-US"/>
        </w:rPr>
      </w:pPr>
      <w:del w:id="994" w:author="Huyen Tran Thu" w:date="2025-04-28T22:41:00Z" w16du:dateUtc="2025-04-28T15:41:00Z">
        <w:r w:rsidRPr="003E09D4" w:rsidDel="00FD7EAF">
          <w:rPr>
            <w:rStyle w:val="Hyperlink"/>
            <w:noProof/>
          </w:rPr>
          <w:delText>Bảng 1. 29</w:delText>
        </w:r>
        <w:r w:rsidRPr="003E09D4" w:rsidDel="00FD7EAF">
          <w:rPr>
            <w:rStyle w:val="Hyperlink"/>
            <w:noProof/>
            <w:lang w:val="vi-VN"/>
          </w:rPr>
          <w:delText>: Kết quả phát thải khí nhà kính từ quá trình Xử lý và xả thải nước thải sinh hoạt</w:delText>
        </w:r>
        <w:r w:rsidDel="00FD7EAF">
          <w:rPr>
            <w:noProof/>
            <w:webHidden/>
          </w:rPr>
          <w:tab/>
          <w:delText>52</w:delText>
        </w:r>
      </w:del>
    </w:p>
    <w:p w14:paraId="2FC47B68" w14:textId="7A6386F1" w:rsidR="007A3D0C" w:rsidDel="00FD7EAF" w:rsidRDefault="007A3D0C">
      <w:pPr>
        <w:pStyle w:val="TableofFigures"/>
        <w:tabs>
          <w:tab w:val="right" w:leader="dot" w:pos="9062"/>
        </w:tabs>
        <w:rPr>
          <w:del w:id="995" w:author="Huyen Tran Thu" w:date="2025-04-28T22:41:00Z" w16du:dateUtc="2025-04-28T15:41:00Z"/>
          <w:rFonts w:asciiTheme="minorHAnsi" w:eastAsiaTheme="minorEastAsia" w:hAnsiTheme="minorHAnsi" w:cstheme="minorBidi"/>
          <w:noProof/>
          <w:sz w:val="22"/>
          <w:lang w:val="en-US"/>
        </w:rPr>
      </w:pPr>
      <w:del w:id="996" w:author="Huyen Tran Thu" w:date="2025-04-28T22:41:00Z" w16du:dateUtc="2025-04-28T15:41:00Z">
        <w:r w:rsidRPr="003E09D4" w:rsidDel="00FD7EAF">
          <w:rPr>
            <w:rStyle w:val="Hyperlink"/>
            <w:noProof/>
          </w:rPr>
          <w:delText>Bảng 1. 30</w:delText>
        </w:r>
        <w:r w:rsidRPr="003E09D4" w:rsidDel="00FD7EAF">
          <w:rPr>
            <w:rStyle w:val="Hyperlink"/>
            <w:noProof/>
            <w:lang w:val="vi-VN"/>
          </w:rPr>
          <w:delText>: Kết quả phát thải khí nhà kính từ quá trình Xử lý và xả thải nước thải công nghiệp</w:delText>
        </w:r>
        <w:r w:rsidDel="00FD7EAF">
          <w:rPr>
            <w:noProof/>
            <w:webHidden/>
          </w:rPr>
          <w:tab/>
          <w:delText>52</w:delText>
        </w:r>
      </w:del>
    </w:p>
    <w:p w14:paraId="03A43796" w14:textId="573CD2F2" w:rsidR="007A3D0C" w:rsidDel="00FD7EAF" w:rsidRDefault="007A3D0C">
      <w:pPr>
        <w:pStyle w:val="TableofFigures"/>
        <w:tabs>
          <w:tab w:val="right" w:leader="dot" w:pos="9062"/>
        </w:tabs>
        <w:rPr>
          <w:del w:id="997" w:author="Huyen Tran Thu" w:date="2025-04-28T22:41:00Z" w16du:dateUtc="2025-04-28T15:41:00Z"/>
          <w:noProof/>
        </w:rPr>
      </w:pPr>
    </w:p>
    <w:p w14:paraId="2D3D02A1" w14:textId="53757072" w:rsidR="007A3D0C" w:rsidDel="00FD7EAF" w:rsidRDefault="007A3D0C">
      <w:pPr>
        <w:pStyle w:val="TableofFigures"/>
        <w:tabs>
          <w:tab w:val="right" w:leader="dot" w:pos="9062"/>
        </w:tabs>
        <w:rPr>
          <w:del w:id="998" w:author="Huyen Tran Thu" w:date="2025-04-28T22:41:00Z" w16du:dateUtc="2025-04-28T15:41:00Z"/>
          <w:noProof/>
        </w:rPr>
      </w:pPr>
    </w:p>
    <w:p w14:paraId="663717AE" w14:textId="5B6799C8" w:rsidR="007A3D0C" w:rsidDel="00FD7EAF" w:rsidRDefault="007A3D0C">
      <w:pPr>
        <w:pStyle w:val="TableofFigures"/>
        <w:tabs>
          <w:tab w:val="right" w:leader="dot" w:pos="9062"/>
        </w:tabs>
        <w:rPr>
          <w:del w:id="999" w:author="Huyen Tran Thu" w:date="2025-04-28T22:41:00Z" w16du:dateUtc="2025-04-28T15:41:00Z"/>
          <w:noProof/>
        </w:rPr>
      </w:pPr>
    </w:p>
    <w:p w14:paraId="0E218DCA" w14:textId="30837BBA" w:rsidR="007A3D0C" w:rsidDel="00FD7EAF" w:rsidRDefault="007A3D0C" w:rsidP="007A3D0C">
      <w:pPr>
        <w:pStyle w:val="TableofFigures"/>
        <w:tabs>
          <w:tab w:val="right" w:leader="dot" w:pos="9062"/>
        </w:tabs>
        <w:rPr>
          <w:del w:id="1000" w:author="Huyen Tran Thu" w:date="2025-04-28T22:41:00Z" w16du:dateUtc="2025-04-28T15:41:00Z"/>
          <w:noProof/>
        </w:rPr>
      </w:pPr>
    </w:p>
    <w:p w14:paraId="5BBFEB1C" w14:textId="2DC30FD4" w:rsidR="00310469" w:rsidRPr="00A36D17" w:rsidDel="00FD7EAF" w:rsidRDefault="007A3D0C">
      <w:pPr>
        <w:pStyle w:val="TableofFigures"/>
        <w:tabs>
          <w:tab w:val="right" w:leader="dot" w:pos="9062"/>
        </w:tabs>
        <w:rPr>
          <w:del w:id="1001" w:author="Huyen Tran Thu" w:date="2025-04-28T22:41:00Z" w16du:dateUtc="2025-04-28T15:41:00Z"/>
          <w:rFonts w:eastAsiaTheme="majorEastAsia" w:cstheme="majorBidi"/>
          <w:szCs w:val="28"/>
          <w:lang w:val="pt-BR"/>
        </w:rPr>
        <w:pPrChange w:id="1002" w:author="Thu Huyen Tran" w:date="2023-04-07T17:34:00Z">
          <w:pPr/>
        </w:pPrChange>
      </w:pPr>
      <w:del w:id="1003" w:author="Huyen Tran Thu" w:date="2025-04-28T22:41:00Z" w16du:dateUtc="2025-04-28T15:41:00Z">
        <w:r w:rsidDel="00FD7EAF">
          <w:rPr>
            <w:lang w:val="pt-BR"/>
          </w:rPr>
          <w:fldChar w:fldCharType="end"/>
        </w:r>
        <w:r w:rsidR="00310469" w:rsidRPr="00A36D17" w:rsidDel="00FD7EAF">
          <w:rPr>
            <w:lang w:val="pt-BR"/>
          </w:rPr>
          <w:br w:type="page"/>
        </w:r>
      </w:del>
    </w:p>
    <w:p w14:paraId="6CAB738D" w14:textId="77777777" w:rsidR="00310469" w:rsidRPr="00A36D17" w:rsidRDefault="00310469" w:rsidP="00310469">
      <w:pPr>
        <w:pStyle w:val="Heading1"/>
        <w:rPr>
          <w:lang w:val="pt-BR"/>
        </w:rPr>
      </w:pPr>
      <w:bookmarkStart w:id="1004" w:name="_Toc55494115"/>
      <w:bookmarkStart w:id="1005" w:name="_Toc131781480"/>
      <w:bookmarkStart w:id="1006" w:name="_Toc152709778"/>
      <w:bookmarkStart w:id="1007" w:name="_Toc196772474"/>
      <w:r w:rsidRPr="00A36D17">
        <w:rPr>
          <w:lang w:val="pt-BR"/>
        </w:rPr>
        <w:t>DANH MỤC CÁC TỪ VIẾT TẮT</w:t>
      </w:r>
      <w:bookmarkEnd w:id="1004"/>
      <w:bookmarkEnd w:id="1005"/>
      <w:bookmarkEnd w:id="1006"/>
      <w:bookmarkEnd w:id="1007"/>
    </w:p>
    <w:tbl>
      <w:tblPr>
        <w:tblW w:w="0" w:type="auto"/>
        <w:jc w:val="center"/>
        <w:tblLook w:val="00A0" w:firstRow="1" w:lastRow="0" w:firstColumn="1" w:lastColumn="0" w:noHBand="0" w:noVBand="0"/>
      </w:tblPr>
      <w:tblGrid>
        <w:gridCol w:w="3201"/>
        <w:gridCol w:w="5529"/>
      </w:tblGrid>
      <w:tr w:rsidR="00310469" w:rsidRPr="009A2CAA" w14:paraId="309561C6" w14:textId="77777777" w:rsidTr="004C60A0">
        <w:trPr>
          <w:jc w:val="center"/>
        </w:trPr>
        <w:tc>
          <w:tcPr>
            <w:tcW w:w="3201" w:type="dxa"/>
            <w:vAlign w:val="center"/>
          </w:tcPr>
          <w:p w14:paraId="087CD506" w14:textId="77777777" w:rsidR="00310469" w:rsidRPr="009A2CAA" w:rsidRDefault="00310469" w:rsidP="00310469">
            <w:pPr>
              <w:spacing w:before="60" w:after="0" w:line="240" w:lineRule="auto"/>
              <w:ind w:left="147"/>
            </w:pPr>
            <w:r w:rsidRPr="009A2CAA">
              <w:t>AD</w:t>
            </w:r>
          </w:p>
        </w:tc>
        <w:tc>
          <w:tcPr>
            <w:tcW w:w="5529" w:type="dxa"/>
            <w:vAlign w:val="center"/>
          </w:tcPr>
          <w:p w14:paraId="3804F0C4" w14:textId="77777777" w:rsidR="00310469" w:rsidRPr="009A2CAA" w:rsidRDefault="00310469" w:rsidP="00310469">
            <w:pPr>
              <w:spacing w:before="60" w:after="0" w:line="240" w:lineRule="auto"/>
              <w:ind w:left="206"/>
            </w:pPr>
            <w:r w:rsidRPr="009A2CAA">
              <w:t>Số liệu hoạt động</w:t>
            </w:r>
          </w:p>
        </w:tc>
      </w:tr>
      <w:tr w:rsidR="00310469" w:rsidRPr="009A2CAA" w14:paraId="5B4F7D25" w14:textId="77777777" w:rsidTr="004C60A0">
        <w:trPr>
          <w:jc w:val="center"/>
        </w:trPr>
        <w:tc>
          <w:tcPr>
            <w:tcW w:w="3201" w:type="dxa"/>
            <w:vAlign w:val="center"/>
          </w:tcPr>
          <w:p w14:paraId="6DD4C936" w14:textId="77777777" w:rsidR="00310469" w:rsidRPr="009A2CAA" w:rsidRDefault="00310469" w:rsidP="00310469">
            <w:pPr>
              <w:spacing w:before="60" w:after="0" w:line="240" w:lineRule="auto"/>
              <w:ind w:left="147"/>
            </w:pPr>
            <w:r w:rsidRPr="009A2CAA">
              <w:t>BAU</w:t>
            </w:r>
          </w:p>
        </w:tc>
        <w:tc>
          <w:tcPr>
            <w:tcW w:w="5529" w:type="dxa"/>
            <w:vAlign w:val="center"/>
          </w:tcPr>
          <w:p w14:paraId="1738061E" w14:textId="77777777" w:rsidR="00310469" w:rsidRPr="009A2CAA" w:rsidRDefault="00310469" w:rsidP="00310469">
            <w:pPr>
              <w:spacing w:before="60" w:after="0" w:line="240" w:lineRule="auto"/>
              <w:ind w:left="206"/>
            </w:pPr>
            <w:r w:rsidRPr="009A2CAA">
              <w:t>Kịch bản hoạt động bình thường</w:t>
            </w:r>
          </w:p>
        </w:tc>
      </w:tr>
      <w:tr w:rsidR="00310469" w:rsidRPr="009A2CAA" w:rsidDel="003902CD" w14:paraId="039D6B57" w14:textId="6C13171C" w:rsidTr="004C60A0">
        <w:trPr>
          <w:jc w:val="center"/>
          <w:del w:id="1008" w:author="Huyen Tran Thu" w:date="2025-04-28T23:02:00Z"/>
        </w:trPr>
        <w:tc>
          <w:tcPr>
            <w:tcW w:w="3201" w:type="dxa"/>
            <w:vAlign w:val="center"/>
          </w:tcPr>
          <w:p w14:paraId="1380E2E4" w14:textId="2FF5680E" w:rsidR="00310469" w:rsidRPr="009A2CAA" w:rsidDel="003902CD" w:rsidRDefault="00310469" w:rsidP="00310469">
            <w:pPr>
              <w:spacing w:before="60" w:after="0" w:line="240" w:lineRule="auto"/>
              <w:ind w:left="147"/>
              <w:rPr>
                <w:del w:id="1009" w:author="Huyen Tran Thu" w:date="2025-04-28T23:02:00Z" w16du:dateUtc="2025-04-28T16:02:00Z"/>
              </w:rPr>
            </w:pPr>
            <w:del w:id="1010" w:author="Huyen Tran Thu" w:date="2025-04-28T23:02:00Z" w16du:dateUtc="2025-04-28T16:02:00Z">
              <w:r w:rsidRPr="009A2CAA" w:rsidDel="003902CD">
                <w:delText>Bộ NNPTNT</w:delText>
              </w:r>
            </w:del>
          </w:p>
        </w:tc>
        <w:tc>
          <w:tcPr>
            <w:tcW w:w="5529" w:type="dxa"/>
            <w:vAlign w:val="center"/>
          </w:tcPr>
          <w:p w14:paraId="528CEE43" w14:textId="450F03D7" w:rsidR="00310469" w:rsidRPr="009A2CAA" w:rsidDel="003902CD" w:rsidRDefault="00310469" w:rsidP="00310469">
            <w:pPr>
              <w:spacing w:before="60" w:after="0" w:line="240" w:lineRule="auto"/>
              <w:ind w:left="206"/>
              <w:rPr>
                <w:del w:id="1011" w:author="Huyen Tran Thu" w:date="2025-04-28T23:02:00Z" w16du:dateUtc="2025-04-28T16:02:00Z"/>
              </w:rPr>
            </w:pPr>
            <w:del w:id="1012" w:author="Huyen Tran Thu" w:date="2025-04-28T23:02:00Z" w16du:dateUtc="2025-04-28T16:02:00Z">
              <w:r w:rsidRPr="009A2CAA" w:rsidDel="003902CD">
                <w:delText>Bộ Nông nghiệp và phát triển nông thôn</w:delText>
              </w:r>
            </w:del>
          </w:p>
        </w:tc>
      </w:tr>
      <w:tr w:rsidR="00310469" w:rsidRPr="009A2CAA" w14:paraId="45E1ACEF" w14:textId="77777777" w:rsidTr="004C60A0">
        <w:trPr>
          <w:jc w:val="center"/>
        </w:trPr>
        <w:tc>
          <w:tcPr>
            <w:tcW w:w="3201" w:type="dxa"/>
            <w:vAlign w:val="center"/>
          </w:tcPr>
          <w:p w14:paraId="492BAAC4" w14:textId="77777777" w:rsidR="00310469" w:rsidRPr="009A2CAA" w:rsidRDefault="00310469" w:rsidP="00310469">
            <w:pPr>
              <w:spacing w:before="60" w:after="0" w:line="240" w:lineRule="auto"/>
              <w:ind w:left="147"/>
            </w:pPr>
            <w:r w:rsidRPr="009A2CAA">
              <w:t>BOD</w:t>
            </w:r>
          </w:p>
        </w:tc>
        <w:tc>
          <w:tcPr>
            <w:tcW w:w="5529" w:type="dxa"/>
            <w:vAlign w:val="center"/>
          </w:tcPr>
          <w:p w14:paraId="2B4309F4" w14:textId="77777777" w:rsidR="00310469" w:rsidRPr="009A2CAA" w:rsidRDefault="00310469" w:rsidP="00310469">
            <w:pPr>
              <w:spacing w:before="60" w:after="0" w:line="240" w:lineRule="auto"/>
              <w:ind w:left="206"/>
            </w:pPr>
            <w:r w:rsidRPr="009A2CAA">
              <w:t>Nhu cầu oxy sinh học</w:t>
            </w:r>
          </w:p>
        </w:tc>
      </w:tr>
      <w:tr w:rsidR="00310469" w:rsidRPr="009A2CAA" w14:paraId="7AEC1A2E" w14:textId="77777777" w:rsidTr="004C60A0">
        <w:trPr>
          <w:jc w:val="center"/>
        </w:trPr>
        <w:tc>
          <w:tcPr>
            <w:tcW w:w="3201" w:type="dxa"/>
            <w:vAlign w:val="center"/>
          </w:tcPr>
          <w:p w14:paraId="7DB417C0" w14:textId="77777777" w:rsidR="00310469" w:rsidRPr="009A2CAA" w:rsidRDefault="00310469" w:rsidP="00310469">
            <w:pPr>
              <w:spacing w:before="60" w:after="0" w:line="240" w:lineRule="auto"/>
              <w:ind w:left="147"/>
            </w:pPr>
            <w:r w:rsidRPr="009A2CAA">
              <w:t>BUR</w:t>
            </w:r>
          </w:p>
        </w:tc>
        <w:tc>
          <w:tcPr>
            <w:tcW w:w="5529" w:type="dxa"/>
            <w:vAlign w:val="center"/>
          </w:tcPr>
          <w:p w14:paraId="0100132B" w14:textId="77777777" w:rsidR="00310469" w:rsidRPr="009A2CAA" w:rsidRDefault="00310469" w:rsidP="00310469">
            <w:pPr>
              <w:spacing w:before="60" w:after="0" w:line="240" w:lineRule="auto"/>
              <w:ind w:left="206"/>
            </w:pPr>
            <w:r w:rsidRPr="009A2CAA">
              <w:t>Báo cáo cập nhật 2 năm một lần</w:t>
            </w:r>
          </w:p>
        </w:tc>
      </w:tr>
      <w:tr w:rsidR="00310469" w:rsidRPr="009A2CAA" w14:paraId="389D924B" w14:textId="77777777" w:rsidTr="004C60A0">
        <w:trPr>
          <w:jc w:val="center"/>
        </w:trPr>
        <w:tc>
          <w:tcPr>
            <w:tcW w:w="3201" w:type="dxa"/>
            <w:vAlign w:val="center"/>
          </w:tcPr>
          <w:p w14:paraId="4EB55471" w14:textId="77777777" w:rsidR="00310469" w:rsidRPr="009A2CAA" w:rsidRDefault="00310469" w:rsidP="00310469">
            <w:pPr>
              <w:spacing w:before="60" w:after="0" w:line="240" w:lineRule="auto"/>
              <w:ind w:left="147"/>
            </w:pPr>
            <w:r w:rsidRPr="009A2CAA">
              <w:t>CDM</w:t>
            </w:r>
          </w:p>
        </w:tc>
        <w:tc>
          <w:tcPr>
            <w:tcW w:w="5529" w:type="dxa"/>
            <w:vAlign w:val="center"/>
          </w:tcPr>
          <w:p w14:paraId="1D75507D" w14:textId="77777777" w:rsidR="00310469" w:rsidRPr="009A2CAA" w:rsidRDefault="00310469" w:rsidP="00310469">
            <w:pPr>
              <w:spacing w:before="60" w:after="0" w:line="240" w:lineRule="auto"/>
              <w:ind w:left="206"/>
            </w:pPr>
            <w:r w:rsidRPr="009A2CAA">
              <w:t>Cơ chế phát triển sạch</w:t>
            </w:r>
          </w:p>
        </w:tc>
      </w:tr>
      <w:tr w:rsidR="00310469" w:rsidRPr="009A2CAA" w14:paraId="0BB0328E" w14:textId="77777777" w:rsidTr="004C60A0">
        <w:trPr>
          <w:jc w:val="center"/>
        </w:trPr>
        <w:tc>
          <w:tcPr>
            <w:tcW w:w="3201" w:type="dxa"/>
            <w:vAlign w:val="center"/>
          </w:tcPr>
          <w:p w14:paraId="10021AA5" w14:textId="77777777" w:rsidR="00310469" w:rsidRPr="009A2CAA" w:rsidRDefault="00310469" w:rsidP="00310469">
            <w:pPr>
              <w:spacing w:before="60" w:after="0" w:line="240" w:lineRule="auto"/>
              <w:ind w:left="147"/>
            </w:pPr>
            <w:r w:rsidRPr="009A2CAA">
              <w:t>COD</w:t>
            </w:r>
          </w:p>
        </w:tc>
        <w:tc>
          <w:tcPr>
            <w:tcW w:w="5529" w:type="dxa"/>
            <w:vAlign w:val="center"/>
          </w:tcPr>
          <w:p w14:paraId="3BC4E5C9" w14:textId="77777777" w:rsidR="00310469" w:rsidRPr="009A2CAA" w:rsidRDefault="00310469" w:rsidP="00310469">
            <w:pPr>
              <w:spacing w:before="60" w:after="0" w:line="240" w:lineRule="auto"/>
              <w:ind w:left="206"/>
            </w:pPr>
            <w:r w:rsidRPr="009A2CAA">
              <w:t>Nhu cầu oxy hóa học</w:t>
            </w:r>
          </w:p>
        </w:tc>
      </w:tr>
      <w:tr w:rsidR="00310469" w:rsidRPr="009A2CAA" w14:paraId="003A446C" w14:textId="77777777" w:rsidTr="004C60A0">
        <w:trPr>
          <w:jc w:val="center"/>
        </w:trPr>
        <w:tc>
          <w:tcPr>
            <w:tcW w:w="3201" w:type="dxa"/>
            <w:vAlign w:val="center"/>
          </w:tcPr>
          <w:p w14:paraId="01901F99" w14:textId="77777777" w:rsidR="00310469" w:rsidRPr="009A2CAA" w:rsidRDefault="00310469" w:rsidP="00310469">
            <w:pPr>
              <w:spacing w:before="60" w:after="0" w:line="240" w:lineRule="auto"/>
              <w:ind w:left="147"/>
            </w:pPr>
            <w:r w:rsidRPr="009A2CAA">
              <w:t xml:space="preserve">DOC </w:t>
            </w:r>
          </w:p>
        </w:tc>
        <w:tc>
          <w:tcPr>
            <w:tcW w:w="5529" w:type="dxa"/>
            <w:vAlign w:val="center"/>
          </w:tcPr>
          <w:p w14:paraId="1118D1EE" w14:textId="77777777" w:rsidR="00310469" w:rsidRPr="009A2CAA" w:rsidRDefault="00310469" w:rsidP="00310469">
            <w:pPr>
              <w:spacing w:before="60" w:after="0" w:line="240" w:lineRule="auto"/>
              <w:ind w:left="206"/>
            </w:pPr>
            <w:r w:rsidRPr="009A2CAA">
              <w:t>Cacbon hữu cơ phân hủy</w:t>
            </w:r>
          </w:p>
        </w:tc>
      </w:tr>
      <w:tr w:rsidR="00310469" w:rsidRPr="009A2CAA" w14:paraId="65F57D36" w14:textId="77777777" w:rsidTr="004C60A0">
        <w:trPr>
          <w:jc w:val="center"/>
        </w:trPr>
        <w:tc>
          <w:tcPr>
            <w:tcW w:w="3201" w:type="dxa"/>
            <w:vAlign w:val="center"/>
          </w:tcPr>
          <w:p w14:paraId="565FA19C" w14:textId="77777777" w:rsidR="00310469" w:rsidRPr="009A2CAA" w:rsidRDefault="00310469" w:rsidP="00310469">
            <w:pPr>
              <w:spacing w:before="60" w:after="0" w:line="240" w:lineRule="auto"/>
              <w:ind w:left="147"/>
            </w:pPr>
            <w:r w:rsidRPr="009A2CAA">
              <w:t>DOCF</w:t>
            </w:r>
          </w:p>
        </w:tc>
        <w:tc>
          <w:tcPr>
            <w:tcW w:w="5529" w:type="dxa"/>
            <w:vAlign w:val="center"/>
          </w:tcPr>
          <w:p w14:paraId="2DC7D2FA" w14:textId="77777777" w:rsidR="00310469" w:rsidRPr="009A2CAA" w:rsidRDefault="00310469" w:rsidP="00310469">
            <w:pPr>
              <w:spacing w:before="60" w:after="0" w:line="240" w:lineRule="auto"/>
              <w:ind w:left="206"/>
            </w:pPr>
            <w:r w:rsidRPr="009A2CAA">
              <w:t>Tỉ lệ DOC bị dị hóa</w:t>
            </w:r>
          </w:p>
        </w:tc>
      </w:tr>
      <w:tr w:rsidR="00310469" w:rsidRPr="009A2CAA" w14:paraId="09F12938" w14:textId="77777777" w:rsidTr="004C60A0">
        <w:trPr>
          <w:jc w:val="center"/>
        </w:trPr>
        <w:tc>
          <w:tcPr>
            <w:tcW w:w="3201" w:type="dxa"/>
            <w:vAlign w:val="center"/>
          </w:tcPr>
          <w:p w14:paraId="15D169E5" w14:textId="77777777" w:rsidR="00310469" w:rsidRPr="009A2CAA" w:rsidRDefault="00310469" w:rsidP="00310469">
            <w:pPr>
              <w:spacing w:before="60" w:after="0" w:line="240" w:lineRule="auto"/>
              <w:ind w:left="147"/>
            </w:pPr>
            <w:r w:rsidRPr="009A2CAA">
              <w:t>EF</w:t>
            </w:r>
          </w:p>
        </w:tc>
        <w:tc>
          <w:tcPr>
            <w:tcW w:w="5529" w:type="dxa"/>
            <w:vAlign w:val="center"/>
          </w:tcPr>
          <w:p w14:paraId="1DD83189" w14:textId="77777777" w:rsidR="00310469" w:rsidRPr="009A2CAA" w:rsidRDefault="00310469" w:rsidP="00310469">
            <w:pPr>
              <w:spacing w:before="60" w:after="0" w:line="240" w:lineRule="auto"/>
              <w:ind w:left="206"/>
            </w:pPr>
            <w:r w:rsidRPr="009A2CAA">
              <w:t>Hệ số phát thải</w:t>
            </w:r>
          </w:p>
        </w:tc>
      </w:tr>
      <w:tr w:rsidR="00310469" w:rsidRPr="009A2CAA" w14:paraId="416A760C" w14:textId="77777777" w:rsidTr="004C60A0">
        <w:trPr>
          <w:jc w:val="center"/>
        </w:trPr>
        <w:tc>
          <w:tcPr>
            <w:tcW w:w="3201" w:type="dxa"/>
            <w:vAlign w:val="center"/>
          </w:tcPr>
          <w:p w14:paraId="03C6F1A9" w14:textId="77777777" w:rsidR="00310469" w:rsidRPr="009A2CAA" w:rsidRDefault="00310469" w:rsidP="00310469">
            <w:pPr>
              <w:spacing w:before="60" w:after="0" w:line="240" w:lineRule="auto"/>
              <w:ind w:left="147"/>
            </w:pPr>
            <w:r w:rsidRPr="009A2CAA">
              <w:t>GPG 2000</w:t>
            </w:r>
          </w:p>
        </w:tc>
        <w:tc>
          <w:tcPr>
            <w:tcW w:w="5529" w:type="dxa"/>
            <w:vAlign w:val="center"/>
          </w:tcPr>
          <w:p w14:paraId="0231893C" w14:textId="77777777" w:rsidR="00310469" w:rsidRPr="009A2CAA" w:rsidRDefault="00310469" w:rsidP="00310469">
            <w:pPr>
              <w:spacing w:before="60" w:after="0" w:line="240" w:lineRule="auto"/>
              <w:ind w:left="206"/>
            </w:pPr>
            <w:r w:rsidRPr="009A2CAA">
              <w:t>Hướng dẫn thực hành tốt và quản lý không chắc chắn của IPCC về kiểm kê KNK quốc gia</w:t>
            </w:r>
          </w:p>
        </w:tc>
      </w:tr>
      <w:tr w:rsidR="00310469" w:rsidRPr="009A2CAA" w14:paraId="06E7C2A9" w14:textId="77777777" w:rsidTr="004C60A0">
        <w:trPr>
          <w:jc w:val="center"/>
        </w:trPr>
        <w:tc>
          <w:tcPr>
            <w:tcW w:w="3201" w:type="dxa"/>
            <w:vAlign w:val="center"/>
          </w:tcPr>
          <w:p w14:paraId="2C3F8D7E" w14:textId="77777777" w:rsidR="00310469" w:rsidRPr="009A2CAA" w:rsidRDefault="00310469" w:rsidP="00310469">
            <w:pPr>
              <w:spacing w:before="60" w:after="0" w:line="240" w:lineRule="auto"/>
              <w:ind w:left="147"/>
            </w:pPr>
            <w:r w:rsidRPr="009A2CAA">
              <w:t>GSO</w:t>
            </w:r>
          </w:p>
        </w:tc>
        <w:tc>
          <w:tcPr>
            <w:tcW w:w="5529" w:type="dxa"/>
            <w:vAlign w:val="center"/>
          </w:tcPr>
          <w:p w14:paraId="1D23F12B" w14:textId="77777777" w:rsidR="00310469" w:rsidRPr="009A2CAA" w:rsidRDefault="00310469" w:rsidP="00310469">
            <w:pPr>
              <w:spacing w:before="60" w:after="0" w:line="240" w:lineRule="auto"/>
              <w:ind w:left="206"/>
            </w:pPr>
            <w:r w:rsidRPr="009A2CAA">
              <w:t>Tổng cục thống kê</w:t>
            </w:r>
          </w:p>
        </w:tc>
      </w:tr>
      <w:tr w:rsidR="00310469" w:rsidRPr="009A2CAA" w14:paraId="4B537AE6" w14:textId="77777777" w:rsidTr="004C60A0">
        <w:trPr>
          <w:jc w:val="center"/>
        </w:trPr>
        <w:tc>
          <w:tcPr>
            <w:tcW w:w="3201" w:type="dxa"/>
            <w:vAlign w:val="center"/>
          </w:tcPr>
          <w:p w14:paraId="04237E2D" w14:textId="77777777" w:rsidR="00310469" w:rsidRPr="009A2CAA" w:rsidRDefault="00310469" w:rsidP="00310469">
            <w:pPr>
              <w:spacing w:before="60" w:after="0" w:line="240" w:lineRule="auto"/>
              <w:ind w:left="147"/>
            </w:pPr>
            <w:r w:rsidRPr="009A2CAA">
              <w:t>IPCC</w:t>
            </w:r>
          </w:p>
        </w:tc>
        <w:tc>
          <w:tcPr>
            <w:tcW w:w="5529" w:type="dxa"/>
            <w:vAlign w:val="center"/>
          </w:tcPr>
          <w:p w14:paraId="60AC4156" w14:textId="77777777" w:rsidR="00310469" w:rsidRPr="009A2CAA" w:rsidRDefault="00310469" w:rsidP="00310469">
            <w:pPr>
              <w:spacing w:before="60" w:after="0" w:line="240" w:lineRule="auto"/>
              <w:ind w:left="206"/>
            </w:pPr>
            <w:r w:rsidRPr="009A2CAA">
              <w:t>Ủy ban Liên chính phủ về Biến đổi khí hậu</w:t>
            </w:r>
          </w:p>
        </w:tc>
      </w:tr>
      <w:tr w:rsidR="00310469" w:rsidRPr="009A2CAA" w14:paraId="4D0E9ED2" w14:textId="77777777" w:rsidTr="004C60A0">
        <w:trPr>
          <w:jc w:val="center"/>
        </w:trPr>
        <w:tc>
          <w:tcPr>
            <w:tcW w:w="3201" w:type="dxa"/>
            <w:vAlign w:val="center"/>
          </w:tcPr>
          <w:p w14:paraId="5C9EB0A8" w14:textId="77777777" w:rsidR="00310469" w:rsidRPr="009A2CAA" w:rsidRDefault="00310469" w:rsidP="00310469">
            <w:pPr>
              <w:spacing w:before="60" w:after="0" w:line="240" w:lineRule="auto"/>
              <w:ind w:left="147"/>
            </w:pPr>
            <w:r w:rsidRPr="009A2CAA">
              <w:t>ISAG</w:t>
            </w:r>
          </w:p>
        </w:tc>
        <w:tc>
          <w:tcPr>
            <w:tcW w:w="5529" w:type="dxa"/>
            <w:vAlign w:val="center"/>
          </w:tcPr>
          <w:p w14:paraId="4EEBF479" w14:textId="77777777" w:rsidR="00310469" w:rsidRPr="009A2CAA" w:rsidRDefault="00310469" w:rsidP="00310469">
            <w:pPr>
              <w:spacing w:before="60" w:after="0" w:line="240" w:lineRule="auto"/>
              <w:ind w:left="206"/>
            </w:pPr>
            <w:r w:rsidRPr="009A2CAA">
              <w:t>Nhóm tư vấn khoa học về kiểm kê</w:t>
            </w:r>
          </w:p>
        </w:tc>
      </w:tr>
      <w:tr w:rsidR="00310469" w:rsidRPr="009A2CAA" w14:paraId="5E91A7F2" w14:textId="77777777" w:rsidTr="004C60A0">
        <w:trPr>
          <w:jc w:val="center"/>
        </w:trPr>
        <w:tc>
          <w:tcPr>
            <w:tcW w:w="3201" w:type="dxa"/>
            <w:vAlign w:val="center"/>
          </w:tcPr>
          <w:p w14:paraId="44EFC876" w14:textId="77777777" w:rsidR="00310469" w:rsidRPr="009A2CAA" w:rsidRDefault="00310469" w:rsidP="00310469">
            <w:pPr>
              <w:spacing w:before="60" w:after="0" w:line="240" w:lineRule="auto"/>
              <w:ind w:left="147"/>
            </w:pPr>
            <w:r w:rsidRPr="009A2CAA">
              <w:t>ISTC</w:t>
            </w:r>
          </w:p>
        </w:tc>
        <w:tc>
          <w:tcPr>
            <w:tcW w:w="5529" w:type="dxa"/>
            <w:vAlign w:val="center"/>
          </w:tcPr>
          <w:p w14:paraId="3DEA3F78" w14:textId="77777777" w:rsidR="00310469" w:rsidRPr="009A2CAA" w:rsidRDefault="00310469" w:rsidP="00310469">
            <w:pPr>
              <w:spacing w:before="60" w:after="0" w:line="240" w:lineRule="auto"/>
              <w:ind w:left="206"/>
            </w:pPr>
            <w:r w:rsidRPr="009A2CAA">
              <w:t>Ủy ban khoa học và công nghệ về kiểm kê</w:t>
            </w:r>
          </w:p>
        </w:tc>
      </w:tr>
      <w:tr w:rsidR="00310469" w:rsidRPr="009A2CAA" w14:paraId="6904A128" w14:textId="77777777" w:rsidTr="004C60A0">
        <w:trPr>
          <w:jc w:val="center"/>
        </w:trPr>
        <w:tc>
          <w:tcPr>
            <w:tcW w:w="3201" w:type="dxa"/>
            <w:vAlign w:val="center"/>
          </w:tcPr>
          <w:p w14:paraId="14E4E873" w14:textId="77777777" w:rsidR="00310469" w:rsidRPr="009A2CAA" w:rsidRDefault="00310469" w:rsidP="00310469">
            <w:pPr>
              <w:spacing w:before="60" w:after="0" w:line="240" w:lineRule="auto"/>
              <w:ind w:left="147"/>
            </w:pPr>
            <w:r w:rsidRPr="009A2CAA">
              <w:t>JICA</w:t>
            </w:r>
          </w:p>
        </w:tc>
        <w:tc>
          <w:tcPr>
            <w:tcW w:w="5529" w:type="dxa"/>
            <w:vAlign w:val="center"/>
          </w:tcPr>
          <w:p w14:paraId="2CB64F15" w14:textId="77777777" w:rsidR="00310469" w:rsidRPr="009A2CAA" w:rsidRDefault="00310469" w:rsidP="00310469">
            <w:pPr>
              <w:spacing w:before="60" w:after="0" w:line="240" w:lineRule="auto"/>
              <w:ind w:left="206"/>
            </w:pPr>
            <w:r w:rsidRPr="009A2CAA">
              <w:t>Cơ quan Hợp tác Quốc tế Nhật Bản</w:t>
            </w:r>
          </w:p>
        </w:tc>
      </w:tr>
      <w:tr w:rsidR="00310469" w:rsidRPr="009A2CAA" w14:paraId="4DBE1941" w14:textId="77777777" w:rsidTr="004C60A0">
        <w:trPr>
          <w:jc w:val="center"/>
        </w:trPr>
        <w:tc>
          <w:tcPr>
            <w:tcW w:w="3201" w:type="dxa"/>
            <w:vAlign w:val="center"/>
          </w:tcPr>
          <w:p w14:paraId="71A77523" w14:textId="77777777" w:rsidR="00310469" w:rsidRPr="009A2CAA" w:rsidRDefault="00310469" w:rsidP="00310469">
            <w:pPr>
              <w:spacing w:before="60" w:after="0" w:line="240" w:lineRule="auto"/>
              <w:ind w:left="147"/>
            </w:pPr>
            <w:r w:rsidRPr="009A2CAA">
              <w:t>KNK</w:t>
            </w:r>
          </w:p>
        </w:tc>
        <w:tc>
          <w:tcPr>
            <w:tcW w:w="5529" w:type="dxa"/>
            <w:vAlign w:val="center"/>
          </w:tcPr>
          <w:p w14:paraId="4045B85A" w14:textId="77777777" w:rsidR="00310469" w:rsidRPr="009A2CAA" w:rsidRDefault="00310469" w:rsidP="00310469">
            <w:pPr>
              <w:spacing w:before="60" w:after="0" w:line="240" w:lineRule="auto"/>
              <w:ind w:left="206"/>
            </w:pPr>
            <w:r w:rsidRPr="009A2CAA">
              <w:t>Khí nhà kính</w:t>
            </w:r>
          </w:p>
        </w:tc>
      </w:tr>
      <w:tr w:rsidR="00310469" w:rsidRPr="009A2CAA" w14:paraId="0D8132B2" w14:textId="77777777" w:rsidTr="004C60A0">
        <w:trPr>
          <w:jc w:val="center"/>
        </w:trPr>
        <w:tc>
          <w:tcPr>
            <w:tcW w:w="3201" w:type="dxa"/>
            <w:vAlign w:val="center"/>
          </w:tcPr>
          <w:p w14:paraId="10DBB42C" w14:textId="77777777" w:rsidR="00310469" w:rsidRPr="009A2CAA" w:rsidRDefault="00310469" w:rsidP="00310469">
            <w:pPr>
              <w:spacing w:before="60" w:after="0" w:line="240" w:lineRule="auto"/>
              <w:ind w:left="147"/>
            </w:pPr>
            <w:r w:rsidRPr="009A2CAA">
              <w:t>KP</w:t>
            </w:r>
          </w:p>
        </w:tc>
        <w:tc>
          <w:tcPr>
            <w:tcW w:w="5529" w:type="dxa"/>
            <w:vAlign w:val="center"/>
          </w:tcPr>
          <w:p w14:paraId="579BC27E" w14:textId="77777777" w:rsidR="00310469" w:rsidRPr="009A2CAA" w:rsidRDefault="00310469" w:rsidP="00310469">
            <w:pPr>
              <w:spacing w:before="60" w:after="0" w:line="240" w:lineRule="auto"/>
              <w:ind w:left="206"/>
            </w:pPr>
            <w:r w:rsidRPr="009A2CAA">
              <w:t>Nghị định Kyoto</w:t>
            </w:r>
          </w:p>
        </w:tc>
      </w:tr>
      <w:tr w:rsidR="00310469" w:rsidRPr="009A2CAA" w:rsidDel="003902CD" w14:paraId="175CB7C3" w14:textId="282BA3E2" w:rsidTr="004C60A0">
        <w:trPr>
          <w:jc w:val="center"/>
          <w:del w:id="1013" w:author="Huyen Tran Thu" w:date="2025-04-28T23:02:00Z"/>
        </w:trPr>
        <w:tc>
          <w:tcPr>
            <w:tcW w:w="3201" w:type="dxa"/>
            <w:vAlign w:val="center"/>
          </w:tcPr>
          <w:p w14:paraId="30827EC1" w14:textId="17434365" w:rsidR="00310469" w:rsidRPr="009A2CAA" w:rsidDel="003902CD" w:rsidRDefault="00310469" w:rsidP="00310469">
            <w:pPr>
              <w:spacing w:before="60" w:after="0" w:line="240" w:lineRule="auto"/>
              <w:ind w:left="147"/>
              <w:rPr>
                <w:del w:id="1014" w:author="Huyen Tran Thu" w:date="2025-04-28T23:02:00Z" w16du:dateUtc="2025-04-28T16:02:00Z"/>
              </w:rPr>
            </w:pPr>
            <w:del w:id="1015" w:author="Huyen Tran Thu" w:date="2025-04-28T23:02:00Z" w16du:dateUtc="2025-04-28T16:02:00Z">
              <w:r w:rsidRPr="009A2CAA" w:rsidDel="003902CD">
                <w:delText>KTTVBĐKH</w:delText>
              </w:r>
            </w:del>
          </w:p>
        </w:tc>
        <w:tc>
          <w:tcPr>
            <w:tcW w:w="5529" w:type="dxa"/>
            <w:vAlign w:val="center"/>
          </w:tcPr>
          <w:p w14:paraId="19456C69" w14:textId="4221DD17" w:rsidR="00310469" w:rsidRPr="009A2CAA" w:rsidDel="003902CD" w:rsidRDefault="00310469" w:rsidP="00310469">
            <w:pPr>
              <w:spacing w:before="60" w:after="0" w:line="240" w:lineRule="auto"/>
              <w:ind w:left="206"/>
              <w:rPr>
                <w:del w:id="1016" w:author="Huyen Tran Thu" w:date="2025-04-28T23:02:00Z" w16du:dateUtc="2025-04-28T16:02:00Z"/>
              </w:rPr>
            </w:pPr>
            <w:del w:id="1017" w:author="Huyen Tran Thu" w:date="2025-04-28T23:02:00Z" w16du:dateUtc="2025-04-28T16:02:00Z">
              <w:r w:rsidRPr="009A2CAA" w:rsidDel="003902CD">
                <w:delText>Cục khí tượng thủy văn và Biến đổi khí hậu</w:delText>
              </w:r>
            </w:del>
          </w:p>
        </w:tc>
      </w:tr>
      <w:tr w:rsidR="00310469" w:rsidRPr="009A2CAA" w14:paraId="2F688E8E" w14:textId="77777777" w:rsidTr="004C60A0">
        <w:trPr>
          <w:jc w:val="center"/>
        </w:trPr>
        <w:tc>
          <w:tcPr>
            <w:tcW w:w="3201" w:type="dxa"/>
            <w:vAlign w:val="center"/>
          </w:tcPr>
          <w:p w14:paraId="5B026F7B" w14:textId="77777777" w:rsidR="00310469" w:rsidRPr="009A2CAA" w:rsidRDefault="00310469" w:rsidP="00310469">
            <w:pPr>
              <w:spacing w:before="60" w:after="0" w:line="240" w:lineRule="auto"/>
              <w:ind w:left="147"/>
            </w:pPr>
            <w:r w:rsidRPr="009A2CAA">
              <w:t>MCF</w:t>
            </w:r>
          </w:p>
        </w:tc>
        <w:tc>
          <w:tcPr>
            <w:tcW w:w="5529" w:type="dxa"/>
            <w:vAlign w:val="center"/>
          </w:tcPr>
          <w:p w14:paraId="077BB201" w14:textId="77777777" w:rsidR="00310469" w:rsidRPr="009A2CAA" w:rsidRDefault="00310469" w:rsidP="00310469">
            <w:pPr>
              <w:spacing w:before="60" w:after="0" w:line="240" w:lineRule="auto"/>
              <w:ind w:left="206"/>
            </w:pPr>
            <w:r w:rsidRPr="009A2CAA">
              <w:t>Hệ số điều chỉnh Mêtan</w:t>
            </w:r>
          </w:p>
        </w:tc>
      </w:tr>
      <w:tr w:rsidR="00310469" w:rsidRPr="009A2CAA" w14:paraId="000D93CD" w14:textId="77777777" w:rsidTr="004C60A0">
        <w:trPr>
          <w:jc w:val="center"/>
        </w:trPr>
        <w:tc>
          <w:tcPr>
            <w:tcW w:w="3201" w:type="dxa"/>
            <w:vAlign w:val="center"/>
          </w:tcPr>
          <w:p w14:paraId="5931AE48" w14:textId="77777777" w:rsidR="00310469" w:rsidRPr="009A2CAA" w:rsidRDefault="00310469" w:rsidP="00310469">
            <w:pPr>
              <w:spacing w:before="60" w:after="0" w:line="240" w:lineRule="auto"/>
              <w:ind w:left="147"/>
            </w:pPr>
            <w:r w:rsidRPr="009A2CAA">
              <w:t>MRV</w:t>
            </w:r>
          </w:p>
        </w:tc>
        <w:tc>
          <w:tcPr>
            <w:tcW w:w="5529" w:type="dxa"/>
            <w:vAlign w:val="center"/>
          </w:tcPr>
          <w:p w14:paraId="61F7F20C" w14:textId="77777777" w:rsidR="00310469" w:rsidRPr="009A2CAA" w:rsidRDefault="00310469" w:rsidP="00310469">
            <w:pPr>
              <w:spacing w:before="60" w:after="0" w:line="240" w:lineRule="auto"/>
              <w:ind w:left="206"/>
            </w:pPr>
            <w:r w:rsidRPr="009A2CAA">
              <w:t>Giám sát, Báo cáo và Thẩm định</w:t>
            </w:r>
          </w:p>
        </w:tc>
      </w:tr>
      <w:tr w:rsidR="00310469" w:rsidRPr="009A2CAA" w14:paraId="4B70FBF7" w14:textId="77777777" w:rsidTr="004C60A0">
        <w:trPr>
          <w:jc w:val="center"/>
        </w:trPr>
        <w:tc>
          <w:tcPr>
            <w:tcW w:w="3201" w:type="dxa"/>
            <w:vAlign w:val="center"/>
          </w:tcPr>
          <w:p w14:paraId="23EBBFFE" w14:textId="77777777" w:rsidR="00310469" w:rsidRPr="009A2CAA" w:rsidRDefault="00310469" w:rsidP="00310469">
            <w:pPr>
              <w:spacing w:before="60" w:after="0" w:line="240" w:lineRule="auto"/>
              <w:ind w:left="147"/>
            </w:pPr>
            <w:r w:rsidRPr="009A2CAA">
              <w:t>MSW</w:t>
            </w:r>
          </w:p>
        </w:tc>
        <w:tc>
          <w:tcPr>
            <w:tcW w:w="5529" w:type="dxa"/>
            <w:vAlign w:val="center"/>
          </w:tcPr>
          <w:p w14:paraId="263146AC" w14:textId="77777777" w:rsidR="00310469" w:rsidRPr="009A2CAA" w:rsidRDefault="00310469" w:rsidP="00310469">
            <w:pPr>
              <w:spacing w:before="60" w:after="0" w:line="240" w:lineRule="auto"/>
              <w:ind w:left="206"/>
            </w:pPr>
            <w:r w:rsidRPr="009A2CAA">
              <w:t>Chất thải rắn đô thị</w:t>
            </w:r>
          </w:p>
        </w:tc>
      </w:tr>
      <w:tr w:rsidR="00310469" w:rsidRPr="009A2CAA" w14:paraId="2CF3998C" w14:textId="77777777" w:rsidTr="004C60A0">
        <w:trPr>
          <w:jc w:val="center"/>
        </w:trPr>
        <w:tc>
          <w:tcPr>
            <w:tcW w:w="3201" w:type="dxa"/>
            <w:vAlign w:val="center"/>
          </w:tcPr>
          <w:p w14:paraId="487F1782" w14:textId="77777777" w:rsidR="00310469" w:rsidRPr="009A2CAA" w:rsidRDefault="00310469" w:rsidP="00310469">
            <w:pPr>
              <w:spacing w:before="60" w:after="0" w:line="240" w:lineRule="auto"/>
              <w:ind w:left="147"/>
            </w:pPr>
            <w:r w:rsidRPr="009A2CAA">
              <w:t>NAMA</w:t>
            </w:r>
          </w:p>
        </w:tc>
        <w:tc>
          <w:tcPr>
            <w:tcW w:w="5529" w:type="dxa"/>
            <w:vAlign w:val="center"/>
          </w:tcPr>
          <w:p w14:paraId="4EB5BBD4" w14:textId="77777777" w:rsidR="00310469" w:rsidRPr="009A2CAA" w:rsidRDefault="00310469" w:rsidP="00310469">
            <w:pPr>
              <w:spacing w:before="60" w:after="0" w:line="240" w:lineRule="auto"/>
              <w:ind w:left="206"/>
            </w:pPr>
            <w:r w:rsidRPr="009A2CAA">
              <w:t>Kế hoạch hành động giảm nhẹ phát thải KNK phù hợp với điều kiện quốc gia</w:t>
            </w:r>
          </w:p>
        </w:tc>
      </w:tr>
      <w:tr w:rsidR="00310469" w:rsidRPr="009A2CAA" w14:paraId="2FC3F883" w14:textId="77777777" w:rsidTr="004C60A0">
        <w:trPr>
          <w:jc w:val="center"/>
        </w:trPr>
        <w:tc>
          <w:tcPr>
            <w:tcW w:w="3201" w:type="dxa"/>
            <w:vAlign w:val="center"/>
          </w:tcPr>
          <w:p w14:paraId="1856480F" w14:textId="77777777" w:rsidR="00310469" w:rsidRPr="009A2CAA" w:rsidRDefault="00310469" w:rsidP="00310469">
            <w:pPr>
              <w:spacing w:before="60" w:after="0" w:line="240" w:lineRule="auto"/>
              <w:ind w:left="147"/>
            </w:pPr>
            <w:r w:rsidRPr="009A2CAA">
              <w:t>NIR</w:t>
            </w:r>
          </w:p>
        </w:tc>
        <w:tc>
          <w:tcPr>
            <w:tcW w:w="5529" w:type="dxa"/>
            <w:vAlign w:val="center"/>
          </w:tcPr>
          <w:p w14:paraId="411723C4" w14:textId="77777777" w:rsidR="00310469" w:rsidRPr="009A2CAA" w:rsidRDefault="00310469" w:rsidP="00310469">
            <w:pPr>
              <w:spacing w:before="60" w:after="0" w:line="240" w:lineRule="auto"/>
              <w:ind w:left="206"/>
            </w:pPr>
            <w:r w:rsidRPr="009A2CAA">
              <w:t>Báo cáo kiểm kê quốc gia</w:t>
            </w:r>
          </w:p>
        </w:tc>
      </w:tr>
      <w:tr w:rsidR="00310469" w:rsidRPr="009A2CAA" w14:paraId="2A49EABB" w14:textId="77777777" w:rsidTr="004C60A0">
        <w:trPr>
          <w:jc w:val="center"/>
        </w:trPr>
        <w:tc>
          <w:tcPr>
            <w:tcW w:w="3201" w:type="dxa"/>
            <w:vAlign w:val="center"/>
          </w:tcPr>
          <w:p w14:paraId="0C21790F" w14:textId="77777777" w:rsidR="00310469" w:rsidRPr="009A2CAA" w:rsidRDefault="00310469" w:rsidP="00310469">
            <w:pPr>
              <w:spacing w:before="60" w:after="0" w:line="240" w:lineRule="auto"/>
              <w:ind w:left="147"/>
            </w:pPr>
            <w:r w:rsidRPr="009A2CAA">
              <w:t>OX</w:t>
            </w:r>
          </w:p>
        </w:tc>
        <w:tc>
          <w:tcPr>
            <w:tcW w:w="5529" w:type="dxa"/>
            <w:vAlign w:val="center"/>
          </w:tcPr>
          <w:p w14:paraId="7B2DE227" w14:textId="77777777" w:rsidR="00310469" w:rsidRPr="009A2CAA" w:rsidRDefault="00310469" w:rsidP="00310469">
            <w:pPr>
              <w:spacing w:before="60" w:after="0" w:line="240" w:lineRule="auto"/>
              <w:ind w:left="206"/>
            </w:pPr>
            <w:r w:rsidRPr="009A2CAA">
              <w:t>Hệ số oxy hóa</w:t>
            </w:r>
          </w:p>
        </w:tc>
      </w:tr>
      <w:tr w:rsidR="00310469" w:rsidRPr="009A2CAA" w14:paraId="4524A4AA" w14:textId="77777777" w:rsidTr="004C60A0">
        <w:trPr>
          <w:jc w:val="center"/>
        </w:trPr>
        <w:tc>
          <w:tcPr>
            <w:tcW w:w="3201" w:type="dxa"/>
            <w:vAlign w:val="center"/>
          </w:tcPr>
          <w:p w14:paraId="70BEC572" w14:textId="77777777" w:rsidR="00310469" w:rsidRPr="009A2CAA" w:rsidRDefault="00310469" w:rsidP="00310469">
            <w:pPr>
              <w:spacing w:before="60" w:after="0" w:line="240" w:lineRule="auto"/>
              <w:ind w:left="147"/>
            </w:pPr>
            <w:r w:rsidRPr="009A2CAA">
              <w:t>QA</w:t>
            </w:r>
          </w:p>
        </w:tc>
        <w:tc>
          <w:tcPr>
            <w:tcW w:w="5529" w:type="dxa"/>
            <w:vAlign w:val="center"/>
          </w:tcPr>
          <w:p w14:paraId="61A9AB7C" w14:textId="77777777" w:rsidR="00310469" w:rsidRPr="009A2CAA" w:rsidRDefault="00310469" w:rsidP="00310469">
            <w:pPr>
              <w:spacing w:before="60" w:after="0" w:line="240" w:lineRule="auto"/>
              <w:ind w:left="206"/>
            </w:pPr>
            <w:r w:rsidRPr="009A2CAA">
              <w:t>Giám sát chất lượng</w:t>
            </w:r>
          </w:p>
        </w:tc>
      </w:tr>
      <w:tr w:rsidR="00310469" w:rsidRPr="009A2CAA" w14:paraId="3F7596AD" w14:textId="77777777" w:rsidTr="004C60A0">
        <w:trPr>
          <w:jc w:val="center"/>
        </w:trPr>
        <w:tc>
          <w:tcPr>
            <w:tcW w:w="3201" w:type="dxa"/>
            <w:vAlign w:val="center"/>
          </w:tcPr>
          <w:p w14:paraId="29CDE7D3" w14:textId="77777777" w:rsidR="00310469" w:rsidRPr="009A2CAA" w:rsidRDefault="00310469" w:rsidP="00310469">
            <w:pPr>
              <w:spacing w:before="60" w:after="0" w:line="240" w:lineRule="auto"/>
              <w:ind w:left="147"/>
            </w:pPr>
            <w:r w:rsidRPr="009A2CAA">
              <w:t>QC</w:t>
            </w:r>
          </w:p>
        </w:tc>
        <w:tc>
          <w:tcPr>
            <w:tcW w:w="5529" w:type="dxa"/>
            <w:vAlign w:val="center"/>
          </w:tcPr>
          <w:p w14:paraId="5B4349DD" w14:textId="77777777" w:rsidR="00310469" w:rsidRPr="009A2CAA" w:rsidRDefault="00310469" w:rsidP="00310469">
            <w:pPr>
              <w:spacing w:before="60" w:after="0" w:line="240" w:lineRule="auto"/>
              <w:ind w:left="206"/>
            </w:pPr>
            <w:r w:rsidRPr="009A2CAA">
              <w:t>Kiểm soát chất lượng</w:t>
            </w:r>
          </w:p>
        </w:tc>
      </w:tr>
      <w:tr w:rsidR="00310469" w:rsidRPr="009A2CAA" w14:paraId="6340825E" w14:textId="77777777" w:rsidTr="004C60A0">
        <w:trPr>
          <w:jc w:val="center"/>
        </w:trPr>
        <w:tc>
          <w:tcPr>
            <w:tcW w:w="3201" w:type="dxa"/>
            <w:vAlign w:val="center"/>
          </w:tcPr>
          <w:p w14:paraId="1D223A33" w14:textId="77777777" w:rsidR="00310469" w:rsidRPr="009A2CAA" w:rsidRDefault="00310469" w:rsidP="00310469">
            <w:pPr>
              <w:spacing w:before="60" w:after="0" w:line="240" w:lineRule="auto"/>
              <w:ind w:left="147"/>
            </w:pPr>
            <w:r w:rsidRPr="009A2CAA">
              <w:t>SWDS</w:t>
            </w:r>
          </w:p>
        </w:tc>
        <w:tc>
          <w:tcPr>
            <w:tcW w:w="5529" w:type="dxa"/>
            <w:vAlign w:val="center"/>
          </w:tcPr>
          <w:p w14:paraId="451F77B7" w14:textId="77777777" w:rsidR="00310469" w:rsidRPr="009A2CAA" w:rsidRDefault="00310469" w:rsidP="00310469">
            <w:pPr>
              <w:spacing w:before="60" w:after="0" w:line="240" w:lineRule="auto"/>
              <w:ind w:left="206"/>
            </w:pPr>
            <w:r w:rsidRPr="009A2CAA">
              <w:t>Bãi chôn lấp chất thải rắn</w:t>
            </w:r>
          </w:p>
        </w:tc>
      </w:tr>
      <w:tr w:rsidR="00310469" w:rsidRPr="009A2CAA" w14:paraId="483A350A" w14:textId="77777777" w:rsidTr="004C60A0">
        <w:trPr>
          <w:jc w:val="center"/>
        </w:trPr>
        <w:tc>
          <w:tcPr>
            <w:tcW w:w="3201" w:type="dxa"/>
            <w:vAlign w:val="center"/>
          </w:tcPr>
          <w:p w14:paraId="3CD636A7" w14:textId="77777777" w:rsidR="00310469" w:rsidRPr="009A2CAA" w:rsidRDefault="00310469" w:rsidP="00310469">
            <w:pPr>
              <w:spacing w:before="60" w:after="0" w:line="240" w:lineRule="auto"/>
              <w:ind w:left="147"/>
            </w:pPr>
            <w:r w:rsidRPr="009A2CAA">
              <w:t>TBQG</w:t>
            </w:r>
          </w:p>
        </w:tc>
        <w:tc>
          <w:tcPr>
            <w:tcW w:w="5529" w:type="dxa"/>
            <w:vAlign w:val="center"/>
          </w:tcPr>
          <w:p w14:paraId="00FB6ABB" w14:textId="77777777" w:rsidR="00310469" w:rsidRPr="009A2CAA" w:rsidRDefault="00310469" w:rsidP="00310469">
            <w:pPr>
              <w:spacing w:before="60" w:after="0" w:line="240" w:lineRule="auto"/>
              <w:ind w:left="206"/>
            </w:pPr>
            <w:r w:rsidRPr="009A2CAA">
              <w:t>Thông báo quốc gia</w:t>
            </w:r>
          </w:p>
        </w:tc>
      </w:tr>
      <w:tr w:rsidR="00310469" w:rsidRPr="009A2CAA" w14:paraId="0AA697B5" w14:textId="77777777" w:rsidTr="004C60A0">
        <w:trPr>
          <w:jc w:val="center"/>
        </w:trPr>
        <w:tc>
          <w:tcPr>
            <w:tcW w:w="3201" w:type="dxa"/>
            <w:vAlign w:val="center"/>
          </w:tcPr>
          <w:p w14:paraId="7C11A7CF" w14:textId="77777777" w:rsidR="00310469" w:rsidRPr="009A2CAA" w:rsidRDefault="00310469" w:rsidP="00310469">
            <w:pPr>
              <w:spacing w:before="60" w:after="0" w:line="240" w:lineRule="auto"/>
              <w:ind w:left="147"/>
            </w:pPr>
            <w:r w:rsidRPr="009A2CAA">
              <w:t>TCMT</w:t>
            </w:r>
          </w:p>
        </w:tc>
        <w:tc>
          <w:tcPr>
            <w:tcW w:w="5529" w:type="dxa"/>
            <w:vAlign w:val="center"/>
          </w:tcPr>
          <w:p w14:paraId="4C5F9A13" w14:textId="77777777" w:rsidR="00310469" w:rsidRPr="009A2CAA" w:rsidRDefault="00310469" w:rsidP="00310469">
            <w:pPr>
              <w:spacing w:before="60" w:after="0" w:line="240" w:lineRule="auto"/>
              <w:ind w:left="206"/>
            </w:pPr>
            <w:r w:rsidRPr="009A2CAA">
              <w:t>Tổng cục môi trường</w:t>
            </w:r>
          </w:p>
        </w:tc>
      </w:tr>
      <w:tr w:rsidR="00310469" w:rsidRPr="009A2CAA" w14:paraId="2EDE6008" w14:textId="77777777" w:rsidTr="004C60A0">
        <w:trPr>
          <w:jc w:val="center"/>
        </w:trPr>
        <w:tc>
          <w:tcPr>
            <w:tcW w:w="3201" w:type="dxa"/>
            <w:vAlign w:val="center"/>
          </w:tcPr>
          <w:p w14:paraId="3416B533" w14:textId="77777777" w:rsidR="00310469" w:rsidRPr="009A2CAA" w:rsidRDefault="00310469" w:rsidP="00310469">
            <w:pPr>
              <w:spacing w:before="60" w:after="0" w:line="240" w:lineRule="auto"/>
              <w:ind w:left="147"/>
            </w:pPr>
            <w:r w:rsidRPr="009A2CAA">
              <w:t>TNMT</w:t>
            </w:r>
          </w:p>
        </w:tc>
        <w:tc>
          <w:tcPr>
            <w:tcW w:w="5529" w:type="dxa"/>
            <w:vAlign w:val="center"/>
          </w:tcPr>
          <w:p w14:paraId="66323313" w14:textId="77777777" w:rsidR="00310469" w:rsidRPr="009A2CAA" w:rsidRDefault="00310469" w:rsidP="00310469">
            <w:pPr>
              <w:spacing w:before="60" w:after="0" w:line="240" w:lineRule="auto"/>
              <w:ind w:left="206"/>
            </w:pPr>
            <w:r w:rsidRPr="009A2CAA">
              <w:t>Tài nguyên và Môi trường</w:t>
            </w:r>
          </w:p>
        </w:tc>
      </w:tr>
      <w:tr w:rsidR="00310469" w:rsidRPr="009A2CAA" w14:paraId="728EE3EC" w14:textId="77777777" w:rsidTr="004C60A0">
        <w:trPr>
          <w:jc w:val="center"/>
        </w:trPr>
        <w:tc>
          <w:tcPr>
            <w:tcW w:w="3201" w:type="dxa"/>
            <w:vAlign w:val="center"/>
          </w:tcPr>
          <w:p w14:paraId="2416DD9D" w14:textId="77777777" w:rsidR="00310469" w:rsidRPr="009A2CAA" w:rsidRDefault="00310469" w:rsidP="00310469">
            <w:pPr>
              <w:spacing w:before="60" w:after="0" w:line="240" w:lineRule="auto"/>
              <w:ind w:left="147"/>
            </w:pPr>
            <w:r w:rsidRPr="009A2CAA">
              <w:t>UBQGBĐKH</w:t>
            </w:r>
          </w:p>
        </w:tc>
        <w:tc>
          <w:tcPr>
            <w:tcW w:w="5529" w:type="dxa"/>
            <w:vAlign w:val="center"/>
          </w:tcPr>
          <w:p w14:paraId="1C40872F" w14:textId="77777777" w:rsidR="00310469" w:rsidRPr="009A2CAA" w:rsidRDefault="00310469" w:rsidP="00310469">
            <w:pPr>
              <w:spacing w:before="60" w:after="0" w:line="240" w:lineRule="auto"/>
              <w:ind w:left="206"/>
            </w:pPr>
            <w:r w:rsidRPr="009A2CAA">
              <w:t>Ủy ban quốc gia về Biến đổi khí hậu</w:t>
            </w:r>
          </w:p>
        </w:tc>
      </w:tr>
      <w:tr w:rsidR="00310469" w:rsidRPr="009A2CAA" w14:paraId="64985A8B" w14:textId="77777777" w:rsidTr="004C60A0">
        <w:trPr>
          <w:jc w:val="center"/>
        </w:trPr>
        <w:tc>
          <w:tcPr>
            <w:tcW w:w="3201" w:type="dxa"/>
            <w:vAlign w:val="center"/>
          </w:tcPr>
          <w:p w14:paraId="6ECACA5F" w14:textId="77777777" w:rsidR="00310469" w:rsidRPr="009A2CAA" w:rsidRDefault="00310469" w:rsidP="00310469">
            <w:pPr>
              <w:spacing w:before="60" w:after="0" w:line="240" w:lineRule="auto"/>
              <w:ind w:left="147"/>
            </w:pPr>
            <w:r w:rsidRPr="009A2CAA">
              <w:t>UNFCCC</w:t>
            </w:r>
          </w:p>
        </w:tc>
        <w:tc>
          <w:tcPr>
            <w:tcW w:w="5529" w:type="dxa"/>
            <w:vAlign w:val="center"/>
          </w:tcPr>
          <w:p w14:paraId="74C27F3E" w14:textId="77777777" w:rsidR="00310469" w:rsidRPr="009A2CAA" w:rsidRDefault="00310469" w:rsidP="00310469">
            <w:pPr>
              <w:spacing w:before="60" w:after="0" w:line="240" w:lineRule="auto"/>
              <w:ind w:left="206"/>
            </w:pPr>
            <w:r w:rsidRPr="009A2CAA">
              <w:t>Công ước khung của Liên Hợp quốc về Biến đổi khí hậu</w:t>
            </w:r>
          </w:p>
        </w:tc>
      </w:tr>
    </w:tbl>
    <w:p w14:paraId="43D66B6D" w14:textId="77777777" w:rsidR="00310469" w:rsidRDefault="00310469" w:rsidP="00310469"/>
    <w:p w14:paraId="32054684" w14:textId="77777777" w:rsidR="003902CD" w:rsidRDefault="003902CD">
      <w:pPr>
        <w:spacing w:before="0" w:after="200"/>
        <w:jc w:val="left"/>
        <w:rPr>
          <w:ins w:id="1018" w:author="Huyen Tran Thu" w:date="2025-04-28T23:03:00Z" w16du:dateUtc="2025-04-28T16:03:00Z"/>
          <w:rFonts w:eastAsiaTheme="majorEastAsia" w:cstheme="majorBidi"/>
          <w:b/>
          <w:bCs/>
          <w:szCs w:val="28"/>
        </w:rPr>
      </w:pPr>
      <w:bookmarkStart w:id="1019" w:name="_Toc55494116"/>
      <w:bookmarkStart w:id="1020" w:name="_Toc131781481"/>
      <w:bookmarkStart w:id="1021" w:name="_Toc152709779"/>
      <w:bookmarkStart w:id="1022" w:name="_Toc196772475"/>
      <w:ins w:id="1023" w:author="Huyen Tran Thu" w:date="2025-04-28T23:03:00Z" w16du:dateUtc="2025-04-28T16:03:00Z">
        <w:r>
          <w:br w:type="page"/>
        </w:r>
      </w:ins>
    </w:p>
    <w:p w14:paraId="2D24E638" w14:textId="58A44C05" w:rsidR="00310469" w:rsidRDefault="00310469" w:rsidP="00310469">
      <w:pPr>
        <w:pStyle w:val="Heading1"/>
      </w:pPr>
      <w:r>
        <w:lastRenderedPageBreak/>
        <w:t>CÔNG THỨC HÓA HỌC</w:t>
      </w:r>
      <w:bookmarkEnd w:id="1019"/>
      <w:bookmarkEnd w:id="1020"/>
      <w:bookmarkEnd w:id="1021"/>
      <w:bookmarkEnd w:id="1022"/>
    </w:p>
    <w:tbl>
      <w:tblPr>
        <w:tblW w:w="6840" w:type="dxa"/>
        <w:jc w:val="center"/>
        <w:tblLook w:val="01E0" w:firstRow="1" w:lastRow="1" w:firstColumn="1" w:lastColumn="1" w:noHBand="0" w:noVBand="0"/>
      </w:tblPr>
      <w:tblGrid>
        <w:gridCol w:w="2400"/>
        <w:gridCol w:w="4440"/>
      </w:tblGrid>
      <w:tr w:rsidR="00310469" w:rsidRPr="009A2CAA" w14:paraId="4524FADA" w14:textId="77777777" w:rsidTr="004C60A0">
        <w:trPr>
          <w:jc w:val="center"/>
        </w:trPr>
        <w:tc>
          <w:tcPr>
            <w:tcW w:w="2400" w:type="dxa"/>
            <w:vAlign w:val="center"/>
          </w:tcPr>
          <w:p w14:paraId="7BA0AB49" w14:textId="77777777" w:rsidR="00310469" w:rsidRPr="009A2CAA" w:rsidRDefault="00310469" w:rsidP="004C60A0">
            <w:pPr>
              <w:jc w:val="left"/>
            </w:pPr>
            <w:r w:rsidRPr="009A2CAA">
              <w:t>C</w:t>
            </w:r>
          </w:p>
        </w:tc>
        <w:tc>
          <w:tcPr>
            <w:tcW w:w="4440" w:type="dxa"/>
            <w:vAlign w:val="center"/>
          </w:tcPr>
          <w:p w14:paraId="5DD81185" w14:textId="77777777" w:rsidR="00310469" w:rsidRPr="009A2CAA" w:rsidRDefault="00310469" w:rsidP="004C60A0">
            <w:pPr>
              <w:jc w:val="left"/>
            </w:pPr>
            <w:r w:rsidRPr="009A2CAA">
              <w:t>Các-bon</w:t>
            </w:r>
          </w:p>
        </w:tc>
      </w:tr>
      <w:tr w:rsidR="00310469" w:rsidRPr="009A2CAA" w14:paraId="7A0D14CA" w14:textId="77777777" w:rsidTr="004C60A0">
        <w:trPr>
          <w:jc w:val="center"/>
        </w:trPr>
        <w:tc>
          <w:tcPr>
            <w:tcW w:w="2400" w:type="dxa"/>
            <w:vAlign w:val="center"/>
          </w:tcPr>
          <w:p w14:paraId="36B84760" w14:textId="77777777" w:rsidR="00310469" w:rsidRPr="009A2CAA" w:rsidRDefault="00310469" w:rsidP="004C60A0">
            <w:pPr>
              <w:jc w:val="left"/>
            </w:pPr>
            <w:r w:rsidRPr="009A2CAA">
              <w:t>CH</w:t>
            </w:r>
            <w:r w:rsidRPr="009A2CAA">
              <w:rPr>
                <w:vertAlign w:val="subscript"/>
              </w:rPr>
              <w:t>4</w:t>
            </w:r>
          </w:p>
        </w:tc>
        <w:tc>
          <w:tcPr>
            <w:tcW w:w="4440" w:type="dxa"/>
            <w:vAlign w:val="center"/>
          </w:tcPr>
          <w:p w14:paraId="569700F8" w14:textId="77777777" w:rsidR="00310469" w:rsidRPr="009A2CAA" w:rsidRDefault="00310469" w:rsidP="004C60A0">
            <w:pPr>
              <w:jc w:val="left"/>
            </w:pPr>
            <w:r w:rsidRPr="009A2CAA">
              <w:t>Mêtan</w:t>
            </w:r>
          </w:p>
        </w:tc>
      </w:tr>
      <w:tr w:rsidR="00310469" w:rsidRPr="009A2CAA" w14:paraId="3B9364C3" w14:textId="77777777" w:rsidTr="004C60A0">
        <w:trPr>
          <w:jc w:val="center"/>
        </w:trPr>
        <w:tc>
          <w:tcPr>
            <w:tcW w:w="2400" w:type="dxa"/>
            <w:vAlign w:val="center"/>
          </w:tcPr>
          <w:p w14:paraId="62E37C65" w14:textId="77777777" w:rsidR="00310469" w:rsidRPr="009A2CAA" w:rsidRDefault="00310469" w:rsidP="004C60A0">
            <w:pPr>
              <w:jc w:val="left"/>
            </w:pPr>
            <w:r w:rsidRPr="009A2CAA">
              <w:t>CO</w:t>
            </w:r>
          </w:p>
        </w:tc>
        <w:tc>
          <w:tcPr>
            <w:tcW w:w="4440" w:type="dxa"/>
            <w:vAlign w:val="center"/>
          </w:tcPr>
          <w:p w14:paraId="4C282800" w14:textId="77777777" w:rsidR="00310469" w:rsidRPr="009A2CAA" w:rsidRDefault="00310469" w:rsidP="004C60A0">
            <w:pPr>
              <w:jc w:val="left"/>
              <w:rPr>
                <w:lang w:val="fr-FR"/>
              </w:rPr>
            </w:pPr>
            <w:r w:rsidRPr="009A2CAA">
              <w:rPr>
                <w:lang w:val="fr-FR"/>
              </w:rPr>
              <w:t>Các-bon mô-nô-xít</w:t>
            </w:r>
          </w:p>
        </w:tc>
      </w:tr>
      <w:tr w:rsidR="00310469" w:rsidRPr="009A2CAA" w14:paraId="5D5354B5" w14:textId="77777777" w:rsidTr="004C60A0">
        <w:trPr>
          <w:jc w:val="center"/>
        </w:trPr>
        <w:tc>
          <w:tcPr>
            <w:tcW w:w="2400" w:type="dxa"/>
            <w:vAlign w:val="center"/>
          </w:tcPr>
          <w:p w14:paraId="208D61BC" w14:textId="77777777" w:rsidR="00310469" w:rsidRPr="009A2CAA" w:rsidRDefault="00310469" w:rsidP="004C60A0">
            <w:pPr>
              <w:jc w:val="left"/>
            </w:pPr>
            <w:r w:rsidRPr="009A2CAA">
              <w:t>CO</w:t>
            </w:r>
            <w:r w:rsidRPr="009A2CAA">
              <w:rPr>
                <w:vertAlign w:val="subscript"/>
              </w:rPr>
              <w:t>2</w:t>
            </w:r>
          </w:p>
        </w:tc>
        <w:tc>
          <w:tcPr>
            <w:tcW w:w="4440" w:type="dxa"/>
            <w:vAlign w:val="center"/>
          </w:tcPr>
          <w:p w14:paraId="6AEB3B6A" w14:textId="77777777" w:rsidR="00310469" w:rsidRPr="009A2CAA" w:rsidRDefault="00310469" w:rsidP="004C60A0">
            <w:pPr>
              <w:jc w:val="left"/>
            </w:pPr>
            <w:r w:rsidRPr="009A2CAA">
              <w:t>Các-bon-níc</w:t>
            </w:r>
          </w:p>
        </w:tc>
      </w:tr>
      <w:tr w:rsidR="00310469" w:rsidRPr="009A2CAA" w14:paraId="13D8F629" w14:textId="77777777" w:rsidTr="004C60A0">
        <w:trPr>
          <w:jc w:val="center"/>
        </w:trPr>
        <w:tc>
          <w:tcPr>
            <w:tcW w:w="2400" w:type="dxa"/>
            <w:vAlign w:val="center"/>
          </w:tcPr>
          <w:p w14:paraId="60E57FB0" w14:textId="77777777" w:rsidR="00310469" w:rsidRPr="009A2CAA" w:rsidRDefault="00310469" w:rsidP="004C60A0">
            <w:pPr>
              <w:jc w:val="left"/>
            </w:pPr>
            <w:r w:rsidRPr="009A2CAA">
              <w:t>NOx</w:t>
            </w:r>
          </w:p>
        </w:tc>
        <w:tc>
          <w:tcPr>
            <w:tcW w:w="4440" w:type="dxa"/>
            <w:vAlign w:val="center"/>
          </w:tcPr>
          <w:p w14:paraId="5F607E45" w14:textId="77777777" w:rsidR="00310469" w:rsidRPr="009A2CAA" w:rsidRDefault="00310469" w:rsidP="004C60A0">
            <w:pPr>
              <w:jc w:val="left"/>
              <w:rPr>
                <w:lang w:val="nb-NO"/>
              </w:rPr>
            </w:pPr>
            <w:r w:rsidRPr="009A2CAA">
              <w:rPr>
                <w:lang w:val="nb-NO"/>
              </w:rPr>
              <w:t>Ố xít Ni-tro-gen</w:t>
            </w:r>
          </w:p>
        </w:tc>
      </w:tr>
      <w:tr w:rsidR="00310469" w:rsidRPr="009A2CAA" w14:paraId="7A8C2C1A" w14:textId="77777777" w:rsidTr="004C60A0">
        <w:trPr>
          <w:jc w:val="center"/>
        </w:trPr>
        <w:tc>
          <w:tcPr>
            <w:tcW w:w="2400" w:type="dxa"/>
            <w:vAlign w:val="center"/>
          </w:tcPr>
          <w:p w14:paraId="05683540" w14:textId="77777777" w:rsidR="00310469" w:rsidRPr="009A2CAA" w:rsidRDefault="00310469" w:rsidP="004C60A0">
            <w:pPr>
              <w:jc w:val="left"/>
            </w:pPr>
            <w:r w:rsidRPr="009A2CAA">
              <w:t>N2O</w:t>
            </w:r>
          </w:p>
        </w:tc>
        <w:tc>
          <w:tcPr>
            <w:tcW w:w="4440" w:type="dxa"/>
            <w:vAlign w:val="center"/>
          </w:tcPr>
          <w:p w14:paraId="09CF8E21" w14:textId="77777777" w:rsidR="00310469" w:rsidRPr="009A2CAA" w:rsidRDefault="00310469" w:rsidP="004C60A0">
            <w:pPr>
              <w:jc w:val="left"/>
            </w:pPr>
            <w:r w:rsidRPr="009A2CAA">
              <w:t>Ô xít Nitơ</w:t>
            </w:r>
          </w:p>
        </w:tc>
      </w:tr>
      <w:tr w:rsidR="00310469" w:rsidRPr="009A2CAA" w14:paraId="3C5B034E" w14:textId="77777777" w:rsidTr="004C60A0">
        <w:trPr>
          <w:jc w:val="center"/>
        </w:trPr>
        <w:tc>
          <w:tcPr>
            <w:tcW w:w="2400" w:type="dxa"/>
            <w:vAlign w:val="center"/>
          </w:tcPr>
          <w:p w14:paraId="6E84D069" w14:textId="77777777" w:rsidR="00310469" w:rsidRPr="009A2CAA" w:rsidRDefault="00310469" w:rsidP="004C60A0">
            <w:pPr>
              <w:jc w:val="left"/>
            </w:pPr>
            <w:r w:rsidRPr="009A2CAA">
              <w:t>SO</w:t>
            </w:r>
            <w:r w:rsidRPr="009A2CAA">
              <w:rPr>
                <w:vertAlign w:val="subscript"/>
              </w:rPr>
              <w:t>2</w:t>
            </w:r>
          </w:p>
        </w:tc>
        <w:tc>
          <w:tcPr>
            <w:tcW w:w="4440" w:type="dxa"/>
            <w:vAlign w:val="center"/>
          </w:tcPr>
          <w:p w14:paraId="783C4CCB" w14:textId="77777777" w:rsidR="00310469" w:rsidRPr="009A2CAA" w:rsidRDefault="00310469" w:rsidP="004C60A0">
            <w:pPr>
              <w:jc w:val="left"/>
            </w:pPr>
            <w:r w:rsidRPr="009A2CAA">
              <w:t>Sun-phua-rơ</w:t>
            </w:r>
          </w:p>
        </w:tc>
      </w:tr>
    </w:tbl>
    <w:p w14:paraId="0A9A8F0C" w14:textId="77777777" w:rsidR="00310469" w:rsidRDefault="00310469" w:rsidP="00310469">
      <w:pPr>
        <w:jc w:val="center"/>
        <w:rPr>
          <w:b/>
        </w:rPr>
      </w:pPr>
      <w:bookmarkStart w:id="1024" w:name="_Toc374351085"/>
    </w:p>
    <w:p w14:paraId="666E6C50" w14:textId="77777777" w:rsidR="00310469" w:rsidRPr="009A2CAA" w:rsidRDefault="00310469" w:rsidP="00310469">
      <w:pPr>
        <w:jc w:val="center"/>
        <w:rPr>
          <w:b/>
        </w:rPr>
      </w:pPr>
      <w:r w:rsidRPr="009A2CAA">
        <w:rPr>
          <w:b/>
        </w:rPr>
        <w:t>ĐƠN VỊ</w:t>
      </w:r>
      <w:bookmarkEnd w:id="1024"/>
    </w:p>
    <w:tbl>
      <w:tblPr>
        <w:tblW w:w="6902" w:type="dxa"/>
        <w:jc w:val="center"/>
        <w:tblLook w:val="01E0" w:firstRow="1" w:lastRow="1" w:firstColumn="1" w:lastColumn="1" w:noHBand="0" w:noVBand="0"/>
      </w:tblPr>
      <w:tblGrid>
        <w:gridCol w:w="2400"/>
        <w:gridCol w:w="4502"/>
      </w:tblGrid>
      <w:tr w:rsidR="00310469" w:rsidRPr="009A2CAA" w14:paraId="2F7F6824" w14:textId="77777777" w:rsidTr="004C60A0">
        <w:trPr>
          <w:jc w:val="center"/>
        </w:trPr>
        <w:tc>
          <w:tcPr>
            <w:tcW w:w="2400" w:type="dxa"/>
            <w:vAlign w:val="center"/>
          </w:tcPr>
          <w:p w14:paraId="353E38AB" w14:textId="77777777" w:rsidR="00310469" w:rsidRPr="009A2CAA" w:rsidRDefault="00310469" w:rsidP="004C60A0">
            <w:pPr>
              <w:jc w:val="left"/>
            </w:pPr>
            <w:r w:rsidRPr="009A2CAA">
              <w:t>°C</w:t>
            </w:r>
          </w:p>
        </w:tc>
        <w:tc>
          <w:tcPr>
            <w:tcW w:w="4502" w:type="dxa"/>
            <w:vAlign w:val="center"/>
          </w:tcPr>
          <w:p w14:paraId="2F10B869" w14:textId="77777777" w:rsidR="00310469" w:rsidRPr="009A2CAA" w:rsidRDefault="00310469" w:rsidP="004C60A0">
            <w:pPr>
              <w:jc w:val="left"/>
            </w:pPr>
            <w:r w:rsidRPr="009A2CAA">
              <w:t>Độ C</w:t>
            </w:r>
          </w:p>
        </w:tc>
      </w:tr>
      <w:tr w:rsidR="00310469" w:rsidRPr="009A2CAA" w14:paraId="470AD1B5" w14:textId="77777777" w:rsidTr="004C60A0">
        <w:trPr>
          <w:jc w:val="center"/>
        </w:trPr>
        <w:tc>
          <w:tcPr>
            <w:tcW w:w="2400" w:type="dxa"/>
            <w:vAlign w:val="center"/>
          </w:tcPr>
          <w:p w14:paraId="45CAF84E" w14:textId="77777777" w:rsidR="00310469" w:rsidRPr="009A2CAA" w:rsidRDefault="00310469" w:rsidP="004C60A0">
            <w:pPr>
              <w:jc w:val="left"/>
            </w:pPr>
            <w:r w:rsidRPr="009A2CAA">
              <w:t>CO</w:t>
            </w:r>
            <w:r w:rsidRPr="009A2CAA">
              <w:rPr>
                <w:vertAlign w:val="subscript"/>
              </w:rPr>
              <w:t>2</w:t>
            </w:r>
            <w:r w:rsidRPr="009A2CAA">
              <w:t>tđ</w:t>
            </w:r>
          </w:p>
        </w:tc>
        <w:tc>
          <w:tcPr>
            <w:tcW w:w="4502" w:type="dxa"/>
            <w:vAlign w:val="center"/>
          </w:tcPr>
          <w:p w14:paraId="16A4B044" w14:textId="77777777" w:rsidR="00310469" w:rsidRPr="009A2CAA" w:rsidRDefault="00310469" w:rsidP="004C60A0">
            <w:pPr>
              <w:jc w:val="left"/>
            </w:pPr>
            <w:r w:rsidRPr="009A2CAA">
              <w:t>Các-bon-níc tương đương</w:t>
            </w:r>
          </w:p>
        </w:tc>
      </w:tr>
      <w:tr w:rsidR="00310469" w:rsidRPr="009A2CAA" w14:paraId="4C3AF9CF" w14:textId="77777777" w:rsidTr="004C60A0">
        <w:trPr>
          <w:jc w:val="center"/>
        </w:trPr>
        <w:tc>
          <w:tcPr>
            <w:tcW w:w="2400" w:type="dxa"/>
            <w:vAlign w:val="center"/>
          </w:tcPr>
          <w:p w14:paraId="051BDEA8" w14:textId="77777777" w:rsidR="00310469" w:rsidRPr="009A2CAA" w:rsidRDefault="00310469" w:rsidP="004C60A0">
            <w:pPr>
              <w:jc w:val="left"/>
            </w:pPr>
            <w:r w:rsidRPr="009A2CAA">
              <w:t>kg</w:t>
            </w:r>
          </w:p>
        </w:tc>
        <w:tc>
          <w:tcPr>
            <w:tcW w:w="4502" w:type="dxa"/>
            <w:vAlign w:val="center"/>
          </w:tcPr>
          <w:p w14:paraId="1939749A" w14:textId="77777777" w:rsidR="00310469" w:rsidRPr="009A2CAA" w:rsidRDefault="00310469" w:rsidP="004C60A0">
            <w:pPr>
              <w:jc w:val="left"/>
            </w:pPr>
            <w:r w:rsidRPr="009A2CAA">
              <w:t>Ki-lô-gam</w:t>
            </w:r>
          </w:p>
        </w:tc>
      </w:tr>
      <w:tr w:rsidR="00310469" w:rsidRPr="009A2CAA" w14:paraId="6E805BA3" w14:textId="77777777" w:rsidTr="004C60A0">
        <w:trPr>
          <w:jc w:val="center"/>
        </w:trPr>
        <w:tc>
          <w:tcPr>
            <w:tcW w:w="2400" w:type="dxa"/>
            <w:vAlign w:val="center"/>
          </w:tcPr>
          <w:p w14:paraId="0D8E4714" w14:textId="77777777" w:rsidR="00310469" w:rsidRPr="009A2CAA" w:rsidRDefault="00F053E6" w:rsidP="004C60A0">
            <w:pPr>
              <w:jc w:val="left"/>
            </w:pPr>
            <w:r>
              <w:t>G</w:t>
            </w:r>
            <w:r w:rsidR="00310469" w:rsidRPr="009A2CAA">
              <w:t>g</w:t>
            </w:r>
          </w:p>
        </w:tc>
        <w:tc>
          <w:tcPr>
            <w:tcW w:w="4502" w:type="dxa"/>
            <w:vAlign w:val="center"/>
          </w:tcPr>
          <w:p w14:paraId="26498BAE" w14:textId="77777777" w:rsidR="00310469" w:rsidRPr="009A2CAA" w:rsidRDefault="00310469" w:rsidP="004C60A0">
            <w:pPr>
              <w:jc w:val="left"/>
            </w:pPr>
            <w:r w:rsidRPr="009A2CAA">
              <w:t>Triệu tấn</w:t>
            </w:r>
          </w:p>
        </w:tc>
      </w:tr>
      <w:tr w:rsidR="00310469" w:rsidRPr="009A2CAA" w14:paraId="2B8AC352" w14:textId="77777777" w:rsidTr="004C60A0">
        <w:trPr>
          <w:jc w:val="center"/>
        </w:trPr>
        <w:tc>
          <w:tcPr>
            <w:tcW w:w="2400" w:type="dxa"/>
            <w:vAlign w:val="center"/>
          </w:tcPr>
          <w:p w14:paraId="4D487CB7" w14:textId="77777777" w:rsidR="00310469" w:rsidRPr="009A2CAA" w:rsidRDefault="00310469" w:rsidP="004C60A0">
            <w:pPr>
              <w:jc w:val="left"/>
            </w:pPr>
            <w:r w:rsidRPr="009A2CAA">
              <w:t>t</w:t>
            </w:r>
          </w:p>
        </w:tc>
        <w:tc>
          <w:tcPr>
            <w:tcW w:w="4502" w:type="dxa"/>
            <w:vAlign w:val="center"/>
          </w:tcPr>
          <w:p w14:paraId="70E56619" w14:textId="77777777" w:rsidR="00310469" w:rsidRPr="009A2CAA" w:rsidRDefault="00310469" w:rsidP="004C60A0">
            <w:pPr>
              <w:jc w:val="left"/>
            </w:pPr>
            <w:r w:rsidRPr="009A2CAA">
              <w:t>tấn</w:t>
            </w:r>
          </w:p>
        </w:tc>
      </w:tr>
    </w:tbl>
    <w:p w14:paraId="0573EC8C" w14:textId="77777777" w:rsidR="00F053E6" w:rsidRDefault="00F053E6" w:rsidP="00310469"/>
    <w:p w14:paraId="584264FC" w14:textId="77777777" w:rsidR="00843520" w:rsidRDefault="00843520">
      <w:pPr>
        <w:spacing w:before="0" w:after="200"/>
        <w:jc w:val="left"/>
        <w:sectPr w:rsidR="00843520" w:rsidSect="0097213C">
          <w:footerReference w:type="default" r:id="rId9"/>
          <w:pgSz w:w="11907" w:h="16840" w:code="9"/>
          <w:pgMar w:top="1134" w:right="1134" w:bottom="1134" w:left="1701" w:header="720" w:footer="720" w:gutter="0"/>
          <w:cols w:space="720"/>
          <w:docGrid w:linePitch="360"/>
        </w:sectPr>
      </w:pPr>
    </w:p>
    <w:p w14:paraId="65566ED6" w14:textId="43547A31" w:rsidR="00623AF0" w:rsidRDefault="00F529F9" w:rsidP="00EF0394">
      <w:pPr>
        <w:pStyle w:val="Heading2"/>
        <w:rPr>
          <w:lang w:val="en-US"/>
        </w:rPr>
      </w:pPr>
      <w:bookmarkStart w:id="1025" w:name="_Toc196772476"/>
      <w:r>
        <w:rPr>
          <w:lang w:val="en-US"/>
        </w:rPr>
        <w:lastRenderedPageBreak/>
        <w:t>1</w:t>
      </w:r>
      <w:r w:rsidR="00EF0394">
        <w:rPr>
          <w:lang w:val="en-US"/>
        </w:rPr>
        <w:t>.</w:t>
      </w:r>
      <w:r w:rsidR="00A024A1">
        <w:rPr>
          <w:lang w:val="en-US"/>
        </w:rPr>
        <w:t>1.</w:t>
      </w:r>
      <w:r w:rsidR="00EF0394">
        <w:rPr>
          <w:lang w:val="en-US"/>
        </w:rPr>
        <w:t xml:space="preserve"> </w:t>
      </w:r>
      <w:r w:rsidR="00623AF0">
        <w:rPr>
          <w:lang w:val="en-US"/>
        </w:rPr>
        <w:t>Tổng quan về lĩnh vực</w:t>
      </w:r>
      <w:bookmarkEnd w:id="1025"/>
    </w:p>
    <w:p w14:paraId="74350CAB" w14:textId="2ECC21DC" w:rsidR="00745825" w:rsidDel="00A63F03" w:rsidRDefault="00745825" w:rsidP="00EF0394">
      <w:pPr>
        <w:rPr>
          <w:ins w:id="1026" w:author="Huyen Tran Thu" w:date="2023-03-28T19:21:00Z"/>
          <w:del w:id="1027" w:author="Thu Huyen Tran" w:date="2023-04-06T21:31:00Z"/>
          <w:lang w:val="en-US"/>
        </w:rPr>
      </w:pPr>
    </w:p>
    <w:p w14:paraId="3FE702A0" w14:textId="0275EDD9" w:rsidR="00EF0394" w:rsidRPr="00745825" w:rsidRDefault="00745825" w:rsidP="00EF0394">
      <w:pPr>
        <w:rPr>
          <w:lang w:val="en-US"/>
          <w:rPrChange w:id="1028" w:author="Huyen Tran Thu" w:date="2023-03-28T19:22:00Z">
            <w:rPr>
              <w:szCs w:val="26"/>
            </w:rPr>
          </w:rPrChange>
        </w:rPr>
      </w:pPr>
      <w:ins w:id="1029" w:author="Huyen Tran Thu" w:date="2023-03-28T19:21:00Z">
        <w:r>
          <w:rPr>
            <w:lang w:val="en-US"/>
          </w:rPr>
          <w:t>P</w:t>
        </w:r>
      </w:ins>
      <w:del w:id="1030" w:author="Huyen Tran Thu" w:date="2023-03-28T19:21:00Z">
        <w:r w:rsidR="000F30B3" w:rsidDel="00745825">
          <w:rPr>
            <w:lang w:val="en-US"/>
          </w:rPr>
          <w:delText>Quá trình thực hiện tính toán lại p</w:delText>
        </w:r>
      </w:del>
      <w:r w:rsidR="000F30B3">
        <w:rPr>
          <w:lang w:val="en-US"/>
        </w:rPr>
        <w:t>hát thải khí nhà kính</w:t>
      </w:r>
      <w:ins w:id="1031" w:author="Huyen Tran Thu" w:date="2023-03-28T19:21:00Z">
        <w:r>
          <w:rPr>
            <w:lang w:val="en-US"/>
          </w:rPr>
          <w:t xml:space="preserve"> lĩnh vực Chất thải</w:t>
        </w:r>
      </w:ins>
      <w:r w:rsidR="000F30B3">
        <w:rPr>
          <w:lang w:val="en-US"/>
        </w:rPr>
        <w:t xml:space="preserve"> cho năm cơ sở </w:t>
      </w:r>
      <w:r w:rsidR="002917F0">
        <w:rPr>
          <w:lang w:val="en-US"/>
        </w:rPr>
        <w:t>20</w:t>
      </w:r>
      <w:ins w:id="1032" w:author="Huyen Tran Thu" w:date="2024-10-13T21:27:00Z" w16du:dateUtc="2024-10-13T14:27:00Z">
        <w:r w:rsidR="00CD627B">
          <w:rPr>
            <w:lang w:val="en-US"/>
          </w:rPr>
          <w:t>21 và 2022</w:t>
        </w:r>
      </w:ins>
      <w:del w:id="1033" w:author="Huyen Tran Thu" w:date="2023-03-28T16:10:00Z">
        <w:r w:rsidR="007E751D" w:rsidDel="00FB48CB">
          <w:rPr>
            <w:lang w:val="en-US"/>
          </w:rPr>
          <w:delText>20</w:delText>
        </w:r>
      </w:del>
      <w:r w:rsidR="000F30B3">
        <w:rPr>
          <w:lang w:val="en-US"/>
        </w:rPr>
        <w:t xml:space="preserve"> được sử dụng</w:t>
      </w:r>
      <w:ins w:id="1034" w:author="Huyen Tran Thu" w:date="2023-03-28T19:17:00Z">
        <w:r>
          <w:rPr>
            <w:lang w:val="en-US"/>
          </w:rPr>
          <w:t xml:space="preserve"> Phiên bản </w:t>
        </w:r>
      </w:ins>
      <w:ins w:id="1035" w:author="Huyen Tran Thu" w:date="2023-03-28T19:18:00Z">
        <w:r>
          <w:rPr>
            <w:lang w:val="en-US"/>
          </w:rPr>
          <w:t>cải tiến</w:t>
        </w:r>
      </w:ins>
      <w:r w:rsidR="000F30B3">
        <w:rPr>
          <w:lang w:val="en-US"/>
        </w:rPr>
        <w:t xml:space="preserve"> </w:t>
      </w:r>
      <w:del w:id="1036" w:author="Huyen Tran Thu" w:date="2023-03-28T19:16:00Z">
        <w:r w:rsidR="000F30B3" w:rsidDel="00745825">
          <w:rPr>
            <w:lang w:val="en-US"/>
          </w:rPr>
          <w:delText>hướng dẫn IPCC</w:delText>
        </w:r>
      </w:del>
      <w:del w:id="1037" w:author="Huyen Tran Thu" w:date="2023-03-28T16:11:00Z">
        <w:r w:rsidR="000F30B3" w:rsidDel="00FB48CB">
          <w:rPr>
            <w:lang w:val="en-US"/>
          </w:rPr>
          <w:delText>2006</w:delText>
        </w:r>
      </w:del>
      <w:ins w:id="1038" w:author="Huyen Tran Thu" w:date="2023-03-28T19:16:00Z">
        <w:r>
          <w:rPr>
            <w:lang w:val="en-US"/>
          </w:rPr>
          <w:t>Hướng dẫn của IPCC</w:t>
        </w:r>
      </w:ins>
      <w:ins w:id="1039" w:author="Huyen Tran Thu" w:date="2023-03-28T19:17:00Z">
        <w:r>
          <w:rPr>
            <w:lang w:val="en-US"/>
          </w:rPr>
          <w:t xml:space="preserve"> năm 2016</w:t>
        </w:r>
      </w:ins>
      <w:ins w:id="1040" w:author="Huyen Tran Thu" w:date="2023-03-28T19:16:00Z">
        <w:r>
          <w:rPr>
            <w:lang w:val="en-US"/>
          </w:rPr>
          <w:t xml:space="preserve"> về kiểm kê khí nhà kính quốc gia</w:t>
        </w:r>
      </w:ins>
      <w:ins w:id="1041" w:author="Huyen Tran Thu" w:date="2023-03-28T19:17:00Z">
        <w:r>
          <w:rPr>
            <w:lang w:val="en-US"/>
          </w:rPr>
          <w:t xml:space="preserve"> </w:t>
        </w:r>
      </w:ins>
      <w:ins w:id="1042" w:author="Huyen Tran Thu" w:date="2023-03-28T19:20:00Z">
        <w:r>
          <w:rPr>
            <w:lang w:val="en-US"/>
          </w:rPr>
          <w:t xml:space="preserve">được gọi là </w:t>
        </w:r>
      </w:ins>
      <w:ins w:id="1043" w:author="Huyen Tran Thu" w:date="2023-03-28T19:31:00Z">
        <w:r w:rsidR="00D46C6C">
          <w:rPr>
            <w:lang w:val="en-US"/>
          </w:rPr>
          <w:t>“Hướng dẫn</w:t>
        </w:r>
      </w:ins>
      <w:ins w:id="1044" w:author="Thu Huyen Tran" w:date="2023-04-06T21:30:00Z">
        <w:r w:rsidR="00A63F03">
          <w:rPr>
            <w:lang w:val="en-US"/>
          </w:rPr>
          <w:t xml:space="preserve"> </w:t>
        </w:r>
      </w:ins>
      <w:ins w:id="1045" w:author="Huyen Tran Thu" w:date="2023-03-28T19:21:00Z">
        <w:del w:id="1046" w:author="Thu Huyen Tran" w:date="2023-04-06T21:31:00Z">
          <w:r w:rsidDel="00A63F03">
            <w:rPr>
              <w:lang w:val="en-US"/>
            </w:rPr>
            <w:delText xml:space="preserve"> </w:delText>
          </w:r>
        </w:del>
      </w:ins>
      <w:ins w:id="1047" w:author="Huyen Tran Thu" w:date="2023-03-28T19:17:00Z">
        <w:r>
          <w:rPr>
            <w:lang w:val="en-US"/>
          </w:rPr>
          <w:t>IPCC 2019</w:t>
        </w:r>
      </w:ins>
      <w:ins w:id="1048" w:author="Huyen Tran Thu" w:date="2023-03-28T19:31:00Z">
        <w:r w:rsidR="00D46C6C">
          <w:rPr>
            <w:lang w:val="en-US"/>
          </w:rPr>
          <w:t>”</w:t>
        </w:r>
      </w:ins>
      <w:ins w:id="1049" w:author="Huyen Tran Thu" w:date="2023-03-28T19:21:00Z">
        <w:r>
          <w:rPr>
            <w:lang w:val="en-US"/>
          </w:rPr>
          <w:t xml:space="preserve">. </w:t>
        </w:r>
      </w:ins>
      <w:del w:id="1050" w:author="Huyen Tran Thu" w:date="2023-03-28T19:17:00Z">
        <w:r w:rsidR="000F30B3" w:rsidDel="00745825">
          <w:rPr>
            <w:lang w:val="en-US"/>
          </w:rPr>
          <w:delText xml:space="preserve"> </w:delText>
        </w:r>
      </w:del>
      <w:del w:id="1051" w:author="Huyen Tran Thu" w:date="2023-03-28T19:21:00Z">
        <w:r w:rsidR="000F30B3" w:rsidDel="00745825">
          <w:rPr>
            <w:lang w:val="en-US"/>
          </w:rPr>
          <w:delText>để thực hiện với p</w:delText>
        </w:r>
        <w:r w:rsidR="00EF0394" w:rsidDel="00745825">
          <w:rPr>
            <w:lang w:val="en-US"/>
          </w:rPr>
          <w:delText>hát thải KNK từ lĩnh vực Chất thải</w:delText>
        </w:r>
      </w:del>
      <w:ins w:id="1052" w:author="Huyen Tran Thu" w:date="2023-03-28T19:22:00Z">
        <w:r>
          <w:rPr>
            <w:lang w:val="en-US"/>
          </w:rPr>
          <w:t xml:space="preserve">Các Hạng mục phát thải khí nhà kính </w:t>
        </w:r>
      </w:ins>
      <w:del w:id="1053" w:author="Huyen Tran Thu" w:date="2023-03-28T19:22:00Z">
        <w:r w:rsidR="00EF0394" w:rsidDel="00745825">
          <w:rPr>
            <w:lang w:val="en-US"/>
          </w:rPr>
          <w:delText xml:space="preserve"> </w:delText>
        </w:r>
      </w:del>
      <w:r w:rsidR="00EF0394">
        <w:rPr>
          <w:lang w:val="en-US"/>
        </w:rPr>
        <w:t xml:space="preserve">bao gồm </w:t>
      </w:r>
      <w:r w:rsidR="00EF0394" w:rsidRPr="009A2CAA">
        <w:rPr>
          <w:szCs w:val="26"/>
        </w:rPr>
        <w:t>CO</w:t>
      </w:r>
      <w:r w:rsidR="00EF0394" w:rsidRPr="009A2CAA">
        <w:rPr>
          <w:szCs w:val="26"/>
          <w:vertAlign w:val="subscript"/>
        </w:rPr>
        <w:t>2</w:t>
      </w:r>
      <w:r w:rsidR="00EF0394" w:rsidRPr="009A2CAA">
        <w:rPr>
          <w:szCs w:val="26"/>
        </w:rPr>
        <w:t>, CH</w:t>
      </w:r>
      <w:r w:rsidR="00EF0394" w:rsidRPr="009A2CAA">
        <w:rPr>
          <w:szCs w:val="26"/>
          <w:vertAlign w:val="subscript"/>
        </w:rPr>
        <w:t>4</w:t>
      </w:r>
      <w:r w:rsidR="00EF0394" w:rsidRPr="009A2CAA">
        <w:rPr>
          <w:szCs w:val="26"/>
        </w:rPr>
        <w:t xml:space="preserve"> và N</w:t>
      </w:r>
      <w:r w:rsidR="00EF0394" w:rsidRPr="009A2CAA">
        <w:rPr>
          <w:szCs w:val="26"/>
          <w:vertAlign w:val="subscript"/>
        </w:rPr>
        <w:t>2</w:t>
      </w:r>
      <w:r w:rsidR="00104A6A">
        <w:rPr>
          <w:szCs w:val="26"/>
        </w:rPr>
        <w:t>O</w:t>
      </w:r>
      <w:del w:id="1054" w:author="Huyen Tran Thu" w:date="2023-03-30T08:43:00Z">
        <w:r w:rsidR="00EF0394" w:rsidRPr="009A2CAA" w:rsidDel="002B32C5">
          <w:rPr>
            <w:szCs w:val="26"/>
          </w:rPr>
          <w:delText xml:space="preserve"> </w:delText>
        </w:r>
      </w:del>
      <w:ins w:id="1055" w:author="Huyen Tran Thu" w:date="2023-03-28T19:22:00Z">
        <w:r>
          <w:rPr>
            <w:szCs w:val="26"/>
          </w:rPr>
          <w:t xml:space="preserve"> vẫn không thay đổi so với phiên bản IPCC </w:t>
        </w:r>
      </w:ins>
      <w:ins w:id="1056" w:author="Huyen Tran Thu" w:date="2023-03-28T19:23:00Z">
        <w:r>
          <w:rPr>
            <w:szCs w:val="26"/>
          </w:rPr>
          <w:t xml:space="preserve">2016 bao gồm: </w:t>
        </w:r>
      </w:ins>
      <w:del w:id="1057" w:author="Huyen Tran Thu" w:date="2023-03-28T19:23:00Z">
        <w:r w:rsidR="00EF0394" w:rsidRPr="009A2CAA" w:rsidDel="00745825">
          <w:rPr>
            <w:szCs w:val="26"/>
          </w:rPr>
          <w:delText>từ các nguồn</w:delText>
        </w:r>
        <w:r w:rsidR="00EF0394" w:rsidDel="00745825">
          <w:rPr>
            <w:szCs w:val="26"/>
          </w:rPr>
          <w:delText xml:space="preserve">: </w:delText>
        </w:r>
      </w:del>
    </w:p>
    <w:p w14:paraId="1C5C89C5" w14:textId="77777777" w:rsidR="00EF0394" w:rsidRPr="00EF0394" w:rsidRDefault="00EF0394" w:rsidP="00932054">
      <w:pPr>
        <w:pStyle w:val="ListParagraph"/>
        <w:numPr>
          <w:ilvl w:val="0"/>
          <w:numId w:val="2"/>
        </w:numPr>
        <w:rPr>
          <w:lang w:val="en-US"/>
        </w:rPr>
      </w:pPr>
      <w:r w:rsidRPr="00EF0394">
        <w:rPr>
          <w:szCs w:val="26"/>
        </w:rPr>
        <w:t>Bãi chôn lấp chất thải rắn</w:t>
      </w:r>
      <w:r>
        <w:rPr>
          <w:szCs w:val="26"/>
          <w:lang w:val="en-US"/>
        </w:rPr>
        <w:t xml:space="preserve"> (4A);</w:t>
      </w:r>
    </w:p>
    <w:p w14:paraId="251E15A6" w14:textId="77777777" w:rsidR="00EF0394" w:rsidRPr="00EF0394" w:rsidRDefault="00EF0394" w:rsidP="00932054">
      <w:pPr>
        <w:pStyle w:val="ListParagraph"/>
        <w:numPr>
          <w:ilvl w:val="0"/>
          <w:numId w:val="2"/>
        </w:numPr>
        <w:rPr>
          <w:lang w:val="en-US"/>
        </w:rPr>
      </w:pPr>
      <w:r>
        <w:rPr>
          <w:szCs w:val="26"/>
          <w:lang w:val="en-US"/>
        </w:rPr>
        <w:t xml:space="preserve">Xử lý chất thải rắn bằng phương pháp sinh học (4B); </w:t>
      </w:r>
    </w:p>
    <w:p w14:paraId="0E3134EF" w14:textId="77777777" w:rsidR="00EF0394" w:rsidRPr="00EF0394" w:rsidRDefault="00EF0394" w:rsidP="00932054">
      <w:pPr>
        <w:pStyle w:val="ListParagraph"/>
        <w:numPr>
          <w:ilvl w:val="0"/>
          <w:numId w:val="2"/>
        </w:numPr>
        <w:rPr>
          <w:lang w:val="en-US"/>
        </w:rPr>
      </w:pPr>
      <w:r>
        <w:rPr>
          <w:szCs w:val="26"/>
          <w:lang w:val="en-US"/>
        </w:rPr>
        <w:t>Thiêu đốt chất thải (4C)</w:t>
      </w:r>
      <w:r w:rsidR="00A024A1">
        <w:rPr>
          <w:szCs w:val="26"/>
          <w:lang w:val="en-US"/>
        </w:rPr>
        <w:t>;</w:t>
      </w:r>
    </w:p>
    <w:p w14:paraId="10C86E13" w14:textId="77777777" w:rsidR="00EF0394" w:rsidRDefault="00EF0394" w:rsidP="00932054">
      <w:pPr>
        <w:pStyle w:val="ListParagraph"/>
        <w:numPr>
          <w:ilvl w:val="0"/>
          <w:numId w:val="2"/>
        </w:numPr>
        <w:rPr>
          <w:lang w:val="en-US"/>
        </w:rPr>
      </w:pPr>
      <w:r>
        <w:rPr>
          <w:lang w:val="en-US"/>
        </w:rPr>
        <w:t>Xử lý nước thải và xả thải (4D)</w:t>
      </w:r>
      <w:r w:rsidR="00A024A1">
        <w:rPr>
          <w:lang w:val="en-US"/>
        </w:rPr>
        <w:t xml:space="preserve">. </w:t>
      </w:r>
    </w:p>
    <w:p w14:paraId="743379AF" w14:textId="2785D59B" w:rsidR="00A024A1" w:rsidRDefault="00A024A1" w:rsidP="00A024A1">
      <w:pPr>
        <w:rPr>
          <w:lang w:val="en-US"/>
        </w:rPr>
      </w:pPr>
      <w:r>
        <w:rPr>
          <w:lang w:val="en-US"/>
        </w:rPr>
        <w:t xml:space="preserve">Báo cáo này trình bày phương pháp luận, cách tính toán và kết quả ước tính phát thải khí nhà kính Việt Nam lĩnh vực chất thải năm </w:t>
      </w:r>
      <w:r w:rsidR="002917F0">
        <w:rPr>
          <w:lang w:val="en-US"/>
        </w:rPr>
        <w:t>20</w:t>
      </w:r>
      <w:ins w:id="1058" w:author="Huyen Tran Thu" w:date="2023-03-28T19:24:00Z">
        <w:r w:rsidR="00745825">
          <w:rPr>
            <w:lang w:val="en-US"/>
          </w:rPr>
          <w:t>18</w:t>
        </w:r>
      </w:ins>
      <w:del w:id="1059" w:author="Huyen Tran Thu" w:date="2023-03-28T19:24:00Z">
        <w:r w:rsidR="002764A7" w:rsidDel="00745825">
          <w:rPr>
            <w:lang w:val="en-US"/>
          </w:rPr>
          <w:delText>20</w:delText>
        </w:r>
      </w:del>
    </w:p>
    <w:p w14:paraId="75D023E9" w14:textId="36120D28" w:rsidR="00A024A1" w:rsidRDefault="00A024A1" w:rsidP="00A024A1">
      <w:pPr>
        <w:rPr>
          <w:szCs w:val="26"/>
        </w:rPr>
      </w:pPr>
      <w:r w:rsidRPr="009A2CAA">
        <w:rPr>
          <w:szCs w:val="26"/>
        </w:rPr>
        <w:t>Tóm tắt kết quả</w:t>
      </w:r>
      <w:r>
        <w:rPr>
          <w:szCs w:val="26"/>
        </w:rPr>
        <w:t xml:space="preserve"> tính toán</w:t>
      </w:r>
      <w:r w:rsidRPr="009A2CAA">
        <w:rPr>
          <w:szCs w:val="26"/>
        </w:rPr>
        <w:t xml:space="preserve"> phát thải KNK </w:t>
      </w:r>
      <w:r>
        <w:rPr>
          <w:szCs w:val="26"/>
        </w:rPr>
        <w:t>lĩnh vực chất thải</w:t>
      </w:r>
      <w:r w:rsidRPr="009A2CAA">
        <w:rPr>
          <w:szCs w:val="26"/>
        </w:rPr>
        <w:t xml:space="preserve"> năm </w:t>
      </w:r>
      <w:r w:rsidR="002917F0">
        <w:rPr>
          <w:szCs w:val="26"/>
        </w:rPr>
        <w:t>20</w:t>
      </w:r>
      <w:ins w:id="1060" w:author="Huyen Tran Thu" w:date="2024-10-13T21:28:00Z" w16du:dateUtc="2024-10-13T14:28:00Z">
        <w:r w:rsidR="00CD627B">
          <w:rPr>
            <w:szCs w:val="26"/>
          </w:rPr>
          <w:t>21 và 2022</w:t>
        </w:r>
      </w:ins>
      <w:del w:id="1061" w:author="Huyen Tran Thu" w:date="2023-03-28T19:24:00Z">
        <w:r w:rsidR="002764A7" w:rsidDel="00745825">
          <w:rPr>
            <w:szCs w:val="26"/>
          </w:rPr>
          <w:delText>20</w:delText>
        </w:r>
      </w:del>
      <w:r w:rsidRPr="009A2CAA">
        <w:rPr>
          <w:szCs w:val="26"/>
        </w:rPr>
        <w:t xml:space="preserve"> được thể hiện qua bảng sau: </w:t>
      </w:r>
    </w:p>
    <w:p w14:paraId="4CFE8CDE" w14:textId="70036D81" w:rsidR="00A024A1" w:rsidRDefault="00F57EA1" w:rsidP="00FD7EAF">
      <w:pPr>
        <w:pStyle w:val="Caption"/>
      </w:pPr>
      <w:bookmarkStart w:id="1062" w:name="_Toc152710008"/>
      <w:bookmarkStart w:id="1063" w:name="_Toc131781218"/>
      <w:del w:id="1064" w:author="Huyen Tran Thu" w:date="2025-04-28T22:45:00Z" w16du:dateUtc="2025-04-28T15:45:00Z">
        <w:r w:rsidDel="00FD7EAF">
          <w:delText xml:space="preserve">Bảng 1. </w:delText>
        </w:r>
        <w:r w:rsidDel="00FD7EAF">
          <w:fldChar w:fldCharType="begin"/>
        </w:r>
        <w:r w:rsidDel="00FD7EAF">
          <w:delInstrText xml:space="preserve"> SEQ Bảng_1. \* ARABIC </w:delInstrText>
        </w:r>
        <w:r w:rsidDel="00FD7EAF">
          <w:fldChar w:fldCharType="separate"/>
        </w:r>
        <w:r w:rsidR="009341A2" w:rsidDel="00FD7EAF">
          <w:rPr>
            <w:noProof/>
          </w:rPr>
          <w:delText>1</w:delText>
        </w:r>
        <w:r w:rsidDel="00FD7EAF">
          <w:fldChar w:fldCharType="end"/>
        </w:r>
        <w:r w:rsidR="00A024A1" w:rsidDel="00FD7EAF">
          <w:delText>:</w:delText>
        </w:r>
        <w:r w:rsidR="000F30B3" w:rsidDel="00FD7EAF">
          <w:delText xml:space="preserve"> </w:delText>
        </w:r>
      </w:del>
      <w:bookmarkStart w:id="1065" w:name="_Toc196773782"/>
      <w:ins w:id="1066" w:author="Huyen Tran Thu" w:date="2025-04-28T22:45:00Z" w16du:dateUtc="2025-04-28T15:45:00Z">
        <w:r w:rsidR="00FD7EAF">
          <w:t xml:space="preserve">Bảng 1. </w:t>
        </w:r>
        <w:r w:rsidR="00FD7EAF">
          <w:fldChar w:fldCharType="begin"/>
        </w:r>
        <w:r w:rsidR="00FD7EAF">
          <w:instrText xml:space="preserve"> SEQ Bảng_1. \* ARABIC </w:instrText>
        </w:r>
      </w:ins>
      <w:r w:rsidR="00FD7EAF">
        <w:fldChar w:fldCharType="separate"/>
      </w:r>
      <w:ins w:id="1067" w:author="Huyen Tran Thu" w:date="2025-04-28T22:45:00Z" w16du:dateUtc="2025-04-28T15:45:00Z">
        <w:r w:rsidR="00FD7EAF">
          <w:rPr>
            <w:noProof/>
          </w:rPr>
          <w:t>1</w:t>
        </w:r>
        <w:r w:rsidR="00FD7EAF">
          <w:fldChar w:fldCharType="end"/>
        </w:r>
        <w:r w:rsidR="00FD7EAF">
          <w:t xml:space="preserve"> </w:t>
        </w:r>
      </w:ins>
      <w:r w:rsidR="000F30B3">
        <w:t>P</w:t>
      </w:r>
      <w:r w:rsidR="00A024A1">
        <w:t>hát thải KNK lĩnh vực chất thải năm 20</w:t>
      </w:r>
      <w:ins w:id="1068" w:author="Huyen Tran Thu" w:date="2024-10-13T21:28:00Z" w16du:dateUtc="2024-10-13T14:28:00Z">
        <w:r w:rsidR="00CD627B">
          <w:t>21 và 2022</w:t>
        </w:r>
      </w:ins>
      <w:bookmarkEnd w:id="1065"/>
      <w:ins w:id="1069" w:author="Thu Huyen Tran" w:date="2023-04-07T17:35:00Z">
        <w:del w:id="1070" w:author="Huyen Tran Thu" w:date="2024-10-13T21:28:00Z" w16du:dateUtc="2024-10-13T14:28:00Z">
          <w:r w:rsidR="007A3D0C" w:rsidDel="00CD627B">
            <w:delText>18</w:delText>
          </w:r>
        </w:del>
      </w:ins>
      <w:bookmarkEnd w:id="1062"/>
      <w:del w:id="1071" w:author="Thu Huyen Tran" w:date="2023-04-07T17:35:00Z">
        <w:r w:rsidR="00354311" w:rsidDel="007A3D0C">
          <w:delText>20</w:delText>
        </w:r>
      </w:del>
      <w:bookmarkEnd w:id="1063"/>
      <w:r w:rsidR="00F176A8">
        <w:t xml:space="preserve"> </w:t>
      </w:r>
    </w:p>
    <w:tbl>
      <w:tblPr>
        <w:tblW w:w="5095" w:type="pct"/>
        <w:tblLayout w:type="fixed"/>
        <w:tblLook w:val="04A0" w:firstRow="1" w:lastRow="0" w:firstColumn="1" w:lastColumn="0" w:noHBand="0" w:noVBand="1"/>
        <w:tblPrChange w:id="1072" w:author="Huyen Tran Thu" w:date="2024-10-13T21:51:00Z" w16du:dateUtc="2024-10-13T14:51:00Z">
          <w:tblPr>
            <w:tblW w:w="5095" w:type="pct"/>
            <w:tblLayout w:type="fixed"/>
            <w:tblLook w:val="04A0" w:firstRow="1" w:lastRow="0" w:firstColumn="1" w:lastColumn="0" w:noHBand="0" w:noVBand="1"/>
          </w:tblPr>
        </w:tblPrChange>
      </w:tblPr>
      <w:tblGrid>
        <w:gridCol w:w="1271"/>
        <w:gridCol w:w="2552"/>
        <w:gridCol w:w="1317"/>
        <w:gridCol w:w="1287"/>
        <w:gridCol w:w="1289"/>
        <w:gridCol w:w="1518"/>
        <w:tblGridChange w:id="1073">
          <w:tblGrid>
            <w:gridCol w:w="1271"/>
            <w:gridCol w:w="122"/>
            <w:gridCol w:w="2342"/>
            <w:gridCol w:w="88"/>
            <w:gridCol w:w="1317"/>
            <w:gridCol w:w="1287"/>
            <w:gridCol w:w="1289"/>
            <w:gridCol w:w="1518"/>
          </w:tblGrid>
        </w:tblGridChange>
      </w:tblGrid>
      <w:tr w:rsidR="0012706C" w:rsidRPr="009B0DA5" w14:paraId="1538D078" w14:textId="77777777" w:rsidTr="009B0DA5">
        <w:trPr>
          <w:trHeight w:val="255"/>
          <w:tblHeader/>
          <w:trPrChange w:id="1074" w:author="Huyen Tran Thu" w:date="2024-10-13T21:51:00Z" w16du:dateUtc="2024-10-13T14:51:00Z">
            <w:trPr>
              <w:trHeight w:val="255"/>
            </w:trPr>
          </w:trPrChange>
        </w:trPr>
        <w:tc>
          <w:tcPr>
            <w:tcW w:w="2070" w:type="pct"/>
            <w:gridSpan w:val="2"/>
            <w:vMerge w:val="restart"/>
            <w:tcBorders>
              <w:top w:val="single" w:sz="4" w:space="0" w:color="auto"/>
              <w:left w:val="single" w:sz="4" w:space="0" w:color="auto"/>
              <w:right w:val="single" w:sz="4" w:space="0" w:color="auto"/>
            </w:tcBorders>
            <w:shd w:val="clear" w:color="000000" w:fill="CCFFFF"/>
            <w:noWrap/>
            <w:vAlign w:val="center"/>
            <w:hideMark/>
            <w:tcPrChange w:id="1075" w:author="Huyen Tran Thu" w:date="2024-10-13T21:51:00Z" w16du:dateUtc="2024-10-13T14:51:00Z">
              <w:tcPr>
                <w:tcW w:w="2022" w:type="pct"/>
                <w:gridSpan w:val="3"/>
                <w:vMerge w:val="restart"/>
                <w:tcBorders>
                  <w:top w:val="single" w:sz="4" w:space="0" w:color="auto"/>
                  <w:left w:val="single" w:sz="4" w:space="0" w:color="auto"/>
                  <w:right w:val="single" w:sz="4" w:space="0" w:color="auto"/>
                </w:tcBorders>
                <w:shd w:val="clear" w:color="000000" w:fill="CCFFFF"/>
                <w:noWrap/>
                <w:vAlign w:val="center"/>
                <w:hideMark/>
              </w:tcPr>
            </w:tcPrChange>
          </w:tcPr>
          <w:p w14:paraId="5C6EF7CA" w14:textId="77777777" w:rsidR="0012706C" w:rsidRPr="009B0DA5" w:rsidRDefault="0012706C">
            <w:pPr>
              <w:spacing w:before="0" w:after="0" w:line="240" w:lineRule="auto"/>
              <w:jc w:val="left"/>
              <w:rPr>
                <w:rFonts w:eastAsia="Times New Roman"/>
                <w:b/>
                <w:bCs/>
                <w:sz w:val="24"/>
                <w:szCs w:val="24"/>
                <w:lang w:val="en-US" w:eastAsia="ja-JP"/>
              </w:rPr>
              <w:pPrChange w:id="1076" w:author="Huyen Tran Thu" w:date="2024-10-13T21:53:00Z" w16du:dateUtc="2024-10-13T14:53:00Z">
                <w:pPr>
                  <w:spacing w:after="0" w:line="240" w:lineRule="auto"/>
                  <w:jc w:val="left"/>
                </w:pPr>
              </w:pPrChange>
            </w:pPr>
            <w:bookmarkStart w:id="1077" w:name="_Hlk47957589"/>
            <w:r w:rsidRPr="009B0DA5">
              <w:rPr>
                <w:rFonts w:eastAsia="Times New Roman"/>
                <w:b/>
                <w:bCs/>
                <w:sz w:val="24"/>
                <w:szCs w:val="24"/>
                <w:lang w:val="en-US" w:eastAsia="ja-JP"/>
              </w:rPr>
              <w:t xml:space="preserve">Tiểu lĩnh vực </w:t>
            </w:r>
          </w:p>
          <w:p w14:paraId="2824E3BD" w14:textId="77777777" w:rsidR="0012706C" w:rsidRPr="009B0DA5" w:rsidRDefault="0012706C">
            <w:pPr>
              <w:spacing w:before="0" w:after="0" w:line="240" w:lineRule="auto"/>
              <w:ind w:firstLine="33"/>
              <w:jc w:val="left"/>
              <w:rPr>
                <w:rFonts w:eastAsia="Times New Roman"/>
                <w:sz w:val="24"/>
                <w:szCs w:val="24"/>
                <w:lang w:val="en-US" w:eastAsia="ja-JP"/>
              </w:rPr>
              <w:pPrChange w:id="1078" w:author="Huyen Tran Thu" w:date="2024-10-13T21:53:00Z" w16du:dateUtc="2024-10-13T14:53:00Z">
                <w:pPr>
                  <w:spacing w:after="0" w:line="240" w:lineRule="auto"/>
                  <w:ind w:firstLine="33"/>
                  <w:jc w:val="left"/>
                </w:pPr>
              </w:pPrChange>
            </w:pPr>
            <w:r w:rsidRPr="009B0DA5">
              <w:rPr>
                <w:rFonts w:eastAsia="Times New Roman"/>
                <w:sz w:val="24"/>
                <w:szCs w:val="24"/>
                <w:lang w:val="en-US" w:eastAsia="ja-JP"/>
              </w:rPr>
              <w:t> </w:t>
            </w:r>
          </w:p>
        </w:tc>
        <w:tc>
          <w:tcPr>
            <w:tcW w:w="2108" w:type="pct"/>
            <w:gridSpan w:val="3"/>
            <w:tcBorders>
              <w:top w:val="single" w:sz="4" w:space="0" w:color="auto"/>
              <w:left w:val="nil"/>
              <w:bottom w:val="single" w:sz="4" w:space="0" w:color="auto"/>
              <w:right w:val="single" w:sz="4" w:space="0" w:color="auto"/>
            </w:tcBorders>
            <w:shd w:val="clear" w:color="000000" w:fill="CCFFFF"/>
            <w:noWrap/>
            <w:vAlign w:val="center"/>
            <w:hideMark/>
            <w:tcPrChange w:id="1079" w:author="Huyen Tran Thu" w:date="2024-10-13T21:51:00Z" w16du:dateUtc="2024-10-13T14:51:00Z">
              <w:tcPr>
                <w:tcW w:w="2156" w:type="pct"/>
                <w:gridSpan w:val="4"/>
                <w:tcBorders>
                  <w:top w:val="single" w:sz="4" w:space="0" w:color="auto"/>
                  <w:left w:val="nil"/>
                  <w:bottom w:val="single" w:sz="4" w:space="0" w:color="auto"/>
                  <w:right w:val="single" w:sz="4" w:space="0" w:color="auto"/>
                </w:tcBorders>
                <w:shd w:val="clear" w:color="000000" w:fill="CCFFFF"/>
                <w:noWrap/>
                <w:vAlign w:val="center"/>
                <w:hideMark/>
              </w:tcPr>
            </w:tcPrChange>
          </w:tcPr>
          <w:p w14:paraId="2A419DF5" w14:textId="744CF40C" w:rsidR="0012706C" w:rsidRPr="009B0DA5" w:rsidRDefault="00646F80" w:rsidP="009B0DA5">
            <w:pPr>
              <w:spacing w:before="0" w:after="0" w:line="240" w:lineRule="auto"/>
              <w:jc w:val="center"/>
              <w:rPr>
                <w:rFonts w:eastAsia="Times New Roman"/>
                <w:b/>
                <w:bCs/>
                <w:sz w:val="24"/>
                <w:szCs w:val="24"/>
                <w:lang w:val="en-US" w:eastAsia="ja-JP"/>
              </w:rPr>
            </w:pPr>
            <w:r w:rsidRPr="009B0DA5">
              <w:rPr>
                <w:rFonts w:eastAsia="Times New Roman"/>
                <w:b/>
                <w:bCs/>
                <w:sz w:val="24"/>
                <w:szCs w:val="24"/>
                <w:lang w:val="en-US" w:eastAsia="ja-JP"/>
              </w:rPr>
              <w:t>Loại khí</w:t>
            </w:r>
          </w:p>
        </w:tc>
        <w:tc>
          <w:tcPr>
            <w:tcW w:w="822" w:type="pct"/>
            <w:vMerge w:val="restart"/>
            <w:tcBorders>
              <w:top w:val="single" w:sz="4" w:space="0" w:color="auto"/>
              <w:left w:val="nil"/>
              <w:right w:val="single" w:sz="4" w:space="0" w:color="auto"/>
            </w:tcBorders>
            <w:shd w:val="clear" w:color="000000" w:fill="CCFFFF"/>
            <w:tcPrChange w:id="1080" w:author="Huyen Tran Thu" w:date="2024-10-13T21:51:00Z" w16du:dateUtc="2024-10-13T14:51:00Z">
              <w:tcPr>
                <w:tcW w:w="822" w:type="pct"/>
                <w:vMerge w:val="restart"/>
                <w:tcBorders>
                  <w:top w:val="single" w:sz="4" w:space="0" w:color="auto"/>
                  <w:left w:val="nil"/>
                  <w:right w:val="single" w:sz="4" w:space="0" w:color="auto"/>
                </w:tcBorders>
                <w:shd w:val="clear" w:color="000000" w:fill="CCFFFF"/>
              </w:tcPr>
            </w:tcPrChange>
          </w:tcPr>
          <w:p w14:paraId="112FA032" w14:textId="05B019FF" w:rsidR="00646F80" w:rsidRPr="009B0DA5" w:rsidRDefault="00646F80">
            <w:pPr>
              <w:spacing w:before="0" w:after="0" w:line="240" w:lineRule="auto"/>
              <w:ind w:firstLine="34"/>
              <w:jc w:val="center"/>
              <w:rPr>
                <w:rFonts w:eastAsia="Times New Roman"/>
                <w:b/>
                <w:bCs/>
                <w:sz w:val="24"/>
                <w:szCs w:val="24"/>
                <w:vertAlign w:val="subscript"/>
                <w:lang w:val="en-US" w:eastAsia="ja-JP"/>
              </w:rPr>
              <w:pPrChange w:id="1081" w:author="Huyen Tran Thu" w:date="2024-10-13T21:53:00Z" w16du:dateUtc="2024-10-13T14:53:00Z">
                <w:pPr>
                  <w:spacing w:after="0" w:line="240" w:lineRule="auto"/>
                  <w:ind w:firstLine="34"/>
                  <w:jc w:val="center"/>
                </w:pPr>
              </w:pPrChange>
            </w:pPr>
            <w:r w:rsidRPr="009B0DA5">
              <w:rPr>
                <w:rFonts w:eastAsia="Times New Roman"/>
                <w:b/>
                <w:bCs/>
                <w:sz w:val="24"/>
                <w:szCs w:val="24"/>
                <w:lang w:val="en-US" w:eastAsia="ja-JP"/>
              </w:rPr>
              <w:t>CO</w:t>
            </w:r>
            <w:r w:rsidRPr="009B0DA5">
              <w:rPr>
                <w:rFonts w:eastAsia="Times New Roman"/>
                <w:b/>
                <w:bCs/>
                <w:sz w:val="24"/>
                <w:szCs w:val="24"/>
                <w:vertAlign w:val="subscript"/>
                <w:lang w:val="en-US" w:eastAsia="ja-JP"/>
              </w:rPr>
              <w:t>2</w:t>
            </w:r>
          </w:p>
          <w:p w14:paraId="325580BE" w14:textId="0D65B078" w:rsidR="0012706C" w:rsidRPr="009B0DA5" w:rsidRDefault="0012706C">
            <w:pPr>
              <w:spacing w:before="0" w:after="0" w:line="240" w:lineRule="auto"/>
              <w:ind w:firstLine="34"/>
              <w:jc w:val="center"/>
              <w:rPr>
                <w:rFonts w:eastAsia="Times New Roman"/>
                <w:b/>
                <w:bCs/>
                <w:sz w:val="24"/>
                <w:szCs w:val="24"/>
                <w:lang w:val="en-US" w:eastAsia="ja-JP"/>
              </w:rPr>
              <w:pPrChange w:id="1082" w:author="Huyen Tran Thu" w:date="2024-10-13T21:53:00Z" w16du:dateUtc="2024-10-13T14:53:00Z">
                <w:pPr>
                  <w:spacing w:after="0" w:line="240" w:lineRule="auto"/>
                  <w:ind w:firstLine="34"/>
                  <w:jc w:val="center"/>
                </w:pPr>
              </w:pPrChange>
            </w:pPr>
            <w:r w:rsidRPr="009B0DA5">
              <w:rPr>
                <w:rFonts w:eastAsia="Times New Roman"/>
                <w:b/>
                <w:bCs/>
                <w:sz w:val="24"/>
                <w:szCs w:val="24"/>
                <w:lang w:val="en-US" w:eastAsia="ja-JP"/>
              </w:rPr>
              <w:t>GgCO</w:t>
            </w:r>
            <w:r w:rsidRPr="009B0DA5">
              <w:rPr>
                <w:rFonts w:eastAsia="Times New Roman"/>
                <w:b/>
                <w:bCs/>
                <w:sz w:val="24"/>
                <w:szCs w:val="24"/>
                <w:vertAlign w:val="subscript"/>
                <w:lang w:val="en-US" w:eastAsia="ja-JP"/>
              </w:rPr>
              <w:t>2tđ</w:t>
            </w:r>
          </w:p>
        </w:tc>
      </w:tr>
      <w:tr w:rsidR="0012706C" w:rsidRPr="009B0DA5" w14:paraId="2FEC2B09" w14:textId="77777777" w:rsidTr="009B0DA5">
        <w:trPr>
          <w:trHeight w:val="255"/>
          <w:tblHeader/>
          <w:trPrChange w:id="1083" w:author="Huyen Tran Thu" w:date="2024-10-13T21:51:00Z" w16du:dateUtc="2024-10-13T14:51:00Z">
            <w:trPr>
              <w:trHeight w:val="255"/>
            </w:trPr>
          </w:trPrChange>
        </w:trPr>
        <w:tc>
          <w:tcPr>
            <w:tcW w:w="2070" w:type="pct"/>
            <w:gridSpan w:val="2"/>
            <w:vMerge/>
            <w:tcBorders>
              <w:left w:val="single" w:sz="4" w:space="0" w:color="auto"/>
              <w:bottom w:val="single" w:sz="4" w:space="0" w:color="auto"/>
              <w:right w:val="single" w:sz="4" w:space="0" w:color="auto"/>
            </w:tcBorders>
            <w:shd w:val="clear" w:color="000000" w:fill="CCFFFF"/>
            <w:noWrap/>
            <w:vAlign w:val="center"/>
            <w:hideMark/>
            <w:tcPrChange w:id="1084" w:author="Huyen Tran Thu" w:date="2024-10-13T21:51:00Z" w16du:dateUtc="2024-10-13T14:51:00Z">
              <w:tcPr>
                <w:tcW w:w="2022" w:type="pct"/>
                <w:gridSpan w:val="3"/>
                <w:vMerge/>
                <w:tcBorders>
                  <w:left w:val="single" w:sz="4" w:space="0" w:color="auto"/>
                  <w:bottom w:val="single" w:sz="4" w:space="0" w:color="auto"/>
                  <w:right w:val="single" w:sz="4" w:space="0" w:color="auto"/>
                </w:tcBorders>
                <w:shd w:val="clear" w:color="000000" w:fill="CCFFFF"/>
                <w:noWrap/>
                <w:vAlign w:val="center"/>
                <w:hideMark/>
              </w:tcPr>
            </w:tcPrChange>
          </w:tcPr>
          <w:p w14:paraId="3FA23E19" w14:textId="77777777" w:rsidR="0012706C" w:rsidRPr="009B0DA5" w:rsidRDefault="0012706C" w:rsidP="009B0DA5">
            <w:pPr>
              <w:spacing w:before="0" w:after="0" w:line="240" w:lineRule="auto"/>
              <w:jc w:val="left"/>
              <w:rPr>
                <w:rFonts w:eastAsia="Times New Roman"/>
                <w:sz w:val="24"/>
                <w:szCs w:val="24"/>
                <w:lang w:val="en-US" w:eastAsia="ja-JP"/>
              </w:rPr>
            </w:pPr>
          </w:p>
        </w:tc>
        <w:tc>
          <w:tcPr>
            <w:tcW w:w="713" w:type="pct"/>
            <w:tcBorders>
              <w:top w:val="single" w:sz="4" w:space="0" w:color="auto"/>
              <w:left w:val="nil"/>
              <w:bottom w:val="single" w:sz="4" w:space="0" w:color="auto"/>
              <w:right w:val="single" w:sz="4" w:space="0" w:color="auto"/>
            </w:tcBorders>
            <w:shd w:val="clear" w:color="000000" w:fill="CCFFFF"/>
            <w:noWrap/>
            <w:vAlign w:val="center"/>
            <w:hideMark/>
            <w:tcPrChange w:id="1085" w:author="Huyen Tran Thu" w:date="2024-10-13T21:51:00Z" w16du:dateUtc="2024-10-13T14:51:00Z">
              <w:tcPr>
                <w:tcW w:w="761" w:type="pct"/>
                <w:gridSpan w:val="2"/>
                <w:tcBorders>
                  <w:top w:val="single" w:sz="4" w:space="0" w:color="auto"/>
                  <w:left w:val="nil"/>
                  <w:bottom w:val="single" w:sz="4" w:space="0" w:color="auto"/>
                  <w:right w:val="single" w:sz="4" w:space="0" w:color="auto"/>
                </w:tcBorders>
                <w:shd w:val="clear" w:color="000000" w:fill="CCFFFF"/>
                <w:noWrap/>
                <w:vAlign w:val="center"/>
                <w:hideMark/>
              </w:tcPr>
            </w:tcPrChange>
          </w:tcPr>
          <w:p w14:paraId="6D21A2D0" w14:textId="77777777" w:rsidR="0012706C" w:rsidRPr="009B0DA5" w:rsidRDefault="0012706C" w:rsidP="009B0DA5">
            <w:pPr>
              <w:spacing w:before="0" w:after="0" w:line="240" w:lineRule="auto"/>
              <w:jc w:val="center"/>
              <w:rPr>
                <w:rFonts w:eastAsia="Times New Roman"/>
                <w:b/>
                <w:bCs/>
                <w:sz w:val="24"/>
                <w:szCs w:val="24"/>
                <w:lang w:val="en-US" w:eastAsia="ja-JP"/>
              </w:rPr>
            </w:pPr>
            <w:r w:rsidRPr="009B0DA5">
              <w:rPr>
                <w:rFonts w:eastAsia="Times New Roman"/>
                <w:b/>
                <w:bCs/>
                <w:sz w:val="24"/>
                <w:szCs w:val="24"/>
                <w:lang w:val="en-US" w:eastAsia="ja-JP"/>
              </w:rPr>
              <w:t>CO</w:t>
            </w:r>
            <w:r w:rsidRPr="009B0DA5">
              <w:rPr>
                <w:rFonts w:eastAsia="Times New Roman"/>
                <w:b/>
                <w:bCs/>
                <w:sz w:val="24"/>
                <w:szCs w:val="24"/>
                <w:vertAlign w:val="subscript"/>
                <w:lang w:val="en-US" w:eastAsia="ja-JP"/>
              </w:rPr>
              <w:t>2</w:t>
            </w:r>
            <w:r w:rsidR="00646F80" w:rsidRPr="009B0DA5">
              <w:rPr>
                <w:rFonts w:eastAsia="Times New Roman"/>
                <w:b/>
                <w:bCs/>
                <w:sz w:val="24"/>
                <w:szCs w:val="24"/>
                <w:lang w:val="en-US" w:eastAsia="ja-JP"/>
              </w:rPr>
              <w:t xml:space="preserve"> </w:t>
            </w:r>
          </w:p>
          <w:p w14:paraId="4E3508E4" w14:textId="70E38682" w:rsidR="00646F80" w:rsidRPr="009B0DA5" w:rsidRDefault="00646F80" w:rsidP="009B0DA5">
            <w:pPr>
              <w:spacing w:before="0" w:after="0" w:line="240" w:lineRule="auto"/>
              <w:jc w:val="center"/>
              <w:rPr>
                <w:rFonts w:eastAsia="Times New Roman"/>
                <w:b/>
                <w:bCs/>
                <w:sz w:val="24"/>
                <w:szCs w:val="24"/>
                <w:lang w:val="en-US" w:eastAsia="ja-JP"/>
              </w:rPr>
            </w:pPr>
            <w:r w:rsidRPr="009B0DA5">
              <w:rPr>
                <w:rFonts w:eastAsia="Times New Roman"/>
                <w:b/>
                <w:bCs/>
                <w:sz w:val="24"/>
                <w:szCs w:val="24"/>
                <w:lang w:val="en-US" w:eastAsia="ja-JP"/>
              </w:rPr>
              <w:t>(Gg CO</w:t>
            </w:r>
            <w:r w:rsidRPr="009B0DA5">
              <w:rPr>
                <w:rFonts w:eastAsia="Times New Roman"/>
                <w:b/>
                <w:bCs/>
                <w:sz w:val="24"/>
                <w:szCs w:val="24"/>
                <w:vertAlign w:val="subscript"/>
                <w:lang w:val="en-US" w:eastAsia="ja-JP"/>
              </w:rPr>
              <w:t>2</w:t>
            </w:r>
            <w:r w:rsidRPr="009B0DA5">
              <w:rPr>
                <w:rFonts w:eastAsia="Times New Roman"/>
                <w:b/>
                <w:bCs/>
                <w:sz w:val="24"/>
                <w:szCs w:val="24"/>
                <w:lang w:val="en-US" w:eastAsia="ja-JP"/>
              </w:rPr>
              <w:t>)</w:t>
            </w:r>
          </w:p>
        </w:tc>
        <w:tc>
          <w:tcPr>
            <w:tcW w:w="697" w:type="pct"/>
            <w:tcBorders>
              <w:top w:val="single" w:sz="4" w:space="0" w:color="auto"/>
              <w:left w:val="nil"/>
              <w:bottom w:val="single" w:sz="4" w:space="0" w:color="auto"/>
              <w:right w:val="single" w:sz="4" w:space="0" w:color="auto"/>
            </w:tcBorders>
            <w:shd w:val="clear" w:color="000000" w:fill="CCFFFF"/>
            <w:noWrap/>
            <w:vAlign w:val="center"/>
            <w:hideMark/>
            <w:tcPrChange w:id="1086" w:author="Huyen Tran Thu" w:date="2024-10-13T21:51:00Z" w16du:dateUtc="2024-10-13T14:51:00Z">
              <w:tcPr>
                <w:tcW w:w="697" w:type="pct"/>
                <w:tcBorders>
                  <w:top w:val="single" w:sz="4" w:space="0" w:color="auto"/>
                  <w:left w:val="nil"/>
                  <w:bottom w:val="single" w:sz="4" w:space="0" w:color="auto"/>
                  <w:right w:val="single" w:sz="4" w:space="0" w:color="auto"/>
                </w:tcBorders>
                <w:shd w:val="clear" w:color="000000" w:fill="CCFFFF"/>
                <w:noWrap/>
                <w:vAlign w:val="center"/>
                <w:hideMark/>
              </w:tcPr>
            </w:tcPrChange>
          </w:tcPr>
          <w:p w14:paraId="16F20D3D" w14:textId="77777777" w:rsidR="0012706C" w:rsidRPr="009B0DA5" w:rsidRDefault="0012706C" w:rsidP="009B0DA5">
            <w:pPr>
              <w:spacing w:before="0" w:after="0" w:line="240" w:lineRule="auto"/>
              <w:jc w:val="center"/>
              <w:rPr>
                <w:rFonts w:eastAsia="Times New Roman"/>
                <w:b/>
                <w:bCs/>
                <w:sz w:val="24"/>
                <w:szCs w:val="24"/>
                <w:lang w:val="en-US" w:eastAsia="ja-JP"/>
              </w:rPr>
            </w:pPr>
            <w:r w:rsidRPr="009B0DA5">
              <w:rPr>
                <w:rFonts w:eastAsia="Times New Roman"/>
                <w:b/>
                <w:bCs/>
                <w:sz w:val="24"/>
                <w:szCs w:val="24"/>
                <w:lang w:val="en-US" w:eastAsia="ja-JP"/>
              </w:rPr>
              <w:t>CH</w:t>
            </w:r>
            <w:r w:rsidRPr="009B0DA5">
              <w:rPr>
                <w:rFonts w:eastAsia="Times New Roman"/>
                <w:b/>
                <w:bCs/>
                <w:sz w:val="24"/>
                <w:szCs w:val="24"/>
                <w:vertAlign w:val="subscript"/>
                <w:lang w:val="en-US" w:eastAsia="ja-JP"/>
              </w:rPr>
              <w:t>4</w:t>
            </w:r>
          </w:p>
          <w:p w14:paraId="63A2FB6D" w14:textId="756625EE" w:rsidR="00646F80" w:rsidRPr="009B0DA5" w:rsidRDefault="00646F80" w:rsidP="009B0DA5">
            <w:pPr>
              <w:spacing w:before="0" w:after="0" w:line="240" w:lineRule="auto"/>
              <w:jc w:val="center"/>
              <w:rPr>
                <w:rFonts w:eastAsia="Times New Roman"/>
                <w:b/>
                <w:bCs/>
                <w:sz w:val="24"/>
                <w:szCs w:val="24"/>
                <w:lang w:val="en-US" w:eastAsia="ja-JP"/>
              </w:rPr>
            </w:pPr>
            <w:r w:rsidRPr="009B0DA5">
              <w:rPr>
                <w:rFonts w:eastAsia="Times New Roman"/>
                <w:b/>
                <w:bCs/>
                <w:sz w:val="24"/>
                <w:szCs w:val="24"/>
                <w:lang w:val="en-US" w:eastAsia="ja-JP"/>
              </w:rPr>
              <w:t>(Gg CH</w:t>
            </w:r>
            <w:r w:rsidRPr="009B0DA5">
              <w:rPr>
                <w:rFonts w:eastAsia="Times New Roman"/>
                <w:b/>
                <w:bCs/>
                <w:sz w:val="24"/>
                <w:szCs w:val="24"/>
                <w:vertAlign w:val="subscript"/>
                <w:lang w:val="en-US" w:eastAsia="ja-JP"/>
              </w:rPr>
              <w:t>4</w:t>
            </w:r>
            <w:r w:rsidRPr="009B0DA5">
              <w:rPr>
                <w:rFonts w:eastAsia="Times New Roman"/>
                <w:b/>
                <w:bCs/>
                <w:sz w:val="24"/>
                <w:szCs w:val="24"/>
                <w:lang w:val="en-US" w:eastAsia="ja-JP"/>
              </w:rPr>
              <w:t>)</w:t>
            </w:r>
          </w:p>
        </w:tc>
        <w:tc>
          <w:tcPr>
            <w:tcW w:w="698" w:type="pct"/>
            <w:tcBorders>
              <w:top w:val="single" w:sz="4" w:space="0" w:color="auto"/>
              <w:left w:val="nil"/>
              <w:bottom w:val="single" w:sz="4" w:space="0" w:color="auto"/>
              <w:right w:val="single" w:sz="4" w:space="0" w:color="auto"/>
            </w:tcBorders>
            <w:shd w:val="clear" w:color="000000" w:fill="CCFFFF"/>
            <w:noWrap/>
            <w:vAlign w:val="center"/>
            <w:hideMark/>
            <w:tcPrChange w:id="1087" w:author="Huyen Tran Thu" w:date="2024-10-13T21:51:00Z" w16du:dateUtc="2024-10-13T14:51:00Z">
              <w:tcPr>
                <w:tcW w:w="698" w:type="pct"/>
                <w:tcBorders>
                  <w:top w:val="single" w:sz="4" w:space="0" w:color="auto"/>
                  <w:left w:val="nil"/>
                  <w:bottom w:val="single" w:sz="4" w:space="0" w:color="auto"/>
                  <w:right w:val="single" w:sz="4" w:space="0" w:color="auto"/>
                </w:tcBorders>
                <w:shd w:val="clear" w:color="000000" w:fill="CCFFFF"/>
                <w:noWrap/>
                <w:vAlign w:val="center"/>
                <w:hideMark/>
              </w:tcPr>
            </w:tcPrChange>
          </w:tcPr>
          <w:p w14:paraId="1B96101D" w14:textId="77777777" w:rsidR="0012706C" w:rsidRPr="009B0DA5" w:rsidRDefault="0012706C" w:rsidP="009B0DA5">
            <w:pPr>
              <w:spacing w:before="0" w:after="0" w:line="240" w:lineRule="auto"/>
              <w:jc w:val="center"/>
              <w:rPr>
                <w:rFonts w:eastAsia="Times New Roman"/>
                <w:b/>
                <w:bCs/>
                <w:sz w:val="24"/>
                <w:szCs w:val="24"/>
                <w:lang w:val="en-US" w:eastAsia="ja-JP"/>
              </w:rPr>
            </w:pPr>
            <w:r w:rsidRPr="009B0DA5">
              <w:rPr>
                <w:rFonts w:eastAsia="Times New Roman"/>
                <w:b/>
                <w:bCs/>
                <w:sz w:val="24"/>
                <w:szCs w:val="24"/>
                <w:lang w:val="en-US" w:eastAsia="ja-JP"/>
              </w:rPr>
              <w:t>N</w:t>
            </w:r>
            <w:r w:rsidRPr="009B0DA5">
              <w:rPr>
                <w:rFonts w:eastAsia="Times New Roman"/>
                <w:b/>
                <w:bCs/>
                <w:sz w:val="24"/>
                <w:szCs w:val="24"/>
                <w:vertAlign w:val="subscript"/>
                <w:lang w:val="en-US" w:eastAsia="ja-JP"/>
              </w:rPr>
              <w:t>2</w:t>
            </w:r>
            <w:r w:rsidRPr="009B0DA5">
              <w:rPr>
                <w:rFonts w:eastAsia="Times New Roman"/>
                <w:b/>
                <w:bCs/>
                <w:sz w:val="24"/>
                <w:szCs w:val="24"/>
                <w:lang w:val="en-US" w:eastAsia="ja-JP"/>
              </w:rPr>
              <w:t>O</w:t>
            </w:r>
          </w:p>
          <w:p w14:paraId="7E947450" w14:textId="2B3E3AE2" w:rsidR="00646F80" w:rsidRPr="009B0DA5" w:rsidRDefault="00646F80" w:rsidP="009B0DA5">
            <w:pPr>
              <w:spacing w:before="0" w:after="0" w:line="240" w:lineRule="auto"/>
              <w:jc w:val="center"/>
              <w:rPr>
                <w:rFonts w:eastAsia="Times New Roman"/>
                <w:b/>
                <w:bCs/>
                <w:sz w:val="24"/>
                <w:szCs w:val="24"/>
                <w:lang w:val="en-US" w:eastAsia="ja-JP"/>
              </w:rPr>
            </w:pPr>
            <w:r w:rsidRPr="009B0DA5">
              <w:rPr>
                <w:rFonts w:eastAsia="Times New Roman"/>
                <w:b/>
                <w:bCs/>
                <w:sz w:val="24"/>
                <w:szCs w:val="24"/>
                <w:lang w:val="en-US" w:eastAsia="ja-JP"/>
              </w:rPr>
              <w:t>(Gg N</w:t>
            </w:r>
            <w:r w:rsidRPr="009B0DA5">
              <w:rPr>
                <w:rFonts w:eastAsia="Times New Roman"/>
                <w:b/>
                <w:bCs/>
                <w:sz w:val="24"/>
                <w:szCs w:val="24"/>
                <w:vertAlign w:val="subscript"/>
                <w:lang w:val="en-US" w:eastAsia="ja-JP"/>
              </w:rPr>
              <w:t>2</w:t>
            </w:r>
            <w:r w:rsidRPr="009B0DA5">
              <w:rPr>
                <w:rFonts w:eastAsia="Times New Roman"/>
                <w:b/>
                <w:bCs/>
                <w:sz w:val="24"/>
                <w:szCs w:val="24"/>
                <w:lang w:val="en-US" w:eastAsia="ja-JP"/>
              </w:rPr>
              <w:t>O)</w:t>
            </w:r>
          </w:p>
        </w:tc>
        <w:tc>
          <w:tcPr>
            <w:tcW w:w="822" w:type="pct"/>
            <w:vMerge/>
            <w:tcBorders>
              <w:left w:val="nil"/>
              <w:bottom w:val="single" w:sz="4" w:space="0" w:color="auto"/>
              <w:right w:val="single" w:sz="4" w:space="0" w:color="auto"/>
            </w:tcBorders>
            <w:shd w:val="clear" w:color="000000" w:fill="CCFFFF"/>
            <w:tcPrChange w:id="1088" w:author="Huyen Tran Thu" w:date="2024-10-13T21:51:00Z" w16du:dateUtc="2024-10-13T14:51:00Z">
              <w:tcPr>
                <w:tcW w:w="822" w:type="pct"/>
                <w:vMerge/>
                <w:tcBorders>
                  <w:left w:val="nil"/>
                  <w:bottom w:val="single" w:sz="4" w:space="0" w:color="auto"/>
                  <w:right w:val="single" w:sz="4" w:space="0" w:color="auto"/>
                </w:tcBorders>
                <w:shd w:val="clear" w:color="000000" w:fill="CCFFFF"/>
              </w:tcPr>
            </w:tcPrChange>
          </w:tcPr>
          <w:p w14:paraId="203F1A99" w14:textId="77777777" w:rsidR="0012706C" w:rsidRPr="009B0DA5" w:rsidRDefault="0012706C" w:rsidP="009B0DA5">
            <w:pPr>
              <w:spacing w:before="0" w:after="0" w:line="240" w:lineRule="auto"/>
              <w:jc w:val="center"/>
              <w:rPr>
                <w:rFonts w:eastAsia="Times New Roman"/>
                <w:b/>
                <w:bCs/>
                <w:sz w:val="24"/>
                <w:szCs w:val="24"/>
                <w:vertAlign w:val="subscript"/>
                <w:lang w:val="en-US" w:eastAsia="ja-JP"/>
              </w:rPr>
            </w:pPr>
          </w:p>
        </w:tc>
      </w:tr>
      <w:tr w:rsidR="00CD627B" w:rsidRPr="009B0DA5" w14:paraId="0448962A" w14:textId="77777777" w:rsidTr="00CD627B">
        <w:trPr>
          <w:trHeight w:val="390"/>
          <w:ins w:id="1089" w:author="Huyen Tran Thu" w:date="2024-10-13T21:28:00Z"/>
          <w:trPrChange w:id="1090" w:author="Huyen Tran Thu" w:date="2024-10-13T21:29:00Z" w16du:dateUtc="2024-10-13T14:29:00Z">
            <w:trPr>
              <w:trHeight w:val="390"/>
            </w:trPr>
          </w:trPrChange>
        </w:trPr>
        <w:tc>
          <w:tcPr>
            <w:tcW w:w="5000" w:type="pct"/>
            <w:gridSpan w:val="6"/>
            <w:tcBorders>
              <w:top w:val="nil"/>
              <w:left w:val="single" w:sz="4" w:space="0" w:color="auto"/>
              <w:bottom w:val="single" w:sz="4" w:space="0" w:color="auto"/>
              <w:right w:val="single" w:sz="4" w:space="0" w:color="auto"/>
            </w:tcBorders>
            <w:shd w:val="clear" w:color="auto" w:fill="FDE9D9" w:themeFill="accent6" w:themeFillTint="33"/>
            <w:noWrap/>
            <w:vAlign w:val="center"/>
            <w:tcPrChange w:id="1091" w:author="Huyen Tran Thu" w:date="2024-10-13T21:29:00Z" w16du:dateUtc="2024-10-13T14:29:00Z">
              <w:tcPr>
                <w:tcW w:w="5000" w:type="pct"/>
                <w:gridSpan w:val="8"/>
                <w:tcBorders>
                  <w:top w:val="nil"/>
                  <w:left w:val="single" w:sz="4" w:space="0" w:color="auto"/>
                  <w:bottom w:val="single" w:sz="4" w:space="0" w:color="auto"/>
                  <w:right w:val="single" w:sz="4" w:space="0" w:color="auto"/>
                </w:tcBorders>
                <w:noWrap/>
                <w:vAlign w:val="center"/>
              </w:tcPr>
            </w:tcPrChange>
          </w:tcPr>
          <w:p w14:paraId="063D99F9" w14:textId="74364E62" w:rsidR="00CD627B" w:rsidRPr="009B0DA5" w:rsidDel="00190010" w:rsidRDefault="00CD627B">
            <w:pPr>
              <w:spacing w:before="0" w:after="0" w:line="240" w:lineRule="auto"/>
              <w:rPr>
                <w:ins w:id="1092" w:author="Huyen Tran Thu" w:date="2024-10-13T21:28:00Z" w16du:dateUtc="2024-10-13T14:28:00Z"/>
                <w:b/>
                <w:bCs/>
                <w:sz w:val="24"/>
                <w:szCs w:val="24"/>
                <w:rPrChange w:id="1093" w:author="Huyen Tran Thu" w:date="2024-10-13T21:51:00Z" w16du:dateUtc="2024-10-13T14:51:00Z">
                  <w:rPr>
                    <w:ins w:id="1094" w:author="Huyen Tran Thu" w:date="2024-10-13T21:28:00Z" w16du:dateUtc="2024-10-13T14:28:00Z"/>
                    <w:sz w:val="24"/>
                    <w:szCs w:val="24"/>
                  </w:rPr>
                </w:rPrChange>
              </w:rPr>
              <w:pPrChange w:id="1095" w:author="Huyen Tran Thu" w:date="2024-10-13T21:53:00Z" w16du:dateUtc="2024-10-13T14:53:00Z">
                <w:pPr>
                  <w:spacing w:before="0" w:after="0" w:line="240" w:lineRule="auto"/>
                  <w:jc w:val="center"/>
                </w:pPr>
              </w:pPrChange>
            </w:pPr>
            <w:ins w:id="1096" w:author="Huyen Tran Thu" w:date="2024-10-13T21:28:00Z" w16du:dateUtc="2024-10-13T14:28:00Z">
              <w:r w:rsidRPr="009B0DA5">
                <w:rPr>
                  <w:b/>
                  <w:bCs/>
                  <w:sz w:val="24"/>
                  <w:szCs w:val="24"/>
                  <w:rPrChange w:id="1097" w:author="Huyen Tran Thu" w:date="2024-10-13T21:51:00Z" w16du:dateUtc="2024-10-13T14:51:00Z">
                    <w:rPr>
                      <w:sz w:val="24"/>
                      <w:szCs w:val="24"/>
                    </w:rPr>
                  </w:rPrChange>
                </w:rPr>
                <w:t>Năm 2021</w:t>
              </w:r>
            </w:ins>
          </w:p>
        </w:tc>
      </w:tr>
      <w:tr w:rsidR="009B0DA5" w:rsidRPr="009B0DA5" w14:paraId="64478607" w14:textId="77777777" w:rsidTr="009B0DA5">
        <w:trPr>
          <w:trHeight w:val="390"/>
        </w:trPr>
        <w:tc>
          <w:tcPr>
            <w:tcW w:w="2070" w:type="pct"/>
            <w:gridSpan w:val="2"/>
            <w:tcBorders>
              <w:top w:val="nil"/>
              <w:left w:val="single" w:sz="4" w:space="0" w:color="auto"/>
              <w:bottom w:val="single" w:sz="4" w:space="0" w:color="auto"/>
              <w:right w:val="single" w:sz="4" w:space="0" w:color="auto"/>
            </w:tcBorders>
            <w:noWrap/>
            <w:vAlign w:val="center"/>
            <w:hideMark/>
          </w:tcPr>
          <w:p w14:paraId="123BCEBD" w14:textId="44449650" w:rsidR="00190010" w:rsidRPr="009B0DA5" w:rsidDel="009B0DA5" w:rsidRDefault="00190010" w:rsidP="009B0DA5">
            <w:pPr>
              <w:spacing w:before="0" w:after="0" w:line="240" w:lineRule="auto"/>
              <w:jc w:val="left"/>
              <w:rPr>
                <w:del w:id="1098" w:author="Huyen Tran Thu" w:date="2024-10-13T21:53:00Z" w16du:dateUtc="2024-10-13T14:53:00Z"/>
                <w:rFonts w:eastAsia="Times New Roman"/>
                <w:sz w:val="24"/>
                <w:szCs w:val="24"/>
                <w:lang w:val="en-US" w:eastAsia="ja-JP"/>
              </w:rPr>
            </w:pPr>
            <w:r w:rsidRPr="009B0DA5">
              <w:rPr>
                <w:rFonts w:eastAsia="Times New Roman"/>
                <w:sz w:val="24"/>
                <w:szCs w:val="24"/>
                <w:lang w:val="en-US" w:eastAsia="ja-JP"/>
              </w:rPr>
              <w:t>4A -</w:t>
            </w:r>
            <w:r w:rsidRPr="009B0DA5">
              <w:rPr>
                <w:sz w:val="24"/>
                <w:szCs w:val="24"/>
              </w:rPr>
              <w:t xml:space="preserve"> Bãi chôn lấp chất thải rắ</w:t>
            </w:r>
            <w:ins w:id="1099" w:author="Huyen Tran Thu" w:date="2024-10-13T21:53:00Z" w16du:dateUtc="2024-10-13T14:53:00Z">
              <w:r w:rsidR="009B0DA5">
                <w:rPr>
                  <w:rFonts w:eastAsia="Times New Roman"/>
                  <w:sz w:val="24"/>
                  <w:szCs w:val="24"/>
                  <w:lang w:val="en-US" w:eastAsia="ja-JP"/>
                </w:rPr>
                <w:t>n</w:t>
              </w:r>
            </w:ins>
            <w:del w:id="1100" w:author="Huyen Tran Thu" w:date="2024-10-13T21:53:00Z" w16du:dateUtc="2024-10-13T14:53:00Z">
              <w:r w:rsidRPr="009B0DA5" w:rsidDel="009B0DA5">
                <w:rPr>
                  <w:sz w:val="24"/>
                  <w:szCs w:val="24"/>
                </w:rPr>
                <w:delText>n</w:delText>
              </w:r>
            </w:del>
          </w:p>
          <w:p w14:paraId="1B76F3AA" w14:textId="77777777" w:rsidR="00190010" w:rsidRPr="009B0DA5" w:rsidRDefault="00190010" w:rsidP="009B0DA5">
            <w:pPr>
              <w:spacing w:before="0" w:after="0" w:line="240" w:lineRule="auto"/>
              <w:jc w:val="left"/>
              <w:rPr>
                <w:rFonts w:eastAsia="Times New Roman"/>
                <w:sz w:val="24"/>
                <w:szCs w:val="24"/>
                <w:lang w:val="en-US" w:eastAsia="ja-JP"/>
              </w:rPr>
            </w:pPr>
            <w:del w:id="1101" w:author="Huyen Tran Thu" w:date="2024-10-13T21:53:00Z" w16du:dateUtc="2024-10-13T14:53:00Z">
              <w:r w:rsidRPr="009B0DA5" w:rsidDel="009B0DA5">
                <w:rPr>
                  <w:rFonts w:eastAsia="Times New Roman"/>
                  <w:sz w:val="24"/>
                  <w:szCs w:val="24"/>
                  <w:lang w:val="en-US" w:eastAsia="ja-JP"/>
                </w:rPr>
                <w:delText> </w:delText>
              </w:r>
            </w:del>
          </w:p>
        </w:tc>
        <w:tc>
          <w:tcPr>
            <w:tcW w:w="713" w:type="pct"/>
            <w:tcBorders>
              <w:top w:val="nil"/>
              <w:left w:val="nil"/>
              <w:bottom w:val="single" w:sz="4" w:space="0" w:color="auto"/>
              <w:right w:val="single" w:sz="4" w:space="0" w:color="auto"/>
            </w:tcBorders>
            <w:shd w:val="clear" w:color="000000" w:fill="D8D8D8"/>
            <w:noWrap/>
            <w:vAlign w:val="center"/>
          </w:tcPr>
          <w:p w14:paraId="3D6E93C7" w14:textId="549E8F0C" w:rsidR="00190010" w:rsidRPr="009B0DA5" w:rsidRDefault="00190010" w:rsidP="009B0DA5">
            <w:pPr>
              <w:spacing w:before="0" w:after="0" w:line="240" w:lineRule="auto"/>
              <w:jc w:val="center"/>
              <w:rPr>
                <w:rFonts w:eastAsia="Times New Roman"/>
                <w:sz w:val="24"/>
                <w:szCs w:val="24"/>
                <w:lang w:val="en-US" w:eastAsia="ja-JP"/>
              </w:rPr>
            </w:pPr>
          </w:p>
        </w:tc>
        <w:tc>
          <w:tcPr>
            <w:tcW w:w="697" w:type="pct"/>
            <w:tcBorders>
              <w:top w:val="nil"/>
              <w:left w:val="nil"/>
              <w:bottom w:val="single" w:sz="4" w:space="0" w:color="auto"/>
              <w:right w:val="single" w:sz="4" w:space="0" w:color="auto"/>
            </w:tcBorders>
            <w:noWrap/>
            <w:vAlign w:val="center"/>
          </w:tcPr>
          <w:p w14:paraId="56281D06" w14:textId="291BB9BB" w:rsidR="00190010" w:rsidRPr="009B0DA5" w:rsidRDefault="00190010" w:rsidP="009B0DA5">
            <w:pPr>
              <w:spacing w:before="0" w:after="0" w:line="240" w:lineRule="auto"/>
              <w:jc w:val="center"/>
              <w:rPr>
                <w:rFonts w:eastAsia="Times New Roman"/>
                <w:sz w:val="24"/>
                <w:szCs w:val="24"/>
                <w:lang w:val="en-US" w:eastAsia="ja-JP"/>
              </w:rPr>
            </w:pPr>
            <w:ins w:id="1102" w:author="Thu Huyen Tran" w:date="2023-12-05T19:51:00Z">
              <w:del w:id="1103" w:author="Huyen Tran Thu" w:date="2024-10-13T21:30:00Z" w16du:dateUtc="2024-10-13T14:30:00Z">
                <w:r w:rsidRPr="009B0DA5" w:rsidDel="00CD627B">
                  <w:rPr>
                    <w:sz w:val="24"/>
                    <w:szCs w:val="24"/>
                    <w:rPrChange w:id="1104" w:author="Huyen Tran Thu" w:date="2024-10-13T21:51:00Z" w16du:dateUtc="2024-10-13T14:51:00Z">
                      <w:rPr>
                        <w:rFonts w:ascii="Arial" w:hAnsi="Arial" w:cs="Arial"/>
                        <w:sz w:val="20"/>
                        <w:szCs w:val="20"/>
                      </w:rPr>
                    </w:rPrChange>
                  </w:rPr>
                  <w:delText>6</w:delText>
                </w:r>
              </w:del>
            </w:ins>
            <w:ins w:id="1105" w:author="Huyen Tran Thu" w:date="2024-10-13T21:30:00Z" w16du:dateUtc="2024-10-13T14:30:00Z">
              <w:r w:rsidR="00CD627B" w:rsidRPr="009B0DA5">
                <w:rPr>
                  <w:sz w:val="24"/>
                  <w:szCs w:val="24"/>
                </w:rPr>
                <w:t>804</w:t>
              </w:r>
              <w:r w:rsidR="00CC07B8" w:rsidRPr="009B0DA5">
                <w:rPr>
                  <w:sz w:val="24"/>
                  <w:szCs w:val="24"/>
                </w:rPr>
                <w:t>,38</w:t>
              </w:r>
            </w:ins>
            <w:ins w:id="1106" w:author="Thu Huyen Tran" w:date="2023-12-05T19:51:00Z">
              <w:del w:id="1107" w:author="Huyen Tran Thu" w:date="2024-05-16T10:08:00Z" w16du:dateUtc="2024-05-16T03:08:00Z">
                <w:r w:rsidRPr="009B0DA5" w:rsidDel="00187EB7">
                  <w:rPr>
                    <w:sz w:val="24"/>
                    <w:szCs w:val="24"/>
                    <w:rPrChange w:id="1108" w:author="Huyen Tran Thu" w:date="2024-10-13T21:51:00Z" w16du:dateUtc="2024-10-13T14:51:00Z">
                      <w:rPr>
                        <w:rFonts w:ascii="Arial" w:hAnsi="Arial" w:cs="Arial"/>
                        <w:sz w:val="20"/>
                        <w:szCs w:val="20"/>
                      </w:rPr>
                    </w:rPrChange>
                  </w:rPr>
                  <w:delText xml:space="preserve">06,96 </w:delText>
                </w:r>
              </w:del>
            </w:ins>
            <w:ins w:id="1109" w:author="Huyen Tran Thu" w:date="2023-05-16T15:15:00Z">
              <w:del w:id="1110" w:author="Thu Huyen Tran" w:date="2023-12-05T19:51:00Z">
                <w:r w:rsidRPr="009B0DA5" w:rsidDel="0033426B">
                  <w:rPr>
                    <w:sz w:val="24"/>
                    <w:szCs w:val="24"/>
                    <w:rPrChange w:id="1111" w:author="Huyen Tran Thu" w:date="2024-10-13T21:51:00Z" w16du:dateUtc="2024-10-13T14:51:00Z">
                      <w:rPr>
                        <w:rFonts w:ascii="Arial" w:hAnsi="Arial" w:cs="Arial"/>
                        <w:sz w:val="20"/>
                        <w:szCs w:val="20"/>
                      </w:rPr>
                    </w:rPrChange>
                  </w:rPr>
                  <w:delText xml:space="preserve">                 573</w:delText>
                </w:r>
              </w:del>
            </w:ins>
            <w:ins w:id="1112" w:author="Huyen Tran Thu" w:date="2023-05-16T15:19:00Z">
              <w:del w:id="1113" w:author="Thu Huyen Tran" w:date="2023-12-05T19:51:00Z">
                <w:r w:rsidRPr="009B0DA5" w:rsidDel="0033426B">
                  <w:rPr>
                    <w:sz w:val="24"/>
                    <w:szCs w:val="24"/>
                    <w:rPrChange w:id="1114" w:author="Huyen Tran Thu" w:date="2024-10-13T21:51:00Z" w16du:dateUtc="2024-10-13T14:51:00Z">
                      <w:rPr>
                        <w:rFonts w:ascii="Arial" w:hAnsi="Arial" w:cs="Arial"/>
                        <w:sz w:val="20"/>
                        <w:szCs w:val="20"/>
                      </w:rPr>
                    </w:rPrChange>
                  </w:rPr>
                  <w:delText>,</w:delText>
                </w:r>
              </w:del>
            </w:ins>
            <w:ins w:id="1115" w:author="Huyen Tran Thu" w:date="2023-05-16T15:15:00Z">
              <w:del w:id="1116" w:author="Thu Huyen Tran" w:date="2023-12-05T19:51:00Z">
                <w:r w:rsidRPr="009B0DA5" w:rsidDel="0033426B">
                  <w:rPr>
                    <w:sz w:val="24"/>
                    <w:szCs w:val="24"/>
                    <w:rPrChange w:id="1117" w:author="Huyen Tran Thu" w:date="2024-10-13T21:51:00Z" w16du:dateUtc="2024-10-13T14:51:00Z">
                      <w:rPr>
                        <w:rFonts w:ascii="Arial" w:hAnsi="Arial" w:cs="Arial"/>
                        <w:sz w:val="20"/>
                        <w:szCs w:val="20"/>
                      </w:rPr>
                    </w:rPrChange>
                  </w:rPr>
                  <w:delText xml:space="preserve">12 </w:delText>
                </w:r>
              </w:del>
            </w:ins>
            <w:del w:id="1118" w:author="Thu Huyen Tran" w:date="2023-12-05T19:51:00Z">
              <w:r w:rsidRPr="009B0DA5" w:rsidDel="0033426B">
                <w:rPr>
                  <w:sz w:val="24"/>
                  <w:szCs w:val="24"/>
                </w:rPr>
                <w:delText xml:space="preserve">                490,63</w:delText>
              </w:r>
            </w:del>
          </w:p>
        </w:tc>
        <w:tc>
          <w:tcPr>
            <w:tcW w:w="698" w:type="pct"/>
            <w:tcBorders>
              <w:top w:val="nil"/>
              <w:left w:val="nil"/>
              <w:bottom w:val="single" w:sz="4" w:space="0" w:color="auto"/>
              <w:right w:val="single" w:sz="4" w:space="0" w:color="auto"/>
            </w:tcBorders>
            <w:shd w:val="clear" w:color="000000" w:fill="D8D8D8"/>
            <w:noWrap/>
            <w:vAlign w:val="center"/>
          </w:tcPr>
          <w:p w14:paraId="5BEE3FF3" w14:textId="4EA019BD" w:rsidR="00190010" w:rsidRPr="009B0DA5" w:rsidRDefault="00190010" w:rsidP="009B0DA5">
            <w:pPr>
              <w:spacing w:before="0" w:after="0" w:line="240" w:lineRule="auto"/>
              <w:jc w:val="center"/>
              <w:rPr>
                <w:rFonts w:eastAsia="Times New Roman"/>
                <w:sz w:val="24"/>
                <w:szCs w:val="24"/>
                <w:lang w:val="en-US" w:eastAsia="ja-JP"/>
              </w:rPr>
            </w:pPr>
          </w:p>
        </w:tc>
        <w:tc>
          <w:tcPr>
            <w:tcW w:w="822" w:type="pct"/>
            <w:tcBorders>
              <w:top w:val="nil"/>
              <w:left w:val="nil"/>
              <w:bottom w:val="single" w:sz="4" w:space="0" w:color="auto"/>
              <w:right w:val="single" w:sz="4" w:space="0" w:color="auto"/>
            </w:tcBorders>
            <w:vAlign w:val="center"/>
          </w:tcPr>
          <w:p w14:paraId="5E184623" w14:textId="5FD0D045" w:rsidR="00190010" w:rsidRPr="009B0DA5" w:rsidRDefault="00190010" w:rsidP="009B0DA5">
            <w:pPr>
              <w:spacing w:before="0" w:after="0" w:line="240" w:lineRule="auto"/>
              <w:jc w:val="center"/>
              <w:rPr>
                <w:rFonts w:eastAsia="Times New Roman"/>
                <w:b/>
                <w:bCs/>
                <w:sz w:val="24"/>
                <w:szCs w:val="24"/>
                <w:lang w:val="en-US" w:eastAsia="ja-JP"/>
              </w:rPr>
            </w:pPr>
            <w:ins w:id="1119" w:author="Huyen Tran Thu" w:date="2023-05-16T15:16:00Z">
              <w:del w:id="1120" w:author="Thu Huyen Tran" w:date="2023-12-05T19:54:00Z">
                <w:r w:rsidRPr="009B0DA5" w:rsidDel="00190010">
                  <w:rPr>
                    <w:sz w:val="24"/>
                    <w:szCs w:val="24"/>
                    <w:rPrChange w:id="1121" w:author="Huyen Tran Thu" w:date="2024-10-13T21:51:00Z" w16du:dateUtc="2024-10-13T14:51:00Z">
                      <w:rPr>
                        <w:rFonts w:ascii="Arial" w:hAnsi="Arial" w:cs="Arial"/>
                        <w:sz w:val="20"/>
                        <w:szCs w:val="20"/>
                      </w:rPr>
                    </w:rPrChange>
                  </w:rPr>
                  <w:delText>16</w:delText>
                </w:r>
              </w:del>
            </w:ins>
            <w:ins w:id="1122" w:author="Huyen Tran Thu" w:date="2023-05-16T15:20:00Z">
              <w:del w:id="1123" w:author="Thu Huyen Tran" w:date="2023-12-05T19:54:00Z">
                <w:r w:rsidRPr="009B0DA5" w:rsidDel="00190010">
                  <w:rPr>
                    <w:sz w:val="24"/>
                    <w:szCs w:val="24"/>
                    <w:rPrChange w:id="1124" w:author="Huyen Tran Thu" w:date="2024-10-13T21:51:00Z" w16du:dateUtc="2024-10-13T14:51:00Z">
                      <w:rPr>
                        <w:rFonts w:ascii="Arial" w:hAnsi="Arial" w:cs="Arial"/>
                        <w:sz w:val="20"/>
                        <w:szCs w:val="20"/>
                      </w:rPr>
                    </w:rPrChange>
                  </w:rPr>
                  <w:delText>.</w:delText>
                </w:r>
              </w:del>
            </w:ins>
            <w:ins w:id="1125" w:author="Huyen Tran Thu" w:date="2023-05-16T15:16:00Z">
              <w:del w:id="1126" w:author="Thu Huyen Tran" w:date="2023-12-05T19:54:00Z">
                <w:r w:rsidRPr="009B0DA5" w:rsidDel="00190010">
                  <w:rPr>
                    <w:sz w:val="24"/>
                    <w:szCs w:val="24"/>
                    <w:rPrChange w:id="1127" w:author="Huyen Tran Thu" w:date="2024-10-13T21:51:00Z" w16du:dateUtc="2024-10-13T14:51:00Z">
                      <w:rPr>
                        <w:rFonts w:ascii="Arial" w:hAnsi="Arial" w:cs="Arial"/>
                        <w:sz w:val="20"/>
                        <w:szCs w:val="20"/>
                      </w:rPr>
                    </w:rPrChange>
                  </w:rPr>
                  <w:delText>047</w:delText>
                </w:r>
              </w:del>
            </w:ins>
            <w:ins w:id="1128" w:author="Huyen Tran Thu" w:date="2023-05-16T15:20:00Z">
              <w:del w:id="1129" w:author="Thu Huyen Tran" w:date="2023-12-05T19:54:00Z">
                <w:r w:rsidRPr="009B0DA5" w:rsidDel="00190010">
                  <w:rPr>
                    <w:sz w:val="24"/>
                    <w:szCs w:val="24"/>
                    <w:rPrChange w:id="1130" w:author="Huyen Tran Thu" w:date="2024-10-13T21:51:00Z" w16du:dateUtc="2024-10-13T14:51:00Z">
                      <w:rPr>
                        <w:rFonts w:ascii="Arial" w:hAnsi="Arial" w:cs="Arial"/>
                        <w:sz w:val="20"/>
                        <w:szCs w:val="20"/>
                      </w:rPr>
                    </w:rPrChange>
                  </w:rPr>
                  <w:delText>,</w:delText>
                </w:r>
              </w:del>
            </w:ins>
            <w:ins w:id="1131" w:author="Huyen Tran Thu" w:date="2023-05-16T15:16:00Z">
              <w:del w:id="1132" w:author="Thu Huyen Tran" w:date="2023-12-05T19:54:00Z">
                <w:r w:rsidRPr="009B0DA5" w:rsidDel="00190010">
                  <w:rPr>
                    <w:sz w:val="24"/>
                    <w:szCs w:val="24"/>
                    <w:rPrChange w:id="1133" w:author="Huyen Tran Thu" w:date="2024-10-13T21:51:00Z" w16du:dateUtc="2024-10-13T14:51:00Z">
                      <w:rPr>
                        <w:rFonts w:ascii="Arial" w:hAnsi="Arial" w:cs="Arial"/>
                        <w:sz w:val="20"/>
                        <w:szCs w:val="20"/>
                      </w:rPr>
                    </w:rPrChange>
                  </w:rPr>
                  <w:delText>49</w:delText>
                </w:r>
              </w:del>
            </w:ins>
            <w:ins w:id="1134" w:author="Thu Huyen Tran" w:date="2023-12-05T19:54:00Z">
              <w:del w:id="1135" w:author="Huyen Tran Thu" w:date="2024-05-16T10:08:00Z" w16du:dateUtc="2024-05-16T03:08:00Z">
                <w:r w:rsidRPr="009B0DA5" w:rsidDel="00187EB7">
                  <w:rPr>
                    <w:sz w:val="24"/>
                    <w:szCs w:val="24"/>
                    <w:rPrChange w:id="1136" w:author="Huyen Tran Thu" w:date="2024-10-13T21:51:00Z" w16du:dateUtc="2024-10-13T14:51:00Z">
                      <w:rPr>
                        <w:rFonts w:ascii="Arial" w:hAnsi="Arial" w:cs="Arial"/>
                        <w:sz w:val="20"/>
                        <w:szCs w:val="20"/>
                      </w:rPr>
                    </w:rPrChange>
                  </w:rPr>
                  <w:delText>16.994,84</w:delText>
                </w:r>
              </w:del>
            </w:ins>
            <w:ins w:id="1137" w:author="Huyen Tran Thu" w:date="2024-10-13T21:31:00Z" w16du:dateUtc="2024-10-13T14:31:00Z">
              <w:r w:rsidR="00CC07B8" w:rsidRPr="009B0DA5">
                <w:rPr>
                  <w:sz w:val="24"/>
                  <w:szCs w:val="24"/>
                </w:rPr>
                <w:t>22.522,64</w:t>
              </w:r>
            </w:ins>
            <w:ins w:id="1138" w:author="Huyen Tran Thu" w:date="2023-05-16T15:16:00Z">
              <w:r w:rsidRPr="009B0DA5">
                <w:rPr>
                  <w:sz w:val="24"/>
                  <w:szCs w:val="24"/>
                  <w:rPrChange w:id="1139" w:author="Huyen Tran Thu" w:date="2024-10-13T21:51:00Z" w16du:dateUtc="2024-10-13T14:51:00Z">
                    <w:rPr>
                      <w:rFonts w:ascii="Arial" w:hAnsi="Arial" w:cs="Arial"/>
                      <w:sz w:val="20"/>
                      <w:szCs w:val="20"/>
                    </w:rPr>
                  </w:rPrChange>
                </w:rPr>
                <w:t xml:space="preserve"> </w:t>
              </w:r>
            </w:ins>
            <w:ins w:id="1140" w:author="Thu Huyen Tran" w:date="2023-04-07T17:31:00Z">
              <w:del w:id="1141" w:author="Huyen Tran Thu" w:date="2023-05-16T15:15:00Z">
                <w:r w:rsidRPr="009B0DA5" w:rsidDel="00C85F66">
                  <w:rPr>
                    <w:b/>
                    <w:bCs/>
                    <w:sz w:val="24"/>
                    <w:szCs w:val="24"/>
                    <w:rPrChange w:id="1142" w:author="Huyen Tran Thu" w:date="2024-10-13T21:51:00Z" w16du:dateUtc="2024-10-13T14:51:00Z">
                      <w:rPr>
                        <w:rFonts w:ascii="Arial" w:hAnsi="Arial" w:cs="Arial"/>
                        <w:b/>
                        <w:bCs/>
                        <w:sz w:val="20"/>
                        <w:szCs w:val="20"/>
                      </w:rPr>
                    </w:rPrChange>
                  </w:rPr>
                  <w:delText xml:space="preserve">16.047,49 </w:delText>
                </w:r>
              </w:del>
            </w:ins>
            <w:del w:id="1143" w:author="Huyen Tran Thu" w:date="2023-05-16T15:15:00Z">
              <w:r w:rsidRPr="009B0DA5" w:rsidDel="00C85F66">
                <w:rPr>
                  <w:rFonts w:eastAsia="Times New Roman"/>
                  <w:b/>
                  <w:bCs/>
                  <w:sz w:val="24"/>
                  <w:szCs w:val="24"/>
                  <w:lang w:val="en-US" w:eastAsia="ja-JP"/>
                </w:rPr>
                <w:delText>13.737,55</w:delText>
              </w:r>
            </w:del>
          </w:p>
        </w:tc>
      </w:tr>
      <w:tr w:rsidR="009B0DA5" w:rsidRPr="009B0DA5" w14:paraId="1DE65CFB" w14:textId="77777777" w:rsidTr="009B0DA5">
        <w:trPr>
          <w:trHeight w:val="596"/>
        </w:trPr>
        <w:tc>
          <w:tcPr>
            <w:tcW w:w="2070" w:type="pct"/>
            <w:gridSpan w:val="2"/>
            <w:tcBorders>
              <w:top w:val="nil"/>
              <w:left w:val="single" w:sz="4" w:space="0" w:color="auto"/>
              <w:bottom w:val="single" w:sz="4" w:space="0" w:color="auto"/>
              <w:right w:val="single" w:sz="4" w:space="0" w:color="auto"/>
            </w:tcBorders>
            <w:vAlign w:val="center"/>
            <w:hideMark/>
          </w:tcPr>
          <w:p w14:paraId="06592323" w14:textId="0FC0CB8B" w:rsidR="00CC07B8" w:rsidRPr="009B0DA5" w:rsidRDefault="00CC07B8" w:rsidP="009B0DA5">
            <w:pPr>
              <w:spacing w:before="0" w:after="0" w:line="240" w:lineRule="auto"/>
              <w:jc w:val="left"/>
              <w:rPr>
                <w:rFonts w:eastAsia="Times New Roman"/>
                <w:sz w:val="24"/>
                <w:szCs w:val="24"/>
                <w:lang w:val="en-US" w:eastAsia="ja-JP"/>
              </w:rPr>
            </w:pPr>
            <w:r w:rsidRPr="009B0DA5">
              <w:rPr>
                <w:rFonts w:eastAsia="Times New Roman"/>
                <w:sz w:val="24"/>
                <w:szCs w:val="24"/>
                <w:lang w:val="en-US" w:eastAsia="ja-JP"/>
              </w:rPr>
              <w:t xml:space="preserve">4B - </w:t>
            </w:r>
            <w:r w:rsidRPr="009B0DA5">
              <w:rPr>
                <w:sz w:val="24"/>
                <w:szCs w:val="24"/>
                <w:lang w:val="en-US"/>
              </w:rPr>
              <w:t>Xử lý chất thải rắn bằng phương pháp sinh học</w:t>
            </w:r>
          </w:p>
        </w:tc>
        <w:tc>
          <w:tcPr>
            <w:tcW w:w="713" w:type="pct"/>
            <w:tcBorders>
              <w:top w:val="nil"/>
              <w:left w:val="nil"/>
              <w:bottom w:val="single" w:sz="4" w:space="0" w:color="auto"/>
              <w:right w:val="single" w:sz="4" w:space="0" w:color="auto"/>
            </w:tcBorders>
            <w:shd w:val="clear" w:color="000000" w:fill="D8D8D8"/>
            <w:noWrap/>
            <w:vAlign w:val="center"/>
          </w:tcPr>
          <w:p w14:paraId="24A59AF5" w14:textId="2D915CF9" w:rsidR="00CC07B8" w:rsidRPr="009B0DA5" w:rsidRDefault="00CC07B8" w:rsidP="009B0DA5">
            <w:pPr>
              <w:spacing w:before="0" w:after="0" w:line="240" w:lineRule="auto"/>
              <w:jc w:val="center"/>
              <w:rPr>
                <w:sz w:val="24"/>
                <w:szCs w:val="24"/>
                <w:rPrChange w:id="1144" w:author="Huyen Tran Thu" w:date="2024-10-13T21:51:00Z" w16du:dateUtc="2024-10-13T14:51:00Z">
                  <w:rPr>
                    <w:rFonts w:eastAsia="Times New Roman"/>
                    <w:sz w:val="24"/>
                    <w:szCs w:val="24"/>
                    <w:lang w:val="en-US" w:eastAsia="ja-JP"/>
                  </w:rPr>
                </w:rPrChange>
              </w:rPr>
            </w:pPr>
          </w:p>
        </w:tc>
        <w:tc>
          <w:tcPr>
            <w:tcW w:w="697" w:type="pct"/>
            <w:tcBorders>
              <w:top w:val="nil"/>
              <w:left w:val="nil"/>
              <w:bottom w:val="single" w:sz="4" w:space="0" w:color="auto"/>
              <w:right w:val="single" w:sz="4" w:space="0" w:color="auto"/>
            </w:tcBorders>
            <w:noWrap/>
            <w:vAlign w:val="center"/>
          </w:tcPr>
          <w:p w14:paraId="0036670C" w14:textId="4A775905" w:rsidR="00CC07B8" w:rsidRPr="009B0DA5" w:rsidRDefault="00CC07B8" w:rsidP="009B0DA5">
            <w:pPr>
              <w:spacing w:before="0" w:after="0" w:line="240" w:lineRule="auto"/>
              <w:jc w:val="center"/>
              <w:rPr>
                <w:sz w:val="24"/>
                <w:szCs w:val="24"/>
                <w:rPrChange w:id="1145" w:author="Huyen Tran Thu" w:date="2024-10-13T21:51:00Z" w16du:dateUtc="2024-10-13T14:51:00Z">
                  <w:rPr>
                    <w:rFonts w:eastAsia="Times New Roman"/>
                    <w:sz w:val="24"/>
                    <w:szCs w:val="24"/>
                    <w:lang w:val="en-US" w:eastAsia="ja-JP"/>
                  </w:rPr>
                </w:rPrChange>
              </w:rPr>
            </w:pPr>
            <w:ins w:id="1146" w:author="Huyen Tran Thu" w:date="2024-10-13T21:31:00Z" w16du:dateUtc="2024-10-13T14:31:00Z">
              <w:r w:rsidRPr="009B0DA5">
                <w:rPr>
                  <w:sz w:val="24"/>
                  <w:szCs w:val="24"/>
                  <w:rPrChange w:id="1147" w:author="Huyen Tran Thu" w:date="2024-10-13T21:51:00Z" w16du:dateUtc="2024-10-13T14:51:00Z">
                    <w:rPr>
                      <w:rFonts w:ascii="Arial" w:hAnsi="Arial" w:cs="Arial"/>
                      <w:sz w:val="20"/>
                      <w:szCs w:val="20"/>
                    </w:rPr>
                  </w:rPrChange>
                </w:rPr>
                <w:t xml:space="preserve">12,63 </w:t>
              </w:r>
            </w:ins>
            <w:ins w:id="1148" w:author="Thu Huyen Tran" w:date="2023-12-05T19:51:00Z">
              <w:del w:id="1149" w:author="Huyen Tran Thu" w:date="2024-10-13T21:31:00Z" w16du:dateUtc="2024-10-13T14:31:00Z">
                <w:r w:rsidRPr="009B0DA5" w:rsidDel="00A94627">
                  <w:rPr>
                    <w:sz w:val="24"/>
                    <w:szCs w:val="24"/>
                    <w:rPrChange w:id="1150" w:author="Huyen Tran Thu" w:date="2024-10-13T21:51:00Z" w16du:dateUtc="2024-10-13T14:51:00Z">
                      <w:rPr>
                        <w:rFonts w:ascii="Arial" w:hAnsi="Arial" w:cs="Arial"/>
                        <w:sz w:val="20"/>
                        <w:szCs w:val="20"/>
                      </w:rPr>
                    </w:rPrChange>
                  </w:rPr>
                  <w:delText xml:space="preserve">9,44 </w:delText>
                </w:r>
              </w:del>
            </w:ins>
            <w:del w:id="1151" w:author="Huyen Tran Thu" w:date="2024-10-13T21:31:00Z" w16du:dateUtc="2024-10-13T14:31:00Z">
              <w:r w:rsidRPr="009B0DA5" w:rsidDel="00A94627">
                <w:rPr>
                  <w:sz w:val="24"/>
                  <w:szCs w:val="24"/>
                </w:rPr>
                <w:delText>12,11</w:delText>
              </w:r>
            </w:del>
          </w:p>
        </w:tc>
        <w:tc>
          <w:tcPr>
            <w:tcW w:w="698" w:type="pct"/>
            <w:tcBorders>
              <w:top w:val="nil"/>
              <w:left w:val="nil"/>
              <w:bottom w:val="single" w:sz="4" w:space="0" w:color="auto"/>
              <w:right w:val="single" w:sz="4" w:space="0" w:color="auto"/>
            </w:tcBorders>
            <w:noWrap/>
            <w:vAlign w:val="center"/>
          </w:tcPr>
          <w:p w14:paraId="421BFA1F" w14:textId="5F9EE2AB" w:rsidR="00CC07B8" w:rsidRPr="009B0DA5" w:rsidRDefault="00CC07B8" w:rsidP="009B0DA5">
            <w:pPr>
              <w:spacing w:before="0" w:after="0" w:line="240" w:lineRule="auto"/>
              <w:jc w:val="center"/>
              <w:rPr>
                <w:sz w:val="24"/>
                <w:szCs w:val="24"/>
                <w:rPrChange w:id="1152" w:author="Huyen Tran Thu" w:date="2024-10-13T21:51:00Z" w16du:dateUtc="2024-10-13T14:51:00Z">
                  <w:rPr>
                    <w:rFonts w:eastAsia="Times New Roman"/>
                    <w:sz w:val="24"/>
                    <w:szCs w:val="24"/>
                    <w:lang w:val="en-US" w:eastAsia="ja-JP"/>
                  </w:rPr>
                </w:rPrChange>
              </w:rPr>
            </w:pPr>
            <w:ins w:id="1153" w:author="Huyen Tran Thu" w:date="2024-10-13T21:31:00Z" w16du:dateUtc="2024-10-13T14:31:00Z">
              <w:r w:rsidRPr="009B0DA5">
                <w:rPr>
                  <w:sz w:val="24"/>
                  <w:szCs w:val="24"/>
                  <w:rPrChange w:id="1154" w:author="Huyen Tran Thu" w:date="2024-10-13T21:51:00Z" w16du:dateUtc="2024-10-13T14:51:00Z">
                    <w:rPr>
                      <w:rFonts w:ascii="Arial" w:hAnsi="Arial" w:cs="Arial"/>
                      <w:sz w:val="20"/>
                      <w:szCs w:val="20"/>
                    </w:rPr>
                  </w:rPrChange>
                </w:rPr>
                <w:t xml:space="preserve">0,76 </w:t>
              </w:r>
            </w:ins>
            <w:ins w:id="1155" w:author="Thu Huyen Tran" w:date="2023-12-05T19:51:00Z">
              <w:del w:id="1156" w:author="Huyen Tran Thu" w:date="2024-10-13T21:31:00Z" w16du:dateUtc="2024-10-13T14:31:00Z">
                <w:r w:rsidRPr="009B0DA5" w:rsidDel="00A94627">
                  <w:rPr>
                    <w:sz w:val="24"/>
                    <w:szCs w:val="24"/>
                    <w:rPrChange w:id="1157" w:author="Huyen Tran Thu" w:date="2024-10-13T21:51:00Z" w16du:dateUtc="2024-10-13T14:51:00Z">
                      <w:rPr>
                        <w:rFonts w:ascii="Arial" w:hAnsi="Arial" w:cs="Arial"/>
                        <w:sz w:val="20"/>
                        <w:szCs w:val="20"/>
                      </w:rPr>
                    </w:rPrChange>
                  </w:rPr>
                  <w:delText>0,5</w:delText>
                </w:r>
              </w:del>
            </w:ins>
            <w:ins w:id="1158" w:author="Thu Huyen Tran" w:date="2023-12-05T19:52:00Z">
              <w:del w:id="1159" w:author="Huyen Tran Thu" w:date="2024-10-13T21:31:00Z" w16du:dateUtc="2024-10-13T14:31:00Z">
                <w:r w:rsidRPr="009B0DA5" w:rsidDel="00A94627">
                  <w:rPr>
                    <w:sz w:val="24"/>
                    <w:szCs w:val="24"/>
                    <w:rPrChange w:id="1160" w:author="Huyen Tran Thu" w:date="2024-10-13T21:51:00Z" w16du:dateUtc="2024-10-13T14:51:00Z">
                      <w:rPr>
                        <w:rFonts w:ascii="Arial" w:hAnsi="Arial" w:cs="Arial"/>
                        <w:sz w:val="20"/>
                        <w:szCs w:val="20"/>
                      </w:rPr>
                    </w:rPrChange>
                  </w:rPr>
                  <w:delText>7</w:delText>
                </w:r>
              </w:del>
            </w:ins>
            <w:ins w:id="1161" w:author="Thu Huyen Tran" w:date="2023-04-07T17:31:00Z">
              <w:del w:id="1162" w:author="Huyen Tran Thu" w:date="2023-05-16T15:15:00Z">
                <w:r w:rsidRPr="009B0DA5" w:rsidDel="00C85F66">
                  <w:rPr>
                    <w:sz w:val="24"/>
                    <w:szCs w:val="24"/>
                    <w:rPrChange w:id="1163" w:author="Huyen Tran Thu" w:date="2024-10-13T21:51:00Z" w16du:dateUtc="2024-10-13T14:51:00Z">
                      <w:rPr>
                        <w:rFonts w:ascii="Arial" w:hAnsi="Arial" w:cs="Arial"/>
                        <w:sz w:val="20"/>
                        <w:szCs w:val="20"/>
                      </w:rPr>
                    </w:rPrChange>
                  </w:rPr>
                  <w:delText xml:space="preserve">168,81 </w:delText>
                </w:r>
              </w:del>
            </w:ins>
            <w:del w:id="1164" w:author="Huyen Tran Thu" w:date="2023-05-16T15:15:00Z">
              <w:r w:rsidRPr="009B0DA5" w:rsidDel="00C85F66">
                <w:rPr>
                  <w:sz w:val="24"/>
                  <w:szCs w:val="24"/>
                  <w:rPrChange w:id="1165" w:author="Huyen Tran Thu" w:date="2024-10-13T21:51:00Z" w16du:dateUtc="2024-10-13T14:51:00Z">
                    <w:rPr>
                      <w:rFonts w:eastAsia="Times New Roman"/>
                      <w:sz w:val="24"/>
                      <w:szCs w:val="24"/>
                      <w:lang w:val="en-US" w:eastAsia="ja-JP"/>
                    </w:rPr>
                  </w:rPrChange>
                </w:rPr>
                <w:delText>0,73</w:delText>
              </w:r>
            </w:del>
          </w:p>
        </w:tc>
        <w:tc>
          <w:tcPr>
            <w:tcW w:w="822" w:type="pct"/>
            <w:tcBorders>
              <w:top w:val="nil"/>
              <w:left w:val="nil"/>
              <w:bottom w:val="single" w:sz="4" w:space="0" w:color="auto"/>
              <w:right w:val="single" w:sz="4" w:space="0" w:color="auto"/>
            </w:tcBorders>
            <w:vAlign w:val="center"/>
          </w:tcPr>
          <w:p w14:paraId="46574B08" w14:textId="626BC67D" w:rsidR="00CC07B8" w:rsidRPr="009B0DA5" w:rsidRDefault="00CC07B8" w:rsidP="009B0DA5">
            <w:pPr>
              <w:spacing w:before="0" w:after="0" w:line="240" w:lineRule="auto"/>
              <w:jc w:val="center"/>
              <w:rPr>
                <w:sz w:val="24"/>
                <w:szCs w:val="24"/>
                <w:rPrChange w:id="1166" w:author="Huyen Tran Thu" w:date="2024-10-13T21:51:00Z" w16du:dateUtc="2024-10-13T14:51:00Z">
                  <w:rPr>
                    <w:rFonts w:eastAsia="Times New Roman"/>
                    <w:b/>
                    <w:bCs/>
                    <w:sz w:val="24"/>
                    <w:szCs w:val="24"/>
                    <w:lang w:val="en-US" w:eastAsia="ja-JP"/>
                  </w:rPr>
                </w:rPrChange>
              </w:rPr>
            </w:pPr>
            <w:ins w:id="1167" w:author="Huyen Tran Thu" w:date="2024-10-13T21:32:00Z" w16du:dateUtc="2024-10-13T14:32:00Z">
              <w:r w:rsidRPr="009B0DA5">
                <w:rPr>
                  <w:sz w:val="24"/>
                  <w:szCs w:val="24"/>
                </w:rPr>
                <w:t>554,60</w:t>
              </w:r>
            </w:ins>
            <w:ins w:id="1168" w:author="Thu Huyen Tran" w:date="2023-12-05T19:55:00Z">
              <w:del w:id="1169" w:author="Huyen Tran Thu" w:date="2024-10-13T21:32:00Z" w16du:dateUtc="2024-10-13T14:32:00Z">
                <w:r w:rsidRPr="009B0DA5" w:rsidDel="00CC07B8">
                  <w:rPr>
                    <w:sz w:val="24"/>
                    <w:szCs w:val="24"/>
                    <w:rPrChange w:id="1170" w:author="Huyen Tran Thu" w:date="2024-10-13T21:51:00Z" w16du:dateUtc="2024-10-13T14:51:00Z">
                      <w:rPr>
                        <w:rFonts w:ascii="Arial" w:hAnsi="Arial" w:cs="Arial"/>
                        <w:sz w:val="20"/>
                        <w:szCs w:val="20"/>
                      </w:rPr>
                    </w:rPrChange>
                  </w:rPr>
                  <w:delText>414,22</w:delText>
                </w:r>
              </w:del>
            </w:ins>
            <w:del w:id="1171" w:author="Huyen Tran Thu" w:date="2024-10-13T21:32:00Z" w16du:dateUtc="2024-10-13T14:32:00Z">
              <w:r w:rsidRPr="009B0DA5" w:rsidDel="00CC07B8">
                <w:rPr>
                  <w:sz w:val="24"/>
                  <w:szCs w:val="24"/>
                  <w:rPrChange w:id="1172" w:author="Huyen Tran Thu" w:date="2024-10-13T21:51:00Z" w16du:dateUtc="2024-10-13T14:51:00Z">
                    <w:rPr>
                      <w:rFonts w:eastAsia="Times New Roman"/>
                      <w:b/>
                      <w:bCs/>
                      <w:sz w:val="24"/>
                      <w:szCs w:val="24"/>
                      <w:lang w:val="en-US" w:eastAsia="ja-JP"/>
                    </w:rPr>
                  </w:rPrChange>
                </w:rPr>
                <w:delText>531,51</w:delText>
              </w:r>
            </w:del>
          </w:p>
        </w:tc>
      </w:tr>
      <w:tr w:rsidR="00FD7EAF" w:rsidRPr="009B0DA5" w14:paraId="45C9B163" w14:textId="77777777" w:rsidTr="00FD7EAF">
        <w:trPr>
          <w:trHeight w:val="255"/>
          <w:trPrChange w:id="1173" w:author="Huyen Tran Thu" w:date="2025-04-28T22:43:00Z" w16du:dateUtc="2025-04-28T15:43:00Z">
            <w:trPr>
              <w:trHeight w:val="255"/>
            </w:trPr>
          </w:trPrChange>
        </w:trPr>
        <w:tc>
          <w:tcPr>
            <w:tcW w:w="688" w:type="pct"/>
            <w:vMerge w:val="restart"/>
            <w:tcBorders>
              <w:top w:val="nil"/>
              <w:left w:val="single" w:sz="4" w:space="0" w:color="auto"/>
              <w:bottom w:val="single" w:sz="4" w:space="0" w:color="auto"/>
              <w:right w:val="single" w:sz="4" w:space="0" w:color="auto"/>
            </w:tcBorders>
            <w:vAlign w:val="center"/>
            <w:hideMark/>
            <w:tcPrChange w:id="1174" w:author="Huyen Tran Thu" w:date="2025-04-28T22:43:00Z" w16du:dateUtc="2025-04-28T15:43:00Z">
              <w:tcPr>
                <w:tcW w:w="688" w:type="pct"/>
                <w:vMerge w:val="restart"/>
                <w:tcBorders>
                  <w:top w:val="nil"/>
                  <w:left w:val="single" w:sz="4" w:space="0" w:color="auto"/>
                  <w:bottom w:val="single" w:sz="4" w:space="0" w:color="auto"/>
                  <w:right w:val="single" w:sz="4" w:space="0" w:color="auto"/>
                </w:tcBorders>
                <w:vAlign w:val="center"/>
                <w:hideMark/>
              </w:tcPr>
            </w:tcPrChange>
          </w:tcPr>
          <w:p w14:paraId="2989D251" w14:textId="4B85C334" w:rsidR="00FD7EAF" w:rsidRPr="009B0DA5" w:rsidRDefault="00FD7EAF" w:rsidP="00FD7EAF">
            <w:pPr>
              <w:spacing w:before="0" w:after="0" w:line="240" w:lineRule="auto"/>
              <w:jc w:val="left"/>
              <w:rPr>
                <w:rFonts w:eastAsia="Times New Roman"/>
                <w:sz w:val="24"/>
                <w:szCs w:val="24"/>
                <w:lang w:val="en-US" w:eastAsia="ja-JP"/>
              </w:rPr>
            </w:pPr>
            <w:r w:rsidRPr="009B0DA5">
              <w:rPr>
                <w:rFonts w:eastAsia="Times New Roman"/>
                <w:sz w:val="24"/>
                <w:szCs w:val="24"/>
                <w:lang w:val="en-US" w:eastAsia="ja-JP"/>
              </w:rPr>
              <w:t xml:space="preserve">4C - </w:t>
            </w:r>
            <w:r w:rsidRPr="009B0DA5">
              <w:rPr>
                <w:sz w:val="24"/>
                <w:szCs w:val="24"/>
                <w:lang w:val="en-US"/>
              </w:rPr>
              <w:t>Thiêu đốt và đốt lộ thiên chất thải</w:t>
            </w:r>
          </w:p>
        </w:tc>
        <w:tc>
          <w:tcPr>
            <w:tcW w:w="1382" w:type="pct"/>
            <w:tcBorders>
              <w:top w:val="nil"/>
              <w:left w:val="nil"/>
              <w:bottom w:val="single" w:sz="4" w:space="0" w:color="auto"/>
              <w:right w:val="single" w:sz="4" w:space="0" w:color="auto"/>
            </w:tcBorders>
            <w:vAlign w:val="center"/>
            <w:hideMark/>
            <w:tcPrChange w:id="1175" w:author="Huyen Tran Thu" w:date="2025-04-28T22:43:00Z" w16du:dateUtc="2025-04-28T15:43:00Z">
              <w:tcPr>
                <w:tcW w:w="1382" w:type="pct"/>
                <w:gridSpan w:val="3"/>
                <w:tcBorders>
                  <w:top w:val="nil"/>
                  <w:left w:val="nil"/>
                  <w:bottom w:val="single" w:sz="4" w:space="0" w:color="auto"/>
                  <w:right w:val="single" w:sz="4" w:space="0" w:color="auto"/>
                </w:tcBorders>
                <w:vAlign w:val="bottom"/>
                <w:hideMark/>
              </w:tcPr>
            </w:tcPrChange>
          </w:tcPr>
          <w:p w14:paraId="27562BB1" w14:textId="68527594" w:rsidR="00FD7EAF" w:rsidRPr="009B0DA5" w:rsidRDefault="00FD7EAF" w:rsidP="00FD7EAF">
            <w:pPr>
              <w:spacing w:before="0" w:after="0" w:line="240" w:lineRule="auto"/>
              <w:jc w:val="left"/>
              <w:rPr>
                <w:rFonts w:eastAsia="Times New Roman"/>
                <w:sz w:val="24"/>
                <w:szCs w:val="24"/>
                <w:lang w:val="en-US" w:eastAsia="ja-JP"/>
              </w:rPr>
            </w:pPr>
            <w:r w:rsidRPr="009B0DA5">
              <w:rPr>
                <w:rFonts w:eastAsia="Times New Roman"/>
                <w:sz w:val="24"/>
                <w:szCs w:val="24"/>
                <w:lang w:val="en-US" w:eastAsia="ja-JP"/>
              </w:rPr>
              <w:t>4C1- Thiêu đốt chất thải trong lò đố</w:t>
            </w:r>
            <w:ins w:id="1176" w:author="Huyen Tran Thu" w:date="2024-10-13T21:34:00Z" w16du:dateUtc="2024-10-13T14:34:00Z">
              <w:r w:rsidRPr="009B0DA5">
                <w:rPr>
                  <w:rFonts w:eastAsia="Times New Roman"/>
                  <w:sz w:val="24"/>
                  <w:szCs w:val="24"/>
                  <w:lang w:val="en-US" w:eastAsia="ja-JP"/>
                </w:rPr>
                <w:t>t</w:t>
              </w:r>
            </w:ins>
            <w:del w:id="1177" w:author="Huyen Tran Thu" w:date="2024-10-13T21:34:00Z" w16du:dateUtc="2024-10-13T14:34:00Z">
              <w:r w:rsidRPr="009B0DA5" w:rsidDel="00CC07B8">
                <w:rPr>
                  <w:rFonts w:eastAsia="Times New Roman"/>
                  <w:sz w:val="24"/>
                  <w:szCs w:val="24"/>
                  <w:lang w:val="en-US" w:eastAsia="ja-JP"/>
                </w:rPr>
                <w:delText>t</w:delText>
              </w:r>
            </w:del>
          </w:p>
        </w:tc>
        <w:tc>
          <w:tcPr>
            <w:tcW w:w="713" w:type="pct"/>
            <w:tcBorders>
              <w:top w:val="nil"/>
              <w:left w:val="nil"/>
              <w:bottom w:val="single" w:sz="4" w:space="0" w:color="auto"/>
              <w:right w:val="single" w:sz="4" w:space="0" w:color="auto"/>
            </w:tcBorders>
            <w:noWrap/>
            <w:vAlign w:val="center"/>
            <w:tcPrChange w:id="1178" w:author="Huyen Tran Thu" w:date="2025-04-28T22:43:00Z" w16du:dateUtc="2025-04-28T15:43:00Z">
              <w:tcPr>
                <w:tcW w:w="713" w:type="pct"/>
                <w:tcBorders>
                  <w:top w:val="nil"/>
                  <w:left w:val="nil"/>
                  <w:bottom w:val="single" w:sz="4" w:space="0" w:color="auto"/>
                  <w:right w:val="single" w:sz="4" w:space="0" w:color="auto"/>
                </w:tcBorders>
                <w:noWrap/>
                <w:vAlign w:val="center"/>
              </w:tcPr>
            </w:tcPrChange>
          </w:tcPr>
          <w:p w14:paraId="2FD6FCF8" w14:textId="4B15F5E3" w:rsidR="00FD7EAF" w:rsidRPr="009B0DA5" w:rsidRDefault="00FD7EAF" w:rsidP="00FD7EAF">
            <w:pPr>
              <w:spacing w:before="0" w:after="0" w:line="240" w:lineRule="auto"/>
              <w:jc w:val="center"/>
              <w:rPr>
                <w:sz w:val="24"/>
                <w:szCs w:val="24"/>
                <w:rPrChange w:id="1179" w:author="Huyen Tran Thu" w:date="2024-10-13T21:51:00Z" w16du:dateUtc="2024-10-13T14:51:00Z">
                  <w:rPr>
                    <w:rFonts w:eastAsia="Times New Roman"/>
                    <w:sz w:val="24"/>
                    <w:szCs w:val="24"/>
                    <w:lang w:val="en-US" w:eastAsia="ja-JP"/>
                  </w:rPr>
                </w:rPrChange>
              </w:rPr>
            </w:pPr>
            <w:ins w:id="1180" w:author="Huyen Tran Thu" w:date="2025-04-28T22:42:00Z" w16du:dateUtc="2025-04-28T15:42:00Z">
              <w:r w:rsidRPr="00FD7EAF">
                <w:rPr>
                  <w:sz w:val="24"/>
                  <w:szCs w:val="24"/>
                  <w:rPrChange w:id="1181" w:author="Huyen Tran Thu" w:date="2025-04-28T22:42:00Z" w16du:dateUtc="2025-04-28T15:42:00Z">
                    <w:rPr>
                      <w:rFonts w:ascii="Arial" w:hAnsi="Arial" w:cs="Arial"/>
                      <w:sz w:val="20"/>
                      <w:szCs w:val="20"/>
                    </w:rPr>
                  </w:rPrChange>
                </w:rPr>
                <w:t xml:space="preserve">2.046,27 </w:t>
              </w:r>
            </w:ins>
            <w:ins w:id="1182" w:author="Thu Huyen Tran" w:date="2023-12-05T19:51:00Z">
              <w:del w:id="1183" w:author="Huyen Tran Thu" w:date="2024-10-13T21:31:00Z" w16du:dateUtc="2024-10-13T14:31:00Z">
                <w:r w:rsidRPr="009B0DA5" w:rsidDel="00444352">
                  <w:rPr>
                    <w:sz w:val="24"/>
                    <w:szCs w:val="24"/>
                    <w:rPrChange w:id="1184" w:author="Huyen Tran Thu" w:date="2024-10-13T21:51:00Z" w16du:dateUtc="2024-10-13T14:51:00Z">
                      <w:rPr>
                        <w:rFonts w:ascii="Arial" w:hAnsi="Arial" w:cs="Arial"/>
                        <w:sz w:val="20"/>
                        <w:szCs w:val="20"/>
                      </w:rPr>
                    </w:rPrChange>
                  </w:rPr>
                  <w:delText xml:space="preserve">1.992,64 </w:delText>
                </w:r>
              </w:del>
            </w:ins>
            <w:del w:id="1185" w:author="Huyen Tran Thu" w:date="2024-10-13T21:31:00Z" w16du:dateUtc="2024-10-13T14:31:00Z">
              <w:r w:rsidRPr="009B0DA5" w:rsidDel="00444352">
                <w:rPr>
                  <w:sz w:val="24"/>
                  <w:szCs w:val="24"/>
                </w:rPr>
                <w:delText xml:space="preserve">               1.432,47</w:delText>
              </w:r>
            </w:del>
          </w:p>
        </w:tc>
        <w:tc>
          <w:tcPr>
            <w:tcW w:w="697" w:type="pct"/>
            <w:tcBorders>
              <w:top w:val="nil"/>
              <w:left w:val="nil"/>
              <w:bottom w:val="single" w:sz="4" w:space="0" w:color="auto"/>
              <w:right w:val="single" w:sz="4" w:space="0" w:color="auto"/>
            </w:tcBorders>
            <w:noWrap/>
            <w:vAlign w:val="center"/>
            <w:tcPrChange w:id="1186" w:author="Huyen Tran Thu" w:date="2025-04-28T22:43:00Z" w16du:dateUtc="2025-04-28T15:43:00Z">
              <w:tcPr>
                <w:tcW w:w="697" w:type="pct"/>
                <w:tcBorders>
                  <w:top w:val="nil"/>
                  <w:left w:val="nil"/>
                  <w:bottom w:val="single" w:sz="4" w:space="0" w:color="auto"/>
                  <w:right w:val="single" w:sz="4" w:space="0" w:color="auto"/>
                </w:tcBorders>
                <w:noWrap/>
                <w:vAlign w:val="center"/>
              </w:tcPr>
            </w:tcPrChange>
          </w:tcPr>
          <w:p w14:paraId="65B37D80" w14:textId="3FD14EF8" w:rsidR="00FD7EAF" w:rsidRPr="009B0DA5" w:rsidRDefault="00FD7EAF" w:rsidP="00FD7EAF">
            <w:pPr>
              <w:spacing w:before="0" w:after="0" w:line="240" w:lineRule="auto"/>
              <w:jc w:val="center"/>
              <w:rPr>
                <w:sz w:val="24"/>
                <w:szCs w:val="24"/>
                <w:rPrChange w:id="1187" w:author="Huyen Tran Thu" w:date="2024-10-13T21:51:00Z" w16du:dateUtc="2024-10-13T14:51:00Z">
                  <w:rPr>
                    <w:rFonts w:eastAsia="Times New Roman"/>
                    <w:sz w:val="24"/>
                    <w:szCs w:val="24"/>
                    <w:lang w:val="en-US" w:eastAsia="ja-JP"/>
                  </w:rPr>
                </w:rPrChange>
              </w:rPr>
            </w:pPr>
            <w:ins w:id="1188" w:author="Huyen Tran Thu" w:date="2025-04-28T22:42:00Z" w16du:dateUtc="2025-04-28T15:42:00Z">
              <w:r w:rsidRPr="00FD7EAF">
                <w:rPr>
                  <w:sz w:val="24"/>
                  <w:szCs w:val="24"/>
                  <w:rPrChange w:id="1189" w:author="Huyen Tran Thu" w:date="2025-04-28T22:42:00Z" w16du:dateUtc="2025-04-28T15:42:00Z">
                    <w:rPr>
                      <w:rFonts w:ascii="Arial" w:hAnsi="Arial" w:cs="Arial"/>
                      <w:sz w:val="20"/>
                      <w:szCs w:val="20"/>
                    </w:rPr>
                  </w:rPrChange>
                </w:rPr>
                <w:t xml:space="preserve">0,017 </w:t>
              </w:r>
            </w:ins>
            <w:ins w:id="1190" w:author="Thu Huyen Tran" w:date="2023-12-05T19:51:00Z">
              <w:del w:id="1191" w:author="Huyen Tran Thu" w:date="2024-10-13T21:31:00Z" w16du:dateUtc="2024-10-13T14:31:00Z">
                <w:r w:rsidRPr="009B0DA5" w:rsidDel="00444352">
                  <w:rPr>
                    <w:sz w:val="24"/>
                    <w:szCs w:val="24"/>
                    <w:rPrChange w:id="1192" w:author="Huyen Tran Thu" w:date="2024-10-13T21:51:00Z" w16du:dateUtc="2024-10-13T14:51:00Z">
                      <w:rPr>
                        <w:rFonts w:ascii="Arial" w:hAnsi="Arial" w:cs="Arial"/>
                        <w:sz w:val="20"/>
                        <w:szCs w:val="20"/>
                      </w:rPr>
                    </w:rPrChange>
                  </w:rPr>
                  <w:delText xml:space="preserve">0,014 </w:delText>
                </w:r>
              </w:del>
            </w:ins>
            <w:del w:id="1193" w:author="Huyen Tran Thu" w:date="2024-10-13T21:31:00Z" w16du:dateUtc="2024-10-13T14:31:00Z">
              <w:r w:rsidRPr="009B0DA5" w:rsidDel="00444352">
                <w:rPr>
                  <w:sz w:val="24"/>
                  <w:szCs w:val="24"/>
                </w:rPr>
                <w:delText xml:space="preserve">                    0,02</w:delText>
              </w:r>
            </w:del>
          </w:p>
        </w:tc>
        <w:tc>
          <w:tcPr>
            <w:tcW w:w="698" w:type="pct"/>
            <w:tcBorders>
              <w:top w:val="nil"/>
              <w:left w:val="nil"/>
              <w:bottom w:val="single" w:sz="4" w:space="0" w:color="auto"/>
              <w:right w:val="single" w:sz="4" w:space="0" w:color="auto"/>
            </w:tcBorders>
            <w:noWrap/>
            <w:vAlign w:val="center"/>
            <w:tcPrChange w:id="1194" w:author="Huyen Tran Thu" w:date="2025-04-28T22:43:00Z" w16du:dateUtc="2025-04-28T15:43:00Z">
              <w:tcPr>
                <w:tcW w:w="698" w:type="pct"/>
                <w:tcBorders>
                  <w:top w:val="nil"/>
                  <w:left w:val="nil"/>
                  <w:bottom w:val="single" w:sz="4" w:space="0" w:color="auto"/>
                  <w:right w:val="single" w:sz="4" w:space="0" w:color="auto"/>
                </w:tcBorders>
                <w:noWrap/>
                <w:vAlign w:val="center"/>
              </w:tcPr>
            </w:tcPrChange>
          </w:tcPr>
          <w:p w14:paraId="31E27550" w14:textId="3EC8EB49" w:rsidR="00FD7EAF" w:rsidRPr="009B0DA5" w:rsidRDefault="00FD7EAF" w:rsidP="00FD7EAF">
            <w:pPr>
              <w:spacing w:before="0" w:after="0" w:line="240" w:lineRule="auto"/>
              <w:jc w:val="center"/>
              <w:rPr>
                <w:sz w:val="24"/>
                <w:szCs w:val="24"/>
                <w:rPrChange w:id="1195" w:author="Huyen Tran Thu" w:date="2024-10-13T21:51:00Z" w16du:dateUtc="2024-10-13T14:51:00Z">
                  <w:rPr>
                    <w:rFonts w:eastAsia="Times New Roman"/>
                    <w:sz w:val="24"/>
                    <w:szCs w:val="24"/>
                    <w:lang w:val="en-US" w:eastAsia="ja-JP"/>
                  </w:rPr>
                </w:rPrChange>
              </w:rPr>
            </w:pPr>
            <w:ins w:id="1196" w:author="Huyen Tran Thu" w:date="2025-04-28T22:42:00Z" w16du:dateUtc="2025-04-28T15:42:00Z">
              <w:r w:rsidRPr="00FD7EAF">
                <w:rPr>
                  <w:sz w:val="24"/>
                  <w:szCs w:val="24"/>
                  <w:rPrChange w:id="1197" w:author="Huyen Tran Thu" w:date="2025-04-28T22:42:00Z" w16du:dateUtc="2025-04-28T15:42:00Z">
                    <w:rPr>
                      <w:rFonts w:ascii="Arial" w:hAnsi="Arial" w:cs="Arial"/>
                      <w:sz w:val="20"/>
                      <w:szCs w:val="20"/>
                    </w:rPr>
                  </w:rPrChange>
                </w:rPr>
                <w:t xml:space="preserve">0,1138 </w:t>
              </w:r>
            </w:ins>
            <w:ins w:id="1198" w:author="Thu Huyen Tran" w:date="2023-12-05T19:52:00Z">
              <w:del w:id="1199" w:author="Huyen Tran Thu" w:date="2024-10-13T21:31:00Z" w16du:dateUtc="2024-10-13T14:31:00Z">
                <w:r w:rsidRPr="009B0DA5" w:rsidDel="00444352">
                  <w:rPr>
                    <w:sz w:val="24"/>
                    <w:szCs w:val="24"/>
                    <w:rPrChange w:id="1200" w:author="Huyen Tran Thu" w:date="2024-10-13T21:51:00Z" w16du:dateUtc="2024-10-13T14:51:00Z">
                      <w:rPr>
                        <w:rFonts w:ascii="Arial" w:hAnsi="Arial" w:cs="Arial"/>
                        <w:sz w:val="20"/>
                        <w:szCs w:val="20"/>
                      </w:rPr>
                    </w:rPrChange>
                  </w:rPr>
                  <w:delText xml:space="preserve">0,10 </w:delText>
                </w:r>
              </w:del>
            </w:ins>
            <w:del w:id="1201" w:author="Huyen Tran Thu" w:date="2024-10-13T21:31:00Z" w16du:dateUtc="2024-10-13T14:31:00Z">
              <w:r w:rsidRPr="009B0DA5" w:rsidDel="00444352">
                <w:rPr>
                  <w:sz w:val="24"/>
                  <w:szCs w:val="24"/>
                </w:rPr>
                <w:delText xml:space="preserve">                 0,14</w:delText>
              </w:r>
            </w:del>
          </w:p>
        </w:tc>
        <w:tc>
          <w:tcPr>
            <w:tcW w:w="822" w:type="pct"/>
            <w:tcBorders>
              <w:top w:val="nil"/>
              <w:left w:val="nil"/>
              <w:bottom w:val="single" w:sz="4" w:space="0" w:color="auto"/>
              <w:right w:val="single" w:sz="4" w:space="0" w:color="auto"/>
            </w:tcBorders>
            <w:vAlign w:val="center"/>
            <w:tcPrChange w:id="1202" w:author="Huyen Tran Thu" w:date="2025-04-28T22:43:00Z" w16du:dateUtc="2025-04-28T15:43:00Z">
              <w:tcPr>
                <w:tcW w:w="822" w:type="pct"/>
                <w:tcBorders>
                  <w:top w:val="nil"/>
                  <w:left w:val="nil"/>
                  <w:bottom w:val="single" w:sz="4" w:space="0" w:color="auto"/>
                  <w:right w:val="single" w:sz="4" w:space="0" w:color="auto"/>
                </w:tcBorders>
                <w:vAlign w:val="center"/>
              </w:tcPr>
            </w:tcPrChange>
          </w:tcPr>
          <w:p w14:paraId="57BB416C" w14:textId="4B79B760" w:rsidR="00FD7EAF" w:rsidRPr="009B0DA5" w:rsidRDefault="00FD7EAF" w:rsidP="00FD7EAF">
            <w:pPr>
              <w:spacing w:before="0" w:after="0" w:line="240" w:lineRule="auto"/>
              <w:jc w:val="center"/>
              <w:rPr>
                <w:sz w:val="24"/>
                <w:szCs w:val="24"/>
                <w:rPrChange w:id="1203" w:author="Huyen Tran Thu" w:date="2024-10-13T21:51:00Z" w16du:dateUtc="2024-10-13T14:51:00Z">
                  <w:rPr>
                    <w:rFonts w:eastAsia="Times New Roman"/>
                    <w:b/>
                    <w:bCs/>
                    <w:sz w:val="24"/>
                    <w:szCs w:val="24"/>
                    <w:lang w:val="en-US" w:eastAsia="ja-JP"/>
                  </w:rPr>
                </w:rPrChange>
              </w:rPr>
            </w:pPr>
            <w:ins w:id="1204" w:author="Huyen Tran Thu" w:date="2025-04-28T22:42:00Z" w16du:dateUtc="2025-04-28T15:42:00Z">
              <w:r>
                <w:rPr>
                  <w:sz w:val="24"/>
                  <w:szCs w:val="24"/>
                </w:rPr>
                <w:t>2.076,90</w:t>
              </w:r>
            </w:ins>
            <w:ins w:id="1205" w:author="Thu Huyen Tran" w:date="2023-12-05T19:55:00Z">
              <w:del w:id="1206" w:author="Huyen Tran Thu" w:date="2024-10-13T21:32:00Z" w16du:dateUtc="2024-10-13T14:32:00Z">
                <w:r w:rsidRPr="009B0DA5" w:rsidDel="00CC07B8">
                  <w:rPr>
                    <w:sz w:val="24"/>
                    <w:szCs w:val="24"/>
                    <w:rPrChange w:id="1207" w:author="Huyen Tran Thu" w:date="2024-10-13T21:51:00Z" w16du:dateUtc="2024-10-13T14:51:00Z">
                      <w:rPr>
                        <w:rFonts w:ascii="Arial" w:hAnsi="Arial" w:cs="Arial"/>
                        <w:sz w:val="20"/>
                        <w:szCs w:val="20"/>
                      </w:rPr>
                    </w:rPrChange>
                  </w:rPr>
                  <w:delText>2.019,05</w:delText>
                </w:r>
              </w:del>
            </w:ins>
            <w:del w:id="1208" w:author="Huyen Tran Thu" w:date="2024-10-13T21:32:00Z" w16du:dateUtc="2024-10-13T14:32:00Z">
              <w:r w:rsidRPr="009B0DA5" w:rsidDel="00CC07B8">
                <w:rPr>
                  <w:sz w:val="24"/>
                  <w:szCs w:val="24"/>
                  <w:rPrChange w:id="1209" w:author="Huyen Tran Thu" w:date="2024-10-13T21:51:00Z" w16du:dateUtc="2024-10-13T14:51:00Z">
                    <w:rPr>
                      <w:rFonts w:eastAsia="Times New Roman"/>
                      <w:b/>
                      <w:bCs/>
                      <w:sz w:val="24"/>
                      <w:szCs w:val="24"/>
                      <w:lang w:val="en-US" w:eastAsia="ja-JP"/>
                    </w:rPr>
                  </w:rPrChange>
                </w:rPr>
                <w:delText>1.470,52</w:delText>
              </w:r>
            </w:del>
          </w:p>
        </w:tc>
      </w:tr>
      <w:tr w:rsidR="009B0DA5" w:rsidRPr="009B0DA5" w14:paraId="05067D4A" w14:textId="77777777" w:rsidTr="009B0DA5">
        <w:trPr>
          <w:trHeight w:val="255"/>
          <w:trPrChange w:id="1210" w:author="Huyen Tran Thu" w:date="2024-10-13T21:52:00Z" w16du:dateUtc="2024-10-13T14:52:00Z">
            <w:trPr>
              <w:trHeight w:val="255"/>
            </w:trPr>
          </w:trPrChange>
        </w:trPr>
        <w:tc>
          <w:tcPr>
            <w:tcW w:w="688" w:type="pct"/>
            <w:vMerge/>
            <w:tcBorders>
              <w:top w:val="nil"/>
              <w:left w:val="single" w:sz="4" w:space="0" w:color="auto"/>
              <w:bottom w:val="single" w:sz="4" w:space="0" w:color="auto"/>
              <w:right w:val="single" w:sz="4" w:space="0" w:color="auto"/>
            </w:tcBorders>
            <w:vAlign w:val="center"/>
            <w:hideMark/>
            <w:tcPrChange w:id="1211" w:author="Huyen Tran Thu" w:date="2024-10-13T21:52:00Z" w16du:dateUtc="2024-10-13T14:52:00Z">
              <w:tcPr>
                <w:tcW w:w="688" w:type="pct"/>
                <w:vMerge/>
                <w:tcBorders>
                  <w:top w:val="nil"/>
                  <w:left w:val="single" w:sz="4" w:space="0" w:color="auto"/>
                  <w:bottom w:val="single" w:sz="4" w:space="0" w:color="auto"/>
                  <w:right w:val="single" w:sz="4" w:space="0" w:color="auto"/>
                </w:tcBorders>
                <w:vAlign w:val="center"/>
                <w:hideMark/>
              </w:tcPr>
            </w:tcPrChange>
          </w:tcPr>
          <w:p w14:paraId="65A7050B" w14:textId="77777777" w:rsidR="00CC07B8" w:rsidRPr="009B0DA5" w:rsidRDefault="00CC07B8" w:rsidP="009B0DA5">
            <w:pPr>
              <w:spacing w:before="0" w:after="0" w:line="240" w:lineRule="auto"/>
              <w:jc w:val="left"/>
              <w:rPr>
                <w:rFonts w:eastAsia="Times New Roman"/>
                <w:sz w:val="24"/>
                <w:szCs w:val="24"/>
                <w:lang w:val="en-US" w:eastAsia="ja-JP"/>
              </w:rPr>
            </w:pPr>
          </w:p>
        </w:tc>
        <w:tc>
          <w:tcPr>
            <w:tcW w:w="1382" w:type="pct"/>
            <w:tcBorders>
              <w:top w:val="nil"/>
              <w:left w:val="nil"/>
              <w:bottom w:val="single" w:sz="4" w:space="0" w:color="auto"/>
              <w:right w:val="single" w:sz="4" w:space="0" w:color="auto"/>
            </w:tcBorders>
            <w:vAlign w:val="center"/>
            <w:hideMark/>
            <w:tcPrChange w:id="1212" w:author="Huyen Tran Thu" w:date="2024-10-13T21:52:00Z" w16du:dateUtc="2024-10-13T14:52:00Z">
              <w:tcPr>
                <w:tcW w:w="1382" w:type="pct"/>
                <w:gridSpan w:val="3"/>
                <w:tcBorders>
                  <w:top w:val="nil"/>
                  <w:left w:val="nil"/>
                  <w:bottom w:val="single" w:sz="4" w:space="0" w:color="auto"/>
                  <w:right w:val="single" w:sz="4" w:space="0" w:color="auto"/>
                </w:tcBorders>
                <w:vAlign w:val="bottom"/>
                <w:hideMark/>
              </w:tcPr>
            </w:tcPrChange>
          </w:tcPr>
          <w:p w14:paraId="53796E48" w14:textId="0A4E5A02" w:rsidR="00CC07B8" w:rsidRPr="009B0DA5" w:rsidRDefault="00CC07B8" w:rsidP="009B0DA5">
            <w:pPr>
              <w:spacing w:before="0" w:after="0" w:line="240" w:lineRule="auto"/>
              <w:jc w:val="left"/>
              <w:rPr>
                <w:rFonts w:eastAsia="Times New Roman"/>
                <w:sz w:val="24"/>
                <w:szCs w:val="24"/>
                <w:lang w:val="en-US" w:eastAsia="ja-JP"/>
              </w:rPr>
            </w:pPr>
            <w:r w:rsidRPr="009B0DA5">
              <w:rPr>
                <w:rFonts w:eastAsia="Times New Roman"/>
                <w:sz w:val="24"/>
                <w:szCs w:val="24"/>
                <w:lang w:val="en-US" w:eastAsia="ja-JP"/>
              </w:rPr>
              <w:t>4C2 - Đốt lộ thiên chất thải</w:t>
            </w:r>
          </w:p>
        </w:tc>
        <w:tc>
          <w:tcPr>
            <w:tcW w:w="713" w:type="pct"/>
            <w:tcBorders>
              <w:top w:val="nil"/>
              <w:left w:val="nil"/>
              <w:bottom w:val="single" w:sz="4" w:space="0" w:color="auto"/>
              <w:right w:val="single" w:sz="4" w:space="0" w:color="auto"/>
            </w:tcBorders>
            <w:noWrap/>
            <w:vAlign w:val="center"/>
            <w:tcPrChange w:id="1213" w:author="Huyen Tran Thu" w:date="2024-10-13T21:52:00Z" w16du:dateUtc="2024-10-13T14:52:00Z">
              <w:tcPr>
                <w:tcW w:w="713" w:type="pct"/>
                <w:tcBorders>
                  <w:top w:val="nil"/>
                  <w:left w:val="nil"/>
                  <w:bottom w:val="single" w:sz="4" w:space="0" w:color="auto"/>
                  <w:right w:val="single" w:sz="4" w:space="0" w:color="auto"/>
                </w:tcBorders>
                <w:noWrap/>
                <w:vAlign w:val="center"/>
              </w:tcPr>
            </w:tcPrChange>
          </w:tcPr>
          <w:p w14:paraId="7488A096" w14:textId="6D6A94DB" w:rsidR="00CC07B8" w:rsidRPr="009B0DA5" w:rsidRDefault="00CC07B8" w:rsidP="009B0DA5">
            <w:pPr>
              <w:spacing w:before="0" w:after="0" w:line="240" w:lineRule="auto"/>
              <w:jc w:val="center"/>
              <w:rPr>
                <w:sz w:val="24"/>
                <w:szCs w:val="24"/>
                <w:rPrChange w:id="1214" w:author="Huyen Tran Thu" w:date="2024-10-13T21:51:00Z" w16du:dateUtc="2024-10-13T14:51:00Z">
                  <w:rPr>
                    <w:rFonts w:eastAsia="Times New Roman"/>
                    <w:sz w:val="24"/>
                    <w:szCs w:val="24"/>
                    <w:lang w:val="en-US" w:eastAsia="ja-JP"/>
                  </w:rPr>
                </w:rPrChange>
              </w:rPr>
            </w:pPr>
            <w:ins w:id="1215" w:author="Huyen Tran Thu" w:date="2024-10-13T21:31:00Z" w16du:dateUtc="2024-10-13T14:31:00Z">
              <w:r w:rsidRPr="009B0DA5">
                <w:rPr>
                  <w:sz w:val="24"/>
                  <w:szCs w:val="24"/>
                  <w:rPrChange w:id="1216" w:author="Huyen Tran Thu" w:date="2024-10-13T21:51:00Z" w16du:dateUtc="2024-10-13T14:51:00Z">
                    <w:rPr>
                      <w:rFonts w:ascii="Arial" w:hAnsi="Arial" w:cs="Arial"/>
                      <w:sz w:val="20"/>
                      <w:szCs w:val="20"/>
                    </w:rPr>
                  </w:rPrChange>
                </w:rPr>
                <w:t xml:space="preserve">1.209,61 </w:t>
              </w:r>
            </w:ins>
            <w:ins w:id="1217" w:author="Thu Huyen Tran" w:date="2023-12-05T19:51:00Z">
              <w:del w:id="1218" w:author="Huyen Tran Thu" w:date="2024-10-13T21:31:00Z" w16du:dateUtc="2024-10-13T14:31:00Z">
                <w:r w:rsidRPr="009B0DA5" w:rsidDel="00444352">
                  <w:rPr>
                    <w:sz w:val="24"/>
                    <w:szCs w:val="24"/>
                    <w:rPrChange w:id="1219" w:author="Huyen Tran Thu" w:date="2024-10-13T21:51:00Z" w16du:dateUtc="2024-10-13T14:51:00Z">
                      <w:rPr>
                        <w:rFonts w:ascii="Arial" w:hAnsi="Arial" w:cs="Arial"/>
                        <w:sz w:val="20"/>
                        <w:szCs w:val="20"/>
                      </w:rPr>
                    </w:rPrChange>
                  </w:rPr>
                  <w:delText xml:space="preserve">1.649,39 </w:delText>
                </w:r>
              </w:del>
            </w:ins>
            <w:del w:id="1220" w:author="Huyen Tran Thu" w:date="2024-10-13T21:31:00Z" w16du:dateUtc="2024-10-13T14:31:00Z">
              <w:r w:rsidRPr="009B0DA5" w:rsidDel="00444352">
                <w:rPr>
                  <w:sz w:val="24"/>
                  <w:szCs w:val="24"/>
                </w:rPr>
                <w:delText xml:space="preserve">                  878,49</w:delText>
              </w:r>
            </w:del>
          </w:p>
        </w:tc>
        <w:tc>
          <w:tcPr>
            <w:tcW w:w="697" w:type="pct"/>
            <w:tcBorders>
              <w:top w:val="nil"/>
              <w:left w:val="nil"/>
              <w:bottom w:val="single" w:sz="4" w:space="0" w:color="auto"/>
              <w:right w:val="single" w:sz="4" w:space="0" w:color="auto"/>
            </w:tcBorders>
            <w:noWrap/>
            <w:vAlign w:val="center"/>
            <w:tcPrChange w:id="1221" w:author="Huyen Tran Thu" w:date="2024-10-13T21:52:00Z" w16du:dateUtc="2024-10-13T14:52:00Z">
              <w:tcPr>
                <w:tcW w:w="697" w:type="pct"/>
                <w:tcBorders>
                  <w:top w:val="nil"/>
                  <w:left w:val="nil"/>
                  <w:bottom w:val="single" w:sz="4" w:space="0" w:color="auto"/>
                  <w:right w:val="single" w:sz="4" w:space="0" w:color="auto"/>
                </w:tcBorders>
                <w:noWrap/>
                <w:vAlign w:val="center"/>
              </w:tcPr>
            </w:tcPrChange>
          </w:tcPr>
          <w:p w14:paraId="388591EE" w14:textId="2CDD947D" w:rsidR="00CC07B8" w:rsidRPr="009B0DA5" w:rsidRDefault="00CC07B8" w:rsidP="009B0DA5">
            <w:pPr>
              <w:spacing w:before="0" w:after="0" w:line="240" w:lineRule="auto"/>
              <w:jc w:val="center"/>
              <w:rPr>
                <w:sz w:val="24"/>
                <w:szCs w:val="24"/>
                <w:rPrChange w:id="1222" w:author="Huyen Tran Thu" w:date="2024-10-13T21:51:00Z" w16du:dateUtc="2024-10-13T14:51:00Z">
                  <w:rPr>
                    <w:rFonts w:eastAsia="Times New Roman"/>
                    <w:sz w:val="24"/>
                    <w:szCs w:val="24"/>
                    <w:lang w:val="en-US" w:eastAsia="ja-JP"/>
                  </w:rPr>
                </w:rPrChange>
              </w:rPr>
            </w:pPr>
            <w:ins w:id="1223" w:author="Huyen Tran Thu" w:date="2024-10-13T21:31:00Z" w16du:dateUtc="2024-10-13T14:31:00Z">
              <w:r w:rsidRPr="009B0DA5">
                <w:rPr>
                  <w:sz w:val="24"/>
                  <w:szCs w:val="24"/>
                  <w:rPrChange w:id="1224" w:author="Huyen Tran Thu" w:date="2024-10-13T21:51:00Z" w16du:dateUtc="2024-10-13T14:51:00Z">
                    <w:rPr>
                      <w:rFonts w:ascii="Arial" w:hAnsi="Arial" w:cs="Arial"/>
                      <w:sz w:val="20"/>
                      <w:szCs w:val="20"/>
                    </w:rPr>
                  </w:rPrChange>
                </w:rPr>
                <w:t xml:space="preserve">12,25 </w:t>
              </w:r>
            </w:ins>
            <w:ins w:id="1225" w:author="Thu Huyen Tran" w:date="2023-12-05T19:51:00Z">
              <w:del w:id="1226" w:author="Huyen Tran Thu" w:date="2024-10-13T21:31:00Z" w16du:dateUtc="2024-10-13T14:31:00Z">
                <w:r w:rsidRPr="009B0DA5" w:rsidDel="00444352">
                  <w:rPr>
                    <w:sz w:val="24"/>
                    <w:szCs w:val="24"/>
                    <w:rPrChange w:id="1227" w:author="Huyen Tran Thu" w:date="2024-10-13T21:51:00Z" w16du:dateUtc="2024-10-13T14:51:00Z">
                      <w:rPr>
                        <w:rFonts w:ascii="Arial" w:hAnsi="Arial" w:cs="Arial"/>
                        <w:sz w:val="20"/>
                        <w:szCs w:val="20"/>
                      </w:rPr>
                    </w:rPrChange>
                  </w:rPr>
                  <w:delText xml:space="preserve">15,57 </w:delText>
                </w:r>
              </w:del>
            </w:ins>
            <w:del w:id="1228" w:author="Huyen Tran Thu" w:date="2024-10-13T21:31:00Z" w16du:dateUtc="2024-10-13T14:31:00Z">
              <w:r w:rsidRPr="009B0DA5" w:rsidDel="00444352">
                <w:rPr>
                  <w:sz w:val="24"/>
                  <w:szCs w:val="24"/>
                </w:rPr>
                <w:delText xml:space="preserve">                  11,78</w:delText>
              </w:r>
            </w:del>
          </w:p>
        </w:tc>
        <w:tc>
          <w:tcPr>
            <w:tcW w:w="698" w:type="pct"/>
            <w:tcBorders>
              <w:top w:val="nil"/>
              <w:left w:val="nil"/>
              <w:bottom w:val="single" w:sz="4" w:space="0" w:color="auto"/>
              <w:right w:val="single" w:sz="4" w:space="0" w:color="auto"/>
            </w:tcBorders>
            <w:noWrap/>
            <w:vAlign w:val="center"/>
            <w:tcPrChange w:id="1229" w:author="Huyen Tran Thu" w:date="2024-10-13T21:52:00Z" w16du:dateUtc="2024-10-13T14:52:00Z">
              <w:tcPr>
                <w:tcW w:w="698" w:type="pct"/>
                <w:tcBorders>
                  <w:top w:val="nil"/>
                  <w:left w:val="nil"/>
                  <w:bottom w:val="single" w:sz="4" w:space="0" w:color="auto"/>
                  <w:right w:val="single" w:sz="4" w:space="0" w:color="auto"/>
                </w:tcBorders>
                <w:noWrap/>
                <w:vAlign w:val="center"/>
              </w:tcPr>
            </w:tcPrChange>
          </w:tcPr>
          <w:p w14:paraId="773C1F9D" w14:textId="4B964DDC" w:rsidR="00CC07B8" w:rsidRPr="009B0DA5" w:rsidRDefault="00CC07B8" w:rsidP="009B0DA5">
            <w:pPr>
              <w:spacing w:before="0" w:after="0" w:line="240" w:lineRule="auto"/>
              <w:jc w:val="center"/>
              <w:rPr>
                <w:sz w:val="24"/>
                <w:szCs w:val="24"/>
                <w:rPrChange w:id="1230" w:author="Huyen Tran Thu" w:date="2024-10-13T21:51:00Z" w16du:dateUtc="2024-10-13T14:51:00Z">
                  <w:rPr>
                    <w:rFonts w:eastAsia="Times New Roman"/>
                    <w:sz w:val="24"/>
                    <w:szCs w:val="24"/>
                    <w:lang w:val="en-US" w:eastAsia="ja-JP"/>
                  </w:rPr>
                </w:rPrChange>
              </w:rPr>
            </w:pPr>
            <w:ins w:id="1231" w:author="Huyen Tran Thu" w:date="2024-10-13T21:31:00Z" w16du:dateUtc="2024-10-13T14:31:00Z">
              <w:r w:rsidRPr="009B0DA5">
                <w:rPr>
                  <w:sz w:val="24"/>
                  <w:szCs w:val="24"/>
                  <w:rPrChange w:id="1232" w:author="Huyen Tran Thu" w:date="2024-10-13T21:51:00Z" w16du:dateUtc="2024-10-13T14:51:00Z">
                    <w:rPr>
                      <w:rFonts w:ascii="Arial" w:hAnsi="Arial" w:cs="Arial"/>
                      <w:sz w:val="20"/>
                      <w:szCs w:val="20"/>
                    </w:rPr>
                  </w:rPrChange>
                </w:rPr>
                <w:t xml:space="preserve">0,18 </w:t>
              </w:r>
            </w:ins>
            <w:ins w:id="1233" w:author="Thu Huyen Tran" w:date="2023-12-05T19:52:00Z">
              <w:del w:id="1234" w:author="Huyen Tran Thu" w:date="2024-10-13T21:31:00Z" w16du:dateUtc="2024-10-13T14:31:00Z">
                <w:r w:rsidRPr="009B0DA5" w:rsidDel="00444352">
                  <w:rPr>
                    <w:sz w:val="24"/>
                    <w:szCs w:val="24"/>
                    <w:rPrChange w:id="1235" w:author="Huyen Tran Thu" w:date="2024-10-13T21:51:00Z" w16du:dateUtc="2024-10-13T14:51:00Z">
                      <w:rPr>
                        <w:rFonts w:ascii="Arial" w:hAnsi="Arial" w:cs="Arial"/>
                        <w:sz w:val="20"/>
                        <w:szCs w:val="20"/>
                      </w:rPr>
                    </w:rPrChange>
                  </w:rPr>
                  <w:delText xml:space="preserve">0,23 </w:delText>
                </w:r>
              </w:del>
            </w:ins>
            <w:del w:id="1236" w:author="Huyen Tran Thu" w:date="2024-10-13T21:31:00Z" w16du:dateUtc="2024-10-13T14:31:00Z">
              <w:r w:rsidRPr="009B0DA5" w:rsidDel="00444352">
                <w:rPr>
                  <w:sz w:val="24"/>
                  <w:szCs w:val="24"/>
                </w:rPr>
                <w:delText xml:space="preserve">                 0,17</w:delText>
              </w:r>
            </w:del>
          </w:p>
        </w:tc>
        <w:tc>
          <w:tcPr>
            <w:tcW w:w="822" w:type="pct"/>
            <w:tcBorders>
              <w:top w:val="nil"/>
              <w:left w:val="nil"/>
              <w:bottom w:val="single" w:sz="4" w:space="0" w:color="auto"/>
              <w:right w:val="single" w:sz="4" w:space="0" w:color="auto"/>
            </w:tcBorders>
            <w:vAlign w:val="center"/>
            <w:tcPrChange w:id="1237" w:author="Huyen Tran Thu" w:date="2024-10-13T21:52:00Z" w16du:dateUtc="2024-10-13T14:52:00Z">
              <w:tcPr>
                <w:tcW w:w="822" w:type="pct"/>
                <w:tcBorders>
                  <w:top w:val="nil"/>
                  <w:left w:val="nil"/>
                  <w:bottom w:val="single" w:sz="4" w:space="0" w:color="auto"/>
                  <w:right w:val="single" w:sz="4" w:space="0" w:color="auto"/>
                </w:tcBorders>
                <w:vAlign w:val="center"/>
              </w:tcPr>
            </w:tcPrChange>
          </w:tcPr>
          <w:p w14:paraId="5895C72A" w14:textId="599CDB3B" w:rsidR="00CC07B8" w:rsidRPr="009B0DA5" w:rsidRDefault="00CC07B8" w:rsidP="009B0DA5">
            <w:pPr>
              <w:spacing w:before="0" w:after="0" w:line="240" w:lineRule="auto"/>
              <w:jc w:val="center"/>
              <w:rPr>
                <w:sz w:val="24"/>
                <w:szCs w:val="24"/>
                <w:rPrChange w:id="1238" w:author="Huyen Tran Thu" w:date="2024-10-13T21:51:00Z" w16du:dateUtc="2024-10-13T14:51:00Z">
                  <w:rPr>
                    <w:rFonts w:eastAsia="Times New Roman"/>
                    <w:b/>
                    <w:bCs/>
                    <w:sz w:val="24"/>
                    <w:szCs w:val="24"/>
                    <w:lang w:val="en-US" w:eastAsia="ja-JP"/>
                  </w:rPr>
                </w:rPrChange>
              </w:rPr>
            </w:pPr>
            <w:ins w:id="1239" w:author="Huyen Tran Thu" w:date="2024-10-13T21:33:00Z" w16du:dateUtc="2024-10-13T14:33:00Z">
              <w:r w:rsidRPr="009B0DA5">
                <w:rPr>
                  <w:sz w:val="24"/>
                  <w:szCs w:val="24"/>
                </w:rPr>
                <w:t>1.599,97</w:t>
              </w:r>
            </w:ins>
            <w:ins w:id="1240" w:author="Thu Huyen Tran" w:date="2023-12-05T19:55:00Z">
              <w:del w:id="1241" w:author="Huyen Tran Thu" w:date="2024-10-13T21:32:00Z" w16du:dateUtc="2024-10-13T14:32:00Z">
                <w:r w:rsidRPr="009B0DA5" w:rsidDel="00CC07B8">
                  <w:rPr>
                    <w:sz w:val="24"/>
                    <w:szCs w:val="24"/>
                    <w:rPrChange w:id="1242" w:author="Huyen Tran Thu" w:date="2024-10-13T21:51:00Z" w16du:dateUtc="2024-10-13T14:51:00Z">
                      <w:rPr>
                        <w:rFonts w:ascii="Arial" w:hAnsi="Arial" w:cs="Arial"/>
                        <w:sz w:val="20"/>
                        <w:szCs w:val="20"/>
                      </w:rPr>
                    </w:rPrChange>
                  </w:rPr>
                  <w:delText>2.147,19</w:delText>
                </w:r>
              </w:del>
            </w:ins>
            <w:del w:id="1243" w:author="Huyen Tran Thu" w:date="2024-10-13T21:32:00Z" w16du:dateUtc="2024-10-13T14:32:00Z">
              <w:r w:rsidRPr="009B0DA5" w:rsidDel="00CC07B8">
                <w:rPr>
                  <w:sz w:val="24"/>
                  <w:szCs w:val="24"/>
                  <w:rPrChange w:id="1244" w:author="Huyen Tran Thu" w:date="2024-10-13T21:51:00Z" w16du:dateUtc="2024-10-13T14:51:00Z">
                    <w:rPr>
                      <w:rFonts w:eastAsia="Times New Roman"/>
                      <w:b/>
                      <w:bCs/>
                      <w:sz w:val="24"/>
                      <w:szCs w:val="24"/>
                      <w:lang w:val="en-US" w:eastAsia="ja-JP"/>
                    </w:rPr>
                  </w:rPrChange>
                </w:rPr>
                <w:delText>1.252,73</w:delText>
              </w:r>
            </w:del>
          </w:p>
        </w:tc>
      </w:tr>
      <w:tr w:rsidR="009B0DA5" w:rsidRPr="009B0DA5" w14:paraId="6855F8EC" w14:textId="77777777" w:rsidTr="009B0DA5">
        <w:trPr>
          <w:trHeight w:val="510"/>
          <w:trPrChange w:id="1245" w:author="Huyen Tran Thu" w:date="2024-10-13T21:52:00Z" w16du:dateUtc="2024-10-13T14:52:00Z">
            <w:trPr>
              <w:trHeight w:val="510"/>
            </w:trPr>
          </w:trPrChange>
        </w:trPr>
        <w:tc>
          <w:tcPr>
            <w:tcW w:w="688" w:type="pct"/>
            <w:vMerge w:val="restart"/>
            <w:tcBorders>
              <w:top w:val="nil"/>
              <w:left w:val="single" w:sz="4" w:space="0" w:color="auto"/>
              <w:bottom w:val="single" w:sz="4" w:space="0" w:color="000000"/>
              <w:right w:val="single" w:sz="4" w:space="0" w:color="auto"/>
            </w:tcBorders>
            <w:vAlign w:val="center"/>
            <w:hideMark/>
            <w:tcPrChange w:id="1246" w:author="Huyen Tran Thu" w:date="2024-10-13T21:52:00Z" w16du:dateUtc="2024-10-13T14:52:00Z">
              <w:tcPr>
                <w:tcW w:w="688" w:type="pct"/>
                <w:vMerge w:val="restart"/>
                <w:tcBorders>
                  <w:top w:val="nil"/>
                  <w:left w:val="single" w:sz="4" w:space="0" w:color="auto"/>
                  <w:bottom w:val="single" w:sz="4" w:space="0" w:color="000000"/>
                  <w:right w:val="single" w:sz="4" w:space="0" w:color="auto"/>
                </w:tcBorders>
                <w:vAlign w:val="center"/>
                <w:hideMark/>
              </w:tcPr>
            </w:tcPrChange>
          </w:tcPr>
          <w:p w14:paraId="650129FE" w14:textId="77777777" w:rsidR="00CC07B8" w:rsidRPr="009B0DA5" w:rsidRDefault="00CC07B8" w:rsidP="009B0DA5">
            <w:pPr>
              <w:spacing w:before="0" w:after="0" w:line="240" w:lineRule="auto"/>
              <w:jc w:val="left"/>
              <w:rPr>
                <w:rFonts w:eastAsia="Times New Roman"/>
                <w:sz w:val="24"/>
                <w:szCs w:val="24"/>
                <w:lang w:val="en-US" w:eastAsia="ja-JP"/>
              </w:rPr>
            </w:pPr>
            <w:r w:rsidRPr="009B0DA5">
              <w:rPr>
                <w:rFonts w:eastAsia="Times New Roman"/>
                <w:sz w:val="24"/>
                <w:szCs w:val="24"/>
                <w:lang w:val="en-US" w:eastAsia="ja-JP"/>
              </w:rPr>
              <w:t xml:space="preserve">4D - </w:t>
            </w:r>
            <w:r w:rsidRPr="009B0DA5">
              <w:rPr>
                <w:sz w:val="24"/>
                <w:szCs w:val="24"/>
                <w:lang w:val="en-US"/>
              </w:rPr>
              <w:t>Xử lý và xả thải nước thải</w:t>
            </w:r>
          </w:p>
        </w:tc>
        <w:tc>
          <w:tcPr>
            <w:tcW w:w="1382" w:type="pct"/>
            <w:tcBorders>
              <w:top w:val="nil"/>
              <w:left w:val="nil"/>
              <w:bottom w:val="single" w:sz="4" w:space="0" w:color="auto"/>
              <w:right w:val="single" w:sz="4" w:space="0" w:color="auto"/>
            </w:tcBorders>
            <w:vAlign w:val="center"/>
            <w:hideMark/>
            <w:tcPrChange w:id="1247" w:author="Huyen Tran Thu" w:date="2024-10-13T21:52:00Z" w16du:dateUtc="2024-10-13T14:52:00Z">
              <w:tcPr>
                <w:tcW w:w="1382" w:type="pct"/>
                <w:gridSpan w:val="3"/>
                <w:tcBorders>
                  <w:top w:val="nil"/>
                  <w:left w:val="nil"/>
                  <w:bottom w:val="single" w:sz="4" w:space="0" w:color="auto"/>
                  <w:right w:val="single" w:sz="4" w:space="0" w:color="auto"/>
                </w:tcBorders>
                <w:vAlign w:val="bottom"/>
                <w:hideMark/>
              </w:tcPr>
            </w:tcPrChange>
          </w:tcPr>
          <w:p w14:paraId="78B4D242" w14:textId="77777777" w:rsidR="00CC07B8" w:rsidRPr="009B0DA5" w:rsidRDefault="00CC07B8" w:rsidP="009B0DA5">
            <w:pPr>
              <w:spacing w:before="0" w:after="0" w:line="240" w:lineRule="auto"/>
              <w:jc w:val="left"/>
              <w:rPr>
                <w:rFonts w:eastAsia="Times New Roman"/>
                <w:sz w:val="24"/>
                <w:szCs w:val="24"/>
                <w:lang w:val="en-US" w:eastAsia="ja-JP"/>
              </w:rPr>
            </w:pPr>
            <w:r w:rsidRPr="009B0DA5">
              <w:rPr>
                <w:rFonts w:eastAsia="Times New Roman"/>
                <w:sz w:val="24"/>
                <w:szCs w:val="24"/>
                <w:lang w:val="en-US" w:eastAsia="ja-JP"/>
              </w:rPr>
              <w:t>4D1- Xử lý và xả thải nước thải sinh hoạt</w:t>
            </w:r>
          </w:p>
        </w:tc>
        <w:tc>
          <w:tcPr>
            <w:tcW w:w="713" w:type="pct"/>
            <w:tcBorders>
              <w:top w:val="nil"/>
              <w:left w:val="nil"/>
              <w:bottom w:val="single" w:sz="4" w:space="0" w:color="auto"/>
              <w:right w:val="single" w:sz="4" w:space="0" w:color="auto"/>
            </w:tcBorders>
            <w:shd w:val="clear" w:color="000000" w:fill="D8D8D8"/>
            <w:noWrap/>
            <w:vAlign w:val="center"/>
            <w:tcPrChange w:id="1248" w:author="Huyen Tran Thu" w:date="2024-10-13T21:52:00Z" w16du:dateUtc="2024-10-13T14:52:00Z">
              <w:tcPr>
                <w:tcW w:w="713" w:type="pct"/>
                <w:tcBorders>
                  <w:top w:val="nil"/>
                  <w:left w:val="nil"/>
                  <w:bottom w:val="single" w:sz="4" w:space="0" w:color="auto"/>
                  <w:right w:val="single" w:sz="4" w:space="0" w:color="auto"/>
                </w:tcBorders>
                <w:shd w:val="clear" w:color="000000" w:fill="D8D8D8"/>
                <w:noWrap/>
                <w:vAlign w:val="center"/>
              </w:tcPr>
            </w:tcPrChange>
          </w:tcPr>
          <w:p w14:paraId="4BF317C6" w14:textId="6B110897" w:rsidR="00CC07B8" w:rsidRPr="009B0DA5" w:rsidRDefault="00CC07B8" w:rsidP="009B0DA5">
            <w:pPr>
              <w:spacing w:before="0" w:after="0" w:line="240" w:lineRule="auto"/>
              <w:jc w:val="center"/>
              <w:rPr>
                <w:sz w:val="24"/>
                <w:szCs w:val="24"/>
                <w:rPrChange w:id="1249" w:author="Huyen Tran Thu" w:date="2024-10-13T21:51:00Z" w16du:dateUtc="2024-10-13T14:51:00Z">
                  <w:rPr>
                    <w:rFonts w:eastAsia="Times New Roman"/>
                    <w:sz w:val="24"/>
                    <w:szCs w:val="24"/>
                    <w:lang w:val="en-US" w:eastAsia="ja-JP"/>
                  </w:rPr>
                </w:rPrChange>
              </w:rPr>
            </w:pPr>
          </w:p>
        </w:tc>
        <w:tc>
          <w:tcPr>
            <w:tcW w:w="697" w:type="pct"/>
            <w:tcBorders>
              <w:top w:val="nil"/>
              <w:left w:val="nil"/>
              <w:bottom w:val="single" w:sz="4" w:space="0" w:color="auto"/>
              <w:right w:val="single" w:sz="4" w:space="0" w:color="auto"/>
            </w:tcBorders>
            <w:noWrap/>
            <w:vAlign w:val="center"/>
            <w:tcPrChange w:id="1250" w:author="Huyen Tran Thu" w:date="2024-10-13T21:52:00Z" w16du:dateUtc="2024-10-13T14:52:00Z">
              <w:tcPr>
                <w:tcW w:w="697" w:type="pct"/>
                <w:tcBorders>
                  <w:top w:val="nil"/>
                  <w:left w:val="nil"/>
                  <w:bottom w:val="single" w:sz="4" w:space="0" w:color="auto"/>
                  <w:right w:val="single" w:sz="4" w:space="0" w:color="auto"/>
                </w:tcBorders>
                <w:noWrap/>
                <w:vAlign w:val="center"/>
              </w:tcPr>
            </w:tcPrChange>
          </w:tcPr>
          <w:p w14:paraId="47E3F30D" w14:textId="6035D194" w:rsidR="00CC07B8" w:rsidRPr="009B0DA5" w:rsidRDefault="00CC07B8" w:rsidP="009B0DA5">
            <w:pPr>
              <w:spacing w:before="0" w:after="0" w:line="240" w:lineRule="auto"/>
              <w:jc w:val="center"/>
              <w:rPr>
                <w:sz w:val="24"/>
                <w:szCs w:val="24"/>
                <w:rPrChange w:id="1251" w:author="Huyen Tran Thu" w:date="2024-10-13T21:51:00Z" w16du:dateUtc="2024-10-13T14:51:00Z">
                  <w:rPr>
                    <w:rFonts w:eastAsia="Times New Roman"/>
                    <w:sz w:val="24"/>
                    <w:szCs w:val="24"/>
                    <w:lang w:val="en-US" w:eastAsia="ja-JP"/>
                  </w:rPr>
                </w:rPrChange>
              </w:rPr>
            </w:pPr>
            <w:ins w:id="1252" w:author="Huyen Tran Thu" w:date="2024-10-13T21:31:00Z" w16du:dateUtc="2024-10-13T14:31:00Z">
              <w:r w:rsidRPr="009B0DA5">
                <w:rPr>
                  <w:sz w:val="24"/>
                  <w:szCs w:val="24"/>
                  <w:rPrChange w:id="1253" w:author="Huyen Tran Thu" w:date="2024-10-13T21:51:00Z" w16du:dateUtc="2024-10-13T14:51:00Z">
                    <w:rPr>
                      <w:rFonts w:ascii="Arial" w:hAnsi="Arial" w:cs="Arial"/>
                      <w:sz w:val="20"/>
                      <w:szCs w:val="20"/>
                    </w:rPr>
                  </w:rPrChange>
                </w:rPr>
                <w:t xml:space="preserve">202,17 </w:t>
              </w:r>
            </w:ins>
            <w:ins w:id="1254" w:author="Thu Huyen Tran" w:date="2023-12-05T19:51:00Z">
              <w:del w:id="1255" w:author="Huyen Tran Thu" w:date="2024-10-13T21:31:00Z" w16du:dateUtc="2024-10-13T14:31:00Z">
                <w:r w:rsidRPr="009B0DA5" w:rsidDel="00B41CB1">
                  <w:rPr>
                    <w:sz w:val="24"/>
                    <w:szCs w:val="24"/>
                    <w:rPrChange w:id="1256" w:author="Huyen Tran Thu" w:date="2024-10-13T21:51:00Z" w16du:dateUtc="2024-10-13T14:51:00Z">
                      <w:rPr>
                        <w:rFonts w:ascii="Arial" w:hAnsi="Arial" w:cs="Arial"/>
                        <w:sz w:val="20"/>
                        <w:szCs w:val="20"/>
                      </w:rPr>
                    </w:rPrChange>
                  </w:rPr>
                  <w:delText xml:space="preserve">191,87 </w:delText>
                </w:r>
              </w:del>
            </w:ins>
            <w:del w:id="1257" w:author="Huyen Tran Thu" w:date="2024-10-13T21:31:00Z" w16du:dateUtc="2024-10-13T14:31:00Z">
              <w:r w:rsidRPr="009B0DA5" w:rsidDel="00B41CB1">
                <w:rPr>
                  <w:sz w:val="24"/>
                  <w:szCs w:val="24"/>
                </w:rPr>
                <w:delText xml:space="preserve">                320,56</w:delText>
              </w:r>
            </w:del>
          </w:p>
        </w:tc>
        <w:tc>
          <w:tcPr>
            <w:tcW w:w="698" w:type="pct"/>
            <w:tcBorders>
              <w:top w:val="nil"/>
              <w:left w:val="nil"/>
              <w:bottom w:val="single" w:sz="4" w:space="0" w:color="auto"/>
              <w:right w:val="single" w:sz="4" w:space="0" w:color="auto"/>
            </w:tcBorders>
            <w:noWrap/>
            <w:vAlign w:val="center"/>
            <w:tcPrChange w:id="1258" w:author="Huyen Tran Thu" w:date="2024-10-13T21:52:00Z" w16du:dateUtc="2024-10-13T14:52:00Z">
              <w:tcPr>
                <w:tcW w:w="698" w:type="pct"/>
                <w:tcBorders>
                  <w:top w:val="nil"/>
                  <w:left w:val="nil"/>
                  <w:bottom w:val="single" w:sz="4" w:space="0" w:color="auto"/>
                  <w:right w:val="single" w:sz="4" w:space="0" w:color="auto"/>
                </w:tcBorders>
                <w:noWrap/>
                <w:vAlign w:val="center"/>
              </w:tcPr>
            </w:tcPrChange>
          </w:tcPr>
          <w:p w14:paraId="0EF017B0" w14:textId="2085D48C" w:rsidR="00CC07B8" w:rsidRPr="009B0DA5" w:rsidRDefault="006D7FF9" w:rsidP="009B0DA5">
            <w:pPr>
              <w:spacing w:before="0" w:after="0" w:line="240" w:lineRule="auto"/>
              <w:jc w:val="center"/>
              <w:rPr>
                <w:sz w:val="24"/>
                <w:szCs w:val="24"/>
                <w:rPrChange w:id="1259" w:author="Huyen Tran Thu" w:date="2024-10-13T21:51:00Z" w16du:dateUtc="2024-10-13T14:51:00Z">
                  <w:rPr>
                    <w:rFonts w:eastAsia="Times New Roman"/>
                    <w:sz w:val="24"/>
                    <w:szCs w:val="24"/>
                    <w:lang w:val="en-US" w:eastAsia="ja-JP"/>
                  </w:rPr>
                </w:rPrChange>
              </w:rPr>
            </w:pPr>
            <w:ins w:id="1260" w:author="Huyen Tran Thu" w:date="2025-11-09T22:36:00Z" w16du:dateUtc="2025-11-09T15:36:00Z">
              <w:r>
                <w:rPr>
                  <w:sz w:val="24"/>
                  <w:szCs w:val="24"/>
                </w:rPr>
                <w:t>0,08</w:t>
              </w:r>
            </w:ins>
            <w:ins w:id="1261" w:author="Huyen Tran Thu" w:date="2024-10-13T21:31:00Z" w16du:dateUtc="2024-10-13T14:31:00Z">
              <w:r w:rsidR="00CC07B8" w:rsidRPr="009B0DA5">
                <w:rPr>
                  <w:sz w:val="24"/>
                  <w:szCs w:val="24"/>
                  <w:rPrChange w:id="1262" w:author="Huyen Tran Thu" w:date="2024-10-13T21:51:00Z" w16du:dateUtc="2024-10-13T14:51:00Z">
                    <w:rPr>
                      <w:rFonts w:ascii="Arial" w:hAnsi="Arial" w:cs="Arial"/>
                      <w:sz w:val="20"/>
                      <w:szCs w:val="20"/>
                    </w:rPr>
                  </w:rPrChange>
                </w:rPr>
                <w:t xml:space="preserve"> </w:t>
              </w:r>
            </w:ins>
            <w:ins w:id="1263" w:author="Thu Huyen Tran" w:date="2023-12-05T19:53:00Z">
              <w:del w:id="1264" w:author="Huyen Tran Thu" w:date="2024-10-13T21:31:00Z" w16du:dateUtc="2024-10-13T14:31:00Z">
                <w:r w:rsidR="00CC07B8" w:rsidRPr="009B0DA5" w:rsidDel="00B41CB1">
                  <w:rPr>
                    <w:sz w:val="24"/>
                    <w:szCs w:val="24"/>
                    <w:rPrChange w:id="1265" w:author="Huyen Tran Thu" w:date="2024-10-13T21:51:00Z" w16du:dateUtc="2024-10-13T14:51:00Z">
                      <w:rPr>
                        <w:rFonts w:ascii="Arial" w:hAnsi="Arial" w:cs="Arial"/>
                        <w:sz w:val="20"/>
                        <w:szCs w:val="20"/>
                      </w:rPr>
                    </w:rPrChange>
                  </w:rPr>
                  <w:delText xml:space="preserve">1,53 </w:delText>
                </w:r>
              </w:del>
            </w:ins>
            <w:del w:id="1266" w:author="Huyen Tran Thu" w:date="2024-10-13T21:31:00Z" w16du:dateUtc="2024-10-13T14:31:00Z">
              <w:r w:rsidR="00CC07B8" w:rsidRPr="009B0DA5" w:rsidDel="00B41CB1">
                <w:rPr>
                  <w:sz w:val="24"/>
                  <w:szCs w:val="24"/>
                </w:rPr>
                <w:delText xml:space="preserve">                 7,71</w:delText>
              </w:r>
            </w:del>
          </w:p>
        </w:tc>
        <w:tc>
          <w:tcPr>
            <w:tcW w:w="822" w:type="pct"/>
            <w:tcBorders>
              <w:top w:val="nil"/>
              <w:left w:val="nil"/>
              <w:bottom w:val="single" w:sz="4" w:space="0" w:color="auto"/>
              <w:right w:val="single" w:sz="4" w:space="0" w:color="auto"/>
            </w:tcBorders>
            <w:vAlign w:val="center"/>
            <w:tcPrChange w:id="1267" w:author="Huyen Tran Thu" w:date="2024-10-13T21:52:00Z" w16du:dateUtc="2024-10-13T14:52:00Z">
              <w:tcPr>
                <w:tcW w:w="822" w:type="pct"/>
                <w:tcBorders>
                  <w:top w:val="nil"/>
                  <w:left w:val="nil"/>
                  <w:bottom w:val="single" w:sz="4" w:space="0" w:color="auto"/>
                  <w:right w:val="single" w:sz="4" w:space="0" w:color="auto"/>
                </w:tcBorders>
                <w:vAlign w:val="center"/>
              </w:tcPr>
            </w:tcPrChange>
          </w:tcPr>
          <w:p w14:paraId="2BC965DF" w14:textId="01B5105F" w:rsidR="00CC07B8" w:rsidRPr="009B0DA5" w:rsidRDefault="006D7FF9" w:rsidP="009B0DA5">
            <w:pPr>
              <w:spacing w:before="0" w:after="0" w:line="240" w:lineRule="auto"/>
              <w:jc w:val="center"/>
              <w:rPr>
                <w:sz w:val="24"/>
                <w:szCs w:val="24"/>
                <w:rPrChange w:id="1268" w:author="Huyen Tran Thu" w:date="2024-10-13T21:51:00Z" w16du:dateUtc="2024-10-13T14:51:00Z">
                  <w:rPr>
                    <w:rFonts w:eastAsia="Times New Roman"/>
                    <w:b/>
                    <w:bCs/>
                    <w:sz w:val="24"/>
                    <w:szCs w:val="24"/>
                    <w:lang w:val="en-US" w:eastAsia="ja-JP"/>
                  </w:rPr>
                </w:rPrChange>
              </w:rPr>
            </w:pPr>
            <w:ins w:id="1269" w:author="Huyen Tran Thu" w:date="2025-11-09T22:36:00Z" w16du:dateUtc="2025-11-09T15:36:00Z">
              <w:r>
                <w:rPr>
                  <w:sz w:val="24"/>
                  <w:szCs w:val="24"/>
                </w:rPr>
                <w:t>5.681,59</w:t>
              </w:r>
            </w:ins>
            <w:ins w:id="1270" w:author="Thu Huyen Tran" w:date="2023-12-05T19:55:00Z">
              <w:del w:id="1271" w:author="Huyen Tran Thu" w:date="2024-10-13T21:32:00Z" w16du:dateUtc="2024-10-13T14:32:00Z">
                <w:r w:rsidR="00CC07B8" w:rsidRPr="009B0DA5" w:rsidDel="00CC07B8">
                  <w:rPr>
                    <w:sz w:val="24"/>
                    <w:szCs w:val="24"/>
                    <w:rPrChange w:id="1272" w:author="Huyen Tran Thu" w:date="2024-10-13T21:51:00Z" w16du:dateUtc="2024-10-13T14:51:00Z">
                      <w:rPr>
                        <w:rFonts w:ascii="Arial" w:hAnsi="Arial" w:cs="Arial"/>
                        <w:sz w:val="20"/>
                        <w:szCs w:val="20"/>
                      </w:rPr>
                    </w:rPrChange>
                  </w:rPr>
                  <w:delText>5.777,35</w:delText>
                </w:r>
              </w:del>
            </w:ins>
            <w:del w:id="1273" w:author="Huyen Tran Thu" w:date="2024-10-13T21:32:00Z" w16du:dateUtc="2024-10-13T14:32:00Z">
              <w:r w:rsidR="00CC07B8" w:rsidRPr="009B0DA5" w:rsidDel="00CC07B8">
                <w:rPr>
                  <w:sz w:val="24"/>
                  <w:szCs w:val="24"/>
                  <w:rPrChange w:id="1274" w:author="Huyen Tran Thu" w:date="2024-10-13T21:51:00Z" w16du:dateUtc="2024-10-13T14:51:00Z">
                    <w:rPr>
                      <w:rFonts w:eastAsia="Times New Roman"/>
                      <w:b/>
                      <w:bCs/>
                      <w:sz w:val="24"/>
                      <w:szCs w:val="24"/>
                      <w:lang w:val="en-US" w:eastAsia="ja-JP"/>
                    </w:rPr>
                  </w:rPrChange>
                </w:rPr>
                <w:delText>11.017,98</w:delText>
              </w:r>
            </w:del>
          </w:p>
        </w:tc>
      </w:tr>
      <w:tr w:rsidR="009B0DA5" w:rsidRPr="009B0DA5" w14:paraId="4C5E5023" w14:textId="77777777" w:rsidTr="009B0DA5">
        <w:trPr>
          <w:trHeight w:val="510"/>
          <w:trPrChange w:id="1275" w:author="Huyen Tran Thu" w:date="2024-10-13T21:52:00Z" w16du:dateUtc="2024-10-13T14:52:00Z">
            <w:trPr>
              <w:trHeight w:val="510"/>
            </w:trPr>
          </w:trPrChange>
        </w:trPr>
        <w:tc>
          <w:tcPr>
            <w:tcW w:w="688" w:type="pct"/>
            <w:vMerge/>
            <w:tcBorders>
              <w:top w:val="nil"/>
              <w:left w:val="single" w:sz="4" w:space="0" w:color="auto"/>
              <w:bottom w:val="single" w:sz="4" w:space="0" w:color="000000"/>
              <w:right w:val="single" w:sz="4" w:space="0" w:color="auto"/>
            </w:tcBorders>
            <w:vAlign w:val="center"/>
            <w:hideMark/>
            <w:tcPrChange w:id="1276" w:author="Huyen Tran Thu" w:date="2024-10-13T21:52:00Z" w16du:dateUtc="2024-10-13T14:52:00Z">
              <w:tcPr>
                <w:tcW w:w="688" w:type="pct"/>
                <w:vMerge/>
                <w:tcBorders>
                  <w:top w:val="nil"/>
                  <w:left w:val="single" w:sz="4" w:space="0" w:color="auto"/>
                  <w:bottom w:val="single" w:sz="4" w:space="0" w:color="000000"/>
                  <w:right w:val="single" w:sz="4" w:space="0" w:color="auto"/>
                </w:tcBorders>
                <w:vAlign w:val="center"/>
                <w:hideMark/>
              </w:tcPr>
            </w:tcPrChange>
          </w:tcPr>
          <w:p w14:paraId="453B5891" w14:textId="77777777" w:rsidR="00CC07B8" w:rsidRPr="009B0DA5" w:rsidRDefault="00CC07B8" w:rsidP="009B0DA5">
            <w:pPr>
              <w:spacing w:before="0" w:after="0" w:line="240" w:lineRule="auto"/>
              <w:jc w:val="left"/>
              <w:rPr>
                <w:rFonts w:eastAsia="Times New Roman"/>
                <w:sz w:val="24"/>
                <w:szCs w:val="24"/>
                <w:lang w:val="en-US" w:eastAsia="ja-JP"/>
              </w:rPr>
            </w:pPr>
          </w:p>
        </w:tc>
        <w:tc>
          <w:tcPr>
            <w:tcW w:w="1382" w:type="pct"/>
            <w:tcBorders>
              <w:top w:val="nil"/>
              <w:left w:val="nil"/>
              <w:bottom w:val="single" w:sz="4" w:space="0" w:color="auto"/>
              <w:right w:val="single" w:sz="4" w:space="0" w:color="auto"/>
            </w:tcBorders>
            <w:vAlign w:val="center"/>
            <w:hideMark/>
            <w:tcPrChange w:id="1277" w:author="Huyen Tran Thu" w:date="2024-10-13T21:52:00Z" w16du:dateUtc="2024-10-13T14:52:00Z">
              <w:tcPr>
                <w:tcW w:w="1382" w:type="pct"/>
                <w:gridSpan w:val="3"/>
                <w:tcBorders>
                  <w:top w:val="nil"/>
                  <w:left w:val="nil"/>
                  <w:bottom w:val="single" w:sz="4" w:space="0" w:color="auto"/>
                  <w:right w:val="single" w:sz="4" w:space="0" w:color="auto"/>
                </w:tcBorders>
                <w:vAlign w:val="bottom"/>
                <w:hideMark/>
              </w:tcPr>
            </w:tcPrChange>
          </w:tcPr>
          <w:p w14:paraId="10C17C8F" w14:textId="77777777" w:rsidR="00CC07B8" w:rsidRPr="009B0DA5" w:rsidRDefault="00CC07B8" w:rsidP="009B0DA5">
            <w:pPr>
              <w:spacing w:before="0" w:after="0" w:line="240" w:lineRule="auto"/>
              <w:jc w:val="left"/>
              <w:rPr>
                <w:rFonts w:eastAsia="Times New Roman"/>
                <w:sz w:val="24"/>
                <w:szCs w:val="24"/>
                <w:lang w:val="en-US" w:eastAsia="ja-JP"/>
              </w:rPr>
            </w:pPr>
            <w:r w:rsidRPr="009B0DA5">
              <w:rPr>
                <w:rFonts w:eastAsia="Times New Roman"/>
                <w:sz w:val="24"/>
                <w:szCs w:val="24"/>
                <w:lang w:val="en-US" w:eastAsia="ja-JP"/>
              </w:rPr>
              <w:t>4D2 - Xử lý và xả thải nước thải công nghiệp</w:t>
            </w:r>
          </w:p>
        </w:tc>
        <w:tc>
          <w:tcPr>
            <w:tcW w:w="713" w:type="pct"/>
            <w:tcBorders>
              <w:top w:val="nil"/>
              <w:left w:val="nil"/>
              <w:bottom w:val="single" w:sz="4" w:space="0" w:color="auto"/>
              <w:right w:val="single" w:sz="4" w:space="0" w:color="auto"/>
            </w:tcBorders>
            <w:shd w:val="clear" w:color="000000" w:fill="D8D8D8"/>
            <w:noWrap/>
            <w:vAlign w:val="center"/>
            <w:tcPrChange w:id="1278" w:author="Huyen Tran Thu" w:date="2024-10-13T21:52:00Z" w16du:dateUtc="2024-10-13T14:52:00Z">
              <w:tcPr>
                <w:tcW w:w="713" w:type="pct"/>
                <w:tcBorders>
                  <w:top w:val="nil"/>
                  <w:left w:val="nil"/>
                  <w:bottom w:val="single" w:sz="4" w:space="0" w:color="auto"/>
                  <w:right w:val="single" w:sz="4" w:space="0" w:color="auto"/>
                </w:tcBorders>
                <w:shd w:val="clear" w:color="000000" w:fill="D8D8D8"/>
                <w:noWrap/>
                <w:vAlign w:val="center"/>
              </w:tcPr>
            </w:tcPrChange>
          </w:tcPr>
          <w:p w14:paraId="69D4312B" w14:textId="4A4AEDDB" w:rsidR="00CC07B8" w:rsidRPr="009B0DA5" w:rsidRDefault="00CC07B8" w:rsidP="009B0DA5">
            <w:pPr>
              <w:spacing w:before="0" w:after="0" w:line="240" w:lineRule="auto"/>
              <w:jc w:val="center"/>
              <w:rPr>
                <w:sz w:val="24"/>
                <w:szCs w:val="24"/>
                <w:rPrChange w:id="1279" w:author="Huyen Tran Thu" w:date="2024-10-13T21:51:00Z" w16du:dateUtc="2024-10-13T14:51:00Z">
                  <w:rPr>
                    <w:rFonts w:eastAsia="Times New Roman"/>
                    <w:sz w:val="24"/>
                    <w:szCs w:val="24"/>
                    <w:lang w:val="en-US" w:eastAsia="ja-JP"/>
                  </w:rPr>
                </w:rPrChange>
              </w:rPr>
            </w:pPr>
          </w:p>
        </w:tc>
        <w:tc>
          <w:tcPr>
            <w:tcW w:w="697" w:type="pct"/>
            <w:tcBorders>
              <w:top w:val="nil"/>
              <w:left w:val="nil"/>
              <w:bottom w:val="single" w:sz="4" w:space="0" w:color="auto"/>
              <w:right w:val="single" w:sz="4" w:space="0" w:color="auto"/>
            </w:tcBorders>
            <w:noWrap/>
            <w:vAlign w:val="center"/>
            <w:tcPrChange w:id="1280" w:author="Huyen Tran Thu" w:date="2024-10-13T21:52:00Z" w16du:dateUtc="2024-10-13T14:52:00Z">
              <w:tcPr>
                <w:tcW w:w="697" w:type="pct"/>
                <w:tcBorders>
                  <w:top w:val="nil"/>
                  <w:left w:val="nil"/>
                  <w:bottom w:val="single" w:sz="4" w:space="0" w:color="auto"/>
                  <w:right w:val="single" w:sz="4" w:space="0" w:color="auto"/>
                </w:tcBorders>
                <w:noWrap/>
                <w:vAlign w:val="center"/>
              </w:tcPr>
            </w:tcPrChange>
          </w:tcPr>
          <w:p w14:paraId="0C6F39CF" w14:textId="60475B07" w:rsidR="00CC07B8" w:rsidRPr="009B0DA5" w:rsidRDefault="00CC07B8" w:rsidP="009B0DA5">
            <w:pPr>
              <w:spacing w:before="0" w:after="0" w:line="240" w:lineRule="auto"/>
              <w:jc w:val="center"/>
              <w:rPr>
                <w:sz w:val="24"/>
                <w:szCs w:val="24"/>
                <w:rPrChange w:id="1281" w:author="Huyen Tran Thu" w:date="2024-10-13T21:51:00Z" w16du:dateUtc="2024-10-13T14:51:00Z">
                  <w:rPr>
                    <w:rFonts w:eastAsia="Times New Roman"/>
                    <w:sz w:val="24"/>
                    <w:szCs w:val="24"/>
                    <w:lang w:val="en-US" w:eastAsia="ja-JP"/>
                  </w:rPr>
                </w:rPrChange>
              </w:rPr>
            </w:pPr>
            <w:ins w:id="1282" w:author="Huyen Tran Thu" w:date="2024-10-13T21:31:00Z" w16du:dateUtc="2024-10-13T14:31:00Z">
              <w:r w:rsidRPr="009B0DA5">
                <w:rPr>
                  <w:sz w:val="24"/>
                  <w:szCs w:val="24"/>
                  <w:rPrChange w:id="1283" w:author="Huyen Tran Thu" w:date="2024-10-13T21:51:00Z" w16du:dateUtc="2024-10-13T14:51:00Z">
                    <w:rPr>
                      <w:rFonts w:ascii="Arial" w:hAnsi="Arial" w:cs="Arial"/>
                      <w:sz w:val="20"/>
                      <w:szCs w:val="20"/>
                    </w:rPr>
                  </w:rPrChange>
                </w:rPr>
                <w:t xml:space="preserve">168,14 </w:t>
              </w:r>
            </w:ins>
            <w:ins w:id="1284" w:author="Thu Huyen Tran" w:date="2023-12-05T19:51:00Z">
              <w:del w:id="1285" w:author="Huyen Tran Thu" w:date="2024-10-13T21:31:00Z" w16du:dateUtc="2024-10-13T14:31:00Z">
                <w:r w:rsidRPr="009B0DA5" w:rsidDel="00B41CB1">
                  <w:rPr>
                    <w:sz w:val="24"/>
                    <w:szCs w:val="24"/>
                    <w:rPrChange w:id="1286" w:author="Huyen Tran Thu" w:date="2024-10-13T21:51:00Z" w16du:dateUtc="2024-10-13T14:51:00Z">
                      <w:rPr>
                        <w:rFonts w:ascii="Arial" w:hAnsi="Arial" w:cs="Arial"/>
                        <w:sz w:val="20"/>
                        <w:szCs w:val="20"/>
                      </w:rPr>
                    </w:rPrChange>
                  </w:rPr>
                  <w:delText xml:space="preserve">106,07 </w:delText>
                </w:r>
              </w:del>
            </w:ins>
            <w:del w:id="1287" w:author="Huyen Tran Thu" w:date="2024-10-13T21:31:00Z" w16du:dateUtc="2024-10-13T14:31:00Z">
              <w:r w:rsidRPr="009B0DA5" w:rsidDel="00B41CB1">
                <w:rPr>
                  <w:sz w:val="24"/>
                  <w:szCs w:val="24"/>
                </w:rPr>
                <w:delText xml:space="preserve">                108,98</w:delText>
              </w:r>
            </w:del>
          </w:p>
        </w:tc>
        <w:tc>
          <w:tcPr>
            <w:tcW w:w="698" w:type="pct"/>
            <w:tcBorders>
              <w:top w:val="nil"/>
              <w:left w:val="nil"/>
              <w:bottom w:val="single" w:sz="4" w:space="0" w:color="auto"/>
              <w:right w:val="single" w:sz="4" w:space="0" w:color="auto"/>
            </w:tcBorders>
            <w:noWrap/>
            <w:vAlign w:val="center"/>
            <w:tcPrChange w:id="1288" w:author="Huyen Tran Thu" w:date="2024-10-13T21:52:00Z" w16du:dateUtc="2024-10-13T14:52:00Z">
              <w:tcPr>
                <w:tcW w:w="698" w:type="pct"/>
                <w:tcBorders>
                  <w:top w:val="nil"/>
                  <w:left w:val="nil"/>
                  <w:bottom w:val="single" w:sz="4" w:space="0" w:color="auto"/>
                  <w:right w:val="single" w:sz="4" w:space="0" w:color="auto"/>
                </w:tcBorders>
                <w:noWrap/>
                <w:vAlign w:val="center"/>
              </w:tcPr>
            </w:tcPrChange>
          </w:tcPr>
          <w:p w14:paraId="22095EFE" w14:textId="2DDFDB7A" w:rsidR="00CC07B8" w:rsidRPr="009B0DA5" w:rsidRDefault="00CC07B8" w:rsidP="009B0DA5">
            <w:pPr>
              <w:spacing w:before="0" w:after="0" w:line="240" w:lineRule="auto"/>
              <w:jc w:val="center"/>
              <w:rPr>
                <w:sz w:val="24"/>
                <w:szCs w:val="24"/>
                <w:rPrChange w:id="1289" w:author="Huyen Tran Thu" w:date="2024-10-13T21:51:00Z" w16du:dateUtc="2024-10-13T14:51:00Z">
                  <w:rPr>
                    <w:rFonts w:eastAsia="Times New Roman"/>
                    <w:sz w:val="24"/>
                    <w:szCs w:val="24"/>
                    <w:lang w:val="en-US" w:eastAsia="ja-JP"/>
                  </w:rPr>
                </w:rPrChange>
              </w:rPr>
            </w:pPr>
            <w:ins w:id="1290" w:author="Huyen Tran Thu" w:date="2024-10-13T21:31:00Z" w16du:dateUtc="2024-10-13T14:31:00Z">
              <w:r w:rsidRPr="009B0DA5">
                <w:rPr>
                  <w:sz w:val="24"/>
                  <w:szCs w:val="24"/>
                  <w:rPrChange w:id="1291" w:author="Huyen Tran Thu" w:date="2024-10-13T21:51:00Z" w16du:dateUtc="2024-10-13T14:51:00Z">
                    <w:rPr>
                      <w:rFonts w:ascii="Arial" w:hAnsi="Arial" w:cs="Arial"/>
                      <w:sz w:val="20"/>
                      <w:szCs w:val="20"/>
                    </w:rPr>
                  </w:rPrChange>
                </w:rPr>
                <w:t xml:space="preserve">0,30 </w:t>
              </w:r>
            </w:ins>
            <w:ins w:id="1292" w:author="Thu Huyen Tran" w:date="2023-12-05T19:53:00Z">
              <w:del w:id="1293" w:author="Huyen Tran Thu" w:date="2024-10-13T21:31:00Z" w16du:dateUtc="2024-10-13T14:31:00Z">
                <w:r w:rsidRPr="009B0DA5" w:rsidDel="00B41CB1">
                  <w:rPr>
                    <w:sz w:val="24"/>
                    <w:szCs w:val="24"/>
                    <w:rPrChange w:id="1294" w:author="Huyen Tran Thu" w:date="2024-10-13T21:51:00Z" w16du:dateUtc="2024-10-13T14:51:00Z">
                      <w:rPr>
                        <w:rFonts w:ascii="Arial" w:hAnsi="Arial" w:cs="Arial"/>
                        <w:sz w:val="20"/>
                        <w:szCs w:val="20"/>
                      </w:rPr>
                    </w:rPrChange>
                  </w:rPr>
                  <w:delText>0,21</w:delText>
                </w:r>
              </w:del>
            </w:ins>
          </w:p>
        </w:tc>
        <w:tc>
          <w:tcPr>
            <w:tcW w:w="822" w:type="pct"/>
            <w:tcBorders>
              <w:top w:val="nil"/>
              <w:left w:val="nil"/>
              <w:bottom w:val="single" w:sz="4" w:space="0" w:color="auto"/>
              <w:right w:val="single" w:sz="4" w:space="0" w:color="auto"/>
            </w:tcBorders>
            <w:vAlign w:val="center"/>
            <w:tcPrChange w:id="1295" w:author="Huyen Tran Thu" w:date="2024-10-13T21:52:00Z" w16du:dateUtc="2024-10-13T14:52:00Z">
              <w:tcPr>
                <w:tcW w:w="822" w:type="pct"/>
                <w:tcBorders>
                  <w:top w:val="nil"/>
                  <w:left w:val="nil"/>
                  <w:bottom w:val="single" w:sz="4" w:space="0" w:color="auto"/>
                  <w:right w:val="single" w:sz="4" w:space="0" w:color="auto"/>
                </w:tcBorders>
                <w:vAlign w:val="center"/>
              </w:tcPr>
            </w:tcPrChange>
          </w:tcPr>
          <w:p w14:paraId="5C8DF0DE" w14:textId="3B01D96B" w:rsidR="00CC07B8" w:rsidRPr="009B0DA5" w:rsidRDefault="00CC07B8" w:rsidP="009B0DA5">
            <w:pPr>
              <w:spacing w:before="0" w:after="0" w:line="240" w:lineRule="auto"/>
              <w:jc w:val="center"/>
              <w:rPr>
                <w:sz w:val="24"/>
                <w:szCs w:val="24"/>
                <w:rPrChange w:id="1296" w:author="Huyen Tran Thu" w:date="2024-10-13T21:51:00Z" w16du:dateUtc="2024-10-13T14:51:00Z">
                  <w:rPr>
                    <w:rFonts w:eastAsia="Times New Roman"/>
                    <w:b/>
                    <w:bCs/>
                    <w:sz w:val="24"/>
                    <w:szCs w:val="24"/>
                    <w:lang w:val="en-US" w:eastAsia="ja-JP"/>
                  </w:rPr>
                </w:rPrChange>
              </w:rPr>
            </w:pPr>
            <w:ins w:id="1297" w:author="Huyen Tran Thu" w:date="2024-10-13T21:33:00Z" w16du:dateUtc="2024-10-13T14:33:00Z">
              <w:r w:rsidRPr="009B0DA5">
                <w:rPr>
                  <w:sz w:val="24"/>
                  <w:szCs w:val="24"/>
                </w:rPr>
                <w:t>4,787,82</w:t>
              </w:r>
            </w:ins>
            <w:ins w:id="1298" w:author="Thu Huyen Tran" w:date="2023-12-05T19:55:00Z">
              <w:del w:id="1299" w:author="Huyen Tran Thu" w:date="2024-10-13T21:32:00Z" w16du:dateUtc="2024-10-13T14:32:00Z">
                <w:r w:rsidRPr="009B0DA5" w:rsidDel="00CC07B8">
                  <w:rPr>
                    <w:sz w:val="24"/>
                    <w:szCs w:val="24"/>
                    <w:rPrChange w:id="1300" w:author="Huyen Tran Thu" w:date="2024-10-13T21:51:00Z" w16du:dateUtc="2024-10-13T14:51:00Z">
                      <w:rPr>
                        <w:rFonts w:ascii="Arial" w:hAnsi="Arial" w:cs="Arial"/>
                        <w:sz w:val="20"/>
                        <w:szCs w:val="20"/>
                      </w:rPr>
                    </w:rPrChange>
                  </w:rPr>
                  <w:delText>3.025,85</w:delText>
                </w:r>
              </w:del>
            </w:ins>
            <w:del w:id="1301" w:author="Huyen Tran Thu" w:date="2024-10-13T21:32:00Z" w16du:dateUtc="2024-10-13T14:32:00Z">
              <w:r w:rsidRPr="009B0DA5" w:rsidDel="00CC07B8">
                <w:rPr>
                  <w:sz w:val="24"/>
                  <w:szCs w:val="24"/>
                  <w:rPrChange w:id="1302" w:author="Huyen Tran Thu" w:date="2024-10-13T21:51:00Z" w16du:dateUtc="2024-10-13T14:51:00Z">
                    <w:rPr>
                      <w:rFonts w:eastAsia="Times New Roman"/>
                      <w:b/>
                      <w:bCs/>
                      <w:sz w:val="24"/>
                      <w:szCs w:val="24"/>
                      <w:lang w:val="en-US" w:eastAsia="ja-JP"/>
                    </w:rPr>
                  </w:rPrChange>
                </w:rPr>
                <w:delText>3.051,57</w:delText>
              </w:r>
            </w:del>
          </w:p>
        </w:tc>
      </w:tr>
      <w:tr w:rsidR="009B0DA5" w:rsidRPr="009B0DA5" w14:paraId="3787C5DA" w14:textId="77777777" w:rsidTr="009B0DA5">
        <w:trPr>
          <w:trHeight w:val="345"/>
        </w:trPr>
        <w:tc>
          <w:tcPr>
            <w:tcW w:w="2070" w:type="pct"/>
            <w:gridSpan w:val="2"/>
            <w:tcBorders>
              <w:top w:val="nil"/>
              <w:left w:val="single" w:sz="4" w:space="0" w:color="auto"/>
              <w:bottom w:val="single" w:sz="4" w:space="0" w:color="auto"/>
              <w:right w:val="single" w:sz="4" w:space="0" w:color="auto"/>
            </w:tcBorders>
            <w:shd w:val="clear" w:color="000000" w:fill="D8D8D8"/>
            <w:noWrap/>
            <w:vAlign w:val="center"/>
            <w:hideMark/>
          </w:tcPr>
          <w:p w14:paraId="5935203C" w14:textId="77777777" w:rsidR="0012706C" w:rsidRPr="009B0DA5" w:rsidRDefault="0012706C" w:rsidP="009B0DA5">
            <w:pPr>
              <w:spacing w:before="0" w:after="0" w:line="240" w:lineRule="auto"/>
              <w:jc w:val="left"/>
              <w:rPr>
                <w:rFonts w:eastAsia="Times New Roman"/>
                <w:sz w:val="24"/>
                <w:szCs w:val="24"/>
                <w:lang w:val="en-US" w:eastAsia="ja-JP"/>
              </w:rPr>
            </w:pPr>
            <w:r w:rsidRPr="009B0DA5">
              <w:rPr>
                <w:rFonts w:eastAsia="Times New Roman"/>
                <w:sz w:val="24"/>
                <w:szCs w:val="24"/>
                <w:lang w:val="en-US" w:eastAsia="ja-JP"/>
              </w:rPr>
              <w:t>4E - Khác</w:t>
            </w:r>
          </w:p>
        </w:tc>
        <w:tc>
          <w:tcPr>
            <w:tcW w:w="713" w:type="pct"/>
            <w:tcBorders>
              <w:top w:val="nil"/>
              <w:left w:val="nil"/>
              <w:bottom w:val="single" w:sz="4" w:space="0" w:color="auto"/>
              <w:right w:val="single" w:sz="4" w:space="0" w:color="auto"/>
            </w:tcBorders>
            <w:shd w:val="clear" w:color="000000" w:fill="D8D8D8"/>
            <w:noWrap/>
            <w:vAlign w:val="center"/>
          </w:tcPr>
          <w:p w14:paraId="66228F9C" w14:textId="27294E82" w:rsidR="0012706C" w:rsidRPr="009B0DA5" w:rsidRDefault="0012706C">
            <w:pPr>
              <w:spacing w:before="0" w:after="0" w:line="240" w:lineRule="auto"/>
              <w:jc w:val="center"/>
              <w:rPr>
                <w:sz w:val="24"/>
                <w:szCs w:val="24"/>
                <w:rPrChange w:id="1303" w:author="Huyen Tran Thu" w:date="2024-10-13T21:51:00Z" w16du:dateUtc="2024-10-13T14:51:00Z">
                  <w:rPr>
                    <w:rFonts w:eastAsia="Times New Roman"/>
                    <w:sz w:val="24"/>
                    <w:szCs w:val="24"/>
                    <w:lang w:val="en-US" w:eastAsia="ja-JP"/>
                  </w:rPr>
                </w:rPrChange>
              </w:rPr>
              <w:pPrChange w:id="1304" w:author="Huyen Tran Thu" w:date="2024-10-13T21:53:00Z" w16du:dateUtc="2024-10-13T14:53:00Z">
                <w:pPr>
                  <w:spacing w:before="0" w:after="0" w:line="240" w:lineRule="auto"/>
                  <w:jc w:val="left"/>
                </w:pPr>
              </w:pPrChange>
            </w:pPr>
          </w:p>
        </w:tc>
        <w:tc>
          <w:tcPr>
            <w:tcW w:w="697" w:type="pct"/>
            <w:tcBorders>
              <w:top w:val="nil"/>
              <w:left w:val="nil"/>
              <w:bottom w:val="single" w:sz="4" w:space="0" w:color="auto"/>
              <w:right w:val="single" w:sz="4" w:space="0" w:color="auto"/>
            </w:tcBorders>
            <w:shd w:val="clear" w:color="000000" w:fill="D8D8D8"/>
            <w:noWrap/>
            <w:vAlign w:val="center"/>
          </w:tcPr>
          <w:p w14:paraId="56EC5080" w14:textId="76B59B07" w:rsidR="0012706C" w:rsidRPr="009B0DA5" w:rsidRDefault="0012706C">
            <w:pPr>
              <w:spacing w:before="0" w:after="0" w:line="240" w:lineRule="auto"/>
              <w:jc w:val="center"/>
              <w:rPr>
                <w:sz w:val="24"/>
                <w:szCs w:val="24"/>
                <w:rPrChange w:id="1305" w:author="Huyen Tran Thu" w:date="2024-10-13T21:51:00Z" w16du:dateUtc="2024-10-13T14:51:00Z">
                  <w:rPr>
                    <w:rFonts w:eastAsia="Times New Roman"/>
                    <w:sz w:val="24"/>
                    <w:szCs w:val="24"/>
                    <w:lang w:val="en-US" w:eastAsia="ja-JP"/>
                  </w:rPr>
                </w:rPrChange>
              </w:rPr>
              <w:pPrChange w:id="1306" w:author="Huyen Tran Thu" w:date="2024-10-13T21:53:00Z" w16du:dateUtc="2024-10-13T14:53:00Z">
                <w:pPr>
                  <w:spacing w:before="0" w:after="0" w:line="240" w:lineRule="auto"/>
                  <w:jc w:val="left"/>
                </w:pPr>
              </w:pPrChange>
            </w:pPr>
          </w:p>
        </w:tc>
        <w:tc>
          <w:tcPr>
            <w:tcW w:w="698" w:type="pct"/>
            <w:tcBorders>
              <w:top w:val="nil"/>
              <w:left w:val="nil"/>
              <w:bottom w:val="single" w:sz="4" w:space="0" w:color="auto"/>
              <w:right w:val="single" w:sz="4" w:space="0" w:color="auto"/>
            </w:tcBorders>
            <w:shd w:val="clear" w:color="000000" w:fill="D8D8D8"/>
            <w:noWrap/>
            <w:vAlign w:val="center"/>
          </w:tcPr>
          <w:p w14:paraId="42D92FDE" w14:textId="30095886" w:rsidR="0012706C" w:rsidRPr="009B0DA5" w:rsidRDefault="0012706C">
            <w:pPr>
              <w:spacing w:before="0" w:after="0" w:line="240" w:lineRule="auto"/>
              <w:jc w:val="center"/>
              <w:rPr>
                <w:sz w:val="24"/>
                <w:szCs w:val="24"/>
                <w:rPrChange w:id="1307" w:author="Huyen Tran Thu" w:date="2024-10-13T21:51:00Z" w16du:dateUtc="2024-10-13T14:51:00Z">
                  <w:rPr>
                    <w:rFonts w:eastAsia="Times New Roman"/>
                    <w:sz w:val="24"/>
                    <w:szCs w:val="24"/>
                    <w:lang w:val="en-US" w:eastAsia="ja-JP"/>
                  </w:rPr>
                </w:rPrChange>
              </w:rPr>
              <w:pPrChange w:id="1308" w:author="Huyen Tran Thu" w:date="2024-10-13T21:53:00Z" w16du:dateUtc="2024-10-13T14:53:00Z">
                <w:pPr>
                  <w:spacing w:before="0" w:after="0" w:line="240" w:lineRule="auto"/>
                  <w:jc w:val="left"/>
                </w:pPr>
              </w:pPrChange>
            </w:pPr>
          </w:p>
        </w:tc>
        <w:tc>
          <w:tcPr>
            <w:tcW w:w="822" w:type="pct"/>
            <w:tcBorders>
              <w:top w:val="nil"/>
              <w:left w:val="nil"/>
              <w:bottom w:val="single" w:sz="4" w:space="0" w:color="auto"/>
              <w:right w:val="single" w:sz="4" w:space="0" w:color="auto"/>
            </w:tcBorders>
            <w:shd w:val="clear" w:color="000000" w:fill="D8D8D8"/>
            <w:vAlign w:val="center"/>
          </w:tcPr>
          <w:p w14:paraId="210E2AAC" w14:textId="6E7B342E" w:rsidR="0012706C" w:rsidRPr="009B0DA5" w:rsidRDefault="0012706C">
            <w:pPr>
              <w:spacing w:before="0" w:after="0" w:line="240" w:lineRule="auto"/>
              <w:jc w:val="center"/>
              <w:rPr>
                <w:sz w:val="24"/>
                <w:szCs w:val="24"/>
                <w:rPrChange w:id="1309" w:author="Huyen Tran Thu" w:date="2024-10-13T21:51:00Z" w16du:dateUtc="2024-10-13T14:51:00Z">
                  <w:rPr>
                    <w:rFonts w:eastAsia="Times New Roman"/>
                    <w:sz w:val="24"/>
                    <w:szCs w:val="24"/>
                    <w:lang w:val="en-US" w:eastAsia="ja-JP"/>
                  </w:rPr>
                </w:rPrChange>
              </w:rPr>
              <w:pPrChange w:id="1310" w:author="Huyen Tran Thu" w:date="2024-10-13T21:53:00Z" w16du:dateUtc="2024-10-13T14:53:00Z">
                <w:pPr>
                  <w:spacing w:before="0" w:after="0" w:line="240" w:lineRule="auto"/>
                  <w:jc w:val="left"/>
                </w:pPr>
              </w:pPrChange>
            </w:pPr>
          </w:p>
        </w:tc>
      </w:tr>
      <w:tr w:rsidR="009B0DA5" w:rsidRPr="009B0DA5" w14:paraId="66C983F4" w14:textId="77777777" w:rsidTr="009B0DA5">
        <w:trPr>
          <w:trHeight w:val="565"/>
        </w:trPr>
        <w:tc>
          <w:tcPr>
            <w:tcW w:w="2070" w:type="pct"/>
            <w:gridSpan w:val="2"/>
            <w:tcBorders>
              <w:top w:val="single" w:sz="4" w:space="0" w:color="auto"/>
              <w:left w:val="single" w:sz="4" w:space="0" w:color="auto"/>
              <w:bottom w:val="single" w:sz="4" w:space="0" w:color="auto"/>
              <w:right w:val="single" w:sz="4" w:space="0" w:color="auto"/>
            </w:tcBorders>
            <w:noWrap/>
            <w:vAlign w:val="center"/>
            <w:hideMark/>
          </w:tcPr>
          <w:p w14:paraId="0C045898" w14:textId="2E78EDCA" w:rsidR="009B0DA5" w:rsidRPr="009B0DA5" w:rsidRDefault="009B0DA5" w:rsidP="009B0DA5">
            <w:pPr>
              <w:spacing w:before="0" w:after="0" w:line="240" w:lineRule="auto"/>
              <w:jc w:val="left"/>
              <w:rPr>
                <w:rFonts w:eastAsia="Times New Roman"/>
                <w:b/>
                <w:sz w:val="24"/>
                <w:szCs w:val="24"/>
                <w:lang w:val="en-US" w:eastAsia="ja-JP"/>
              </w:rPr>
            </w:pPr>
            <w:r w:rsidRPr="009B0DA5">
              <w:rPr>
                <w:rFonts w:eastAsia="Times New Roman"/>
                <w:b/>
                <w:sz w:val="24"/>
                <w:szCs w:val="24"/>
                <w:lang w:val="en-US" w:eastAsia="ja-JP"/>
              </w:rPr>
              <w:t>TỔNG</w:t>
            </w:r>
          </w:p>
        </w:tc>
        <w:tc>
          <w:tcPr>
            <w:tcW w:w="713" w:type="pct"/>
            <w:tcBorders>
              <w:top w:val="single" w:sz="4" w:space="0" w:color="auto"/>
              <w:left w:val="nil"/>
              <w:bottom w:val="single" w:sz="4" w:space="0" w:color="auto"/>
              <w:right w:val="single" w:sz="4" w:space="0" w:color="auto"/>
            </w:tcBorders>
            <w:noWrap/>
            <w:vAlign w:val="center"/>
          </w:tcPr>
          <w:p w14:paraId="1DC7723F" w14:textId="566A3052" w:rsidR="009B0DA5" w:rsidRPr="009B0DA5" w:rsidRDefault="00FD7EAF" w:rsidP="009B0DA5">
            <w:pPr>
              <w:spacing w:before="0" w:after="0" w:line="240" w:lineRule="auto"/>
              <w:jc w:val="center"/>
              <w:rPr>
                <w:b/>
                <w:bCs/>
                <w:sz w:val="24"/>
                <w:szCs w:val="24"/>
                <w:rPrChange w:id="1311" w:author="Huyen Tran Thu" w:date="2024-10-13T21:51:00Z" w16du:dateUtc="2024-10-13T14:51:00Z">
                  <w:rPr>
                    <w:rFonts w:eastAsia="Times New Roman"/>
                    <w:b/>
                    <w:sz w:val="24"/>
                    <w:szCs w:val="24"/>
                    <w:lang w:val="en-US" w:eastAsia="ja-JP"/>
                  </w:rPr>
                </w:rPrChange>
              </w:rPr>
            </w:pPr>
            <w:ins w:id="1312" w:author="Huyen Tran Thu" w:date="2025-04-28T22:43:00Z" w16du:dateUtc="2025-04-28T15:43:00Z">
              <w:r>
                <w:rPr>
                  <w:b/>
                  <w:bCs/>
                  <w:sz w:val="24"/>
                  <w:szCs w:val="24"/>
                </w:rPr>
                <w:t>3.255,88</w:t>
              </w:r>
            </w:ins>
            <w:ins w:id="1313" w:author="Thu Huyen Tran" w:date="2023-12-05T19:53:00Z">
              <w:del w:id="1314" w:author="Huyen Tran Thu" w:date="2024-10-13T21:33:00Z" w16du:dateUtc="2024-10-13T14:33:00Z">
                <w:r w:rsidR="009B0DA5" w:rsidRPr="009B0DA5" w:rsidDel="00CC07B8">
                  <w:rPr>
                    <w:b/>
                    <w:bCs/>
                    <w:sz w:val="24"/>
                    <w:szCs w:val="24"/>
                    <w:rPrChange w:id="1315" w:author="Huyen Tran Thu" w:date="2024-10-13T21:51:00Z" w16du:dateUtc="2024-10-13T14:51:00Z">
                      <w:rPr>
                        <w:rFonts w:ascii="Arial" w:hAnsi="Arial" w:cs="Arial"/>
                        <w:b/>
                        <w:bCs/>
                        <w:sz w:val="20"/>
                        <w:szCs w:val="20"/>
                      </w:rPr>
                    </w:rPrChange>
                  </w:rPr>
                  <w:delText xml:space="preserve">3.642,03 </w:delText>
                </w:r>
              </w:del>
            </w:ins>
            <w:del w:id="1316" w:author="Huyen Tran Thu" w:date="2024-10-13T21:33:00Z" w16du:dateUtc="2024-10-13T14:33:00Z">
              <w:r w:rsidR="009B0DA5" w:rsidRPr="009B0DA5" w:rsidDel="00CC07B8">
                <w:rPr>
                  <w:b/>
                  <w:bCs/>
                  <w:sz w:val="24"/>
                  <w:szCs w:val="24"/>
                </w:rPr>
                <w:delText>2.310,96</w:delText>
              </w:r>
            </w:del>
          </w:p>
        </w:tc>
        <w:tc>
          <w:tcPr>
            <w:tcW w:w="697" w:type="pct"/>
            <w:tcBorders>
              <w:top w:val="single" w:sz="4" w:space="0" w:color="auto"/>
              <w:left w:val="nil"/>
              <w:bottom w:val="single" w:sz="4" w:space="0" w:color="auto"/>
              <w:right w:val="single" w:sz="4" w:space="0" w:color="auto"/>
            </w:tcBorders>
            <w:noWrap/>
            <w:vAlign w:val="center"/>
          </w:tcPr>
          <w:p w14:paraId="0776A91E" w14:textId="6C6B55A9" w:rsidR="009B0DA5" w:rsidRPr="009B0DA5" w:rsidRDefault="009B0DA5" w:rsidP="009B0DA5">
            <w:pPr>
              <w:spacing w:before="0" w:after="0" w:line="240" w:lineRule="auto"/>
              <w:jc w:val="center"/>
              <w:rPr>
                <w:b/>
                <w:bCs/>
                <w:sz w:val="24"/>
                <w:szCs w:val="24"/>
                <w:rPrChange w:id="1317" w:author="Huyen Tran Thu" w:date="2024-10-13T21:51:00Z" w16du:dateUtc="2024-10-13T14:51:00Z">
                  <w:rPr>
                    <w:rFonts w:eastAsia="Times New Roman"/>
                    <w:b/>
                    <w:sz w:val="24"/>
                    <w:szCs w:val="24"/>
                    <w:lang w:val="en-US" w:eastAsia="ja-JP"/>
                  </w:rPr>
                </w:rPrChange>
              </w:rPr>
            </w:pPr>
            <w:ins w:id="1318" w:author="Huyen Tran Thu" w:date="2024-10-13T21:33:00Z" w16du:dateUtc="2024-10-13T14:33:00Z">
              <w:r w:rsidRPr="009B0DA5">
                <w:rPr>
                  <w:b/>
                  <w:bCs/>
                  <w:sz w:val="24"/>
                  <w:szCs w:val="24"/>
                </w:rPr>
                <w:t>1.199,60</w:t>
              </w:r>
            </w:ins>
            <w:ins w:id="1319" w:author="Thu Huyen Tran" w:date="2023-12-05T19:53:00Z">
              <w:del w:id="1320" w:author="Huyen Tran Thu" w:date="2024-10-13T21:33:00Z" w16du:dateUtc="2024-10-13T14:33:00Z">
                <w:r w:rsidRPr="009B0DA5" w:rsidDel="00CC07B8">
                  <w:rPr>
                    <w:b/>
                    <w:bCs/>
                    <w:sz w:val="24"/>
                    <w:szCs w:val="24"/>
                    <w:rPrChange w:id="1321" w:author="Huyen Tran Thu" w:date="2024-10-13T21:51:00Z" w16du:dateUtc="2024-10-13T14:51:00Z">
                      <w:rPr>
                        <w:rFonts w:ascii="Arial" w:hAnsi="Arial" w:cs="Arial"/>
                        <w:b/>
                        <w:bCs/>
                        <w:sz w:val="20"/>
                        <w:szCs w:val="20"/>
                      </w:rPr>
                    </w:rPrChange>
                  </w:rPr>
                  <w:delText>9</w:delText>
                </w:r>
              </w:del>
              <w:del w:id="1322" w:author="Huyen Tran Thu" w:date="2024-05-16T10:15:00Z" w16du:dateUtc="2024-05-16T03:15:00Z">
                <w:r w:rsidRPr="009B0DA5" w:rsidDel="00187EB7">
                  <w:rPr>
                    <w:b/>
                    <w:bCs/>
                    <w:sz w:val="24"/>
                    <w:szCs w:val="24"/>
                    <w:rPrChange w:id="1323" w:author="Huyen Tran Thu" w:date="2024-10-13T21:51:00Z" w16du:dateUtc="2024-10-13T14:51:00Z">
                      <w:rPr>
                        <w:rFonts w:ascii="Arial" w:hAnsi="Arial" w:cs="Arial"/>
                        <w:b/>
                        <w:bCs/>
                        <w:sz w:val="20"/>
                        <w:szCs w:val="20"/>
                      </w:rPr>
                    </w:rPrChange>
                  </w:rPr>
                  <w:delText>29</w:delText>
                </w:r>
              </w:del>
              <w:del w:id="1324" w:author="Huyen Tran Thu" w:date="2024-10-13T21:33:00Z" w16du:dateUtc="2024-10-13T14:33:00Z">
                <w:r w:rsidRPr="009B0DA5" w:rsidDel="00CC07B8">
                  <w:rPr>
                    <w:b/>
                    <w:bCs/>
                    <w:sz w:val="24"/>
                    <w:szCs w:val="24"/>
                    <w:rPrChange w:id="1325" w:author="Huyen Tran Thu" w:date="2024-10-13T21:51:00Z" w16du:dateUtc="2024-10-13T14:51:00Z">
                      <w:rPr>
                        <w:rFonts w:ascii="Arial" w:hAnsi="Arial" w:cs="Arial"/>
                        <w:b/>
                        <w:bCs/>
                        <w:sz w:val="20"/>
                        <w:szCs w:val="20"/>
                      </w:rPr>
                    </w:rPrChange>
                  </w:rPr>
                  <w:delText>,</w:delText>
                </w:r>
              </w:del>
              <w:del w:id="1326" w:author="Huyen Tran Thu" w:date="2024-05-16T10:15:00Z" w16du:dateUtc="2024-05-16T03:15:00Z">
                <w:r w:rsidRPr="009B0DA5" w:rsidDel="00187EB7">
                  <w:rPr>
                    <w:b/>
                    <w:bCs/>
                    <w:sz w:val="24"/>
                    <w:szCs w:val="24"/>
                    <w:rPrChange w:id="1327" w:author="Huyen Tran Thu" w:date="2024-10-13T21:51:00Z" w16du:dateUtc="2024-10-13T14:51:00Z">
                      <w:rPr>
                        <w:rFonts w:ascii="Arial" w:hAnsi="Arial" w:cs="Arial"/>
                        <w:b/>
                        <w:bCs/>
                        <w:sz w:val="20"/>
                        <w:szCs w:val="20"/>
                      </w:rPr>
                    </w:rPrChange>
                  </w:rPr>
                  <w:delText>92</w:delText>
                </w:r>
              </w:del>
              <w:del w:id="1328" w:author="Huyen Tran Thu" w:date="2024-10-13T21:33:00Z" w16du:dateUtc="2024-10-13T14:33:00Z">
                <w:r w:rsidRPr="009B0DA5" w:rsidDel="00CC07B8">
                  <w:rPr>
                    <w:b/>
                    <w:bCs/>
                    <w:sz w:val="24"/>
                    <w:szCs w:val="24"/>
                    <w:rPrChange w:id="1329" w:author="Huyen Tran Thu" w:date="2024-10-13T21:51:00Z" w16du:dateUtc="2024-10-13T14:51:00Z">
                      <w:rPr>
                        <w:rFonts w:ascii="Arial" w:hAnsi="Arial" w:cs="Arial"/>
                        <w:b/>
                        <w:bCs/>
                        <w:sz w:val="20"/>
                        <w:szCs w:val="20"/>
                      </w:rPr>
                    </w:rPrChange>
                  </w:rPr>
                  <w:delText xml:space="preserve"> </w:delText>
                </w:r>
              </w:del>
            </w:ins>
            <w:del w:id="1330" w:author="Huyen Tran Thu" w:date="2024-10-13T21:33:00Z" w16du:dateUtc="2024-10-13T14:33:00Z">
              <w:r w:rsidRPr="009B0DA5" w:rsidDel="00CC07B8">
                <w:rPr>
                  <w:b/>
                  <w:bCs/>
                  <w:sz w:val="24"/>
                  <w:szCs w:val="24"/>
                </w:rPr>
                <w:delText>944,08</w:delText>
              </w:r>
            </w:del>
          </w:p>
        </w:tc>
        <w:tc>
          <w:tcPr>
            <w:tcW w:w="698" w:type="pct"/>
            <w:tcBorders>
              <w:top w:val="single" w:sz="4" w:space="0" w:color="auto"/>
              <w:left w:val="nil"/>
              <w:bottom w:val="single" w:sz="4" w:space="0" w:color="auto"/>
              <w:right w:val="single" w:sz="4" w:space="0" w:color="auto"/>
            </w:tcBorders>
            <w:noWrap/>
            <w:vAlign w:val="center"/>
          </w:tcPr>
          <w:p w14:paraId="6E428949" w14:textId="2E7CE3D7" w:rsidR="009B0DA5" w:rsidRPr="009B0DA5" w:rsidRDefault="006D7FF9" w:rsidP="009B0DA5">
            <w:pPr>
              <w:spacing w:before="0" w:after="0" w:line="240" w:lineRule="auto"/>
              <w:jc w:val="center"/>
              <w:rPr>
                <w:b/>
                <w:bCs/>
                <w:sz w:val="24"/>
                <w:szCs w:val="24"/>
                <w:rPrChange w:id="1331" w:author="Huyen Tran Thu" w:date="2024-10-13T21:51:00Z" w16du:dateUtc="2024-10-13T14:51:00Z">
                  <w:rPr>
                    <w:rFonts w:eastAsia="Times New Roman"/>
                    <w:b/>
                    <w:sz w:val="24"/>
                    <w:szCs w:val="24"/>
                    <w:lang w:val="en-US" w:eastAsia="ja-JP"/>
                  </w:rPr>
                </w:rPrChange>
              </w:rPr>
            </w:pPr>
            <w:ins w:id="1332" w:author="Huyen Tran Thu" w:date="2025-11-09T22:36:00Z" w16du:dateUtc="2025-11-09T15:36:00Z">
              <w:r>
                <w:rPr>
                  <w:b/>
                  <w:bCs/>
                  <w:sz w:val="24"/>
                  <w:szCs w:val="24"/>
                </w:rPr>
                <w:t>1,43</w:t>
              </w:r>
            </w:ins>
            <w:ins w:id="1333" w:author="Thu Huyen Tran" w:date="2023-12-05T19:53:00Z">
              <w:del w:id="1334" w:author="Huyen Tran Thu" w:date="2024-10-13T21:33:00Z" w16du:dateUtc="2024-10-13T14:33:00Z">
                <w:r w:rsidR="009B0DA5" w:rsidRPr="009B0DA5" w:rsidDel="00CC07B8">
                  <w:rPr>
                    <w:b/>
                    <w:bCs/>
                    <w:sz w:val="24"/>
                    <w:szCs w:val="24"/>
                    <w:rPrChange w:id="1335" w:author="Huyen Tran Thu" w:date="2024-10-13T21:51:00Z" w16du:dateUtc="2024-10-13T14:51:00Z">
                      <w:rPr>
                        <w:rFonts w:ascii="Arial" w:hAnsi="Arial" w:cs="Arial"/>
                        <w:b/>
                        <w:bCs/>
                        <w:sz w:val="20"/>
                        <w:szCs w:val="20"/>
                      </w:rPr>
                    </w:rPrChange>
                  </w:rPr>
                  <w:delText xml:space="preserve">2,64 </w:delText>
                </w:r>
              </w:del>
            </w:ins>
            <w:del w:id="1336" w:author="Huyen Tran Thu" w:date="2024-10-13T21:33:00Z" w16du:dateUtc="2024-10-13T14:33:00Z">
              <w:r w:rsidR="009B0DA5" w:rsidRPr="009B0DA5" w:rsidDel="00CC07B8">
                <w:rPr>
                  <w:b/>
                  <w:bCs/>
                  <w:sz w:val="24"/>
                  <w:szCs w:val="24"/>
                </w:rPr>
                <w:delText>8,74</w:delText>
              </w:r>
            </w:del>
          </w:p>
        </w:tc>
        <w:tc>
          <w:tcPr>
            <w:tcW w:w="822" w:type="pct"/>
            <w:tcBorders>
              <w:top w:val="single" w:sz="4" w:space="0" w:color="auto"/>
              <w:left w:val="nil"/>
              <w:bottom w:val="single" w:sz="4" w:space="0" w:color="auto"/>
              <w:right w:val="single" w:sz="4" w:space="0" w:color="auto"/>
            </w:tcBorders>
            <w:vAlign w:val="center"/>
          </w:tcPr>
          <w:p w14:paraId="0999A7DD" w14:textId="4C336A23" w:rsidR="009B0DA5" w:rsidRPr="009B0DA5" w:rsidRDefault="00FD7EAF" w:rsidP="009B0DA5">
            <w:pPr>
              <w:spacing w:before="0" w:after="0" w:line="240" w:lineRule="auto"/>
              <w:jc w:val="center"/>
              <w:rPr>
                <w:b/>
                <w:bCs/>
                <w:sz w:val="24"/>
                <w:szCs w:val="24"/>
                <w:rPrChange w:id="1337" w:author="Huyen Tran Thu" w:date="2024-10-13T21:51:00Z" w16du:dateUtc="2024-10-13T14:51:00Z">
                  <w:rPr>
                    <w:rFonts w:eastAsia="Times New Roman"/>
                    <w:b/>
                    <w:bCs/>
                    <w:sz w:val="24"/>
                    <w:szCs w:val="24"/>
                    <w:lang w:val="en-US" w:eastAsia="ja-JP"/>
                  </w:rPr>
                </w:rPrChange>
              </w:rPr>
            </w:pPr>
            <w:ins w:id="1338" w:author="Huyen Tran Thu" w:date="2025-04-28T22:43:00Z" w16du:dateUtc="2025-04-28T15:43:00Z">
              <w:r>
                <w:rPr>
                  <w:b/>
                  <w:bCs/>
                  <w:color w:val="FF0000"/>
                  <w:sz w:val="24"/>
                  <w:szCs w:val="24"/>
                </w:rPr>
                <w:t>37.</w:t>
              </w:r>
            </w:ins>
            <w:ins w:id="1339" w:author="Huyen Tran Thu" w:date="2025-11-09T22:36:00Z" w16du:dateUtc="2025-11-09T15:36:00Z">
              <w:r w:rsidR="006D7FF9">
                <w:rPr>
                  <w:b/>
                  <w:bCs/>
                  <w:color w:val="FF0000"/>
                  <w:sz w:val="24"/>
                  <w:szCs w:val="24"/>
                </w:rPr>
                <w:t>223</w:t>
              </w:r>
            </w:ins>
            <w:ins w:id="1340" w:author="Huyen Tran Thu" w:date="2025-04-28T22:43:00Z" w16du:dateUtc="2025-04-28T15:43:00Z">
              <w:r>
                <w:rPr>
                  <w:b/>
                  <w:bCs/>
                  <w:color w:val="FF0000"/>
                  <w:sz w:val="24"/>
                  <w:szCs w:val="24"/>
                </w:rPr>
                <w:t>,</w:t>
              </w:r>
            </w:ins>
            <w:ins w:id="1341" w:author="Huyen Tran Thu" w:date="2025-11-09T22:36:00Z" w16du:dateUtc="2025-11-09T15:36:00Z">
              <w:r w:rsidR="006D7FF9">
                <w:rPr>
                  <w:b/>
                  <w:bCs/>
                  <w:color w:val="FF0000"/>
                  <w:sz w:val="24"/>
                  <w:szCs w:val="24"/>
                </w:rPr>
                <w:t>53</w:t>
              </w:r>
            </w:ins>
            <w:ins w:id="1342" w:author="Thu Huyen Tran" w:date="2023-12-05T19:55:00Z">
              <w:del w:id="1343" w:author="Huyen Tran Thu" w:date="2024-10-13T21:33:00Z" w16du:dateUtc="2024-10-13T14:33:00Z">
                <w:r w:rsidR="009B0DA5" w:rsidRPr="009B0DA5" w:rsidDel="00CC07B8">
                  <w:rPr>
                    <w:b/>
                    <w:bCs/>
                    <w:sz w:val="24"/>
                    <w:szCs w:val="24"/>
                    <w:rPrChange w:id="1344" w:author="Huyen Tran Thu" w:date="2024-10-13T21:51:00Z" w16du:dateUtc="2024-10-13T14:51:00Z">
                      <w:rPr>
                        <w:rFonts w:eastAsia="Times New Roman"/>
                        <w:b/>
                        <w:color w:val="FF0000"/>
                        <w:sz w:val="24"/>
                        <w:szCs w:val="24"/>
                        <w:lang w:val="en-US" w:eastAsia="ja-JP"/>
                      </w:rPr>
                    </w:rPrChange>
                  </w:rPr>
                  <w:delText>30.</w:delText>
                </w:r>
              </w:del>
            </w:ins>
            <w:ins w:id="1345" w:author="Thu Huyen Tran" w:date="2024-05-17T20:07:00Z" w16du:dateUtc="2024-05-17T13:07:00Z">
              <w:del w:id="1346" w:author="Huyen Tran Thu" w:date="2024-10-13T21:33:00Z" w16du:dateUtc="2024-10-13T14:33:00Z">
                <w:r w:rsidR="009B0DA5" w:rsidRPr="009B0DA5" w:rsidDel="00CC07B8">
                  <w:rPr>
                    <w:b/>
                    <w:bCs/>
                    <w:sz w:val="24"/>
                    <w:szCs w:val="24"/>
                    <w:rPrChange w:id="1347" w:author="Huyen Tran Thu" w:date="2024-10-13T21:51:00Z" w16du:dateUtc="2024-10-13T14:51:00Z">
                      <w:rPr>
                        <w:rFonts w:eastAsia="Times New Roman"/>
                        <w:b/>
                        <w:color w:val="FF0000"/>
                        <w:sz w:val="24"/>
                        <w:szCs w:val="24"/>
                        <w:lang w:val="en-US" w:eastAsia="ja-JP"/>
                      </w:rPr>
                    </w:rPrChange>
                  </w:rPr>
                  <w:delText>4</w:delText>
                </w:r>
              </w:del>
            </w:ins>
            <w:ins w:id="1348" w:author="Thu Huyen Tran" w:date="2023-12-05T19:55:00Z">
              <w:del w:id="1349" w:author="Huyen Tran Thu" w:date="2024-05-16T10:14:00Z" w16du:dateUtc="2024-05-16T03:14:00Z">
                <w:r w:rsidR="009B0DA5" w:rsidRPr="009B0DA5" w:rsidDel="00187EB7">
                  <w:rPr>
                    <w:b/>
                    <w:bCs/>
                    <w:sz w:val="24"/>
                    <w:szCs w:val="24"/>
                    <w:rPrChange w:id="1350" w:author="Huyen Tran Thu" w:date="2024-10-13T21:51:00Z" w16du:dateUtc="2024-10-13T14:51:00Z">
                      <w:rPr>
                        <w:rFonts w:eastAsia="Times New Roman"/>
                        <w:b/>
                        <w:color w:val="FF0000"/>
                        <w:sz w:val="24"/>
                        <w:szCs w:val="24"/>
                        <w:lang w:val="en-US" w:eastAsia="ja-JP"/>
                      </w:rPr>
                    </w:rPrChange>
                  </w:rPr>
                  <w:delText>378,50</w:delText>
                </w:r>
              </w:del>
            </w:ins>
            <w:ins w:id="1351" w:author="Thu Huyen Tran" w:date="2023-04-07T17:32:00Z">
              <w:del w:id="1352" w:author="Huyen Tran Thu" w:date="2023-04-14T10:55:00Z">
                <w:r w:rsidR="009B0DA5" w:rsidRPr="009B0DA5" w:rsidDel="008F3586">
                  <w:rPr>
                    <w:b/>
                    <w:bCs/>
                    <w:sz w:val="24"/>
                    <w:szCs w:val="24"/>
                    <w:rPrChange w:id="1353" w:author="Huyen Tran Thu" w:date="2024-10-13T21:51:00Z" w16du:dateUtc="2024-10-13T14:51:00Z">
                      <w:rPr>
                        <w:rFonts w:eastAsia="Times New Roman"/>
                        <w:b/>
                        <w:color w:val="FF0000"/>
                        <w:szCs w:val="26"/>
                        <w:lang w:val="en-US" w:eastAsia="ja-JP"/>
                      </w:rPr>
                    </w:rPrChange>
                  </w:rPr>
                  <w:delText>29.953,33</w:delText>
                </w:r>
              </w:del>
              <w:del w:id="1354" w:author="Huyen Tran Thu" w:date="2023-05-16T15:15:00Z">
                <w:r w:rsidR="009B0DA5" w:rsidRPr="009B0DA5" w:rsidDel="00C85F66">
                  <w:rPr>
                    <w:b/>
                    <w:bCs/>
                    <w:sz w:val="24"/>
                    <w:szCs w:val="24"/>
                    <w:rPrChange w:id="1355" w:author="Huyen Tran Thu" w:date="2024-10-13T21:51:00Z" w16du:dateUtc="2024-10-13T14:51:00Z">
                      <w:rPr>
                        <w:color w:val="FF0000"/>
                        <w:szCs w:val="26"/>
                        <w:lang w:val="en-US"/>
                      </w:rPr>
                    </w:rPrChange>
                  </w:rPr>
                  <w:delText xml:space="preserve"> </w:delText>
                </w:r>
              </w:del>
            </w:ins>
            <w:del w:id="1356" w:author="Huyen Tran Thu" w:date="2023-05-16T15:15:00Z">
              <w:r w:rsidR="009B0DA5" w:rsidRPr="009B0DA5" w:rsidDel="00C85F66">
                <w:rPr>
                  <w:b/>
                  <w:bCs/>
                  <w:sz w:val="24"/>
                  <w:szCs w:val="24"/>
                  <w:rPrChange w:id="1357" w:author="Huyen Tran Thu" w:date="2024-10-13T21:51:00Z" w16du:dateUtc="2024-10-13T14:51:00Z">
                    <w:rPr>
                      <w:rFonts w:eastAsia="Times New Roman"/>
                      <w:b/>
                      <w:bCs/>
                      <w:sz w:val="24"/>
                      <w:szCs w:val="24"/>
                      <w:lang w:val="en-US" w:eastAsia="ja-JP"/>
                    </w:rPr>
                  </w:rPrChange>
                </w:rPr>
                <w:delText>31.061,86</w:delText>
              </w:r>
            </w:del>
          </w:p>
        </w:tc>
      </w:tr>
      <w:tr w:rsidR="009B0DA5" w:rsidRPr="009B0DA5" w14:paraId="11E418D2" w14:textId="77777777" w:rsidTr="009B0DA5">
        <w:trPr>
          <w:trHeight w:val="390"/>
          <w:ins w:id="1358" w:author="Huyen Tran Thu" w:date="2024-10-13T21:29:00Z"/>
        </w:trPr>
        <w:tc>
          <w:tcPr>
            <w:tcW w:w="5000" w:type="pct"/>
            <w:gridSpan w:val="6"/>
            <w:tcBorders>
              <w:top w:val="nil"/>
              <w:left w:val="single" w:sz="4" w:space="0" w:color="auto"/>
              <w:bottom w:val="single" w:sz="4" w:space="0" w:color="auto"/>
              <w:right w:val="single" w:sz="4" w:space="0" w:color="auto"/>
            </w:tcBorders>
            <w:shd w:val="clear" w:color="auto" w:fill="FDE9D9" w:themeFill="accent6" w:themeFillTint="33"/>
            <w:noWrap/>
            <w:vAlign w:val="center"/>
          </w:tcPr>
          <w:p w14:paraId="2FD823D9" w14:textId="6222F06B" w:rsidR="00CD627B" w:rsidRPr="009B0DA5" w:rsidDel="00190010" w:rsidRDefault="00CD627B">
            <w:pPr>
              <w:spacing w:before="0" w:after="0" w:line="240" w:lineRule="auto"/>
              <w:jc w:val="left"/>
              <w:rPr>
                <w:ins w:id="1359" w:author="Huyen Tran Thu" w:date="2024-10-13T21:29:00Z" w16du:dateUtc="2024-10-13T14:29:00Z"/>
                <w:b/>
                <w:bCs/>
                <w:sz w:val="24"/>
                <w:szCs w:val="24"/>
              </w:rPr>
              <w:pPrChange w:id="1360" w:author="Huyen Tran Thu" w:date="2024-10-13T21:53:00Z" w16du:dateUtc="2024-10-13T14:53:00Z">
                <w:pPr>
                  <w:spacing w:before="0" w:after="0" w:line="240" w:lineRule="auto"/>
                </w:pPr>
              </w:pPrChange>
            </w:pPr>
            <w:ins w:id="1361" w:author="Huyen Tran Thu" w:date="2024-10-13T21:29:00Z" w16du:dateUtc="2024-10-13T14:29:00Z">
              <w:r w:rsidRPr="009B0DA5">
                <w:rPr>
                  <w:b/>
                  <w:bCs/>
                  <w:sz w:val="24"/>
                  <w:szCs w:val="24"/>
                </w:rPr>
                <w:t>Năm 2022</w:t>
              </w:r>
            </w:ins>
          </w:p>
        </w:tc>
      </w:tr>
      <w:tr w:rsidR="009B0DA5" w:rsidRPr="009B0DA5" w14:paraId="6D893EA7" w14:textId="77777777" w:rsidTr="009B0DA5">
        <w:trPr>
          <w:trHeight w:val="390"/>
          <w:ins w:id="1362" w:author="Huyen Tran Thu" w:date="2024-10-13T21:29:00Z"/>
          <w:trPrChange w:id="1363" w:author="Huyen Tran Thu" w:date="2024-10-13T21:52:00Z" w16du:dateUtc="2024-10-13T14:52:00Z">
            <w:trPr>
              <w:trHeight w:val="390"/>
            </w:trPr>
          </w:trPrChange>
        </w:trPr>
        <w:tc>
          <w:tcPr>
            <w:tcW w:w="2070" w:type="pct"/>
            <w:gridSpan w:val="2"/>
            <w:tcBorders>
              <w:top w:val="nil"/>
              <w:left w:val="single" w:sz="4" w:space="0" w:color="auto"/>
              <w:bottom w:val="single" w:sz="4" w:space="0" w:color="auto"/>
              <w:right w:val="single" w:sz="4" w:space="0" w:color="auto"/>
            </w:tcBorders>
            <w:noWrap/>
            <w:vAlign w:val="center"/>
            <w:hideMark/>
            <w:tcPrChange w:id="1364" w:author="Huyen Tran Thu" w:date="2024-10-13T21:52:00Z" w16du:dateUtc="2024-10-13T14:52:00Z">
              <w:tcPr>
                <w:tcW w:w="2070" w:type="pct"/>
                <w:gridSpan w:val="4"/>
                <w:tcBorders>
                  <w:top w:val="nil"/>
                  <w:left w:val="single" w:sz="4" w:space="0" w:color="auto"/>
                  <w:bottom w:val="single" w:sz="4" w:space="0" w:color="auto"/>
                  <w:right w:val="single" w:sz="4" w:space="0" w:color="auto"/>
                </w:tcBorders>
                <w:noWrap/>
                <w:vAlign w:val="center"/>
                <w:hideMark/>
              </w:tcPr>
            </w:tcPrChange>
          </w:tcPr>
          <w:p w14:paraId="64CAEC54" w14:textId="12F15A4F" w:rsidR="00CD627B" w:rsidRPr="009B0DA5" w:rsidRDefault="00CD627B" w:rsidP="009B0DA5">
            <w:pPr>
              <w:spacing w:before="0" w:after="0" w:line="240" w:lineRule="auto"/>
              <w:jc w:val="left"/>
              <w:rPr>
                <w:ins w:id="1365" w:author="Huyen Tran Thu" w:date="2024-10-13T21:29:00Z" w16du:dateUtc="2024-10-13T14:29:00Z"/>
                <w:rFonts w:eastAsia="Times New Roman"/>
                <w:sz w:val="24"/>
                <w:szCs w:val="24"/>
                <w:lang w:val="en-US" w:eastAsia="ja-JP"/>
              </w:rPr>
            </w:pPr>
            <w:ins w:id="1366" w:author="Huyen Tran Thu" w:date="2024-10-13T21:29:00Z" w16du:dateUtc="2024-10-13T14:29:00Z">
              <w:r w:rsidRPr="009B0DA5">
                <w:rPr>
                  <w:rFonts w:eastAsia="Times New Roman"/>
                  <w:sz w:val="24"/>
                  <w:szCs w:val="24"/>
                  <w:lang w:val="en-US" w:eastAsia="ja-JP"/>
                </w:rPr>
                <w:t>4A -</w:t>
              </w:r>
              <w:r w:rsidRPr="009B0DA5">
                <w:rPr>
                  <w:sz w:val="24"/>
                  <w:szCs w:val="24"/>
                </w:rPr>
                <w:t xml:space="preserve"> Bãi chôn lấp chất thải rắn</w:t>
              </w:r>
            </w:ins>
          </w:p>
        </w:tc>
        <w:tc>
          <w:tcPr>
            <w:tcW w:w="713" w:type="pct"/>
            <w:tcBorders>
              <w:top w:val="nil"/>
              <w:left w:val="nil"/>
              <w:bottom w:val="single" w:sz="4" w:space="0" w:color="auto"/>
              <w:right w:val="single" w:sz="4" w:space="0" w:color="auto"/>
            </w:tcBorders>
            <w:shd w:val="clear" w:color="000000" w:fill="D8D8D8"/>
            <w:noWrap/>
            <w:vAlign w:val="center"/>
            <w:tcPrChange w:id="1367" w:author="Huyen Tran Thu" w:date="2024-10-13T21:52:00Z" w16du:dateUtc="2024-10-13T14:52:00Z">
              <w:tcPr>
                <w:tcW w:w="713" w:type="pct"/>
                <w:tcBorders>
                  <w:top w:val="nil"/>
                  <w:left w:val="nil"/>
                  <w:bottom w:val="single" w:sz="4" w:space="0" w:color="auto"/>
                  <w:right w:val="single" w:sz="4" w:space="0" w:color="auto"/>
                </w:tcBorders>
                <w:shd w:val="clear" w:color="000000" w:fill="D8D8D8"/>
                <w:noWrap/>
                <w:vAlign w:val="center"/>
              </w:tcPr>
            </w:tcPrChange>
          </w:tcPr>
          <w:p w14:paraId="57D9308D" w14:textId="77777777" w:rsidR="00CD627B" w:rsidRPr="009B0DA5" w:rsidRDefault="00CD627B" w:rsidP="009B0DA5">
            <w:pPr>
              <w:spacing w:before="0" w:after="0" w:line="240" w:lineRule="auto"/>
              <w:jc w:val="center"/>
              <w:rPr>
                <w:ins w:id="1368" w:author="Huyen Tran Thu" w:date="2024-10-13T21:29:00Z" w16du:dateUtc="2024-10-13T14:29:00Z"/>
                <w:rFonts w:eastAsia="Times New Roman"/>
                <w:sz w:val="24"/>
                <w:szCs w:val="24"/>
                <w:lang w:val="en-US" w:eastAsia="ja-JP"/>
              </w:rPr>
            </w:pPr>
          </w:p>
        </w:tc>
        <w:tc>
          <w:tcPr>
            <w:tcW w:w="697" w:type="pct"/>
            <w:tcBorders>
              <w:top w:val="nil"/>
              <w:left w:val="nil"/>
              <w:bottom w:val="single" w:sz="4" w:space="0" w:color="auto"/>
              <w:right w:val="single" w:sz="4" w:space="0" w:color="auto"/>
            </w:tcBorders>
            <w:noWrap/>
            <w:vAlign w:val="center"/>
            <w:tcPrChange w:id="1369" w:author="Huyen Tran Thu" w:date="2024-10-13T21:52:00Z" w16du:dateUtc="2024-10-13T14:52:00Z">
              <w:tcPr>
                <w:tcW w:w="697" w:type="pct"/>
                <w:tcBorders>
                  <w:top w:val="nil"/>
                  <w:left w:val="nil"/>
                  <w:bottom w:val="single" w:sz="4" w:space="0" w:color="auto"/>
                  <w:right w:val="single" w:sz="4" w:space="0" w:color="auto"/>
                </w:tcBorders>
                <w:noWrap/>
                <w:vAlign w:val="center"/>
              </w:tcPr>
            </w:tcPrChange>
          </w:tcPr>
          <w:p w14:paraId="4228697D" w14:textId="456751EE" w:rsidR="00CD627B" w:rsidRPr="009B0DA5" w:rsidRDefault="009B0DA5" w:rsidP="009B0DA5">
            <w:pPr>
              <w:spacing w:before="0" w:after="0" w:line="240" w:lineRule="auto"/>
              <w:jc w:val="center"/>
              <w:rPr>
                <w:ins w:id="1370" w:author="Huyen Tran Thu" w:date="2024-10-13T21:29:00Z" w16du:dateUtc="2024-10-13T14:29:00Z"/>
                <w:rFonts w:eastAsia="Times New Roman"/>
                <w:sz w:val="24"/>
                <w:szCs w:val="24"/>
                <w:lang w:val="en-US" w:eastAsia="ja-JP"/>
              </w:rPr>
            </w:pPr>
            <w:ins w:id="1371" w:author="Huyen Tran Thu" w:date="2024-10-13T21:49:00Z" w16du:dateUtc="2024-10-13T14:49:00Z">
              <w:r w:rsidRPr="009B0DA5">
                <w:rPr>
                  <w:rFonts w:eastAsia="Times New Roman"/>
                  <w:sz w:val="24"/>
                  <w:szCs w:val="24"/>
                  <w:lang w:val="en-US" w:eastAsia="ja-JP"/>
                </w:rPr>
                <w:t>811,37</w:t>
              </w:r>
            </w:ins>
          </w:p>
        </w:tc>
        <w:tc>
          <w:tcPr>
            <w:tcW w:w="698" w:type="pct"/>
            <w:tcBorders>
              <w:top w:val="nil"/>
              <w:left w:val="nil"/>
              <w:bottom w:val="single" w:sz="4" w:space="0" w:color="auto"/>
              <w:right w:val="single" w:sz="4" w:space="0" w:color="auto"/>
            </w:tcBorders>
            <w:shd w:val="clear" w:color="000000" w:fill="D8D8D8"/>
            <w:noWrap/>
            <w:vAlign w:val="center"/>
            <w:tcPrChange w:id="1372" w:author="Huyen Tran Thu" w:date="2024-10-13T21:52:00Z" w16du:dateUtc="2024-10-13T14:52:00Z">
              <w:tcPr>
                <w:tcW w:w="698" w:type="pct"/>
                <w:tcBorders>
                  <w:top w:val="nil"/>
                  <w:left w:val="nil"/>
                  <w:bottom w:val="single" w:sz="4" w:space="0" w:color="auto"/>
                  <w:right w:val="single" w:sz="4" w:space="0" w:color="auto"/>
                </w:tcBorders>
                <w:shd w:val="clear" w:color="000000" w:fill="D8D8D8"/>
                <w:noWrap/>
                <w:vAlign w:val="center"/>
              </w:tcPr>
            </w:tcPrChange>
          </w:tcPr>
          <w:p w14:paraId="2363B934" w14:textId="77777777" w:rsidR="00CD627B" w:rsidRPr="009B0DA5" w:rsidRDefault="00CD627B" w:rsidP="009B0DA5">
            <w:pPr>
              <w:spacing w:before="0" w:after="0" w:line="240" w:lineRule="auto"/>
              <w:jc w:val="center"/>
              <w:rPr>
                <w:ins w:id="1373" w:author="Huyen Tran Thu" w:date="2024-10-13T21:29:00Z" w16du:dateUtc="2024-10-13T14:29:00Z"/>
                <w:rFonts w:eastAsia="Times New Roman"/>
                <w:sz w:val="24"/>
                <w:szCs w:val="24"/>
                <w:lang w:val="en-US" w:eastAsia="ja-JP"/>
              </w:rPr>
            </w:pPr>
          </w:p>
        </w:tc>
        <w:tc>
          <w:tcPr>
            <w:tcW w:w="822" w:type="pct"/>
            <w:tcBorders>
              <w:top w:val="nil"/>
              <w:left w:val="nil"/>
              <w:bottom w:val="single" w:sz="4" w:space="0" w:color="auto"/>
              <w:right w:val="single" w:sz="4" w:space="0" w:color="auto"/>
            </w:tcBorders>
            <w:vAlign w:val="center"/>
            <w:tcPrChange w:id="1374" w:author="Huyen Tran Thu" w:date="2024-10-13T21:52:00Z" w16du:dateUtc="2024-10-13T14:52:00Z">
              <w:tcPr>
                <w:tcW w:w="822" w:type="pct"/>
                <w:tcBorders>
                  <w:top w:val="nil"/>
                  <w:left w:val="nil"/>
                  <w:bottom w:val="single" w:sz="4" w:space="0" w:color="auto"/>
                  <w:right w:val="single" w:sz="4" w:space="0" w:color="auto"/>
                </w:tcBorders>
                <w:vAlign w:val="center"/>
              </w:tcPr>
            </w:tcPrChange>
          </w:tcPr>
          <w:p w14:paraId="43C4BCBC" w14:textId="7B8902B4" w:rsidR="00CD627B" w:rsidRPr="009B0DA5" w:rsidRDefault="009B0DA5" w:rsidP="009B0DA5">
            <w:pPr>
              <w:spacing w:before="0" w:after="0" w:line="240" w:lineRule="auto"/>
              <w:jc w:val="center"/>
              <w:rPr>
                <w:ins w:id="1375" w:author="Huyen Tran Thu" w:date="2024-10-13T21:29:00Z" w16du:dateUtc="2024-10-13T14:29:00Z"/>
                <w:rFonts w:eastAsia="Times New Roman"/>
                <w:b/>
                <w:bCs/>
                <w:sz w:val="24"/>
                <w:szCs w:val="24"/>
                <w:lang w:val="en-US" w:eastAsia="ja-JP"/>
              </w:rPr>
            </w:pPr>
            <w:ins w:id="1376" w:author="Huyen Tran Thu" w:date="2024-10-13T21:50:00Z" w16du:dateUtc="2024-10-13T14:50:00Z">
              <w:r w:rsidRPr="009B0DA5">
                <w:rPr>
                  <w:rFonts w:eastAsia="Times New Roman"/>
                  <w:b/>
                  <w:bCs/>
                  <w:sz w:val="24"/>
                  <w:szCs w:val="24"/>
                  <w:lang w:val="en-US" w:eastAsia="ja-JP"/>
                </w:rPr>
                <w:t>22.718,35</w:t>
              </w:r>
            </w:ins>
          </w:p>
        </w:tc>
      </w:tr>
      <w:tr w:rsidR="009B0DA5" w:rsidRPr="009B0DA5" w14:paraId="0D56043F" w14:textId="77777777" w:rsidTr="009B0DA5">
        <w:trPr>
          <w:trHeight w:val="596"/>
          <w:ins w:id="1377" w:author="Huyen Tran Thu" w:date="2024-10-13T21:29:00Z"/>
          <w:trPrChange w:id="1378" w:author="Huyen Tran Thu" w:date="2024-10-13T21:52:00Z" w16du:dateUtc="2024-10-13T14:52:00Z">
            <w:trPr>
              <w:trHeight w:val="596"/>
            </w:trPr>
          </w:trPrChange>
        </w:trPr>
        <w:tc>
          <w:tcPr>
            <w:tcW w:w="2070" w:type="pct"/>
            <w:gridSpan w:val="2"/>
            <w:tcBorders>
              <w:top w:val="nil"/>
              <w:left w:val="single" w:sz="4" w:space="0" w:color="auto"/>
              <w:bottom w:val="single" w:sz="4" w:space="0" w:color="auto"/>
              <w:right w:val="single" w:sz="4" w:space="0" w:color="auto"/>
            </w:tcBorders>
            <w:vAlign w:val="center"/>
            <w:hideMark/>
            <w:tcPrChange w:id="1379" w:author="Huyen Tran Thu" w:date="2024-10-13T21:52:00Z" w16du:dateUtc="2024-10-13T14:52:00Z">
              <w:tcPr>
                <w:tcW w:w="2070" w:type="pct"/>
                <w:gridSpan w:val="4"/>
                <w:tcBorders>
                  <w:top w:val="nil"/>
                  <w:left w:val="single" w:sz="4" w:space="0" w:color="auto"/>
                  <w:bottom w:val="single" w:sz="4" w:space="0" w:color="auto"/>
                  <w:right w:val="single" w:sz="4" w:space="0" w:color="auto"/>
                </w:tcBorders>
                <w:vAlign w:val="center"/>
                <w:hideMark/>
              </w:tcPr>
            </w:tcPrChange>
          </w:tcPr>
          <w:p w14:paraId="45357C03" w14:textId="77777777" w:rsidR="00CD627B" w:rsidRPr="009B0DA5" w:rsidRDefault="00CD627B" w:rsidP="009B0DA5">
            <w:pPr>
              <w:spacing w:before="0" w:after="0" w:line="240" w:lineRule="auto"/>
              <w:jc w:val="left"/>
              <w:rPr>
                <w:ins w:id="1380" w:author="Huyen Tran Thu" w:date="2024-10-13T21:29:00Z" w16du:dateUtc="2024-10-13T14:29:00Z"/>
                <w:rFonts w:eastAsia="Times New Roman"/>
                <w:sz w:val="24"/>
                <w:szCs w:val="24"/>
                <w:lang w:val="en-US" w:eastAsia="ja-JP"/>
              </w:rPr>
            </w:pPr>
            <w:ins w:id="1381" w:author="Huyen Tran Thu" w:date="2024-10-13T21:29:00Z" w16du:dateUtc="2024-10-13T14:29:00Z">
              <w:r w:rsidRPr="009B0DA5">
                <w:rPr>
                  <w:rFonts w:eastAsia="Times New Roman"/>
                  <w:sz w:val="24"/>
                  <w:szCs w:val="24"/>
                  <w:lang w:val="en-US" w:eastAsia="ja-JP"/>
                </w:rPr>
                <w:t xml:space="preserve">4B - </w:t>
              </w:r>
              <w:r w:rsidRPr="009B0DA5">
                <w:rPr>
                  <w:sz w:val="24"/>
                  <w:szCs w:val="24"/>
                  <w:lang w:val="en-US"/>
                </w:rPr>
                <w:t>Xử lý chất thải rắn bằng phương pháp sinh học</w:t>
              </w:r>
            </w:ins>
          </w:p>
        </w:tc>
        <w:tc>
          <w:tcPr>
            <w:tcW w:w="713" w:type="pct"/>
            <w:tcBorders>
              <w:top w:val="nil"/>
              <w:left w:val="nil"/>
              <w:bottom w:val="single" w:sz="4" w:space="0" w:color="auto"/>
              <w:right w:val="single" w:sz="4" w:space="0" w:color="auto"/>
            </w:tcBorders>
            <w:shd w:val="clear" w:color="000000" w:fill="D8D8D8"/>
            <w:noWrap/>
            <w:vAlign w:val="center"/>
            <w:tcPrChange w:id="1382" w:author="Huyen Tran Thu" w:date="2024-10-13T21:52:00Z" w16du:dateUtc="2024-10-13T14:52:00Z">
              <w:tcPr>
                <w:tcW w:w="713" w:type="pct"/>
                <w:tcBorders>
                  <w:top w:val="nil"/>
                  <w:left w:val="nil"/>
                  <w:bottom w:val="single" w:sz="4" w:space="0" w:color="auto"/>
                  <w:right w:val="single" w:sz="4" w:space="0" w:color="auto"/>
                </w:tcBorders>
                <w:shd w:val="clear" w:color="000000" w:fill="D8D8D8"/>
                <w:noWrap/>
                <w:vAlign w:val="center"/>
              </w:tcPr>
            </w:tcPrChange>
          </w:tcPr>
          <w:p w14:paraId="2FE355EF" w14:textId="77777777" w:rsidR="00CD627B" w:rsidRPr="009B0DA5" w:rsidRDefault="00CD627B" w:rsidP="009B0DA5">
            <w:pPr>
              <w:spacing w:before="0" w:after="0" w:line="240" w:lineRule="auto"/>
              <w:jc w:val="center"/>
              <w:rPr>
                <w:ins w:id="1383" w:author="Huyen Tran Thu" w:date="2024-10-13T21:29:00Z" w16du:dateUtc="2024-10-13T14:29:00Z"/>
                <w:rFonts w:eastAsia="Times New Roman"/>
                <w:sz w:val="24"/>
                <w:szCs w:val="24"/>
                <w:lang w:val="en-US" w:eastAsia="ja-JP"/>
              </w:rPr>
            </w:pPr>
          </w:p>
        </w:tc>
        <w:tc>
          <w:tcPr>
            <w:tcW w:w="697" w:type="pct"/>
            <w:tcBorders>
              <w:top w:val="nil"/>
              <w:left w:val="nil"/>
              <w:bottom w:val="single" w:sz="4" w:space="0" w:color="auto"/>
              <w:right w:val="single" w:sz="4" w:space="0" w:color="auto"/>
            </w:tcBorders>
            <w:noWrap/>
            <w:vAlign w:val="center"/>
            <w:tcPrChange w:id="1384" w:author="Huyen Tran Thu" w:date="2024-10-13T21:52:00Z" w16du:dateUtc="2024-10-13T14:52:00Z">
              <w:tcPr>
                <w:tcW w:w="697" w:type="pct"/>
                <w:tcBorders>
                  <w:top w:val="nil"/>
                  <w:left w:val="nil"/>
                  <w:bottom w:val="single" w:sz="4" w:space="0" w:color="auto"/>
                  <w:right w:val="single" w:sz="4" w:space="0" w:color="auto"/>
                </w:tcBorders>
                <w:noWrap/>
                <w:vAlign w:val="center"/>
              </w:tcPr>
            </w:tcPrChange>
          </w:tcPr>
          <w:p w14:paraId="3F64794E" w14:textId="6A2287FE" w:rsidR="00CD627B" w:rsidRPr="009B0DA5" w:rsidRDefault="009B0DA5" w:rsidP="009B0DA5">
            <w:pPr>
              <w:spacing w:before="0" w:after="0" w:line="240" w:lineRule="auto"/>
              <w:jc w:val="center"/>
              <w:rPr>
                <w:ins w:id="1385" w:author="Huyen Tran Thu" w:date="2024-10-13T21:29:00Z" w16du:dateUtc="2024-10-13T14:29:00Z"/>
                <w:rFonts w:eastAsia="Times New Roman"/>
                <w:sz w:val="24"/>
                <w:szCs w:val="24"/>
                <w:lang w:val="en-US" w:eastAsia="ja-JP"/>
              </w:rPr>
            </w:pPr>
            <w:ins w:id="1386" w:author="Huyen Tran Thu" w:date="2024-10-13T21:49:00Z" w16du:dateUtc="2024-10-13T14:49:00Z">
              <w:r w:rsidRPr="009B0DA5">
                <w:rPr>
                  <w:rFonts w:eastAsia="Times New Roman"/>
                  <w:sz w:val="24"/>
                  <w:szCs w:val="24"/>
                  <w:lang w:val="en-US" w:eastAsia="ja-JP"/>
                </w:rPr>
                <w:t>12,62</w:t>
              </w:r>
            </w:ins>
          </w:p>
        </w:tc>
        <w:tc>
          <w:tcPr>
            <w:tcW w:w="698" w:type="pct"/>
            <w:tcBorders>
              <w:top w:val="nil"/>
              <w:left w:val="nil"/>
              <w:bottom w:val="single" w:sz="4" w:space="0" w:color="auto"/>
              <w:right w:val="single" w:sz="4" w:space="0" w:color="auto"/>
            </w:tcBorders>
            <w:noWrap/>
            <w:vAlign w:val="center"/>
            <w:tcPrChange w:id="1387" w:author="Huyen Tran Thu" w:date="2024-10-13T21:52:00Z" w16du:dateUtc="2024-10-13T14:52:00Z">
              <w:tcPr>
                <w:tcW w:w="698" w:type="pct"/>
                <w:tcBorders>
                  <w:top w:val="nil"/>
                  <w:left w:val="nil"/>
                  <w:bottom w:val="single" w:sz="4" w:space="0" w:color="auto"/>
                  <w:right w:val="single" w:sz="4" w:space="0" w:color="auto"/>
                </w:tcBorders>
                <w:noWrap/>
                <w:vAlign w:val="center"/>
              </w:tcPr>
            </w:tcPrChange>
          </w:tcPr>
          <w:p w14:paraId="0C8E8A1E" w14:textId="404D6F46" w:rsidR="00CD627B" w:rsidRPr="009B0DA5" w:rsidRDefault="009B0DA5">
            <w:pPr>
              <w:spacing w:before="0" w:after="0" w:line="240" w:lineRule="auto"/>
              <w:jc w:val="center"/>
              <w:rPr>
                <w:ins w:id="1388" w:author="Huyen Tran Thu" w:date="2024-10-13T21:29:00Z" w16du:dateUtc="2024-10-13T14:29:00Z"/>
                <w:rFonts w:eastAsia="Times New Roman"/>
                <w:sz w:val="24"/>
                <w:szCs w:val="24"/>
                <w:lang w:val="en-US"/>
              </w:rPr>
              <w:pPrChange w:id="1389" w:author="Huyen Tran Thu" w:date="2024-10-13T21:53:00Z" w16du:dateUtc="2024-10-13T14:53:00Z">
                <w:pPr>
                  <w:spacing w:before="0" w:after="0"/>
                  <w:jc w:val="center"/>
                </w:pPr>
              </w:pPrChange>
            </w:pPr>
            <w:ins w:id="1390" w:author="Huyen Tran Thu" w:date="2024-10-13T21:49:00Z" w16du:dateUtc="2024-10-13T14:49:00Z">
              <w:r w:rsidRPr="009B0DA5">
                <w:rPr>
                  <w:rFonts w:eastAsia="Times New Roman"/>
                  <w:sz w:val="24"/>
                  <w:szCs w:val="24"/>
                  <w:lang w:val="en-US"/>
                </w:rPr>
                <w:t>0,76</w:t>
              </w:r>
            </w:ins>
          </w:p>
        </w:tc>
        <w:tc>
          <w:tcPr>
            <w:tcW w:w="822" w:type="pct"/>
            <w:tcBorders>
              <w:top w:val="nil"/>
              <w:left w:val="nil"/>
              <w:bottom w:val="single" w:sz="4" w:space="0" w:color="auto"/>
              <w:right w:val="single" w:sz="4" w:space="0" w:color="auto"/>
            </w:tcBorders>
            <w:vAlign w:val="center"/>
            <w:tcPrChange w:id="1391" w:author="Huyen Tran Thu" w:date="2024-10-13T21:52:00Z" w16du:dateUtc="2024-10-13T14:52:00Z">
              <w:tcPr>
                <w:tcW w:w="822" w:type="pct"/>
                <w:tcBorders>
                  <w:top w:val="nil"/>
                  <w:left w:val="nil"/>
                  <w:bottom w:val="single" w:sz="4" w:space="0" w:color="auto"/>
                  <w:right w:val="single" w:sz="4" w:space="0" w:color="auto"/>
                </w:tcBorders>
                <w:vAlign w:val="center"/>
              </w:tcPr>
            </w:tcPrChange>
          </w:tcPr>
          <w:p w14:paraId="53556023" w14:textId="41921368" w:rsidR="00CD627B" w:rsidRPr="009B0DA5" w:rsidRDefault="009B0DA5" w:rsidP="009B0DA5">
            <w:pPr>
              <w:spacing w:before="0" w:after="0" w:line="240" w:lineRule="auto"/>
              <w:jc w:val="center"/>
              <w:rPr>
                <w:ins w:id="1392" w:author="Huyen Tran Thu" w:date="2024-10-13T21:29:00Z" w16du:dateUtc="2024-10-13T14:29:00Z"/>
                <w:rFonts w:eastAsia="Times New Roman"/>
                <w:b/>
                <w:bCs/>
                <w:sz w:val="24"/>
                <w:szCs w:val="24"/>
                <w:lang w:val="en-US" w:eastAsia="ja-JP"/>
              </w:rPr>
            </w:pPr>
            <w:ins w:id="1393" w:author="Huyen Tran Thu" w:date="2024-10-13T21:51:00Z" w16du:dateUtc="2024-10-13T14:51:00Z">
              <w:r w:rsidRPr="009B0DA5">
                <w:rPr>
                  <w:rFonts w:eastAsia="Times New Roman"/>
                  <w:b/>
                  <w:bCs/>
                  <w:sz w:val="24"/>
                  <w:szCs w:val="24"/>
                  <w:lang w:val="en-US" w:eastAsia="ja-JP"/>
                </w:rPr>
                <w:t>554,10</w:t>
              </w:r>
            </w:ins>
          </w:p>
        </w:tc>
      </w:tr>
      <w:tr w:rsidR="009B0DA5" w:rsidRPr="009B0DA5" w14:paraId="3C3EC322" w14:textId="77777777" w:rsidTr="009B0DA5">
        <w:trPr>
          <w:trHeight w:val="255"/>
          <w:ins w:id="1394" w:author="Huyen Tran Thu" w:date="2024-10-13T21:29:00Z"/>
          <w:trPrChange w:id="1395" w:author="Huyen Tran Thu" w:date="2024-10-13T21:52:00Z" w16du:dateUtc="2024-10-13T14:52:00Z">
            <w:trPr>
              <w:trHeight w:val="255"/>
            </w:trPr>
          </w:trPrChange>
        </w:trPr>
        <w:tc>
          <w:tcPr>
            <w:tcW w:w="688" w:type="pct"/>
            <w:vMerge w:val="restart"/>
            <w:tcBorders>
              <w:top w:val="nil"/>
              <w:left w:val="single" w:sz="4" w:space="0" w:color="auto"/>
              <w:bottom w:val="single" w:sz="4" w:space="0" w:color="auto"/>
              <w:right w:val="single" w:sz="4" w:space="0" w:color="auto"/>
            </w:tcBorders>
            <w:vAlign w:val="center"/>
            <w:hideMark/>
            <w:tcPrChange w:id="1396" w:author="Huyen Tran Thu" w:date="2024-10-13T21:52:00Z" w16du:dateUtc="2024-10-13T14:52:00Z">
              <w:tcPr>
                <w:tcW w:w="754" w:type="pct"/>
                <w:gridSpan w:val="2"/>
                <w:vMerge w:val="restart"/>
                <w:tcBorders>
                  <w:top w:val="nil"/>
                  <w:left w:val="single" w:sz="4" w:space="0" w:color="auto"/>
                  <w:bottom w:val="single" w:sz="4" w:space="0" w:color="auto"/>
                  <w:right w:val="single" w:sz="4" w:space="0" w:color="auto"/>
                </w:tcBorders>
                <w:vAlign w:val="center"/>
                <w:hideMark/>
              </w:tcPr>
            </w:tcPrChange>
          </w:tcPr>
          <w:p w14:paraId="37ED9D15" w14:textId="77777777" w:rsidR="00CD627B" w:rsidRPr="009B0DA5" w:rsidRDefault="00CD627B" w:rsidP="009B0DA5">
            <w:pPr>
              <w:spacing w:before="0" w:after="0" w:line="240" w:lineRule="auto"/>
              <w:jc w:val="left"/>
              <w:rPr>
                <w:ins w:id="1397" w:author="Huyen Tran Thu" w:date="2024-10-13T21:29:00Z" w16du:dateUtc="2024-10-13T14:29:00Z"/>
                <w:rFonts w:eastAsia="Times New Roman"/>
                <w:sz w:val="24"/>
                <w:szCs w:val="24"/>
                <w:lang w:val="en-US" w:eastAsia="ja-JP"/>
              </w:rPr>
            </w:pPr>
            <w:ins w:id="1398" w:author="Huyen Tran Thu" w:date="2024-10-13T21:29:00Z" w16du:dateUtc="2024-10-13T14:29:00Z">
              <w:r w:rsidRPr="009B0DA5">
                <w:rPr>
                  <w:rFonts w:eastAsia="Times New Roman"/>
                  <w:sz w:val="24"/>
                  <w:szCs w:val="24"/>
                  <w:lang w:val="en-US" w:eastAsia="ja-JP"/>
                </w:rPr>
                <w:t xml:space="preserve">4C - </w:t>
              </w:r>
              <w:r w:rsidRPr="009B0DA5">
                <w:rPr>
                  <w:sz w:val="24"/>
                  <w:szCs w:val="24"/>
                  <w:lang w:val="en-US"/>
                </w:rPr>
                <w:t>Thiêu đốt và đốt lộ thiên chất thải</w:t>
              </w:r>
            </w:ins>
          </w:p>
        </w:tc>
        <w:tc>
          <w:tcPr>
            <w:tcW w:w="1382" w:type="pct"/>
            <w:tcBorders>
              <w:top w:val="nil"/>
              <w:left w:val="nil"/>
              <w:bottom w:val="single" w:sz="4" w:space="0" w:color="auto"/>
              <w:right w:val="single" w:sz="4" w:space="0" w:color="auto"/>
            </w:tcBorders>
            <w:vAlign w:val="center"/>
            <w:hideMark/>
            <w:tcPrChange w:id="1399" w:author="Huyen Tran Thu" w:date="2024-10-13T21:52:00Z" w16du:dateUtc="2024-10-13T14:52:00Z">
              <w:tcPr>
                <w:tcW w:w="1316" w:type="pct"/>
                <w:gridSpan w:val="2"/>
                <w:tcBorders>
                  <w:top w:val="nil"/>
                  <w:left w:val="nil"/>
                  <w:bottom w:val="single" w:sz="4" w:space="0" w:color="auto"/>
                  <w:right w:val="single" w:sz="4" w:space="0" w:color="auto"/>
                </w:tcBorders>
                <w:vAlign w:val="bottom"/>
                <w:hideMark/>
              </w:tcPr>
            </w:tcPrChange>
          </w:tcPr>
          <w:p w14:paraId="31B01150" w14:textId="77777777" w:rsidR="00CD627B" w:rsidRPr="009B0DA5" w:rsidRDefault="00CD627B" w:rsidP="009B0DA5">
            <w:pPr>
              <w:spacing w:before="0" w:after="0" w:line="240" w:lineRule="auto"/>
              <w:jc w:val="left"/>
              <w:rPr>
                <w:ins w:id="1400" w:author="Huyen Tran Thu" w:date="2024-10-13T21:29:00Z" w16du:dateUtc="2024-10-13T14:29:00Z"/>
                <w:rFonts w:eastAsia="Times New Roman"/>
                <w:sz w:val="24"/>
                <w:szCs w:val="24"/>
                <w:lang w:val="en-US" w:eastAsia="ja-JP"/>
              </w:rPr>
            </w:pPr>
            <w:ins w:id="1401" w:author="Huyen Tran Thu" w:date="2024-10-13T21:29:00Z" w16du:dateUtc="2024-10-13T14:29:00Z">
              <w:r w:rsidRPr="009B0DA5">
                <w:rPr>
                  <w:rFonts w:eastAsia="Times New Roman"/>
                  <w:sz w:val="24"/>
                  <w:szCs w:val="24"/>
                  <w:lang w:val="en-US" w:eastAsia="ja-JP"/>
                </w:rPr>
                <w:t>4C1- Thiêu đốt chất thải trong lò đốt</w:t>
              </w:r>
            </w:ins>
          </w:p>
        </w:tc>
        <w:tc>
          <w:tcPr>
            <w:tcW w:w="713" w:type="pct"/>
            <w:tcBorders>
              <w:top w:val="nil"/>
              <w:left w:val="nil"/>
              <w:bottom w:val="single" w:sz="4" w:space="0" w:color="auto"/>
              <w:right w:val="single" w:sz="4" w:space="0" w:color="auto"/>
            </w:tcBorders>
            <w:noWrap/>
            <w:vAlign w:val="center"/>
            <w:tcPrChange w:id="1402" w:author="Huyen Tran Thu" w:date="2024-10-13T21:52:00Z" w16du:dateUtc="2024-10-13T14:52:00Z">
              <w:tcPr>
                <w:tcW w:w="713" w:type="pct"/>
                <w:tcBorders>
                  <w:top w:val="nil"/>
                  <w:left w:val="nil"/>
                  <w:bottom w:val="single" w:sz="4" w:space="0" w:color="auto"/>
                  <w:right w:val="single" w:sz="4" w:space="0" w:color="auto"/>
                </w:tcBorders>
                <w:noWrap/>
                <w:vAlign w:val="center"/>
              </w:tcPr>
            </w:tcPrChange>
          </w:tcPr>
          <w:p w14:paraId="4A94E601" w14:textId="759A9367" w:rsidR="00CD627B" w:rsidRPr="009B0DA5" w:rsidRDefault="00FD7EAF" w:rsidP="009B0DA5">
            <w:pPr>
              <w:spacing w:before="0" w:after="0" w:line="240" w:lineRule="auto"/>
              <w:jc w:val="center"/>
              <w:rPr>
                <w:ins w:id="1403" w:author="Huyen Tran Thu" w:date="2024-10-13T21:29:00Z" w16du:dateUtc="2024-10-13T14:29:00Z"/>
                <w:rFonts w:eastAsia="Times New Roman"/>
                <w:sz w:val="24"/>
                <w:szCs w:val="24"/>
                <w:lang w:val="en-US" w:eastAsia="ja-JP"/>
              </w:rPr>
            </w:pPr>
            <w:ins w:id="1404" w:author="Huyen Tran Thu" w:date="2025-04-28T22:43:00Z" w16du:dateUtc="2025-04-28T15:43:00Z">
              <w:r>
                <w:rPr>
                  <w:rFonts w:eastAsia="Times New Roman"/>
                  <w:sz w:val="24"/>
                  <w:szCs w:val="24"/>
                  <w:lang w:val="en-US" w:eastAsia="ja-JP"/>
                </w:rPr>
                <w:t>2.036,72</w:t>
              </w:r>
            </w:ins>
          </w:p>
        </w:tc>
        <w:tc>
          <w:tcPr>
            <w:tcW w:w="697" w:type="pct"/>
            <w:tcBorders>
              <w:top w:val="nil"/>
              <w:left w:val="nil"/>
              <w:bottom w:val="single" w:sz="4" w:space="0" w:color="auto"/>
              <w:right w:val="single" w:sz="4" w:space="0" w:color="auto"/>
            </w:tcBorders>
            <w:noWrap/>
            <w:vAlign w:val="center"/>
            <w:tcPrChange w:id="1405" w:author="Huyen Tran Thu" w:date="2024-10-13T21:52:00Z" w16du:dateUtc="2024-10-13T14:52:00Z">
              <w:tcPr>
                <w:tcW w:w="697" w:type="pct"/>
                <w:tcBorders>
                  <w:top w:val="nil"/>
                  <w:left w:val="nil"/>
                  <w:bottom w:val="single" w:sz="4" w:space="0" w:color="auto"/>
                  <w:right w:val="single" w:sz="4" w:space="0" w:color="auto"/>
                </w:tcBorders>
                <w:noWrap/>
                <w:vAlign w:val="center"/>
              </w:tcPr>
            </w:tcPrChange>
          </w:tcPr>
          <w:p w14:paraId="4D489A31" w14:textId="30F4A73A" w:rsidR="00CD627B" w:rsidRPr="009B0DA5" w:rsidRDefault="009B0DA5" w:rsidP="009B0DA5">
            <w:pPr>
              <w:spacing w:before="0" w:after="0" w:line="240" w:lineRule="auto"/>
              <w:jc w:val="center"/>
              <w:rPr>
                <w:ins w:id="1406" w:author="Huyen Tran Thu" w:date="2024-10-13T21:29:00Z" w16du:dateUtc="2024-10-13T14:29:00Z"/>
                <w:rFonts w:eastAsia="Times New Roman"/>
                <w:sz w:val="24"/>
                <w:szCs w:val="24"/>
                <w:lang w:val="en-US" w:eastAsia="ja-JP"/>
              </w:rPr>
            </w:pPr>
            <w:ins w:id="1407" w:author="Huyen Tran Thu" w:date="2024-10-13T21:49:00Z" w16du:dateUtc="2024-10-13T14:49:00Z">
              <w:r w:rsidRPr="009B0DA5">
                <w:rPr>
                  <w:rFonts w:eastAsia="Times New Roman"/>
                  <w:sz w:val="24"/>
                  <w:szCs w:val="24"/>
                  <w:lang w:val="en-US" w:eastAsia="ja-JP"/>
                </w:rPr>
                <w:t>0,017</w:t>
              </w:r>
            </w:ins>
          </w:p>
        </w:tc>
        <w:tc>
          <w:tcPr>
            <w:tcW w:w="698" w:type="pct"/>
            <w:tcBorders>
              <w:top w:val="nil"/>
              <w:left w:val="nil"/>
              <w:bottom w:val="single" w:sz="4" w:space="0" w:color="auto"/>
              <w:right w:val="single" w:sz="4" w:space="0" w:color="auto"/>
            </w:tcBorders>
            <w:noWrap/>
            <w:vAlign w:val="center"/>
            <w:tcPrChange w:id="1408" w:author="Huyen Tran Thu" w:date="2024-10-13T21:52:00Z" w16du:dateUtc="2024-10-13T14:52:00Z">
              <w:tcPr>
                <w:tcW w:w="698" w:type="pct"/>
                <w:tcBorders>
                  <w:top w:val="nil"/>
                  <w:left w:val="nil"/>
                  <w:bottom w:val="single" w:sz="4" w:space="0" w:color="auto"/>
                  <w:right w:val="single" w:sz="4" w:space="0" w:color="auto"/>
                </w:tcBorders>
                <w:noWrap/>
                <w:vAlign w:val="center"/>
              </w:tcPr>
            </w:tcPrChange>
          </w:tcPr>
          <w:p w14:paraId="75501DDE" w14:textId="0A02625E" w:rsidR="00CD627B" w:rsidRPr="009B0DA5" w:rsidRDefault="009B0DA5" w:rsidP="009B0DA5">
            <w:pPr>
              <w:spacing w:before="0" w:after="0" w:line="240" w:lineRule="auto"/>
              <w:jc w:val="center"/>
              <w:rPr>
                <w:ins w:id="1409" w:author="Huyen Tran Thu" w:date="2024-10-13T21:29:00Z" w16du:dateUtc="2024-10-13T14:29:00Z"/>
                <w:rFonts w:eastAsia="Times New Roman"/>
                <w:sz w:val="24"/>
                <w:szCs w:val="24"/>
                <w:lang w:val="en-US" w:eastAsia="ja-JP"/>
              </w:rPr>
            </w:pPr>
            <w:ins w:id="1410" w:author="Huyen Tran Thu" w:date="2024-10-13T21:49:00Z" w16du:dateUtc="2024-10-13T14:49:00Z">
              <w:r w:rsidRPr="009B0DA5">
                <w:rPr>
                  <w:rFonts w:eastAsia="Times New Roman"/>
                  <w:sz w:val="24"/>
                  <w:szCs w:val="24"/>
                  <w:lang w:val="en-US" w:eastAsia="ja-JP"/>
                </w:rPr>
                <w:t>0,1147</w:t>
              </w:r>
            </w:ins>
          </w:p>
        </w:tc>
        <w:tc>
          <w:tcPr>
            <w:tcW w:w="822" w:type="pct"/>
            <w:tcBorders>
              <w:top w:val="nil"/>
              <w:left w:val="nil"/>
              <w:bottom w:val="single" w:sz="4" w:space="0" w:color="auto"/>
              <w:right w:val="single" w:sz="4" w:space="0" w:color="auto"/>
            </w:tcBorders>
            <w:vAlign w:val="center"/>
            <w:tcPrChange w:id="1411" w:author="Huyen Tran Thu" w:date="2024-10-13T21:52:00Z" w16du:dateUtc="2024-10-13T14:52:00Z">
              <w:tcPr>
                <w:tcW w:w="822" w:type="pct"/>
                <w:tcBorders>
                  <w:top w:val="nil"/>
                  <w:left w:val="nil"/>
                  <w:bottom w:val="single" w:sz="4" w:space="0" w:color="auto"/>
                  <w:right w:val="single" w:sz="4" w:space="0" w:color="auto"/>
                </w:tcBorders>
                <w:vAlign w:val="center"/>
              </w:tcPr>
            </w:tcPrChange>
          </w:tcPr>
          <w:p w14:paraId="1D96C636" w14:textId="0C4F1A18" w:rsidR="00CD627B" w:rsidRPr="009B0DA5" w:rsidRDefault="00FD7EAF" w:rsidP="009B0DA5">
            <w:pPr>
              <w:spacing w:before="0" w:after="0" w:line="240" w:lineRule="auto"/>
              <w:jc w:val="center"/>
              <w:rPr>
                <w:ins w:id="1412" w:author="Huyen Tran Thu" w:date="2024-10-13T21:29:00Z" w16du:dateUtc="2024-10-13T14:29:00Z"/>
                <w:rFonts w:eastAsia="Times New Roman"/>
                <w:b/>
                <w:bCs/>
                <w:sz w:val="24"/>
                <w:szCs w:val="24"/>
                <w:lang w:val="en-US" w:eastAsia="ja-JP"/>
              </w:rPr>
            </w:pPr>
            <w:ins w:id="1413" w:author="Huyen Tran Thu" w:date="2025-04-28T22:44:00Z" w16du:dateUtc="2025-04-28T15:44:00Z">
              <w:r>
                <w:rPr>
                  <w:rFonts w:eastAsia="Times New Roman"/>
                  <w:b/>
                  <w:bCs/>
                  <w:sz w:val="24"/>
                  <w:szCs w:val="24"/>
                  <w:lang w:val="en-US" w:eastAsia="ja-JP"/>
                </w:rPr>
                <w:t>2.067,58</w:t>
              </w:r>
            </w:ins>
          </w:p>
        </w:tc>
      </w:tr>
      <w:tr w:rsidR="009B0DA5" w:rsidRPr="009B0DA5" w14:paraId="42B191E8" w14:textId="77777777" w:rsidTr="009B0DA5">
        <w:trPr>
          <w:trHeight w:val="255"/>
          <w:ins w:id="1414" w:author="Huyen Tran Thu" w:date="2024-10-13T21:29:00Z"/>
          <w:trPrChange w:id="1415" w:author="Huyen Tran Thu" w:date="2024-10-13T21:52:00Z" w16du:dateUtc="2024-10-13T14:52:00Z">
            <w:trPr>
              <w:trHeight w:val="255"/>
            </w:trPr>
          </w:trPrChange>
        </w:trPr>
        <w:tc>
          <w:tcPr>
            <w:tcW w:w="688" w:type="pct"/>
            <w:vMerge/>
            <w:tcBorders>
              <w:top w:val="nil"/>
              <w:left w:val="single" w:sz="4" w:space="0" w:color="auto"/>
              <w:bottom w:val="single" w:sz="4" w:space="0" w:color="auto"/>
              <w:right w:val="single" w:sz="4" w:space="0" w:color="auto"/>
            </w:tcBorders>
            <w:vAlign w:val="center"/>
            <w:hideMark/>
            <w:tcPrChange w:id="1416" w:author="Huyen Tran Thu" w:date="2024-10-13T21:52:00Z" w16du:dateUtc="2024-10-13T14:52:00Z">
              <w:tcPr>
                <w:tcW w:w="754" w:type="pct"/>
                <w:gridSpan w:val="2"/>
                <w:vMerge/>
                <w:tcBorders>
                  <w:top w:val="nil"/>
                  <w:left w:val="single" w:sz="4" w:space="0" w:color="auto"/>
                  <w:bottom w:val="single" w:sz="4" w:space="0" w:color="auto"/>
                  <w:right w:val="single" w:sz="4" w:space="0" w:color="auto"/>
                </w:tcBorders>
                <w:vAlign w:val="center"/>
                <w:hideMark/>
              </w:tcPr>
            </w:tcPrChange>
          </w:tcPr>
          <w:p w14:paraId="4ED0CE0F" w14:textId="77777777" w:rsidR="00CD627B" w:rsidRPr="009B0DA5" w:rsidRDefault="00CD627B" w:rsidP="009B0DA5">
            <w:pPr>
              <w:spacing w:before="0" w:after="0" w:line="240" w:lineRule="auto"/>
              <w:jc w:val="left"/>
              <w:rPr>
                <w:ins w:id="1417" w:author="Huyen Tran Thu" w:date="2024-10-13T21:29:00Z" w16du:dateUtc="2024-10-13T14:29:00Z"/>
                <w:rFonts w:eastAsia="Times New Roman"/>
                <w:sz w:val="24"/>
                <w:szCs w:val="24"/>
                <w:lang w:val="en-US" w:eastAsia="ja-JP"/>
              </w:rPr>
            </w:pPr>
          </w:p>
        </w:tc>
        <w:tc>
          <w:tcPr>
            <w:tcW w:w="1382" w:type="pct"/>
            <w:tcBorders>
              <w:top w:val="nil"/>
              <w:left w:val="nil"/>
              <w:bottom w:val="single" w:sz="4" w:space="0" w:color="auto"/>
              <w:right w:val="single" w:sz="4" w:space="0" w:color="auto"/>
            </w:tcBorders>
            <w:vAlign w:val="center"/>
            <w:hideMark/>
            <w:tcPrChange w:id="1418" w:author="Huyen Tran Thu" w:date="2024-10-13T21:52:00Z" w16du:dateUtc="2024-10-13T14:52:00Z">
              <w:tcPr>
                <w:tcW w:w="1316" w:type="pct"/>
                <w:gridSpan w:val="2"/>
                <w:tcBorders>
                  <w:top w:val="nil"/>
                  <w:left w:val="nil"/>
                  <w:bottom w:val="single" w:sz="4" w:space="0" w:color="auto"/>
                  <w:right w:val="single" w:sz="4" w:space="0" w:color="auto"/>
                </w:tcBorders>
                <w:vAlign w:val="bottom"/>
                <w:hideMark/>
              </w:tcPr>
            </w:tcPrChange>
          </w:tcPr>
          <w:p w14:paraId="3B7E0611" w14:textId="77777777" w:rsidR="00CD627B" w:rsidRPr="009B0DA5" w:rsidRDefault="00CD627B" w:rsidP="009B0DA5">
            <w:pPr>
              <w:spacing w:before="0" w:after="0" w:line="240" w:lineRule="auto"/>
              <w:jc w:val="left"/>
              <w:rPr>
                <w:ins w:id="1419" w:author="Huyen Tran Thu" w:date="2024-10-13T21:29:00Z" w16du:dateUtc="2024-10-13T14:29:00Z"/>
                <w:rFonts w:eastAsia="Times New Roman"/>
                <w:sz w:val="24"/>
                <w:szCs w:val="24"/>
                <w:lang w:val="en-US" w:eastAsia="ja-JP"/>
              </w:rPr>
            </w:pPr>
            <w:ins w:id="1420" w:author="Huyen Tran Thu" w:date="2024-10-13T21:29:00Z" w16du:dateUtc="2024-10-13T14:29:00Z">
              <w:r w:rsidRPr="009B0DA5">
                <w:rPr>
                  <w:rFonts w:eastAsia="Times New Roman"/>
                  <w:sz w:val="24"/>
                  <w:szCs w:val="24"/>
                  <w:lang w:val="en-US" w:eastAsia="ja-JP"/>
                </w:rPr>
                <w:t>4C2 - Đốt lộ thiên chất thải</w:t>
              </w:r>
            </w:ins>
          </w:p>
        </w:tc>
        <w:tc>
          <w:tcPr>
            <w:tcW w:w="713" w:type="pct"/>
            <w:tcBorders>
              <w:top w:val="nil"/>
              <w:left w:val="nil"/>
              <w:bottom w:val="single" w:sz="4" w:space="0" w:color="auto"/>
              <w:right w:val="single" w:sz="4" w:space="0" w:color="auto"/>
            </w:tcBorders>
            <w:noWrap/>
            <w:vAlign w:val="center"/>
            <w:tcPrChange w:id="1421" w:author="Huyen Tran Thu" w:date="2024-10-13T21:52:00Z" w16du:dateUtc="2024-10-13T14:52:00Z">
              <w:tcPr>
                <w:tcW w:w="713" w:type="pct"/>
                <w:tcBorders>
                  <w:top w:val="nil"/>
                  <w:left w:val="nil"/>
                  <w:bottom w:val="single" w:sz="4" w:space="0" w:color="auto"/>
                  <w:right w:val="single" w:sz="4" w:space="0" w:color="auto"/>
                </w:tcBorders>
                <w:noWrap/>
                <w:vAlign w:val="center"/>
              </w:tcPr>
            </w:tcPrChange>
          </w:tcPr>
          <w:p w14:paraId="6CBB943D" w14:textId="7528AE97" w:rsidR="00CD627B" w:rsidRPr="009B0DA5" w:rsidRDefault="009B0DA5" w:rsidP="009B0DA5">
            <w:pPr>
              <w:spacing w:before="0" w:after="0" w:line="240" w:lineRule="auto"/>
              <w:jc w:val="center"/>
              <w:rPr>
                <w:ins w:id="1422" w:author="Huyen Tran Thu" w:date="2024-10-13T21:29:00Z" w16du:dateUtc="2024-10-13T14:29:00Z"/>
                <w:rFonts w:eastAsia="Times New Roman"/>
                <w:sz w:val="24"/>
                <w:szCs w:val="24"/>
                <w:lang w:val="en-US" w:eastAsia="ja-JP"/>
              </w:rPr>
            </w:pPr>
            <w:ins w:id="1423" w:author="Huyen Tran Thu" w:date="2024-10-13T21:50:00Z" w16du:dateUtc="2024-10-13T14:50:00Z">
              <w:r w:rsidRPr="009B0DA5">
                <w:rPr>
                  <w:rFonts w:eastAsia="Times New Roman"/>
                  <w:sz w:val="24"/>
                  <w:szCs w:val="24"/>
                  <w:lang w:val="en-US" w:eastAsia="ja-JP"/>
                </w:rPr>
                <w:t>1.117,49</w:t>
              </w:r>
            </w:ins>
          </w:p>
        </w:tc>
        <w:tc>
          <w:tcPr>
            <w:tcW w:w="697" w:type="pct"/>
            <w:tcBorders>
              <w:top w:val="nil"/>
              <w:left w:val="nil"/>
              <w:bottom w:val="single" w:sz="4" w:space="0" w:color="auto"/>
              <w:right w:val="single" w:sz="4" w:space="0" w:color="auto"/>
            </w:tcBorders>
            <w:noWrap/>
            <w:vAlign w:val="center"/>
            <w:tcPrChange w:id="1424" w:author="Huyen Tran Thu" w:date="2024-10-13T21:52:00Z" w16du:dateUtc="2024-10-13T14:52:00Z">
              <w:tcPr>
                <w:tcW w:w="697" w:type="pct"/>
                <w:tcBorders>
                  <w:top w:val="nil"/>
                  <w:left w:val="nil"/>
                  <w:bottom w:val="single" w:sz="4" w:space="0" w:color="auto"/>
                  <w:right w:val="single" w:sz="4" w:space="0" w:color="auto"/>
                </w:tcBorders>
                <w:noWrap/>
                <w:vAlign w:val="center"/>
              </w:tcPr>
            </w:tcPrChange>
          </w:tcPr>
          <w:p w14:paraId="7332CEBC" w14:textId="20B2747D" w:rsidR="00CD627B" w:rsidRPr="009B0DA5" w:rsidRDefault="009B0DA5" w:rsidP="009B0DA5">
            <w:pPr>
              <w:spacing w:before="0" w:after="0" w:line="240" w:lineRule="auto"/>
              <w:jc w:val="center"/>
              <w:rPr>
                <w:ins w:id="1425" w:author="Huyen Tran Thu" w:date="2024-10-13T21:29:00Z" w16du:dateUtc="2024-10-13T14:29:00Z"/>
                <w:rFonts w:eastAsia="Times New Roman"/>
                <w:sz w:val="24"/>
                <w:szCs w:val="24"/>
                <w:lang w:val="en-US" w:eastAsia="ja-JP"/>
              </w:rPr>
            </w:pPr>
            <w:ins w:id="1426" w:author="Huyen Tran Thu" w:date="2024-10-13T21:50:00Z" w16du:dateUtc="2024-10-13T14:50:00Z">
              <w:r w:rsidRPr="009B0DA5">
                <w:rPr>
                  <w:rFonts w:eastAsia="Times New Roman"/>
                  <w:sz w:val="24"/>
                  <w:szCs w:val="24"/>
                  <w:lang w:val="en-US" w:eastAsia="ja-JP"/>
                </w:rPr>
                <w:t>11,32</w:t>
              </w:r>
            </w:ins>
          </w:p>
        </w:tc>
        <w:tc>
          <w:tcPr>
            <w:tcW w:w="698" w:type="pct"/>
            <w:tcBorders>
              <w:top w:val="nil"/>
              <w:left w:val="nil"/>
              <w:bottom w:val="single" w:sz="4" w:space="0" w:color="auto"/>
              <w:right w:val="single" w:sz="4" w:space="0" w:color="auto"/>
            </w:tcBorders>
            <w:noWrap/>
            <w:vAlign w:val="center"/>
            <w:tcPrChange w:id="1427" w:author="Huyen Tran Thu" w:date="2024-10-13T21:52:00Z" w16du:dateUtc="2024-10-13T14:52:00Z">
              <w:tcPr>
                <w:tcW w:w="698" w:type="pct"/>
                <w:tcBorders>
                  <w:top w:val="nil"/>
                  <w:left w:val="nil"/>
                  <w:bottom w:val="single" w:sz="4" w:space="0" w:color="auto"/>
                  <w:right w:val="single" w:sz="4" w:space="0" w:color="auto"/>
                </w:tcBorders>
                <w:noWrap/>
                <w:vAlign w:val="center"/>
              </w:tcPr>
            </w:tcPrChange>
          </w:tcPr>
          <w:p w14:paraId="7F31F5C2" w14:textId="2BA91AC1" w:rsidR="00CD627B" w:rsidRPr="009B0DA5" w:rsidRDefault="009B0DA5" w:rsidP="009B0DA5">
            <w:pPr>
              <w:spacing w:before="0" w:after="0" w:line="240" w:lineRule="auto"/>
              <w:jc w:val="center"/>
              <w:rPr>
                <w:ins w:id="1428" w:author="Huyen Tran Thu" w:date="2024-10-13T21:29:00Z" w16du:dateUtc="2024-10-13T14:29:00Z"/>
                <w:rFonts w:eastAsia="Times New Roman"/>
                <w:sz w:val="24"/>
                <w:szCs w:val="24"/>
                <w:lang w:val="en-US" w:eastAsia="ja-JP"/>
              </w:rPr>
            </w:pPr>
            <w:ins w:id="1429" w:author="Huyen Tran Thu" w:date="2024-10-13T21:50:00Z" w16du:dateUtc="2024-10-13T14:50:00Z">
              <w:r w:rsidRPr="009B0DA5">
                <w:rPr>
                  <w:rFonts w:eastAsia="Times New Roman"/>
                  <w:sz w:val="24"/>
                  <w:szCs w:val="24"/>
                  <w:lang w:val="en-US" w:eastAsia="ja-JP"/>
                </w:rPr>
                <w:t>0,16</w:t>
              </w:r>
            </w:ins>
          </w:p>
        </w:tc>
        <w:tc>
          <w:tcPr>
            <w:tcW w:w="822" w:type="pct"/>
            <w:tcBorders>
              <w:top w:val="nil"/>
              <w:left w:val="nil"/>
              <w:bottom w:val="single" w:sz="4" w:space="0" w:color="auto"/>
              <w:right w:val="single" w:sz="4" w:space="0" w:color="auto"/>
            </w:tcBorders>
            <w:vAlign w:val="center"/>
            <w:tcPrChange w:id="1430" w:author="Huyen Tran Thu" w:date="2024-10-13T21:52:00Z" w16du:dateUtc="2024-10-13T14:52:00Z">
              <w:tcPr>
                <w:tcW w:w="822" w:type="pct"/>
                <w:tcBorders>
                  <w:top w:val="nil"/>
                  <w:left w:val="nil"/>
                  <w:bottom w:val="single" w:sz="4" w:space="0" w:color="auto"/>
                  <w:right w:val="single" w:sz="4" w:space="0" w:color="auto"/>
                </w:tcBorders>
                <w:vAlign w:val="center"/>
              </w:tcPr>
            </w:tcPrChange>
          </w:tcPr>
          <w:p w14:paraId="3AAE103C" w14:textId="315EF061" w:rsidR="00CD627B" w:rsidRPr="009B0DA5" w:rsidRDefault="009B0DA5" w:rsidP="009B0DA5">
            <w:pPr>
              <w:spacing w:before="0" w:after="0" w:line="240" w:lineRule="auto"/>
              <w:jc w:val="center"/>
              <w:rPr>
                <w:ins w:id="1431" w:author="Huyen Tran Thu" w:date="2024-10-13T21:29:00Z" w16du:dateUtc="2024-10-13T14:29:00Z"/>
                <w:rFonts w:eastAsia="Times New Roman"/>
                <w:b/>
                <w:bCs/>
                <w:sz w:val="24"/>
                <w:szCs w:val="24"/>
                <w:lang w:val="en-US" w:eastAsia="ja-JP"/>
              </w:rPr>
            </w:pPr>
            <w:ins w:id="1432" w:author="Huyen Tran Thu" w:date="2024-10-13T21:51:00Z" w16du:dateUtc="2024-10-13T14:51:00Z">
              <w:r w:rsidRPr="009B0DA5">
                <w:rPr>
                  <w:rFonts w:eastAsia="Times New Roman"/>
                  <w:b/>
                  <w:bCs/>
                  <w:sz w:val="24"/>
                  <w:szCs w:val="24"/>
                  <w:lang w:val="en-US" w:eastAsia="ja-JP"/>
                </w:rPr>
                <w:t>1.478,12</w:t>
              </w:r>
            </w:ins>
          </w:p>
        </w:tc>
      </w:tr>
      <w:tr w:rsidR="009B0DA5" w:rsidRPr="009B0DA5" w14:paraId="0BB59344" w14:textId="77777777" w:rsidTr="009B0DA5">
        <w:trPr>
          <w:trHeight w:val="510"/>
          <w:ins w:id="1433" w:author="Huyen Tran Thu" w:date="2024-10-13T21:29:00Z"/>
          <w:trPrChange w:id="1434" w:author="Huyen Tran Thu" w:date="2024-10-13T21:52:00Z" w16du:dateUtc="2024-10-13T14:52:00Z">
            <w:trPr>
              <w:trHeight w:val="510"/>
            </w:trPr>
          </w:trPrChange>
        </w:trPr>
        <w:tc>
          <w:tcPr>
            <w:tcW w:w="688" w:type="pct"/>
            <w:vMerge w:val="restart"/>
            <w:tcBorders>
              <w:top w:val="nil"/>
              <w:left w:val="single" w:sz="4" w:space="0" w:color="auto"/>
              <w:bottom w:val="single" w:sz="4" w:space="0" w:color="000000"/>
              <w:right w:val="single" w:sz="4" w:space="0" w:color="auto"/>
            </w:tcBorders>
            <w:vAlign w:val="center"/>
            <w:hideMark/>
            <w:tcPrChange w:id="1435" w:author="Huyen Tran Thu" w:date="2024-10-13T21:52:00Z" w16du:dateUtc="2024-10-13T14:52:00Z">
              <w:tcPr>
                <w:tcW w:w="754" w:type="pct"/>
                <w:gridSpan w:val="2"/>
                <w:vMerge w:val="restart"/>
                <w:tcBorders>
                  <w:top w:val="nil"/>
                  <w:left w:val="single" w:sz="4" w:space="0" w:color="auto"/>
                  <w:bottom w:val="single" w:sz="4" w:space="0" w:color="000000"/>
                  <w:right w:val="single" w:sz="4" w:space="0" w:color="auto"/>
                </w:tcBorders>
                <w:vAlign w:val="center"/>
                <w:hideMark/>
              </w:tcPr>
            </w:tcPrChange>
          </w:tcPr>
          <w:p w14:paraId="31374F64" w14:textId="77777777" w:rsidR="00CD627B" w:rsidRPr="009B0DA5" w:rsidRDefault="00CD627B" w:rsidP="009B0DA5">
            <w:pPr>
              <w:spacing w:before="0" w:after="0" w:line="240" w:lineRule="auto"/>
              <w:jc w:val="left"/>
              <w:rPr>
                <w:ins w:id="1436" w:author="Huyen Tran Thu" w:date="2024-10-13T21:29:00Z" w16du:dateUtc="2024-10-13T14:29:00Z"/>
                <w:rFonts w:eastAsia="Times New Roman"/>
                <w:sz w:val="24"/>
                <w:szCs w:val="24"/>
                <w:lang w:val="en-US" w:eastAsia="ja-JP"/>
              </w:rPr>
            </w:pPr>
            <w:ins w:id="1437" w:author="Huyen Tran Thu" w:date="2024-10-13T21:29:00Z" w16du:dateUtc="2024-10-13T14:29:00Z">
              <w:r w:rsidRPr="009B0DA5">
                <w:rPr>
                  <w:rFonts w:eastAsia="Times New Roman"/>
                  <w:sz w:val="24"/>
                  <w:szCs w:val="24"/>
                  <w:lang w:val="en-US" w:eastAsia="ja-JP"/>
                </w:rPr>
                <w:t xml:space="preserve">4D - </w:t>
              </w:r>
              <w:r w:rsidRPr="009B0DA5">
                <w:rPr>
                  <w:sz w:val="24"/>
                  <w:szCs w:val="24"/>
                  <w:lang w:val="en-US"/>
                </w:rPr>
                <w:t>Xử lý và xả thải nước thải</w:t>
              </w:r>
            </w:ins>
          </w:p>
        </w:tc>
        <w:tc>
          <w:tcPr>
            <w:tcW w:w="1382" w:type="pct"/>
            <w:tcBorders>
              <w:top w:val="nil"/>
              <w:left w:val="nil"/>
              <w:bottom w:val="single" w:sz="4" w:space="0" w:color="auto"/>
              <w:right w:val="single" w:sz="4" w:space="0" w:color="auto"/>
            </w:tcBorders>
            <w:vAlign w:val="center"/>
            <w:hideMark/>
            <w:tcPrChange w:id="1438" w:author="Huyen Tran Thu" w:date="2024-10-13T21:52:00Z" w16du:dateUtc="2024-10-13T14:52:00Z">
              <w:tcPr>
                <w:tcW w:w="1316" w:type="pct"/>
                <w:gridSpan w:val="2"/>
                <w:tcBorders>
                  <w:top w:val="nil"/>
                  <w:left w:val="nil"/>
                  <w:bottom w:val="single" w:sz="4" w:space="0" w:color="auto"/>
                  <w:right w:val="single" w:sz="4" w:space="0" w:color="auto"/>
                </w:tcBorders>
                <w:vAlign w:val="bottom"/>
                <w:hideMark/>
              </w:tcPr>
            </w:tcPrChange>
          </w:tcPr>
          <w:p w14:paraId="31ED8E90" w14:textId="77777777" w:rsidR="00CD627B" w:rsidRPr="009B0DA5" w:rsidRDefault="00CD627B" w:rsidP="009B0DA5">
            <w:pPr>
              <w:spacing w:before="0" w:after="0" w:line="240" w:lineRule="auto"/>
              <w:jc w:val="left"/>
              <w:rPr>
                <w:ins w:id="1439" w:author="Huyen Tran Thu" w:date="2024-10-13T21:29:00Z" w16du:dateUtc="2024-10-13T14:29:00Z"/>
                <w:rFonts w:eastAsia="Times New Roman"/>
                <w:sz w:val="24"/>
                <w:szCs w:val="24"/>
                <w:lang w:val="en-US" w:eastAsia="ja-JP"/>
              </w:rPr>
            </w:pPr>
            <w:ins w:id="1440" w:author="Huyen Tran Thu" w:date="2024-10-13T21:29:00Z" w16du:dateUtc="2024-10-13T14:29:00Z">
              <w:r w:rsidRPr="009B0DA5">
                <w:rPr>
                  <w:rFonts w:eastAsia="Times New Roman"/>
                  <w:sz w:val="24"/>
                  <w:szCs w:val="24"/>
                  <w:lang w:val="en-US" w:eastAsia="ja-JP"/>
                </w:rPr>
                <w:t>4D1- Xử lý và xả thải nước thải sinh hoạt</w:t>
              </w:r>
            </w:ins>
          </w:p>
        </w:tc>
        <w:tc>
          <w:tcPr>
            <w:tcW w:w="713" w:type="pct"/>
            <w:tcBorders>
              <w:top w:val="nil"/>
              <w:left w:val="nil"/>
              <w:bottom w:val="single" w:sz="4" w:space="0" w:color="auto"/>
              <w:right w:val="single" w:sz="4" w:space="0" w:color="auto"/>
            </w:tcBorders>
            <w:shd w:val="clear" w:color="000000" w:fill="D8D8D8"/>
            <w:noWrap/>
            <w:vAlign w:val="center"/>
            <w:tcPrChange w:id="1441" w:author="Huyen Tran Thu" w:date="2024-10-13T21:52:00Z" w16du:dateUtc="2024-10-13T14:52:00Z">
              <w:tcPr>
                <w:tcW w:w="713" w:type="pct"/>
                <w:tcBorders>
                  <w:top w:val="nil"/>
                  <w:left w:val="nil"/>
                  <w:bottom w:val="single" w:sz="4" w:space="0" w:color="auto"/>
                  <w:right w:val="single" w:sz="4" w:space="0" w:color="auto"/>
                </w:tcBorders>
                <w:shd w:val="clear" w:color="000000" w:fill="D8D8D8"/>
                <w:noWrap/>
                <w:vAlign w:val="center"/>
              </w:tcPr>
            </w:tcPrChange>
          </w:tcPr>
          <w:p w14:paraId="0182FEFC" w14:textId="77777777" w:rsidR="00CD627B" w:rsidRPr="009B0DA5" w:rsidRDefault="00CD627B" w:rsidP="009B0DA5">
            <w:pPr>
              <w:spacing w:before="0" w:after="0" w:line="240" w:lineRule="auto"/>
              <w:jc w:val="center"/>
              <w:rPr>
                <w:ins w:id="1442" w:author="Huyen Tran Thu" w:date="2024-10-13T21:29:00Z" w16du:dateUtc="2024-10-13T14:29:00Z"/>
                <w:rFonts w:eastAsia="Times New Roman"/>
                <w:sz w:val="24"/>
                <w:szCs w:val="24"/>
                <w:lang w:val="en-US" w:eastAsia="ja-JP"/>
              </w:rPr>
            </w:pPr>
          </w:p>
        </w:tc>
        <w:tc>
          <w:tcPr>
            <w:tcW w:w="697" w:type="pct"/>
            <w:tcBorders>
              <w:top w:val="nil"/>
              <w:left w:val="nil"/>
              <w:bottom w:val="single" w:sz="4" w:space="0" w:color="auto"/>
              <w:right w:val="single" w:sz="4" w:space="0" w:color="auto"/>
            </w:tcBorders>
            <w:noWrap/>
            <w:vAlign w:val="center"/>
            <w:tcPrChange w:id="1443" w:author="Huyen Tran Thu" w:date="2024-10-13T21:52:00Z" w16du:dateUtc="2024-10-13T14:52:00Z">
              <w:tcPr>
                <w:tcW w:w="697" w:type="pct"/>
                <w:tcBorders>
                  <w:top w:val="nil"/>
                  <w:left w:val="nil"/>
                  <w:bottom w:val="single" w:sz="4" w:space="0" w:color="auto"/>
                  <w:right w:val="single" w:sz="4" w:space="0" w:color="auto"/>
                </w:tcBorders>
                <w:noWrap/>
                <w:vAlign w:val="center"/>
              </w:tcPr>
            </w:tcPrChange>
          </w:tcPr>
          <w:p w14:paraId="197CC6C4" w14:textId="659A76CD" w:rsidR="00CD627B" w:rsidRPr="009B0DA5" w:rsidRDefault="009B0DA5" w:rsidP="009B0DA5">
            <w:pPr>
              <w:spacing w:before="0" w:after="0" w:line="240" w:lineRule="auto"/>
              <w:jc w:val="center"/>
              <w:rPr>
                <w:ins w:id="1444" w:author="Huyen Tran Thu" w:date="2024-10-13T21:29:00Z" w16du:dateUtc="2024-10-13T14:29:00Z"/>
                <w:rFonts w:eastAsia="Times New Roman"/>
                <w:sz w:val="24"/>
                <w:szCs w:val="24"/>
                <w:lang w:val="en-US" w:eastAsia="ja-JP"/>
              </w:rPr>
            </w:pPr>
            <w:ins w:id="1445" w:author="Huyen Tran Thu" w:date="2024-10-13T21:50:00Z" w16du:dateUtc="2024-10-13T14:50:00Z">
              <w:r w:rsidRPr="009B0DA5">
                <w:rPr>
                  <w:rFonts w:eastAsia="Times New Roman"/>
                  <w:sz w:val="24"/>
                  <w:szCs w:val="24"/>
                  <w:lang w:val="en-US" w:eastAsia="ja-JP"/>
                </w:rPr>
                <w:t>203,76</w:t>
              </w:r>
            </w:ins>
          </w:p>
        </w:tc>
        <w:tc>
          <w:tcPr>
            <w:tcW w:w="698" w:type="pct"/>
            <w:tcBorders>
              <w:top w:val="nil"/>
              <w:left w:val="nil"/>
              <w:bottom w:val="single" w:sz="4" w:space="0" w:color="auto"/>
              <w:right w:val="single" w:sz="4" w:space="0" w:color="auto"/>
            </w:tcBorders>
            <w:noWrap/>
            <w:vAlign w:val="center"/>
            <w:tcPrChange w:id="1446" w:author="Huyen Tran Thu" w:date="2024-10-13T21:52:00Z" w16du:dateUtc="2024-10-13T14:52:00Z">
              <w:tcPr>
                <w:tcW w:w="698" w:type="pct"/>
                <w:tcBorders>
                  <w:top w:val="nil"/>
                  <w:left w:val="nil"/>
                  <w:bottom w:val="single" w:sz="4" w:space="0" w:color="auto"/>
                  <w:right w:val="single" w:sz="4" w:space="0" w:color="auto"/>
                </w:tcBorders>
                <w:noWrap/>
                <w:vAlign w:val="center"/>
              </w:tcPr>
            </w:tcPrChange>
          </w:tcPr>
          <w:p w14:paraId="62E2100A" w14:textId="7A3633DE" w:rsidR="00CD627B" w:rsidRPr="009B0DA5" w:rsidRDefault="006D7FF9" w:rsidP="009B0DA5">
            <w:pPr>
              <w:spacing w:before="0" w:after="0" w:line="240" w:lineRule="auto"/>
              <w:jc w:val="center"/>
              <w:rPr>
                <w:ins w:id="1447" w:author="Huyen Tran Thu" w:date="2024-10-13T21:29:00Z" w16du:dateUtc="2024-10-13T14:29:00Z"/>
                <w:rFonts w:eastAsia="Times New Roman"/>
                <w:sz w:val="24"/>
                <w:szCs w:val="24"/>
                <w:lang w:val="en-US" w:eastAsia="ja-JP"/>
              </w:rPr>
            </w:pPr>
            <w:ins w:id="1448" w:author="Huyen Tran Thu" w:date="2025-11-09T22:37:00Z" w16du:dateUtc="2025-11-09T15:37:00Z">
              <w:r>
                <w:rPr>
                  <w:rFonts w:eastAsia="Times New Roman"/>
                  <w:sz w:val="24"/>
                  <w:szCs w:val="24"/>
                  <w:lang w:val="en-US" w:eastAsia="ja-JP"/>
                </w:rPr>
                <w:t>0,08</w:t>
              </w:r>
            </w:ins>
          </w:p>
        </w:tc>
        <w:tc>
          <w:tcPr>
            <w:tcW w:w="822" w:type="pct"/>
            <w:tcBorders>
              <w:top w:val="nil"/>
              <w:left w:val="nil"/>
              <w:bottom w:val="single" w:sz="4" w:space="0" w:color="auto"/>
              <w:right w:val="single" w:sz="4" w:space="0" w:color="auto"/>
            </w:tcBorders>
            <w:vAlign w:val="center"/>
            <w:tcPrChange w:id="1449" w:author="Huyen Tran Thu" w:date="2024-10-13T21:52:00Z" w16du:dateUtc="2024-10-13T14:52:00Z">
              <w:tcPr>
                <w:tcW w:w="822" w:type="pct"/>
                <w:tcBorders>
                  <w:top w:val="nil"/>
                  <w:left w:val="nil"/>
                  <w:bottom w:val="single" w:sz="4" w:space="0" w:color="auto"/>
                  <w:right w:val="single" w:sz="4" w:space="0" w:color="auto"/>
                </w:tcBorders>
                <w:vAlign w:val="center"/>
              </w:tcPr>
            </w:tcPrChange>
          </w:tcPr>
          <w:p w14:paraId="158E35E0" w14:textId="3BC5A698" w:rsidR="00CD627B" w:rsidRPr="009B0DA5" w:rsidRDefault="006D7FF9" w:rsidP="009B0DA5">
            <w:pPr>
              <w:spacing w:before="0" w:after="0" w:line="240" w:lineRule="auto"/>
              <w:jc w:val="center"/>
              <w:rPr>
                <w:ins w:id="1450" w:author="Huyen Tran Thu" w:date="2024-10-13T21:29:00Z" w16du:dateUtc="2024-10-13T14:29:00Z"/>
                <w:rFonts w:eastAsia="Times New Roman"/>
                <w:b/>
                <w:bCs/>
                <w:sz w:val="24"/>
                <w:szCs w:val="24"/>
                <w:lang w:val="en-US" w:eastAsia="ja-JP"/>
              </w:rPr>
            </w:pPr>
            <w:ins w:id="1451" w:author="Huyen Tran Thu" w:date="2025-11-09T22:37:00Z" w16du:dateUtc="2025-11-09T15:37:00Z">
              <w:r>
                <w:rPr>
                  <w:rFonts w:eastAsia="Times New Roman"/>
                  <w:b/>
                  <w:bCs/>
                  <w:sz w:val="24"/>
                  <w:szCs w:val="24"/>
                  <w:lang w:val="en-US" w:eastAsia="ja-JP"/>
                </w:rPr>
                <w:t>5.726,90</w:t>
              </w:r>
            </w:ins>
          </w:p>
        </w:tc>
      </w:tr>
      <w:tr w:rsidR="009B0DA5" w:rsidRPr="009B0DA5" w14:paraId="271B3779" w14:textId="77777777" w:rsidTr="009B0DA5">
        <w:trPr>
          <w:trHeight w:val="510"/>
          <w:ins w:id="1452" w:author="Huyen Tran Thu" w:date="2024-10-13T21:29:00Z"/>
          <w:trPrChange w:id="1453" w:author="Huyen Tran Thu" w:date="2024-10-13T21:52:00Z" w16du:dateUtc="2024-10-13T14:52:00Z">
            <w:trPr>
              <w:trHeight w:val="510"/>
            </w:trPr>
          </w:trPrChange>
        </w:trPr>
        <w:tc>
          <w:tcPr>
            <w:tcW w:w="688" w:type="pct"/>
            <w:vMerge/>
            <w:tcBorders>
              <w:top w:val="nil"/>
              <w:left w:val="single" w:sz="4" w:space="0" w:color="auto"/>
              <w:bottom w:val="single" w:sz="4" w:space="0" w:color="000000"/>
              <w:right w:val="single" w:sz="4" w:space="0" w:color="auto"/>
            </w:tcBorders>
            <w:vAlign w:val="center"/>
            <w:hideMark/>
            <w:tcPrChange w:id="1454" w:author="Huyen Tran Thu" w:date="2024-10-13T21:52:00Z" w16du:dateUtc="2024-10-13T14:52:00Z">
              <w:tcPr>
                <w:tcW w:w="754" w:type="pct"/>
                <w:gridSpan w:val="2"/>
                <w:vMerge/>
                <w:tcBorders>
                  <w:top w:val="nil"/>
                  <w:left w:val="single" w:sz="4" w:space="0" w:color="auto"/>
                  <w:bottom w:val="single" w:sz="4" w:space="0" w:color="000000"/>
                  <w:right w:val="single" w:sz="4" w:space="0" w:color="auto"/>
                </w:tcBorders>
                <w:vAlign w:val="center"/>
                <w:hideMark/>
              </w:tcPr>
            </w:tcPrChange>
          </w:tcPr>
          <w:p w14:paraId="4FDF56B8" w14:textId="77777777" w:rsidR="00CD627B" w:rsidRPr="009B0DA5" w:rsidRDefault="00CD627B" w:rsidP="009B0DA5">
            <w:pPr>
              <w:spacing w:before="0" w:after="0" w:line="240" w:lineRule="auto"/>
              <w:jc w:val="left"/>
              <w:rPr>
                <w:ins w:id="1455" w:author="Huyen Tran Thu" w:date="2024-10-13T21:29:00Z" w16du:dateUtc="2024-10-13T14:29:00Z"/>
                <w:rFonts w:eastAsia="Times New Roman"/>
                <w:sz w:val="24"/>
                <w:szCs w:val="24"/>
                <w:lang w:val="en-US" w:eastAsia="ja-JP"/>
              </w:rPr>
            </w:pPr>
          </w:p>
        </w:tc>
        <w:tc>
          <w:tcPr>
            <w:tcW w:w="1382" w:type="pct"/>
            <w:tcBorders>
              <w:top w:val="nil"/>
              <w:left w:val="nil"/>
              <w:bottom w:val="single" w:sz="4" w:space="0" w:color="auto"/>
              <w:right w:val="single" w:sz="4" w:space="0" w:color="auto"/>
            </w:tcBorders>
            <w:vAlign w:val="center"/>
            <w:hideMark/>
            <w:tcPrChange w:id="1456" w:author="Huyen Tran Thu" w:date="2024-10-13T21:52:00Z" w16du:dateUtc="2024-10-13T14:52:00Z">
              <w:tcPr>
                <w:tcW w:w="1316" w:type="pct"/>
                <w:gridSpan w:val="2"/>
                <w:tcBorders>
                  <w:top w:val="nil"/>
                  <w:left w:val="nil"/>
                  <w:bottom w:val="single" w:sz="4" w:space="0" w:color="auto"/>
                  <w:right w:val="single" w:sz="4" w:space="0" w:color="auto"/>
                </w:tcBorders>
                <w:vAlign w:val="bottom"/>
                <w:hideMark/>
              </w:tcPr>
            </w:tcPrChange>
          </w:tcPr>
          <w:p w14:paraId="460EA177" w14:textId="77777777" w:rsidR="00CD627B" w:rsidRPr="009B0DA5" w:rsidRDefault="00CD627B" w:rsidP="009B0DA5">
            <w:pPr>
              <w:spacing w:before="0" w:after="0" w:line="240" w:lineRule="auto"/>
              <w:jc w:val="left"/>
              <w:rPr>
                <w:ins w:id="1457" w:author="Huyen Tran Thu" w:date="2024-10-13T21:29:00Z" w16du:dateUtc="2024-10-13T14:29:00Z"/>
                <w:rFonts w:eastAsia="Times New Roman"/>
                <w:sz w:val="24"/>
                <w:szCs w:val="24"/>
                <w:lang w:val="en-US" w:eastAsia="ja-JP"/>
              </w:rPr>
            </w:pPr>
            <w:ins w:id="1458" w:author="Huyen Tran Thu" w:date="2024-10-13T21:29:00Z" w16du:dateUtc="2024-10-13T14:29:00Z">
              <w:r w:rsidRPr="009B0DA5">
                <w:rPr>
                  <w:rFonts w:eastAsia="Times New Roman"/>
                  <w:sz w:val="24"/>
                  <w:szCs w:val="24"/>
                  <w:lang w:val="en-US" w:eastAsia="ja-JP"/>
                </w:rPr>
                <w:t>4D2 - Xử lý và xả thải nước thải công nghiệp</w:t>
              </w:r>
            </w:ins>
          </w:p>
        </w:tc>
        <w:tc>
          <w:tcPr>
            <w:tcW w:w="713" w:type="pct"/>
            <w:tcBorders>
              <w:top w:val="nil"/>
              <w:left w:val="nil"/>
              <w:bottom w:val="single" w:sz="4" w:space="0" w:color="auto"/>
              <w:right w:val="single" w:sz="4" w:space="0" w:color="auto"/>
            </w:tcBorders>
            <w:shd w:val="clear" w:color="000000" w:fill="D8D8D8"/>
            <w:noWrap/>
            <w:vAlign w:val="center"/>
            <w:tcPrChange w:id="1459" w:author="Huyen Tran Thu" w:date="2024-10-13T21:52:00Z" w16du:dateUtc="2024-10-13T14:52:00Z">
              <w:tcPr>
                <w:tcW w:w="713" w:type="pct"/>
                <w:tcBorders>
                  <w:top w:val="nil"/>
                  <w:left w:val="nil"/>
                  <w:bottom w:val="single" w:sz="4" w:space="0" w:color="auto"/>
                  <w:right w:val="single" w:sz="4" w:space="0" w:color="auto"/>
                </w:tcBorders>
                <w:shd w:val="clear" w:color="000000" w:fill="D8D8D8"/>
                <w:noWrap/>
                <w:vAlign w:val="center"/>
              </w:tcPr>
            </w:tcPrChange>
          </w:tcPr>
          <w:p w14:paraId="3A553D27" w14:textId="77777777" w:rsidR="00CD627B" w:rsidRPr="009B0DA5" w:rsidRDefault="00CD627B" w:rsidP="009B0DA5">
            <w:pPr>
              <w:spacing w:before="0" w:after="0" w:line="240" w:lineRule="auto"/>
              <w:jc w:val="center"/>
              <w:rPr>
                <w:ins w:id="1460" w:author="Huyen Tran Thu" w:date="2024-10-13T21:29:00Z" w16du:dateUtc="2024-10-13T14:29:00Z"/>
                <w:rFonts w:eastAsia="Times New Roman"/>
                <w:sz w:val="24"/>
                <w:szCs w:val="24"/>
                <w:lang w:val="en-US" w:eastAsia="ja-JP"/>
              </w:rPr>
            </w:pPr>
          </w:p>
        </w:tc>
        <w:tc>
          <w:tcPr>
            <w:tcW w:w="697" w:type="pct"/>
            <w:tcBorders>
              <w:top w:val="nil"/>
              <w:left w:val="nil"/>
              <w:bottom w:val="single" w:sz="4" w:space="0" w:color="auto"/>
              <w:right w:val="single" w:sz="4" w:space="0" w:color="auto"/>
            </w:tcBorders>
            <w:noWrap/>
            <w:vAlign w:val="center"/>
            <w:tcPrChange w:id="1461" w:author="Huyen Tran Thu" w:date="2024-10-13T21:52:00Z" w16du:dateUtc="2024-10-13T14:52:00Z">
              <w:tcPr>
                <w:tcW w:w="697" w:type="pct"/>
                <w:tcBorders>
                  <w:top w:val="nil"/>
                  <w:left w:val="nil"/>
                  <w:bottom w:val="single" w:sz="4" w:space="0" w:color="auto"/>
                  <w:right w:val="single" w:sz="4" w:space="0" w:color="auto"/>
                </w:tcBorders>
                <w:noWrap/>
                <w:vAlign w:val="center"/>
              </w:tcPr>
            </w:tcPrChange>
          </w:tcPr>
          <w:p w14:paraId="7317E2B9" w14:textId="3CAC8F1B" w:rsidR="00CD627B" w:rsidRPr="009B0DA5" w:rsidRDefault="009B0DA5" w:rsidP="009B0DA5">
            <w:pPr>
              <w:spacing w:before="0" w:after="0" w:line="240" w:lineRule="auto"/>
              <w:jc w:val="center"/>
              <w:rPr>
                <w:ins w:id="1462" w:author="Huyen Tran Thu" w:date="2024-10-13T21:29:00Z" w16du:dateUtc="2024-10-13T14:29:00Z"/>
                <w:rFonts w:eastAsia="Times New Roman"/>
                <w:sz w:val="24"/>
                <w:szCs w:val="24"/>
                <w:lang w:val="en-US" w:eastAsia="ja-JP"/>
              </w:rPr>
            </w:pPr>
            <w:ins w:id="1463" w:author="Huyen Tran Thu" w:date="2024-10-13T21:50:00Z" w16du:dateUtc="2024-10-13T14:50:00Z">
              <w:r w:rsidRPr="009B0DA5">
                <w:rPr>
                  <w:rFonts w:eastAsia="Times New Roman"/>
                  <w:sz w:val="24"/>
                  <w:szCs w:val="24"/>
                  <w:lang w:val="en-US" w:eastAsia="ja-JP"/>
                </w:rPr>
                <w:t>171,02</w:t>
              </w:r>
            </w:ins>
          </w:p>
        </w:tc>
        <w:tc>
          <w:tcPr>
            <w:tcW w:w="698" w:type="pct"/>
            <w:tcBorders>
              <w:top w:val="nil"/>
              <w:left w:val="nil"/>
              <w:bottom w:val="single" w:sz="4" w:space="0" w:color="auto"/>
              <w:right w:val="single" w:sz="4" w:space="0" w:color="auto"/>
            </w:tcBorders>
            <w:noWrap/>
            <w:vAlign w:val="center"/>
            <w:tcPrChange w:id="1464" w:author="Huyen Tran Thu" w:date="2024-10-13T21:52:00Z" w16du:dateUtc="2024-10-13T14:52:00Z">
              <w:tcPr>
                <w:tcW w:w="698" w:type="pct"/>
                <w:tcBorders>
                  <w:top w:val="nil"/>
                  <w:left w:val="nil"/>
                  <w:bottom w:val="single" w:sz="4" w:space="0" w:color="auto"/>
                  <w:right w:val="single" w:sz="4" w:space="0" w:color="auto"/>
                </w:tcBorders>
                <w:noWrap/>
                <w:vAlign w:val="center"/>
              </w:tcPr>
            </w:tcPrChange>
          </w:tcPr>
          <w:p w14:paraId="7661C013" w14:textId="648EB8D7" w:rsidR="00CD627B" w:rsidRPr="009B0DA5" w:rsidRDefault="009B0DA5" w:rsidP="009B0DA5">
            <w:pPr>
              <w:spacing w:before="0" w:after="0" w:line="240" w:lineRule="auto"/>
              <w:jc w:val="center"/>
              <w:rPr>
                <w:ins w:id="1465" w:author="Huyen Tran Thu" w:date="2024-10-13T21:29:00Z" w16du:dateUtc="2024-10-13T14:29:00Z"/>
                <w:rFonts w:eastAsia="Times New Roman"/>
                <w:sz w:val="24"/>
                <w:szCs w:val="24"/>
                <w:lang w:val="en-US" w:eastAsia="ja-JP"/>
              </w:rPr>
            </w:pPr>
            <w:ins w:id="1466" w:author="Huyen Tran Thu" w:date="2024-10-13T21:50:00Z" w16du:dateUtc="2024-10-13T14:50:00Z">
              <w:r w:rsidRPr="009B0DA5">
                <w:rPr>
                  <w:rFonts w:eastAsia="Times New Roman"/>
                  <w:sz w:val="24"/>
                  <w:szCs w:val="24"/>
                  <w:lang w:val="en-US" w:eastAsia="ja-JP"/>
                </w:rPr>
                <w:t>0,32</w:t>
              </w:r>
            </w:ins>
          </w:p>
        </w:tc>
        <w:tc>
          <w:tcPr>
            <w:tcW w:w="822" w:type="pct"/>
            <w:tcBorders>
              <w:top w:val="nil"/>
              <w:left w:val="nil"/>
              <w:bottom w:val="single" w:sz="4" w:space="0" w:color="auto"/>
              <w:right w:val="single" w:sz="4" w:space="0" w:color="auto"/>
            </w:tcBorders>
            <w:vAlign w:val="center"/>
            <w:tcPrChange w:id="1467" w:author="Huyen Tran Thu" w:date="2024-10-13T21:52:00Z" w16du:dateUtc="2024-10-13T14:52:00Z">
              <w:tcPr>
                <w:tcW w:w="822" w:type="pct"/>
                <w:tcBorders>
                  <w:top w:val="nil"/>
                  <w:left w:val="nil"/>
                  <w:bottom w:val="single" w:sz="4" w:space="0" w:color="auto"/>
                  <w:right w:val="single" w:sz="4" w:space="0" w:color="auto"/>
                </w:tcBorders>
                <w:vAlign w:val="center"/>
              </w:tcPr>
            </w:tcPrChange>
          </w:tcPr>
          <w:p w14:paraId="1F129642" w14:textId="66A0EBF2" w:rsidR="00CD627B" w:rsidRPr="009B0DA5" w:rsidRDefault="009B0DA5" w:rsidP="009B0DA5">
            <w:pPr>
              <w:spacing w:before="0" w:after="0" w:line="240" w:lineRule="auto"/>
              <w:jc w:val="center"/>
              <w:rPr>
                <w:ins w:id="1468" w:author="Huyen Tran Thu" w:date="2024-10-13T21:29:00Z" w16du:dateUtc="2024-10-13T14:29:00Z"/>
                <w:rFonts w:eastAsia="Times New Roman"/>
                <w:b/>
                <w:bCs/>
                <w:sz w:val="24"/>
                <w:szCs w:val="24"/>
                <w:lang w:val="en-US" w:eastAsia="ja-JP"/>
              </w:rPr>
            </w:pPr>
            <w:ins w:id="1469" w:author="Huyen Tran Thu" w:date="2024-10-13T21:51:00Z" w16du:dateUtc="2024-10-13T14:51:00Z">
              <w:r w:rsidRPr="009B0DA5">
                <w:rPr>
                  <w:rFonts w:eastAsia="Times New Roman"/>
                  <w:b/>
                  <w:bCs/>
                  <w:sz w:val="24"/>
                  <w:szCs w:val="24"/>
                  <w:lang w:val="en-US" w:eastAsia="ja-JP"/>
                </w:rPr>
                <w:t>4,872,84</w:t>
              </w:r>
            </w:ins>
          </w:p>
        </w:tc>
      </w:tr>
      <w:tr w:rsidR="009B0DA5" w:rsidRPr="009B0DA5" w14:paraId="5AF726B2" w14:textId="77777777" w:rsidTr="009B0DA5">
        <w:trPr>
          <w:trHeight w:val="345"/>
          <w:ins w:id="1470" w:author="Huyen Tran Thu" w:date="2024-10-13T21:29:00Z"/>
          <w:trPrChange w:id="1471" w:author="Huyen Tran Thu" w:date="2024-10-13T21:52:00Z" w16du:dateUtc="2024-10-13T14:52:00Z">
            <w:trPr>
              <w:trHeight w:val="345"/>
            </w:trPr>
          </w:trPrChange>
        </w:trPr>
        <w:tc>
          <w:tcPr>
            <w:tcW w:w="2070" w:type="pct"/>
            <w:gridSpan w:val="2"/>
            <w:tcBorders>
              <w:top w:val="nil"/>
              <w:left w:val="single" w:sz="4" w:space="0" w:color="auto"/>
              <w:bottom w:val="single" w:sz="4" w:space="0" w:color="auto"/>
              <w:right w:val="single" w:sz="4" w:space="0" w:color="auto"/>
            </w:tcBorders>
            <w:shd w:val="clear" w:color="000000" w:fill="D8D8D8"/>
            <w:noWrap/>
            <w:vAlign w:val="center"/>
            <w:hideMark/>
            <w:tcPrChange w:id="1472" w:author="Huyen Tran Thu" w:date="2024-10-13T21:52:00Z" w16du:dateUtc="2024-10-13T14:52:00Z">
              <w:tcPr>
                <w:tcW w:w="2070" w:type="pct"/>
                <w:gridSpan w:val="4"/>
                <w:tcBorders>
                  <w:top w:val="nil"/>
                  <w:left w:val="single" w:sz="4" w:space="0" w:color="auto"/>
                  <w:bottom w:val="single" w:sz="4" w:space="0" w:color="auto"/>
                  <w:right w:val="single" w:sz="4" w:space="0" w:color="auto"/>
                </w:tcBorders>
                <w:shd w:val="clear" w:color="000000" w:fill="D8D8D8"/>
                <w:noWrap/>
                <w:vAlign w:val="bottom"/>
                <w:hideMark/>
              </w:tcPr>
            </w:tcPrChange>
          </w:tcPr>
          <w:p w14:paraId="5A2BDA19" w14:textId="77777777" w:rsidR="00CD627B" w:rsidRPr="009B0DA5" w:rsidRDefault="00CD627B" w:rsidP="009B0DA5">
            <w:pPr>
              <w:spacing w:before="0" w:after="0" w:line="240" w:lineRule="auto"/>
              <w:jc w:val="left"/>
              <w:rPr>
                <w:ins w:id="1473" w:author="Huyen Tran Thu" w:date="2024-10-13T21:29:00Z" w16du:dateUtc="2024-10-13T14:29:00Z"/>
                <w:rFonts w:eastAsia="Times New Roman"/>
                <w:sz w:val="24"/>
                <w:szCs w:val="24"/>
                <w:lang w:val="en-US" w:eastAsia="ja-JP"/>
              </w:rPr>
            </w:pPr>
            <w:ins w:id="1474" w:author="Huyen Tran Thu" w:date="2024-10-13T21:29:00Z" w16du:dateUtc="2024-10-13T14:29:00Z">
              <w:r w:rsidRPr="009B0DA5">
                <w:rPr>
                  <w:rFonts w:eastAsia="Times New Roman"/>
                  <w:sz w:val="24"/>
                  <w:szCs w:val="24"/>
                  <w:lang w:val="en-US" w:eastAsia="ja-JP"/>
                </w:rPr>
                <w:t>4E - Khác</w:t>
              </w:r>
            </w:ins>
          </w:p>
        </w:tc>
        <w:tc>
          <w:tcPr>
            <w:tcW w:w="713" w:type="pct"/>
            <w:tcBorders>
              <w:top w:val="nil"/>
              <w:left w:val="nil"/>
              <w:bottom w:val="single" w:sz="4" w:space="0" w:color="auto"/>
              <w:right w:val="single" w:sz="4" w:space="0" w:color="auto"/>
            </w:tcBorders>
            <w:shd w:val="clear" w:color="000000" w:fill="D8D8D8"/>
            <w:noWrap/>
            <w:vAlign w:val="center"/>
            <w:tcPrChange w:id="1475" w:author="Huyen Tran Thu" w:date="2024-10-13T21:52:00Z" w16du:dateUtc="2024-10-13T14:52:00Z">
              <w:tcPr>
                <w:tcW w:w="713" w:type="pct"/>
                <w:tcBorders>
                  <w:top w:val="nil"/>
                  <w:left w:val="nil"/>
                  <w:bottom w:val="single" w:sz="4" w:space="0" w:color="auto"/>
                  <w:right w:val="single" w:sz="4" w:space="0" w:color="auto"/>
                </w:tcBorders>
                <w:shd w:val="clear" w:color="000000" w:fill="D8D8D8"/>
                <w:noWrap/>
                <w:vAlign w:val="center"/>
              </w:tcPr>
            </w:tcPrChange>
          </w:tcPr>
          <w:p w14:paraId="5F5AD350" w14:textId="77777777" w:rsidR="00CD627B" w:rsidRPr="009B0DA5" w:rsidRDefault="00CD627B" w:rsidP="009B0DA5">
            <w:pPr>
              <w:spacing w:before="0" w:after="0" w:line="240" w:lineRule="auto"/>
              <w:jc w:val="center"/>
              <w:rPr>
                <w:ins w:id="1476" w:author="Huyen Tran Thu" w:date="2024-10-13T21:29:00Z" w16du:dateUtc="2024-10-13T14:29:00Z"/>
                <w:rFonts w:eastAsia="Times New Roman"/>
                <w:sz w:val="24"/>
                <w:szCs w:val="24"/>
                <w:lang w:val="en-US" w:eastAsia="ja-JP"/>
              </w:rPr>
            </w:pPr>
          </w:p>
        </w:tc>
        <w:tc>
          <w:tcPr>
            <w:tcW w:w="697" w:type="pct"/>
            <w:tcBorders>
              <w:top w:val="nil"/>
              <w:left w:val="nil"/>
              <w:bottom w:val="single" w:sz="4" w:space="0" w:color="auto"/>
              <w:right w:val="single" w:sz="4" w:space="0" w:color="auto"/>
            </w:tcBorders>
            <w:shd w:val="clear" w:color="000000" w:fill="D8D8D8"/>
            <w:noWrap/>
            <w:vAlign w:val="center"/>
            <w:tcPrChange w:id="1477" w:author="Huyen Tran Thu" w:date="2024-10-13T21:52:00Z" w16du:dateUtc="2024-10-13T14:52:00Z">
              <w:tcPr>
                <w:tcW w:w="697" w:type="pct"/>
                <w:tcBorders>
                  <w:top w:val="nil"/>
                  <w:left w:val="nil"/>
                  <w:bottom w:val="single" w:sz="4" w:space="0" w:color="auto"/>
                  <w:right w:val="single" w:sz="4" w:space="0" w:color="auto"/>
                </w:tcBorders>
                <w:shd w:val="clear" w:color="000000" w:fill="D8D8D8"/>
                <w:noWrap/>
                <w:vAlign w:val="center"/>
              </w:tcPr>
            </w:tcPrChange>
          </w:tcPr>
          <w:p w14:paraId="3A6982EC" w14:textId="77777777" w:rsidR="00CD627B" w:rsidRPr="009B0DA5" w:rsidRDefault="00CD627B" w:rsidP="009B0DA5">
            <w:pPr>
              <w:spacing w:before="0" w:after="0" w:line="240" w:lineRule="auto"/>
              <w:jc w:val="center"/>
              <w:rPr>
                <w:ins w:id="1478" w:author="Huyen Tran Thu" w:date="2024-10-13T21:29:00Z" w16du:dateUtc="2024-10-13T14:29:00Z"/>
                <w:rFonts w:eastAsia="Times New Roman"/>
                <w:sz w:val="24"/>
                <w:szCs w:val="24"/>
                <w:lang w:val="en-US" w:eastAsia="ja-JP"/>
              </w:rPr>
            </w:pPr>
          </w:p>
        </w:tc>
        <w:tc>
          <w:tcPr>
            <w:tcW w:w="698" w:type="pct"/>
            <w:tcBorders>
              <w:top w:val="nil"/>
              <w:left w:val="nil"/>
              <w:bottom w:val="single" w:sz="4" w:space="0" w:color="auto"/>
              <w:right w:val="single" w:sz="4" w:space="0" w:color="auto"/>
            </w:tcBorders>
            <w:shd w:val="clear" w:color="000000" w:fill="D8D8D8"/>
            <w:noWrap/>
            <w:vAlign w:val="center"/>
            <w:tcPrChange w:id="1479" w:author="Huyen Tran Thu" w:date="2024-10-13T21:52:00Z" w16du:dateUtc="2024-10-13T14:52:00Z">
              <w:tcPr>
                <w:tcW w:w="698" w:type="pct"/>
                <w:tcBorders>
                  <w:top w:val="nil"/>
                  <w:left w:val="nil"/>
                  <w:bottom w:val="single" w:sz="4" w:space="0" w:color="auto"/>
                  <w:right w:val="single" w:sz="4" w:space="0" w:color="auto"/>
                </w:tcBorders>
                <w:shd w:val="clear" w:color="000000" w:fill="D8D8D8"/>
                <w:noWrap/>
                <w:vAlign w:val="center"/>
              </w:tcPr>
            </w:tcPrChange>
          </w:tcPr>
          <w:p w14:paraId="7CD06FEC" w14:textId="77777777" w:rsidR="00CD627B" w:rsidRPr="009B0DA5" w:rsidRDefault="00CD627B" w:rsidP="009B0DA5">
            <w:pPr>
              <w:spacing w:before="0" w:after="0" w:line="240" w:lineRule="auto"/>
              <w:jc w:val="center"/>
              <w:rPr>
                <w:ins w:id="1480" w:author="Huyen Tran Thu" w:date="2024-10-13T21:29:00Z" w16du:dateUtc="2024-10-13T14:29:00Z"/>
                <w:rFonts w:eastAsia="Times New Roman"/>
                <w:sz w:val="24"/>
                <w:szCs w:val="24"/>
                <w:lang w:val="en-US" w:eastAsia="ja-JP"/>
              </w:rPr>
            </w:pPr>
          </w:p>
        </w:tc>
        <w:tc>
          <w:tcPr>
            <w:tcW w:w="822" w:type="pct"/>
            <w:tcBorders>
              <w:top w:val="nil"/>
              <w:left w:val="nil"/>
              <w:bottom w:val="single" w:sz="4" w:space="0" w:color="auto"/>
              <w:right w:val="single" w:sz="4" w:space="0" w:color="auto"/>
            </w:tcBorders>
            <w:shd w:val="clear" w:color="000000" w:fill="D8D8D8"/>
            <w:vAlign w:val="center"/>
            <w:tcPrChange w:id="1481" w:author="Huyen Tran Thu" w:date="2024-10-13T21:52:00Z" w16du:dateUtc="2024-10-13T14:52:00Z">
              <w:tcPr>
                <w:tcW w:w="822" w:type="pct"/>
                <w:tcBorders>
                  <w:top w:val="nil"/>
                  <w:left w:val="nil"/>
                  <w:bottom w:val="single" w:sz="4" w:space="0" w:color="auto"/>
                  <w:right w:val="single" w:sz="4" w:space="0" w:color="auto"/>
                </w:tcBorders>
                <w:shd w:val="clear" w:color="000000" w:fill="D8D8D8"/>
                <w:vAlign w:val="center"/>
              </w:tcPr>
            </w:tcPrChange>
          </w:tcPr>
          <w:p w14:paraId="6362A8EB" w14:textId="77777777" w:rsidR="00CD627B" w:rsidRPr="009B0DA5" w:rsidRDefault="00CD627B" w:rsidP="009B0DA5">
            <w:pPr>
              <w:spacing w:before="0" w:after="0" w:line="240" w:lineRule="auto"/>
              <w:jc w:val="center"/>
              <w:rPr>
                <w:ins w:id="1482" w:author="Huyen Tran Thu" w:date="2024-10-13T21:29:00Z" w16du:dateUtc="2024-10-13T14:29:00Z"/>
                <w:rFonts w:eastAsia="Times New Roman"/>
                <w:sz w:val="24"/>
                <w:szCs w:val="24"/>
                <w:lang w:val="en-US" w:eastAsia="ja-JP"/>
              </w:rPr>
            </w:pPr>
          </w:p>
        </w:tc>
      </w:tr>
      <w:tr w:rsidR="009B0DA5" w:rsidRPr="009B0DA5" w14:paraId="19027EFF" w14:textId="77777777" w:rsidTr="009B0DA5">
        <w:trPr>
          <w:trHeight w:val="565"/>
          <w:ins w:id="1483" w:author="Huyen Tran Thu" w:date="2024-10-13T21:29:00Z"/>
        </w:trPr>
        <w:tc>
          <w:tcPr>
            <w:tcW w:w="2070" w:type="pct"/>
            <w:gridSpan w:val="2"/>
            <w:tcBorders>
              <w:top w:val="single" w:sz="4" w:space="0" w:color="auto"/>
              <w:left w:val="single" w:sz="4" w:space="0" w:color="auto"/>
              <w:bottom w:val="single" w:sz="4" w:space="0" w:color="auto"/>
              <w:right w:val="single" w:sz="4" w:space="0" w:color="auto"/>
            </w:tcBorders>
            <w:noWrap/>
            <w:vAlign w:val="center"/>
            <w:hideMark/>
          </w:tcPr>
          <w:p w14:paraId="1640AA98" w14:textId="156C3336" w:rsidR="009B0DA5" w:rsidRPr="009B0DA5" w:rsidRDefault="009B0DA5" w:rsidP="009B0DA5">
            <w:pPr>
              <w:spacing w:before="0" w:after="0" w:line="240" w:lineRule="auto"/>
              <w:jc w:val="left"/>
              <w:rPr>
                <w:ins w:id="1484" w:author="Huyen Tran Thu" w:date="2024-10-13T21:29:00Z" w16du:dateUtc="2024-10-13T14:29:00Z"/>
                <w:rFonts w:eastAsia="Times New Roman"/>
                <w:b/>
                <w:sz w:val="24"/>
                <w:szCs w:val="24"/>
                <w:lang w:val="en-US" w:eastAsia="ja-JP"/>
              </w:rPr>
            </w:pPr>
            <w:ins w:id="1485" w:author="Huyen Tran Thu" w:date="2024-10-13T21:29:00Z" w16du:dateUtc="2024-10-13T14:29:00Z">
              <w:r w:rsidRPr="009B0DA5">
                <w:rPr>
                  <w:rFonts w:eastAsia="Times New Roman"/>
                  <w:b/>
                  <w:sz w:val="24"/>
                  <w:szCs w:val="24"/>
                  <w:lang w:val="en-US" w:eastAsia="ja-JP"/>
                </w:rPr>
                <w:t>TỔNG</w:t>
              </w:r>
            </w:ins>
          </w:p>
        </w:tc>
        <w:tc>
          <w:tcPr>
            <w:tcW w:w="713" w:type="pct"/>
            <w:tcBorders>
              <w:top w:val="single" w:sz="4" w:space="0" w:color="auto"/>
              <w:left w:val="nil"/>
              <w:bottom w:val="single" w:sz="4" w:space="0" w:color="auto"/>
              <w:right w:val="single" w:sz="4" w:space="0" w:color="auto"/>
            </w:tcBorders>
            <w:noWrap/>
            <w:vAlign w:val="center"/>
          </w:tcPr>
          <w:p w14:paraId="49DD4E27" w14:textId="3087DA10" w:rsidR="009B0DA5" w:rsidRPr="009B0DA5" w:rsidRDefault="00FD7EAF" w:rsidP="009B0DA5">
            <w:pPr>
              <w:spacing w:before="0" w:after="0" w:line="240" w:lineRule="auto"/>
              <w:jc w:val="center"/>
              <w:rPr>
                <w:ins w:id="1486" w:author="Huyen Tran Thu" w:date="2024-10-13T21:29:00Z" w16du:dateUtc="2024-10-13T14:29:00Z"/>
                <w:rFonts w:eastAsia="Times New Roman"/>
                <w:b/>
                <w:sz w:val="24"/>
                <w:szCs w:val="24"/>
                <w:lang w:val="en-US" w:eastAsia="ja-JP"/>
              </w:rPr>
            </w:pPr>
            <w:ins w:id="1487" w:author="Huyen Tran Thu" w:date="2025-04-28T22:44:00Z" w16du:dateUtc="2025-04-28T15:44:00Z">
              <w:r>
                <w:rPr>
                  <w:rFonts w:eastAsia="Times New Roman"/>
                  <w:b/>
                  <w:sz w:val="24"/>
                  <w:szCs w:val="24"/>
                  <w:lang w:val="en-US" w:eastAsia="ja-JP"/>
                </w:rPr>
                <w:t>3.255,88</w:t>
              </w:r>
            </w:ins>
          </w:p>
        </w:tc>
        <w:tc>
          <w:tcPr>
            <w:tcW w:w="697" w:type="pct"/>
            <w:tcBorders>
              <w:top w:val="single" w:sz="4" w:space="0" w:color="auto"/>
              <w:left w:val="nil"/>
              <w:bottom w:val="single" w:sz="4" w:space="0" w:color="auto"/>
              <w:right w:val="single" w:sz="4" w:space="0" w:color="auto"/>
            </w:tcBorders>
            <w:noWrap/>
            <w:vAlign w:val="center"/>
          </w:tcPr>
          <w:p w14:paraId="4A0C0C34" w14:textId="64E854FF" w:rsidR="009B0DA5" w:rsidRPr="009B0DA5" w:rsidRDefault="009B0DA5" w:rsidP="009B0DA5">
            <w:pPr>
              <w:spacing w:before="0" w:after="0" w:line="240" w:lineRule="auto"/>
              <w:jc w:val="center"/>
              <w:rPr>
                <w:ins w:id="1488" w:author="Huyen Tran Thu" w:date="2024-10-13T21:29:00Z" w16du:dateUtc="2024-10-13T14:29:00Z"/>
                <w:rFonts w:eastAsia="Times New Roman"/>
                <w:b/>
                <w:sz w:val="24"/>
                <w:szCs w:val="24"/>
                <w:lang w:val="en-US" w:eastAsia="ja-JP"/>
              </w:rPr>
            </w:pPr>
            <w:ins w:id="1489" w:author="Huyen Tran Thu" w:date="2024-10-13T21:50:00Z" w16du:dateUtc="2024-10-13T14:50:00Z">
              <w:r w:rsidRPr="009B0DA5">
                <w:rPr>
                  <w:rFonts w:eastAsia="Times New Roman"/>
                  <w:b/>
                  <w:sz w:val="24"/>
                  <w:szCs w:val="24"/>
                  <w:lang w:val="en-US" w:eastAsia="ja-JP"/>
                </w:rPr>
                <w:t>1.210,11</w:t>
              </w:r>
            </w:ins>
          </w:p>
        </w:tc>
        <w:tc>
          <w:tcPr>
            <w:tcW w:w="698" w:type="pct"/>
            <w:tcBorders>
              <w:top w:val="single" w:sz="4" w:space="0" w:color="auto"/>
              <w:left w:val="nil"/>
              <w:bottom w:val="single" w:sz="4" w:space="0" w:color="auto"/>
              <w:right w:val="single" w:sz="4" w:space="0" w:color="auto"/>
            </w:tcBorders>
            <w:noWrap/>
            <w:vAlign w:val="center"/>
          </w:tcPr>
          <w:p w14:paraId="4B3CFF28" w14:textId="0811E96A" w:rsidR="009B0DA5" w:rsidRPr="009B0DA5" w:rsidRDefault="006D7FF9" w:rsidP="009B0DA5">
            <w:pPr>
              <w:spacing w:before="0" w:after="0" w:line="240" w:lineRule="auto"/>
              <w:jc w:val="center"/>
              <w:rPr>
                <w:ins w:id="1490" w:author="Huyen Tran Thu" w:date="2024-10-13T21:29:00Z" w16du:dateUtc="2024-10-13T14:29:00Z"/>
                <w:rFonts w:eastAsia="Times New Roman"/>
                <w:b/>
                <w:sz w:val="24"/>
                <w:szCs w:val="24"/>
                <w:lang w:val="en-US" w:eastAsia="ja-JP"/>
              </w:rPr>
            </w:pPr>
            <w:ins w:id="1491" w:author="Huyen Tran Thu" w:date="2025-11-09T22:37:00Z" w16du:dateUtc="2025-11-09T15:37:00Z">
              <w:r>
                <w:rPr>
                  <w:rFonts w:eastAsia="Times New Roman"/>
                  <w:b/>
                  <w:sz w:val="24"/>
                  <w:szCs w:val="24"/>
                  <w:lang w:val="en-US" w:eastAsia="ja-JP"/>
                </w:rPr>
                <w:t>1,44</w:t>
              </w:r>
            </w:ins>
          </w:p>
        </w:tc>
        <w:tc>
          <w:tcPr>
            <w:tcW w:w="822" w:type="pct"/>
            <w:tcBorders>
              <w:top w:val="single" w:sz="4" w:space="0" w:color="auto"/>
              <w:left w:val="nil"/>
              <w:bottom w:val="single" w:sz="4" w:space="0" w:color="auto"/>
              <w:right w:val="single" w:sz="4" w:space="0" w:color="auto"/>
            </w:tcBorders>
            <w:vAlign w:val="center"/>
          </w:tcPr>
          <w:p w14:paraId="7E157A51" w14:textId="1256B506" w:rsidR="009B0DA5" w:rsidRPr="009B0DA5" w:rsidRDefault="009B0DA5" w:rsidP="009B0DA5">
            <w:pPr>
              <w:spacing w:before="0" w:after="0" w:line="240" w:lineRule="auto"/>
              <w:jc w:val="center"/>
              <w:rPr>
                <w:ins w:id="1492" w:author="Huyen Tran Thu" w:date="2024-10-13T21:29:00Z" w16du:dateUtc="2024-10-13T14:29:00Z"/>
                <w:rFonts w:eastAsia="Times New Roman"/>
                <w:b/>
                <w:bCs/>
                <w:sz w:val="24"/>
                <w:szCs w:val="24"/>
                <w:lang w:val="en-US" w:eastAsia="ja-JP"/>
              </w:rPr>
            </w:pPr>
            <w:ins w:id="1493" w:author="Huyen Tran Thu" w:date="2024-10-13T21:51:00Z" w16du:dateUtc="2024-10-13T14:51:00Z">
              <w:r w:rsidRPr="009B0DA5">
                <w:rPr>
                  <w:rFonts w:eastAsia="Times New Roman"/>
                  <w:b/>
                  <w:bCs/>
                  <w:color w:val="FF0000"/>
                  <w:sz w:val="24"/>
                  <w:szCs w:val="24"/>
                  <w:lang w:val="en-US" w:eastAsia="ja-JP"/>
                  <w:rPrChange w:id="1494" w:author="Huyen Tran Thu" w:date="2024-10-13T21:54:00Z" w16du:dateUtc="2024-10-13T14:54:00Z">
                    <w:rPr>
                      <w:rFonts w:eastAsia="Times New Roman"/>
                      <w:b/>
                      <w:bCs/>
                      <w:sz w:val="24"/>
                      <w:szCs w:val="24"/>
                      <w:lang w:val="en-US" w:eastAsia="ja-JP"/>
                    </w:rPr>
                  </w:rPrChange>
                </w:rPr>
                <w:t>3</w:t>
              </w:r>
            </w:ins>
            <w:ins w:id="1495" w:author="Huyen Tran Thu" w:date="2025-04-28T22:44:00Z" w16du:dateUtc="2025-04-28T15:44:00Z">
              <w:r w:rsidR="00FD7EAF">
                <w:rPr>
                  <w:rFonts w:eastAsia="Times New Roman"/>
                  <w:b/>
                  <w:bCs/>
                  <w:color w:val="FF0000"/>
                  <w:sz w:val="24"/>
                  <w:szCs w:val="24"/>
                  <w:lang w:val="en-US" w:eastAsia="ja-JP"/>
                </w:rPr>
                <w:t>7.</w:t>
              </w:r>
            </w:ins>
            <w:ins w:id="1496" w:author="Huyen Tran Thu" w:date="2025-11-09T22:37:00Z" w16du:dateUtc="2025-11-09T15:37:00Z">
              <w:r w:rsidR="006D7FF9">
                <w:rPr>
                  <w:rFonts w:eastAsia="Times New Roman"/>
                  <w:b/>
                  <w:bCs/>
                  <w:color w:val="FF0000"/>
                  <w:sz w:val="24"/>
                  <w:szCs w:val="24"/>
                  <w:lang w:val="en-US" w:eastAsia="ja-JP"/>
                </w:rPr>
                <w:t>417,89</w:t>
              </w:r>
            </w:ins>
          </w:p>
        </w:tc>
      </w:tr>
    </w:tbl>
    <w:bookmarkEnd w:id="1077"/>
    <w:p w14:paraId="5BD80A18" w14:textId="781CD761" w:rsidR="0012706C" w:rsidRPr="00FD7EAF" w:rsidRDefault="0012706C" w:rsidP="00422083">
      <w:pPr>
        <w:ind w:firstLine="720"/>
        <w:rPr>
          <w:b/>
          <w:szCs w:val="26"/>
          <w:lang w:val="en-US"/>
          <w:rPrChange w:id="1497" w:author="Huyen Tran Thu" w:date="2025-04-28T22:44:00Z" w16du:dateUtc="2025-04-28T15:44:00Z">
            <w:rPr>
              <w:bCs/>
              <w:szCs w:val="26"/>
              <w:lang w:val="en-US"/>
            </w:rPr>
          </w:rPrChange>
        </w:rPr>
      </w:pPr>
      <w:r w:rsidRPr="00FD7EAF">
        <w:rPr>
          <w:szCs w:val="26"/>
          <w:lang w:val="en-US"/>
        </w:rPr>
        <w:t>Tổng lượng phát thải KNK trong lĩnh vực chất thải tại Việt Nam năm 20</w:t>
      </w:r>
      <w:ins w:id="1498" w:author="Huyen Tran Thu" w:date="2024-10-13T21:53:00Z" w16du:dateUtc="2024-10-13T14:53:00Z">
        <w:r w:rsidR="009B0DA5" w:rsidRPr="00FD7EAF">
          <w:rPr>
            <w:szCs w:val="26"/>
            <w:lang w:val="en-US"/>
          </w:rPr>
          <w:t>21</w:t>
        </w:r>
      </w:ins>
      <w:ins w:id="1499" w:author="Thu Huyen Tran" w:date="2023-04-07T17:36:00Z">
        <w:del w:id="1500" w:author="Huyen Tran Thu" w:date="2024-10-13T21:53:00Z" w16du:dateUtc="2024-10-13T14:53:00Z">
          <w:r w:rsidR="007A3D0C" w:rsidRPr="00FD7EAF" w:rsidDel="009B0DA5">
            <w:rPr>
              <w:szCs w:val="26"/>
              <w:lang w:val="en-US"/>
            </w:rPr>
            <w:delText>18</w:delText>
          </w:r>
        </w:del>
      </w:ins>
      <w:del w:id="1501" w:author="Thu Huyen Tran" w:date="2023-04-07T17:36:00Z">
        <w:r w:rsidR="002764A7" w:rsidRPr="00FD7EAF" w:rsidDel="007A3D0C">
          <w:rPr>
            <w:szCs w:val="26"/>
            <w:lang w:val="en-US"/>
          </w:rPr>
          <w:delText>20</w:delText>
        </w:r>
      </w:del>
      <w:r w:rsidRPr="00FD7EAF">
        <w:rPr>
          <w:szCs w:val="26"/>
          <w:lang w:val="en-US"/>
        </w:rPr>
        <w:t xml:space="preserve"> là </w:t>
      </w:r>
      <w:del w:id="1502" w:author="Thu Huyen Tran" w:date="2023-04-07T17:30:00Z">
        <w:r w:rsidR="00F122ED" w:rsidRPr="00FD7EAF" w:rsidDel="0082196A">
          <w:rPr>
            <w:rFonts w:eastAsia="Times New Roman"/>
            <w:bCs/>
            <w:szCs w:val="26"/>
            <w:lang w:val="en-US" w:eastAsia="ja-JP"/>
            <w:rPrChange w:id="1503" w:author="Huyen Tran Thu" w:date="2025-04-28T22:45:00Z" w16du:dateUtc="2025-04-28T15:45:00Z">
              <w:rPr>
                <w:rFonts w:eastAsia="Times New Roman"/>
                <w:b/>
                <w:color w:val="FF0000"/>
                <w:szCs w:val="26"/>
                <w:lang w:val="en-US" w:eastAsia="ja-JP"/>
              </w:rPr>
            </w:rPrChange>
          </w:rPr>
          <w:delText>3</w:delText>
        </w:r>
      </w:del>
      <w:ins w:id="1504" w:author="Huyen Tran Thu" w:date="2023-03-28T19:27:00Z">
        <w:del w:id="1505" w:author="Thu Huyen Tran" w:date="2023-04-07T17:30:00Z">
          <w:r w:rsidR="00D46C6C" w:rsidRPr="00FD7EAF" w:rsidDel="0082196A">
            <w:rPr>
              <w:rFonts w:eastAsia="Times New Roman"/>
              <w:bCs/>
              <w:szCs w:val="26"/>
              <w:lang w:val="en-US" w:eastAsia="ja-JP"/>
              <w:rPrChange w:id="1506" w:author="Huyen Tran Thu" w:date="2025-04-28T22:45:00Z" w16du:dateUtc="2025-04-28T15:45:00Z">
                <w:rPr>
                  <w:rFonts w:eastAsia="Times New Roman"/>
                  <w:b/>
                  <w:color w:val="FF0000"/>
                  <w:szCs w:val="26"/>
                  <w:lang w:val="en-US" w:eastAsia="ja-JP"/>
                </w:rPr>
              </w:rPrChange>
            </w:rPr>
            <w:delText>2</w:delText>
          </w:r>
        </w:del>
      </w:ins>
      <w:del w:id="1507" w:author="Thu Huyen Tran" w:date="2023-04-07T17:30:00Z">
        <w:r w:rsidR="00F122ED" w:rsidRPr="00FD7EAF" w:rsidDel="0082196A">
          <w:rPr>
            <w:rFonts w:eastAsia="Times New Roman"/>
            <w:bCs/>
            <w:szCs w:val="26"/>
            <w:lang w:val="en-US" w:eastAsia="ja-JP"/>
            <w:rPrChange w:id="1508" w:author="Huyen Tran Thu" w:date="2025-04-28T22:45:00Z" w16du:dateUtc="2025-04-28T15:45:00Z">
              <w:rPr>
                <w:rFonts w:eastAsia="Times New Roman"/>
                <w:b/>
                <w:color w:val="FF0000"/>
                <w:szCs w:val="26"/>
                <w:lang w:val="en-US" w:eastAsia="ja-JP"/>
              </w:rPr>
            </w:rPrChange>
          </w:rPr>
          <w:delText>1.</w:delText>
        </w:r>
      </w:del>
      <w:ins w:id="1509" w:author="Huyen Tran Thu" w:date="2023-03-30T15:12:00Z">
        <w:del w:id="1510" w:author="Thu Huyen Tran" w:date="2023-04-07T17:30:00Z">
          <w:r w:rsidR="00035C0C" w:rsidRPr="00FD7EAF" w:rsidDel="0082196A">
            <w:rPr>
              <w:rFonts w:eastAsia="Times New Roman"/>
              <w:bCs/>
              <w:szCs w:val="26"/>
              <w:lang w:val="en-US" w:eastAsia="ja-JP"/>
              <w:rPrChange w:id="1511" w:author="Huyen Tran Thu" w:date="2025-04-28T22:45:00Z" w16du:dateUtc="2025-04-28T15:45:00Z">
                <w:rPr>
                  <w:rFonts w:eastAsia="Times New Roman"/>
                  <w:b/>
                  <w:color w:val="FF0000"/>
                  <w:szCs w:val="26"/>
                  <w:lang w:val="en-US" w:eastAsia="ja-JP"/>
                </w:rPr>
              </w:rPrChange>
            </w:rPr>
            <w:delText>457,94</w:delText>
          </w:r>
        </w:del>
      </w:ins>
      <w:del w:id="1512" w:author="Thu Huyen Tran" w:date="2023-04-07T17:30:00Z">
        <w:r w:rsidR="00F122ED" w:rsidRPr="00FD7EAF" w:rsidDel="0082196A">
          <w:rPr>
            <w:rFonts w:eastAsia="Times New Roman"/>
            <w:bCs/>
            <w:szCs w:val="26"/>
            <w:lang w:val="en-US" w:eastAsia="ja-JP"/>
            <w:rPrChange w:id="1513" w:author="Huyen Tran Thu" w:date="2025-04-28T22:45:00Z" w16du:dateUtc="2025-04-28T15:45:00Z">
              <w:rPr>
                <w:rFonts w:eastAsia="Times New Roman"/>
                <w:b/>
                <w:color w:val="FF0000"/>
                <w:szCs w:val="26"/>
                <w:lang w:val="en-US" w:eastAsia="ja-JP"/>
              </w:rPr>
            </w:rPrChange>
          </w:rPr>
          <w:delText>0</w:delText>
        </w:r>
        <w:r w:rsidR="00373328" w:rsidRPr="00FD7EAF" w:rsidDel="0082196A">
          <w:rPr>
            <w:rFonts w:eastAsia="Times New Roman"/>
            <w:bCs/>
            <w:szCs w:val="26"/>
            <w:lang w:val="en-US" w:eastAsia="ja-JP"/>
            <w:rPrChange w:id="1514" w:author="Huyen Tran Thu" w:date="2025-04-28T22:45:00Z" w16du:dateUtc="2025-04-28T15:45:00Z">
              <w:rPr>
                <w:rFonts w:eastAsia="Times New Roman"/>
                <w:b/>
                <w:color w:val="FF0000"/>
                <w:szCs w:val="26"/>
                <w:lang w:val="en-US" w:eastAsia="ja-JP"/>
              </w:rPr>
            </w:rPrChange>
          </w:rPr>
          <w:delText>61</w:delText>
        </w:r>
        <w:r w:rsidR="00F122ED" w:rsidRPr="00FD7EAF" w:rsidDel="0082196A">
          <w:rPr>
            <w:rFonts w:eastAsia="Times New Roman"/>
            <w:bCs/>
            <w:szCs w:val="26"/>
            <w:lang w:val="en-US" w:eastAsia="ja-JP"/>
            <w:rPrChange w:id="1515" w:author="Huyen Tran Thu" w:date="2025-04-28T22:45:00Z" w16du:dateUtc="2025-04-28T15:45:00Z">
              <w:rPr>
                <w:rFonts w:eastAsia="Times New Roman"/>
                <w:b/>
                <w:color w:val="FF0000"/>
                <w:szCs w:val="26"/>
                <w:lang w:val="en-US" w:eastAsia="ja-JP"/>
              </w:rPr>
            </w:rPrChange>
          </w:rPr>
          <w:delText>,</w:delText>
        </w:r>
        <w:r w:rsidR="00373328" w:rsidRPr="00FD7EAF" w:rsidDel="0082196A">
          <w:rPr>
            <w:rFonts w:eastAsia="Times New Roman"/>
            <w:bCs/>
            <w:szCs w:val="26"/>
            <w:lang w:val="en-US" w:eastAsia="ja-JP"/>
            <w:rPrChange w:id="1516" w:author="Huyen Tran Thu" w:date="2025-04-28T22:45:00Z" w16du:dateUtc="2025-04-28T15:45:00Z">
              <w:rPr>
                <w:rFonts w:eastAsia="Times New Roman"/>
                <w:b/>
                <w:color w:val="FF0000"/>
                <w:szCs w:val="26"/>
                <w:lang w:val="en-US" w:eastAsia="ja-JP"/>
              </w:rPr>
            </w:rPrChange>
          </w:rPr>
          <w:delText>86</w:delText>
        </w:r>
      </w:del>
      <w:ins w:id="1517" w:author="Huyen Tran Thu" w:date="2025-04-28T22:44:00Z" w16du:dateUtc="2025-04-28T15:44:00Z">
        <w:r w:rsidR="00FD7EAF" w:rsidRPr="00FD7EAF">
          <w:rPr>
            <w:bCs/>
            <w:szCs w:val="26"/>
            <w:rPrChange w:id="1518" w:author="Huyen Tran Thu" w:date="2025-04-28T22:45:00Z" w16du:dateUtc="2025-04-28T15:45:00Z">
              <w:rPr>
                <w:b/>
                <w:bCs/>
                <w:color w:val="FF0000"/>
                <w:sz w:val="24"/>
                <w:szCs w:val="24"/>
              </w:rPr>
            </w:rPrChange>
          </w:rPr>
          <w:t>37.</w:t>
        </w:r>
      </w:ins>
      <w:ins w:id="1519" w:author="Huyen Tran Thu" w:date="2025-11-09T22:38:00Z" w16du:dateUtc="2025-11-09T15:38:00Z">
        <w:r w:rsidR="006D7FF9">
          <w:rPr>
            <w:bCs/>
            <w:szCs w:val="26"/>
          </w:rPr>
          <w:t>223</w:t>
        </w:r>
      </w:ins>
      <w:ins w:id="1520" w:author="Huyen Tran Thu" w:date="2025-04-28T22:44:00Z" w16du:dateUtc="2025-04-28T15:44:00Z">
        <w:r w:rsidR="00FD7EAF" w:rsidRPr="00FD7EAF">
          <w:rPr>
            <w:bCs/>
            <w:szCs w:val="26"/>
            <w:rPrChange w:id="1521" w:author="Huyen Tran Thu" w:date="2025-04-28T22:45:00Z" w16du:dateUtc="2025-04-28T15:45:00Z">
              <w:rPr>
                <w:b/>
                <w:bCs/>
                <w:color w:val="FF0000"/>
                <w:sz w:val="24"/>
                <w:szCs w:val="24"/>
              </w:rPr>
            </w:rPrChange>
          </w:rPr>
          <w:t>,</w:t>
        </w:r>
      </w:ins>
      <w:ins w:id="1522" w:author="Huyen Tran Thu" w:date="2025-11-09T22:38:00Z" w16du:dateUtc="2025-11-09T15:38:00Z">
        <w:r w:rsidR="006D7FF9">
          <w:rPr>
            <w:bCs/>
            <w:szCs w:val="26"/>
          </w:rPr>
          <w:t>53</w:t>
        </w:r>
      </w:ins>
      <w:ins w:id="1523" w:author="Huyen Tran Thu" w:date="2025-04-28T22:44:00Z" w16du:dateUtc="2025-04-28T15:44:00Z">
        <w:r w:rsidR="00FD7EAF" w:rsidRPr="00FD7EAF">
          <w:rPr>
            <w:bCs/>
            <w:szCs w:val="26"/>
            <w:rPrChange w:id="1524" w:author="Huyen Tran Thu" w:date="2025-04-28T22:45:00Z" w16du:dateUtc="2025-04-28T15:45:00Z">
              <w:rPr>
                <w:b/>
                <w:bCs/>
                <w:color w:val="FF0000"/>
                <w:sz w:val="24"/>
                <w:szCs w:val="24"/>
              </w:rPr>
            </w:rPrChange>
          </w:rPr>
          <w:t xml:space="preserve"> </w:t>
        </w:r>
      </w:ins>
      <w:ins w:id="1525" w:author="Thu Huyen Tran" w:date="2023-12-05T19:58:00Z">
        <w:del w:id="1526" w:author="Huyen Tran Thu" w:date="2024-05-16T10:10:00Z" w16du:dateUtc="2024-05-16T03:10:00Z">
          <w:r w:rsidR="00A01B78" w:rsidRPr="00FD7EAF" w:rsidDel="00187EB7">
            <w:rPr>
              <w:rFonts w:eastAsia="Times New Roman"/>
              <w:bCs/>
              <w:szCs w:val="26"/>
              <w:lang w:val="en-US" w:eastAsia="ja-JP"/>
              <w:rPrChange w:id="1527" w:author="Huyen Tran Thu" w:date="2025-04-28T22:45:00Z" w16du:dateUtc="2025-04-28T15:45:00Z">
                <w:rPr>
                  <w:rFonts w:eastAsia="Times New Roman"/>
                  <w:b/>
                  <w:color w:val="FF0000"/>
                  <w:szCs w:val="26"/>
                  <w:lang w:val="en-US" w:eastAsia="ja-JP"/>
                </w:rPr>
              </w:rPrChange>
            </w:rPr>
            <w:delText>378</w:delText>
          </w:r>
        </w:del>
        <w:del w:id="1528" w:author="Huyen Tran Thu" w:date="2024-10-13T21:53:00Z" w16du:dateUtc="2024-10-13T14:53:00Z">
          <w:r w:rsidR="00A01B78" w:rsidRPr="00FD7EAF" w:rsidDel="009B0DA5">
            <w:rPr>
              <w:rFonts w:eastAsia="Times New Roman"/>
              <w:bCs/>
              <w:szCs w:val="26"/>
              <w:lang w:val="en-US" w:eastAsia="ja-JP"/>
              <w:rPrChange w:id="1529" w:author="Huyen Tran Thu" w:date="2025-04-28T22:45:00Z" w16du:dateUtc="2025-04-28T15:45:00Z">
                <w:rPr>
                  <w:rFonts w:eastAsia="Times New Roman"/>
                  <w:b/>
                  <w:color w:val="FF0000"/>
                  <w:szCs w:val="26"/>
                  <w:lang w:val="en-US" w:eastAsia="ja-JP"/>
                </w:rPr>
              </w:rPrChange>
            </w:rPr>
            <w:delText>,</w:delText>
          </w:r>
        </w:del>
        <w:del w:id="1530" w:author="Huyen Tran Thu" w:date="2024-05-16T10:10:00Z" w16du:dateUtc="2024-05-16T03:10:00Z">
          <w:r w:rsidR="00A01B78" w:rsidRPr="00FD7EAF" w:rsidDel="00187EB7">
            <w:rPr>
              <w:rFonts w:eastAsia="Times New Roman"/>
              <w:bCs/>
              <w:szCs w:val="26"/>
              <w:lang w:val="en-US" w:eastAsia="ja-JP"/>
              <w:rPrChange w:id="1531" w:author="Huyen Tran Thu" w:date="2025-04-28T22:45:00Z" w16du:dateUtc="2025-04-28T15:45:00Z">
                <w:rPr>
                  <w:rFonts w:eastAsia="Times New Roman"/>
                  <w:b/>
                  <w:color w:val="FF0000"/>
                  <w:szCs w:val="26"/>
                  <w:lang w:val="en-US" w:eastAsia="ja-JP"/>
                </w:rPr>
              </w:rPrChange>
            </w:rPr>
            <w:delText>50</w:delText>
          </w:r>
        </w:del>
      </w:ins>
      <w:ins w:id="1532" w:author="Thu Huyen Tran" w:date="2023-04-07T17:30:00Z">
        <w:del w:id="1533" w:author="Huyen Tran Thu" w:date="2023-04-14T10:55:00Z">
          <w:r w:rsidR="0082196A" w:rsidRPr="00FD7EAF" w:rsidDel="008F3586">
            <w:rPr>
              <w:rFonts w:eastAsia="Times New Roman"/>
              <w:bCs/>
              <w:szCs w:val="26"/>
              <w:lang w:val="en-US" w:eastAsia="ja-JP"/>
              <w:rPrChange w:id="1534" w:author="Huyen Tran Thu" w:date="2025-04-28T22:45:00Z" w16du:dateUtc="2025-04-28T15:45:00Z">
                <w:rPr>
                  <w:rFonts w:eastAsia="Times New Roman"/>
                  <w:b/>
                  <w:color w:val="FF0000"/>
                  <w:szCs w:val="26"/>
                  <w:lang w:val="en-US" w:eastAsia="ja-JP"/>
                </w:rPr>
              </w:rPrChange>
            </w:rPr>
            <w:delText>29</w:delText>
          </w:r>
        </w:del>
      </w:ins>
      <w:ins w:id="1535" w:author="Thu Huyen Tran" w:date="2023-04-07T17:31:00Z">
        <w:del w:id="1536" w:author="Huyen Tran Thu" w:date="2023-04-14T10:55:00Z">
          <w:r w:rsidR="0082196A" w:rsidRPr="00FD7EAF" w:rsidDel="008F3586">
            <w:rPr>
              <w:rFonts w:eastAsia="Times New Roman"/>
              <w:bCs/>
              <w:szCs w:val="26"/>
              <w:lang w:val="en-US" w:eastAsia="ja-JP"/>
              <w:rPrChange w:id="1537" w:author="Huyen Tran Thu" w:date="2025-04-28T22:45:00Z" w16du:dateUtc="2025-04-28T15:45:00Z">
                <w:rPr>
                  <w:rFonts w:eastAsia="Times New Roman"/>
                  <w:b/>
                  <w:color w:val="FF0000"/>
                  <w:szCs w:val="26"/>
                  <w:lang w:val="en-US" w:eastAsia="ja-JP"/>
                </w:rPr>
              </w:rPrChange>
            </w:rPr>
            <w:delText>.953,33</w:delText>
          </w:r>
        </w:del>
      </w:ins>
      <w:del w:id="1538" w:author="Huyen Tran Thu" w:date="2025-04-28T22:44:00Z" w16du:dateUtc="2025-04-28T15:44:00Z">
        <w:r w:rsidR="0003095A" w:rsidRPr="00FD7EAF" w:rsidDel="00FD7EAF">
          <w:rPr>
            <w:bCs/>
            <w:szCs w:val="26"/>
            <w:lang w:val="en-US"/>
            <w:rPrChange w:id="1539" w:author="Huyen Tran Thu" w:date="2025-04-28T22:45:00Z" w16du:dateUtc="2025-04-28T15:45:00Z">
              <w:rPr>
                <w:color w:val="FF0000"/>
                <w:szCs w:val="26"/>
                <w:lang w:val="en-US"/>
              </w:rPr>
            </w:rPrChange>
          </w:rPr>
          <w:delText xml:space="preserve"> </w:delText>
        </w:r>
      </w:del>
      <w:r w:rsidR="00617EC5" w:rsidRPr="00FD7EAF">
        <w:rPr>
          <w:bCs/>
          <w:szCs w:val="26"/>
          <w:lang w:val="en-US"/>
        </w:rPr>
        <w:t>nghìn</w:t>
      </w:r>
      <w:r w:rsidR="00A837D1" w:rsidRPr="00FD7EAF">
        <w:rPr>
          <w:bCs/>
          <w:szCs w:val="26"/>
          <w:lang w:val="en-US"/>
        </w:rPr>
        <w:t xml:space="preserve"> tấn </w:t>
      </w:r>
      <w:r w:rsidRPr="00FD7EAF">
        <w:rPr>
          <w:bCs/>
          <w:szCs w:val="26"/>
          <w:lang w:val="en-US"/>
        </w:rPr>
        <w:t>CO</w:t>
      </w:r>
      <w:r w:rsidRPr="00FD7EAF">
        <w:rPr>
          <w:bCs/>
          <w:szCs w:val="26"/>
          <w:vertAlign w:val="subscript"/>
          <w:lang w:val="en-US"/>
        </w:rPr>
        <w:t>2</w:t>
      </w:r>
      <w:r w:rsidRPr="00FD7EAF">
        <w:rPr>
          <w:bCs/>
          <w:szCs w:val="26"/>
          <w:lang w:val="en-US"/>
        </w:rPr>
        <w:t xml:space="preserve"> tương đương</w:t>
      </w:r>
      <w:ins w:id="1540" w:author="Huyen Tran Thu" w:date="2024-10-13T21:53:00Z" w16du:dateUtc="2024-10-13T14:53:00Z">
        <w:r w:rsidR="009B0DA5" w:rsidRPr="00FD7EAF">
          <w:rPr>
            <w:bCs/>
            <w:szCs w:val="26"/>
            <w:lang w:val="en-US"/>
          </w:rPr>
          <w:t xml:space="preserve"> và năm 202</w:t>
        </w:r>
      </w:ins>
      <w:ins w:id="1541" w:author="Huyen Tran Thu" w:date="2024-10-13T21:54:00Z" w16du:dateUtc="2024-10-13T14:54:00Z">
        <w:r w:rsidR="009B0DA5" w:rsidRPr="00FD7EAF">
          <w:rPr>
            <w:bCs/>
            <w:szCs w:val="26"/>
            <w:lang w:val="en-US"/>
          </w:rPr>
          <w:t xml:space="preserve">2 là </w:t>
        </w:r>
      </w:ins>
      <w:ins w:id="1542" w:author="Huyen Tran Thu" w:date="2025-04-28T22:44:00Z" w16du:dateUtc="2025-04-28T15:44:00Z">
        <w:r w:rsidR="00FD7EAF" w:rsidRPr="00FD7EAF">
          <w:rPr>
            <w:rFonts w:eastAsia="Times New Roman"/>
            <w:bCs/>
            <w:szCs w:val="26"/>
            <w:lang w:val="en-US" w:eastAsia="ja-JP"/>
            <w:rPrChange w:id="1543" w:author="Huyen Tran Thu" w:date="2025-04-28T22:45:00Z" w16du:dateUtc="2025-04-28T15:45:00Z">
              <w:rPr>
                <w:rFonts w:eastAsia="Times New Roman"/>
                <w:b/>
                <w:bCs/>
                <w:color w:val="FF0000"/>
                <w:sz w:val="24"/>
                <w:szCs w:val="24"/>
                <w:lang w:val="en-US" w:eastAsia="ja-JP"/>
              </w:rPr>
            </w:rPrChange>
          </w:rPr>
          <w:t>37.</w:t>
        </w:r>
      </w:ins>
      <w:ins w:id="1544" w:author="Huyen Tran Thu" w:date="2025-11-09T22:38:00Z" w16du:dateUtc="2025-11-09T15:38:00Z">
        <w:r w:rsidR="006D7FF9">
          <w:rPr>
            <w:rFonts w:eastAsia="Times New Roman"/>
            <w:bCs/>
            <w:szCs w:val="26"/>
            <w:lang w:val="en-US" w:eastAsia="ja-JP"/>
          </w:rPr>
          <w:t>417,89</w:t>
        </w:r>
      </w:ins>
      <w:ins w:id="1545" w:author="Huyen Tran Thu" w:date="2025-04-28T22:44:00Z" w16du:dateUtc="2025-04-28T15:44:00Z">
        <w:r w:rsidR="00FD7EAF" w:rsidRPr="00FD7EAF">
          <w:rPr>
            <w:rFonts w:eastAsia="Times New Roman"/>
            <w:bCs/>
            <w:szCs w:val="26"/>
            <w:lang w:val="en-US" w:eastAsia="ja-JP"/>
            <w:rPrChange w:id="1546" w:author="Huyen Tran Thu" w:date="2025-04-28T22:45:00Z" w16du:dateUtc="2025-04-28T15:45:00Z">
              <w:rPr>
                <w:rFonts w:eastAsia="Times New Roman"/>
                <w:b/>
                <w:bCs/>
                <w:color w:val="FF0000"/>
                <w:sz w:val="24"/>
                <w:szCs w:val="24"/>
                <w:lang w:val="en-US" w:eastAsia="ja-JP"/>
              </w:rPr>
            </w:rPrChange>
          </w:rPr>
          <w:t xml:space="preserve"> </w:t>
        </w:r>
      </w:ins>
      <w:ins w:id="1547" w:author="Huyen Tran Thu" w:date="2024-10-13T21:54:00Z" w16du:dateUtc="2024-10-13T14:54:00Z">
        <w:r w:rsidR="009B0DA5" w:rsidRPr="00FD7EAF">
          <w:rPr>
            <w:bCs/>
            <w:szCs w:val="26"/>
            <w:lang w:val="en-US"/>
          </w:rPr>
          <w:t>nghìn tấn CO</w:t>
        </w:r>
        <w:r w:rsidR="009B0DA5" w:rsidRPr="00FD7EAF">
          <w:rPr>
            <w:bCs/>
            <w:szCs w:val="26"/>
            <w:vertAlign w:val="subscript"/>
            <w:lang w:val="en-US"/>
          </w:rPr>
          <w:t>2</w:t>
        </w:r>
        <w:r w:rsidR="009B0DA5" w:rsidRPr="00FD7EAF">
          <w:rPr>
            <w:bCs/>
            <w:szCs w:val="26"/>
            <w:lang w:val="en-US"/>
          </w:rPr>
          <w:t xml:space="preserve"> tương đương.</w:t>
        </w:r>
      </w:ins>
      <w:del w:id="1548" w:author="Huyen Tran Thu" w:date="2024-10-13T21:53:00Z" w16du:dateUtc="2024-10-13T14:53:00Z">
        <w:r w:rsidRPr="00FD7EAF" w:rsidDel="009B0DA5">
          <w:rPr>
            <w:b/>
            <w:szCs w:val="26"/>
            <w:lang w:val="en-US"/>
            <w:rPrChange w:id="1549" w:author="Huyen Tran Thu" w:date="2025-04-28T22:44:00Z" w16du:dateUtc="2025-04-28T15:44:00Z">
              <w:rPr>
                <w:bCs/>
                <w:szCs w:val="26"/>
                <w:lang w:val="en-US"/>
              </w:rPr>
            </w:rPrChange>
          </w:rPr>
          <w:delText xml:space="preserve">. </w:delText>
        </w:r>
      </w:del>
    </w:p>
    <w:p w14:paraId="0A082E7D" w14:textId="3A391388" w:rsidR="0012706C" w:rsidRDefault="00F529F9" w:rsidP="0012706C">
      <w:pPr>
        <w:pStyle w:val="Heading2"/>
        <w:rPr>
          <w:lang w:val="en-US"/>
        </w:rPr>
      </w:pPr>
      <w:bookmarkStart w:id="1550" w:name="_Toc196772477"/>
      <w:r>
        <w:rPr>
          <w:lang w:val="en-US"/>
        </w:rPr>
        <w:t>1</w:t>
      </w:r>
      <w:r w:rsidR="0012706C">
        <w:rPr>
          <w:lang w:val="en-US"/>
        </w:rPr>
        <w:t xml:space="preserve">.2. </w:t>
      </w:r>
      <w:r w:rsidR="00555CF6">
        <w:rPr>
          <w:lang w:val="en-US"/>
        </w:rPr>
        <w:t>Kết quả kiểm kê</w:t>
      </w:r>
      <w:r w:rsidR="0012706C">
        <w:rPr>
          <w:lang w:val="en-US"/>
        </w:rPr>
        <w:t xml:space="preserve"> khí nhà kính</w:t>
      </w:r>
      <w:bookmarkEnd w:id="1550"/>
      <w:r w:rsidR="0012706C">
        <w:rPr>
          <w:lang w:val="en-US"/>
        </w:rPr>
        <w:t xml:space="preserve"> </w:t>
      </w:r>
    </w:p>
    <w:p w14:paraId="76EC16DF" w14:textId="2255F3D6" w:rsidR="0012706C" w:rsidRDefault="00F529F9" w:rsidP="0012706C">
      <w:pPr>
        <w:pStyle w:val="Heading3"/>
        <w:rPr>
          <w:lang w:val="en-US"/>
        </w:rPr>
      </w:pPr>
      <w:bookmarkStart w:id="1551" w:name="_Toc196772478"/>
      <w:r>
        <w:rPr>
          <w:lang w:val="en-US"/>
        </w:rPr>
        <w:t>1</w:t>
      </w:r>
      <w:r w:rsidR="0012706C">
        <w:rPr>
          <w:lang w:val="en-US"/>
        </w:rPr>
        <w:t>.2.1. Phát thải khí nhà kính từ Bãi chôn lấp chất thải rắn (khí CH</w:t>
      </w:r>
      <w:r w:rsidR="0012706C">
        <w:rPr>
          <w:vertAlign w:val="subscript"/>
          <w:lang w:val="en-US"/>
        </w:rPr>
        <w:t xml:space="preserve">4 </w:t>
      </w:r>
      <w:r w:rsidR="0012706C">
        <w:rPr>
          <w:lang w:val="en-US"/>
        </w:rPr>
        <w:t>– Hạng mục 4A)</w:t>
      </w:r>
      <w:bookmarkEnd w:id="1551"/>
    </w:p>
    <w:p w14:paraId="5A366252" w14:textId="19E01A17" w:rsidR="0012706C" w:rsidRDefault="00F529F9" w:rsidP="0012706C">
      <w:pPr>
        <w:pStyle w:val="Heading4"/>
        <w:rPr>
          <w:lang w:val="en-US"/>
        </w:rPr>
      </w:pPr>
      <w:bookmarkStart w:id="1552" w:name="_Toc196772479"/>
      <w:r>
        <w:rPr>
          <w:lang w:val="en-US"/>
        </w:rPr>
        <w:t>1</w:t>
      </w:r>
      <w:r w:rsidR="0012706C">
        <w:rPr>
          <w:lang w:val="en-US"/>
        </w:rPr>
        <w:t>.2</w:t>
      </w:r>
      <w:r w:rsidR="00775D5B">
        <w:rPr>
          <w:lang w:val="en-US"/>
        </w:rPr>
        <w:t>.1.1. Tổng quan</w:t>
      </w:r>
      <w:bookmarkEnd w:id="1552"/>
      <w:r w:rsidR="00775D5B">
        <w:rPr>
          <w:lang w:val="en-US"/>
        </w:rPr>
        <w:t xml:space="preserve"> </w:t>
      </w:r>
    </w:p>
    <w:p w14:paraId="7366C09F" w14:textId="77777777" w:rsidR="00775D5B" w:rsidRDefault="00775D5B" w:rsidP="00532EB5">
      <w:pPr>
        <w:ind w:firstLine="720"/>
        <w:rPr>
          <w:szCs w:val="26"/>
        </w:rPr>
      </w:pPr>
      <w:bookmarkStart w:id="1553" w:name="_Hlk97837284"/>
      <w:r w:rsidRPr="009A2CAA">
        <w:rPr>
          <w:szCs w:val="26"/>
        </w:rPr>
        <w:t>Mêtan (CH</w:t>
      </w:r>
      <w:r w:rsidRPr="00841050">
        <w:rPr>
          <w:szCs w:val="26"/>
          <w:vertAlign w:val="subscript"/>
        </w:rPr>
        <w:t>4</w:t>
      </w:r>
      <w:r w:rsidRPr="009A2CAA">
        <w:rPr>
          <w:szCs w:val="26"/>
        </w:rPr>
        <w:t>) được sinh ra trong quá trình phân hủy yếm khí chất thải hữu cơ được chôn lấp tại các bãi chôn lấp chất thải rắn (SWDS). Chất thải hữu cơ phân hủy với tốc độ giảm dần và mất nhiều năm để phân hủy hoàn toàn.</w:t>
      </w:r>
    </w:p>
    <w:p w14:paraId="47F895FD" w14:textId="2AD15CC9" w:rsidR="00775D5B" w:rsidRDefault="00F529F9" w:rsidP="00775D5B">
      <w:pPr>
        <w:pStyle w:val="Heading4"/>
        <w:rPr>
          <w:lang w:val="en-US"/>
        </w:rPr>
      </w:pPr>
      <w:bookmarkStart w:id="1554" w:name="_Toc196772480"/>
      <w:bookmarkEnd w:id="1553"/>
      <w:r>
        <w:rPr>
          <w:lang w:val="en-US"/>
        </w:rPr>
        <w:t>1</w:t>
      </w:r>
      <w:r w:rsidR="00775D5B">
        <w:rPr>
          <w:lang w:val="en-US"/>
        </w:rPr>
        <w:t>.2.1.2. Phương pháp luận</w:t>
      </w:r>
      <w:bookmarkEnd w:id="1554"/>
      <w:r w:rsidR="00775D5B">
        <w:rPr>
          <w:lang w:val="en-US"/>
        </w:rPr>
        <w:t xml:space="preserve"> </w:t>
      </w:r>
    </w:p>
    <w:p w14:paraId="7F0404A8" w14:textId="02CD92B1" w:rsidR="00D46C6C" w:rsidRDefault="005B1FFC" w:rsidP="00D46C6C">
      <w:pPr>
        <w:ind w:firstLine="720"/>
        <w:rPr>
          <w:ins w:id="1555" w:author="Huyen Tran Thu" w:date="2023-03-28T19:35:00Z"/>
          <w:lang w:val="en-US"/>
        </w:rPr>
      </w:pPr>
      <w:bookmarkStart w:id="1556" w:name="_Hlk97837632"/>
      <w:r>
        <w:rPr>
          <w:lang w:val="en-US"/>
        </w:rPr>
        <w:t>Hướng dẫn IPCC1996 sửa đổi về Kiểm kê khí nhà kính (Hướng dẫn năm 1996, IPCC, 1997) và Hướng dẫn thực hành tốt và quản lý độ không chắc chắn cho kiểm kê quốc gia khí nhà kính (GPG2000, IPCC, 2000) đã mô tả hai phương pháp để ước tính phát thải CH</w:t>
      </w:r>
      <w:r>
        <w:rPr>
          <w:vertAlign w:val="subscript"/>
          <w:lang w:val="en-US"/>
        </w:rPr>
        <w:t>4</w:t>
      </w:r>
      <w:r>
        <w:rPr>
          <w:lang w:val="en-US"/>
        </w:rPr>
        <w:t xml:space="preserve"> từ </w:t>
      </w:r>
      <w:r w:rsidR="00C273B4">
        <w:rPr>
          <w:lang w:val="en-US"/>
        </w:rPr>
        <w:t>chất thải rắn (CTR): phương pháp cân bằng khối lượng (Bậc 1) và phương pháp FOD (Bậc 2) là phương pháp tính toán được dựa trên sự phân rã/phân hủy của chất thải. Theo hướng dẫn của IPCC</w:t>
      </w:r>
      <w:ins w:id="1557" w:author="Huyen Tran Thu" w:date="2023-03-28T19:28:00Z">
        <w:r w:rsidR="00D46C6C">
          <w:rPr>
            <w:lang w:val="en-US"/>
          </w:rPr>
          <w:t xml:space="preserve"> </w:t>
        </w:r>
      </w:ins>
      <w:r w:rsidR="00C273B4">
        <w:rPr>
          <w:lang w:val="en-US"/>
        </w:rPr>
        <w:t xml:space="preserve">2006, việc sử dụng phương pháp cân bằng khối lượng không được khuyến khích sử dụng vì kết quả không thể hiện được </w:t>
      </w:r>
      <w:r w:rsidR="00043381">
        <w:rPr>
          <w:lang w:val="en-US"/>
        </w:rPr>
        <w:t>sự phân rã chất thải tạo ra khí CH</w:t>
      </w:r>
      <w:r w:rsidR="00043381">
        <w:rPr>
          <w:vertAlign w:val="subscript"/>
          <w:lang w:val="en-US"/>
        </w:rPr>
        <w:t>4</w:t>
      </w:r>
      <w:r w:rsidR="00043381">
        <w:rPr>
          <w:lang w:val="en-US"/>
        </w:rPr>
        <w:t xml:space="preserve"> qua các năm. </w:t>
      </w:r>
    </w:p>
    <w:p w14:paraId="238150F7" w14:textId="4E96A394" w:rsidR="00D46C6C" w:rsidRDefault="00D46C6C">
      <w:pPr>
        <w:rPr>
          <w:ins w:id="1558" w:author="Huyen Tran Thu" w:date="2023-03-28T19:35:00Z"/>
          <w:lang w:val="en-US"/>
        </w:rPr>
        <w:pPrChange w:id="1559" w:author="Huyen Tran Thu" w:date="2023-03-28T19:36:00Z">
          <w:pPr>
            <w:ind w:firstLine="720"/>
          </w:pPr>
        </w:pPrChange>
      </w:pPr>
      <w:ins w:id="1560" w:author="Huyen Tran Thu" w:date="2023-03-28T19:35:00Z">
        <w:r>
          <w:t xml:space="preserve">Phiên bản IPCC 2019 so với Phiên nảm IPCC 2016 không có sự khác biệt về phương pháp tính, </w:t>
        </w:r>
      </w:ins>
      <w:ins w:id="1561" w:author="Huyen Tran Thu" w:date="2023-03-28T19:36:00Z">
        <w:r>
          <w:t xml:space="preserve">các công thức tính toán. Chỉ </w:t>
        </w:r>
      </w:ins>
      <w:ins w:id="1562" w:author="Huyen Tran Thu" w:date="2023-03-28T19:35:00Z">
        <w:r>
          <w:t>cập nhật các hệ số DOCf, MCF cụ thể hơn cho các loại chất thải (theo thành phần) và các loại hình chôn lấp chất thải (theo hình thức quản lý)</w:t>
        </w:r>
      </w:ins>
      <w:ins w:id="1563" w:author="Huyen Tran Thu" w:date="2023-03-28T19:36:00Z">
        <w:r>
          <w:t xml:space="preserve">. </w:t>
        </w:r>
      </w:ins>
    </w:p>
    <w:p w14:paraId="269ED910" w14:textId="0797C045" w:rsidR="0012706C" w:rsidRDefault="00742423" w:rsidP="00D46C6C">
      <w:pPr>
        <w:ind w:firstLine="720"/>
        <w:rPr>
          <w:ins w:id="1564" w:author="Huyen Tran Thu" w:date="2023-03-28T19:31:00Z"/>
          <w:lang w:val="en-US"/>
        </w:rPr>
      </w:pPr>
      <w:r>
        <w:rPr>
          <w:lang w:val="en-US"/>
        </w:rPr>
        <w:t>Do đó, phương pháp FOD</w:t>
      </w:r>
      <w:ins w:id="1565" w:author="Huyen Tran Thu" w:date="2023-03-28T19:36:00Z">
        <w:r w:rsidR="00D46C6C">
          <w:rPr>
            <w:lang w:val="en-US"/>
          </w:rPr>
          <w:t xml:space="preserve"> được đưa ra trong Hướng dẫn IPCC 2016 vẫn</w:t>
        </w:r>
      </w:ins>
      <w:r>
        <w:rPr>
          <w:lang w:val="en-US"/>
        </w:rPr>
        <w:t xml:space="preserve"> được</w:t>
      </w:r>
      <w:del w:id="1566" w:author="Huyen Tran Thu" w:date="2023-03-28T19:36:00Z">
        <w:r w:rsidDel="00D46C6C">
          <w:rPr>
            <w:lang w:val="en-US"/>
          </w:rPr>
          <w:delText xml:space="preserve"> đề xuất</w:delText>
        </w:r>
      </w:del>
      <w:r>
        <w:rPr>
          <w:lang w:val="en-US"/>
        </w:rPr>
        <w:t xml:space="preserve"> sử dụng </w:t>
      </w:r>
      <w:del w:id="1567" w:author="Huyen Tran Thu" w:date="2023-03-28T19:36:00Z">
        <w:r w:rsidDel="00D46C6C">
          <w:rPr>
            <w:lang w:val="en-US"/>
          </w:rPr>
          <w:delText xml:space="preserve">theo cây quyết định trong IPCC2006. Vì vậy, sử dụng phương pháp FOD </w:delText>
        </w:r>
      </w:del>
      <w:r>
        <w:rPr>
          <w:lang w:val="en-US"/>
        </w:rPr>
        <w:t>trong kiểm kê khí nhà kính tiểu lĩnh vực Bãi chôn lấp chất thải rắn cho năm 20</w:t>
      </w:r>
      <w:ins w:id="1568" w:author="Huyen Tran Thu" w:date="2023-03-28T19:30:00Z">
        <w:r w:rsidR="00D46C6C">
          <w:rPr>
            <w:lang w:val="en-US"/>
          </w:rPr>
          <w:t>18</w:t>
        </w:r>
      </w:ins>
      <w:del w:id="1569" w:author="Huyen Tran Thu" w:date="2023-03-28T19:30:00Z">
        <w:r w:rsidR="002764A7" w:rsidDel="00D46C6C">
          <w:rPr>
            <w:lang w:val="en-US"/>
          </w:rPr>
          <w:delText>20</w:delText>
        </w:r>
      </w:del>
      <w:r>
        <w:rPr>
          <w:lang w:val="en-US"/>
        </w:rPr>
        <w:t xml:space="preserve">. </w:t>
      </w:r>
    </w:p>
    <w:p w14:paraId="157D836B" w14:textId="17BAF41C" w:rsidR="00D46C6C" w:rsidDel="00D46C6C" w:rsidRDefault="00D46C6C" w:rsidP="00D46C6C">
      <w:pPr>
        <w:ind w:firstLine="720"/>
        <w:rPr>
          <w:del w:id="1570" w:author="Huyen Tran Thu" w:date="2023-03-28T19:32:00Z"/>
          <w:lang w:val="en-US"/>
        </w:rPr>
      </w:pPr>
    </w:p>
    <w:p w14:paraId="36F9FF99" w14:textId="424BA075" w:rsidR="0077318A" w:rsidRDefault="0077318A" w:rsidP="00532EB5">
      <w:pPr>
        <w:ind w:firstLine="720"/>
        <w:rPr>
          <w:lang w:val="en-US"/>
        </w:rPr>
      </w:pPr>
      <w:r w:rsidRPr="00AB742C">
        <w:rPr>
          <w:lang w:val="en-US"/>
        </w:rPr>
        <w:t>Công thức được sử dụng để tính phát thải CH</w:t>
      </w:r>
      <w:r w:rsidRPr="00AB742C">
        <w:rPr>
          <w:vertAlign w:val="subscript"/>
          <w:lang w:val="en-US"/>
        </w:rPr>
        <w:t>4</w:t>
      </w:r>
      <w:r w:rsidRPr="00AB742C">
        <w:rPr>
          <w:lang w:val="en-US"/>
        </w:rPr>
        <w:t xml:space="preserve"> từ CTR như sau:</w:t>
      </w:r>
      <w:r>
        <w:rPr>
          <w:lang w:val="en-US"/>
        </w:rPr>
        <w:t xml:space="preserve"> </w:t>
      </w:r>
    </w:p>
    <w:tbl>
      <w:tblPr>
        <w:tblStyle w:val="TableGrid"/>
        <w:tblW w:w="0" w:type="auto"/>
        <w:tblLook w:val="04A0" w:firstRow="1" w:lastRow="0" w:firstColumn="1" w:lastColumn="0" w:noHBand="0" w:noVBand="1"/>
      </w:tblPr>
      <w:tblGrid>
        <w:gridCol w:w="9062"/>
      </w:tblGrid>
      <w:tr w:rsidR="002058D6" w14:paraId="15F8F917" w14:textId="77777777" w:rsidTr="002058D6">
        <w:tc>
          <w:tcPr>
            <w:tcW w:w="9288" w:type="dxa"/>
          </w:tcPr>
          <w:p w14:paraId="4E78187B" w14:textId="77777777" w:rsidR="002058D6" w:rsidRPr="004817AD" w:rsidRDefault="002058D6" w:rsidP="006D3BEF">
            <w:pPr>
              <w:ind w:firstLine="0"/>
              <w:jc w:val="center"/>
              <w:rPr>
                <w:b/>
              </w:rPr>
            </w:pPr>
            <w:r w:rsidRPr="004817AD">
              <w:rPr>
                <w:b/>
              </w:rPr>
              <w:t>Công thức 3.1. Phát thải khí CH</w:t>
            </w:r>
            <w:r w:rsidRPr="004817AD">
              <w:rPr>
                <w:b/>
                <w:vertAlign w:val="subscript"/>
              </w:rPr>
              <w:t>4</w:t>
            </w:r>
            <w:r w:rsidRPr="004817AD">
              <w:rPr>
                <w:b/>
              </w:rPr>
              <w:t xml:space="preserve"> từ SWDs</w:t>
            </w:r>
          </w:p>
          <w:p w14:paraId="1D81C1EA" w14:textId="435137A8" w:rsidR="002058D6" w:rsidRPr="004817AD" w:rsidRDefault="00000000" w:rsidP="006D3BEF">
            <w:pPr>
              <w:ind w:firstLine="0"/>
              <w:jc w:val="center"/>
              <w:rPr>
                <w:bCs/>
              </w:rPr>
            </w:pPr>
            <m:oMathPara>
              <m:oMath>
                <m:sSub>
                  <m:sSubPr>
                    <m:ctrlPr>
                      <w:rPr>
                        <w:rFonts w:ascii="Cambria Math" w:hAnsi="Cambria Math"/>
                        <w:bCs/>
                        <w:i/>
                      </w:rPr>
                    </m:ctrlPr>
                  </m:sSubPr>
                  <m:e>
                    <m:r>
                      <w:rPr>
                        <w:rFonts w:ascii="Cambria Math" w:hAnsi="Cambria Math"/>
                      </w:rPr>
                      <m:t>CH</m:t>
                    </m:r>
                  </m:e>
                  <m:sub>
                    <m:r>
                      <w:rPr>
                        <w:rFonts w:ascii="Cambria Math" w:hAnsi="Cambria Math"/>
                      </w:rPr>
                      <m:t>4</m:t>
                    </m:r>
                  </m:sub>
                </m:sSub>
                <m:r>
                  <w:rPr>
                    <w:rFonts w:ascii="Cambria Math" w:hAnsi="Cambria Math"/>
                  </w:rPr>
                  <m:t xml:space="preserve"> Emissions=[</m:t>
                </m:r>
                <m:nary>
                  <m:naryPr>
                    <m:chr m:val="∑"/>
                    <m:limLoc m:val="undOvr"/>
                    <m:supHide m:val="1"/>
                    <m:ctrlPr>
                      <w:rPr>
                        <w:rFonts w:ascii="Cambria Math" w:hAnsi="Cambria Math"/>
                        <w:bCs/>
                        <w:i/>
                      </w:rPr>
                    </m:ctrlPr>
                  </m:naryPr>
                  <m:sub>
                    <m:r>
                      <w:rPr>
                        <w:rFonts w:ascii="Cambria Math" w:hAnsi="Cambria Math"/>
                      </w:rPr>
                      <m:t>x</m:t>
                    </m:r>
                  </m:sub>
                  <m:sup/>
                  <m:e>
                    <m:sSub>
                      <m:sSubPr>
                        <m:ctrlPr>
                          <w:rPr>
                            <w:rFonts w:ascii="Cambria Math" w:hAnsi="Cambria Math"/>
                            <w:bCs/>
                            <w:i/>
                          </w:rPr>
                        </m:ctrlPr>
                      </m:sSubPr>
                      <m:e>
                        <m:r>
                          <w:rPr>
                            <w:rFonts w:ascii="Cambria Math" w:hAnsi="Cambria Math"/>
                          </w:rPr>
                          <m:t>CH</m:t>
                        </m:r>
                      </m:e>
                      <m:sub>
                        <m:r>
                          <w:rPr>
                            <w:rFonts w:ascii="Cambria Math" w:hAnsi="Cambria Math"/>
                          </w:rPr>
                          <m:t>4</m:t>
                        </m:r>
                        <m:sSub>
                          <m:sSubPr>
                            <m:ctrlPr>
                              <w:rPr>
                                <w:rFonts w:ascii="Cambria Math" w:hAnsi="Cambria Math"/>
                                <w:bCs/>
                                <w:i/>
                              </w:rPr>
                            </m:ctrlPr>
                          </m:sSubPr>
                          <m:e>
                            <m:r>
                              <w:rPr>
                                <w:rFonts w:ascii="Cambria Math" w:hAnsi="Cambria Math"/>
                              </w:rPr>
                              <m:t>generated</m:t>
                            </m:r>
                          </m:e>
                          <m:sub>
                            <m:r>
                              <w:rPr>
                                <w:rFonts w:ascii="Cambria Math" w:hAnsi="Cambria Math"/>
                              </w:rPr>
                              <m:t>x,T</m:t>
                            </m:r>
                          </m:sub>
                        </m:sSub>
                      </m:sub>
                    </m:sSub>
                    <m:r>
                      <w:rPr>
                        <w:rFonts w:ascii="Cambria Math" w:hAnsi="Cambria Math"/>
                      </w:rPr>
                      <m:t>-</m:t>
                    </m:r>
                    <m:sSub>
                      <m:sSubPr>
                        <m:ctrlPr>
                          <w:rPr>
                            <w:rFonts w:ascii="Cambria Math" w:hAnsi="Cambria Math"/>
                            <w:bCs/>
                            <w:i/>
                          </w:rPr>
                        </m:ctrlPr>
                      </m:sSubPr>
                      <m:e>
                        <m:r>
                          <w:rPr>
                            <w:rFonts w:ascii="Cambria Math" w:hAnsi="Cambria Math"/>
                          </w:rPr>
                          <m:t>R</m:t>
                        </m:r>
                      </m:e>
                      <m:sub>
                        <m:r>
                          <w:rPr>
                            <w:rFonts w:ascii="Cambria Math" w:hAnsi="Cambria Math"/>
                          </w:rPr>
                          <m:t>T</m:t>
                        </m:r>
                      </m:sub>
                    </m:sSub>
                    <m:r>
                      <w:rPr>
                        <w:rFonts w:ascii="Cambria Math" w:hAnsi="Cambria Math"/>
                      </w:rPr>
                      <m:t>]×(1-</m:t>
                    </m:r>
                    <m:sSub>
                      <m:sSubPr>
                        <m:ctrlPr>
                          <w:rPr>
                            <w:rFonts w:ascii="Cambria Math" w:hAnsi="Cambria Math"/>
                            <w:bCs/>
                            <w:i/>
                          </w:rPr>
                        </m:ctrlPr>
                      </m:sSubPr>
                      <m:e>
                        <m:r>
                          <w:rPr>
                            <w:rFonts w:ascii="Cambria Math" w:hAnsi="Cambria Math"/>
                          </w:rPr>
                          <m:t>OX</m:t>
                        </m:r>
                      </m:e>
                      <m:sub>
                        <m:r>
                          <w:rPr>
                            <w:rFonts w:ascii="Cambria Math" w:hAnsi="Cambria Math"/>
                          </w:rPr>
                          <m:t>T</m:t>
                        </m:r>
                      </m:sub>
                    </m:sSub>
                  </m:e>
                </m:nary>
                <m:r>
                  <w:rPr>
                    <w:rFonts w:ascii="Cambria Math" w:hAnsi="Cambria Math"/>
                  </w:rPr>
                  <m:t>)</m:t>
                </m:r>
              </m:oMath>
            </m:oMathPara>
          </w:p>
        </w:tc>
      </w:tr>
    </w:tbl>
    <w:p w14:paraId="6A5781E4" w14:textId="10C0EECD" w:rsidR="002058D6" w:rsidRDefault="002058D6" w:rsidP="002058D6">
      <w:pPr>
        <w:rPr>
          <w:lang w:val="en-US"/>
        </w:rPr>
      </w:pPr>
      <w:r>
        <w:rPr>
          <w:lang w:val="en-US"/>
        </w:rPr>
        <w:t xml:space="preserve">Trong đó: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082"/>
      </w:tblGrid>
      <w:tr w:rsidR="002058D6" w14:paraId="0750C6C1" w14:textId="77777777" w:rsidTr="002058D6">
        <w:tc>
          <w:tcPr>
            <w:tcW w:w="1980" w:type="dxa"/>
          </w:tcPr>
          <w:p w14:paraId="74350E0E" w14:textId="77777777" w:rsidR="002058D6" w:rsidRDefault="002058D6" w:rsidP="00BE0883">
            <w:pPr>
              <w:ind w:firstLine="0"/>
            </w:pPr>
            <w:r>
              <w:lastRenderedPageBreak/>
              <w:t>CH</w:t>
            </w:r>
            <w:r>
              <w:rPr>
                <w:vertAlign w:val="subscript"/>
              </w:rPr>
              <w:t>4</w:t>
            </w:r>
            <w:r>
              <w:t xml:space="preserve"> Emissions</w:t>
            </w:r>
          </w:p>
        </w:tc>
        <w:tc>
          <w:tcPr>
            <w:tcW w:w="7082" w:type="dxa"/>
          </w:tcPr>
          <w:p w14:paraId="326928D8" w14:textId="2E1AA566" w:rsidR="002058D6" w:rsidRPr="00165726" w:rsidRDefault="002058D6" w:rsidP="00BE0883">
            <w:pPr>
              <w:tabs>
                <w:tab w:val="left" w:pos="1635"/>
              </w:tabs>
              <w:ind w:firstLine="0"/>
            </w:pPr>
            <w:r>
              <w:t>Lượng phát thải khí CH</w:t>
            </w:r>
            <w:r>
              <w:rPr>
                <w:vertAlign w:val="subscript"/>
              </w:rPr>
              <w:t>4</w:t>
            </w:r>
            <w:r>
              <w:t xml:space="preserve"> trong năm T, </w:t>
            </w:r>
            <w:del w:id="1571" w:author="Thu Huyen Tran" w:date="2023-04-07T15:50:00Z">
              <w:r w:rsidDel="004B67FF">
                <w:delText>Gg</w:delText>
              </w:r>
            </w:del>
            <w:ins w:id="1572" w:author="Thu Huyen Tran" w:date="2023-04-07T15:50:00Z">
              <w:r w:rsidR="004B67FF">
                <w:t>Nghìn tấn</w:t>
              </w:r>
            </w:ins>
          </w:p>
        </w:tc>
      </w:tr>
      <w:tr w:rsidR="002058D6" w14:paraId="61BEA694" w14:textId="77777777" w:rsidTr="002058D6">
        <w:tc>
          <w:tcPr>
            <w:tcW w:w="1980" w:type="dxa"/>
          </w:tcPr>
          <w:p w14:paraId="40E59D40" w14:textId="77777777" w:rsidR="002058D6" w:rsidRPr="001342D7" w:rsidRDefault="002058D6" w:rsidP="00BE0883">
            <w:pPr>
              <w:ind w:firstLine="0"/>
              <w:rPr>
                <w:vertAlign w:val="subscript"/>
              </w:rPr>
            </w:pPr>
            <w:r>
              <w:t>CH</w:t>
            </w:r>
            <w:r>
              <w:rPr>
                <w:vertAlign w:val="subscript"/>
              </w:rPr>
              <w:t>4,generated,x,T</w:t>
            </w:r>
          </w:p>
        </w:tc>
        <w:tc>
          <w:tcPr>
            <w:tcW w:w="7082" w:type="dxa"/>
          </w:tcPr>
          <w:p w14:paraId="43CE7080" w14:textId="58820EA6" w:rsidR="002058D6" w:rsidRPr="001342D7" w:rsidRDefault="002058D6" w:rsidP="00BE0883">
            <w:pPr>
              <w:tabs>
                <w:tab w:val="left" w:pos="1635"/>
              </w:tabs>
              <w:ind w:firstLine="0"/>
            </w:pPr>
            <w:r>
              <w:t>Lượng CH</w:t>
            </w:r>
            <w:r>
              <w:rPr>
                <w:vertAlign w:val="subscript"/>
              </w:rPr>
              <w:t>4</w:t>
            </w:r>
            <w:r>
              <w:t xml:space="preserve"> sinh ra trong năm T, </w:t>
            </w:r>
            <w:del w:id="1573" w:author="Thu Huyen Tran" w:date="2023-04-07T15:50:00Z">
              <w:r w:rsidDel="004B67FF">
                <w:delText>Gg</w:delText>
              </w:r>
            </w:del>
            <w:ins w:id="1574" w:author="Thu Huyen Tran" w:date="2023-04-07T15:50:00Z">
              <w:r w:rsidR="004B67FF">
                <w:t>Nghìn tấn</w:t>
              </w:r>
            </w:ins>
          </w:p>
        </w:tc>
      </w:tr>
      <w:tr w:rsidR="002058D6" w14:paraId="34F98D3F" w14:textId="77777777" w:rsidTr="002058D6">
        <w:tc>
          <w:tcPr>
            <w:tcW w:w="1980" w:type="dxa"/>
          </w:tcPr>
          <w:p w14:paraId="6A0971ED" w14:textId="77777777" w:rsidR="002058D6" w:rsidRPr="00165726" w:rsidRDefault="002058D6" w:rsidP="00BE0883">
            <w:pPr>
              <w:ind w:firstLine="0"/>
            </w:pPr>
            <w:r>
              <w:t>T</w:t>
            </w:r>
          </w:p>
        </w:tc>
        <w:tc>
          <w:tcPr>
            <w:tcW w:w="7082" w:type="dxa"/>
          </w:tcPr>
          <w:p w14:paraId="07647C19" w14:textId="77777777" w:rsidR="002058D6" w:rsidRDefault="002058D6" w:rsidP="00BE0883">
            <w:pPr>
              <w:ind w:firstLine="0"/>
            </w:pPr>
            <w:r>
              <w:t>Năm kiểm kê</w:t>
            </w:r>
          </w:p>
        </w:tc>
      </w:tr>
      <w:tr w:rsidR="002058D6" w14:paraId="5436D422" w14:textId="77777777" w:rsidTr="002058D6">
        <w:tc>
          <w:tcPr>
            <w:tcW w:w="1980" w:type="dxa"/>
          </w:tcPr>
          <w:p w14:paraId="64AC6C45" w14:textId="77777777" w:rsidR="002058D6" w:rsidRDefault="002058D6" w:rsidP="00BE0883">
            <w:pPr>
              <w:ind w:firstLine="0"/>
            </w:pPr>
            <w:r>
              <w:t>x</w:t>
            </w:r>
          </w:p>
        </w:tc>
        <w:tc>
          <w:tcPr>
            <w:tcW w:w="7082" w:type="dxa"/>
          </w:tcPr>
          <w:p w14:paraId="45C290B9" w14:textId="77777777" w:rsidR="002058D6" w:rsidRDefault="002058D6" w:rsidP="00BE0883">
            <w:pPr>
              <w:ind w:firstLine="0"/>
            </w:pPr>
            <w:r>
              <w:t>Loại chất thải hoặc vật liệu thải</w:t>
            </w:r>
          </w:p>
        </w:tc>
      </w:tr>
      <w:tr w:rsidR="002058D6" w14:paraId="7F32B27B" w14:textId="77777777" w:rsidTr="002058D6">
        <w:tc>
          <w:tcPr>
            <w:tcW w:w="1980" w:type="dxa"/>
          </w:tcPr>
          <w:p w14:paraId="56750EC4" w14:textId="77777777" w:rsidR="002058D6" w:rsidRPr="00165726" w:rsidRDefault="002058D6" w:rsidP="00BE0883">
            <w:pPr>
              <w:ind w:firstLine="0"/>
            </w:pPr>
            <w:r>
              <w:t>R</w:t>
            </w:r>
            <w:r>
              <w:rPr>
                <w:vertAlign w:val="subscript"/>
              </w:rPr>
              <w:t>T</w:t>
            </w:r>
          </w:p>
        </w:tc>
        <w:tc>
          <w:tcPr>
            <w:tcW w:w="7082" w:type="dxa"/>
          </w:tcPr>
          <w:p w14:paraId="63C45D0D" w14:textId="605E025D" w:rsidR="002058D6" w:rsidRPr="00165726" w:rsidRDefault="002058D6" w:rsidP="00BE0883">
            <w:pPr>
              <w:ind w:firstLine="0"/>
            </w:pPr>
            <w:r>
              <w:t>Lượng CH</w:t>
            </w:r>
            <w:r>
              <w:rPr>
                <w:vertAlign w:val="subscript"/>
              </w:rPr>
              <w:t>4</w:t>
            </w:r>
            <w:r>
              <w:t xml:space="preserve"> </w:t>
            </w:r>
            <w:r w:rsidR="00BE0883">
              <w:t xml:space="preserve">được thu hồi trong năm T, </w:t>
            </w:r>
            <w:del w:id="1575" w:author="Thu Huyen Tran" w:date="2023-04-07T15:50:00Z">
              <w:r w:rsidR="00BE0883" w:rsidDel="004B67FF">
                <w:delText>Gg</w:delText>
              </w:r>
            </w:del>
            <w:ins w:id="1576" w:author="Thu Huyen Tran" w:date="2023-04-07T15:50:00Z">
              <w:r w:rsidR="004B67FF">
                <w:t>Nghìn tấn</w:t>
              </w:r>
            </w:ins>
            <w:r w:rsidR="00BE0883">
              <w:t xml:space="preserve"> </w:t>
            </w:r>
          </w:p>
        </w:tc>
      </w:tr>
      <w:tr w:rsidR="002058D6" w14:paraId="55C395AE" w14:textId="77777777" w:rsidTr="002058D6">
        <w:tc>
          <w:tcPr>
            <w:tcW w:w="1980" w:type="dxa"/>
          </w:tcPr>
          <w:p w14:paraId="56F61510" w14:textId="77777777" w:rsidR="002058D6" w:rsidRPr="00165726" w:rsidRDefault="002058D6" w:rsidP="00BE0883">
            <w:pPr>
              <w:ind w:firstLine="0"/>
              <w:rPr>
                <w:vertAlign w:val="subscript"/>
              </w:rPr>
            </w:pPr>
            <w:r>
              <w:t>OX</w:t>
            </w:r>
            <w:r>
              <w:rPr>
                <w:vertAlign w:val="subscript"/>
              </w:rPr>
              <w:t>T</w:t>
            </w:r>
          </w:p>
        </w:tc>
        <w:tc>
          <w:tcPr>
            <w:tcW w:w="7082" w:type="dxa"/>
          </w:tcPr>
          <w:p w14:paraId="3992F4BC" w14:textId="19AD81B2" w:rsidR="002058D6" w:rsidRDefault="002058D6" w:rsidP="00BE0883">
            <w:pPr>
              <w:ind w:firstLine="0"/>
            </w:pPr>
            <w:r>
              <w:t>Hệ số oxy hoá trong năm T</w:t>
            </w:r>
            <w:r w:rsidR="00BE0883">
              <w:t>, (hệ số)</w:t>
            </w:r>
          </w:p>
        </w:tc>
      </w:tr>
    </w:tbl>
    <w:p w14:paraId="5495E3E6" w14:textId="305559C4" w:rsidR="002058D6" w:rsidRDefault="002058D6" w:rsidP="002058D6">
      <w:r>
        <w:tab/>
        <w:t>Tiềm năng phát thải CH</w:t>
      </w:r>
      <w:r>
        <w:rPr>
          <w:vertAlign w:val="subscript"/>
        </w:rPr>
        <w:t>4</w:t>
      </w:r>
      <w:r>
        <w:t xml:space="preserve"> của chất thải được xử lý tại một năm nhất định sẽ giảm dần trong các năm tiếp theo. Mô hình FOD được xây dựng dựa trên yếu tố hàm mũ, mô tả tỷ lệ chất thải có thể phân hủy thành CH</w:t>
      </w:r>
      <w:r>
        <w:rPr>
          <w:vertAlign w:val="subscript"/>
        </w:rPr>
        <w:t>4</w:t>
      </w:r>
      <w:r>
        <w:t xml:space="preserve"> và CO</w:t>
      </w:r>
      <w:r>
        <w:rPr>
          <w:vertAlign w:val="subscript"/>
        </w:rPr>
        <w:t>2</w:t>
      </w:r>
      <w:r>
        <w:t xml:space="preserve">. </w:t>
      </w:r>
    </w:p>
    <w:tbl>
      <w:tblPr>
        <w:tblStyle w:val="TableGrid"/>
        <w:tblW w:w="0" w:type="auto"/>
        <w:tblLook w:val="04A0" w:firstRow="1" w:lastRow="0" w:firstColumn="1" w:lastColumn="0" w:noHBand="0" w:noVBand="1"/>
      </w:tblPr>
      <w:tblGrid>
        <w:gridCol w:w="9062"/>
      </w:tblGrid>
      <w:tr w:rsidR="00BE0883" w14:paraId="37625EB5" w14:textId="77777777" w:rsidTr="00BE0883">
        <w:tc>
          <w:tcPr>
            <w:tcW w:w="9288" w:type="dxa"/>
          </w:tcPr>
          <w:p w14:paraId="6DB18FD7" w14:textId="77777777" w:rsidR="00BE0883" w:rsidRPr="00BE0883" w:rsidRDefault="00BE0883" w:rsidP="00BE0883">
            <w:pPr>
              <w:rPr>
                <w:b/>
              </w:rPr>
            </w:pPr>
            <w:r w:rsidRPr="00BE0883">
              <w:rPr>
                <w:b/>
              </w:rPr>
              <w:t>Công thức 3.6. Lượng CH</w:t>
            </w:r>
            <w:r w:rsidRPr="00BE0883">
              <w:rPr>
                <w:b/>
                <w:vertAlign w:val="subscript"/>
              </w:rPr>
              <w:t>4</w:t>
            </w:r>
            <w:r w:rsidRPr="00BE0883">
              <w:rPr>
                <w:b/>
              </w:rPr>
              <w:t xml:space="preserve"> được tạo ra từ DDOC</w:t>
            </w:r>
            <w:r w:rsidRPr="00BE0883">
              <w:rPr>
                <w:b/>
                <w:vertAlign w:val="subscript"/>
              </w:rPr>
              <w:t xml:space="preserve">m </w:t>
            </w:r>
            <w:r w:rsidRPr="00BE0883">
              <w:rPr>
                <w:b/>
              </w:rPr>
              <w:t>có thể phân huỷ</w:t>
            </w:r>
          </w:p>
          <w:p w14:paraId="7630560E" w14:textId="314FF865" w:rsidR="00BE0883" w:rsidRPr="00BE0883" w:rsidRDefault="00BE0883" w:rsidP="00BE0883">
            <w:pPr>
              <w:ind w:firstLine="0"/>
              <w:jc w:val="center"/>
              <w:rPr>
                <w:bCs/>
              </w:rPr>
            </w:pPr>
            <w:r w:rsidRPr="00BE0883">
              <w:rPr>
                <w:bCs/>
              </w:rPr>
              <w:t>CH</w:t>
            </w:r>
            <w:r w:rsidRPr="00BE0883">
              <w:rPr>
                <w:bCs/>
                <w:vertAlign w:val="subscript"/>
              </w:rPr>
              <w:t>4,generated,T</w:t>
            </w:r>
            <w:r w:rsidRPr="00BE0883">
              <w:rPr>
                <w:bCs/>
              </w:rPr>
              <w:t xml:space="preserve"> = DDOC</w:t>
            </w:r>
            <w:r w:rsidRPr="00BE0883">
              <w:rPr>
                <w:bCs/>
                <w:vertAlign w:val="subscript"/>
              </w:rPr>
              <w:t>m,decomp,T</w:t>
            </w:r>
            <w:r w:rsidRPr="00BE0883">
              <w:rPr>
                <w:bCs/>
              </w:rPr>
              <w:t xml:space="preserve"> × F × 16/12</w:t>
            </w:r>
          </w:p>
        </w:tc>
      </w:tr>
    </w:tbl>
    <w:p w14:paraId="55616E59" w14:textId="7EF17BC2" w:rsidR="00BE0883" w:rsidRDefault="00BE0883" w:rsidP="002058D6">
      <w:r>
        <w:t xml:space="preserve">Trong đó: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7142"/>
      </w:tblGrid>
      <w:tr w:rsidR="00BE0883" w14:paraId="4AA99492" w14:textId="77777777" w:rsidTr="00BE0883">
        <w:tc>
          <w:tcPr>
            <w:tcW w:w="1920" w:type="dxa"/>
          </w:tcPr>
          <w:p w14:paraId="0D867402" w14:textId="77777777" w:rsidR="00BE0883" w:rsidRPr="000B0B59" w:rsidRDefault="00BE0883" w:rsidP="00BE0883">
            <w:pPr>
              <w:ind w:firstLine="0"/>
            </w:pPr>
            <w:r w:rsidRPr="000B0B59">
              <w:t>CH</w:t>
            </w:r>
            <w:r w:rsidRPr="000B0B59">
              <w:rPr>
                <w:vertAlign w:val="subscript"/>
              </w:rPr>
              <w:t>4,generated,T</w:t>
            </w:r>
          </w:p>
        </w:tc>
        <w:tc>
          <w:tcPr>
            <w:tcW w:w="7142" w:type="dxa"/>
          </w:tcPr>
          <w:p w14:paraId="7A1D21E0" w14:textId="511907D9" w:rsidR="00BE0883" w:rsidRPr="000B0B59" w:rsidRDefault="00BE0883" w:rsidP="00BE0883">
            <w:pPr>
              <w:ind w:firstLine="0"/>
            </w:pPr>
            <w:r>
              <w:t>Lượng CH</w:t>
            </w:r>
            <w:r>
              <w:rPr>
                <w:vertAlign w:val="subscript"/>
              </w:rPr>
              <w:t>4</w:t>
            </w:r>
            <w:r>
              <w:t xml:space="preserve"> được tạo ra từ chất thải có thể phân huỷ năm T, </w:t>
            </w:r>
            <w:del w:id="1577" w:author="Thu Huyen Tran" w:date="2023-04-07T15:50:00Z">
              <w:r w:rsidDel="004B67FF">
                <w:delText>Gg</w:delText>
              </w:r>
            </w:del>
            <w:ins w:id="1578" w:author="Thu Huyen Tran" w:date="2023-04-07T15:50:00Z">
              <w:r w:rsidR="004B67FF">
                <w:t>Nghìn tấn</w:t>
              </w:r>
            </w:ins>
          </w:p>
        </w:tc>
      </w:tr>
      <w:tr w:rsidR="00BE0883" w14:paraId="2CFC1E9B" w14:textId="77777777" w:rsidTr="00BE0883">
        <w:tc>
          <w:tcPr>
            <w:tcW w:w="1920" w:type="dxa"/>
          </w:tcPr>
          <w:p w14:paraId="66B58B2A" w14:textId="77777777" w:rsidR="00BE0883" w:rsidRPr="000B0B59" w:rsidRDefault="00BE0883" w:rsidP="00BE0883">
            <w:pPr>
              <w:ind w:firstLine="0"/>
              <w:rPr>
                <w:vertAlign w:val="subscript"/>
              </w:rPr>
            </w:pPr>
            <w:r w:rsidRPr="000B0B59">
              <w:t>DDOC</w:t>
            </w:r>
            <w:r w:rsidRPr="000B0B59">
              <w:rPr>
                <w:vertAlign w:val="subscript"/>
              </w:rPr>
              <w:t>m,decomp,T</w:t>
            </w:r>
          </w:p>
        </w:tc>
        <w:tc>
          <w:tcPr>
            <w:tcW w:w="7142" w:type="dxa"/>
          </w:tcPr>
          <w:p w14:paraId="5DA8BA33" w14:textId="46A1B05E" w:rsidR="00BE0883" w:rsidRPr="000B0B59" w:rsidRDefault="00C51ECF" w:rsidP="00BE0883">
            <w:pPr>
              <w:ind w:firstLine="0"/>
            </w:pPr>
            <w:r>
              <w:t xml:space="preserve">Khối lượng các-bon hữu cơ </w:t>
            </w:r>
            <w:r w:rsidR="00BE0883">
              <w:t xml:space="preserve">phân huỷ </w:t>
            </w:r>
            <w:r>
              <w:t>trong BCL</w:t>
            </w:r>
            <w:r w:rsidR="00BE0883">
              <w:t xml:space="preserve"> năm T, </w:t>
            </w:r>
            <w:del w:id="1579" w:author="Thu Huyen Tran" w:date="2023-04-07T15:50:00Z">
              <w:r w:rsidR="00BE0883" w:rsidDel="004B67FF">
                <w:delText>Gg</w:delText>
              </w:r>
            </w:del>
            <w:ins w:id="1580" w:author="Thu Huyen Tran" w:date="2023-04-07T15:50:00Z">
              <w:r w:rsidR="004B67FF">
                <w:t>Nghìn tấn</w:t>
              </w:r>
            </w:ins>
          </w:p>
        </w:tc>
      </w:tr>
      <w:tr w:rsidR="00BE0883" w14:paraId="7C0083F5" w14:textId="77777777" w:rsidTr="00BE0883">
        <w:tc>
          <w:tcPr>
            <w:tcW w:w="1920" w:type="dxa"/>
          </w:tcPr>
          <w:p w14:paraId="5F2EDF3F" w14:textId="77777777" w:rsidR="00BE0883" w:rsidRDefault="00BE0883" w:rsidP="00BE0883">
            <w:pPr>
              <w:ind w:firstLine="0"/>
            </w:pPr>
            <w:r>
              <w:t>F</w:t>
            </w:r>
          </w:p>
        </w:tc>
        <w:tc>
          <w:tcPr>
            <w:tcW w:w="7142" w:type="dxa"/>
          </w:tcPr>
          <w:p w14:paraId="243763E8" w14:textId="24B783CF" w:rsidR="00BE0883" w:rsidRPr="00F602F8" w:rsidRDefault="00C51ECF" w:rsidP="00BE0883">
            <w:pPr>
              <w:ind w:firstLine="0"/>
            </w:pPr>
            <w:r>
              <w:t>Hệ số</w:t>
            </w:r>
            <w:r w:rsidR="00BE0883">
              <w:t xml:space="preserve"> khí CH</w:t>
            </w:r>
            <w:r w:rsidR="00BE0883">
              <w:rPr>
                <w:vertAlign w:val="subscript"/>
              </w:rPr>
              <w:t>4</w:t>
            </w:r>
            <w:r w:rsidR="00BE0883">
              <w:t xml:space="preserve"> </w:t>
            </w:r>
            <w:r>
              <w:t>được tạo ra từ BCL, (hệ số)</w:t>
            </w:r>
          </w:p>
        </w:tc>
      </w:tr>
      <w:tr w:rsidR="00BE0883" w14:paraId="1FFC7EA5" w14:textId="77777777" w:rsidTr="00BE0883">
        <w:tc>
          <w:tcPr>
            <w:tcW w:w="1920" w:type="dxa"/>
          </w:tcPr>
          <w:p w14:paraId="3AD3558D" w14:textId="77777777" w:rsidR="00BE0883" w:rsidRPr="00F602F8" w:rsidRDefault="00BE0883" w:rsidP="00BE0883">
            <w:pPr>
              <w:ind w:firstLine="0"/>
            </w:pPr>
            <w:r>
              <w:t>16/12</w:t>
            </w:r>
          </w:p>
        </w:tc>
        <w:tc>
          <w:tcPr>
            <w:tcW w:w="7142" w:type="dxa"/>
          </w:tcPr>
          <w:p w14:paraId="5885CC53" w14:textId="6FCD90EA" w:rsidR="00BE0883" w:rsidRPr="00C51ECF" w:rsidRDefault="00C51ECF" w:rsidP="00BE0883">
            <w:pPr>
              <w:ind w:firstLine="0"/>
            </w:pPr>
            <w:r>
              <w:t>Tỷ lệ trọng lượng phân tử CH</w:t>
            </w:r>
            <w:r>
              <w:rPr>
                <w:vertAlign w:val="subscript"/>
              </w:rPr>
              <w:t>4</w:t>
            </w:r>
            <w:r>
              <w:t xml:space="preserve">/C </w:t>
            </w:r>
          </w:p>
        </w:tc>
      </w:tr>
    </w:tbl>
    <w:p w14:paraId="1125CEA5" w14:textId="58BAA2DA" w:rsidR="00BE0883" w:rsidDel="00D46C6C" w:rsidRDefault="00BE0883" w:rsidP="002058D6">
      <w:pPr>
        <w:rPr>
          <w:del w:id="1581" w:author="Huyen Tran Thu" w:date="2023-03-28T19:33:00Z"/>
        </w:rPr>
      </w:pPr>
    </w:p>
    <w:tbl>
      <w:tblPr>
        <w:tblStyle w:val="TableGrid"/>
        <w:tblW w:w="0" w:type="auto"/>
        <w:tblLook w:val="04A0" w:firstRow="1" w:lastRow="0" w:firstColumn="1" w:lastColumn="0" w:noHBand="0" w:noVBand="1"/>
      </w:tblPr>
      <w:tblGrid>
        <w:gridCol w:w="9062"/>
      </w:tblGrid>
      <w:tr w:rsidR="00C51ECF" w14:paraId="68605146" w14:textId="77777777" w:rsidTr="00C51ECF">
        <w:tc>
          <w:tcPr>
            <w:tcW w:w="9288" w:type="dxa"/>
          </w:tcPr>
          <w:p w14:paraId="7D758B39" w14:textId="77777777" w:rsidR="00C51ECF" w:rsidRPr="00C51ECF" w:rsidRDefault="00C51ECF" w:rsidP="00C51ECF">
            <w:pPr>
              <w:ind w:firstLine="0"/>
              <w:jc w:val="center"/>
              <w:rPr>
                <w:b/>
              </w:rPr>
            </w:pPr>
            <w:r w:rsidRPr="00C51ECF">
              <w:rPr>
                <w:b/>
              </w:rPr>
              <w:t>Công thức 3.5. Lượng DDOC</w:t>
            </w:r>
            <w:r w:rsidRPr="00C51ECF">
              <w:rPr>
                <w:b/>
                <w:vertAlign w:val="subscript"/>
              </w:rPr>
              <w:t xml:space="preserve">m </w:t>
            </w:r>
            <w:r w:rsidRPr="00C51ECF">
              <w:rPr>
                <w:b/>
              </w:rPr>
              <w:t>phân huỷ vào cuối năm T</w:t>
            </w:r>
          </w:p>
          <w:p w14:paraId="169EE267" w14:textId="6B0DFC2A" w:rsidR="00C51ECF" w:rsidRPr="00C51ECF" w:rsidRDefault="00C51ECF" w:rsidP="00C51ECF">
            <w:pPr>
              <w:ind w:firstLine="0"/>
              <w:jc w:val="center"/>
              <w:rPr>
                <w:bCs/>
              </w:rPr>
            </w:pPr>
            <w:r w:rsidRPr="00C51ECF">
              <w:rPr>
                <w:bCs/>
              </w:rPr>
              <w:t>DDOC</w:t>
            </w:r>
            <w:r w:rsidRPr="00C51ECF">
              <w:rPr>
                <w:bCs/>
                <w:vertAlign w:val="subscript"/>
              </w:rPr>
              <w:t>m,decomp,T</w:t>
            </w:r>
            <w:r w:rsidRPr="00C51ECF">
              <w:rPr>
                <w:bCs/>
              </w:rPr>
              <w:t xml:space="preserve"> = DDOC</w:t>
            </w:r>
            <w:r w:rsidRPr="00C51ECF">
              <w:rPr>
                <w:bCs/>
                <w:vertAlign w:val="subscript"/>
              </w:rPr>
              <w:t>ma,T-1</w:t>
            </w:r>
            <w:r w:rsidRPr="00C51ECF">
              <w:rPr>
                <w:bCs/>
              </w:rPr>
              <w:t xml:space="preserve"> × (1 - e</w:t>
            </w:r>
            <w:r w:rsidRPr="00C51ECF">
              <w:rPr>
                <w:bCs/>
                <w:vertAlign w:val="superscript"/>
              </w:rPr>
              <w:t>-k</w:t>
            </w:r>
            <w:r w:rsidRPr="00C51ECF">
              <w:rPr>
                <w:bCs/>
              </w:rPr>
              <w:t>)</w:t>
            </w:r>
          </w:p>
        </w:tc>
      </w:tr>
      <w:tr w:rsidR="00DB3154" w14:paraId="6BE58C0D" w14:textId="77777777" w:rsidTr="00DB3154">
        <w:tc>
          <w:tcPr>
            <w:tcW w:w="9288" w:type="dxa"/>
          </w:tcPr>
          <w:p w14:paraId="3D905244" w14:textId="77777777" w:rsidR="00DB3154" w:rsidRPr="004701EE" w:rsidRDefault="00DB3154" w:rsidP="00AB742C">
            <w:pPr>
              <w:ind w:firstLine="0"/>
              <w:jc w:val="center"/>
              <w:rPr>
                <w:b/>
              </w:rPr>
            </w:pPr>
            <w:r w:rsidRPr="004701EE">
              <w:rPr>
                <w:b/>
              </w:rPr>
              <w:t>Công thức 3.4. Lượng DDOC</w:t>
            </w:r>
            <w:r w:rsidRPr="004701EE">
              <w:rPr>
                <w:b/>
                <w:vertAlign w:val="subscript"/>
              </w:rPr>
              <w:t xml:space="preserve">m </w:t>
            </w:r>
            <w:r w:rsidRPr="004701EE">
              <w:rPr>
                <w:b/>
              </w:rPr>
              <w:t>tích luỹ trong bãi chôn lấp vào cuối năm T</w:t>
            </w:r>
          </w:p>
          <w:p w14:paraId="64B0C0E9" w14:textId="77777777" w:rsidR="00DB3154" w:rsidRPr="004701EE" w:rsidRDefault="00DB3154" w:rsidP="00AB742C">
            <w:pPr>
              <w:ind w:firstLine="0"/>
              <w:jc w:val="center"/>
              <w:rPr>
                <w:bCs/>
              </w:rPr>
            </w:pPr>
            <w:r w:rsidRPr="004701EE">
              <w:rPr>
                <w:bCs/>
              </w:rPr>
              <w:t>DDOC</w:t>
            </w:r>
            <w:r w:rsidRPr="004701EE">
              <w:rPr>
                <w:bCs/>
                <w:vertAlign w:val="subscript"/>
              </w:rPr>
              <w:t>ma,T</w:t>
            </w:r>
            <w:r w:rsidRPr="004701EE">
              <w:rPr>
                <w:bCs/>
              </w:rPr>
              <w:t xml:space="preserve"> = DDOC</w:t>
            </w:r>
            <w:r w:rsidRPr="004701EE">
              <w:rPr>
                <w:bCs/>
                <w:vertAlign w:val="subscript"/>
              </w:rPr>
              <w:t>md,T</w:t>
            </w:r>
            <w:r w:rsidRPr="004701EE">
              <w:rPr>
                <w:bCs/>
              </w:rPr>
              <w:t xml:space="preserve"> + (DDOC</w:t>
            </w:r>
            <w:r w:rsidRPr="004701EE">
              <w:rPr>
                <w:bCs/>
                <w:vertAlign w:val="subscript"/>
              </w:rPr>
              <w:t>ma,T-1</w:t>
            </w:r>
            <w:r w:rsidRPr="004701EE">
              <w:rPr>
                <w:bCs/>
              </w:rPr>
              <w:t xml:space="preserve"> × e</w:t>
            </w:r>
            <w:r w:rsidRPr="004701EE">
              <w:rPr>
                <w:bCs/>
                <w:vertAlign w:val="superscript"/>
              </w:rPr>
              <w:t>-k</w:t>
            </w:r>
            <w:r w:rsidRPr="004701EE">
              <w:rPr>
                <w:bCs/>
              </w:rPr>
              <w:t>)</w:t>
            </w:r>
          </w:p>
        </w:tc>
      </w:tr>
    </w:tbl>
    <w:p w14:paraId="6F909F6F" w14:textId="38445BD9" w:rsidR="00C51ECF" w:rsidRDefault="00C51ECF" w:rsidP="002058D6">
      <w:r>
        <w:t xml:space="preserve">Trong đó: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7142"/>
      </w:tblGrid>
      <w:tr w:rsidR="00C51ECF" w14:paraId="3DE7077C" w14:textId="77777777" w:rsidTr="00C51ECF">
        <w:tc>
          <w:tcPr>
            <w:tcW w:w="1920" w:type="dxa"/>
            <w:vAlign w:val="center"/>
          </w:tcPr>
          <w:p w14:paraId="5B62115C" w14:textId="77777777" w:rsidR="00C51ECF" w:rsidRPr="00374E10" w:rsidRDefault="00C51ECF" w:rsidP="00AB742C">
            <w:pPr>
              <w:ind w:firstLine="0"/>
              <w:rPr>
                <w:vertAlign w:val="subscript"/>
              </w:rPr>
            </w:pPr>
            <w:r>
              <w:t>DDOC</w:t>
            </w:r>
            <w:r>
              <w:rPr>
                <w:vertAlign w:val="subscript"/>
              </w:rPr>
              <w:t>ma,T</w:t>
            </w:r>
          </w:p>
        </w:tc>
        <w:tc>
          <w:tcPr>
            <w:tcW w:w="7142" w:type="dxa"/>
            <w:vAlign w:val="center"/>
          </w:tcPr>
          <w:p w14:paraId="5C40D2E2" w14:textId="482168D2" w:rsidR="00C51ECF" w:rsidRPr="009A4AD0" w:rsidRDefault="00C51ECF" w:rsidP="00AB742C">
            <w:pPr>
              <w:ind w:firstLine="0"/>
            </w:pPr>
            <w:r>
              <w:t>Khối lượng DDOC</w:t>
            </w:r>
            <w:r>
              <w:rPr>
                <w:vertAlign w:val="subscript"/>
              </w:rPr>
              <w:t>m</w:t>
            </w:r>
            <w:r>
              <w:t xml:space="preserve"> tích luỹ ở bãi chôn lấp vào cuối năm T, </w:t>
            </w:r>
            <w:del w:id="1582" w:author="Thu Huyen Tran" w:date="2023-04-07T15:50:00Z">
              <w:r w:rsidDel="004B67FF">
                <w:delText>Gg</w:delText>
              </w:r>
            </w:del>
            <w:ins w:id="1583" w:author="Thu Huyen Tran" w:date="2023-04-07T15:50:00Z">
              <w:r w:rsidR="004B67FF">
                <w:t>Nghìn tấn</w:t>
              </w:r>
            </w:ins>
          </w:p>
        </w:tc>
      </w:tr>
      <w:tr w:rsidR="00C51ECF" w14:paraId="5EE6BC4F" w14:textId="77777777" w:rsidTr="00C51ECF">
        <w:tc>
          <w:tcPr>
            <w:tcW w:w="1920" w:type="dxa"/>
            <w:vAlign w:val="center"/>
          </w:tcPr>
          <w:p w14:paraId="631702A7" w14:textId="77777777" w:rsidR="00C51ECF" w:rsidRPr="00374E10" w:rsidRDefault="00C51ECF" w:rsidP="00AB742C">
            <w:pPr>
              <w:ind w:firstLine="0"/>
              <w:rPr>
                <w:vertAlign w:val="subscript"/>
              </w:rPr>
            </w:pPr>
            <w:r>
              <w:t>DDOC</w:t>
            </w:r>
            <w:r>
              <w:rPr>
                <w:vertAlign w:val="subscript"/>
              </w:rPr>
              <w:t>ma,T-1</w:t>
            </w:r>
          </w:p>
        </w:tc>
        <w:tc>
          <w:tcPr>
            <w:tcW w:w="7142" w:type="dxa"/>
            <w:vAlign w:val="center"/>
          </w:tcPr>
          <w:p w14:paraId="04CD9C02" w14:textId="3CC82B55" w:rsidR="00C51ECF" w:rsidRPr="009A4AD0" w:rsidRDefault="00C51ECF" w:rsidP="00AB742C">
            <w:pPr>
              <w:ind w:firstLine="0"/>
            </w:pPr>
            <w:r>
              <w:t>Khối lượng DDOC</w:t>
            </w:r>
            <w:r>
              <w:rPr>
                <w:vertAlign w:val="subscript"/>
              </w:rPr>
              <w:t>m</w:t>
            </w:r>
            <w:r>
              <w:t xml:space="preserve"> tích luỹ ở bãi chôn lấp vào cuối năm T-1, </w:t>
            </w:r>
            <w:del w:id="1584" w:author="Thu Huyen Tran" w:date="2023-04-07T15:50:00Z">
              <w:r w:rsidDel="004B67FF">
                <w:delText>Gg</w:delText>
              </w:r>
            </w:del>
            <w:ins w:id="1585" w:author="Thu Huyen Tran" w:date="2023-04-07T15:50:00Z">
              <w:r w:rsidR="004B67FF">
                <w:t>Nghìn tấn</w:t>
              </w:r>
            </w:ins>
          </w:p>
        </w:tc>
      </w:tr>
      <w:tr w:rsidR="00C51ECF" w14:paraId="0B2A9437" w14:textId="77777777" w:rsidTr="00C51ECF">
        <w:tc>
          <w:tcPr>
            <w:tcW w:w="1920" w:type="dxa"/>
            <w:vAlign w:val="center"/>
          </w:tcPr>
          <w:p w14:paraId="54D31CC2" w14:textId="77777777" w:rsidR="00C51ECF" w:rsidRPr="00374E10" w:rsidRDefault="00C51ECF" w:rsidP="00AB742C">
            <w:pPr>
              <w:ind w:firstLine="0"/>
              <w:rPr>
                <w:vertAlign w:val="subscript"/>
              </w:rPr>
            </w:pPr>
            <w:r>
              <w:t>DDOC</w:t>
            </w:r>
            <w:r>
              <w:rPr>
                <w:vertAlign w:val="subscript"/>
              </w:rPr>
              <w:t>md,T</w:t>
            </w:r>
          </w:p>
        </w:tc>
        <w:tc>
          <w:tcPr>
            <w:tcW w:w="7142" w:type="dxa"/>
            <w:vAlign w:val="center"/>
          </w:tcPr>
          <w:p w14:paraId="42031432" w14:textId="6F6E6639" w:rsidR="00C51ECF" w:rsidRPr="009A4AD0" w:rsidRDefault="00C51ECF" w:rsidP="00AB742C">
            <w:pPr>
              <w:ind w:firstLine="0"/>
            </w:pPr>
            <w:r>
              <w:t>Khối lượng DDOC</w:t>
            </w:r>
            <w:r>
              <w:rPr>
                <w:vertAlign w:val="subscript"/>
              </w:rPr>
              <w:t>m</w:t>
            </w:r>
            <w:r>
              <w:t xml:space="preserve"> phát sinh tại bãi chôn lấp vào năm T, </w:t>
            </w:r>
            <w:del w:id="1586" w:author="Thu Huyen Tran" w:date="2023-04-07T15:50:00Z">
              <w:r w:rsidDel="004B67FF">
                <w:delText>Gg</w:delText>
              </w:r>
            </w:del>
            <w:ins w:id="1587" w:author="Thu Huyen Tran" w:date="2023-04-07T15:50:00Z">
              <w:r w:rsidR="004B67FF">
                <w:t>Nghìn tấn</w:t>
              </w:r>
            </w:ins>
          </w:p>
        </w:tc>
      </w:tr>
      <w:tr w:rsidR="00C51ECF" w14:paraId="21B57A9C" w14:textId="77777777" w:rsidTr="00C51ECF">
        <w:tc>
          <w:tcPr>
            <w:tcW w:w="1920" w:type="dxa"/>
            <w:vAlign w:val="center"/>
          </w:tcPr>
          <w:p w14:paraId="7B84B17B" w14:textId="77777777" w:rsidR="00C51ECF" w:rsidRPr="009A4AD0" w:rsidRDefault="00C51ECF" w:rsidP="00AB742C">
            <w:pPr>
              <w:ind w:firstLine="0"/>
              <w:rPr>
                <w:vertAlign w:val="subscript"/>
              </w:rPr>
            </w:pPr>
            <w:r>
              <w:t>DDOC</w:t>
            </w:r>
            <w:r>
              <w:rPr>
                <w:vertAlign w:val="subscript"/>
              </w:rPr>
              <w:t>m,decomp,T</w:t>
            </w:r>
          </w:p>
        </w:tc>
        <w:tc>
          <w:tcPr>
            <w:tcW w:w="7142" w:type="dxa"/>
            <w:vAlign w:val="center"/>
          </w:tcPr>
          <w:p w14:paraId="2C99C208" w14:textId="745265AE" w:rsidR="00C51ECF" w:rsidRPr="009A4AD0" w:rsidRDefault="00C51ECF" w:rsidP="00AB742C">
            <w:pPr>
              <w:ind w:firstLine="0"/>
            </w:pPr>
            <w:r>
              <w:t>Khối lượng DDOC</w:t>
            </w:r>
            <w:r>
              <w:rPr>
                <w:vertAlign w:val="subscript"/>
              </w:rPr>
              <w:t>m</w:t>
            </w:r>
            <w:r>
              <w:t xml:space="preserve"> phân huỷ tại bãi chôn lấp vào năm T, </w:t>
            </w:r>
            <w:del w:id="1588" w:author="Thu Huyen Tran" w:date="2023-04-07T15:50:00Z">
              <w:r w:rsidDel="004B67FF">
                <w:delText>Gg</w:delText>
              </w:r>
            </w:del>
            <w:ins w:id="1589" w:author="Thu Huyen Tran" w:date="2023-04-07T15:50:00Z">
              <w:r w:rsidR="004B67FF">
                <w:t>Nghìn tấn</w:t>
              </w:r>
            </w:ins>
          </w:p>
        </w:tc>
      </w:tr>
      <w:tr w:rsidR="00C51ECF" w14:paraId="3D20547C" w14:textId="77777777" w:rsidTr="00C51ECF">
        <w:tc>
          <w:tcPr>
            <w:tcW w:w="1920" w:type="dxa"/>
            <w:vAlign w:val="center"/>
          </w:tcPr>
          <w:p w14:paraId="4A2D7402" w14:textId="77777777" w:rsidR="00C51ECF" w:rsidRDefault="00C51ECF" w:rsidP="00AB742C">
            <w:pPr>
              <w:ind w:firstLine="0"/>
            </w:pPr>
            <w:r>
              <w:lastRenderedPageBreak/>
              <w:t>k</w:t>
            </w:r>
          </w:p>
        </w:tc>
        <w:tc>
          <w:tcPr>
            <w:tcW w:w="7142" w:type="dxa"/>
            <w:vAlign w:val="center"/>
          </w:tcPr>
          <w:p w14:paraId="4CC8598D" w14:textId="3AE8892F" w:rsidR="00C51ECF" w:rsidRPr="009A4AD0" w:rsidRDefault="00C51ECF" w:rsidP="00AB742C">
            <w:pPr>
              <w:ind w:firstLine="0"/>
            </w:pPr>
            <w:r>
              <w:t>Hằng số, k=ln(2)/t</w:t>
            </w:r>
            <w:r>
              <w:rPr>
                <w:vertAlign w:val="subscript"/>
              </w:rPr>
              <w:t xml:space="preserve">1/2 </w:t>
            </w:r>
            <w:r>
              <w:t>(1/năm)</w:t>
            </w:r>
          </w:p>
        </w:tc>
      </w:tr>
      <w:tr w:rsidR="00C51ECF" w14:paraId="4621C7E0" w14:textId="77777777" w:rsidTr="00C51ECF">
        <w:tc>
          <w:tcPr>
            <w:tcW w:w="1920" w:type="dxa"/>
            <w:vAlign w:val="center"/>
          </w:tcPr>
          <w:p w14:paraId="1C55DFDB" w14:textId="77777777" w:rsidR="00C51ECF" w:rsidRPr="009A4AD0" w:rsidRDefault="00C51ECF" w:rsidP="00AB742C">
            <w:pPr>
              <w:ind w:firstLine="0"/>
              <w:rPr>
                <w:vertAlign w:val="subscript"/>
              </w:rPr>
            </w:pPr>
            <w:r>
              <w:t>t</w:t>
            </w:r>
            <w:r>
              <w:rPr>
                <w:vertAlign w:val="subscript"/>
              </w:rPr>
              <w:t>1/2</w:t>
            </w:r>
          </w:p>
        </w:tc>
        <w:tc>
          <w:tcPr>
            <w:tcW w:w="7142" w:type="dxa"/>
            <w:vAlign w:val="center"/>
          </w:tcPr>
          <w:p w14:paraId="2579A0FD" w14:textId="77777777" w:rsidR="00C51ECF" w:rsidRPr="00374E10" w:rsidRDefault="00C51ECF" w:rsidP="00AB742C">
            <w:pPr>
              <w:ind w:firstLine="0"/>
            </w:pPr>
            <w:r>
              <w:t>Thời gian bán phân huỷ (năm)</w:t>
            </w:r>
          </w:p>
        </w:tc>
      </w:tr>
    </w:tbl>
    <w:p w14:paraId="4624E544" w14:textId="77777777" w:rsidR="00DB3154" w:rsidRDefault="002058D6" w:rsidP="002058D6">
      <w:r>
        <w:tab/>
        <w:t>Tiềm năng CH</w:t>
      </w:r>
      <w:r>
        <w:rPr>
          <w:vertAlign w:val="subscript"/>
        </w:rPr>
        <w:t>4</w:t>
      </w:r>
      <w:r>
        <w:t xml:space="preserve"> được tạo ra trong nhiều năm có thể</w:t>
      </w:r>
      <w:r w:rsidR="004817AD">
        <w:t xml:space="preserve"> được ước tính trên cơ sở số lượng và thành phần của chất thải được xử lý tại các bãi chôn lấp rác thải và thực tiễn quản lý chất thải tại các bãi thải. </w:t>
      </w:r>
    </w:p>
    <w:p w14:paraId="3248117C" w14:textId="4820C95A" w:rsidR="002058D6" w:rsidRDefault="004817AD" w:rsidP="00DB3154">
      <w:pPr>
        <w:ind w:firstLine="720"/>
      </w:pPr>
      <w:r>
        <w:t xml:space="preserve">Cơ sở để tính toán lượng các-bon hữu cơ có thể phân hủy (DDOCm) được đưa ra tại Phương trình 3.2. DDOCm là một phần của các-bon hữu cơ sẽ phân hủy trong điều kiện yếm khí tại các bãi chôn lấp rác thải. </w:t>
      </w:r>
    </w:p>
    <w:tbl>
      <w:tblPr>
        <w:tblStyle w:val="TableGrid"/>
        <w:tblW w:w="0" w:type="auto"/>
        <w:tblLook w:val="04A0" w:firstRow="1" w:lastRow="0" w:firstColumn="1" w:lastColumn="0" w:noHBand="0" w:noVBand="1"/>
      </w:tblPr>
      <w:tblGrid>
        <w:gridCol w:w="9062"/>
      </w:tblGrid>
      <w:tr w:rsidR="004817AD" w14:paraId="5C44E399" w14:textId="77777777" w:rsidTr="004817AD">
        <w:tc>
          <w:tcPr>
            <w:tcW w:w="9288" w:type="dxa"/>
          </w:tcPr>
          <w:p w14:paraId="1D82849A" w14:textId="24A60E13" w:rsidR="004817AD" w:rsidRPr="004817AD" w:rsidRDefault="004817AD" w:rsidP="004817AD">
            <w:pPr>
              <w:rPr>
                <w:b/>
              </w:rPr>
            </w:pPr>
            <w:r w:rsidRPr="004817AD">
              <w:rPr>
                <w:b/>
              </w:rPr>
              <w:t xml:space="preserve">Công thức 3.2. </w:t>
            </w:r>
            <w:r w:rsidR="00BE0883">
              <w:rPr>
                <w:b/>
              </w:rPr>
              <w:t>Khối lượng các chất hữu cơ có trong chất thải rắn</w:t>
            </w:r>
          </w:p>
          <w:p w14:paraId="4B8584CF" w14:textId="1B6C9F35" w:rsidR="004817AD" w:rsidRPr="004817AD" w:rsidRDefault="004817AD" w:rsidP="004817AD">
            <w:pPr>
              <w:ind w:firstLine="0"/>
              <w:jc w:val="center"/>
              <w:rPr>
                <w:bCs/>
              </w:rPr>
            </w:pPr>
            <w:r w:rsidRPr="004817AD">
              <w:rPr>
                <w:bCs/>
              </w:rPr>
              <w:t>DDOC</w:t>
            </w:r>
            <w:r w:rsidRPr="004817AD">
              <w:rPr>
                <w:bCs/>
                <w:vertAlign w:val="subscript"/>
              </w:rPr>
              <w:t>m</w:t>
            </w:r>
            <w:r w:rsidRPr="004817AD">
              <w:rPr>
                <w:bCs/>
              </w:rPr>
              <w:t xml:space="preserve"> = W × DOC × DOC</w:t>
            </w:r>
            <w:r w:rsidRPr="004817AD">
              <w:rPr>
                <w:bCs/>
                <w:vertAlign w:val="subscript"/>
              </w:rPr>
              <w:t>f</w:t>
            </w:r>
            <w:r w:rsidRPr="004817AD">
              <w:rPr>
                <w:bCs/>
              </w:rPr>
              <w:t xml:space="preserve"> × MCF</w:t>
            </w:r>
          </w:p>
        </w:tc>
      </w:tr>
    </w:tbl>
    <w:p w14:paraId="0C6E5309" w14:textId="5199B71B" w:rsidR="004817AD" w:rsidRDefault="004817AD" w:rsidP="002058D6">
      <w:r>
        <w:t xml:space="preserve">Trong đó: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507"/>
      </w:tblGrid>
      <w:tr w:rsidR="004817AD" w14:paraId="104D9B26" w14:textId="77777777" w:rsidTr="004817AD">
        <w:tc>
          <w:tcPr>
            <w:tcW w:w="1555" w:type="dxa"/>
          </w:tcPr>
          <w:p w14:paraId="0228D559" w14:textId="77777777" w:rsidR="004817AD" w:rsidRDefault="004817AD" w:rsidP="00BE0883">
            <w:pPr>
              <w:ind w:firstLine="0"/>
            </w:pPr>
            <w:r>
              <w:t>DDOC</w:t>
            </w:r>
            <w:r>
              <w:rPr>
                <w:vertAlign w:val="subscript"/>
              </w:rPr>
              <w:t>m</w:t>
            </w:r>
          </w:p>
        </w:tc>
        <w:tc>
          <w:tcPr>
            <w:tcW w:w="7507" w:type="dxa"/>
          </w:tcPr>
          <w:p w14:paraId="738D56F3" w14:textId="0A22E7DF" w:rsidR="004817AD" w:rsidRDefault="004817AD" w:rsidP="00BE0883">
            <w:pPr>
              <w:ind w:firstLine="0"/>
            </w:pPr>
            <w:r>
              <w:t xml:space="preserve">Khối lượng các-bon hữu cơ phân huỷ, </w:t>
            </w:r>
            <w:del w:id="1590" w:author="Thu Huyen Tran" w:date="2023-04-07T15:50:00Z">
              <w:r w:rsidDel="004B67FF">
                <w:delText>Gg</w:delText>
              </w:r>
            </w:del>
            <w:ins w:id="1591" w:author="Thu Huyen Tran" w:date="2023-04-07T15:50:00Z">
              <w:r w:rsidR="004B67FF">
                <w:t>Nghìn tấn</w:t>
              </w:r>
            </w:ins>
          </w:p>
        </w:tc>
      </w:tr>
      <w:tr w:rsidR="004817AD" w14:paraId="6813D657" w14:textId="77777777" w:rsidTr="004817AD">
        <w:tc>
          <w:tcPr>
            <w:tcW w:w="1555" w:type="dxa"/>
          </w:tcPr>
          <w:p w14:paraId="0C45B662" w14:textId="77777777" w:rsidR="004817AD" w:rsidRDefault="004817AD" w:rsidP="00BE0883">
            <w:pPr>
              <w:ind w:firstLine="0"/>
            </w:pPr>
            <w:r>
              <w:t>W</w:t>
            </w:r>
          </w:p>
        </w:tc>
        <w:tc>
          <w:tcPr>
            <w:tcW w:w="7507" w:type="dxa"/>
          </w:tcPr>
          <w:p w14:paraId="69727C34" w14:textId="2E71B05A" w:rsidR="004817AD" w:rsidRDefault="004817AD" w:rsidP="00BE0883">
            <w:pPr>
              <w:tabs>
                <w:tab w:val="left" w:pos="2280"/>
              </w:tabs>
              <w:ind w:firstLine="0"/>
            </w:pPr>
            <w:r>
              <w:t xml:space="preserve">Khối lượng </w:t>
            </w:r>
            <w:r w:rsidR="00BE0883">
              <w:t xml:space="preserve">CTR được đưa đến BCL, </w:t>
            </w:r>
            <w:del w:id="1592" w:author="Thu Huyen Tran" w:date="2023-04-07T15:50:00Z">
              <w:r w:rsidR="00BE0883" w:rsidDel="004B67FF">
                <w:delText>Gg</w:delText>
              </w:r>
            </w:del>
            <w:ins w:id="1593" w:author="Thu Huyen Tran" w:date="2023-04-07T15:50:00Z">
              <w:r w:rsidR="004B67FF">
                <w:t>Nghìn tấn</w:t>
              </w:r>
            </w:ins>
          </w:p>
        </w:tc>
      </w:tr>
      <w:tr w:rsidR="004817AD" w14:paraId="26680D0B" w14:textId="77777777" w:rsidTr="004817AD">
        <w:tc>
          <w:tcPr>
            <w:tcW w:w="1555" w:type="dxa"/>
          </w:tcPr>
          <w:p w14:paraId="5C12C6AF" w14:textId="77777777" w:rsidR="004817AD" w:rsidRDefault="004817AD" w:rsidP="00BE0883">
            <w:pPr>
              <w:ind w:firstLine="0"/>
            </w:pPr>
            <w:r>
              <w:t>DOC</w:t>
            </w:r>
          </w:p>
        </w:tc>
        <w:tc>
          <w:tcPr>
            <w:tcW w:w="7507" w:type="dxa"/>
          </w:tcPr>
          <w:p w14:paraId="575D03CF" w14:textId="3B90807E" w:rsidR="004817AD" w:rsidRDefault="004817AD" w:rsidP="00BE0883">
            <w:pPr>
              <w:ind w:firstLine="0"/>
            </w:pPr>
            <w:r>
              <w:t>Lượng cá</w:t>
            </w:r>
            <w:r w:rsidRPr="00F602F8">
              <w:t>c</w:t>
            </w:r>
            <w:r>
              <w:t>-</w:t>
            </w:r>
            <w:r w:rsidRPr="00F602F8">
              <w:t xml:space="preserve">bon hữu cơ phân hủy trong năm, </w:t>
            </w:r>
            <w:del w:id="1594" w:author="Thu Huyen Tran" w:date="2023-04-07T15:50:00Z">
              <w:r w:rsidRPr="00F602F8" w:rsidDel="004B67FF">
                <w:delText>G</w:delText>
              </w:r>
              <w:r w:rsidDel="004B67FF">
                <w:delText>g</w:delText>
              </w:r>
            </w:del>
            <w:ins w:id="1595" w:author="Thu Huyen Tran" w:date="2023-04-07T15:50:00Z">
              <w:r w:rsidR="004B67FF">
                <w:t>Nghìn tấn</w:t>
              </w:r>
            </w:ins>
            <w:r>
              <w:t xml:space="preserve">C/ </w:t>
            </w:r>
            <w:del w:id="1596" w:author="Thu Huyen Tran" w:date="2023-04-07T15:50:00Z">
              <w:r w:rsidDel="004B67FF">
                <w:delText>Gg</w:delText>
              </w:r>
            </w:del>
            <w:ins w:id="1597" w:author="Thu Huyen Tran" w:date="2023-04-07T15:50:00Z">
              <w:r w:rsidR="004B67FF">
                <w:t>Nghìn tấn</w:t>
              </w:r>
            </w:ins>
            <w:r>
              <w:t xml:space="preserve"> chất thải</w:t>
            </w:r>
          </w:p>
        </w:tc>
      </w:tr>
      <w:tr w:rsidR="004817AD" w14:paraId="052F080D" w14:textId="77777777" w:rsidTr="004817AD">
        <w:tc>
          <w:tcPr>
            <w:tcW w:w="1555" w:type="dxa"/>
          </w:tcPr>
          <w:p w14:paraId="00C9279B" w14:textId="77777777" w:rsidR="004817AD" w:rsidRPr="00FE40B9" w:rsidRDefault="004817AD" w:rsidP="00BE0883">
            <w:pPr>
              <w:ind w:firstLine="0"/>
              <w:rPr>
                <w:vertAlign w:val="subscript"/>
              </w:rPr>
            </w:pPr>
            <w:r>
              <w:t>DOC</w:t>
            </w:r>
            <w:r>
              <w:rPr>
                <w:vertAlign w:val="subscript"/>
              </w:rPr>
              <w:t>f</w:t>
            </w:r>
          </w:p>
        </w:tc>
        <w:tc>
          <w:tcPr>
            <w:tcW w:w="7507" w:type="dxa"/>
          </w:tcPr>
          <w:p w14:paraId="40011929" w14:textId="2E8021CD" w:rsidR="004817AD" w:rsidRDefault="004817AD" w:rsidP="00BE0883">
            <w:pPr>
              <w:ind w:firstLine="0"/>
            </w:pPr>
            <w:r>
              <w:t xml:space="preserve">Tỷ lệ DOC </w:t>
            </w:r>
            <w:r w:rsidR="00BE0883">
              <w:t>có thể tự</w:t>
            </w:r>
            <w:r>
              <w:t xml:space="preserve"> phân huỷ</w:t>
            </w:r>
          </w:p>
        </w:tc>
      </w:tr>
      <w:tr w:rsidR="004817AD" w14:paraId="310BE810" w14:textId="77777777" w:rsidTr="004817AD">
        <w:tc>
          <w:tcPr>
            <w:tcW w:w="1555" w:type="dxa"/>
          </w:tcPr>
          <w:p w14:paraId="7854849B" w14:textId="77777777" w:rsidR="004817AD" w:rsidRDefault="004817AD" w:rsidP="00BE0883">
            <w:pPr>
              <w:ind w:firstLine="0"/>
            </w:pPr>
            <w:r>
              <w:t>MCF</w:t>
            </w:r>
          </w:p>
        </w:tc>
        <w:tc>
          <w:tcPr>
            <w:tcW w:w="7507" w:type="dxa"/>
          </w:tcPr>
          <w:p w14:paraId="5D701CC0" w14:textId="77777777" w:rsidR="004817AD" w:rsidRPr="00F602F8" w:rsidRDefault="004817AD" w:rsidP="00BE0883">
            <w:pPr>
              <w:ind w:firstLine="0"/>
            </w:pPr>
            <w:r>
              <w:t>Hệ số điều chỉnh CH</w:t>
            </w:r>
            <w:r>
              <w:rPr>
                <w:vertAlign w:val="subscript"/>
              </w:rPr>
              <w:t>4</w:t>
            </w:r>
            <w:r>
              <w:t xml:space="preserve"> trong năm</w:t>
            </w:r>
          </w:p>
        </w:tc>
      </w:tr>
    </w:tbl>
    <w:p w14:paraId="11125AE2" w14:textId="140BBD15" w:rsidR="004817AD" w:rsidRDefault="004817AD" w:rsidP="002058D6">
      <w:pPr>
        <w:rPr>
          <w:ins w:id="1598" w:author="Huyen Tran Thu" w:date="2023-03-28T19:33:00Z"/>
        </w:rPr>
      </w:pPr>
      <w:r>
        <w:tab/>
        <w:t xml:space="preserve">Sử dụng DDOCma (DDOCm được tích lũy trong các bãi chôn lấp chất thải rắn) từ bảng tính, phương trình trên có thể được sử </w:t>
      </w:r>
      <w:r w:rsidR="00474057">
        <w:t>dụng để tính tổng tiềm năng tạo CH</w:t>
      </w:r>
      <w:r w:rsidR="00474057">
        <w:rPr>
          <w:vertAlign w:val="subscript"/>
        </w:rPr>
        <w:t>4</w:t>
      </w:r>
      <w:r w:rsidR="00474057">
        <w:t xml:space="preserve"> của chất thải còn lại trong bãi chôn lấp CTR. </w:t>
      </w:r>
    </w:p>
    <w:p w14:paraId="21617A2A" w14:textId="43326A0B" w:rsidR="00D46C6C" w:rsidRPr="00D46C6C" w:rsidDel="00D46C6C" w:rsidRDefault="00D46C6C" w:rsidP="002058D6">
      <w:pPr>
        <w:rPr>
          <w:del w:id="1599" w:author="Huyen Tran Thu" w:date="2023-03-28T19:35:00Z"/>
        </w:rPr>
      </w:pPr>
    </w:p>
    <w:p w14:paraId="2FCF60AF" w14:textId="1FD77F55" w:rsidR="0077318A" w:rsidRDefault="00354311" w:rsidP="004347E7">
      <w:pPr>
        <w:pStyle w:val="Heading4"/>
        <w:rPr>
          <w:lang w:val="en-US"/>
        </w:rPr>
      </w:pPr>
      <w:bookmarkStart w:id="1600" w:name="_Toc196772481"/>
      <w:bookmarkEnd w:id="1556"/>
      <w:r>
        <w:rPr>
          <w:lang w:val="en-US"/>
        </w:rPr>
        <w:t>1</w:t>
      </w:r>
      <w:r w:rsidR="004347E7">
        <w:rPr>
          <w:lang w:val="en-US"/>
        </w:rPr>
        <w:t>.2.1.3. Số liệu hoạt động</w:t>
      </w:r>
      <w:bookmarkEnd w:id="1600"/>
      <w:r w:rsidR="004347E7">
        <w:rPr>
          <w:lang w:val="en-US"/>
        </w:rPr>
        <w:t xml:space="preserve"> </w:t>
      </w:r>
    </w:p>
    <w:p w14:paraId="60B52EA6" w14:textId="77777777" w:rsidR="00F122ED" w:rsidRDefault="00F122ED" w:rsidP="00F122ED">
      <w:pPr>
        <w:ind w:firstLine="720"/>
      </w:pPr>
      <w:bookmarkStart w:id="1601" w:name="_Hlk97837908"/>
      <w:r>
        <w:t>Số liệu hoạt động phục vụ tính toán phát thải CH</w:t>
      </w:r>
      <w:r>
        <w:rPr>
          <w:vertAlign w:val="subscript"/>
        </w:rPr>
        <w:t>4</w:t>
      </w:r>
      <w:r>
        <w:t xml:space="preserve"> từ chôn lấp CTR là tổng lượng chất thải rắn được thu gom mang đến bãi chôn lấp và thành phần của chất thải.</w:t>
      </w:r>
    </w:p>
    <w:p w14:paraId="21CB7E15" w14:textId="77777777" w:rsidR="00F122ED" w:rsidRPr="00C810FB" w:rsidRDefault="00F122ED" w:rsidP="00F122ED">
      <w:pPr>
        <w:pStyle w:val="ListParagraph"/>
        <w:numPr>
          <w:ilvl w:val="0"/>
          <w:numId w:val="3"/>
        </w:numPr>
        <w:rPr>
          <w:b/>
          <w:lang w:val="en-US"/>
        </w:rPr>
      </w:pPr>
      <w:r w:rsidRPr="00C810FB">
        <w:rPr>
          <w:b/>
          <w:lang w:val="en-US"/>
        </w:rPr>
        <w:t>Số liệu tổng chất thải rắn được thu gom mang đến bãi chôn lấp</w:t>
      </w:r>
    </w:p>
    <w:p w14:paraId="16B0B510" w14:textId="77777777" w:rsidR="00F122ED" w:rsidRDefault="00F122ED" w:rsidP="00F122ED">
      <w:pPr>
        <w:ind w:firstLine="720"/>
        <w:rPr>
          <w:i/>
          <w:iCs/>
          <w:szCs w:val="26"/>
        </w:rPr>
      </w:pPr>
      <w:r>
        <w:t xml:space="preserve">Để áp dụng phương pháp FOD, </w:t>
      </w:r>
      <w:r w:rsidRPr="009A2CAA">
        <w:rPr>
          <w:szCs w:val="26"/>
        </w:rPr>
        <w:t>số liệu về chất thải trong các năm trước là cần thiết</w:t>
      </w:r>
      <w:r>
        <w:rPr>
          <w:szCs w:val="26"/>
        </w:rPr>
        <w:t>, số liệu được áp dụng từ năm 1990 đến năm kiểm kê</w:t>
      </w:r>
      <w:r w:rsidRPr="009A2CAA">
        <w:rPr>
          <w:szCs w:val="26"/>
        </w:rPr>
        <w:t xml:space="preserve">. </w:t>
      </w:r>
      <w:r>
        <w:rPr>
          <w:szCs w:val="26"/>
        </w:rPr>
        <w:t xml:space="preserve">Số liệu hoạt động về dân số từ năm 1990-1994 đã được cập nhật bởi Tổng cục Thống kê </w:t>
      </w:r>
      <w:r>
        <w:rPr>
          <w:i/>
          <w:iCs/>
          <w:szCs w:val="26"/>
        </w:rPr>
        <w:t xml:space="preserve">(Theo số liệu thống kê dân số, Tổng cục Thống kê). </w:t>
      </w:r>
    </w:p>
    <w:p w14:paraId="141EDA97" w14:textId="77777777" w:rsidR="00F122ED" w:rsidRDefault="00F122ED" w:rsidP="00F122ED">
      <w:pPr>
        <w:ind w:firstLine="720"/>
        <w:rPr>
          <w:szCs w:val="26"/>
        </w:rPr>
      </w:pPr>
      <w:r>
        <w:rPr>
          <w:szCs w:val="26"/>
        </w:rPr>
        <w:t>Chất thải rắn được mang đến bãi chôn lấp chủ yếu là chất thải rắn sinh hoạt và chất thải rắn công nghiệp thông thường. Chất thải rắn sinh hoạt được chia thành chất thải rắn sinh hoạt đô thị và chất thải rắn sinh hoạt nông thôn. Chất thải rắn công nghiệp thông thường phát sinh tại các khu, cụm công nghiệp, khu chế xuất cao…</w:t>
      </w:r>
    </w:p>
    <w:p w14:paraId="7EB49A09" w14:textId="77777777" w:rsidR="00F122ED" w:rsidRDefault="00F122ED" w:rsidP="00F122ED">
      <w:pPr>
        <w:pStyle w:val="ListParagraph"/>
        <w:numPr>
          <w:ilvl w:val="0"/>
          <w:numId w:val="4"/>
        </w:numPr>
        <w:ind w:left="993" w:hanging="284"/>
        <w:rPr>
          <w:i/>
          <w:szCs w:val="26"/>
        </w:rPr>
      </w:pPr>
      <w:r w:rsidRPr="00D5405B">
        <w:rPr>
          <w:i/>
          <w:szCs w:val="26"/>
        </w:rPr>
        <w:t xml:space="preserve">Chất thải rắn </w:t>
      </w:r>
      <w:r>
        <w:rPr>
          <w:i/>
          <w:szCs w:val="26"/>
          <w:lang w:val="en-US"/>
        </w:rPr>
        <w:t xml:space="preserve">sinh hoạt </w:t>
      </w:r>
      <w:r w:rsidRPr="00D5405B">
        <w:rPr>
          <w:i/>
          <w:szCs w:val="26"/>
        </w:rPr>
        <w:t>đô thị</w:t>
      </w:r>
    </w:p>
    <w:p w14:paraId="6DEA56FF" w14:textId="52C1D706" w:rsidR="0021086C" w:rsidRDefault="0021086C" w:rsidP="0021086C">
      <w:pPr>
        <w:ind w:firstLine="709"/>
        <w:rPr>
          <w:ins w:id="1602" w:author="Thu Huyen Tran" w:date="2023-12-05T20:09:00Z"/>
          <w:szCs w:val="26"/>
          <w:lang w:val="en-US"/>
        </w:rPr>
      </w:pPr>
      <w:ins w:id="1603" w:author="Thu Huyen Tran" w:date="2023-12-05T20:08:00Z">
        <w:r>
          <w:rPr>
            <w:szCs w:val="26"/>
            <w:lang w:val="en-US"/>
          </w:rPr>
          <w:lastRenderedPageBreak/>
          <w:t xml:space="preserve">Số liệu đầu vào phục vụ ước tính phát thải là số liệu về Tổng chất rắn được chôn lấp bao gồm cả chất rắn chôn lấp hợp vệ sinh và chất rắn chôn lấp lộ thiên. </w:t>
        </w:r>
      </w:ins>
    </w:p>
    <w:p w14:paraId="017206E5" w14:textId="54367464" w:rsidR="00DB39B6" w:rsidRPr="00DB39B6" w:rsidRDefault="00DB39B6" w:rsidP="0021086C">
      <w:pPr>
        <w:ind w:firstLine="709"/>
        <w:rPr>
          <w:ins w:id="1604" w:author="Thu Huyen Tran" w:date="2023-12-05T20:14:00Z"/>
          <w:b/>
          <w:bCs/>
          <w:szCs w:val="26"/>
          <w:lang w:val="en-US"/>
          <w:rPrChange w:id="1605" w:author="Thu Huyen Tran" w:date="2023-12-05T20:15:00Z">
            <w:rPr>
              <w:ins w:id="1606" w:author="Thu Huyen Tran" w:date="2023-12-05T20:14:00Z"/>
              <w:szCs w:val="26"/>
              <w:lang w:val="en-US"/>
            </w:rPr>
          </w:rPrChange>
        </w:rPr>
      </w:pPr>
      <w:ins w:id="1607" w:author="Thu Huyen Tran" w:date="2023-12-05T20:14:00Z">
        <w:r w:rsidRPr="00DB39B6">
          <w:rPr>
            <w:b/>
            <w:bCs/>
            <w:szCs w:val="26"/>
            <w:lang w:val="en-US"/>
            <w:rPrChange w:id="1608" w:author="Thu Huyen Tran" w:date="2023-12-05T20:15:00Z">
              <w:rPr>
                <w:szCs w:val="26"/>
                <w:lang w:val="en-US"/>
              </w:rPr>
            </w:rPrChange>
          </w:rPr>
          <w:t xml:space="preserve">i. </w:t>
        </w:r>
      </w:ins>
      <w:ins w:id="1609" w:author="Thu Huyen Tran" w:date="2023-12-05T20:15:00Z">
        <w:r w:rsidRPr="00DB39B6">
          <w:rPr>
            <w:b/>
            <w:bCs/>
            <w:szCs w:val="26"/>
            <w:lang w:val="en-US"/>
            <w:rPrChange w:id="1610" w:author="Thu Huyen Tran" w:date="2023-12-05T20:15:00Z">
              <w:rPr>
                <w:szCs w:val="26"/>
                <w:lang w:val="en-US"/>
              </w:rPr>
            </w:rPrChange>
          </w:rPr>
          <w:t>Ước tính tổng lượng chất thải rắn chôn lấp hợp vệ sinh</w:t>
        </w:r>
      </w:ins>
    </w:p>
    <w:p w14:paraId="3B00597E" w14:textId="587E5439" w:rsidR="0021086C" w:rsidRDefault="0021086C" w:rsidP="0021086C">
      <w:pPr>
        <w:ind w:firstLine="709"/>
        <w:rPr>
          <w:ins w:id="1611" w:author="Thu Huyen Tran" w:date="2023-12-05T20:12:00Z"/>
          <w:szCs w:val="26"/>
          <w:lang w:val="en-US"/>
        </w:rPr>
      </w:pPr>
      <w:ins w:id="1612" w:author="Thu Huyen Tran" w:date="2023-12-05T20:09:00Z">
        <w:r>
          <w:rPr>
            <w:szCs w:val="26"/>
            <w:lang w:val="en-US"/>
          </w:rPr>
          <w:t xml:space="preserve">Lượng chất thải rắn chôn lấp hợp vệ sinh được ước tính thông qua Tổng lượng chất thải rắn được xử lý hợp vệ sinh. Tổng lượng chất thải rắn được xử lý </w:t>
        </w:r>
      </w:ins>
      <w:ins w:id="1613" w:author="Thu Huyen Tran" w:date="2023-12-05T20:11:00Z">
        <w:r>
          <w:rPr>
            <w:szCs w:val="26"/>
            <w:lang w:val="en-US"/>
          </w:rPr>
          <w:t>đạt tiêu chuẩn</w:t>
        </w:r>
      </w:ins>
      <w:ins w:id="1614" w:author="Thu Huyen Tran" w:date="2023-12-05T20:09:00Z">
        <w:r>
          <w:rPr>
            <w:szCs w:val="26"/>
            <w:lang w:val="en-US"/>
          </w:rPr>
          <w:t xml:space="preserve"> bao gồm: Chôn lấp hợp vệ sinh </w:t>
        </w:r>
      </w:ins>
      <w:ins w:id="1615" w:author="Thu Huyen Tran" w:date="2023-12-05T20:10:00Z">
        <w:r>
          <w:rPr>
            <w:szCs w:val="26"/>
            <w:lang w:val="en-US"/>
          </w:rPr>
          <w:t xml:space="preserve">+ Thiêu đốt + Xử lý chất thải bằng phương pháp sinh học. </w:t>
        </w:r>
      </w:ins>
    </w:p>
    <w:p w14:paraId="71863A89" w14:textId="62A95793" w:rsidR="00F122ED" w:rsidRPr="003E7384" w:rsidRDefault="00DB39B6" w:rsidP="00F122ED">
      <w:pPr>
        <w:ind w:firstLine="709"/>
        <w:rPr>
          <w:szCs w:val="26"/>
          <w:lang w:val="vi-VN"/>
        </w:rPr>
      </w:pPr>
      <w:ins w:id="1616" w:author="Thu Huyen Tran" w:date="2023-12-05T20:12:00Z">
        <w:r>
          <w:rPr>
            <w:szCs w:val="26"/>
            <w:lang w:val="en-US"/>
          </w:rPr>
          <w:t xml:space="preserve">Do số liệu về chất thải của Việt Nam không liên tục vì thế phải chia thành giai đoạn để thực hiện tính toán như sau: </w:t>
        </w:r>
      </w:ins>
      <w:r w:rsidR="00F122ED" w:rsidRPr="003E7384">
        <w:rPr>
          <w:szCs w:val="26"/>
          <w:lang w:val="vi-VN"/>
        </w:rPr>
        <w:t xml:space="preserve">Lượng chất thải rắn sinh hoạt đô thị phát sinh, thu gom, xử lý chôn lấp từ giai đoạn 1990-2013 được ước tính dựa trên số liệu dân số, tỷ lệ phát sinh chất thải rắn, tỷ lệ thu gom và tỷ lệ chôn lấp chất thải. Giai đoạn từ 2014-2016 số liệu về tổng chất thải rắn sinh hoạt đô thị được thu gom và chất thải rắn được xử lý đạt tiêu chuẩn được cung cấp bởi Tổng cục Thống kê. </w:t>
      </w:r>
    </w:p>
    <w:p w14:paraId="45808FEE" w14:textId="77777777" w:rsidR="00F122ED" w:rsidRPr="003E7384" w:rsidRDefault="00F122ED" w:rsidP="00F122ED">
      <w:pPr>
        <w:ind w:left="1635" w:hanging="915"/>
        <w:rPr>
          <w:szCs w:val="26"/>
          <w:u w:val="single"/>
          <w:lang w:val="vi-VN"/>
        </w:rPr>
      </w:pPr>
      <w:r w:rsidRPr="003E7384">
        <w:rPr>
          <w:szCs w:val="26"/>
          <w:u w:val="single"/>
          <w:lang w:val="vi-VN"/>
        </w:rPr>
        <w:t>Giai đoạn 199</w:t>
      </w:r>
      <w:r w:rsidRPr="00CD3ABE">
        <w:rPr>
          <w:szCs w:val="26"/>
          <w:u w:val="single"/>
          <w:lang w:val="vi-VN"/>
        </w:rPr>
        <w:t>0</w:t>
      </w:r>
      <w:r w:rsidRPr="003E7384">
        <w:rPr>
          <w:szCs w:val="26"/>
          <w:u w:val="single"/>
          <w:lang w:val="vi-VN"/>
        </w:rPr>
        <w:t>-2013</w:t>
      </w:r>
    </w:p>
    <w:p w14:paraId="701E8888" w14:textId="77777777" w:rsidR="00F122ED" w:rsidRDefault="00F122ED" w:rsidP="00F122ED">
      <w:pPr>
        <w:ind w:firstLine="720"/>
        <w:rPr>
          <w:szCs w:val="26"/>
          <w:lang w:val="vi-VN"/>
        </w:rPr>
      </w:pPr>
      <w:bookmarkStart w:id="1617" w:name="_Hlk55809009"/>
      <w:r w:rsidRPr="00CD3ABE">
        <w:rPr>
          <w:szCs w:val="26"/>
          <w:lang w:val="vi-VN"/>
        </w:rPr>
        <w:t xml:space="preserve">Dân số giai đoạn 1990-1994 đã được cập nhật phục vụ tính toán, một số các hệ số tỷ lệ phát sinh chất thải rắn được thu thập bổ sung cho một số năm nhằm tính toán được mức phát thải chính xác hơn cho giai đoạn này. </w:t>
      </w:r>
    </w:p>
    <w:p w14:paraId="5E68B8E6" w14:textId="77777777" w:rsidR="00F122ED" w:rsidRDefault="00F122ED" w:rsidP="00F122ED">
      <w:pPr>
        <w:pStyle w:val="ListParagraph"/>
        <w:numPr>
          <w:ilvl w:val="0"/>
          <w:numId w:val="2"/>
        </w:numPr>
        <w:rPr>
          <w:szCs w:val="26"/>
        </w:rPr>
      </w:pPr>
      <w:r w:rsidRPr="00CD3ABE">
        <w:rPr>
          <w:szCs w:val="26"/>
        </w:rPr>
        <w:t>Đối với hệ số phát sinh chất thải rắn đô thị bình quân đầu người</w:t>
      </w:r>
      <w:r w:rsidRPr="00F16BD6">
        <w:rPr>
          <w:szCs w:val="26"/>
        </w:rPr>
        <w:t xml:space="preserve"> số liệu được cập nhật so với kỳ kiểm kê trước cụ thể như sau: </w:t>
      </w:r>
    </w:p>
    <w:p w14:paraId="728A342E" w14:textId="77777777" w:rsidR="00F122ED" w:rsidRPr="000756AD" w:rsidRDefault="00F122ED" w:rsidP="00F122ED">
      <w:pPr>
        <w:pStyle w:val="ListParagraph"/>
        <w:numPr>
          <w:ilvl w:val="0"/>
          <w:numId w:val="0"/>
        </w:numPr>
        <w:ind w:left="1080"/>
        <w:rPr>
          <w:szCs w:val="26"/>
        </w:rPr>
      </w:pPr>
      <w:r w:rsidRPr="00F16BD6">
        <w:rPr>
          <w:szCs w:val="26"/>
        </w:rPr>
        <w:t>+ Giai đoạn năm 2000-200</w:t>
      </w:r>
      <w:r w:rsidRPr="000756AD">
        <w:rPr>
          <w:szCs w:val="26"/>
        </w:rPr>
        <w:t>7</w:t>
      </w:r>
      <w:r w:rsidRPr="00F16BD6">
        <w:rPr>
          <w:szCs w:val="26"/>
        </w:rPr>
        <w:t xml:space="preserve">: </w:t>
      </w:r>
      <w:r w:rsidRPr="000756AD">
        <w:rPr>
          <w:szCs w:val="26"/>
        </w:rPr>
        <w:t xml:space="preserve">Từ năm 2000-2005, </w:t>
      </w:r>
      <w:r w:rsidRPr="00F16BD6">
        <w:rPr>
          <w:szCs w:val="26"/>
        </w:rPr>
        <w:t xml:space="preserve">hệ số phát sinh chất thải rắn sinh hoạt bình quân đầu người là 0,7 kg/người/ngày </w:t>
      </w:r>
      <w:r w:rsidRPr="00F16BD6">
        <w:rPr>
          <w:i/>
          <w:iCs/>
          <w:szCs w:val="26"/>
        </w:rPr>
        <w:t>(Báo cáo đánh giá môi trường Việt Nam 2004 Chất thải rắn, Bộ Tài nguyên và Môi trường, 2005)</w:t>
      </w:r>
      <w:r w:rsidRPr="000756AD">
        <w:rPr>
          <w:i/>
          <w:iCs/>
          <w:szCs w:val="26"/>
        </w:rPr>
        <w:t xml:space="preserve">. </w:t>
      </w:r>
      <w:r w:rsidRPr="00F16BD6">
        <w:rPr>
          <w:szCs w:val="26"/>
        </w:rPr>
        <w:t>Năm 2007</w:t>
      </w:r>
      <w:r w:rsidRPr="000756AD">
        <w:rPr>
          <w:szCs w:val="26"/>
        </w:rPr>
        <w:t>,</w:t>
      </w:r>
      <w:r w:rsidRPr="00F16BD6">
        <w:rPr>
          <w:szCs w:val="26"/>
        </w:rPr>
        <w:t xml:space="preserve"> hệ số phát sinh chất thải rắn sinh hoạt bình quân đầu người là 0,78 kg/người/ngày </w:t>
      </w:r>
      <w:r w:rsidRPr="00F16BD6">
        <w:rPr>
          <w:i/>
          <w:iCs/>
          <w:szCs w:val="26"/>
        </w:rPr>
        <w:t>(Báo cáo chất thải rắn đô thị năm 2007, Bộ Tài nguyên và Môi trường 2007)</w:t>
      </w:r>
      <w:r w:rsidRPr="000756AD">
        <w:rPr>
          <w:szCs w:val="26"/>
        </w:rPr>
        <w:t xml:space="preserve">. Năm 2006, hệ số phát sinh chất thải rắn được ước tính bằng phương pháp nội suy dựa trên số liệu của năm 2005 và năm 2007 là 0,74 </w:t>
      </w:r>
      <w:r w:rsidRPr="00F16BD6">
        <w:rPr>
          <w:szCs w:val="26"/>
        </w:rPr>
        <w:t>kg/người/ngày</w:t>
      </w:r>
      <w:r w:rsidRPr="000756AD">
        <w:rPr>
          <w:szCs w:val="26"/>
        </w:rPr>
        <w:t xml:space="preserve">. </w:t>
      </w:r>
    </w:p>
    <w:p w14:paraId="3B00C6BE" w14:textId="77777777" w:rsidR="00F122ED" w:rsidRDefault="00F122ED" w:rsidP="00F122ED">
      <w:pPr>
        <w:pStyle w:val="ListParagraph"/>
        <w:numPr>
          <w:ilvl w:val="0"/>
          <w:numId w:val="0"/>
        </w:numPr>
        <w:ind w:left="1080"/>
        <w:rPr>
          <w:i/>
          <w:iCs/>
          <w:szCs w:val="26"/>
        </w:rPr>
      </w:pPr>
      <w:r w:rsidRPr="00F16BD6">
        <w:rPr>
          <w:szCs w:val="26"/>
        </w:rPr>
        <w:t xml:space="preserve">+ Giai đoạn 2008-2010: hệ số phát sinh chất thải rắn bình quân đầu người lần lượt là 0,85kg/người/ngày </w:t>
      </w:r>
      <w:r w:rsidRPr="000756AD">
        <w:rPr>
          <w:szCs w:val="26"/>
        </w:rPr>
        <w:t>năm</w:t>
      </w:r>
      <w:r w:rsidRPr="00F16BD6">
        <w:rPr>
          <w:szCs w:val="26"/>
        </w:rPr>
        <w:t xml:space="preserve"> 2008; 0,95kg/người/ngày năm 2009; 1,00kg/người/ngày năm 2010 </w:t>
      </w:r>
      <w:r w:rsidRPr="00F16BD6">
        <w:rPr>
          <w:i/>
          <w:iCs/>
          <w:szCs w:val="26"/>
        </w:rPr>
        <w:t>(Chiến lược quốc gia về quản lý tổng hợp chất thải rắn đến năm 2025, tầm nhìn đến năm 2050, Bộ Xây dựng 2008)</w:t>
      </w:r>
    </w:p>
    <w:p w14:paraId="27D52E95" w14:textId="0CDA9BAE" w:rsidR="00F122ED" w:rsidRDefault="00F122ED" w:rsidP="0021086C">
      <w:pPr>
        <w:pStyle w:val="ListParagraph"/>
        <w:numPr>
          <w:ilvl w:val="0"/>
          <w:numId w:val="0"/>
        </w:numPr>
        <w:ind w:left="1080"/>
        <w:rPr>
          <w:szCs w:val="26"/>
        </w:rPr>
      </w:pPr>
      <w:r w:rsidRPr="00F16BD6">
        <w:rPr>
          <w:szCs w:val="26"/>
        </w:rPr>
        <w:t xml:space="preserve">+ Giai đoạn 2011-2014: Theo ước tính, mức gia tăng phát sinh chất thải rắn của giai đoạn từ 2010-2014 đạt trung bình 12% mỗi năm </w:t>
      </w:r>
      <w:r w:rsidRPr="00F16BD6">
        <w:rPr>
          <w:i/>
          <w:iCs/>
          <w:szCs w:val="26"/>
        </w:rPr>
        <w:t>(Báo cáo hiện trạng môi trường quốc gia giai đoạn 2011-2015, Bộ Tài nguyên và Môi trường 2015)</w:t>
      </w:r>
      <w:r w:rsidRPr="00F16BD6">
        <w:rPr>
          <w:szCs w:val="26"/>
        </w:rPr>
        <w:t xml:space="preserve">. </w:t>
      </w:r>
      <w:ins w:id="1618" w:author="Thu Huyen Tran" w:date="2023-12-05T20:03:00Z">
        <w:r w:rsidR="0021086C">
          <w:rPr>
            <w:szCs w:val="26"/>
            <w:lang w:val="en-US"/>
          </w:rPr>
          <w:t>Từ ước tính tổng lượng chất thải rắn phát sinh của các năm trước để tính được tổng lượng phát sinh chất thải rắn giai đoạn 2011-2014</w:t>
        </w:r>
      </w:ins>
      <w:ins w:id="1619" w:author="Thu Huyen Tran" w:date="2023-12-05T20:04:00Z">
        <w:r w:rsidR="0021086C">
          <w:rPr>
            <w:szCs w:val="26"/>
            <w:lang w:val="en-US"/>
          </w:rPr>
          <w:t xml:space="preserve">. Từ đó tính được tỷ lệ phát sinh chất thải rắn bình quân đầu người lần lượt là </w:t>
        </w:r>
      </w:ins>
      <w:del w:id="1620" w:author="Thu Huyen Tran" w:date="2023-12-05T20:04:00Z">
        <w:r w:rsidRPr="000756AD" w:rsidDel="0021086C">
          <w:rPr>
            <w:szCs w:val="26"/>
          </w:rPr>
          <w:delText xml:space="preserve">Như vậy </w:delText>
        </w:r>
        <w:r w:rsidRPr="00F16BD6" w:rsidDel="0021086C">
          <w:rPr>
            <w:szCs w:val="26"/>
          </w:rPr>
          <w:delText xml:space="preserve">hệ số phát sinh chất thải rắn bình quân đầu người lần lượt là </w:delText>
        </w:r>
      </w:del>
      <w:r w:rsidRPr="000756AD">
        <w:rPr>
          <w:szCs w:val="26"/>
        </w:rPr>
        <w:t>1,</w:t>
      </w:r>
      <w:ins w:id="1621" w:author="Thu Huyen Tran" w:date="2023-12-05T20:04:00Z">
        <w:r w:rsidR="0021086C">
          <w:rPr>
            <w:szCs w:val="26"/>
            <w:lang w:val="en-US"/>
          </w:rPr>
          <w:t>07</w:t>
        </w:r>
      </w:ins>
      <w:del w:id="1622" w:author="Thu Huyen Tran" w:date="2023-12-05T20:04:00Z">
        <w:r w:rsidRPr="000756AD" w:rsidDel="0021086C">
          <w:rPr>
            <w:szCs w:val="26"/>
          </w:rPr>
          <w:delText>12</w:delText>
        </w:r>
      </w:del>
      <w:ins w:id="1623" w:author="Thu Huyen Tran" w:date="2023-12-05T20:02:00Z">
        <w:r w:rsidR="0021086C">
          <w:rPr>
            <w:szCs w:val="26"/>
            <w:lang w:val="en-US"/>
          </w:rPr>
          <w:t xml:space="preserve"> </w:t>
        </w:r>
      </w:ins>
      <w:r w:rsidRPr="00F16BD6">
        <w:rPr>
          <w:szCs w:val="26"/>
        </w:rPr>
        <w:t xml:space="preserve">kg/người/ngày </w:t>
      </w:r>
      <w:r w:rsidRPr="000756AD">
        <w:rPr>
          <w:szCs w:val="26"/>
        </w:rPr>
        <w:t>năm</w:t>
      </w:r>
      <w:r w:rsidRPr="00F16BD6">
        <w:rPr>
          <w:szCs w:val="26"/>
        </w:rPr>
        <w:t xml:space="preserve"> 20</w:t>
      </w:r>
      <w:r w:rsidRPr="000756AD">
        <w:rPr>
          <w:szCs w:val="26"/>
        </w:rPr>
        <w:t>11</w:t>
      </w:r>
      <w:r w:rsidRPr="00F16BD6">
        <w:rPr>
          <w:szCs w:val="26"/>
        </w:rPr>
        <w:t xml:space="preserve">; </w:t>
      </w:r>
      <w:r w:rsidRPr="000756AD">
        <w:rPr>
          <w:szCs w:val="26"/>
        </w:rPr>
        <w:t>1,</w:t>
      </w:r>
      <w:ins w:id="1624" w:author="Thu Huyen Tran" w:date="2023-12-05T20:04:00Z">
        <w:r w:rsidR="0021086C">
          <w:rPr>
            <w:szCs w:val="26"/>
            <w:lang w:val="en-US"/>
          </w:rPr>
          <w:t>17</w:t>
        </w:r>
      </w:ins>
      <w:del w:id="1625" w:author="Thu Huyen Tran" w:date="2023-12-05T20:04:00Z">
        <w:r w:rsidRPr="000756AD" w:rsidDel="0021086C">
          <w:rPr>
            <w:szCs w:val="26"/>
          </w:rPr>
          <w:delText>24</w:delText>
        </w:r>
      </w:del>
      <w:r w:rsidRPr="00F16BD6">
        <w:rPr>
          <w:szCs w:val="26"/>
        </w:rPr>
        <w:t xml:space="preserve"> kg/người/ngày năm 20</w:t>
      </w:r>
      <w:r w:rsidRPr="000756AD">
        <w:rPr>
          <w:szCs w:val="26"/>
        </w:rPr>
        <w:t>12</w:t>
      </w:r>
      <w:r w:rsidRPr="00F16BD6">
        <w:rPr>
          <w:szCs w:val="26"/>
        </w:rPr>
        <w:t>; 1,</w:t>
      </w:r>
      <w:ins w:id="1626" w:author="Thu Huyen Tran" w:date="2023-12-05T20:04:00Z">
        <w:r w:rsidR="0021086C">
          <w:rPr>
            <w:szCs w:val="26"/>
            <w:lang w:val="en-US"/>
          </w:rPr>
          <w:t>29</w:t>
        </w:r>
      </w:ins>
      <w:del w:id="1627" w:author="Thu Huyen Tran" w:date="2023-12-05T20:04:00Z">
        <w:r w:rsidRPr="000756AD" w:rsidDel="0021086C">
          <w:rPr>
            <w:szCs w:val="26"/>
          </w:rPr>
          <w:delText>36</w:delText>
        </w:r>
      </w:del>
      <w:r w:rsidRPr="00F16BD6">
        <w:rPr>
          <w:szCs w:val="26"/>
        </w:rPr>
        <w:t xml:space="preserve"> kg/người/ngày năm 201</w:t>
      </w:r>
      <w:r w:rsidRPr="000756AD">
        <w:rPr>
          <w:szCs w:val="26"/>
        </w:rPr>
        <w:t>3</w:t>
      </w:r>
      <w:ins w:id="1628" w:author="Thu Huyen Tran" w:date="2023-12-05T20:05:00Z">
        <w:r w:rsidR="0021086C">
          <w:rPr>
            <w:szCs w:val="26"/>
            <w:lang w:val="en-US"/>
          </w:rPr>
          <w:t xml:space="preserve">. </w:t>
        </w:r>
      </w:ins>
      <w:del w:id="1629" w:author="Thu Huyen Tran" w:date="2023-12-05T20:05:00Z">
        <w:r w:rsidRPr="000756AD" w:rsidDel="0021086C">
          <w:rPr>
            <w:szCs w:val="26"/>
          </w:rPr>
          <w:delText xml:space="preserve">. </w:delText>
        </w:r>
      </w:del>
    </w:p>
    <w:p w14:paraId="3868CF83" w14:textId="77777777" w:rsidR="00F122ED" w:rsidRDefault="00F122ED" w:rsidP="00F122ED">
      <w:pPr>
        <w:pStyle w:val="ListParagraph"/>
        <w:numPr>
          <w:ilvl w:val="0"/>
          <w:numId w:val="0"/>
        </w:numPr>
        <w:ind w:left="1080"/>
        <w:rPr>
          <w:szCs w:val="26"/>
        </w:rPr>
      </w:pPr>
      <w:r w:rsidRPr="000756AD">
        <w:rPr>
          <w:szCs w:val="26"/>
        </w:rPr>
        <w:lastRenderedPageBreak/>
        <w:t xml:space="preserve">+ Giai đoạn 1990-1994 </w:t>
      </w:r>
      <w:r w:rsidRPr="00582762">
        <w:rPr>
          <w:szCs w:val="26"/>
        </w:rPr>
        <w:t xml:space="preserve">đã sử dụng hàm hồi quy tuyến tính với biến phụ thuộc là dân số để ước tính. </w:t>
      </w:r>
      <w:r w:rsidRPr="00354311">
        <w:rPr>
          <w:szCs w:val="26"/>
        </w:rPr>
        <w:t xml:space="preserve"> </w:t>
      </w:r>
    </w:p>
    <w:p w14:paraId="27EDB613" w14:textId="77777777" w:rsidR="00F122ED" w:rsidRPr="00A77D6F" w:rsidRDefault="00F122ED" w:rsidP="00F122ED">
      <w:pPr>
        <w:pStyle w:val="ListParagraph"/>
        <w:numPr>
          <w:ilvl w:val="0"/>
          <w:numId w:val="2"/>
        </w:numPr>
        <w:rPr>
          <w:szCs w:val="26"/>
        </w:rPr>
      </w:pPr>
      <w:r w:rsidRPr="00A77D6F">
        <w:rPr>
          <w:szCs w:val="26"/>
        </w:rPr>
        <w:t xml:space="preserve">Đối với số liệu tỷ lệ chất thải rắn đô thị được thu gom, chôn lấp tại các bãi chôn lấp chất thải rắn, tỷ lệ thu gom của các năm 2004, 2009, 2010 và 2013 được thu thập tại các Báo cáo môi trường quốc gia 2011-Chất thải rắn và Báo cáo môi trường quốc gia giai đoạn 2011-2015. Các số liệu của các năm còn lại sử dụng phương pháp chồng lấp số liệu (Overlap) và xu hướng (Trend Extrapolation) theo IPCC2006 để ước tính. </w:t>
      </w:r>
    </w:p>
    <w:p w14:paraId="656EB671" w14:textId="261BB1A5" w:rsidR="00F122ED" w:rsidRPr="00A77D6F" w:rsidRDefault="00F122ED" w:rsidP="00F122ED">
      <w:pPr>
        <w:ind w:firstLine="720"/>
        <w:rPr>
          <w:szCs w:val="26"/>
          <w:lang w:val="vi-VN"/>
        </w:rPr>
      </w:pPr>
      <w:r w:rsidRPr="00A77D6F">
        <w:rPr>
          <w:szCs w:val="26"/>
          <w:lang w:val="vi-VN"/>
        </w:rPr>
        <w:t>Số liệu ước tính cho chất thải rắn khu vực đô thị từ năm 1995 - 2013 thể hiện trong các bảng dưới đây:</w:t>
      </w:r>
    </w:p>
    <w:p w14:paraId="2BD56C57" w14:textId="3C60E6E2" w:rsidR="00532EB5" w:rsidRPr="00A36D17" w:rsidRDefault="00F57EA1" w:rsidP="00FD7EAF">
      <w:pPr>
        <w:pStyle w:val="Caption"/>
        <w:rPr>
          <w:lang w:val="vi-VN"/>
        </w:rPr>
      </w:pPr>
      <w:bookmarkStart w:id="1630" w:name="_Toc131781219"/>
      <w:bookmarkStart w:id="1631" w:name="_Toc152710009"/>
      <w:bookmarkEnd w:id="1617"/>
      <w:del w:id="1632" w:author="Huyen Tran Thu" w:date="2025-04-28T22:45:00Z" w16du:dateUtc="2025-04-28T15:45:00Z">
        <w:r w:rsidRPr="00F57EA1" w:rsidDel="00FD7EAF">
          <w:rPr>
            <w:lang w:val="vi-VN"/>
          </w:rPr>
          <w:delText xml:space="preserve">Bảng 1. </w:delText>
        </w:r>
        <w:r w:rsidDel="00FD7EAF">
          <w:fldChar w:fldCharType="begin"/>
        </w:r>
        <w:r w:rsidRPr="00F57EA1" w:rsidDel="00FD7EAF">
          <w:rPr>
            <w:lang w:val="vi-VN"/>
          </w:rPr>
          <w:delInstrText xml:space="preserve"> SEQ Bảng_1. \* ARABIC </w:delInstrText>
        </w:r>
        <w:r w:rsidDel="00FD7EAF">
          <w:fldChar w:fldCharType="separate"/>
        </w:r>
        <w:r w:rsidR="009341A2" w:rsidDel="00FD7EAF">
          <w:rPr>
            <w:noProof/>
            <w:lang w:val="vi-VN"/>
          </w:rPr>
          <w:delText>2</w:delText>
        </w:r>
        <w:r w:rsidDel="00FD7EAF">
          <w:fldChar w:fldCharType="end"/>
        </w:r>
        <w:r w:rsidR="00532EB5" w:rsidRPr="00A36D17" w:rsidDel="00FD7EAF">
          <w:rPr>
            <w:lang w:val="vi-VN"/>
          </w:rPr>
          <w:delText xml:space="preserve">: </w:delText>
        </w:r>
      </w:del>
      <w:bookmarkStart w:id="1633" w:name="_Hlk55809020"/>
      <w:bookmarkStart w:id="1634" w:name="_Toc196773783"/>
      <w:ins w:id="1635" w:author="Huyen Tran Thu" w:date="2025-04-28T22:45:00Z" w16du:dateUtc="2025-04-28T15:45:00Z">
        <w:r w:rsidR="00FD7EAF">
          <w:t xml:space="preserve">Bảng 1. </w:t>
        </w:r>
        <w:r w:rsidR="00FD7EAF">
          <w:fldChar w:fldCharType="begin"/>
        </w:r>
        <w:r w:rsidR="00FD7EAF">
          <w:instrText xml:space="preserve"> SEQ Bảng_1. \* ARABIC </w:instrText>
        </w:r>
      </w:ins>
      <w:r w:rsidR="00FD7EAF">
        <w:fldChar w:fldCharType="separate"/>
      </w:r>
      <w:ins w:id="1636" w:author="Huyen Tran Thu" w:date="2025-04-28T22:45:00Z" w16du:dateUtc="2025-04-28T15:45:00Z">
        <w:r w:rsidR="00FD7EAF">
          <w:rPr>
            <w:noProof/>
          </w:rPr>
          <w:t>2</w:t>
        </w:r>
        <w:r w:rsidR="00FD7EAF">
          <w:fldChar w:fldCharType="end"/>
        </w:r>
        <w:r w:rsidR="00FD7EAF">
          <w:t xml:space="preserve"> </w:t>
        </w:r>
      </w:ins>
      <w:r w:rsidR="00532EB5" w:rsidRPr="00532EB5">
        <w:rPr>
          <w:lang w:val="vi-VN"/>
        </w:rPr>
        <w:t xml:space="preserve">Chất thải rắn </w:t>
      </w:r>
      <w:del w:id="1637" w:author="Thu Huyen Tran" w:date="2023-12-05T20:07:00Z">
        <w:r w:rsidR="00532EB5" w:rsidRPr="00532EB5" w:rsidDel="0021086C">
          <w:rPr>
            <w:lang w:val="vi-VN"/>
          </w:rPr>
          <w:delText>phát sinh</w:delText>
        </w:r>
      </w:del>
      <w:ins w:id="1638" w:author="Thu Huyen Tran" w:date="2023-12-05T20:17:00Z">
        <w:r w:rsidR="00DB39B6">
          <w:rPr>
            <w:lang w:val="en-US"/>
          </w:rPr>
          <w:t>được thu gom</w:t>
        </w:r>
      </w:ins>
      <w:r w:rsidR="00532EB5" w:rsidRPr="00532EB5">
        <w:rPr>
          <w:lang w:val="vi-VN"/>
        </w:rPr>
        <w:t xml:space="preserve"> tại khu vực đô thị ước tính từ năm 1995 đến 20</w:t>
      </w:r>
      <w:r w:rsidR="00AD2A2F" w:rsidRPr="0057393B">
        <w:rPr>
          <w:lang w:val="vi-VN"/>
        </w:rPr>
        <w:t>1</w:t>
      </w:r>
      <w:r w:rsidR="00532EB5" w:rsidRPr="00532EB5">
        <w:rPr>
          <w:lang w:val="vi-VN"/>
        </w:rPr>
        <w:t>3</w:t>
      </w:r>
      <w:bookmarkEnd w:id="1630"/>
      <w:bookmarkEnd w:id="1631"/>
      <w:bookmarkEnd w:id="1633"/>
      <w:bookmarkEnd w:id="163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Change w:id="1639" w:author="Thu Huyen Tran" w:date="2023-12-05T20:24:00Z">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PrChange>
      </w:tblPr>
      <w:tblGrid>
        <w:gridCol w:w="759"/>
        <w:gridCol w:w="1222"/>
        <w:gridCol w:w="1274"/>
        <w:gridCol w:w="1702"/>
        <w:gridCol w:w="1702"/>
        <w:gridCol w:w="1292"/>
        <w:gridCol w:w="1111"/>
        <w:tblGridChange w:id="1640">
          <w:tblGrid>
            <w:gridCol w:w="759"/>
            <w:gridCol w:w="1222"/>
            <w:gridCol w:w="1274"/>
            <w:gridCol w:w="1702"/>
            <w:gridCol w:w="406"/>
            <w:gridCol w:w="1296"/>
            <w:gridCol w:w="139"/>
            <w:gridCol w:w="1153"/>
            <w:gridCol w:w="1111"/>
          </w:tblGrid>
        </w:tblGridChange>
      </w:tblGrid>
      <w:tr w:rsidR="00DB39B6" w:rsidRPr="00DB39B6" w14:paraId="046F56CC" w14:textId="21220D12" w:rsidTr="00DB39B6">
        <w:trPr>
          <w:tblHeader/>
          <w:jc w:val="center"/>
          <w:trPrChange w:id="1641" w:author="Thu Huyen Tran" w:date="2023-12-05T20:24:00Z">
            <w:trPr>
              <w:tblHeader/>
              <w:jc w:val="center"/>
            </w:trPr>
          </w:trPrChange>
        </w:trPr>
        <w:tc>
          <w:tcPr>
            <w:tcW w:w="419" w:type="pct"/>
            <w:vAlign w:val="center"/>
            <w:tcPrChange w:id="1642" w:author="Thu Huyen Tran" w:date="2023-12-05T20:24:00Z">
              <w:tcPr>
                <w:tcW w:w="419" w:type="pct"/>
                <w:vAlign w:val="center"/>
              </w:tcPr>
            </w:tcPrChange>
          </w:tcPr>
          <w:p w14:paraId="6A1082D5" w14:textId="77777777" w:rsidR="00DB39B6" w:rsidRPr="00DB39B6" w:rsidRDefault="00DB39B6" w:rsidP="0066799A">
            <w:pPr>
              <w:spacing w:before="100" w:after="100"/>
              <w:ind w:left="90"/>
              <w:jc w:val="center"/>
              <w:rPr>
                <w:b/>
                <w:bCs/>
                <w:sz w:val="22"/>
              </w:rPr>
            </w:pPr>
            <w:bookmarkStart w:id="1643" w:name="_Hlk55809024"/>
            <w:bookmarkStart w:id="1644" w:name="_Hlk55809041"/>
            <w:r w:rsidRPr="00DB39B6">
              <w:rPr>
                <w:b/>
                <w:bCs/>
                <w:sz w:val="22"/>
              </w:rPr>
              <w:t>Năm</w:t>
            </w:r>
          </w:p>
        </w:tc>
        <w:tc>
          <w:tcPr>
            <w:tcW w:w="674" w:type="pct"/>
            <w:vAlign w:val="center"/>
            <w:tcPrChange w:id="1645" w:author="Thu Huyen Tran" w:date="2023-12-05T20:24:00Z">
              <w:tcPr>
                <w:tcW w:w="674" w:type="pct"/>
                <w:vAlign w:val="center"/>
              </w:tcPr>
            </w:tcPrChange>
          </w:tcPr>
          <w:p w14:paraId="16780EBB" w14:textId="77777777" w:rsidR="00DB39B6" w:rsidRPr="00DB39B6" w:rsidRDefault="00DB39B6" w:rsidP="0066799A">
            <w:pPr>
              <w:spacing w:before="100" w:after="100"/>
              <w:ind w:left="90"/>
              <w:jc w:val="center"/>
              <w:rPr>
                <w:b/>
                <w:bCs/>
                <w:sz w:val="22"/>
              </w:rPr>
            </w:pPr>
            <w:r w:rsidRPr="00DB39B6">
              <w:rPr>
                <w:b/>
                <w:bCs/>
                <w:sz w:val="22"/>
              </w:rPr>
              <w:t>Dân số đô thị</w:t>
            </w:r>
          </w:p>
          <w:p w14:paraId="16D9DE3F" w14:textId="77777777" w:rsidR="00DB39B6" w:rsidRPr="00DB39B6" w:rsidRDefault="00DB39B6" w:rsidP="0066799A">
            <w:pPr>
              <w:spacing w:before="100" w:after="100"/>
              <w:ind w:left="90"/>
              <w:jc w:val="center"/>
              <w:rPr>
                <w:b/>
                <w:bCs/>
                <w:sz w:val="22"/>
              </w:rPr>
            </w:pPr>
            <w:r w:rsidRPr="00DB39B6">
              <w:rPr>
                <w:b/>
                <w:bCs/>
                <w:sz w:val="22"/>
              </w:rPr>
              <w:t>(người)*</w:t>
            </w:r>
          </w:p>
        </w:tc>
        <w:tc>
          <w:tcPr>
            <w:tcW w:w="703" w:type="pct"/>
            <w:vAlign w:val="center"/>
            <w:tcPrChange w:id="1646" w:author="Thu Huyen Tran" w:date="2023-12-05T20:24:00Z">
              <w:tcPr>
                <w:tcW w:w="703" w:type="pct"/>
                <w:vAlign w:val="center"/>
              </w:tcPr>
            </w:tcPrChange>
          </w:tcPr>
          <w:p w14:paraId="24870FF3" w14:textId="77777777" w:rsidR="00DB39B6" w:rsidRDefault="00DB39B6" w:rsidP="0066799A">
            <w:pPr>
              <w:spacing w:before="100" w:after="100"/>
              <w:ind w:left="91"/>
              <w:jc w:val="center"/>
              <w:rPr>
                <w:ins w:id="1647" w:author="Thu Huyen Tran" w:date="2023-12-05T20:24:00Z"/>
                <w:b/>
                <w:bCs/>
                <w:sz w:val="22"/>
              </w:rPr>
            </w:pPr>
            <w:r w:rsidRPr="00DB39B6">
              <w:rPr>
                <w:b/>
                <w:bCs/>
                <w:sz w:val="22"/>
              </w:rPr>
              <w:t>Hệ số phát sinh bình quân đầu người (kg/người/ngày)</w:t>
            </w:r>
          </w:p>
          <w:p w14:paraId="3F2FE736" w14:textId="3C6C5F0B" w:rsidR="00DB39B6" w:rsidRPr="00DB39B6" w:rsidRDefault="00DB39B6" w:rsidP="0066799A">
            <w:pPr>
              <w:spacing w:before="100" w:after="100"/>
              <w:ind w:left="91"/>
              <w:jc w:val="center"/>
              <w:rPr>
                <w:b/>
                <w:bCs/>
                <w:sz w:val="22"/>
              </w:rPr>
            </w:pPr>
            <w:r w:rsidRPr="00DB39B6">
              <w:rPr>
                <w:b/>
                <w:bCs/>
                <w:sz w:val="22"/>
              </w:rPr>
              <w:t>**</w:t>
            </w:r>
          </w:p>
        </w:tc>
        <w:tc>
          <w:tcPr>
            <w:tcW w:w="939" w:type="pct"/>
            <w:tcPrChange w:id="1648" w:author="Thu Huyen Tran" w:date="2023-12-05T20:24:00Z">
              <w:tcPr>
                <w:tcW w:w="939" w:type="pct"/>
              </w:tcPr>
            </w:tcPrChange>
          </w:tcPr>
          <w:p w14:paraId="542929C5" w14:textId="77777777" w:rsidR="00DB39B6" w:rsidRPr="00DB39B6" w:rsidRDefault="00DB39B6" w:rsidP="0066799A">
            <w:pPr>
              <w:spacing w:before="100" w:after="100"/>
              <w:ind w:left="90"/>
              <w:jc w:val="center"/>
              <w:rPr>
                <w:ins w:id="1649" w:author="Thu Huyen Tran" w:date="2023-12-05T20:22:00Z"/>
                <w:b/>
                <w:bCs/>
                <w:sz w:val="22"/>
              </w:rPr>
            </w:pPr>
            <w:ins w:id="1650" w:author="Thu Huyen Tran" w:date="2023-12-05T20:22:00Z">
              <w:r w:rsidRPr="00DB39B6">
                <w:rPr>
                  <w:b/>
                  <w:bCs/>
                  <w:sz w:val="22"/>
                </w:rPr>
                <w:t>Tổng lượng chất thải rắn phát sinh</w:t>
              </w:r>
            </w:ins>
          </w:p>
          <w:p w14:paraId="3ABB698F" w14:textId="0763351D" w:rsidR="00DB39B6" w:rsidRPr="00DB39B6" w:rsidRDefault="00DB39B6" w:rsidP="0066799A">
            <w:pPr>
              <w:spacing w:before="100" w:after="100"/>
              <w:ind w:left="90"/>
              <w:jc w:val="center"/>
              <w:rPr>
                <w:b/>
                <w:bCs/>
                <w:sz w:val="22"/>
              </w:rPr>
            </w:pPr>
            <w:ins w:id="1651" w:author="Thu Huyen Tran" w:date="2023-12-05T20:22:00Z">
              <w:r w:rsidRPr="00DB39B6">
                <w:rPr>
                  <w:b/>
                  <w:bCs/>
                  <w:sz w:val="22"/>
                </w:rPr>
                <w:t>(tấn)</w:t>
              </w:r>
            </w:ins>
          </w:p>
        </w:tc>
        <w:tc>
          <w:tcPr>
            <w:tcW w:w="939" w:type="pct"/>
            <w:vAlign w:val="center"/>
            <w:tcPrChange w:id="1652" w:author="Thu Huyen Tran" w:date="2023-12-05T20:24:00Z">
              <w:tcPr>
                <w:tcW w:w="1016" w:type="pct"/>
                <w:gridSpan w:val="3"/>
                <w:vAlign w:val="center"/>
              </w:tcPr>
            </w:tcPrChange>
          </w:tcPr>
          <w:p w14:paraId="2BC5D1AB" w14:textId="1A7FFA8B" w:rsidR="00DB39B6" w:rsidRPr="00DB39B6" w:rsidRDefault="00DB39B6" w:rsidP="0066799A">
            <w:pPr>
              <w:spacing w:before="100" w:after="100"/>
              <w:ind w:left="90"/>
              <w:jc w:val="center"/>
              <w:rPr>
                <w:b/>
                <w:bCs/>
                <w:sz w:val="22"/>
              </w:rPr>
            </w:pPr>
            <w:r w:rsidRPr="00DB39B6">
              <w:rPr>
                <w:b/>
                <w:bCs/>
                <w:sz w:val="22"/>
              </w:rPr>
              <w:t>Tỷ lệ chất thải rắn đô thị được thu gom, chôn lấp các bãi chôn lấp chất thải (%)***</w:t>
            </w:r>
          </w:p>
        </w:tc>
        <w:tc>
          <w:tcPr>
            <w:tcW w:w="713" w:type="pct"/>
            <w:vAlign w:val="center"/>
            <w:tcPrChange w:id="1653" w:author="Thu Huyen Tran" w:date="2023-12-05T20:24:00Z">
              <w:tcPr>
                <w:tcW w:w="636" w:type="pct"/>
                <w:vAlign w:val="center"/>
              </w:tcPr>
            </w:tcPrChange>
          </w:tcPr>
          <w:p w14:paraId="5F0958CC" w14:textId="334629B2" w:rsidR="00DB39B6" w:rsidRPr="00DB39B6" w:rsidRDefault="00DB39B6" w:rsidP="0066799A">
            <w:pPr>
              <w:spacing w:before="100" w:after="100"/>
              <w:ind w:left="90"/>
              <w:jc w:val="center"/>
              <w:rPr>
                <w:b/>
                <w:bCs/>
                <w:sz w:val="22"/>
              </w:rPr>
            </w:pPr>
            <w:del w:id="1654" w:author="Thu Huyen Tran" w:date="2023-12-05T20:17:00Z">
              <w:r w:rsidRPr="00DB39B6" w:rsidDel="00DB39B6">
                <w:rPr>
                  <w:b/>
                  <w:bCs/>
                  <w:sz w:val="22"/>
                </w:rPr>
                <w:delText>Tổng  CTR được chôn lấp Hợp vệ sinh</w:delText>
              </w:r>
            </w:del>
            <w:ins w:id="1655" w:author="Thu Huyen Tran" w:date="2023-12-05T20:17:00Z">
              <w:r w:rsidRPr="00DB39B6">
                <w:rPr>
                  <w:b/>
                  <w:bCs/>
                  <w:sz w:val="22"/>
                </w:rPr>
                <w:t>Tổng CTR được thu gom</w:t>
              </w:r>
            </w:ins>
          </w:p>
          <w:p w14:paraId="04A0757C" w14:textId="77777777" w:rsidR="00DB39B6" w:rsidRPr="00DB39B6" w:rsidRDefault="00DB39B6" w:rsidP="0066799A">
            <w:pPr>
              <w:spacing w:before="100" w:after="100"/>
              <w:ind w:left="90"/>
              <w:jc w:val="center"/>
              <w:rPr>
                <w:b/>
                <w:bCs/>
                <w:sz w:val="22"/>
              </w:rPr>
            </w:pPr>
            <w:r w:rsidRPr="00DB39B6">
              <w:rPr>
                <w:b/>
                <w:bCs/>
                <w:sz w:val="22"/>
              </w:rPr>
              <w:t>(tấn)</w:t>
            </w:r>
          </w:p>
        </w:tc>
        <w:tc>
          <w:tcPr>
            <w:tcW w:w="613" w:type="pct"/>
            <w:tcPrChange w:id="1656" w:author="Thu Huyen Tran" w:date="2023-12-05T20:24:00Z">
              <w:tcPr>
                <w:tcW w:w="613" w:type="pct"/>
              </w:tcPr>
            </w:tcPrChange>
          </w:tcPr>
          <w:p w14:paraId="5AD9EB3A" w14:textId="77777777" w:rsidR="00DB39B6" w:rsidRPr="00DB39B6" w:rsidRDefault="00DB39B6" w:rsidP="0066799A">
            <w:pPr>
              <w:spacing w:before="100" w:after="100"/>
              <w:ind w:left="90"/>
              <w:jc w:val="center"/>
              <w:rPr>
                <w:ins w:id="1657" w:author="Thu Huyen Tran" w:date="2023-12-05T20:23:00Z"/>
                <w:b/>
                <w:bCs/>
                <w:sz w:val="22"/>
              </w:rPr>
            </w:pPr>
            <w:ins w:id="1658" w:author="Thu Huyen Tran" w:date="2023-12-05T20:23:00Z">
              <w:r w:rsidRPr="00DB39B6">
                <w:rPr>
                  <w:b/>
                  <w:bCs/>
                  <w:sz w:val="22"/>
                </w:rPr>
                <w:t>Tổng chất thải rắn còn lại</w:t>
              </w:r>
            </w:ins>
          </w:p>
          <w:p w14:paraId="325C3199" w14:textId="106FF031" w:rsidR="00DB39B6" w:rsidRPr="00DB39B6" w:rsidDel="00DB39B6" w:rsidRDefault="00DB39B6" w:rsidP="0066799A">
            <w:pPr>
              <w:spacing w:before="100" w:after="100"/>
              <w:ind w:left="90"/>
              <w:jc w:val="center"/>
              <w:rPr>
                <w:b/>
                <w:bCs/>
                <w:sz w:val="22"/>
              </w:rPr>
            </w:pPr>
            <w:ins w:id="1659" w:author="Thu Huyen Tran" w:date="2023-12-05T20:23:00Z">
              <w:r w:rsidRPr="00DB39B6">
                <w:rPr>
                  <w:b/>
                  <w:bCs/>
                  <w:sz w:val="22"/>
                </w:rPr>
                <w:t>(tấn)</w:t>
              </w:r>
            </w:ins>
          </w:p>
        </w:tc>
      </w:tr>
      <w:tr w:rsidR="006100AC" w:rsidRPr="00DB39B6" w14:paraId="59ACCE40" w14:textId="15E78E0E" w:rsidTr="00136378">
        <w:trPr>
          <w:jc w:val="center"/>
          <w:trPrChange w:id="1660" w:author="Huyen Tran Thu" w:date="2024-05-16T10:19:00Z" w16du:dateUtc="2024-05-16T03:19:00Z">
            <w:trPr>
              <w:jc w:val="center"/>
            </w:trPr>
          </w:trPrChange>
        </w:trPr>
        <w:tc>
          <w:tcPr>
            <w:tcW w:w="419" w:type="pct"/>
            <w:vAlign w:val="bottom"/>
            <w:tcPrChange w:id="1661" w:author="Huyen Tran Thu" w:date="2024-05-16T10:19:00Z" w16du:dateUtc="2024-05-16T03:19:00Z">
              <w:tcPr>
                <w:tcW w:w="419" w:type="pct"/>
                <w:vAlign w:val="bottom"/>
              </w:tcPr>
            </w:tcPrChange>
          </w:tcPr>
          <w:p w14:paraId="3E618994" w14:textId="77777777" w:rsidR="006100AC" w:rsidRPr="00DB39B6" w:rsidRDefault="006100AC" w:rsidP="006100AC">
            <w:pPr>
              <w:spacing w:before="100" w:after="100"/>
              <w:jc w:val="center"/>
              <w:rPr>
                <w:sz w:val="22"/>
              </w:rPr>
            </w:pPr>
            <w:r w:rsidRPr="00DB39B6">
              <w:rPr>
                <w:sz w:val="22"/>
              </w:rPr>
              <w:t>1990</w:t>
            </w:r>
          </w:p>
        </w:tc>
        <w:tc>
          <w:tcPr>
            <w:tcW w:w="674" w:type="pct"/>
            <w:vAlign w:val="bottom"/>
            <w:tcPrChange w:id="1662" w:author="Huyen Tran Thu" w:date="2024-05-16T10:19:00Z" w16du:dateUtc="2024-05-16T03:19:00Z">
              <w:tcPr>
                <w:tcW w:w="674" w:type="pct"/>
                <w:vAlign w:val="bottom"/>
              </w:tcPr>
            </w:tcPrChange>
          </w:tcPr>
          <w:p w14:paraId="3EE7D8D1" w14:textId="77777777" w:rsidR="006100AC" w:rsidRPr="00DB39B6" w:rsidRDefault="006100AC" w:rsidP="006100AC">
            <w:pPr>
              <w:spacing w:before="100" w:after="100"/>
              <w:ind w:right="15"/>
              <w:jc w:val="center"/>
              <w:rPr>
                <w:sz w:val="22"/>
              </w:rPr>
            </w:pPr>
            <w:r w:rsidRPr="00DB39B6">
              <w:rPr>
                <w:sz w:val="22"/>
              </w:rPr>
              <w:t>12.880.300</w:t>
            </w:r>
          </w:p>
        </w:tc>
        <w:tc>
          <w:tcPr>
            <w:tcW w:w="703" w:type="pct"/>
            <w:vAlign w:val="bottom"/>
            <w:tcPrChange w:id="1663" w:author="Huyen Tran Thu" w:date="2024-05-16T10:19:00Z" w16du:dateUtc="2024-05-16T03:19:00Z">
              <w:tcPr>
                <w:tcW w:w="703" w:type="pct"/>
                <w:vAlign w:val="bottom"/>
              </w:tcPr>
            </w:tcPrChange>
          </w:tcPr>
          <w:p w14:paraId="5F75B2E6" w14:textId="34FBB5A9" w:rsidR="006100AC" w:rsidRPr="00DB39B6" w:rsidRDefault="006100AC" w:rsidP="006100AC">
            <w:pPr>
              <w:spacing w:before="100" w:after="100"/>
              <w:ind w:right="15"/>
              <w:jc w:val="center"/>
              <w:rPr>
                <w:sz w:val="22"/>
              </w:rPr>
            </w:pPr>
            <w:ins w:id="1664" w:author="Thu Huyen Tran" w:date="2023-12-05T20:06:00Z">
              <w:r w:rsidRPr="00DB39B6">
                <w:rPr>
                  <w:color w:val="4F81BD"/>
                  <w:sz w:val="22"/>
                  <w:rPrChange w:id="1665" w:author="Thu Huyen Tran" w:date="2023-12-05T20:23:00Z">
                    <w:rPr>
                      <w:rFonts w:ascii="Arial" w:hAnsi="Arial" w:cs="Arial"/>
                      <w:color w:val="4F81BD"/>
                      <w:sz w:val="20"/>
                      <w:szCs w:val="20"/>
                    </w:rPr>
                  </w:rPrChange>
                </w:rPr>
                <w:t xml:space="preserve">0,27 </w:t>
              </w:r>
            </w:ins>
            <w:del w:id="1666" w:author="Thu Huyen Tran" w:date="2023-12-05T20:06:00Z">
              <w:r w:rsidRPr="00DB39B6" w:rsidDel="009A38F7">
                <w:rPr>
                  <w:sz w:val="22"/>
                </w:rPr>
                <w:delText xml:space="preserve">0,22 </w:delText>
              </w:r>
            </w:del>
          </w:p>
        </w:tc>
        <w:tc>
          <w:tcPr>
            <w:tcW w:w="939" w:type="pct"/>
            <w:tcPrChange w:id="1667" w:author="Huyen Tran Thu" w:date="2024-05-16T10:19:00Z" w16du:dateUtc="2024-05-16T03:19:00Z">
              <w:tcPr>
                <w:tcW w:w="1163" w:type="pct"/>
                <w:gridSpan w:val="2"/>
                <w:vAlign w:val="bottom"/>
              </w:tcPr>
            </w:tcPrChange>
          </w:tcPr>
          <w:p w14:paraId="5B580FA2" w14:textId="7E194157" w:rsidR="006100AC" w:rsidRPr="006100AC" w:rsidRDefault="006100AC" w:rsidP="006100AC">
            <w:pPr>
              <w:spacing w:before="100" w:after="100"/>
              <w:ind w:right="15"/>
              <w:jc w:val="center"/>
              <w:rPr>
                <w:sz w:val="22"/>
              </w:rPr>
            </w:pPr>
            <w:ins w:id="1668" w:author="Huyen Tran Thu" w:date="2024-05-16T10:19:00Z" w16du:dateUtc="2024-05-16T03:19:00Z">
              <w:r w:rsidRPr="006100AC">
                <w:rPr>
                  <w:sz w:val="22"/>
                  <w:rPrChange w:id="1669" w:author="Huyen Tran Thu" w:date="2024-05-16T10:19:00Z" w16du:dateUtc="2024-05-16T03:19:00Z">
                    <w:rPr/>
                  </w:rPrChange>
                </w:rPr>
                <w:t xml:space="preserve">1.263.234 </w:t>
              </w:r>
            </w:ins>
            <w:ins w:id="1670" w:author="Thu Huyen Tran" w:date="2023-12-05T20:23:00Z">
              <w:del w:id="1671" w:author="Huyen Tran Thu" w:date="2024-05-16T10:19:00Z" w16du:dateUtc="2024-05-16T03:19:00Z">
                <w:r w:rsidRPr="006100AC" w:rsidDel="00136378">
                  <w:rPr>
                    <w:sz w:val="22"/>
                    <w:rPrChange w:id="1672" w:author="Huyen Tran Thu" w:date="2024-05-16T10:19:00Z" w16du:dateUtc="2024-05-16T03:19:00Z">
                      <w:rPr>
                        <w:rFonts w:ascii="Arial" w:hAnsi="Arial" w:cs="Arial"/>
                        <w:sz w:val="20"/>
                        <w:szCs w:val="20"/>
                      </w:rPr>
                    </w:rPrChange>
                  </w:rPr>
                  <w:delText xml:space="preserve">1.263.234 </w:delText>
                </w:r>
              </w:del>
            </w:ins>
          </w:p>
        </w:tc>
        <w:tc>
          <w:tcPr>
            <w:tcW w:w="939" w:type="pct"/>
            <w:tcPrChange w:id="1673" w:author="Huyen Tran Thu" w:date="2024-05-16T10:19:00Z" w16du:dateUtc="2024-05-16T03:19:00Z">
              <w:tcPr>
                <w:tcW w:w="792" w:type="pct"/>
                <w:gridSpan w:val="2"/>
                <w:vAlign w:val="bottom"/>
              </w:tcPr>
            </w:tcPrChange>
          </w:tcPr>
          <w:p w14:paraId="415D0DC0" w14:textId="7F343FF9" w:rsidR="006100AC" w:rsidRPr="006100AC" w:rsidRDefault="006100AC" w:rsidP="006100AC">
            <w:pPr>
              <w:spacing w:before="100" w:after="100"/>
              <w:ind w:right="15"/>
              <w:jc w:val="center"/>
              <w:rPr>
                <w:sz w:val="22"/>
              </w:rPr>
            </w:pPr>
            <w:ins w:id="1674" w:author="Huyen Tran Thu" w:date="2024-05-16T10:19:00Z" w16du:dateUtc="2024-05-16T03:19:00Z">
              <w:r w:rsidRPr="006100AC">
                <w:rPr>
                  <w:sz w:val="22"/>
                  <w:rPrChange w:id="1675" w:author="Huyen Tran Thu" w:date="2024-05-16T10:19:00Z" w16du:dateUtc="2024-05-16T03:19:00Z">
                    <w:rPr/>
                  </w:rPrChange>
                </w:rPr>
                <w:t>40,5%</w:t>
              </w:r>
            </w:ins>
            <w:ins w:id="1676" w:author="Thu Huyen Tran" w:date="2023-12-05T20:06:00Z">
              <w:del w:id="1677" w:author="Huyen Tran Thu" w:date="2024-05-16T10:19:00Z" w16du:dateUtc="2024-05-16T03:19:00Z">
                <w:r w:rsidRPr="006100AC" w:rsidDel="00136378">
                  <w:rPr>
                    <w:sz w:val="22"/>
                    <w:rPrChange w:id="1678" w:author="Huyen Tran Thu" w:date="2024-05-16T10:19:00Z" w16du:dateUtc="2024-05-16T03:19:00Z">
                      <w:rPr>
                        <w:rFonts w:ascii="Arial" w:hAnsi="Arial" w:cs="Arial"/>
                        <w:sz w:val="20"/>
                        <w:szCs w:val="20"/>
                      </w:rPr>
                    </w:rPrChange>
                  </w:rPr>
                  <w:delText>40,5%</w:delText>
                </w:r>
              </w:del>
            </w:ins>
            <w:del w:id="1679" w:author="Huyen Tran Thu" w:date="2024-05-16T10:19:00Z" w16du:dateUtc="2024-05-16T03:19:00Z">
              <w:r w:rsidRPr="006100AC" w:rsidDel="00136378">
                <w:rPr>
                  <w:sz w:val="22"/>
                </w:rPr>
                <w:delText>40,5</w:delText>
              </w:r>
            </w:del>
          </w:p>
        </w:tc>
        <w:tc>
          <w:tcPr>
            <w:tcW w:w="713" w:type="pct"/>
            <w:vAlign w:val="bottom"/>
            <w:tcPrChange w:id="1680" w:author="Huyen Tran Thu" w:date="2024-05-16T10:19:00Z" w16du:dateUtc="2024-05-16T03:19:00Z">
              <w:tcPr>
                <w:tcW w:w="636" w:type="pct"/>
                <w:vAlign w:val="bottom"/>
              </w:tcPr>
            </w:tcPrChange>
          </w:tcPr>
          <w:p w14:paraId="29E563AE" w14:textId="6EDAA5F1" w:rsidR="006100AC" w:rsidRPr="00DB39B6" w:rsidRDefault="006100AC" w:rsidP="006100AC">
            <w:pPr>
              <w:spacing w:before="100" w:after="100"/>
              <w:ind w:right="15"/>
              <w:jc w:val="center"/>
              <w:rPr>
                <w:sz w:val="22"/>
              </w:rPr>
            </w:pPr>
            <w:ins w:id="1681" w:author="Thu Huyen Tran" w:date="2023-12-05T20:17:00Z">
              <w:r w:rsidRPr="00DB39B6">
                <w:rPr>
                  <w:sz w:val="22"/>
                  <w:rPrChange w:id="1682" w:author="Thu Huyen Tran" w:date="2023-12-05T20:23:00Z">
                    <w:rPr>
                      <w:rFonts w:ascii="Arial" w:hAnsi="Arial" w:cs="Arial"/>
                      <w:sz w:val="20"/>
                      <w:szCs w:val="20"/>
                    </w:rPr>
                  </w:rPrChange>
                </w:rPr>
                <w:t xml:space="preserve">511.610 </w:t>
              </w:r>
            </w:ins>
            <w:del w:id="1683" w:author="Thu Huyen Tran" w:date="2023-12-05T20:17:00Z">
              <w:r w:rsidRPr="00DB39B6" w:rsidDel="000F22A7">
                <w:rPr>
                  <w:sz w:val="22"/>
                </w:rPr>
                <w:delText xml:space="preserve">416.394 </w:delText>
              </w:r>
            </w:del>
          </w:p>
        </w:tc>
        <w:tc>
          <w:tcPr>
            <w:tcW w:w="613" w:type="pct"/>
            <w:vAlign w:val="bottom"/>
            <w:tcPrChange w:id="1684" w:author="Huyen Tran Thu" w:date="2024-05-16T10:19:00Z" w16du:dateUtc="2024-05-16T03:19:00Z">
              <w:tcPr>
                <w:tcW w:w="613" w:type="pct"/>
                <w:vAlign w:val="bottom"/>
              </w:tcPr>
            </w:tcPrChange>
          </w:tcPr>
          <w:p w14:paraId="6F416FE5" w14:textId="7814BA28" w:rsidR="006100AC" w:rsidRPr="00DB39B6" w:rsidRDefault="006100AC" w:rsidP="006100AC">
            <w:pPr>
              <w:spacing w:before="100" w:after="100"/>
              <w:ind w:right="15"/>
              <w:jc w:val="center"/>
              <w:rPr>
                <w:sz w:val="22"/>
              </w:rPr>
            </w:pPr>
            <w:ins w:id="1685" w:author="Huyen Tran Thu" w:date="2024-05-16T10:24:00Z" w16du:dateUtc="2024-05-16T03:24:00Z">
              <w:r w:rsidRPr="006100AC">
                <w:rPr>
                  <w:sz w:val="22"/>
                  <w:rPrChange w:id="1686" w:author="Huyen Tran Thu" w:date="2024-05-16T10:24:00Z" w16du:dateUtc="2024-05-16T03:24:00Z">
                    <w:rPr>
                      <w:rFonts w:ascii="Arial" w:hAnsi="Arial" w:cs="Arial"/>
                      <w:sz w:val="20"/>
                      <w:szCs w:val="20"/>
                    </w:rPr>
                  </w:rPrChange>
                </w:rPr>
                <w:t xml:space="preserve">751.624 </w:t>
              </w:r>
            </w:ins>
            <w:ins w:id="1687" w:author="Thu Huyen Tran" w:date="2023-12-05T20:23:00Z">
              <w:del w:id="1688" w:author="Huyen Tran Thu" w:date="2024-05-16T10:24:00Z" w16du:dateUtc="2024-05-16T03:24:00Z">
                <w:r w:rsidRPr="00DB39B6" w:rsidDel="003233ED">
                  <w:rPr>
                    <w:sz w:val="22"/>
                    <w:rPrChange w:id="1689" w:author="Thu Huyen Tran" w:date="2023-12-05T20:23:00Z">
                      <w:rPr>
                        <w:rFonts w:ascii="Arial" w:hAnsi="Arial" w:cs="Arial"/>
                        <w:sz w:val="20"/>
                        <w:szCs w:val="20"/>
                      </w:rPr>
                    </w:rPrChange>
                  </w:rPr>
                  <w:delText xml:space="preserve">1.018.796 </w:delText>
                </w:r>
              </w:del>
            </w:ins>
          </w:p>
        </w:tc>
      </w:tr>
      <w:tr w:rsidR="006100AC" w:rsidRPr="00DB39B6" w14:paraId="5E627F36" w14:textId="3C6EA8F7" w:rsidTr="00136378">
        <w:trPr>
          <w:jc w:val="center"/>
          <w:trPrChange w:id="1690" w:author="Huyen Tran Thu" w:date="2024-05-16T10:19:00Z" w16du:dateUtc="2024-05-16T03:19:00Z">
            <w:trPr>
              <w:jc w:val="center"/>
            </w:trPr>
          </w:trPrChange>
        </w:trPr>
        <w:tc>
          <w:tcPr>
            <w:tcW w:w="419" w:type="pct"/>
            <w:vAlign w:val="bottom"/>
            <w:tcPrChange w:id="1691" w:author="Huyen Tran Thu" w:date="2024-05-16T10:19:00Z" w16du:dateUtc="2024-05-16T03:19:00Z">
              <w:tcPr>
                <w:tcW w:w="419" w:type="pct"/>
                <w:vAlign w:val="bottom"/>
              </w:tcPr>
            </w:tcPrChange>
          </w:tcPr>
          <w:p w14:paraId="55714C8F" w14:textId="77777777" w:rsidR="006100AC" w:rsidRPr="00DB39B6" w:rsidRDefault="006100AC" w:rsidP="006100AC">
            <w:pPr>
              <w:spacing w:before="100" w:after="100"/>
              <w:jc w:val="center"/>
              <w:rPr>
                <w:sz w:val="22"/>
              </w:rPr>
            </w:pPr>
            <w:r w:rsidRPr="00DB39B6">
              <w:rPr>
                <w:sz w:val="22"/>
              </w:rPr>
              <w:t>1991</w:t>
            </w:r>
          </w:p>
        </w:tc>
        <w:tc>
          <w:tcPr>
            <w:tcW w:w="674" w:type="pct"/>
            <w:vAlign w:val="bottom"/>
            <w:tcPrChange w:id="1692" w:author="Huyen Tran Thu" w:date="2024-05-16T10:19:00Z" w16du:dateUtc="2024-05-16T03:19:00Z">
              <w:tcPr>
                <w:tcW w:w="674" w:type="pct"/>
                <w:vAlign w:val="bottom"/>
              </w:tcPr>
            </w:tcPrChange>
          </w:tcPr>
          <w:p w14:paraId="7692E595" w14:textId="77777777" w:rsidR="006100AC" w:rsidRPr="00DB39B6" w:rsidRDefault="006100AC" w:rsidP="006100AC">
            <w:pPr>
              <w:spacing w:before="100" w:after="100"/>
              <w:ind w:right="15"/>
              <w:jc w:val="center"/>
              <w:rPr>
                <w:sz w:val="22"/>
              </w:rPr>
            </w:pPr>
            <w:r w:rsidRPr="00DB39B6">
              <w:rPr>
                <w:sz w:val="22"/>
              </w:rPr>
              <w:t>13.227.500</w:t>
            </w:r>
          </w:p>
        </w:tc>
        <w:tc>
          <w:tcPr>
            <w:tcW w:w="703" w:type="pct"/>
            <w:vAlign w:val="bottom"/>
            <w:tcPrChange w:id="1693" w:author="Huyen Tran Thu" w:date="2024-05-16T10:19:00Z" w16du:dateUtc="2024-05-16T03:19:00Z">
              <w:tcPr>
                <w:tcW w:w="703" w:type="pct"/>
                <w:vAlign w:val="bottom"/>
              </w:tcPr>
            </w:tcPrChange>
          </w:tcPr>
          <w:p w14:paraId="7C7E8AF3" w14:textId="194C4358" w:rsidR="006100AC" w:rsidRPr="00DB39B6" w:rsidRDefault="006100AC" w:rsidP="006100AC">
            <w:pPr>
              <w:spacing w:before="100" w:after="100"/>
              <w:ind w:right="15"/>
              <w:jc w:val="center"/>
              <w:rPr>
                <w:sz w:val="22"/>
              </w:rPr>
            </w:pPr>
            <w:ins w:id="1694" w:author="Thu Huyen Tran" w:date="2023-12-05T20:06:00Z">
              <w:r w:rsidRPr="00DB39B6">
                <w:rPr>
                  <w:color w:val="4F81BD"/>
                  <w:sz w:val="22"/>
                  <w:rPrChange w:id="1695" w:author="Thu Huyen Tran" w:date="2023-12-05T20:23:00Z">
                    <w:rPr>
                      <w:rFonts w:ascii="Arial" w:hAnsi="Arial" w:cs="Arial"/>
                      <w:color w:val="4F81BD"/>
                      <w:sz w:val="20"/>
                      <w:szCs w:val="20"/>
                    </w:rPr>
                  </w:rPrChange>
                </w:rPr>
                <w:t xml:space="preserve">0,29 </w:t>
              </w:r>
            </w:ins>
            <w:del w:id="1696" w:author="Thu Huyen Tran" w:date="2023-12-05T20:06:00Z">
              <w:r w:rsidRPr="00DB39B6" w:rsidDel="009A38F7">
                <w:rPr>
                  <w:sz w:val="22"/>
                </w:rPr>
                <w:delText xml:space="preserve">0,24 </w:delText>
              </w:r>
            </w:del>
          </w:p>
        </w:tc>
        <w:tc>
          <w:tcPr>
            <w:tcW w:w="939" w:type="pct"/>
            <w:tcPrChange w:id="1697" w:author="Huyen Tran Thu" w:date="2024-05-16T10:19:00Z" w16du:dateUtc="2024-05-16T03:19:00Z">
              <w:tcPr>
                <w:tcW w:w="1163" w:type="pct"/>
                <w:gridSpan w:val="2"/>
                <w:vAlign w:val="bottom"/>
              </w:tcPr>
            </w:tcPrChange>
          </w:tcPr>
          <w:p w14:paraId="6ACAEEBB" w14:textId="69009EB0" w:rsidR="006100AC" w:rsidRPr="006100AC" w:rsidRDefault="006100AC" w:rsidP="006100AC">
            <w:pPr>
              <w:spacing w:before="100" w:after="100"/>
              <w:ind w:right="15"/>
              <w:jc w:val="center"/>
              <w:rPr>
                <w:sz w:val="22"/>
              </w:rPr>
            </w:pPr>
            <w:ins w:id="1698" w:author="Huyen Tran Thu" w:date="2024-05-16T10:19:00Z" w16du:dateUtc="2024-05-16T03:19:00Z">
              <w:r w:rsidRPr="006100AC">
                <w:rPr>
                  <w:sz w:val="22"/>
                  <w:rPrChange w:id="1699" w:author="Huyen Tran Thu" w:date="2024-05-16T10:19:00Z" w16du:dateUtc="2024-05-16T03:19:00Z">
                    <w:rPr/>
                  </w:rPrChange>
                </w:rPr>
                <w:t xml:space="preserve">1.389.592 </w:t>
              </w:r>
            </w:ins>
            <w:ins w:id="1700" w:author="Thu Huyen Tran" w:date="2023-12-05T20:23:00Z">
              <w:del w:id="1701" w:author="Huyen Tran Thu" w:date="2024-05-16T10:19:00Z" w16du:dateUtc="2024-05-16T03:19:00Z">
                <w:r w:rsidRPr="006100AC" w:rsidDel="00136378">
                  <w:rPr>
                    <w:sz w:val="22"/>
                    <w:rPrChange w:id="1702" w:author="Huyen Tran Thu" w:date="2024-05-16T10:19:00Z" w16du:dateUtc="2024-05-16T03:19:00Z">
                      <w:rPr>
                        <w:rFonts w:ascii="Arial" w:hAnsi="Arial" w:cs="Arial"/>
                        <w:sz w:val="20"/>
                        <w:szCs w:val="20"/>
                      </w:rPr>
                    </w:rPrChange>
                  </w:rPr>
                  <w:delText xml:space="preserve">1.389.592 </w:delText>
                </w:r>
              </w:del>
            </w:ins>
          </w:p>
        </w:tc>
        <w:tc>
          <w:tcPr>
            <w:tcW w:w="939" w:type="pct"/>
            <w:tcPrChange w:id="1703" w:author="Huyen Tran Thu" w:date="2024-05-16T10:19:00Z" w16du:dateUtc="2024-05-16T03:19:00Z">
              <w:tcPr>
                <w:tcW w:w="792" w:type="pct"/>
                <w:gridSpan w:val="2"/>
                <w:vAlign w:val="bottom"/>
              </w:tcPr>
            </w:tcPrChange>
          </w:tcPr>
          <w:p w14:paraId="1DA57601" w14:textId="7CC2493F" w:rsidR="006100AC" w:rsidRPr="006100AC" w:rsidRDefault="006100AC" w:rsidP="006100AC">
            <w:pPr>
              <w:spacing w:before="100" w:after="100"/>
              <w:ind w:right="15"/>
              <w:jc w:val="center"/>
              <w:rPr>
                <w:sz w:val="22"/>
              </w:rPr>
            </w:pPr>
            <w:ins w:id="1704" w:author="Huyen Tran Thu" w:date="2024-05-16T10:19:00Z" w16du:dateUtc="2024-05-16T03:19:00Z">
              <w:r w:rsidRPr="006100AC">
                <w:rPr>
                  <w:sz w:val="22"/>
                  <w:rPrChange w:id="1705" w:author="Huyen Tran Thu" w:date="2024-05-16T10:19:00Z" w16du:dateUtc="2024-05-16T03:19:00Z">
                    <w:rPr/>
                  </w:rPrChange>
                </w:rPr>
                <w:t>42,8%</w:t>
              </w:r>
            </w:ins>
            <w:ins w:id="1706" w:author="Thu Huyen Tran" w:date="2023-12-05T20:06:00Z">
              <w:del w:id="1707" w:author="Huyen Tran Thu" w:date="2024-05-16T10:19:00Z" w16du:dateUtc="2024-05-16T03:19:00Z">
                <w:r w:rsidRPr="006100AC" w:rsidDel="00136378">
                  <w:rPr>
                    <w:sz w:val="22"/>
                    <w:rPrChange w:id="1708" w:author="Huyen Tran Thu" w:date="2024-05-16T10:19:00Z" w16du:dateUtc="2024-05-16T03:19:00Z">
                      <w:rPr>
                        <w:rFonts w:ascii="Arial" w:hAnsi="Arial" w:cs="Arial"/>
                        <w:sz w:val="20"/>
                        <w:szCs w:val="20"/>
                      </w:rPr>
                    </w:rPrChange>
                  </w:rPr>
                  <w:delText>42,8%</w:delText>
                </w:r>
              </w:del>
            </w:ins>
            <w:del w:id="1709" w:author="Huyen Tran Thu" w:date="2024-05-16T10:19:00Z" w16du:dateUtc="2024-05-16T03:19:00Z">
              <w:r w:rsidRPr="006100AC" w:rsidDel="00136378">
                <w:rPr>
                  <w:sz w:val="22"/>
                </w:rPr>
                <w:delText>42,8</w:delText>
              </w:r>
            </w:del>
          </w:p>
        </w:tc>
        <w:tc>
          <w:tcPr>
            <w:tcW w:w="713" w:type="pct"/>
            <w:vAlign w:val="bottom"/>
            <w:tcPrChange w:id="1710" w:author="Huyen Tran Thu" w:date="2024-05-16T10:19:00Z" w16du:dateUtc="2024-05-16T03:19:00Z">
              <w:tcPr>
                <w:tcW w:w="636" w:type="pct"/>
                <w:vAlign w:val="bottom"/>
              </w:tcPr>
            </w:tcPrChange>
          </w:tcPr>
          <w:p w14:paraId="6FACC33A" w14:textId="56D75357" w:rsidR="006100AC" w:rsidRPr="00DB39B6" w:rsidRDefault="006100AC" w:rsidP="006100AC">
            <w:pPr>
              <w:spacing w:before="100" w:after="100"/>
              <w:ind w:right="15"/>
              <w:jc w:val="center"/>
              <w:rPr>
                <w:sz w:val="22"/>
              </w:rPr>
            </w:pPr>
            <w:ins w:id="1711" w:author="Thu Huyen Tran" w:date="2023-12-05T20:17:00Z">
              <w:r w:rsidRPr="00DB39B6">
                <w:rPr>
                  <w:sz w:val="22"/>
                  <w:rPrChange w:id="1712" w:author="Thu Huyen Tran" w:date="2023-12-05T20:23:00Z">
                    <w:rPr>
                      <w:rFonts w:ascii="Arial" w:hAnsi="Arial" w:cs="Arial"/>
                      <w:sz w:val="20"/>
                      <w:szCs w:val="20"/>
                    </w:rPr>
                  </w:rPrChange>
                </w:rPr>
                <w:t xml:space="preserve">594.051 </w:t>
              </w:r>
            </w:ins>
            <w:del w:id="1713" w:author="Thu Huyen Tran" w:date="2023-12-05T20:17:00Z">
              <w:r w:rsidRPr="00DB39B6" w:rsidDel="000F22A7">
                <w:rPr>
                  <w:sz w:val="22"/>
                </w:rPr>
                <w:delText xml:space="preserve">495.061 </w:delText>
              </w:r>
            </w:del>
          </w:p>
        </w:tc>
        <w:tc>
          <w:tcPr>
            <w:tcW w:w="613" w:type="pct"/>
            <w:vAlign w:val="bottom"/>
            <w:tcPrChange w:id="1714" w:author="Huyen Tran Thu" w:date="2024-05-16T10:19:00Z" w16du:dateUtc="2024-05-16T03:19:00Z">
              <w:tcPr>
                <w:tcW w:w="613" w:type="pct"/>
                <w:vAlign w:val="bottom"/>
              </w:tcPr>
            </w:tcPrChange>
          </w:tcPr>
          <w:p w14:paraId="7C54E079" w14:textId="1BB7CC5D" w:rsidR="006100AC" w:rsidRPr="00DB39B6" w:rsidRDefault="006100AC" w:rsidP="006100AC">
            <w:pPr>
              <w:spacing w:before="100" w:after="100"/>
              <w:ind w:right="15"/>
              <w:jc w:val="center"/>
              <w:rPr>
                <w:sz w:val="22"/>
              </w:rPr>
            </w:pPr>
            <w:ins w:id="1715" w:author="Huyen Tran Thu" w:date="2024-05-16T10:24:00Z" w16du:dateUtc="2024-05-16T03:24:00Z">
              <w:r w:rsidRPr="006100AC">
                <w:rPr>
                  <w:sz w:val="22"/>
                  <w:rPrChange w:id="1716" w:author="Huyen Tran Thu" w:date="2024-05-16T10:24:00Z" w16du:dateUtc="2024-05-16T03:24:00Z">
                    <w:rPr>
                      <w:rFonts w:ascii="Arial" w:hAnsi="Arial" w:cs="Arial"/>
                      <w:sz w:val="20"/>
                      <w:szCs w:val="20"/>
                    </w:rPr>
                  </w:rPrChange>
                </w:rPr>
                <w:t xml:space="preserve">795.541 </w:t>
              </w:r>
            </w:ins>
            <w:ins w:id="1717" w:author="Thu Huyen Tran" w:date="2023-12-05T20:23:00Z">
              <w:del w:id="1718" w:author="Huyen Tran Thu" w:date="2024-05-16T10:24:00Z" w16du:dateUtc="2024-05-16T03:24:00Z">
                <w:r w:rsidRPr="00DB39B6" w:rsidDel="003233ED">
                  <w:rPr>
                    <w:sz w:val="22"/>
                    <w:rPrChange w:id="1719" w:author="Thu Huyen Tran" w:date="2023-12-05T20:23:00Z">
                      <w:rPr>
                        <w:rFonts w:ascii="Arial" w:hAnsi="Arial" w:cs="Arial"/>
                        <w:sz w:val="20"/>
                        <w:szCs w:val="20"/>
                      </w:rPr>
                    </w:rPrChange>
                  </w:rPr>
                  <w:delText xml:space="preserve">1.102.204 </w:delText>
                </w:r>
              </w:del>
            </w:ins>
          </w:p>
        </w:tc>
      </w:tr>
      <w:tr w:rsidR="006100AC" w:rsidRPr="00DB39B6" w14:paraId="49B982C4" w14:textId="5F346C81" w:rsidTr="00136378">
        <w:trPr>
          <w:jc w:val="center"/>
          <w:trPrChange w:id="1720" w:author="Huyen Tran Thu" w:date="2024-05-16T10:19:00Z" w16du:dateUtc="2024-05-16T03:19:00Z">
            <w:trPr>
              <w:jc w:val="center"/>
            </w:trPr>
          </w:trPrChange>
        </w:trPr>
        <w:tc>
          <w:tcPr>
            <w:tcW w:w="419" w:type="pct"/>
            <w:vAlign w:val="bottom"/>
            <w:tcPrChange w:id="1721" w:author="Huyen Tran Thu" w:date="2024-05-16T10:19:00Z" w16du:dateUtc="2024-05-16T03:19:00Z">
              <w:tcPr>
                <w:tcW w:w="419" w:type="pct"/>
                <w:vAlign w:val="bottom"/>
              </w:tcPr>
            </w:tcPrChange>
          </w:tcPr>
          <w:p w14:paraId="03B7295D" w14:textId="77777777" w:rsidR="006100AC" w:rsidRPr="00DB39B6" w:rsidRDefault="006100AC" w:rsidP="006100AC">
            <w:pPr>
              <w:spacing w:before="100" w:after="100"/>
              <w:jc w:val="center"/>
              <w:rPr>
                <w:sz w:val="22"/>
              </w:rPr>
            </w:pPr>
            <w:r w:rsidRPr="00DB39B6">
              <w:rPr>
                <w:sz w:val="22"/>
              </w:rPr>
              <w:t>1992</w:t>
            </w:r>
          </w:p>
        </w:tc>
        <w:tc>
          <w:tcPr>
            <w:tcW w:w="674" w:type="pct"/>
            <w:vAlign w:val="bottom"/>
            <w:tcPrChange w:id="1722" w:author="Huyen Tran Thu" w:date="2024-05-16T10:19:00Z" w16du:dateUtc="2024-05-16T03:19:00Z">
              <w:tcPr>
                <w:tcW w:w="674" w:type="pct"/>
                <w:vAlign w:val="bottom"/>
              </w:tcPr>
            </w:tcPrChange>
          </w:tcPr>
          <w:p w14:paraId="24BA9A19" w14:textId="77777777" w:rsidR="006100AC" w:rsidRPr="00DB39B6" w:rsidRDefault="006100AC" w:rsidP="006100AC">
            <w:pPr>
              <w:spacing w:before="100" w:after="100"/>
              <w:ind w:right="15"/>
              <w:jc w:val="center"/>
              <w:rPr>
                <w:sz w:val="22"/>
              </w:rPr>
            </w:pPr>
            <w:r w:rsidRPr="00DB39B6">
              <w:rPr>
                <w:sz w:val="22"/>
              </w:rPr>
              <w:t>13.587.600</w:t>
            </w:r>
          </w:p>
        </w:tc>
        <w:tc>
          <w:tcPr>
            <w:tcW w:w="703" w:type="pct"/>
            <w:vAlign w:val="bottom"/>
            <w:tcPrChange w:id="1723" w:author="Huyen Tran Thu" w:date="2024-05-16T10:19:00Z" w16du:dateUtc="2024-05-16T03:19:00Z">
              <w:tcPr>
                <w:tcW w:w="703" w:type="pct"/>
                <w:vAlign w:val="bottom"/>
              </w:tcPr>
            </w:tcPrChange>
          </w:tcPr>
          <w:p w14:paraId="25B6653C" w14:textId="772C63EE" w:rsidR="006100AC" w:rsidRPr="00DB39B6" w:rsidRDefault="006100AC" w:rsidP="006100AC">
            <w:pPr>
              <w:spacing w:before="100" w:after="100"/>
              <w:ind w:right="15"/>
              <w:jc w:val="center"/>
              <w:rPr>
                <w:sz w:val="22"/>
              </w:rPr>
            </w:pPr>
            <w:ins w:id="1724" w:author="Thu Huyen Tran" w:date="2023-12-05T20:06:00Z">
              <w:r w:rsidRPr="00DB39B6">
                <w:rPr>
                  <w:color w:val="4F81BD"/>
                  <w:sz w:val="22"/>
                  <w:rPrChange w:id="1725" w:author="Thu Huyen Tran" w:date="2023-12-05T20:23:00Z">
                    <w:rPr>
                      <w:rFonts w:ascii="Arial" w:hAnsi="Arial" w:cs="Arial"/>
                      <w:color w:val="4F81BD"/>
                      <w:sz w:val="20"/>
                      <w:szCs w:val="20"/>
                    </w:rPr>
                  </w:rPrChange>
                </w:rPr>
                <w:t xml:space="preserve">0,31 </w:t>
              </w:r>
            </w:ins>
            <w:del w:id="1726" w:author="Thu Huyen Tran" w:date="2023-12-05T20:06:00Z">
              <w:r w:rsidRPr="00DB39B6" w:rsidDel="009A38F7">
                <w:rPr>
                  <w:sz w:val="22"/>
                </w:rPr>
                <w:delText xml:space="preserve">0,26 </w:delText>
              </w:r>
            </w:del>
          </w:p>
        </w:tc>
        <w:tc>
          <w:tcPr>
            <w:tcW w:w="939" w:type="pct"/>
            <w:tcPrChange w:id="1727" w:author="Huyen Tran Thu" w:date="2024-05-16T10:19:00Z" w16du:dateUtc="2024-05-16T03:19:00Z">
              <w:tcPr>
                <w:tcW w:w="1163" w:type="pct"/>
                <w:gridSpan w:val="2"/>
                <w:vAlign w:val="bottom"/>
              </w:tcPr>
            </w:tcPrChange>
          </w:tcPr>
          <w:p w14:paraId="4C7241D7" w14:textId="20A1B6CC" w:rsidR="006100AC" w:rsidRPr="006100AC" w:rsidRDefault="006100AC" w:rsidP="006100AC">
            <w:pPr>
              <w:spacing w:before="100" w:after="100"/>
              <w:ind w:right="15"/>
              <w:jc w:val="center"/>
              <w:rPr>
                <w:sz w:val="22"/>
              </w:rPr>
            </w:pPr>
            <w:ins w:id="1728" w:author="Huyen Tran Thu" w:date="2024-05-16T10:19:00Z" w16du:dateUtc="2024-05-16T03:19:00Z">
              <w:r w:rsidRPr="006100AC">
                <w:rPr>
                  <w:sz w:val="22"/>
                  <w:rPrChange w:id="1729" w:author="Huyen Tran Thu" w:date="2024-05-16T10:19:00Z" w16du:dateUtc="2024-05-16T03:19:00Z">
                    <w:rPr/>
                  </w:rPrChange>
                </w:rPr>
                <w:t xml:space="preserve">1.525.764 </w:t>
              </w:r>
            </w:ins>
            <w:ins w:id="1730" w:author="Thu Huyen Tran" w:date="2023-12-05T20:23:00Z">
              <w:del w:id="1731" w:author="Huyen Tran Thu" w:date="2024-05-16T10:19:00Z" w16du:dateUtc="2024-05-16T03:19:00Z">
                <w:r w:rsidRPr="006100AC" w:rsidDel="00136378">
                  <w:rPr>
                    <w:sz w:val="22"/>
                    <w:rPrChange w:id="1732" w:author="Huyen Tran Thu" w:date="2024-05-16T10:19:00Z" w16du:dateUtc="2024-05-16T03:19:00Z">
                      <w:rPr>
                        <w:rFonts w:ascii="Arial" w:hAnsi="Arial" w:cs="Arial"/>
                        <w:sz w:val="20"/>
                        <w:szCs w:val="20"/>
                      </w:rPr>
                    </w:rPrChange>
                  </w:rPr>
                  <w:delText xml:space="preserve">1.525.764 </w:delText>
                </w:r>
              </w:del>
            </w:ins>
          </w:p>
        </w:tc>
        <w:tc>
          <w:tcPr>
            <w:tcW w:w="939" w:type="pct"/>
            <w:tcPrChange w:id="1733" w:author="Huyen Tran Thu" w:date="2024-05-16T10:19:00Z" w16du:dateUtc="2024-05-16T03:19:00Z">
              <w:tcPr>
                <w:tcW w:w="792" w:type="pct"/>
                <w:gridSpan w:val="2"/>
                <w:vAlign w:val="bottom"/>
              </w:tcPr>
            </w:tcPrChange>
          </w:tcPr>
          <w:p w14:paraId="61567275" w14:textId="45C62DB7" w:rsidR="006100AC" w:rsidRPr="006100AC" w:rsidRDefault="006100AC" w:rsidP="006100AC">
            <w:pPr>
              <w:spacing w:before="100" w:after="100"/>
              <w:ind w:right="15"/>
              <w:jc w:val="center"/>
              <w:rPr>
                <w:sz w:val="22"/>
              </w:rPr>
            </w:pPr>
            <w:ins w:id="1734" w:author="Huyen Tran Thu" w:date="2024-05-16T10:19:00Z" w16du:dateUtc="2024-05-16T03:19:00Z">
              <w:r w:rsidRPr="006100AC">
                <w:rPr>
                  <w:sz w:val="22"/>
                  <w:rPrChange w:id="1735" w:author="Huyen Tran Thu" w:date="2024-05-16T10:19:00Z" w16du:dateUtc="2024-05-16T03:19:00Z">
                    <w:rPr/>
                  </w:rPrChange>
                </w:rPr>
                <w:t>45,0%</w:t>
              </w:r>
            </w:ins>
            <w:ins w:id="1736" w:author="Thu Huyen Tran" w:date="2023-12-05T20:06:00Z">
              <w:del w:id="1737" w:author="Huyen Tran Thu" w:date="2024-05-16T10:19:00Z" w16du:dateUtc="2024-05-16T03:19:00Z">
                <w:r w:rsidRPr="006100AC" w:rsidDel="00136378">
                  <w:rPr>
                    <w:sz w:val="22"/>
                    <w:rPrChange w:id="1738" w:author="Huyen Tran Thu" w:date="2024-05-16T10:19:00Z" w16du:dateUtc="2024-05-16T03:19:00Z">
                      <w:rPr>
                        <w:rFonts w:ascii="Arial" w:hAnsi="Arial" w:cs="Arial"/>
                        <w:sz w:val="20"/>
                        <w:szCs w:val="20"/>
                      </w:rPr>
                    </w:rPrChange>
                  </w:rPr>
                  <w:delText>45,0%</w:delText>
                </w:r>
              </w:del>
            </w:ins>
            <w:del w:id="1739" w:author="Huyen Tran Thu" w:date="2024-05-16T10:19:00Z" w16du:dateUtc="2024-05-16T03:19:00Z">
              <w:r w:rsidRPr="006100AC" w:rsidDel="00136378">
                <w:rPr>
                  <w:sz w:val="22"/>
                </w:rPr>
                <w:delText>45,0</w:delText>
              </w:r>
            </w:del>
          </w:p>
        </w:tc>
        <w:tc>
          <w:tcPr>
            <w:tcW w:w="713" w:type="pct"/>
            <w:vAlign w:val="bottom"/>
            <w:tcPrChange w:id="1740" w:author="Huyen Tran Thu" w:date="2024-05-16T10:19:00Z" w16du:dateUtc="2024-05-16T03:19:00Z">
              <w:tcPr>
                <w:tcW w:w="636" w:type="pct"/>
                <w:vAlign w:val="bottom"/>
              </w:tcPr>
            </w:tcPrChange>
          </w:tcPr>
          <w:p w14:paraId="4C71CD2B" w14:textId="63CFF812" w:rsidR="006100AC" w:rsidRPr="00DB39B6" w:rsidRDefault="006100AC" w:rsidP="006100AC">
            <w:pPr>
              <w:spacing w:before="100" w:after="100"/>
              <w:ind w:right="15"/>
              <w:jc w:val="center"/>
              <w:rPr>
                <w:sz w:val="22"/>
              </w:rPr>
            </w:pPr>
            <w:ins w:id="1741" w:author="Thu Huyen Tran" w:date="2023-12-05T20:17:00Z">
              <w:r w:rsidRPr="00DB39B6">
                <w:rPr>
                  <w:sz w:val="22"/>
                  <w:rPrChange w:id="1742" w:author="Thu Huyen Tran" w:date="2023-12-05T20:23:00Z">
                    <w:rPr>
                      <w:rFonts w:ascii="Arial" w:hAnsi="Arial" w:cs="Arial"/>
                      <w:sz w:val="20"/>
                      <w:szCs w:val="20"/>
                    </w:rPr>
                  </w:rPrChange>
                </w:rPr>
                <w:t xml:space="preserve">686.594 </w:t>
              </w:r>
            </w:ins>
            <w:del w:id="1743" w:author="Thu Huyen Tran" w:date="2023-12-05T20:17:00Z">
              <w:r w:rsidRPr="00DB39B6" w:rsidDel="000F22A7">
                <w:rPr>
                  <w:sz w:val="22"/>
                </w:rPr>
                <w:delText xml:space="preserve">584.295 </w:delText>
              </w:r>
            </w:del>
          </w:p>
        </w:tc>
        <w:tc>
          <w:tcPr>
            <w:tcW w:w="613" w:type="pct"/>
            <w:vAlign w:val="bottom"/>
            <w:tcPrChange w:id="1744" w:author="Huyen Tran Thu" w:date="2024-05-16T10:19:00Z" w16du:dateUtc="2024-05-16T03:19:00Z">
              <w:tcPr>
                <w:tcW w:w="613" w:type="pct"/>
                <w:vAlign w:val="bottom"/>
              </w:tcPr>
            </w:tcPrChange>
          </w:tcPr>
          <w:p w14:paraId="79337617" w14:textId="12374FA0" w:rsidR="006100AC" w:rsidRPr="00DB39B6" w:rsidRDefault="006100AC" w:rsidP="006100AC">
            <w:pPr>
              <w:spacing w:before="100" w:after="100"/>
              <w:ind w:right="15"/>
              <w:jc w:val="center"/>
              <w:rPr>
                <w:sz w:val="22"/>
              </w:rPr>
            </w:pPr>
            <w:ins w:id="1745" w:author="Huyen Tran Thu" w:date="2024-05-16T10:24:00Z" w16du:dateUtc="2024-05-16T03:24:00Z">
              <w:r w:rsidRPr="006100AC">
                <w:rPr>
                  <w:sz w:val="22"/>
                  <w:rPrChange w:id="1746" w:author="Huyen Tran Thu" w:date="2024-05-16T10:24:00Z" w16du:dateUtc="2024-05-16T03:24:00Z">
                    <w:rPr>
                      <w:rFonts w:ascii="Arial" w:hAnsi="Arial" w:cs="Arial"/>
                      <w:sz w:val="20"/>
                      <w:szCs w:val="20"/>
                    </w:rPr>
                  </w:rPrChange>
                </w:rPr>
                <w:t xml:space="preserve">839.170 </w:t>
              </w:r>
            </w:ins>
            <w:ins w:id="1747" w:author="Thu Huyen Tran" w:date="2023-12-05T20:23:00Z">
              <w:del w:id="1748" w:author="Huyen Tran Thu" w:date="2024-05-16T10:24:00Z" w16du:dateUtc="2024-05-16T03:24:00Z">
                <w:r w:rsidRPr="00DB39B6" w:rsidDel="003233ED">
                  <w:rPr>
                    <w:sz w:val="22"/>
                    <w:rPrChange w:id="1749" w:author="Thu Huyen Tran" w:date="2023-12-05T20:23:00Z">
                      <w:rPr>
                        <w:rFonts w:ascii="Arial" w:hAnsi="Arial" w:cs="Arial"/>
                        <w:sz w:val="20"/>
                        <w:szCs w:val="20"/>
                      </w:rPr>
                    </w:rPrChange>
                  </w:rPr>
                  <w:delText xml:space="preserve">1.189.337 </w:delText>
                </w:r>
              </w:del>
            </w:ins>
          </w:p>
        </w:tc>
      </w:tr>
      <w:tr w:rsidR="006100AC" w:rsidRPr="00DB39B6" w14:paraId="4C7ED39D" w14:textId="46463968" w:rsidTr="00136378">
        <w:trPr>
          <w:jc w:val="center"/>
          <w:trPrChange w:id="1750" w:author="Huyen Tran Thu" w:date="2024-05-16T10:19:00Z" w16du:dateUtc="2024-05-16T03:19:00Z">
            <w:trPr>
              <w:jc w:val="center"/>
            </w:trPr>
          </w:trPrChange>
        </w:trPr>
        <w:tc>
          <w:tcPr>
            <w:tcW w:w="419" w:type="pct"/>
            <w:vAlign w:val="bottom"/>
            <w:tcPrChange w:id="1751" w:author="Huyen Tran Thu" w:date="2024-05-16T10:19:00Z" w16du:dateUtc="2024-05-16T03:19:00Z">
              <w:tcPr>
                <w:tcW w:w="419" w:type="pct"/>
                <w:vAlign w:val="bottom"/>
              </w:tcPr>
            </w:tcPrChange>
          </w:tcPr>
          <w:p w14:paraId="6CDA6B8C" w14:textId="77777777" w:rsidR="006100AC" w:rsidRPr="00DB39B6" w:rsidRDefault="006100AC" w:rsidP="006100AC">
            <w:pPr>
              <w:spacing w:before="100" w:after="100"/>
              <w:jc w:val="center"/>
              <w:rPr>
                <w:sz w:val="22"/>
              </w:rPr>
            </w:pPr>
            <w:r w:rsidRPr="00DB39B6">
              <w:rPr>
                <w:sz w:val="22"/>
              </w:rPr>
              <w:t>1993</w:t>
            </w:r>
          </w:p>
        </w:tc>
        <w:tc>
          <w:tcPr>
            <w:tcW w:w="674" w:type="pct"/>
            <w:vAlign w:val="bottom"/>
            <w:tcPrChange w:id="1752" w:author="Huyen Tran Thu" w:date="2024-05-16T10:19:00Z" w16du:dateUtc="2024-05-16T03:19:00Z">
              <w:tcPr>
                <w:tcW w:w="674" w:type="pct"/>
                <w:vAlign w:val="bottom"/>
              </w:tcPr>
            </w:tcPrChange>
          </w:tcPr>
          <w:p w14:paraId="125CCB9B" w14:textId="77777777" w:rsidR="006100AC" w:rsidRPr="00DB39B6" w:rsidRDefault="006100AC" w:rsidP="006100AC">
            <w:pPr>
              <w:spacing w:before="100" w:after="100"/>
              <w:ind w:right="15"/>
              <w:jc w:val="center"/>
              <w:rPr>
                <w:sz w:val="22"/>
              </w:rPr>
            </w:pPr>
            <w:r w:rsidRPr="00DB39B6">
              <w:rPr>
                <w:sz w:val="22"/>
              </w:rPr>
              <w:t>13.961.200</w:t>
            </w:r>
          </w:p>
        </w:tc>
        <w:tc>
          <w:tcPr>
            <w:tcW w:w="703" w:type="pct"/>
            <w:vAlign w:val="bottom"/>
            <w:tcPrChange w:id="1753" w:author="Huyen Tran Thu" w:date="2024-05-16T10:19:00Z" w16du:dateUtc="2024-05-16T03:19:00Z">
              <w:tcPr>
                <w:tcW w:w="703" w:type="pct"/>
                <w:vAlign w:val="bottom"/>
              </w:tcPr>
            </w:tcPrChange>
          </w:tcPr>
          <w:p w14:paraId="0CFBA299" w14:textId="68123329" w:rsidR="006100AC" w:rsidRPr="00DB39B6" w:rsidRDefault="006100AC" w:rsidP="006100AC">
            <w:pPr>
              <w:spacing w:before="100" w:after="100"/>
              <w:ind w:right="15"/>
              <w:jc w:val="center"/>
              <w:rPr>
                <w:sz w:val="22"/>
              </w:rPr>
            </w:pPr>
            <w:ins w:id="1754" w:author="Thu Huyen Tran" w:date="2023-12-05T20:06:00Z">
              <w:r w:rsidRPr="00DB39B6">
                <w:rPr>
                  <w:color w:val="4F81BD"/>
                  <w:sz w:val="22"/>
                  <w:rPrChange w:id="1755" w:author="Thu Huyen Tran" w:date="2023-12-05T20:23:00Z">
                    <w:rPr>
                      <w:rFonts w:ascii="Arial" w:hAnsi="Arial" w:cs="Arial"/>
                      <w:color w:val="4F81BD"/>
                      <w:sz w:val="20"/>
                      <w:szCs w:val="20"/>
                    </w:rPr>
                  </w:rPrChange>
                </w:rPr>
                <w:t xml:space="preserve">0,33 </w:t>
              </w:r>
            </w:ins>
            <w:del w:id="1756" w:author="Thu Huyen Tran" w:date="2023-12-05T20:06:00Z">
              <w:r w:rsidRPr="00DB39B6" w:rsidDel="009A38F7">
                <w:rPr>
                  <w:sz w:val="22"/>
                </w:rPr>
                <w:delText xml:space="preserve">0,28 </w:delText>
              </w:r>
            </w:del>
          </w:p>
        </w:tc>
        <w:tc>
          <w:tcPr>
            <w:tcW w:w="939" w:type="pct"/>
            <w:tcPrChange w:id="1757" w:author="Huyen Tran Thu" w:date="2024-05-16T10:19:00Z" w16du:dateUtc="2024-05-16T03:19:00Z">
              <w:tcPr>
                <w:tcW w:w="1163" w:type="pct"/>
                <w:gridSpan w:val="2"/>
                <w:vAlign w:val="bottom"/>
              </w:tcPr>
            </w:tcPrChange>
          </w:tcPr>
          <w:p w14:paraId="0860FBC1" w14:textId="1C055494" w:rsidR="006100AC" w:rsidRPr="006100AC" w:rsidRDefault="006100AC" w:rsidP="006100AC">
            <w:pPr>
              <w:spacing w:before="100" w:after="100"/>
              <w:ind w:right="15"/>
              <w:jc w:val="center"/>
              <w:rPr>
                <w:sz w:val="22"/>
              </w:rPr>
            </w:pPr>
            <w:ins w:id="1758" w:author="Huyen Tran Thu" w:date="2024-05-16T10:19:00Z" w16du:dateUtc="2024-05-16T03:19:00Z">
              <w:r w:rsidRPr="006100AC">
                <w:rPr>
                  <w:sz w:val="22"/>
                  <w:rPrChange w:id="1759" w:author="Huyen Tran Thu" w:date="2024-05-16T10:19:00Z" w16du:dateUtc="2024-05-16T03:19:00Z">
                    <w:rPr/>
                  </w:rPrChange>
                </w:rPr>
                <w:t xml:space="preserve">1.672.550 </w:t>
              </w:r>
            </w:ins>
            <w:ins w:id="1760" w:author="Thu Huyen Tran" w:date="2023-12-05T20:23:00Z">
              <w:del w:id="1761" w:author="Huyen Tran Thu" w:date="2024-05-16T10:19:00Z" w16du:dateUtc="2024-05-16T03:19:00Z">
                <w:r w:rsidRPr="006100AC" w:rsidDel="00136378">
                  <w:rPr>
                    <w:sz w:val="22"/>
                    <w:rPrChange w:id="1762" w:author="Huyen Tran Thu" w:date="2024-05-16T10:19:00Z" w16du:dateUtc="2024-05-16T03:19:00Z">
                      <w:rPr>
                        <w:rFonts w:ascii="Arial" w:hAnsi="Arial" w:cs="Arial"/>
                        <w:sz w:val="20"/>
                        <w:szCs w:val="20"/>
                      </w:rPr>
                    </w:rPrChange>
                  </w:rPr>
                  <w:delText xml:space="preserve">1.672.550 </w:delText>
                </w:r>
              </w:del>
            </w:ins>
          </w:p>
        </w:tc>
        <w:tc>
          <w:tcPr>
            <w:tcW w:w="939" w:type="pct"/>
            <w:tcPrChange w:id="1763" w:author="Huyen Tran Thu" w:date="2024-05-16T10:19:00Z" w16du:dateUtc="2024-05-16T03:19:00Z">
              <w:tcPr>
                <w:tcW w:w="792" w:type="pct"/>
                <w:gridSpan w:val="2"/>
                <w:vAlign w:val="bottom"/>
              </w:tcPr>
            </w:tcPrChange>
          </w:tcPr>
          <w:p w14:paraId="2C997E48" w14:textId="6DD4828B" w:rsidR="006100AC" w:rsidRPr="006100AC" w:rsidRDefault="006100AC" w:rsidP="006100AC">
            <w:pPr>
              <w:spacing w:before="100" w:after="100"/>
              <w:ind w:right="15"/>
              <w:jc w:val="center"/>
              <w:rPr>
                <w:sz w:val="22"/>
              </w:rPr>
            </w:pPr>
            <w:ins w:id="1764" w:author="Huyen Tran Thu" w:date="2024-05-16T10:19:00Z" w16du:dateUtc="2024-05-16T03:19:00Z">
              <w:r w:rsidRPr="006100AC">
                <w:rPr>
                  <w:sz w:val="22"/>
                  <w:rPrChange w:id="1765" w:author="Huyen Tran Thu" w:date="2024-05-16T10:19:00Z" w16du:dateUtc="2024-05-16T03:19:00Z">
                    <w:rPr/>
                  </w:rPrChange>
                </w:rPr>
                <w:t>47,3%</w:t>
              </w:r>
            </w:ins>
            <w:ins w:id="1766" w:author="Thu Huyen Tran" w:date="2023-12-05T20:06:00Z">
              <w:del w:id="1767" w:author="Huyen Tran Thu" w:date="2024-05-16T10:19:00Z" w16du:dateUtc="2024-05-16T03:19:00Z">
                <w:r w:rsidRPr="006100AC" w:rsidDel="00136378">
                  <w:rPr>
                    <w:sz w:val="22"/>
                    <w:rPrChange w:id="1768" w:author="Huyen Tran Thu" w:date="2024-05-16T10:19:00Z" w16du:dateUtc="2024-05-16T03:19:00Z">
                      <w:rPr>
                        <w:rFonts w:ascii="Arial" w:hAnsi="Arial" w:cs="Arial"/>
                        <w:sz w:val="20"/>
                        <w:szCs w:val="20"/>
                      </w:rPr>
                    </w:rPrChange>
                  </w:rPr>
                  <w:delText>47,3%</w:delText>
                </w:r>
              </w:del>
            </w:ins>
            <w:del w:id="1769" w:author="Huyen Tran Thu" w:date="2024-05-16T10:19:00Z" w16du:dateUtc="2024-05-16T03:19:00Z">
              <w:r w:rsidRPr="006100AC" w:rsidDel="00136378">
                <w:rPr>
                  <w:sz w:val="22"/>
                </w:rPr>
                <w:delText>47,3</w:delText>
              </w:r>
            </w:del>
          </w:p>
        </w:tc>
        <w:tc>
          <w:tcPr>
            <w:tcW w:w="713" w:type="pct"/>
            <w:vAlign w:val="bottom"/>
            <w:tcPrChange w:id="1770" w:author="Huyen Tran Thu" w:date="2024-05-16T10:19:00Z" w16du:dateUtc="2024-05-16T03:19:00Z">
              <w:tcPr>
                <w:tcW w:w="636" w:type="pct"/>
                <w:vAlign w:val="bottom"/>
              </w:tcPr>
            </w:tcPrChange>
          </w:tcPr>
          <w:p w14:paraId="178E5A90" w14:textId="30803CAD" w:rsidR="006100AC" w:rsidRPr="00DB39B6" w:rsidRDefault="006100AC" w:rsidP="006100AC">
            <w:pPr>
              <w:spacing w:before="100" w:after="100"/>
              <w:ind w:right="15"/>
              <w:jc w:val="center"/>
              <w:rPr>
                <w:sz w:val="22"/>
              </w:rPr>
            </w:pPr>
            <w:ins w:id="1771" w:author="Thu Huyen Tran" w:date="2023-12-05T20:17:00Z">
              <w:r w:rsidRPr="00DB39B6">
                <w:rPr>
                  <w:sz w:val="22"/>
                  <w:rPrChange w:id="1772" w:author="Thu Huyen Tran" w:date="2023-12-05T20:23:00Z">
                    <w:rPr>
                      <w:rFonts w:ascii="Arial" w:hAnsi="Arial" w:cs="Arial"/>
                      <w:sz w:val="20"/>
                      <w:szCs w:val="20"/>
                    </w:rPr>
                  </w:rPrChange>
                </w:rPr>
                <w:t xml:space="preserve">790.280 </w:t>
              </w:r>
            </w:ins>
            <w:del w:id="1773" w:author="Thu Huyen Tran" w:date="2023-12-05T20:17:00Z">
              <w:r w:rsidRPr="00DB39B6" w:rsidDel="000F22A7">
                <w:rPr>
                  <w:sz w:val="22"/>
                </w:rPr>
                <w:delText xml:space="preserve">685.216 </w:delText>
              </w:r>
            </w:del>
          </w:p>
        </w:tc>
        <w:tc>
          <w:tcPr>
            <w:tcW w:w="613" w:type="pct"/>
            <w:vAlign w:val="bottom"/>
            <w:tcPrChange w:id="1774" w:author="Huyen Tran Thu" w:date="2024-05-16T10:19:00Z" w16du:dateUtc="2024-05-16T03:19:00Z">
              <w:tcPr>
                <w:tcW w:w="613" w:type="pct"/>
                <w:vAlign w:val="bottom"/>
              </w:tcPr>
            </w:tcPrChange>
          </w:tcPr>
          <w:p w14:paraId="0F1517BC" w14:textId="7E1577E8" w:rsidR="006100AC" w:rsidRPr="00DB39B6" w:rsidRDefault="006100AC" w:rsidP="006100AC">
            <w:pPr>
              <w:spacing w:before="100" w:after="100"/>
              <w:ind w:right="15"/>
              <w:jc w:val="center"/>
              <w:rPr>
                <w:sz w:val="22"/>
              </w:rPr>
            </w:pPr>
            <w:ins w:id="1775" w:author="Huyen Tran Thu" w:date="2024-05-16T10:24:00Z" w16du:dateUtc="2024-05-16T03:24:00Z">
              <w:r w:rsidRPr="006100AC">
                <w:rPr>
                  <w:sz w:val="22"/>
                  <w:rPrChange w:id="1776" w:author="Huyen Tran Thu" w:date="2024-05-16T10:24:00Z" w16du:dateUtc="2024-05-16T03:24:00Z">
                    <w:rPr>
                      <w:rFonts w:ascii="Arial" w:hAnsi="Arial" w:cs="Arial"/>
                      <w:sz w:val="20"/>
                      <w:szCs w:val="20"/>
                    </w:rPr>
                  </w:rPrChange>
                </w:rPr>
                <w:t xml:space="preserve">882.270 </w:t>
              </w:r>
            </w:ins>
            <w:ins w:id="1777" w:author="Thu Huyen Tran" w:date="2023-12-05T20:23:00Z">
              <w:del w:id="1778" w:author="Huyen Tran Thu" w:date="2024-05-16T10:24:00Z" w16du:dateUtc="2024-05-16T03:24:00Z">
                <w:r w:rsidRPr="00DB39B6" w:rsidDel="003233ED">
                  <w:rPr>
                    <w:sz w:val="22"/>
                    <w:rPrChange w:id="1779" w:author="Thu Huyen Tran" w:date="2023-12-05T20:23:00Z">
                      <w:rPr>
                        <w:rFonts w:ascii="Arial" w:hAnsi="Arial" w:cs="Arial"/>
                        <w:sz w:val="20"/>
                        <w:szCs w:val="20"/>
                      </w:rPr>
                    </w:rPrChange>
                  </w:rPr>
                  <w:delText xml:space="preserve">1.280.219 </w:delText>
                </w:r>
              </w:del>
            </w:ins>
          </w:p>
        </w:tc>
      </w:tr>
      <w:tr w:rsidR="006100AC" w:rsidRPr="00DB39B6" w14:paraId="36EDF441" w14:textId="373C4FAE" w:rsidTr="00136378">
        <w:trPr>
          <w:jc w:val="center"/>
          <w:trPrChange w:id="1780" w:author="Huyen Tran Thu" w:date="2024-05-16T10:19:00Z" w16du:dateUtc="2024-05-16T03:19:00Z">
            <w:trPr>
              <w:jc w:val="center"/>
            </w:trPr>
          </w:trPrChange>
        </w:trPr>
        <w:tc>
          <w:tcPr>
            <w:tcW w:w="419" w:type="pct"/>
            <w:vAlign w:val="bottom"/>
            <w:tcPrChange w:id="1781" w:author="Huyen Tran Thu" w:date="2024-05-16T10:19:00Z" w16du:dateUtc="2024-05-16T03:19:00Z">
              <w:tcPr>
                <w:tcW w:w="419" w:type="pct"/>
                <w:vAlign w:val="bottom"/>
              </w:tcPr>
            </w:tcPrChange>
          </w:tcPr>
          <w:p w14:paraId="3888FBD0" w14:textId="77777777" w:rsidR="006100AC" w:rsidRPr="00DB39B6" w:rsidRDefault="006100AC" w:rsidP="006100AC">
            <w:pPr>
              <w:spacing w:before="100" w:after="100"/>
              <w:jc w:val="center"/>
              <w:rPr>
                <w:sz w:val="22"/>
              </w:rPr>
            </w:pPr>
            <w:r w:rsidRPr="00DB39B6">
              <w:rPr>
                <w:sz w:val="22"/>
              </w:rPr>
              <w:t>1994</w:t>
            </w:r>
          </w:p>
        </w:tc>
        <w:tc>
          <w:tcPr>
            <w:tcW w:w="674" w:type="pct"/>
            <w:vAlign w:val="bottom"/>
            <w:tcPrChange w:id="1782" w:author="Huyen Tran Thu" w:date="2024-05-16T10:19:00Z" w16du:dateUtc="2024-05-16T03:19:00Z">
              <w:tcPr>
                <w:tcW w:w="674" w:type="pct"/>
                <w:vAlign w:val="bottom"/>
              </w:tcPr>
            </w:tcPrChange>
          </w:tcPr>
          <w:p w14:paraId="7A3122DD" w14:textId="77777777" w:rsidR="006100AC" w:rsidRPr="00DB39B6" w:rsidRDefault="006100AC" w:rsidP="006100AC">
            <w:pPr>
              <w:spacing w:before="100" w:after="100"/>
              <w:ind w:right="15"/>
              <w:jc w:val="center"/>
              <w:rPr>
                <w:sz w:val="22"/>
              </w:rPr>
            </w:pPr>
            <w:r w:rsidRPr="00DB39B6">
              <w:rPr>
                <w:sz w:val="22"/>
              </w:rPr>
              <w:t>14.425.600</w:t>
            </w:r>
          </w:p>
        </w:tc>
        <w:tc>
          <w:tcPr>
            <w:tcW w:w="703" w:type="pct"/>
            <w:vAlign w:val="bottom"/>
            <w:tcPrChange w:id="1783" w:author="Huyen Tran Thu" w:date="2024-05-16T10:19:00Z" w16du:dateUtc="2024-05-16T03:19:00Z">
              <w:tcPr>
                <w:tcW w:w="703" w:type="pct"/>
                <w:vAlign w:val="bottom"/>
              </w:tcPr>
            </w:tcPrChange>
          </w:tcPr>
          <w:p w14:paraId="4A13835A" w14:textId="7AEA12F5" w:rsidR="006100AC" w:rsidRPr="00DB39B6" w:rsidRDefault="006100AC" w:rsidP="006100AC">
            <w:pPr>
              <w:spacing w:before="100" w:after="100"/>
              <w:ind w:right="15"/>
              <w:jc w:val="center"/>
              <w:rPr>
                <w:sz w:val="22"/>
              </w:rPr>
            </w:pPr>
            <w:ins w:id="1784" w:author="Thu Huyen Tran" w:date="2023-12-05T20:06:00Z">
              <w:r w:rsidRPr="00DB39B6">
                <w:rPr>
                  <w:color w:val="4F81BD"/>
                  <w:sz w:val="22"/>
                  <w:rPrChange w:id="1785" w:author="Thu Huyen Tran" w:date="2023-12-05T20:23:00Z">
                    <w:rPr>
                      <w:rFonts w:ascii="Arial" w:hAnsi="Arial" w:cs="Arial"/>
                      <w:color w:val="4F81BD"/>
                      <w:sz w:val="20"/>
                      <w:szCs w:val="20"/>
                    </w:rPr>
                  </w:rPrChange>
                </w:rPr>
                <w:t xml:space="preserve">0,35 </w:t>
              </w:r>
            </w:ins>
            <w:del w:id="1786" w:author="Thu Huyen Tran" w:date="2023-12-05T20:06:00Z">
              <w:r w:rsidRPr="00DB39B6" w:rsidDel="009A38F7">
                <w:rPr>
                  <w:sz w:val="22"/>
                </w:rPr>
                <w:delText xml:space="preserve">0,31 </w:delText>
              </w:r>
            </w:del>
          </w:p>
        </w:tc>
        <w:tc>
          <w:tcPr>
            <w:tcW w:w="939" w:type="pct"/>
            <w:tcPrChange w:id="1787" w:author="Huyen Tran Thu" w:date="2024-05-16T10:19:00Z" w16du:dateUtc="2024-05-16T03:19:00Z">
              <w:tcPr>
                <w:tcW w:w="1163" w:type="pct"/>
                <w:gridSpan w:val="2"/>
                <w:vAlign w:val="bottom"/>
              </w:tcPr>
            </w:tcPrChange>
          </w:tcPr>
          <w:p w14:paraId="1BB48CFC" w14:textId="16C6DCEB" w:rsidR="006100AC" w:rsidRPr="006100AC" w:rsidRDefault="006100AC" w:rsidP="006100AC">
            <w:pPr>
              <w:spacing w:before="100" w:after="100"/>
              <w:ind w:right="15"/>
              <w:jc w:val="center"/>
              <w:rPr>
                <w:sz w:val="22"/>
              </w:rPr>
            </w:pPr>
            <w:ins w:id="1788" w:author="Huyen Tran Thu" w:date="2024-05-16T10:19:00Z" w16du:dateUtc="2024-05-16T03:19:00Z">
              <w:r w:rsidRPr="006100AC">
                <w:rPr>
                  <w:sz w:val="22"/>
                  <w:rPrChange w:id="1789" w:author="Huyen Tran Thu" w:date="2024-05-16T10:19:00Z" w16du:dateUtc="2024-05-16T03:19:00Z">
                    <w:rPr/>
                  </w:rPrChange>
                </w:rPr>
                <w:t xml:space="preserve">1.862.833 </w:t>
              </w:r>
            </w:ins>
            <w:ins w:id="1790" w:author="Thu Huyen Tran" w:date="2023-12-05T20:23:00Z">
              <w:del w:id="1791" w:author="Huyen Tran Thu" w:date="2024-05-16T10:19:00Z" w16du:dateUtc="2024-05-16T03:19:00Z">
                <w:r w:rsidRPr="006100AC" w:rsidDel="00136378">
                  <w:rPr>
                    <w:sz w:val="22"/>
                    <w:rPrChange w:id="1792" w:author="Huyen Tran Thu" w:date="2024-05-16T10:19:00Z" w16du:dateUtc="2024-05-16T03:19:00Z">
                      <w:rPr>
                        <w:rFonts w:ascii="Arial" w:hAnsi="Arial" w:cs="Arial"/>
                        <w:sz w:val="20"/>
                        <w:szCs w:val="20"/>
                      </w:rPr>
                    </w:rPrChange>
                  </w:rPr>
                  <w:delText xml:space="preserve">1.862.833 </w:delText>
                </w:r>
              </w:del>
            </w:ins>
          </w:p>
        </w:tc>
        <w:tc>
          <w:tcPr>
            <w:tcW w:w="939" w:type="pct"/>
            <w:tcPrChange w:id="1793" w:author="Huyen Tran Thu" w:date="2024-05-16T10:19:00Z" w16du:dateUtc="2024-05-16T03:19:00Z">
              <w:tcPr>
                <w:tcW w:w="792" w:type="pct"/>
                <w:gridSpan w:val="2"/>
                <w:vAlign w:val="bottom"/>
              </w:tcPr>
            </w:tcPrChange>
          </w:tcPr>
          <w:p w14:paraId="69A2F254" w14:textId="62098A9F" w:rsidR="006100AC" w:rsidRPr="006100AC" w:rsidRDefault="006100AC" w:rsidP="006100AC">
            <w:pPr>
              <w:spacing w:before="100" w:after="100"/>
              <w:ind w:right="15"/>
              <w:jc w:val="center"/>
              <w:rPr>
                <w:sz w:val="22"/>
              </w:rPr>
            </w:pPr>
            <w:ins w:id="1794" w:author="Huyen Tran Thu" w:date="2024-05-16T10:19:00Z" w16du:dateUtc="2024-05-16T03:19:00Z">
              <w:r w:rsidRPr="006100AC">
                <w:rPr>
                  <w:sz w:val="22"/>
                  <w:rPrChange w:id="1795" w:author="Huyen Tran Thu" w:date="2024-05-16T10:19:00Z" w16du:dateUtc="2024-05-16T03:19:00Z">
                    <w:rPr/>
                  </w:rPrChange>
                </w:rPr>
                <w:t>49,5%</w:t>
              </w:r>
            </w:ins>
            <w:ins w:id="1796" w:author="Thu Huyen Tran" w:date="2023-12-05T20:06:00Z">
              <w:del w:id="1797" w:author="Huyen Tran Thu" w:date="2024-05-16T10:19:00Z" w16du:dateUtc="2024-05-16T03:19:00Z">
                <w:r w:rsidRPr="006100AC" w:rsidDel="00136378">
                  <w:rPr>
                    <w:sz w:val="22"/>
                    <w:rPrChange w:id="1798" w:author="Huyen Tran Thu" w:date="2024-05-16T10:19:00Z" w16du:dateUtc="2024-05-16T03:19:00Z">
                      <w:rPr>
                        <w:rFonts w:ascii="Arial" w:hAnsi="Arial" w:cs="Arial"/>
                        <w:sz w:val="20"/>
                        <w:szCs w:val="20"/>
                      </w:rPr>
                    </w:rPrChange>
                  </w:rPr>
                  <w:delText>49,5%</w:delText>
                </w:r>
              </w:del>
            </w:ins>
            <w:del w:id="1799" w:author="Huyen Tran Thu" w:date="2024-05-16T10:19:00Z" w16du:dateUtc="2024-05-16T03:19:00Z">
              <w:r w:rsidRPr="006100AC" w:rsidDel="00136378">
                <w:rPr>
                  <w:sz w:val="22"/>
                </w:rPr>
                <w:delText>49,5</w:delText>
              </w:r>
            </w:del>
          </w:p>
        </w:tc>
        <w:tc>
          <w:tcPr>
            <w:tcW w:w="713" w:type="pct"/>
            <w:vAlign w:val="bottom"/>
            <w:tcPrChange w:id="1800" w:author="Huyen Tran Thu" w:date="2024-05-16T10:19:00Z" w16du:dateUtc="2024-05-16T03:19:00Z">
              <w:tcPr>
                <w:tcW w:w="636" w:type="pct"/>
                <w:vAlign w:val="bottom"/>
              </w:tcPr>
            </w:tcPrChange>
          </w:tcPr>
          <w:p w14:paraId="2B376A2B" w14:textId="3DB36616" w:rsidR="006100AC" w:rsidRPr="00DB39B6" w:rsidRDefault="006100AC" w:rsidP="006100AC">
            <w:pPr>
              <w:spacing w:before="100" w:after="100"/>
              <w:ind w:right="15"/>
              <w:jc w:val="center"/>
              <w:rPr>
                <w:sz w:val="22"/>
              </w:rPr>
            </w:pPr>
            <w:ins w:id="1801" w:author="Thu Huyen Tran" w:date="2023-12-05T20:17:00Z">
              <w:r w:rsidRPr="00DB39B6">
                <w:rPr>
                  <w:sz w:val="22"/>
                  <w:rPrChange w:id="1802" w:author="Thu Huyen Tran" w:date="2023-12-05T20:23:00Z">
                    <w:rPr>
                      <w:rFonts w:ascii="Arial" w:hAnsi="Arial" w:cs="Arial"/>
                      <w:sz w:val="20"/>
                      <w:szCs w:val="20"/>
                    </w:rPr>
                  </w:rPrChange>
                </w:rPr>
                <w:t xml:space="preserve">922.102 </w:t>
              </w:r>
            </w:ins>
            <w:del w:id="1803" w:author="Thu Huyen Tran" w:date="2023-12-05T20:17:00Z">
              <w:r w:rsidRPr="00DB39B6" w:rsidDel="000F22A7">
                <w:rPr>
                  <w:sz w:val="22"/>
                </w:rPr>
                <w:delText xml:space="preserve">815.510 </w:delText>
              </w:r>
            </w:del>
          </w:p>
        </w:tc>
        <w:tc>
          <w:tcPr>
            <w:tcW w:w="613" w:type="pct"/>
            <w:vAlign w:val="bottom"/>
            <w:tcPrChange w:id="1804" w:author="Huyen Tran Thu" w:date="2024-05-16T10:19:00Z" w16du:dateUtc="2024-05-16T03:19:00Z">
              <w:tcPr>
                <w:tcW w:w="613" w:type="pct"/>
                <w:vAlign w:val="bottom"/>
              </w:tcPr>
            </w:tcPrChange>
          </w:tcPr>
          <w:p w14:paraId="1FC98B86" w14:textId="30FCA42D" w:rsidR="006100AC" w:rsidRPr="00DB39B6" w:rsidRDefault="006100AC" w:rsidP="006100AC">
            <w:pPr>
              <w:spacing w:before="100" w:after="100"/>
              <w:ind w:right="15"/>
              <w:jc w:val="center"/>
              <w:rPr>
                <w:sz w:val="22"/>
              </w:rPr>
            </w:pPr>
            <w:ins w:id="1805" w:author="Huyen Tran Thu" w:date="2024-05-16T10:24:00Z" w16du:dateUtc="2024-05-16T03:24:00Z">
              <w:r w:rsidRPr="006100AC">
                <w:rPr>
                  <w:sz w:val="22"/>
                  <w:rPrChange w:id="1806" w:author="Huyen Tran Thu" w:date="2024-05-16T10:24:00Z" w16du:dateUtc="2024-05-16T03:24:00Z">
                    <w:rPr>
                      <w:rFonts w:ascii="Arial" w:hAnsi="Arial" w:cs="Arial"/>
                      <w:sz w:val="20"/>
                      <w:szCs w:val="20"/>
                    </w:rPr>
                  </w:rPrChange>
                </w:rPr>
                <w:t xml:space="preserve">940.731 </w:t>
              </w:r>
            </w:ins>
            <w:ins w:id="1807" w:author="Thu Huyen Tran" w:date="2023-12-05T20:23:00Z">
              <w:del w:id="1808" w:author="Huyen Tran Thu" w:date="2024-05-16T10:24:00Z" w16du:dateUtc="2024-05-16T03:24:00Z">
                <w:r w:rsidRPr="00DB39B6" w:rsidDel="003233ED">
                  <w:rPr>
                    <w:sz w:val="22"/>
                    <w:rPrChange w:id="1809" w:author="Thu Huyen Tran" w:date="2023-12-05T20:23:00Z">
                      <w:rPr>
                        <w:rFonts w:ascii="Arial" w:hAnsi="Arial" w:cs="Arial"/>
                        <w:sz w:val="20"/>
                        <w:szCs w:val="20"/>
                      </w:rPr>
                    </w:rPrChange>
                  </w:rPr>
                  <w:delText xml:space="preserve">1.397.666 </w:delText>
                </w:r>
              </w:del>
            </w:ins>
          </w:p>
        </w:tc>
      </w:tr>
      <w:tr w:rsidR="006100AC" w:rsidRPr="00DB39B6" w14:paraId="1D1E036C" w14:textId="11FA47D5" w:rsidTr="00136378">
        <w:trPr>
          <w:jc w:val="center"/>
          <w:trPrChange w:id="1810" w:author="Huyen Tran Thu" w:date="2024-05-16T10:19:00Z" w16du:dateUtc="2024-05-16T03:19:00Z">
            <w:trPr>
              <w:jc w:val="center"/>
            </w:trPr>
          </w:trPrChange>
        </w:trPr>
        <w:tc>
          <w:tcPr>
            <w:tcW w:w="419" w:type="pct"/>
            <w:vAlign w:val="bottom"/>
            <w:tcPrChange w:id="1811" w:author="Huyen Tran Thu" w:date="2024-05-16T10:19:00Z" w16du:dateUtc="2024-05-16T03:19:00Z">
              <w:tcPr>
                <w:tcW w:w="419" w:type="pct"/>
                <w:vAlign w:val="bottom"/>
              </w:tcPr>
            </w:tcPrChange>
          </w:tcPr>
          <w:p w14:paraId="61C03229" w14:textId="77777777" w:rsidR="006100AC" w:rsidRPr="00DB39B6" w:rsidRDefault="006100AC" w:rsidP="006100AC">
            <w:pPr>
              <w:spacing w:before="100" w:after="100"/>
              <w:jc w:val="center"/>
              <w:rPr>
                <w:sz w:val="22"/>
              </w:rPr>
            </w:pPr>
            <w:r w:rsidRPr="00DB39B6">
              <w:rPr>
                <w:sz w:val="22"/>
              </w:rPr>
              <w:t>1995</w:t>
            </w:r>
          </w:p>
        </w:tc>
        <w:tc>
          <w:tcPr>
            <w:tcW w:w="674" w:type="pct"/>
            <w:vAlign w:val="bottom"/>
            <w:tcPrChange w:id="1812" w:author="Huyen Tran Thu" w:date="2024-05-16T10:19:00Z" w16du:dateUtc="2024-05-16T03:19:00Z">
              <w:tcPr>
                <w:tcW w:w="674" w:type="pct"/>
                <w:vAlign w:val="bottom"/>
              </w:tcPr>
            </w:tcPrChange>
          </w:tcPr>
          <w:p w14:paraId="255132DA" w14:textId="77777777" w:rsidR="006100AC" w:rsidRPr="00DB39B6" w:rsidRDefault="006100AC" w:rsidP="006100AC">
            <w:pPr>
              <w:spacing w:before="100" w:after="100"/>
              <w:ind w:right="15"/>
              <w:jc w:val="center"/>
              <w:rPr>
                <w:sz w:val="22"/>
              </w:rPr>
            </w:pPr>
            <w:r w:rsidRPr="00DB39B6">
              <w:rPr>
                <w:sz w:val="22"/>
              </w:rPr>
              <w:t>14.938.100</w:t>
            </w:r>
          </w:p>
        </w:tc>
        <w:tc>
          <w:tcPr>
            <w:tcW w:w="703" w:type="pct"/>
            <w:vAlign w:val="bottom"/>
            <w:tcPrChange w:id="1813" w:author="Huyen Tran Thu" w:date="2024-05-16T10:19:00Z" w16du:dateUtc="2024-05-16T03:19:00Z">
              <w:tcPr>
                <w:tcW w:w="703" w:type="pct"/>
                <w:vAlign w:val="bottom"/>
              </w:tcPr>
            </w:tcPrChange>
          </w:tcPr>
          <w:p w14:paraId="37189483" w14:textId="1D35166F" w:rsidR="006100AC" w:rsidRPr="00DB39B6" w:rsidRDefault="006100AC" w:rsidP="006100AC">
            <w:pPr>
              <w:spacing w:before="100" w:after="100"/>
              <w:ind w:right="15"/>
              <w:jc w:val="center"/>
              <w:rPr>
                <w:sz w:val="22"/>
              </w:rPr>
            </w:pPr>
            <w:ins w:id="1814" w:author="Thu Huyen Tran" w:date="2023-12-05T20:06:00Z">
              <w:r w:rsidRPr="00DB39B6">
                <w:rPr>
                  <w:color w:val="4F81BD"/>
                  <w:sz w:val="22"/>
                  <w:rPrChange w:id="1815" w:author="Thu Huyen Tran" w:date="2023-12-05T20:23:00Z">
                    <w:rPr>
                      <w:rFonts w:ascii="Arial" w:hAnsi="Arial" w:cs="Arial"/>
                      <w:color w:val="4F81BD"/>
                      <w:sz w:val="20"/>
                      <w:szCs w:val="20"/>
                    </w:rPr>
                  </w:rPrChange>
                </w:rPr>
                <w:t xml:space="preserve">0,38 </w:t>
              </w:r>
            </w:ins>
            <w:del w:id="1816" w:author="Thu Huyen Tran" w:date="2023-12-05T20:06:00Z">
              <w:r w:rsidRPr="00DB39B6" w:rsidDel="009A38F7">
                <w:rPr>
                  <w:sz w:val="22"/>
                </w:rPr>
                <w:delText xml:space="preserve">0,34 </w:delText>
              </w:r>
            </w:del>
          </w:p>
        </w:tc>
        <w:tc>
          <w:tcPr>
            <w:tcW w:w="939" w:type="pct"/>
            <w:tcPrChange w:id="1817" w:author="Huyen Tran Thu" w:date="2024-05-16T10:19:00Z" w16du:dateUtc="2024-05-16T03:19:00Z">
              <w:tcPr>
                <w:tcW w:w="1163" w:type="pct"/>
                <w:gridSpan w:val="2"/>
                <w:vAlign w:val="bottom"/>
              </w:tcPr>
            </w:tcPrChange>
          </w:tcPr>
          <w:p w14:paraId="7AC8F7BC" w14:textId="657E01DB" w:rsidR="006100AC" w:rsidRPr="006100AC" w:rsidRDefault="006100AC" w:rsidP="006100AC">
            <w:pPr>
              <w:spacing w:before="100" w:after="100"/>
              <w:ind w:right="15"/>
              <w:jc w:val="center"/>
              <w:rPr>
                <w:sz w:val="22"/>
              </w:rPr>
            </w:pPr>
            <w:ins w:id="1818" w:author="Huyen Tran Thu" w:date="2024-05-16T10:19:00Z" w16du:dateUtc="2024-05-16T03:19:00Z">
              <w:r w:rsidRPr="006100AC">
                <w:rPr>
                  <w:sz w:val="22"/>
                  <w:rPrChange w:id="1819" w:author="Huyen Tran Thu" w:date="2024-05-16T10:19:00Z" w16du:dateUtc="2024-05-16T03:19:00Z">
                    <w:rPr/>
                  </w:rPrChange>
                </w:rPr>
                <w:t xml:space="preserve">2.082.887 </w:t>
              </w:r>
            </w:ins>
            <w:ins w:id="1820" w:author="Thu Huyen Tran" w:date="2023-12-05T20:23:00Z">
              <w:del w:id="1821" w:author="Huyen Tran Thu" w:date="2024-05-16T10:19:00Z" w16du:dateUtc="2024-05-16T03:19:00Z">
                <w:r w:rsidRPr="006100AC" w:rsidDel="00136378">
                  <w:rPr>
                    <w:sz w:val="22"/>
                    <w:rPrChange w:id="1822" w:author="Huyen Tran Thu" w:date="2024-05-16T10:19:00Z" w16du:dateUtc="2024-05-16T03:19:00Z">
                      <w:rPr>
                        <w:rFonts w:ascii="Arial" w:hAnsi="Arial" w:cs="Arial"/>
                        <w:sz w:val="20"/>
                        <w:szCs w:val="20"/>
                      </w:rPr>
                    </w:rPrChange>
                  </w:rPr>
                  <w:delText xml:space="preserve">2.082.887 </w:delText>
                </w:r>
              </w:del>
            </w:ins>
          </w:p>
        </w:tc>
        <w:tc>
          <w:tcPr>
            <w:tcW w:w="939" w:type="pct"/>
            <w:tcPrChange w:id="1823" w:author="Huyen Tran Thu" w:date="2024-05-16T10:19:00Z" w16du:dateUtc="2024-05-16T03:19:00Z">
              <w:tcPr>
                <w:tcW w:w="792" w:type="pct"/>
                <w:gridSpan w:val="2"/>
                <w:vAlign w:val="bottom"/>
              </w:tcPr>
            </w:tcPrChange>
          </w:tcPr>
          <w:p w14:paraId="45062BB9" w14:textId="1A1FD25F" w:rsidR="006100AC" w:rsidRPr="006100AC" w:rsidRDefault="006100AC" w:rsidP="006100AC">
            <w:pPr>
              <w:spacing w:before="100" w:after="100"/>
              <w:ind w:right="15"/>
              <w:jc w:val="center"/>
              <w:rPr>
                <w:sz w:val="22"/>
              </w:rPr>
            </w:pPr>
            <w:ins w:id="1824" w:author="Huyen Tran Thu" w:date="2024-05-16T10:19:00Z" w16du:dateUtc="2024-05-16T03:19:00Z">
              <w:r w:rsidRPr="006100AC">
                <w:rPr>
                  <w:sz w:val="22"/>
                  <w:rPrChange w:id="1825" w:author="Huyen Tran Thu" w:date="2024-05-16T10:19:00Z" w16du:dateUtc="2024-05-16T03:19:00Z">
                    <w:rPr/>
                  </w:rPrChange>
                </w:rPr>
                <w:t>51,8%</w:t>
              </w:r>
            </w:ins>
            <w:ins w:id="1826" w:author="Thu Huyen Tran" w:date="2023-12-05T20:06:00Z">
              <w:del w:id="1827" w:author="Huyen Tran Thu" w:date="2024-05-16T10:19:00Z" w16du:dateUtc="2024-05-16T03:19:00Z">
                <w:r w:rsidRPr="006100AC" w:rsidDel="00136378">
                  <w:rPr>
                    <w:sz w:val="22"/>
                    <w:rPrChange w:id="1828" w:author="Huyen Tran Thu" w:date="2024-05-16T10:19:00Z" w16du:dateUtc="2024-05-16T03:19:00Z">
                      <w:rPr>
                        <w:rFonts w:ascii="Arial" w:hAnsi="Arial" w:cs="Arial"/>
                        <w:sz w:val="20"/>
                        <w:szCs w:val="20"/>
                      </w:rPr>
                    </w:rPrChange>
                  </w:rPr>
                  <w:delText>51,8%</w:delText>
                </w:r>
              </w:del>
            </w:ins>
            <w:del w:id="1829" w:author="Huyen Tran Thu" w:date="2024-05-16T10:19:00Z" w16du:dateUtc="2024-05-16T03:19:00Z">
              <w:r w:rsidRPr="006100AC" w:rsidDel="00136378">
                <w:rPr>
                  <w:sz w:val="22"/>
                </w:rPr>
                <w:delText>51,8</w:delText>
              </w:r>
            </w:del>
          </w:p>
        </w:tc>
        <w:tc>
          <w:tcPr>
            <w:tcW w:w="713" w:type="pct"/>
            <w:vAlign w:val="bottom"/>
            <w:tcPrChange w:id="1830" w:author="Huyen Tran Thu" w:date="2024-05-16T10:19:00Z" w16du:dateUtc="2024-05-16T03:19:00Z">
              <w:tcPr>
                <w:tcW w:w="636" w:type="pct"/>
                <w:vAlign w:val="bottom"/>
              </w:tcPr>
            </w:tcPrChange>
          </w:tcPr>
          <w:p w14:paraId="18C832A6" w14:textId="51E8389D" w:rsidR="006100AC" w:rsidRPr="00DB39B6" w:rsidRDefault="006100AC" w:rsidP="006100AC">
            <w:pPr>
              <w:spacing w:before="100" w:after="100"/>
              <w:ind w:right="15"/>
              <w:jc w:val="center"/>
              <w:rPr>
                <w:sz w:val="22"/>
              </w:rPr>
            </w:pPr>
            <w:ins w:id="1831" w:author="Thu Huyen Tran" w:date="2023-12-05T20:17:00Z">
              <w:r w:rsidRPr="00DB39B6">
                <w:rPr>
                  <w:sz w:val="22"/>
                  <w:rPrChange w:id="1832" w:author="Thu Huyen Tran" w:date="2023-12-05T20:23:00Z">
                    <w:rPr>
                      <w:rFonts w:ascii="Arial" w:hAnsi="Arial" w:cs="Arial"/>
                      <w:sz w:val="20"/>
                      <w:szCs w:val="20"/>
                    </w:rPr>
                  </w:rPrChange>
                </w:rPr>
                <w:t xml:space="preserve">1.077.894 </w:t>
              </w:r>
            </w:ins>
            <w:del w:id="1833" w:author="Thu Huyen Tran" w:date="2023-12-05T20:17:00Z">
              <w:r w:rsidRPr="00DB39B6" w:rsidDel="000F22A7">
                <w:rPr>
                  <w:sz w:val="22"/>
                </w:rPr>
                <w:delText xml:space="preserve">971.022 </w:delText>
              </w:r>
            </w:del>
          </w:p>
        </w:tc>
        <w:tc>
          <w:tcPr>
            <w:tcW w:w="613" w:type="pct"/>
            <w:vAlign w:val="bottom"/>
            <w:tcPrChange w:id="1834" w:author="Huyen Tran Thu" w:date="2024-05-16T10:19:00Z" w16du:dateUtc="2024-05-16T03:19:00Z">
              <w:tcPr>
                <w:tcW w:w="613" w:type="pct"/>
                <w:vAlign w:val="bottom"/>
              </w:tcPr>
            </w:tcPrChange>
          </w:tcPr>
          <w:p w14:paraId="49A27A0A" w14:textId="31AE998D" w:rsidR="006100AC" w:rsidRPr="00DB39B6" w:rsidRDefault="006100AC" w:rsidP="006100AC">
            <w:pPr>
              <w:spacing w:before="100" w:after="100"/>
              <w:ind w:right="15"/>
              <w:jc w:val="center"/>
              <w:rPr>
                <w:sz w:val="22"/>
              </w:rPr>
            </w:pPr>
            <w:ins w:id="1835" w:author="Huyen Tran Thu" w:date="2024-05-16T10:24:00Z" w16du:dateUtc="2024-05-16T03:24:00Z">
              <w:r w:rsidRPr="006100AC">
                <w:rPr>
                  <w:sz w:val="22"/>
                  <w:rPrChange w:id="1836" w:author="Huyen Tran Thu" w:date="2024-05-16T10:24:00Z" w16du:dateUtc="2024-05-16T03:24:00Z">
                    <w:rPr>
                      <w:rFonts w:ascii="Arial" w:hAnsi="Arial" w:cs="Arial"/>
                      <w:sz w:val="20"/>
                      <w:szCs w:val="20"/>
                    </w:rPr>
                  </w:rPrChange>
                </w:rPr>
                <w:t xml:space="preserve">1.004.993 </w:t>
              </w:r>
            </w:ins>
            <w:ins w:id="1837" w:author="Thu Huyen Tran" w:date="2023-12-05T20:23:00Z">
              <w:del w:id="1838" w:author="Huyen Tran Thu" w:date="2024-05-16T10:24:00Z" w16du:dateUtc="2024-05-16T03:24:00Z">
                <w:r w:rsidRPr="00DB39B6" w:rsidDel="003233ED">
                  <w:rPr>
                    <w:sz w:val="22"/>
                    <w:rPrChange w:id="1839" w:author="Thu Huyen Tran" w:date="2023-12-05T20:23:00Z">
                      <w:rPr>
                        <w:rFonts w:ascii="Arial" w:hAnsi="Arial" w:cs="Arial"/>
                        <w:sz w:val="20"/>
                        <w:szCs w:val="20"/>
                      </w:rPr>
                    </w:rPrChange>
                  </w:rPr>
                  <w:delText xml:space="preserve">1.529.590 </w:delText>
                </w:r>
              </w:del>
            </w:ins>
          </w:p>
        </w:tc>
      </w:tr>
      <w:tr w:rsidR="006100AC" w:rsidRPr="00DB39B6" w14:paraId="1FF8486A" w14:textId="7930AC4B" w:rsidTr="00136378">
        <w:trPr>
          <w:jc w:val="center"/>
          <w:trPrChange w:id="1840" w:author="Huyen Tran Thu" w:date="2024-05-16T10:19:00Z" w16du:dateUtc="2024-05-16T03:19:00Z">
            <w:trPr>
              <w:jc w:val="center"/>
            </w:trPr>
          </w:trPrChange>
        </w:trPr>
        <w:tc>
          <w:tcPr>
            <w:tcW w:w="419" w:type="pct"/>
            <w:vAlign w:val="bottom"/>
            <w:tcPrChange w:id="1841" w:author="Huyen Tran Thu" w:date="2024-05-16T10:19:00Z" w16du:dateUtc="2024-05-16T03:19:00Z">
              <w:tcPr>
                <w:tcW w:w="419" w:type="pct"/>
                <w:vAlign w:val="bottom"/>
              </w:tcPr>
            </w:tcPrChange>
          </w:tcPr>
          <w:p w14:paraId="23761775" w14:textId="77777777" w:rsidR="006100AC" w:rsidRPr="00DB39B6" w:rsidRDefault="006100AC" w:rsidP="006100AC">
            <w:pPr>
              <w:spacing w:before="100" w:after="100"/>
              <w:jc w:val="center"/>
              <w:rPr>
                <w:sz w:val="22"/>
              </w:rPr>
            </w:pPr>
            <w:r w:rsidRPr="00DB39B6">
              <w:rPr>
                <w:sz w:val="22"/>
              </w:rPr>
              <w:t>1996</w:t>
            </w:r>
          </w:p>
        </w:tc>
        <w:tc>
          <w:tcPr>
            <w:tcW w:w="674" w:type="pct"/>
            <w:vAlign w:val="bottom"/>
            <w:tcPrChange w:id="1842" w:author="Huyen Tran Thu" w:date="2024-05-16T10:19:00Z" w16du:dateUtc="2024-05-16T03:19:00Z">
              <w:tcPr>
                <w:tcW w:w="674" w:type="pct"/>
                <w:vAlign w:val="bottom"/>
              </w:tcPr>
            </w:tcPrChange>
          </w:tcPr>
          <w:p w14:paraId="046EB973" w14:textId="77777777" w:rsidR="006100AC" w:rsidRPr="00DB39B6" w:rsidRDefault="006100AC" w:rsidP="006100AC">
            <w:pPr>
              <w:spacing w:before="100" w:after="100"/>
              <w:ind w:right="15"/>
              <w:jc w:val="center"/>
              <w:rPr>
                <w:sz w:val="22"/>
              </w:rPr>
            </w:pPr>
            <w:r w:rsidRPr="00DB39B6">
              <w:rPr>
                <w:sz w:val="22"/>
              </w:rPr>
              <w:t>15.419.900</w:t>
            </w:r>
          </w:p>
        </w:tc>
        <w:tc>
          <w:tcPr>
            <w:tcW w:w="703" w:type="pct"/>
            <w:vAlign w:val="bottom"/>
            <w:tcPrChange w:id="1843" w:author="Huyen Tran Thu" w:date="2024-05-16T10:19:00Z" w16du:dateUtc="2024-05-16T03:19:00Z">
              <w:tcPr>
                <w:tcW w:w="703" w:type="pct"/>
                <w:vAlign w:val="bottom"/>
              </w:tcPr>
            </w:tcPrChange>
          </w:tcPr>
          <w:p w14:paraId="26CD315E" w14:textId="5AA28E08" w:rsidR="006100AC" w:rsidRPr="00DB39B6" w:rsidRDefault="006100AC" w:rsidP="006100AC">
            <w:pPr>
              <w:spacing w:before="100" w:after="100"/>
              <w:ind w:right="15"/>
              <w:jc w:val="center"/>
              <w:rPr>
                <w:sz w:val="22"/>
              </w:rPr>
            </w:pPr>
            <w:ins w:id="1844" w:author="Thu Huyen Tran" w:date="2023-12-05T20:06:00Z">
              <w:r w:rsidRPr="00DB39B6">
                <w:rPr>
                  <w:color w:val="4F81BD"/>
                  <w:sz w:val="22"/>
                  <w:rPrChange w:id="1845" w:author="Thu Huyen Tran" w:date="2023-12-05T20:23:00Z">
                    <w:rPr>
                      <w:rFonts w:ascii="Arial" w:hAnsi="Arial" w:cs="Arial"/>
                      <w:color w:val="4F81BD"/>
                      <w:sz w:val="20"/>
                      <w:szCs w:val="20"/>
                    </w:rPr>
                  </w:rPrChange>
                </w:rPr>
                <w:t xml:space="preserve">0,41 </w:t>
              </w:r>
            </w:ins>
            <w:del w:id="1846" w:author="Thu Huyen Tran" w:date="2023-12-05T20:06:00Z">
              <w:r w:rsidRPr="00DB39B6" w:rsidDel="009A38F7">
                <w:rPr>
                  <w:sz w:val="22"/>
                </w:rPr>
                <w:delText xml:space="preserve">0,37 </w:delText>
              </w:r>
            </w:del>
          </w:p>
        </w:tc>
        <w:tc>
          <w:tcPr>
            <w:tcW w:w="939" w:type="pct"/>
            <w:tcPrChange w:id="1847" w:author="Huyen Tran Thu" w:date="2024-05-16T10:19:00Z" w16du:dateUtc="2024-05-16T03:19:00Z">
              <w:tcPr>
                <w:tcW w:w="1163" w:type="pct"/>
                <w:gridSpan w:val="2"/>
                <w:vAlign w:val="bottom"/>
              </w:tcPr>
            </w:tcPrChange>
          </w:tcPr>
          <w:p w14:paraId="253AA5D1" w14:textId="23198979" w:rsidR="006100AC" w:rsidRPr="006100AC" w:rsidRDefault="006100AC" w:rsidP="006100AC">
            <w:pPr>
              <w:spacing w:before="100" w:after="100"/>
              <w:ind w:right="15"/>
              <w:jc w:val="center"/>
              <w:rPr>
                <w:sz w:val="22"/>
              </w:rPr>
            </w:pPr>
            <w:ins w:id="1848" w:author="Huyen Tran Thu" w:date="2024-05-16T10:19:00Z" w16du:dateUtc="2024-05-16T03:19:00Z">
              <w:r w:rsidRPr="006100AC">
                <w:rPr>
                  <w:sz w:val="22"/>
                  <w:rPrChange w:id="1849" w:author="Huyen Tran Thu" w:date="2024-05-16T10:19:00Z" w16du:dateUtc="2024-05-16T03:19:00Z">
                    <w:rPr/>
                  </w:rPrChange>
                </w:rPr>
                <w:t xml:space="preserve">2.299.389 </w:t>
              </w:r>
            </w:ins>
            <w:ins w:id="1850" w:author="Thu Huyen Tran" w:date="2023-12-05T20:23:00Z">
              <w:del w:id="1851" w:author="Huyen Tran Thu" w:date="2024-05-16T10:19:00Z" w16du:dateUtc="2024-05-16T03:19:00Z">
                <w:r w:rsidRPr="006100AC" w:rsidDel="00136378">
                  <w:rPr>
                    <w:sz w:val="22"/>
                    <w:rPrChange w:id="1852" w:author="Huyen Tran Thu" w:date="2024-05-16T10:19:00Z" w16du:dateUtc="2024-05-16T03:19:00Z">
                      <w:rPr>
                        <w:rFonts w:ascii="Arial" w:hAnsi="Arial" w:cs="Arial"/>
                        <w:sz w:val="20"/>
                        <w:szCs w:val="20"/>
                      </w:rPr>
                    </w:rPrChange>
                  </w:rPr>
                  <w:delText xml:space="preserve">2.299.389 </w:delText>
                </w:r>
              </w:del>
            </w:ins>
          </w:p>
        </w:tc>
        <w:tc>
          <w:tcPr>
            <w:tcW w:w="939" w:type="pct"/>
            <w:tcPrChange w:id="1853" w:author="Huyen Tran Thu" w:date="2024-05-16T10:19:00Z" w16du:dateUtc="2024-05-16T03:19:00Z">
              <w:tcPr>
                <w:tcW w:w="792" w:type="pct"/>
                <w:gridSpan w:val="2"/>
                <w:vAlign w:val="bottom"/>
              </w:tcPr>
            </w:tcPrChange>
          </w:tcPr>
          <w:p w14:paraId="28EBACA8" w14:textId="043CB68C" w:rsidR="006100AC" w:rsidRPr="006100AC" w:rsidRDefault="006100AC" w:rsidP="006100AC">
            <w:pPr>
              <w:spacing w:before="100" w:after="100"/>
              <w:ind w:right="15"/>
              <w:jc w:val="center"/>
              <w:rPr>
                <w:sz w:val="22"/>
              </w:rPr>
            </w:pPr>
            <w:ins w:id="1854" w:author="Huyen Tran Thu" w:date="2024-05-16T10:19:00Z" w16du:dateUtc="2024-05-16T03:19:00Z">
              <w:r w:rsidRPr="006100AC">
                <w:rPr>
                  <w:sz w:val="22"/>
                  <w:rPrChange w:id="1855" w:author="Huyen Tran Thu" w:date="2024-05-16T10:19:00Z" w16du:dateUtc="2024-05-16T03:19:00Z">
                    <w:rPr/>
                  </w:rPrChange>
                </w:rPr>
                <w:t>54,0%</w:t>
              </w:r>
            </w:ins>
            <w:ins w:id="1856" w:author="Thu Huyen Tran" w:date="2023-12-05T20:06:00Z">
              <w:del w:id="1857" w:author="Huyen Tran Thu" w:date="2024-05-16T10:19:00Z" w16du:dateUtc="2024-05-16T03:19:00Z">
                <w:r w:rsidRPr="006100AC" w:rsidDel="00136378">
                  <w:rPr>
                    <w:sz w:val="22"/>
                    <w:rPrChange w:id="1858" w:author="Huyen Tran Thu" w:date="2024-05-16T10:19:00Z" w16du:dateUtc="2024-05-16T03:19:00Z">
                      <w:rPr>
                        <w:rFonts w:ascii="Arial" w:hAnsi="Arial" w:cs="Arial"/>
                        <w:sz w:val="20"/>
                        <w:szCs w:val="20"/>
                      </w:rPr>
                    </w:rPrChange>
                  </w:rPr>
                  <w:delText>54,0%</w:delText>
                </w:r>
              </w:del>
            </w:ins>
            <w:del w:id="1859" w:author="Huyen Tran Thu" w:date="2024-05-16T10:19:00Z" w16du:dateUtc="2024-05-16T03:19:00Z">
              <w:r w:rsidRPr="006100AC" w:rsidDel="00136378">
                <w:rPr>
                  <w:sz w:val="22"/>
                </w:rPr>
                <w:delText>54,0</w:delText>
              </w:r>
            </w:del>
          </w:p>
        </w:tc>
        <w:tc>
          <w:tcPr>
            <w:tcW w:w="713" w:type="pct"/>
            <w:vAlign w:val="bottom"/>
            <w:tcPrChange w:id="1860" w:author="Huyen Tran Thu" w:date="2024-05-16T10:19:00Z" w16du:dateUtc="2024-05-16T03:19:00Z">
              <w:tcPr>
                <w:tcW w:w="636" w:type="pct"/>
                <w:vAlign w:val="bottom"/>
              </w:tcPr>
            </w:tcPrChange>
          </w:tcPr>
          <w:p w14:paraId="744B63C6" w14:textId="66B5D685" w:rsidR="006100AC" w:rsidRPr="00DB39B6" w:rsidRDefault="006100AC" w:rsidP="006100AC">
            <w:pPr>
              <w:spacing w:before="100" w:after="100"/>
              <w:ind w:right="15"/>
              <w:jc w:val="center"/>
              <w:rPr>
                <w:sz w:val="22"/>
              </w:rPr>
            </w:pPr>
            <w:ins w:id="1861" w:author="Thu Huyen Tran" w:date="2023-12-05T20:17:00Z">
              <w:r w:rsidRPr="00DB39B6">
                <w:rPr>
                  <w:sz w:val="22"/>
                  <w:rPrChange w:id="1862" w:author="Thu Huyen Tran" w:date="2023-12-05T20:23:00Z">
                    <w:rPr>
                      <w:rFonts w:ascii="Arial" w:hAnsi="Arial" w:cs="Arial"/>
                      <w:sz w:val="20"/>
                      <w:szCs w:val="20"/>
                    </w:rPr>
                  </w:rPrChange>
                </w:rPr>
                <w:t xml:space="preserve">1.241.670 </w:t>
              </w:r>
            </w:ins>
            <w:del w:id="1863" w:author="Thu Huyen Tran" w:date="2023-12-05T20:17:00Z">
              <w:r w:rsidRPr="00DB39B6" w:rsidDel="000F22A7">
                <w:rPr>
                  <w:sz w:val="22"/>
                </w:rPr>
                <w:delText xml:space="preserve">1.135.187 </w:delText>
              </w:r>
            </w:del>
          </w:p>
        </w:tc>
        <w:tc>
          <w:tcPr>
            <w:tcW w:w="613" w:type="pct"/>
            <w:vAlign w:val="bottom"/>
            <w:tcPrChange w:id="1864" w:author="Huyen Tran Thu" w:date="2024-05-16T10:19:00Z" w16du:dateUtc="2024-05-16T03:19:00Z">
              <w:tcPr>
                <w:tcW w:w="613" w:type="pct"/>
                <w:vAlign w:val="bottom"/>
              </w:tcPr>
            </w:tcPrChange>
          </w:tcPr>
          <w:p w14:paraId="5B4EB134" w14:textId="0E141143" w:rsidR="006100AC" w:rsidRPr="00DB39B6" w:rsidRDefault="006100AC" w:rsidP="006100AC">
            <w:pPr>
              <w:spacing w:before="100" w:after="100"/>
              <w:ind w:right="15"/>
              <w:jc w:val="center"/>
              <w:rPr>
                <w:sz w:val="22"/>
              </w:rPr>
            </w:pPr>
            <w:ins w:id="1865" w:author="Huyen Tran Thu" w:date="2024-05-16T10:24:00Z" w16du:dateUtc="2024-05-16T03:24:00Z">
              <w:r w:rsidRPr="006100AC">
                <w:rPr>
                  <w:sz w:val="22"/>
                  <w:rPrChange w:id="1866" w:author="Huyen Tran Thu" w:date="2024-05-16T10:24:00Z" w16du:dateUtc="2024-05-16T03:24:00Z">
                    <w:rPr>
                      <w:rFonts w:ascii="Arial" w:hAnsi="Arial" w:cs="Arial"/>
                      <w:sz w:val="20"/>
                      <w:szCs w:val="20"/>
                    </w:rPr>
                  </w:rPrChange>
                </w:rPr>
                <w:t xml:space="preserve">1.057.719 </w:t>
              </w:r>
            </w:ins>
            <w:ins w:id="1867" w:author="Thu Huyen Tran" w:date="2023-12-05T20:23:00Z">
              <w:del w:id="1868" w:author="Huyen Tran Thu" w:date="2024-05-16T10:24:00Z" w16du:dateUtc="2024-05-16T03:24:00Z">
                <w:r w:rsidRPr="00DB39B6" w:rsidDel="003233ED">
                  <w:rPr>
                    <w:sz w:val="22"/>
                    <w:rPrChange w:id="1869" w:author="Thu Huyen Tran" w:date="2023-12-05T20:23:00Z">
                      <w:rPr>
                        <w:rFonts w:ascii="Arial" w:hAnsi="Arial" w:cs="Arial"/>
                        <w:sz w:val="20"/>
                        <w:szCs w:val="20"/>
                      </w:rPr>
                    </w:rPrChange>
                  </w:rPr>
                  <w:delText xml:space="preserve">1.651.694 </w:delText>
                </w:r>
              </w:del>
            </w:ins>
          </w:p>
        </w:tc>
      </w:tr>
      <w:tr w:rsidR="006100AC" w:rsidRPr="00DB39B6" w14:paraId="6445D743" w14:textId="74F110BF" w:rsidTr="00136378">
        <w:trPr>
          <w:jc w:val="center"/>
          <w:trPrChange w:id="1870" w:author="Huyen Tran Thu" w:date="2024-05-16T10:19:00Z" w16du:dateUtc="2024-05-16T03:19:00Z">
            <w:trPr>
              <w:jc w:val="center"/>
            </w:trPr>
          </w:trPrChange>
        </w:trPr>
        <w:tc>
          <w:tcPr>
            <w:tcW w:w="419" w:type="pct"/>
            <w:vAlign w:val="bottom"/>
            <w:tcPrChange w:id="1871" w:author="Huyen Tran Thu" w:date="2024-05-16T10:19:00Z" w16du:dateUtc="2024-05-16T03:19:00Z">
              <w:tcPr>
                <w:tcW w:w="419" w:type="pct"/>
                <w:vAlign w:val="bottom"/>
              </w:tcPr>
            </w:tcPrChange>
          </w:tcPr>
          <w:p w14:paraId="12FEDDAE" w14:textId="77777777" w:rsidR="006100AC" w:rsidRPr="00DB39B6" w:rsidRDefault="006100AC" w:rsidP="006100AC">
            <w:pPr>
              <w:spacing w:before="100" w:after="100"/>
              <w:jc w:val="center"/>
              <w:rPr>
                <w:sz w:val="22"/>
              </w:rPr>
            </w:pPr>
            <w:r w:rsidRPr="00DB39B6">
              <w:rPr>
                <w:sz w:val="22"/>
              </w:rPr>
              <w:t>1997</w:t>
            </w:r>
          </w:p>
        </w:tc>
        <w:tc>
          <w:tcPr>
            <w:tcW w:w="674" w:type="pct"/>
            <w:vAlign w:val="bottom"/>
            <w:tcPrChange w:id="1872" w:author="Huyen Tran Thu" w:date="2024-05-16T10:19:00Z" w16du:dateUtc="2024-05-16T03:19:00Z">
              <w:tcPr>
                <w:tcW w:w="674" w:type="pct"/>
                <w:vAlign w:val="bottom"/>
              </w:tcPr>
            </w:tcPrChange>
          </w:tcPr>
          <w:p w14:paraId="568B2783" w14:textId="77777777" w:rsidR="006100AC" w:rsidRPr="00DB39B6" w:rsidRDefault="006100AC" w:rsidP="006100AC">
            <w:pPr>
              <w:spacing w:before="100" w:after="100"/>
              <w:ind w:right="15"/>
              <w:jc w:val="center"/>
              <w:rPr>
                <w:sz w:val="22"/>
              </w:rPr>
            </w:pPr>
            <w:r w:rsidRPr="00DB39B6">
              <w:rPr>
                <w:sz w:val="22"/>
              </w:rPr>
              <w:t>16.835.400</w:t>
            </w:r>
          </w:p>
        </w:tc>
        <w:tc>
          <w:tcPr>
            <w:tcW w:w="703" w:type="pct"/>
            <w:vAlign w:val="bottom"/>
            <w:tcPrChange w:id="1873" w:author="Huyen Tran Thu" w:date="2024-05-16T10:19:00Z" w16du:dateUtc="2024-05-16T03:19:00Z">
              <w:tcPr>
                <w:tcW w:w="703" w:type="pct"/>
                <w:vAlign w:val="bottom"/>
              </w:tcPr>
            </w:tcPrChange>
          </w:tcPr>
          <w:p w14:paraId="3377BB7C" w14:textId="24D7EBB3" w:rsidR="006100AC" w:rsidRPr="00DB39B6" w:rsidRDefault="006100AC" w:rsidP="006100AC">
            <w:pPr>
              <w:spacing w:before="100" w:after="100"/>
              <w:ind w:right="15"/>
              <w:jc w:val="center"/>
              <w:rPr>
                <w:sz w:val="22"/>
              </w:rPr>
            </w:pPr>
            <w:ins w:id="1874" w:author="Thu Huyen Tran" w:date="2023-12-05T20:06:00Z">
              <w:r w:rsidRPr="00DB39B6">
                <w:rPr>
                  <w:color w:val="4F81BD"/>
                  <w:sz w:val="22"/>
                  <w:rPrChange w:id="1875" w:author="Thu Huyen Tran" w:date="2023-12-05T20:23:00Z">
                    <w:rPr>
                      <w:rFonts w:ascii="Arial" w:hAnsi="Arial" w:cs="Arial"/>
                      <w:color w:val="4F81BD"/>
                      <w:sz w:val="20"/>
                      <w:szCs w:val="20"/>
                    </w:rPr>
                  </w:rPrChange>
                </w:rPr>
                <w:t xml:space="preserve">0,49 </w:t>
              </w:r>
            </w:ins>
            <w:del w:id="1876" w:author="Thu Huyen Tran" w:date="2023-12-05T20:06:00Z">
              <w:r w:rsidRPr="00DB39B6" w:rsidDel="009A38F7">
                <w:rPr>
                  <w:sz w:val="22"/>
                </w:rPr>
                <w:delText xml:space="preserve">0,46 </w:delText>
              </w:r>
            </w:del>
          </w:p>
        </w:tc>
        <w:tc>
          <w:tcPr>
            <w:tcW w:w="939" w:type="pct"/>
            <w:tcPrChange w:id="1877" w:author="Huyen Tran Thu" w:date="2024-05-16T10:19:00Z" w16du:dateUtc="2024-05-16T03:19:00Z">
              <w:tcPr>
                <w:tcW w:w="1163" w:type="pct"/>
                <w:gridSpan w:val="2"/>
                <w:vAlign w:val="bottom"/>
              </w:tcPr>
            </w:tcPrChange>
          </w:tcPr>
          <w:p w14:paraId="287D5382" w14:textId="66C28A72" w:rsidR="006100AC" w:rsidRPr="006100AC" w:rsidRDefault="006100AC" w:rsidP="006100AC">
            <w:pPr>
              <w:spacing w:before="100" w:after="100"/>
              <w:ind w:right="15"/>
              <w:jc w:val="center"/>
              <w:rPr>
                <w:sz w:val="22"/>
              </w:rPr>
            </w:pPr>
            <w:ins w:id="1878" w:author="Huyen Tran Thu" w:date="2024-05-16T10:19:00Z" w16du:dateUtc="2024-05-16T03:19:00Z">
              <w:r w:rsidRPr="006100AC">
                <w:rPr>
                  <w:sz w:val="22"/>
                  <w:rPrChange w:id="1879" w:author="Huyen Tran Thu" w:date="2024-05-16T10:19:00Z" w16du:dateUtc="2024-05-16T03:19:00Z">
                    <w:rPr/>
                  </w:rPrChange>
                </w:rPr>
                <w:t xml:space="preserve">2.989.434 </w:t>
              </w:r>
            </w:ins>
            <w:ins w:id="1880" w:author="Thu Huyen Tran" w:date="2023-12-05T20:23:00Z">
              <w:del w:id="1881" w:author="Huyen Tran Thu" w:date="2024-05-16T10:19:00Z" w16du:dateUtc="2024-05-16T03:19:00Z">
                <w:r w:rsidRPr="006100AC" w:rsidDel="00136378">
                  <w:rPr>
                    <w:sz w:val="22"/>
                    <w:rPrChange w:id="1882" w:author="Huyen Tran Thu" w:date="2024-05-16T10:19:00Z" w16du:dateUtc="2024-05-16T03:19:00Z">
                      <w:rPr>
                        <w:rFonts w:ascii="Arial" w:hAnsi="Arial" w:cs="Arial"/>
                        <w:sz w:val="20"/>
                        <w:szCs w:val="20"/>
                      </w:rPr>
                    </w:rPrChange>
                  </w:rPr>
                  <w:delText xml:space="preserve">2.989.434 </w:delText>
                </w:r>
              </w:del>
            </w:ins>
          </w:p>
        </w:tc>
        <w:tc>
          <w:tcPr>
            <w:tcW w:w="939" w:type="pct"/>
            <w:tcPrChange w:id="1883" w:author="Huyen Tran Thu" w:date="2024-05-16T10:19:00Z" w16du:dateUtc="2024-05-16T03:19:00Z">
              <w:tcPr>
                <w:tcW w:w="792" w:type="pct"/>
                <w:gridSpan w:val="2"/>
                <w:vAlign w:val="bottom"/>
              </w:tcPr>
            </w:tcPrChange>
          </w:tcPr>
          <w:p w14:paraId="1360574C" w14:textId="5AFECB5B" w:rsidR="006100AC" w:rsidRPr="006100AC" w:rsidRDefault="006100AC" w:rsidP="006100AC">
            <w:pPr>
              <w:spacing w:before="100" w:after="100"/>
              <w:ind w:right="15"/>
              <w:jc w:val="center"/>
              <w:rPr>
                <w:sz w:val="22"/>
              </w:rPr>
            </w:pPr>
            <w:ins w:id="1884" w:author="Huyen Tran Thu" w:date="2024-05-16T10:19:00Z" w16du:dateUtc="2024-05-16T03:19:00Z">
              <w:r w:rsidRPr="006100AC">
                <w:rPr>
                  <w:sz w:val="22"/>
                  <w:rPrChange w:id="1885" w:author="Huyen Tran Thu" w:date="2024-05-16T10:19:00Z" w16du:dateUtc="2024-05-16T03:19:00Z">
                    <w:rPr/>
                  </w:rPrChange>
                </w:rPr>
                <w:t>56,3%</w:t>
              </w:r>
            </w:ins>
            <w:ins w:id="1886" w:author="Thu Huyen Tran" w:date="2023-12-05T20:06:00Z">
              <w:del w:id="1887" w:author="Huyen Tran Thu" w:date="2024-05-16T10:19:00Z" w16du:dateUtc="2024-05-16T03:19:00Z">
                <w:r w:rsidRPr="006100AC" w:rsidDel="00136378">
                  <w:rPr>
                    <w:sz w:val="22"/>
                    <w:rPrChange w:id="1888" w:author="Huyen Tran Thu" w:date="2024-05-16T10:19:00Z" w16du:dateUtc="2024-05-16T03:19:00Z">
                      <w:rPr>
                        <w:rFonts w:ascii="Arial" w:hAnsi="Arial" w:cs="Arial"/>
                        <w:sz w:val="20"/>
                        <w:szCs w:val="20"/>
                      </w:rPr>
                    </w:rPrChange>
                  </w:rPr>
                  <w:delText>56,3%</w:delText>
                </w:r>
              </w:del>
            </w:ins>
            <w:del w:id="1889" w:author="Huyen Tran Thu" w:date="2024-05-16T10:19:00Z" w16du:dateUtc="2024-05-16T03:19:00Z">
              <w:r w:rsidRPr="006100AC" w:rsidDel="00136378">
                <w:rPr>
                  <w:sz w:val="22"/>
                </w:rPr>
                <w:delText>56,3</w:delText>
              </w:r>
            </w:del>
          </w:p>
        </w:tc>
        <w:tc>
          <w:tcPr>
            <w:tcW w:w="713" w:type="pct"/>
            <w:vAlign w:val="bottom"/>
            <w:tcPrChange w:id="1890" w:author="Huyen Tran Thu" w:date="2024-05-16T10:19:00Z" w16du:dateUtc="2024-05-16T03:19:00Z">
              <w:tcPr>
                <w:tcW w:w="636" w:type="pct"/>
                <w:vAlign w:val="bottom"/>
              </w:tcPr>
            </w:tcPrChange>
          </w:tcPr>
          <w:p w14:paraId="7201AA84" w14:textId="62BECF12" w:rsidR="006100AC" w:rsidRPr="00DB39B6" w:rsidRDefault="006100AC" w:rsidP="006100AC">
            <w:pPr>
              <w:spacing w:before="100" w:after="100"/>
              <w:ind w:right="15"/>
              <w:jc w:val="center"/>
              <w:rPr>
                <w:sz w:val="22"/>
              </w:rPr>
            </w:pPr>
            <w:ins w:id="1891" w:author="Thu Huyen Tran" w:date="2023-12-05T20:17:00Z">
              <w:r w:rsidRPr="00DB39B6">
                <w:rPr>
                  <w:sz w:val="22"/>
                  <w:rPrChange w:id="1892" w:author="Thu Huyen Tran" w:date="2023-12-05T20:23:00Z">
                    <w:rPr>
                      <w:rFonts w:ascii="Arial" w:hAnsi="Arial" w:cs="Arial"/>
                      <w:sz w:val="20"/>
                      <w:szCs w:val="20"/>
                    </w:rPr>
                  </w:rPrChange>
                </w:rPr>
                <w:t xml:space="preserve">1.681.557 </w:t>
              </w:r>
            </w:ins>
            <w:del w:id="1893" w:author="Thu Huyen Tran" w:date="2023-12-05T20:17:00Z">
              <w:r w:rsidRPr="00DB39B6" w:rsidDel="000F22A7">
                <w:rPr>
                  <w:sz w:val="22"/>
                </w:rPr>
                <w:delText xml:space="preserve">1.589.299 </w:delText>
              </w:r>
            </w:del>
          </w:p>
        </w:tc>
        <w:tc>
          <w:tcPr>
            <w:tcW w:w="613" w:type="pct"/>
            <w:vAlign w:val="bottom"/>
            <w:tcPrChange w:id="1894" w:author="Huyen Tran Thu" w:date="2024-05-16T10:19:00Z" w16du:dateUtc="2024-05-16T03:19:00Z">
              <w:tcPr>
                <w:tcW w:w="613" w:type="pct"/>
                <w:vAlign w:val="bottom"/>
              </w:tcPr>
            </w:tcPrChange>
          </w:tcPr>
          <w:p w14:paraId="5F1C6F10" w14:textId="5DFC5A6B" w:rsidR="006100AC" w:rsidRPr="00DB39B6" w:rsidRDefault="006100AC" w:rsidP="006100AC">
            <w:pPr>
              <w:spacing w:before="100" w:after="100"/>
              <w:ind w:right="15"/>
              <w:jc w:val="center"/>
              <w:rPr>
                <w:sz w:val="22"/>
              </w:rPr>
            </w:pPr>
            <w:ins w:id="1895" w:author="Huyen Tran Thu" w:date="2024-05-16T10:24:00Z" w16du:dateUtc="2024-05-16T03:24:00Z">
              <w:r w:rsidRPr="006100AC">
                <w:rPr>
                  <w:sz w:val="22"/>
                  <w:rPrChange w:id="1896" w:author="Huyen Tran Thu" w:date="2024-05-16T10:24:00Z" w16du:dateUtc="2024-05-16T03:24:00Z">
                    <w:rPr>
                      <w:rFonts w:ascii="Arial" w:hAnsi="Arial" w:cs="Arial"/>
                      <w:sz w:val="20"/>
                      <w:szCs w:val="20"/>
                    </w:rPr>
                  </w:rPrChange>
                </w:rPr>
                <w:t xml:space="preserve">1.307.878 </w:t>
              </w:r>
            </w:ins>
            <w:ins w:id="1897" w:author="Thu Huyen Tran" w:date="2023-12-05T20:23:00Z">
              <w:del w:id="1898" w:author="Huyen Tran Thu" w:date="2024-05-16T10:24:00Z" w16du:dateUtc="2024-05-16T03:24:00Z">
                <w:r w:rsidRPr="00DB39B6" w:rsidDel="003233ED">
                  <w:rPr>
                    <w:sz w:val="22"/>
                    <w:rPrChange w:id="1899" w:author="Thu Huyen Tran" w:date="2023-12-05T20:23:00Z">
                      <w:rPr>
                        <w:rFonts w:ascii="Arial" w:hAnsi="Arial" w:cs="Arial"/>
                        <w:sz w:val="20"/>
                        <w:szCs w:val="20"/>
                      </w:rPr>
                    </w:rPrChange>
                  </w:rPr>
                  <w:delText xml:space="preserve">2.071.181 </w:delText>
                </w:r>
              </w:del>
            </w:ins>
          </w:p>
        </w:tc>
      </w:tr>
      <w:tr w:rsidR="006100AC" w:rsidRPr="00DB39B6" w14:paraId="1D795A67" w14:textId="60DDA66E" w:rsidTr="00136378">
        <w:trPr>
          <w:jc w:val="center"/>
          <w:trPrChange w:id="1900" w:author="Huyen Tran Thu" w:date="2024-05-16T10:19:00Z" w16du:dateUtc="2024-05-16T03:19:00Z">
            <w:trPr>
              <w:jc w:val="center"/>
            </w:trPr>
          </w:trPrChange>
        </w:trPr>
        <w:tc>
          <w:tcPr>
            <w:tcW w:w="419" w:type="pct"/>
            <w:vAlign w:val="bottom"/>
            <w:tcPrChange w:id="1901" w:author="Huyen Tran Thu" w:date="2024-05-16T10:19:00Z" w16du:dateUtc="2024-05-16T03:19:00Z">
              <w:tcPr>
                <w:tcW w:w="419" w:type="pct"/>
                <w:vAlign w:val="bottom"/>
              </w:tcPr>
            </w:tcPrChange>
          </w:tcPr>
          <w:p w14:paraId="6660216B" w14:textId="77777777" w:rsidR="006100AC" w:rsidRPr="00DB39B6" w:rsidRDefault="006100AC" w:rsidP="006100AC">
            <w:pPr>
              <w:spacing w:before="100" w:after="100"/>
              <w:jc w:val="center"/>
              <w:rPr>
                <w:sz w:val="22"/>
              </w:rPr>
            </w:pPr>
            <w:r w:rsidRPr="00DB39B6">
              <w:rPr>
                <w:sz w:val="22"/>
              </w:rPr>
              <w:t>1998</w:t>
            </w:r>
          </w:p>
        </w:tc>
        <w:tc>
          <w:tcPr>
            <w:tcW w:w="674" w:type="pct"/>
            <w:vAlign w:val="bottom"/>
            <w:tcPrChange w:id="1902" w:author="Huyen Tran Thu" w:date="2024-05-16T10:19:00Z" w16du:dateUtc="2024-05-16T03:19:00Z">
              <w:tcPr>
                <w:tcW w:w="674" w:type="pct"/>
                <w:vAlign w:val="bottom"/>
              </w:tcPr>
            </w:tcPrChange>
          </w:tcPr>
          <w:p w14:paraId="10EEFE49" w14:textId="77777777" w:rsidR="006100AC" w:rsidRPr="00DB39B6" w:rsidRDefault="006100AC" w:rsidP="006100AC">
            <w:pPr>
              <w:spacing w:before="100" w:after="100"/>
              <w:ind w:right="15"/>
              <w:jc w:val="center"/>
              <w:rPr>
                <w:sz w:val="22"/>
              </w:rPr>
            </w:pPr>
            <w:r w:rsidRPr="00DB39B6">
              <w:rPr>
                <w:sz w:val="22"/>
              </w:rPr>
              <w:t>17.464.600</w:t>
            </w:r>
          </w:p>
        </w:tc>
        <w:tc>
          <w:tcPr>
            <w:tcW w:w="703" w:type="pct"/>
            <w:vAlign w:val="bottom"/>
            <w:tcPrChange w:id="1903" w:author="Huyen Tran Thu" w:date="2024-05-16T10:19:00Z" w16du:dateUtc="2024-05-16T03:19:00Z">
              <w:tcPr>
                <w:tcW w:w="703" w:type="pct"/>
                <w:vAlign w:val="bottom"/>
              </w:tcPr>
            </w:tcPrChange>
          </w:tcPr>
          <w:p w14:paraId="3B9DE606" w14:textId="025D8C6B" w:rsidR="006100AC" w:rsidRPr="00DB39B6" w:rsidRDefault="006100AC" w:rsidP="006100AC">
            <w:pPr>
              <w:spacing w:before="100" w:after="100"/>
              <w:ind w:right="15"/>
              <w:jc w:val="center"/>
              <w:rPr>
                <w:sz w:val="22"/>
              </w:rPr>
            </w:pPr>
            <w:ins w:id="1904" w:author="Thu Huyen Tran" w:date="2023-12-05T20:06:00Z">
              <w:r w:rsidRPr="00DB39B6">
                <w:rPr>
                  <w:color w:val="4F81BD"/>
                  <w:sz w:val="22"/>
                  <w:rPrChange w:id="1905" w:author="Thu Huyen Tran" w:date="2023-12-05T20:23:00Z">
                    <w:rPr>
                      <w:rFonts w:ascii="Arial" w:hAnsi="Arial" w:cs="Arial"/>
                      <w:color w:val="4F81BD"/>
                      <w:sz w:val="20"/>
                      <w:szCs w:val="20"/>
                    </w:rPr>
                  </w:rPrChange>
                </w:rPr>
                <w:t xml:space="preserve">0,52 </w:t>
              </w:r>
            </w:ins>
            <w:del w:id="1906" w:author="Thu Huyen Tran" w:date="2023-12-05T20:06:00Z">
              <w:r w:rsidRPr="00DB39B6" w:rsidDel="009A38F7">
                <w:rPr>
                  <w:sz w:val="22"/>
                </w:rPr>
                <w:delText xml:space="preserve">0,50 </w:delText>
              </w:r>
            </w:del>
          </w:p>
        </w:tc>
        <w:tc>
          <w:tcPr>
            <w:tcW w:w="939" w:type="pct"/>
            <w:tcPrChange w:id="1907" w:author="Huyen Tran Thu" w:date="2024-05-16T10:19:00Z" w16du:dateUtc="2024-05-16T03:19:00Z">
              <w:tcPr>
                <w:tcW w:w="1163" w:type="pct"/>
                <w:gridSpan w:val="2"/>
                <w:vAlign w:val="bottom"/>
              </w:tcPr>
            </w:tcPrChange>
          </w:tcPr>
          <w:p w14:paraId="7EE017F1" w14:textId="69A3645D" w:rsidR="006100AC" w:rsidRPr="006100AC" w:rsidRDefault="006100AC" w:rsidP="006100AC">
            <w:pPr>
              <w:spacing w:before="100" w:after="100"/>
              <w:ind w:right="15"/>
              <w:jc w:val="center"/>
              <w:rPr>
                <w:sz w:val="22"/>
              </w:rPr>
            </w:pPr>
            <w:ins w:id="1908" w:author="Huyen Tran Thu" w:date="2024-05-16T10:19:00Z" w16du:dateUtc="2024-05-16T03:19:00Z">
              <w:r w:rsidRPr="006100AC">
                <w:rPr>
                  <w:sz w:val="22"/>
                  <w:rPrChange w:id="1909" w:author="Huyen Tran Thu" w:date="2024-05-16T10:19:00Z" w16du:dateUtc="2024-05-16T03:19:00Z">
                    <w:rPr/>
                  </w:rPrChange>
                </w:rPr>
                <w:t xml:space="preserve">3.322.023 </w:t>
              </w:r>
            </w:ins>
            <w:ins w:id="1910" w:author="Thu Huyen Tran" w:date="2023-12-05T20:23:00Z">
              <w:del w:id="1911" w:author="Huyen Tran Thu" w:date="2024-05-16T10:19:00Z" w16du:dateUtc="2024-05-16T03:19:00Z">
                <w:r w:rsidRPr="006100AC" w:rsidDel="00136378">
                  <w:rPr>
                    <w:sz w:val="22"/>
                    <w:rPrChange w:id="1912" w:author="Huyen Tran Thu" w:date="2024-05-16T10:19:00Z" w16du:dateUtc="2024-05-16T03:19:00Z">
                      <w:rPr>
                        <w:rFonts w:ascii="Arial" w:hAnsi="Arial" w:cs="Arial"/>
                        <w:sz w:val="20"/>
                        <w:szCs w:val="20"/>
                      </w:rPr>
                    </w:rPrChange>
                  </w:rPr>
                  <w:delText xml:space="preserve">3.322.023 </w:delText>
                </w:r>
              </w:del>
            </w:ins>
          </w:p>
        </w:tc>
        <w:tc>
          <w:tcPr>
            <w:tcW w:w="939" w:type="pct"/>
            <w:tcPrChange w:id="1913" w:author="Huyen Tran Thu" w:date="2024-05-16T10:19:00Z" w16du:dateUtc="2024-05-16T03:19:00Z">
              <w:tcPr>
                <w:tcW w:w="792" w:type="pct"/>
                <w:gridSpan w:val="2"/>
                <w:vAlign w:val="bottom"/>
              </w:tcPr>
            </w:tcPrChange>
          </w:tcPr>
          <w:p w14:paraId="338E542A" w14:textId="2E228455" w:rsidR="006100AC" w:rsidRPr="006100AC" w:rsidRDefault="006100AC" w:rsidP="006100AC">
            <w:pPr>
              <w:spacing w:before="100" w:after="100"/>
              <w:ind w:right="15"/>
              <w:jc w:val="center"/>
              <w:rPr>
                <w:sz w:val="22"/>
              </w:rPr>
            </w:pPr>
            <w:ins w:id="1914" w:author="Huyen Tran Thu" w:date="2024-05-16T10:19:00Z" w16du:dateUtc="2024-05-16T03:19:00Z">
              <w:r w:rsidRPr="006100AC">
                <w:rPr>
                  <w:sz w:val="22"/>
                  <w:rPrChange w:id="1915" w:author="Huyen Tran Thu" w:date="2024-05-16T10:19:00Z" w16du:dateUtc="2024-05-16T03:19:00Z">
                    <w:rPr/>
                  </w:rPrChange>
                </w:rPr>
                <w:t>58,5%</w:t>
              </w:r>
            </w:ins>
            <w:ins w:id="1916" w:author="Thu Huyen Tran" w:date="2023-12-05T20:06:00Z">
              <w:del w:id="1917" w:author="Huyen Tran Thu" w:date="2024-05-16T10:19:00Z" w16du:dateUtc="2024-05-16T03:19:00Z">
                <w:r w:rsidRPr="006100AC" w:rsidDel="00136378">
                  <w:rPr>
                    <w:sz w:val="22"/>
                    <w:rPrChange w:id="1918" w:author="Huyen Tran Thu" w:date="2024-05-16T10:19:00Z" w16du:dateUtc="2024-05-16T03:19:00Z">
                      <w:rPr>
                        <w:rFonts w:ascii="Arial" w:hAnsi="Arial" w:cs="Arial"/>
                        <w:sz w:val="20"/>
                        <w:szCs w:val="20"/>
                      </w:rPr>
                    </w:rPrChange>
                  </w:rPr>
                  <w:delText>58,5%</w:delText>
                </w:r>
              </w:del>
            </w:ins>
            <w:del w:id="1919" w:author="Huyen Tran Thu" w:date="2024-05-16T10:19:00Z" w16du:dateUtc="2024-05-16T03:19:00Z">
              <w:r w:rsidRPr="006100AC" w:rsidDel="00136378">
                <w:rPr>
                  <w:sz w:val="22"/>
                </w:rPr>
                <w:delText>58,5</w:delText>
              </w:r>
            </w:del>
          </w:p>
        </w:tc>
        <w:tc>
          <w:tcPr>
            <w:tcW w:w="713" w:type="pct"/>
            <w:vAlign w:val="bottom"/>
            <w:tcPrChange w:id="1920" w:author="Huyen Tran Thu" w:date="2024-05-16T10:19:00Z" w16du:dateUtc="2024-05-16T03:19:00Z">
              <w:tcPr>
                <w:tcW w:w="636" w:type="pct"/>
                <w:vAlign w:val="bottom"/>
              </w:tcPr>
            </w:tcPrChange>
          </w:tcPr>
          <w:p w14:paraId="763F9CE1" w14:textId="1896C21C" w:rsidR="006100AC" w:rsidRPr="00DB39B6" w:rsidRDefault="006100AC" w:rsidP="006100AC">
            <w:pPr>
              <w:spacing w:before="100" w:after="100"/>
              <w:ind w:right="15"/>
              <w:jc w:val="center"/>
              <w:rPr>
                <w:sz w:val="22"/>
              </w:rPr>
            </w:pPr>
            <w:ins w:id="1921" w:author="Thu Huyen Tran" w:date="2023-12-05T20:17:00Z">
              <w:r w:rsidRPr="00DB39B6">
                <w:rPr>
                  <w:sz w:val="22"/>
                  <w:rPrChange w:id="1922" w:author="Thu Huyen Tran" w:date="2023-12-05T20:23:00Z">
                    <w:rPr>
                      <w:rFonts w:ascii="Arial" w:hAnsi="Arial" w:cs="Arial"/>
                      <w:sz w:val="20"/>
                      <w:szCs w:val="20"/>
                    </w:rPr>
                  </w:rPrChange>
                </w:rPr>
                <w:t xml:space="preserve">1.943.383 </w:t>
              </w:r>
            </w:ins>
            <w:del w:id="1923" w:author="Thu Huyen Tran" w:date="2023-12-05T20:17:00Z">
              <w:r w:rsidRPr="00DB39B6" w:rsidDel="000F22A7">
                <w:rPr>
                  <w:sz w:val="22"/>
                </w:rPr>
                <w:delText xml:space="preserve">1.857.682 </w:delText>
              </w:r>
            </w:del>
          </w:p>
        </w:tc>
        <w:tc>
          <w:tcPr>
            <w:tcW w:w="613" w:type="pct"/>
            <w:vAlign w:val="bottom"/>
            <w:tcPrChange w:id="1924" w:author="Huyen Tran Thu" w:date="2024-05-16T10:19:00Z" w16du:dateUtc="2024-05-16T03:19:00Z">
              <w:tcPr>
                <w:tcW w:w="613" w:type="pct"/>
                <w:vAlign w:val="bottom"/>
              </w:tcPr>
            </w:tcPrChange>
          </w:tcPr>
          <w:p w14:paraId="3246C033" w14:textId="7F67A909" w:rsidR="006100AC" w:rsidRPr="00DB39B6" w:rsidRDefault="006100AC" w:rsidP="006100AC">
            <w:pPr>
              <w:spacing w:before="100" w:after="100"/>
              <w:ind w:right="15"/>
              <w:jc w:val="center"/>
              <w:rPr>
                <w:sz w:val="22"/>
              </w:rPr>
            </w:pPr>
            <w:ins w:id="1925" w:author="Huyen Tran Thu" w:date="2024-05-16T10:24:00Z" w16du:dateUtc="2024-05-16T03:24:00Z">
              <w:r w:rsidRPr="006100AC">
                <w:rPr>
                  <w:sz w:val="22"/>
                  <w:rPrChange w:id="1926" w:author="Huyen Tran Thu" w:date="2024-05-16T10:24:00Z" w16du:dateUtc="2024-05-16T03:24:00Z">
                    <w:rPr>
                      <w:rFonts w:ascii="Arial" w:hAnsi="Arial" w:cs="Arial"/>
                      <w:sz w:val="20"/>
                      <w:szCs w:val="20"/>
                    </w:rPr>
                  </w:rPrChange>
                </w:rPr>
                <w:t xml:space="preserve">1.378.639 </w:t>
              </w:r>
            </w:ins>
            <w:ins w:id="1927" w:author="Thu Huyen Tran" w:date="2023-12-05T20:23:00Z">
              <w:del w:id="1928" w:author="Huyen Tran Thu" w:date="2024-05-16T10:24:00Z" w16du:dateUtc="2024-05-16T03:24:00Z">
                <w:r w:rsidRPr="00DB39B6" w:rsidDel="003233ED">
                  <w:rPr>
                    <w:sz w:val="22"/>
                    <w:rPrChange w:id="1929" w:author="Thu Huyen Tran" w:date="2023-12-05T20:23:00Z">
                      <w:rPr>
                        <w:rFonts w:ascii="Arial" w:hAnsi="Arial" w:cs="Arial"/>
                        <w:sz w:val="20"/>
                        <w:szCs w:val="20"/>
                      </w:rPr>
                    </w:rPrChange>
                  </w:rPr>
                  <w:delText xml:space="preserve">2.239.679 </w:delText>
                </w:r>
              </w:del>
            </w:ins>
          </w:p>
        </w:tc>
      </w:tr>
      <w:tr w:rsidR="006100AC" w:rsidRPr="00DB39B6" w14:paraId="423182E1" w14:textId="5F483021" w:rsidTr="00136378">
        <w:trPr>
          <w:jc w:val="center"/>
          <w:trPrChange w:id="1930" w:author="Huyen Tran Thu" w:date="2024-05-16T10:19:00Z" w16du:dateUtc="2024-05-16T03:19:00Z">
            <w:trPr>
              <w:jc w:val="center"/>
            </w:trPr>
          </w:trPrChange>
        </w:trPr>
        <w:tc>
          <w:tcPr>
            <w:tcW w:w="419" w:type="pct"/>
            <w:vAlign w:val="bottom"/>
            <w:tcPrChange w:id="1931" w:author="Huyen Tran Thu" w:date="2024-05-16T10:19:00Z" w16du:dateUtc="2024-05-16T03:19:00Z">
              <w:tcPr>
                <w:tcW w:w="419" w:type="pct"/>
                <w:vAlign w:val="bottom"/>
              </w:tcPr>
            </w:tcPrChange>
          </w:tcPr>
          <w:p w14:paraId="538DDFE9" w14:textId="77777777" w:rsidR="006100AC" w:rsidRPr="00DB39B6" w:rsidRDefault="006100AC" w:rsidP="006100AC">
            <w:pPr>
              <w:spacing w:before="100" w:after="100"/>
              <w:jc w:val="center"/>
              <w:rPr>
                <w:sz w:val="22"/>
              </w:rPr>
            </w:pPr>
            <w:r w:rsidRPr="00DB39B6">
              <w:rPr>
                <w:sz w:val="22"/>
              </w:rPr>
              <w:t>1999</w:t>
            </w:r>
          </w:p>
        </w:tc>
        <w:tc>
          <w:tcPr>
            <w:tcW w:w="674" w:type="pct"/>
            <w:vAlign w:val="bottom"/>
            <w:tcPrChange w:id="1932" w:author="Huyen Tran Thu" w:date="2024-05-16T10:19:00Z" w16du:dateUtc="2024-05-16T03:19:00Z">
              <w:tcPr>
                <w:tcW w:w="674" w:type="pct"/>
                <w:vAlign w:val="bottom"/>
              </w:tcPr>
            </w:tcPrChange>
          </w:tcPr>
          <w:p w14:paraId="04D3BF5C" w14:textId="77777777" w:rsidR="006100AC" w:rsidRPr="00DB39B6" w:rsidRDefault="006100AC" w:rsidP="006100AC">
            <w:pPr>
              <w:spacing w:before="100" w:after="100"/>
              <w:ind w:right="15"/>
              <w:jc w:val="center"/>
              <w:rPr>
                <w:sz w:val="22"/>
              </w:rPr>
            </w:pPr>
            <w:r w:rsidRPr="00DB39B6">
              <w:rPr>
                <w:sz w:val="22"/>
              </w:rPr>
              <w:t>18.081.600</w:t>
            </w:r>
          </w:p>
        </w:tc>
        <w:tc>
          <w:tcPr>
            <w:tcW w:w="703" w:type="pct"/>
            <w:vAlign w:val="bottom"/>
            <w:tcPrChange w:id="1933" w:author="Huyen Tran Thu" w:date="2024-05-16T10:19:00Z" w16du:dateUtc="2024-05-16T03:19:00Z">
              <w:tcPr>
                <w:tcW w:w="703" w:type="pct"/>
                <w:vAlign w:val="bottom"/>
              </w:tcPr>
            </w:tcPrChange>
          </w:tcPr>
          <w:p w14:paraId="4A60CFCA" w14:textId="16D17090" w:rsidR="006100AC" w:rsidRPr="00DB39B6" w:rsidRDefault="006100AC" w:rsidP="006100AC">
            <w:pPr>
              <w:spacing w:before="100" w:after="100"/>
              <w:ind w:right="15"/>
              <w:jc w:val="center"/>
              <w:rPr>
                <w:sz w:val="22"/>
              </w:rPr>
            </w:pPr>
            <w:ins w:id="1934" w:author="Thu Huyen Tran" w:date="2023-12-05T20:06:00Z">
              <w:r w:rsidRPr="00DB39B6">
                <w:rPr>
                  <w:color w:val="4F81BD"/>
                  <w:sz w:val="22"/>
                  <w:rPrChange w:id="1935" w:author="Thu Huyen Tran" w:date="2023-12-05T20:23:00Z">
                    <w:rPr>
                      <w:rFonts w:ascii="Arial" w:hAnsi="Arial" w:cs="Arial"/>
                      <w:color w:val="4F81BD"/>
                      <w:sz w:val="20"/>
                      <w:szCs w:val="20"/>
                    </w:rPr>
                  </w:rPrChange>
                </w:rPr>
                <w:t xml:space="preserve">0,56 </w:t>
              </w:r>
            </w:ins>
            <w:del w:id="1936" w:author="Thu Huyen Tran" w:date="2023-12-05T20:06:00Z">
              <w:r w:rsidRPr="00DB39B6" w:rsidDel="009A38F7">
                <w:rPr>
                  <w:sz w:val="22"/>
                </w:rPr>
                <w:delText xml:space="preserve">0,54 </w:delText>
              </w:r>
            </w:del>
          </w:p>
        </w:tc>
        <w:tc>
          <w:tcPr>
            <w:tcW w:w="939" w:type="pct"/>
            <w:tcPrChange w:id="1937" w:author="Huyen Tran Thu" w:date="2024-05-16T10:19:00Z" w16du:dateUtc="2024-05-16T03:19:00Z">
              <w:tcPr>
                <w:tcW w:w="1163" w:type="pct"/>
                <w:gridSpan w:val="2"/>
                <w:vAlign w:val="bottom"/>
              </w:tcPr>
            </w:tcPrChange>
          </w:tcPr>
          <w:p w14:paraId="7C81A9C6" w14:textId="6C0F9703" w:rsidR="006100AC" w:rsidRPr="006100AC" w:rsidRDefault="006100AC" w:rsidP="006100AC">
            <w:pPr>
              <w:spacing w:before="100" w:after="100"/>
              <w:ind w:right="15"/>
              <w:jc w:val="center"/>
              <w:rPr>
                <w:sz w:val="22"/>
              </w:rPr>
            </w:pPr>
            <w:ins w:id="1938" w:author="Huyen Tran Thu" w:date="2024-05-16T10:19:00Z" w16du:dateUtc="2024-05-16T03:19:00Z">
              <w:r w:rsidRPr="006100AC">
                <w:rPr>
                  <w:sz w:val="22"/>
                  <w:rPrChange w:id="1939" w:author="Huyen Tran Thu" w:date="2024-05-16T10:19:00Z" w16du:dateUtc="2024-05-16T03:19:00Z">
                    <w:rPr/>
                  </w:rPrChange>
                </w:rPr>
                <w:t xml:space="preserve">3.663.616 </w:t>
              </w:r>
            </w:ins>
            <w:ins w:id="1940" w:author="Thu Huyen Tran" w:date="2023-12-05T20:23:00Z">
              <w:del w:id="1941" w:author="Huyen Tran Thu" w:date="2024-05-16T10:19:00Z" w16du:dateUtc="2024-05-16T03:19:00Z">
                <w:r w:rsidRPr="006100AC" w:rsidDel="00136378">
                  <w:rPr>
                    <w:sz w:val="22"/>
                    <w:rPrChange w:id="1942" w:author="Huyen Tran Thu" w:date="2024-05-16T10:19:00Z" w16du:dateUtc="2024-05-16T03:19:00Z">
                      <w:rPr>
                        <w:rFonts w:ascii="Arial" w:hAnsi="Arial" w:cs="Arial"/>
                        <w:sz w:val="20"/>
                        <w:szCs w:val="20"/>
                      </w:rPr>
                    </w:rPrChange>
                  </w:rPr>
                  <w:delText xml:space="preserve">3.663.616 </w:delText>
                </w:r>
              </w:del>
            </w:ins>
          </w:p>
        </w:tc>
        <w:tc>
          <w:tcPr>
            <w:tcW w:w="939" w:type="pct"/>
            <w:tcPrChange w:id="1943" w:author="Huyen Tran Thu" w:date="2024-05-16T10:19:00Z" w16du:dateUtc="2024-05-16T03:19:00Z">
              <w:tcPr>
                <w:tcW w:w="792" w:type="pct"/>
                <w:gridSpan w:val="2"/>
                <w:vAlign w:val="bottom"/>
              </w:tcPr>
            </w:tcPrChange>
          </w:tcPr>
          <w:p w14:paraId="7F104807" w14:textId="7E6E654D" w:rsidR="006100AC" w:rsidRPr="006100AC" w:rsidRDefault="006100AC" w:rsidP="006100AC">
            <w:pPr>
              <w:spacing w:before="100" w:after="100"/>
              <w:ind w:right="15"/>
              <w:jc w:val="center"/>
              <w:rPr>
                <w:sz w:val="22"/>
              </w:rPr>
            </w:pPr>
            <w:ins w:id="1944" w:author="Huyen Tran Thu" w:date="2024-05-16T10:19:00Z" w16du:dateUtc="2024-05-16T03:19:00Z">
              <w:r w:rsidRPr="006100AC">
                <w:rPr>
                  <w:sz w:val="22"/>
                  <w:rPrChange w:id="1945" w:author="Huyen Tran Thu" w:date="2024-05-16T10:19:00Z" w16du:dateUtc="2024-05-16T03:19:00Z">
                    <w:rPr/>
                  </w:rPrChange>
                </w:rPr>
                <w:t>60,8%</w:t>
              </w:r>
            </w:ins>
            <w:ins w:id="1946" w:author="Thu Huyen Tran" w:date="2023-12-05T20:06:00Z">
              <w:del w:id="1947" w:author="Huyen Tran Thu" w:date="2024-05-16T10:19:00Z" w16du:dateUtc="2024-05-16T03:19:00Z">
                <w:r w:rsidRPr="006100AC" w:rsidDel="00136378">
                  <w:rPr>
                    <w:sz w:val="22"/>
                    <w:rPrChange w:id="1948" w:author="Huyen Tran Thu" w:date="2024-05-16T10:19:00Z" w16du:dateUtc="2024-05-16T03:19:00Z">
                      <w:rPr>
                        <w:rFonts w:ascii="Arial" w:hAnsi="Arial" w:cs="Arial"/>
                        <w:sz w:val="20"/>
                        <w:szCs w:val="20"/>
                      </w:rPr>
                    </w:rPrChange>
                  </w:rPr>
                  <w:delText>60,8%</w:delText>
                </w:r>
              </w:del>
            </w:ins>
            <w:del w:id="1949" w:author="Huyen Tran Thu" w:date="2024-05-16T10:19:00Z" w16du:dateUtc="2024-05-16T03:19:00Z">
              <w:r w:rsidRPr="006100AC" w:rsidDel="00136378">
                <w:rPr>
                  <w:sz w:val="22"/>
                </w:rPr>
                <w:delText>60,8</w:delText>
              </w:r>
            </w:del>
          </w:p>
        </w:tc>
        <w:tc>
          <w:tcPr>
            <w:tcW w:w="713" w:type="pct"/>
            <w:vAlign w:val="bottom"/>
            <w:tcPrChange w:id="1950" w:author="Huyen Tran Thu" w:date="2024-05-16T10:19:00Z" w16du:dateUtc="2024-05-16T03:19:00Z">
              <w:tcPr>
                <w:tcW w:w="636" w:type="pct"/>
                <w:vAlign w:val="bottom"/>
              </w:tcPr>
            </w:tcPrChange>
          </w:tcPr>
          <w:p w14:paraId="2EA837F8" w14:textId="4B411C17" w:rsidR="006100AC" w:rsidRPr="00DB39B6" w:rsidRDefault="006100AC" w:rsidP="006100AC">
            <w:pPr>
              <w:spacing w:before="100" w:after="100"/>
              <w:ind w:right="15"/>
              <w:jc w:val="center"/>
              <w:rPr>
                <w:sz w:val="22"/>
              </w:rPr>
            </w:pPr>
            <w:ins w:id="1951" w:author="Thu Huyen Tran" w:date="2023-12-05T20:17:00Z">
              <w:r w:rsidRPr="00DB39B6">
                <w:rPr>
                  <w:sz w:val="22"/>
                  <w:rPrChange w:id="1952" w:author="Thu Huyen Tran" w:date="2023-12-05T20:23:00Z">
                    <w:rPr>
                      <w:rFonts w:ascii="Arial" w:hAnsi="Arial" w:cs="Arial"/>
                      <w:sz w:val="20"/>
                      <w:szCs w:val="20"/>
                    </w:rPr>
                  </w:rPrChange>
                </w:rPr>
                <w:t xml:space="preserve">2.225.647 </w:t>
              </w:r>
            </w:ins>
            <w:del w:id="1953" w:author="Thu Huyen Tran" w:date="2023-12-05T20:17:00Z">
              <w:r w:rsidRPr="00DB39B6" w:rsidDel="000F22A7">
                <w:rPr>
                  <w:sz w:val="22"/>
                </w:rPr>
                <w:delText xml:space="preserve">2.148.089 </w:delText>
              </w:r>
            </w:del>
          </w:p>
        </w:tc>
        <w:tc>
          <w:tcPr>
            <w:tcW w:w="613" w:type="pct"/>
            <w:vAlign w:val="bottom"/>
            <w:tcPrChange w:id="1954" w:author="Huyen Tran Thu" w:date="2024-05-16T10:19:00Z" w16du:dateUtc="2024-05-16T03:19:00Z">
              <w:tcPr>
                <w:tcW w:w="613" w:type="pct"/>
                <w:vAlign w:val="bottom"/>
              </w:tcPr>
            </w:tcPrChange>
          </w:tcPr>
          <w:p w14:paraId="6F6B4664" w14:textId="3452C0B5" w:rsidR="006100AC" w:rsidRPr="00DB39B6" w:rsidRDefault="006100AC" w:rsidP="006100AC">
            <w:pPr>
              <w:spacing w:before="100" w:after="100"/>
              <w:ind w:right="15"/>
              <w:jc w:val="center"/>
              <w:rPr>
                <w:sz w:val="22"/>
              </w:rPr>
            </w:pPr>
            <w:ins w:id="1955" w:author="Huyen Tran Thu" w:date="2024-05-16T10:24:00Z" w16du:dateUtc="2024-05-16T03:24:00Z">
              <w:r w:rsidRPr="006100AC">
                <w:rPr>
                  <w:sz w:val="22"/>
                  <w:rPrChange w:id="1956" w:author="Huyen Tran Thu" w:date="2024-05-16T10:24:00Z" w16du:dateUtc="2024-05-16T03:24:00Z">
                    <w:rPr>
                      <w:rFonts w:ascii="Arial" w:hAnsi="Arial" w:cs="Arial"/>
                      <w:sz w:val="20"/>
                      <w:szCs w:val="20"/>
                    </w:rPr>
                  </w:rPrChange>
                </w:rPr>
                <w:t xml:space="preserve">1.437.969 </w:t>
              </w:r>
            </w:ins>
            <w:ins w:id="1957" w:author="Thu Huyen Tran" w:date="2023-12-05T20:23:00Z">
              <w:del w:id="1958" w:author="Huyen Tran Thu" w:date="2024-05-16T10:24:00Z" w16du:dateUtc="2024-05-16T03:24:00Z">
                <w:r w:rsidRPr="00DB39B6" w:rsidDel="003233ED">
                  <w:rPr>
                    <w:sz w:val="22"/>
                    <w:rPrChange w:id="1959" w:author="Thu Huyen Tran" w:date="2023-12-05T20:23:00Z">
                      <w:rPr>
                        <w:rFonts w:ascii="Arial" w:hAnsi="Arial" w:cs="Arial"/>
                        <w:sz w:val="20"/>
                        <w:szCs w:val="20"/>
                      </w:rPr>
                    </w:rPrChange>
                  </w:rPr>
                  <w:delText xml:space="preserve">2.400.358 </w:delText>
                </w:r>
              </w:del>
            </w:ins>
          </w:p>
        </w:tc>
      </w:tr>
      <w:tr w:rsidR="006100AC" w:rsidRPr="00DB39B6" w14:paraId="5F4790FF" w14:textId="01785375" w:rsidTr="00136378">
        <w:trPr>
          <w:jc w:val="center"/>
          <w:trPrChange w:id="1960" w:author="Huyen Tran Thu" w:date="2024-05-16T10:19:00Z" w16du:dateUtc="2024-05-16T03:19:00Z">
            <w:trPr>
              <w:jc w:val="center"/>
            </w:trPr>
          </w:trPrChange>
        </w:trPr>
        <w:tc>
          <w:tcPr>
            <w:tcW w:w="419" w:type="pct"/>
            <w:vAlign w:val="bottom"/>
            <w:tcPrChange w:id="1961" w:author="Huyen Tran Thu" w:date="2024-05-16T10:19:00Z" w16du:dateUtc="2024-05-16T03:19:00Z">
              <w:tcPr>
                <w:tcW w:w="419" w:type="pct"/>
                <w:vAlign w:val="bottom"/>
              </w:tcPr>
            </w:tcPrChange>
          </w:tcPr>
          <w:p w14:paraId="0076C7D6" w14:textId="77777777" w:rsidR="006100AC" w:rsidRPr="00DB39B6" w:rsidRDefault="006100AC" w:rsidP="006100AC">
            <w:pPr>
              <w:spacing w:before="100" w:after="100"/>
              <w:jc w:val="center"/>
              <w:rPr>
                <w:sz w:val="22"/>
              </w:rPr>
            </w:pPr>
            <w:r w:rsidRPr="00DB39B6">
              <w:rPr>
                <w:sz w:val="22"/>
              </w:rPr>
              <w:t>2000</w:t>
            </w:r>
          </w:p>
        </w:tc>
        <w:tc>
          <w:tcPr>
            <w:tcW w:w="674" w:type="pct"/>
            <w:vAlign w:val="bottom"/>
            <w:tcPrChange w:id="1962" w:author="Huyen Tran Thu" w:date="2024-05-16T10:19:00Z" w16du:dateUtc="2024-05-16T03:19:00Z">
              <w:tcPr>
                <w:tcW w:w="674" w:type="pct"/>
                <w:vAlign w:val="bottom"/>
              </w:tcPr>
            </w:tcPrChange>
          </w:tcPr>
          <w:p w14:paraId="67DD04E7" w14:textId="77777777" w:rsidR="006100AC" w:rsidRPr="00DB39B6" w:rsidRDefault="006100AC" w:rsidP="006100AC">
            <w:pPr>
              <w:spacing w:before="100" w:after="100"/>
              <w:ind w:right="15"/>
              <w:jc w:val="center"/>
              <w:rPr>
                <w:sz w:val="22"/>
              </w:rPr>
            </w:pPr>
            <w:r w:rsidRPr="00DB39B6">
              <w:rPr>
                <w:sz w:val="22"/>
              </w:rPr>
              <w:t>18.725.400</w:t>
            </w:r>
          </w:p>
        </w:tc>
        <w:tc>
          <w:tcPr>
            <w:tcW w:w="703" w:type="pct"/>
            <w:vAlign w:val="bottom"/>
            <w:tcPrChange w:id="1963" w:author="Huyen Tran Thu" w:date="2024-05-16T10:19:00Z" w16du:dateUtc="2024-05-16T03:19:00Z">
              <w:tcPr>
                <w:tcW w:w="703" w:type="pct"/>
                <w:vAlign w:val="bottom"/>
              </w:tcPr>
            </w:tcPrChange>
          </w:tcPr>
          <w:p w14:paraId="2511F98C" w14:textId="293B1BAF" w:rsidR="006100AC" w:rsidRPr="00DB39B6" w:rsidRDefault="006100AC" w:rsidP="006100AC">
            <w:pPr>
              <w:spacing w:before="100" w:after="100"/>
              <w:ind w:right="15"/>
              <w:jc w:val="center"/>
              <w:rPr>
                <w:sz w:val="22"/>
              </w:rPr>
            </w:pPr>
            <w:ins w:id="1964" w:author="Thu Huyen Tran" w:date="2023-12-05T20:06:00Z">
              <w:r w:rsidRPr="00DB39B6">
                <w:rPr>
                  <w:color w:val="FF0000"/>
                  <w:sz w:val="22"/>
                  <w:rPrChange w:id="1965" w:author="Thu Huyen Tran" w:date="2023-12-05T20:23:00Z">
                    <w:rPr>
                      <w:rFonts w:ascii="Arial" w:hAnsi="Arial" w:cs="Arial"/>
                      <w:color w:val="FF0000"/>
                      <w:sz w:val="20"/>
                      <w:szCs w:val="20"/>
                    </w:rPr>
                  </w:rPrChange>
                </w:rPr>
                <w:t xml:space="preserve">0,70 </w:t>
              </w:r>
            </w:ins>
            <w:del w:id="1966" w:author="Thu Huyen Tran" w:date="2023-12-05T20:06:00Z">
              <w:r w:rsidRPr="00DB39B6" w:rsidDel="009A38F7">
                <w:rPr>
                  <w:color w:val="FF0000"/>
                  <w:sz w:val="22"/>
                </w:rPr>
                <w:delText xml:space="preserve">0,70 </w:delText>
              </w:r>
            </w:del>
          </w:p>
        </w:tc>
        <w:tc>
          <w:tcPr>
            <w:tcW w:w="939" w:type="pct"/>
            <w:tcPrChange w:id="1967" w:author="Huyen Tran Thu" w:date="2024-05-16T10:19:00Z" w16du:dateUtc="2024-05-16T03:19:00Z">
              <w:tcPr>
                <w:tcW w:w="1163" w:type="pct"/>
                <w:gridSpan w:val="2"/>
                <w:vAlign w:val="bottom"/>
              </w:tcPr>
            </w:tcPrChange>
          </w:tcPr>
          <w:p w14:paraId="600969FA" w14:textId="377E81AF" w:rsidR="006100AC" w:rsidRPr="006100AC" w:rsidRDefault="006100AC" w:rsidP="006100AC">
            <w:pPr>
              <w:spacing w:before="100" w:after="100"/>
              <w:ind w:right="15"/>
              <w:jc w:val="center"/>
              <w:rPr>
                <w:sz w:val="22"/>
              </w:rPr>
            </w:pPr>
            <w:ins w:id="1968" w:author="Huyen Tran Thu" w:date="2024-05-16T10:19:00Z" w16du:dateUtc="2024-05-16T03:19:00Z">
              <w:r w:rsidRPr="006100AC">
                <w:rPr>
                  <w:sz w:val="22"/>
                  <w:rPrChange w:id="1969" w:author="Huyen Tran Thu" w:date="2024-05-16T10:19:00Z" w16du:dateUtc="2024-05-16T03:19:00Z">
                    <w:rPr/>
                  </w:rPrChange>
                </w:rPr>
                <w:t xml:space="preserve">4.784.340 </w:t>
              </w:r>
            </w:ins>
            <w:ins w:id="1970" w:author="Thu Huyen Tran" w:date="2023-12-05T20:23:00Z">
              <w:del w:id="1971" w:author="Huyen Tran Thu" w:date="2024-05-16T10:19:00Z" w16du:dateUtc="2024-05-16T03:19:00Z">
                <w:r w:rsidRPr="006100AC" w:rsidDel="00136378">
                  <w:rPr>
                    <w:sz w:val="22"/>
                    <w:rPrChange w:id="1972" w:author="Huyen Tran Thu" w:date="2024-05-16T10:19:00Z" w16du:dateUtc="2024-05-16T03:19:00Z">
                      <w:rPr>
                        <w:rFonts w:ascii="Arial" w:hAnsi="Arial" w:cs="Arial"/>
                        <w:sz w:val="20"/>
                        <w:szCs w:val="20"/>
                      </w:rPr>
                    </w:rPrChange>
                  </w:rPr>
                  <w:delText xml:space="preserve">4.784.340 </w:delText>
                </w:r>
              </w:del>
            </w:ins>
          </w:p>
        </w:tc>
        <w:tc>
          <w:tcPr>
            <w:tcW w:w="939" w:type="pct"/>
            <w:tcPrChange w:id="1973" w:author="Huyen Tran Thu" w:date="2024-05-16T10:19:00Z" w16du:dateUtc="2024-05-16T03:19:00Z">
              <w:tcPr>
                <w:tcW w:w="792" w:type="pct"/>
                <w:gridSpan w:val="2"/>
                <w:vAlign w:val="bottom"/>
              </w:tcPr>
            </w:tcPrChange>
          </w:tcPr>
          <w:p w14:paraId="3D9F36D1" w14:textId="6476A026" w:rsidR="006100AC" w:rsidRPr="006100AC" w:rsidRDefault="006100AC" w:rsidP="006100AC">
            <w:pPr>
              <w:spacing w:before="100" w:after="100"/>
              <w:ind w:right="15"/>
              <w:jc w:val="center"/>
              <w:rPr>
                <w:sz w:val="22"/>
              </w:rPr>
            </w:pPr>
            <w:ins w:id="1974" w:author="Huyen Tran Thu" w:date="2024-05-16T10:19:00Z" w16du:dateUtc="2024-05-16T03:19:00Z">
              <w:r w:rsidRPr="006100AC">
                <w:rPr>
                  <w:sz w:val="22"/>
                  <w:rPrChange w:id="1975" w:author="Huyen Tran Thu" w:date="2024-05-16T10:19:00Z" w16du:dateUtc="2024-05-16T03:19:00Z">
                    <w:rPr/>
                  </w:rPrChange>
                </w:rPr>
                <w:t>63,0%</w:t>
              </w:r>
            </w:ins>
            <w:ins w:id="1976" w:author="Thu Huyen Tran" w:date="2023-12-05T20:06:00Z">
              <w:del w:id="1977" w:author="Huyen Tran Thu" w:date="2024-05-16T10:19:00Z" w16du:dateUtc="2024-05-16T03:19:00Z">
                <w:r w:rsidRPr="006100AC" w:rsidDel="00136378">
                  <w:rPr>
                    <w:sz w:val="22"/>
                    <w:rPrChange w:id="1978" w:author="Huyen Tran Thu" w:date="2024-05-16T10:19:00Z" w16du:dateUtc="2024-05-16T03:19:00Z">
                      <w:rPr>
                        <w:rFonts w:ascii="Arial" w:hAnsi="Arial" w:cs="Arial"/>
                        <w:sz w:val="20"/>
                        <w:szCs w:val="20"/>
                      </w:rPr>
                    </w:rPrChange>
                  </w:rPr>
                  <w:delText>63,0%</w:delText>
                </w:r>
              </w:del>
            </w:ins>
            <w:del w:id="1979" w:author="Huyen Tran Thu" w:date="2024-05-16T10:19:00Z" w16du:dateUtc="2024-05-16T03:19:00Z">
              <w:r w:rsidRPr="006100AC" w:rsidDel="00136378">
                <w:rPr>
                  <w:sz w:val="22"/>
                </w:rPr>
                <w:delText>63,0%</w:delText>
              </w:r>
            </w:del>
          </w:p>
        </w:tc>
        <w:tc>
          <w:tcPr>
            <w:tcW w:w="713" w:type="pct"/>
            <w:vAlign w:val="bottom"/>
            <w:tcPrChange w:id="1980" w:author="Huyen Tran Thu" w:date="2024-05-16T10:19:00Z" w16du:dateUtc="2024-05-16T03:19:00Z">
              <w:tcPr>
                <w:tcW w:w="636" w:type="pct"/>
                <w:vAlign w:val="bottom"/>
              </w:tcPr>
            </w:tcPrChange>
          </w:tcPr>
          <w:p w14:paraId="2006CA4B" w14:textId="667A8EB0" w:rsidR="006100AC" w:rsidRPr="00DB39B6" w:rsidRDefault="006100AC" w:rsidP="006100AC">
            <w:pPr>
              <w:spacing w:before="100" w:after="100"/>
              <w:ind w:right="15"/>
              <w:jc w:val="center"/>
              <w:rPr>
                <w:sz w:val="22"/>
              </w:rPr>
            </w:pPr>
            <w:ins w:id="1981" w:author="Thu Huyen Tran" w:date="2023-12-05T20:17:00Z">
              <w:r w:rsidRPr="00DB39B6">
                <w:rPr>
                  <w:sz w:val="22"/>
                  <w:rPrChange w:id="1982" w:author="Thu Huyen Tran" w:date="2023-12-05T20:23:00Z">
                    <w:rPr>
                      <w:rFonts w:ascii="Arial" w:hAnsi="Arial" w:cs="Arial"/>
                      <w:sz w:val="20"/>
                      <w:szCs w:val="20"/>
                    </w:rPr>
                  </w:rPrChange>
                </w:rPr>
                <w:t xml:space="preserve">3.014.134 </w:t>
              </w:r>
            </w:ins>
            <w:del w:id="1983" w:author="Thu Huyen Tran" w:date="2023-12-05T20:17:00Z">
              <w:r w:rsidRPr="00DB39B6" w:rsidDel="000F22A7">
                <w:rPr>
                  <w:sz w:val="22"/>
                </w:rPr>
                <w:delText xml:space="preserve">3.014.134 </w:delText>
              </w:r>
            </w:del>
          </w:p>
        </w:tc>
        <w:tc>
          <w:tcPr>
            <w:tcW w:w="613" w:type="pct"/>
            <w:vAlign w:val="bottom"/>
            <w:tcPrChange w:id="1984" w:author="Huyen Tran Thu" w:date="2024-05-16T10:19:00Z" w16du:dateUtc="2024-05-16T03:19:00Z">
              <w:tcPr>
                <w:tcW w:w="613" w:type="pct"/>
                <w:vAlign w:val="bottom"/>
              </w:tcPr>
            </w:tcPrChange>
          </w:tcPr>
          <w:p w14:paraId="00265CFD" w14:textId="528902B6" w:rsidR="006100AC" w:rsidRPr="00DB39B6" w:rsidRDefault="006100AC" w:rsidP="006100AC">
            <w:pPr>
              <w:spacing w:before="100" w:after="100"/>
              <w:ind w:right="15"/>
              <w:jc w:val="center"/>
              <w:rPr>
                <w:sz w:val="22"/>
              </w:rPr>
            </w:pPr>
            <w:ins w:id="1985" w:author="Huyen Tran Thu" w:date="2024-05-16T10:24:00Z" w16du:dateUtc="2024-05-16T03:24:00Z">
              <w:r w:rsidRPr="006100AC">
                <w:rPr>
                  <w:sz w:val="22"/>
                  <w:rPrChange w:id="1986" w:author="Huyen Tran Thu" w:date="2024-05-16T10:24:00Z" w16du:dateUtc="2024-05-16T03:24:00Z">
                    <w:rPr>
                      <w:rFonts w:ascii="Arial" w:hAnsi="Arial" w:cs="Arial"/>
                      <w:sz w:val="20"/>
                      <w:szCs w:val="20"/>
                    </w:rPr>
                  </w:rPrChange>
                </w:rPr>
                <w:t xml:space="preserve">1.770.206 </w:t>
              </w:r>
            </w:ins>
            <w:ins w:id="1987" w:author="Thu Huyen Tran" w:date="2023-12-05T20:23:00Z">
              <w:del w:id="1988" w:author="Huyen Tran Thu" w:date="2024-05-16T10:24:00Z" w16du:dateUtc="2024-05-16T03:24:00Z">
                <w:r w:rsidRPr="00DB39B6" w:rsidDel="003233ED">
                  <w:rPr>
                    <w:sz w:val="22"/>
                    <w:rPrChange w:id="1989" w:author="Thu Huyen Tran" w:date="2023-12-05T20:23:00Z">
                      <w:rPr>
                        <w:rFonts w:ascii="Arial" w:hAnsi="Arial" w:cs="Arial"/>
                        <w:sz w:val="20"/>
                        <w:szCs w:val="20"/>
                      </w:rPr>
                    </w:rPrChange>
                  </w:rPr>
                  <w:delText xml:space="preserve">3.040.037 </w:delText>
                </w:r>
              </w:del>
            </w:ins>
          </w:p>
        </w:tc>
      </w:tr>
      <w:tr w:rsidR="006100AC" w:rsidRPr="00DB39B6" w14:paraId="76A9D0B4" w14:textId="5ACA1334" w:rsidTr="00136378">
        <w:trPr>
          <w:jc w:val="center"/>
          <w:trPrChange w:id="1990" w:author="Huyen Tran Thu" w:date="2024-05-16T10:19:00Z" w16du:dateUtc="2024-05-16T03:19:00Z">
            <w:trPr>
              <w:jc w:val="center"/>
            </w:trPr>
          </w:trPrChange>
        </w:trPr>
        <w:tc>
          <w:tcPr>
            <w:tcW w:w="419" w:type="pct"/>
            <w:vAlign w:val="bottom"/>
            <w:tcPrChange w:id="1991" w:author="Huyen Tran Thu" w:date="2024-05-16T10:19:00Z" w16du:dateUtc="2024-05-16T03:19:00Z">
              <w:tcPr>
                <w:tcW w:w="419" w:type="pct"/>
                <w:vAlign w:val="bottom"/>
              </w:tcPr>
            </w:tcPrChange>
          </w:tcPr>
          <w:p w14:paraId="57927DD9" w14:textId="77777777" w:rsidR="006100AC" w:rsidRPr="00DB39B6" w:rsidRDefault="006100AC" w:rsidP="006100AC">
            <w:pPr>
              <w:spacing w:before="100" w:after="100"/>
              <w:jc w:val="center"/>
              <w:rPr>
                <w:sz w:val="22"/>
              </w:rPr>
            </w:pPr>
            <w:r w:rsidRPr="00DB39B6">
              <w:rPr>
                <w:sz w:val="22"/>
              </w:rPr>
              <w:t>2001</w:t>
            </w:r>
          </w:p>
        </w:tc>
        <w:tc>
          <w:tcPr>
            <w:tcW w:w="674" w:type="pct"/>
            <w:vAlign w:val="bottom"/>
            <w:tcPrChange w:id="1992" w:author="Huyen Tran Thu" w:date="2024-05-16T10:19:00Z" w16du:dateUtc="2024-05-16T03:19:00Z">
              <w:tcPr>
                <w:tcW w:w="674" w:type="pct"/>
                <w:vAlign w:val="bottom"/>
              </w:tcPr>
            </w:tcPrChange>
          </w:tcPr>
          <w:p w14:paraId="29F2C74C" w14:textId="77777777" w:rsidR="006100AC" w:rsidRPr="00DB39B6" w:rsidRDefault="006100AC" w:rsidP="006100AC">
            <w:pPr>
              <w:spacing w:before="100" w:after="100"/>
              <w:ind w:right="15"/>
              <w:jc w:val="center"/>
              <w:rPr>
                <w:sz w:val="22"/>
              </w:rPr>
            </w:pPr>
            <w:r w:rsidRPr="00DB39B6">
              <w:rPr>
                <w:sz w:val="22"/>
              </w:rPr>
              <w:t>19.299.100</w:t>
            </w:r>
          </w:p>
        </w:tc>
        <w:tc>
          <w:tcPr>
            <w:tcW w:w="703" w:type="pct"/>
            <w:vAlign w:val="bottom"/>
            <w:tcPrChange w:id="1993" w:author="Huyen Tran Thu" w:date="2024-05-16T10:19:00Z" w16du:dateUtc="2024-05-16T03:19:00Z">
              <w:tcPr>
                <w:tcW w:w="703" w:type="pct"/>
                <w:vAlign w:val="bottom"/>
              </w:tcPr>
            </w:tcPrChange>
          </w:tcPr>
          <w:p w14:paraId="61D483CD" w14:textId="690DF57E" w:rsidR="006100AC" w:rsidRPr="00DB39B6" w:rsidRDefault="006100AC" w:rsidP="006100AC">
            <w:pPr>
              <w:spacing w:before="100" w:after="100"/>
              <w:ind w:right="15"/>
              <w:jc w:val="center"/>
              <w:rPr>
                <w:sz w:val="22"/>
              </w:rPr>
            </w:pPr>
            <w:ins w:id="1994" w:author="Thu Huyen Tran" w:date="2023-12-05T20:06:00Z">
              <w:r w:rsidRPr="00DB39B6">
                <w:rPr>
                  <w:color w:val="FF0000"/>
                  <w:sz w:val="22"/>
                  <w:rPrChange w:id="1995" w:author="Thu Huyen Tran" w:date="2023-12-05T20:23:00Z">
                    <w:rPr>
                      <w:rFonts w:ascii="Arial" w:hAnsi="Arial" w:cs="Arial"/>
                      <w:color w:val="FF0000"/>
                      <w:sz w:val="20"/>
                      <w:szCs w:val="20"/>
                    </w:rPr>
                  </w:rPrChange>
                </w:rPr>
                <w:t xml:space="preserve">0,70 </w:t>
              </w:r>
            </w:ins>
            <w:del w:id="1996" w:author="Thu Huyen Tran" w:date="2023-12-05T20:06:00Z">
              <w:r w:rsidRPr="00DB39B6" w:rsidDel="009A38F7">
                <w:rPr>
                  <w:color w:val="FF0000"/>
                  <w:sz w:val="22"/>
                </w:rPr>
                <w:delText xml:space="preserve">0,70 </w:delText>
              </w:r>
            </w:del>
          </w:p>
        </w:tc>
        <w:tc>
          <w:tcPr>
            <w:tcW w:w="939" w:type="pct"/>
            <w:tcPrChange w:id="1997" w:author="Huyen Tran Thu" w:date="2024-05-16T10:19:00Z" w16du:dateUtc="2024-05-16T03:19:00Z">
              <w:tcPr>
                <w:tcW w:w="1163" w:type="pct"/>
                <w:gridSpan w:val="2"/>
                <w:vAlign w:val="bottom"/>
              </w:tcPr>
            </w:tcPrChange>
          </w:tcPr>
          <w:p w14:paraId="2A1DCD8D" w14:textId="088256B3" w:rsidR="006100AC" w:rsidRPr="006100AC" w:rsidRDefault="006100AC" w:rsidP="006100AC">
            <w:pPr>
              <w:spacing w:before="100" w:after="100"/>
              <w:ind w:right="15"/>
              <w:jc w:val="center"/>
              <w:rPr>
                <w:sz w:val="22"/>
              </w:rPr>
            </w:pPr>
            <w:ins w:id="1998" w:author="Huyen Tran Thu" w:date="2024-05-16T10:19:00Z" w16du:dateUtc="2024-05-16T03:19:00Z">
              <w:r w:rsidRPr="006100AC">
                <w:rPr>
                  <w:sz w:val="22"/>
                  <w:rPrChange w:id="1999" w:author="Huyen Tran Thu" w:date="2024-05-16T10:19:00Z" w16du:dateUtc="2024-05-16T03:19:00Z">
                    <w:rPr/>
                  </w:rPrChange>
                </w:rPr>
                <w:t xml:space="preserve">4.930.920 </w:t>
              </w:r>
            </w:ins>
            <w:ins w:id="2000" w:author="Thu Huyen Tran" w:date="2023-12-05T20:23:00Z">
              <w:del w:id="2001" w:author="Huyen Tran Thu" w:date="2024-05-16T10:19:00Z" w16du:dateUtc="2024-05-16T03:19:00Z">
                <w:r w:rsidRPr="006100AC" w:rsidDel="00136378">
                  <w:rPr>
                    <w:sz w:val="22"/>
                    <w:rPrChange w:id="2002" w:author="Huyen Tran Thu" w:date="2024-05-16T10:19:00Z" w16du:dateUtc="2024-05-16T03:19:00Z">
                      <w:rPr>
                        <w:rFonts w:ascii="Arial" w:hAnsi="Arial" w:cs="Arial"/>
                        <w:sz w:val="20"/>
                        <w:szCs w:val="20"/>
                      </w:rPr>
                    </w:rPrChange>
                  </w:rPr>
                  <w:delText xml:space="preserve">4.930.920 </w:delText>
                </w:r>
              </w:del>
            </w:ins>
          </w:p>
        </w:tc>
        <w:tc>
          <w:tcPr>
            <w:tcW w:w="939" w:type="pct"/>
            <w:tcPrChange w:id="2003" w:author="Huyen Tran Thu" w:date="2024-05-16T10:19:00Z" w16du:dateUtc="2024-05-16T03:19:00Z">
              <w:tcPr>
                <w:tcW w:w="792" w:type="pct"/>
                <w:gridSpan w:val="2"/>
                <w:vAlign w:val="bottom"/>
              </w:tcPr>
            </w:tcPrChange>
          </w:tcPr>
          <w:p w14:paraId="30D13D78" w14:textId="4BDB623B" w:rsidR="006100AC" w:rsidRPr="006100AC" w:rsidRDefault="006100AC" w:rsidP="006100AC">
            <w:pPr>
              <w:spacing w:before="100" w:after="100"/>
              <w:ind w:right="15"/>
              <w:jc w:val="center"/>
              <w:rPr>
                <w:sz w:val="22"/>
              </w:rPr>
            </w:pPr>
            <w:ins w:id="2004" w:author="Huyen Tran Thu" w:date="2024-05-16T10:19:00Z" w16du:dateUtc="2024-05-16T03:19:00Z">
              <w:r w:rsidRPr="006100AC">
                <w:rPr>
                  <w:sz w:val="22"/>
                  <w:rPrChange w:id="2005" w:author="Huyen Tran Thu" w:date="2024-05-16T10:19:00Z" w16du:dateUtc="2024-05-16T03:19:00Z">
                    <w:rPr/>
                  </w:rPrChange>
                </w:rPr>
                <w:t>65,3%</w:t>
              </w:r>
            </w:ins>
            <w:ins w:id="2006" w:author="Thu Huyen Tran" w:date="2023-12-05T20:06:00Z">
              <w:del w:id="2007" w:author="Huyen Tran Thu" w:date="2024-05-16T10:19:00Z" w16du:dateUtc="2024-05-16T03:19:00Z">
                <w:r w:rsidRPr="006100AC" w:rsidDel="00136378">
                  <w:rPr>
                    <w:sz w:val="22"/>
                    <w:rPrChange w:id="2008" w:author="Huyen Tran Thu" w:date="2024-05-16T10:19:00Z" w16du:dateUtc="2024-05-16T03:19:00Z">
                      <w:rPr>
                        <w:rFonts w:ascii="Arial" w:hAnsi="Arial" w:cs="Arial"/>
                        <w:sz w:val="20"/>
                        <w:szCs w:val="20"/>
                      </w:rPr>
                    </w:rPrChange>
                  </w:rPr>
                  <w:delText>65,3%</w:delText>
                </w:r>
              </w:del>
            </w:ins>
            <w:del w:id="2009" w:author="Huyen Tran Thu" w:date="2024-05-16T10:19:00Z" w16du:dateUtc="2024-05-16T03:19:00Z">
              <w:r w:rsidRPr="006100AC" w:rsidDel="00136378">
                <w:rPr>
                  <w:sz w:val="22"/>
                </w:rPr>
                <w:delText>65,3</w:delText>
              </w:r>
            </w:del>
          </w:p>
        </w:tc>
        <w:tc>
          <w:tcPr>
            <w:tcW w:w="713" w:type="pct"/>
            <w:vAlign w:val="bottom"/>
            <w:tcPrChange w:id="2010" w:author="Huyen Tran Thu" w:date="2024-05-16T10:19:00Z" w16du:dateUtc="2024-05-16T03:19:00Z">
              <w:tcPr>
                <w:tcW w:w="636" w:type="pct"/>
                <w:vAlign w:val="bottom"/>
              </w:tcPr>
            </w:tcPrChange>
          </w:tcPr>
          <w:p w14:paraId="662FF0F2" w14:textId="31DB09D5" w:rsidR="006100AC" w:rsidRPr="00DB39B6" w:rsidRDefault="006100AC" w:rsidP="006100AC">
            <w:pPr>
              <w:spacing w:before="100" w:after="100"/>
              <w:ind w:right="15"/>
              <w:jc w:val="center"/>
              <w:rPr>
                <w:sz w:val="22"/>
              </w:rPr>
            </w:pPr>
            <w:ins w:id="2011" w:author="Thu Huyen Tran" w:date="2023-12-05T20:17:00Z">
              <w:r w:rsidRPr="00DB39B6">
                <w:rPr>
                  <w:sz w:val="22"/>
                  <w:rPrChange w:id="2012" w:author="Thu Huyen Tran" w:date="2023-12-05T20:23:00Z">
                    <w:rPr>
                      <w:rFonts w:ascii="Arial" w:hAnsi="Arial" w:cs="Arial"/>
                      <w:sz w:val="20"/>
                      <w:szCs w:val="20"/>
                    </w:rPr>
                  </w:rPrChange>
                </w:rPr>
                <w:t xml:space="preserve">3.217.425 </w:t>
              </w:r>
            </w:ins>
            <w:del w:id="2013" w:author="Thu Huyen Tran" w:date="2023-12-05T20:17:00Z">
              <w:r w:rsidRPr="00DB39B6" w:rsidDel="000F22A7">
                <w:rPr>
                  <w:sz w:val="22"/>
                </w:rPr>
                <w:delText xml:space="preserve">3.217.425 </w:delText>
              </w:r>
            </w:del>
          </w:p>
        </w:tc>
        <w:tc>
          <w:tcPr>
            <w:tcW w:w="613" w:type="pct"/>
            <w:vAlign w:val="bottom"/>
            <w:tcPrChange w:id="2014" w:author="Huyen Tran Thu" w:date="2024-05-16T10:19:00Z" w16du:dateUtc="2024-05-16T03:19:00Z">
              <w:tcPr>
                <w:tcW w:w="613" w:type="pct"/>
                <w:vAlign w:val="bottom"/>
              </w:tcPr>
            </w:tcPrChange>
          </w:tcPr>
          <w:p w14:paraId="154F8733" w14:textId="610C2AEC" w:rsidR="006100AC" w:rsidRPr="00DB39B6" w:rsidRDefault="006100AC" w:rsidP="006100AC">
            <w:pPr>
              <w:spacing w:before="100" w:after="100"/>
              <w:ind w:right="15"/>
              <w:jc w:val="center"/>
              <w:rPr>
                <w:sz w:val="22"/>
              </w:rPr>
            </w:pPr>
            <w:ins w:id="2015" w:author="Huyen Tran Thu" w:date="2024-05-16T10:24:00Z" w16du:dateUtc="2024-05-16T03:24:00Z">
              <w:r w:rsidRPr="006100AC">
                <w:rPr>
                  <w:sz w:val="22"/>
                  <w:rPrChange w:id="2016" w:author="Huyen Tran Thu" w:date="2024-05-16T10:24:00Z" w16du:dateUtc="2024-05-16T03:24:00Z">
                    <w:rPr>
                      <w:rFonts w:ascii="Arial" w:hAnsi="Arial" w:cs="Arial"/>
                      <w:sz w:val="20"/>
                      <w:szCs w:val="20"/>
                    </w:rPr>
                  </w:rPrChange>
                </w:rPr>
                <w:t xml:space="preserve">1.713.495 </w:t>
              </w:r>
            </w:ins>
            <w:ins w:id="2017" w:author="Thu Huyen Tran" w:date="2023-12-05T20:23:00Z">
              <w:del w:id="2018" w:author="Huyen Tran Thu" w:date="2024-05-16T10:24:00Z" w16du:dateUtc="2024-05-16T03:24:00Z">
                <w:r w:rsidRPr="00DB39B6" w:rsidDel="003233ED">
                  <w:rPr>
                    <w:sz w:val="22"/>
                    <w:rPrChange w:id="2019" w:author="Thu Huyen Tran" w:date="2023-12-05T20:23:00Z">
                      <w:rPr>
                        <w:rFonts w:ascii="Arial" w:hAnsi="Arial" w:cs="Arial"/>
                        <w:sz w:val="20"/>
                        <w:szCs w:val="20"/>
                      </w:rPr>
                    </w:rPrChange>
                  </w:rPr>
                  <w:delText xml:space="preserve">3.037.099 </w:delText>
                </w:r>
              </w:del>
            </w:ins>
          </w:p>
        </w:tc>
      </w:tr>
      <w:tr w:rsidR="006100AC" w:rsidRPr="00DB39B6" w14:paraId="38465E74" w14:textId="27025A50" w:rsidTr="00136378">
        <w:trPr>
          <w:jc w:val="center"/>
          <w:trPrChange w:id="2020" w:author="Huyen Tran Thu" w:date="2024-05-16T10:19:00Z" w16du:dateUtc="2024-05-16T03:19:00Z">
            <w:trPr>
              <w:jc w:val="center"/>
            </w:trPr>
          </w:trPrChange>
        </w:trPr>
        <w:tc>
          <w:tcPr>
            <w:tcW w:w="419" w:type="pct"/>
            <w:vAlign w:val="bottom"/>
            <w:tcPrChange w:id="2021" w:author="Huyen Tran Thu" w:date="2024-05-16T10:19:00Z" w16du:dateUtc="2024-05-16T03:19:00Z">
              <w:tcPr>
                <w:tcW w:w="419" w:type="pct"/>
                <w:vAlign w:val="bottom"/>
              </w:tcPr>
            </w:tcPrChange>
          </w:tcPr>
          <w:p w14:paraId="6BB88745" w14:textId="77777777" w:rsidR="006100AC" w:rsidRPr="00DB39B6" w:rsidRDefault="006100AC" w:rsidP="006100AC">
            <w:pPr>
              <w:spacing w:before="100" w:after="100"/>
              <w:jc w:val="center"/>
              <w:rPr>
                <w:sz w:val="22"/>
              </w:rPr>
            </w:pPr>
            <w:r w:rsidRPr="00DB39B6">
              <w:rPr>
                <w:sz w:val="22"/>
              </w:rPr>
              <w:t>2002</w:t>
            </w:r>
          </w:p>
        </w:tc>
        <w:tc>
          <w:tcPr>
            <w:tcW w:w="674" w:type="pct"/>
            <w:vAlign w:val="bottom"/>
            <w:tcPrChange w:id="2022" w:author="Huyen Tran Thu" w:date="2024-05-16T10:19:00Z" w16du:dateUtc="2024-05-16T03:19:00Z">
              <w:tcPr>
                <w:tcW w:w="674" w:type="pct"/>
                <w:vAlign w:val="bottom"/>
              </w:tcPr>
            </w:tcPrChange>
          </w:tcPr>
          <w:p w14:paraId="212A41E7" w14:textId="77777777" w:rsidR="006100AC" w:rsidRPr="00DB39B6" w:rsidRDefault="006100AC" w:rsidP="006100AC">
            <w:pPr>
              <w:spacing w:before="100" w:after="100"/>
              <w:ind w:right="15"/>
              <w:jc w:val="center"/>
              <w:rPr>
                <w:sz w:val="22"/>
              </w:rPr>
            </w:pPr>
            <w:r w:rsidRPr="00DB39B6">
              <w:rPr>
                <w:sz w:val="22"/>
              </w:rPr>
              <w:t>19.873.200</w:t>
            </w:r>
          </w:p>
        </w:tc>
        <w:tc>
          <w:tcPr>
            <w:tcW w:w="703" w:type="pct"/>
            <w:vAlign w:val="bottom"/>
            <w:tcPrChange w:id="2023" w:author="Huyen Tran Thu" w:date="2024-05-16T10:19:00Z" w16du:dateUtc="2024-05-16T03:19:00Z">
              <w:tcPr>
                <w:tcW w:w="703" w:type="pct"/>
                <w:vAlign w:val="bottom"/>
              </w:tcPr>
            </w:tcPrChange>
          </w:tcPr>
          <w:p w14:paraId="6D2EFAAE" w14:textId="43F83A08" w:rsidR="006100AC" w:rsidRPr="00DB39B6" w:rsidRDefault="006100AC" w:rsidP="006100AC">
            <w:pPr>
              <w:spacing w:before="100" w:after="100"/>
              <w:ind w:right="15"/>
              <w:jc w:val="center"/>
              <w:rPr>
                <w:sz w:val="22"/>
              </w:rPr>
            </w:pPr>
            <w:ins w:id="2024" w:author="Thu Huyen Tran" w:date="2023-12-05T20:06:00Z">
              <w:r w:rsidRPr="00DB39B6">
                <w:rPr>
                  <w:color w:val="FF0000"/>
                  <w:sz w:val="22"/>
                  <w:rPrChange w:id="2025" w:author="Thu Huyen Tran" w:date="2023-12-05T20:23:00Z">
                    <w:rPr>
                      <w:rFonts w:ascii="Arial" w:hAnsi="Arial" w:cs="Arial"/>
                      <w:color w:val="FF0000"/>
                      <w:sz w:val="20"/>
                      <w:szCs w:val="20"/>
                    </w:rPr>
                  </w:rPrChange>
                </w:rPr>
                <w:t xml:space="preserve">0,70 </w:t>
              </w:r>
            </w:ins>
            <w:del w:id="2026" w:author="Thu Huyen Tran" w:date="2023-12-05T20:06:00Z">
              <w:r w:rsidRPr="00DB39B6" w:rsidDel="009A38F7">
                <w:rPr>
                  <w:color w:val="FF0000"/>
                  <w:sz w:val="22"/>
                </w:rPr>
                <w:delText xml:space="preserve">0,70 </w:delText>
              </w:r>
            </w:del>
          </w:p>
        </w:tc>
        <w:tc>
          <w:tcPr>
            <w:tcW w:w="939" w:type="pct"/>
            <w:tcPrChange w:id="2027" w:author="Huyen Tran Thu" w:date="2024-05-16T10:19:00Z" w16du:dateUtc="2024-05-16T03:19:00Z">
              <w:tcPr>
                <w:tcW w:w="1163" w:type="pct"/>
                <w:gridSpan w:val="2"/>
                <w:vAlign w:val="bottom"/>
              </w:tcPr>
            </w:tcPrChange>
          </w:tcPr>
          <w:p w14:paraId="06AA7883" w14:textId="4E687325" w:rsidR="006100AC" w:rsidRPr="006100AC" w:rsidRDefault="006100AC" w:rsidP="006100AC">
            <w:pPr>
              <w:spacing w:before="100" w:after="100"/>
              <w:ind w:right="15"/>
              <w:jc w:val="center"/>
              <w:rPr>
                <w:sz w:val="22"/>
              </w:rPr>
            </w:pPr>
            <w:ins w:id="2028" w:author="Huyen Tran Thu" w:date="2024-05-16T10:19:00Z" w16du:dateUtc="2024-05-16T03:19:00Z">
              <w:r w:rsidRPr="006100AC">
                <w:rPr>
                  <w:sz w:val="22"/>
                  <w:rPrChange w:id="2029" w:author="Huyen Tran Thu" w:date="2024-05-16T10:19:00Z" w16du:dateUtc="2024-05-16T03:19:00Z">
                    <w:rPr/>
                  </w:rPrChange>
                </w:rPr>
                <w:t xml:space="preserve">5.077.603 </w:t>
              </w:r>
            </w:ins>
            <w:ins w:id="2030" w:author="Thu Huyen Tran" w:date="2023-12-05T20:23:00Z">
              <w:del w:id="2031" w:author="Huyen Tran Thu" w:date="2024-05-16T10:19:00Z" w16du:dateUtc="2024-05-16T03:19:00Z">
                <w:r w:rsidRPr="006100AC" w:rsidDel="00136378">
                  <w:rPr>
                    <w:sz w:val="22"/>
                    <w:rPrChange w:id="2032" w:author="Huyen Tran Thu" w:date="2024-05-16T10:19:00Z" w16du:dateUtc="2024-05-16T03:19:00Z">
                      <w:rPr>
                        <w:rFonts w:ascii="Arial" w:hAnsi="Arial" w:cs="Arial"/>
                        <w:sz w:val="20"/>
                        <w:szCs w:val="20"/>
                      </w:rPr>
                    </w:rPrChange>
                  </w:rPr>
                  <w:delText xml:space="preserve">5.077.603 </w:delText>
                </w:r>
              </w:del>
            </w:ins>
          </w:p>
        </w:tc>
        <w:tc>
          <w:tcPr>
            <w:tcW w:w="939" w:type="pct"/>
            <w:tcPrChange w:id="2033" w:author="Huyen Tran Thu" w:date="2024-05-16T10:19:00Z" w16du:dateUtc="2024-05-16T03:19:00Z">
              <w:tcPr>
                <w:tcW w:w="792" w:type="pct"/>
                <w:gridSpan w:val="2"/>
                <w:vAlign w:val="bottom"/>
              </w:tcPr>
            </w:tcPrChange>
          </w:tcPr>
          <w:p w14:paraId="3E53D527" w14:textId="42AE1D75" w:rsidR="006100AC" w:rsidRPr="006100AC" w:rsidRDefault="006100AC" w:rsidP="006100AC">
            <w:pPr>
              <w:spacing w:before="100" w:after="100"/>
              <w:ind w:right="15"/>
              <w:jc w:val="center"/>
              <w:rPr>
                <w:sz w:val="22"/>
              </w:rPr>
            </w:pPr>
            <w:ins w:id="2034" w:author="Huyen Tran Thu" w:date="2024-05-16T10:19:00Z" w16du:dateUtc="2024-05-16T03:19:00Z">
              <w:r w:rsidRPr="006100AC">
                <w:rPr>
                  <w:sz w:val="22"/>
                  <w:rPrChange w:id="2035" w:author="Huyen Tran Thu" w:date="2024-05-16T10:19:00Z" w16du:dateUtc="2024-05-16T03:19:00Z">
                    <w:rPr/>
                  </w:rPrChange>
                </w:rPr>
                <w:t>67,5%</w:t>
              </w:r>
            </w:ins>
            <w:ins w:id="2036" w:author="Thu Huyen Tran" w:date="2023-12-05T20:06:00Z">
              <w:del w:id="2037" w:author="Huyen Tran Thu" w:date="2024-05-16T10:19:00Z" w16du:dateUtc="2024-05-16T03:19:00Z">
                <w:r w:rsidRPr="006100AC" w:rsidDel="00136378">
                  <w:rPr>
                    <w:sz w:val="22"/>
                    <w:rPrChange w:id="2038" w:author="Huyen Tran Thu" w:date="2024-05-16T10:19:00Z" w16du:dateUtc="2024-05-16T03:19:00Z">
                      <w:rPr>
                        <w:rFonts w:ascii="Arial" w:hAnsi="Arial" w:cs="Arial"/>
                        <w:sz w:val="20"/>
                        <w:szCs w:val="20"/>
                      </w:rPr>
                    </w:rPrChange>
                  </w:rPr>
                  <w:delText>67,5%</w:delText>
                </w:r>
              </w:del>
            </w:ins>
            <w:del w:id="2039" w:author="Huyen Tran Thu" w:date="2024-05-16T10:19:00Z" w16du:dateUtc="2024-05-16T03:19:00Z">
              <w:r w:rsidRPr="006100AC" w:rsidDel="00136378">
                <w:rPr>
                  <w:sz w:val="22"/>
                </w:rPr>
                <w:delText>67,5</w:delText>
              </w:r>
            </w:del>
          </w:p>
        </w:tc>
        <w:tc>
          <w:tcPr>
            <w:tcW w:w="713" w:type="pct"/>
            <w:vAlign w:val="bottom"/>
            <w:tcPrChange w:id="2040" w:author="Huyen Tran Thu" w:date="2024-05-16T10:19:00Z" w16du:dateUtc="2024-05-16T03:19:00Z">
              <w:tcPr>
                <w:tcW w:w="636" w:type="pct"/>
                <w:vAlign w:val="bottom"/>
              </w:tcPr>
            </w:tcPrChange>
          </w:tcPr>
          <w:p w14:paraId="31252165" w14:textId="2E531941" w:rsidR="006100AC" w:rsidRPr="00DB39B6" w:rsidRDefault="006100AC" w:rsidP="006100AC">
            <w:pPr>
              <w:spacing w:before="100" w:after="100"/>
              <w:ind w:right="15"/>
              <w:jc w:val="center"/>
              <w:rPr>
                <w:sz w:val="22"/>
              </w:rPr>
            </w:pPr>
            <w:ins w:id="2041" w:author="Thu Huyen Tran" w:date="2023-12-05T20:17:00Z">
              <w:r w:rsidRPr="00DB39B6">
                <w:rPr>
                  <w:sz w:val="22"/>
                  <w:rPrChange w:id="2042" w:author="Thu Huyen Tran" w:date="2023-12-05T20:23:00Z">
                    <w:rPr>
                      <w:rFonts w:ascii="Arial" w:hAnsi="Arial" w:cs="Arial"/>
                      <w:sz w:val="20"/>
                      <w:szCs w:val="20"/>
                    </w:rPr>
                  </w:rPrChange>
                </w:rPr>
                <w:t xml:space="preserve">3.427.382 </w:t>
              </w:r>
            </w:ins>
            <w:del w:id="2043" w:author="Thu Huyen Tran" w:date="2023-12-05T20:17:00Z">
              <w:r w:rsidRPr="00DB39B6" w:rsidDel="000F22A7">
                <w:rPr>
                  <w:sz w:val="22"/>
                </w:rPr>
                <w:delText xml:space="preserve">3.427.382 </w:delText>
              </w:r>
            </w:del>
          </w:p>
        </w:tc>
        <w:tc>
          <w:tcPr>
            <w:tcW w:w="613" w:type="pct"/>
            <w:vAlign w:val="bottom"/>
            <w:tcPrChange w:id="2044" w:author="Huyen Tran Thu" w:date="2024-05-16T10:19:00Z" w16du:dateUtc="2024-05-16T03:19:00Z">
              <w:tcPr>
                <w:tcW w:w="613" w:type="pct"/>
                <w:vAlign w:val="bottom"/>
              </w:tcPr>
            </w:tcPrChange>
          </w:tcPr>
          <w:p w14:paraId="204F7E0A" w14:textId="29C132A9" w:rsidR="006100AC" w:rsidRPr="00DB39B6" w:rsidRDefault="006100AC" w:rsidP="006100AC">
            <w:pPr>
              <w:spacing w:before="100" w:after="100"/>
              <w:ind w:right="15"/>
              <w:jc w:val="center"/>
              <w:rPr>
                <w:sz w:val="22"/>
              </w:rPr>
            </w:pPr>
            <w:ins w:id="2045" w:author="Huyen Tran Thu" w:date="2024-05-16T10:24:00Z" w16du:dateUtc="2024-05-16T03:24:00Z">
              <w:r w:rsidRPr="006100AC">
                <w:rPr>
                  <w:sz w:val="22"/>
                  <w:rPrChange w:id="2046" w:author="Huyen Tran Thu" w:date="2024-05-16T10:24:00Z" w16du:dateUtc="2024-05-16T03:24:00Z">
                    <w:rPr>
                      <w:rFonts w:ascii="Arial" w:hAnsi="Arial" w:cs="Arial"/>
                      <w:sz w:val="20"/>
                      <w:szCs w:val="20"/>
                    </w:rPr>
                  </w:rPrChange>
                </w:rPr>
                <w:t xml:space="preserve">1.650.221 </w:t>
              </w:r>
            </w:ins>
            <w:ins w:id="2047" w:author="Thu Huyen Tran" w:date="2023-12-05T20:23:00Z">
              <w:del w:id="2048" w:author="Huyen Tran Thu" w:date="2024-05-16T10:24:00Z" w16du:dateUtc="2024-05-16T03:24:00Z">
                <w:r w:rsidRPr="00DB39B6" w:rsidDel="003233ED">
                  <w:rPr>
                    <w:sz w:val="22"/>
                    <w:rPrChange w:id="2049" w:author="Thu Huyen Tran" w:date="2023-12-05T20:23:00Z">
                      <w:rPr>
                        <w:rFonts w:ascii="Arial" w:hAnsi="Arial" w:cs="Arial"/>
                        <w:sz w:val="20"/>
                        <w:szCs w:val="20"/>
                      </w:rPr>
                    </w:rPrChange>
                  </w:rPr>
                  <w:delText xml:space="preserve">3.026.223 </w:delText>
                </w:r>
              </w:del>
            </w:ins>
          </w:p>
        </w:tc>
      </w:tr>
      <w:tr w:rsidR="006100AC" w:rsidRPr="00DB39B6" w14:paraId="1505E817" w14:textId="24A30A58" w:rsidTr="00136378">
        <w:trPr>
          <w:jc w:val="center"/>
          <w:trPrChange w:id="2050" w:author="Huyen Tran Thu" w:date="2024-05-16T10:19:00Z" w16du:dateUtc="2024-05-16T03:19:00Z">
            <w:trPr>
              <w:jc w:val="center"/>
            </w:trPr>
          </w:trPrChange>
        </w:trPr>
        <w:tc>
          <w:tcPr>
            <w:tcW w:w="419" w:type="pct"/>
            <w:vAlign w:val="bottom"/>
            <w:tcPrChange w:id="2051" w:author="Huyen Tran Thu" w:date="2024-05-16T10:19:00Z" w16du:dateUtc="2024-05-16T03:19:00Z">
              <w:tcPr>
                <w:tcW w:w="419" w:type="pct"/>
                <w:vAlign w:val="bottom"/>
              </w:tcPr>
            </w:tcPrChange>
          </w:tcPr>
          <w:p w14:paraId="7EA251A4" w14:textId="77777777" w:rsidR="006100AC" w:rsidRPr="00DB39B6" w:rsidRDefault="006100AC" w:rsidP="006100AC">
            <w:pPr>
              <w:spacing w:before="100" w:after="100"/>
              <w:jc w:val="center"/>
              <w:rPr>
                <w:sz w:val="22"/>
              </w:rPr>
            </w:pPr>
            <w:r w:rsidRPr="00DB39B6">
              <w:rPr>
                <w:sz w:val="22"/>
              </w:rPr>
              <w:t>2003</w:t>
            </w:r>
          </w:p>
        </w:tc>
        <w:tc>
          <w:tcPr>
            <w:tcW w:w="674" w:type="pct"/>
            <w:vAlign w:val="bottom"/>
            <w:tcPrChange w:id="2052" w:author="Huyen Tran Thu" w:date="2024-05-16T10:19:00Z" w16du:dateUtc="2024-05-16T03:19:00Z">
              <w:tcPr>
                <w:tcW w:w="674" w:type="pct"/>
                <w:vAlign w:val="bottom"/>
              </w:tcPr>
            </w:tcPrChange>
          </w:tcPr>
          <w:p w14:paraId="3423080D" w14:textId="77777777" w:rsidR="006100AC" w:rsidRPr="00DB39B6" w:rsidRDefault="006100AC" w:rsidP="006100AC">
            <w:pPr>
              <w:spacing w:before="100" w:after="100"/>
              <w:ind w:right="15"/>
              <w:jc w:val="center"/>
              <w:rPr>
                <w:sz w:val="22"/>
              </w:rPr>
            </w:pPr>
            <w:r w:rsidRPr="00DB39B6">
              <w:rPr>
                <w:sz w:val="22"/>
              </w:rPr>
              <w:t>20.725.000</w:t>
            </w:r>
          </w:p>
        </w:tc>
        <w:tc>
          <w:tcPr>
            <w:tcW w:w="703" w:type="pct"/>
            <w:vAlign w:val="bottom"/>
            <w:tcPrChange w:id="2053" w:author="Huyen Tran Thu" w:date="2024-05-16T10:19:00Z" w16du:dateUtc="2024-05-16T03:19:00Z">
              <w:tcPr>
                <w:tcW w:w="703" w:type="pct"/>
                <w:vAlign w:val="bottom"/>
              </w:tcPr>
            </w:tcPrChange>
          </w:tcPr>
          <w:p w14:paraId="3EF89DC9" w14:textId="691CF594" w:rsidR="006100AC" w:rsidRPr="00DB39B6" w:rsidRDefault="006100AC" w:rsidP="006100AC">
            <w:pPr>
              <w:spacing w:before="100" w:after="100"/>
              <w:ind w:right="15"/>
              <w:jc w:val="center"/>
              <w:rPr>
                <w:sz w:val="22"/>
              </w:rPr>
            </w:pPr>
            <w:ins w:id="2054" w:author="Thu Huyen Tran" w:date="2023-12-05T20:06:00Z">
              <w:r w:rsidRPr="00DB39B6">
                <w:rPr>
                  <w:color w:val="FF0000"/>
                  <w:sz w:val="22"/>
                  <w:rPrChange w:id="2055" w:author="Thu Huyen Tran" w:date="2023-12-05T20:23:00Z">
                    <w:rPr>
                      <w:rFonts w:ascii="Arial" w:hAnsi="Arial" w:cs="Arial"/>
                      <w:color w:val="FF0000"/>
                      <w:sz w:val="20"/>
                      <w:szCs w:val="20"/>
                    </w:rPr>
                  </w:rPrChange>
                </w:rPr>
                <w:t xml:space="preserve">0,70 </w:t>
              </w:r>
            </w:ins>
            <w:del w:id="2056" w:author="Thu Huyen Tran" w:date="2023-12-05T20:06:00Z">
              <w:r w:rsidRPr="00DB39B6" w:rsidDel="009A38F7">
                <w:rPr>
                  <w:color w:val="FF0000"/>
                  <w:sz w:val="22"/>
                </w:rPr>
                <w:delText xml:space="preserve">0,70 </w:delText>
              </w:r>
            </w:del>
          </w:p>
        </w:tc>
        <w:tc>
          <w:tcPr>
            <w:tcW w:w="939" w:type="pct"/>
            <w:tcPrChange w:id="2057" w:author="Huyen Tran Thu" w:date="2024-05-16T10:19:00Z" w16du:dateUtc="2024-05-16T03:19:00Z">
              <w:tcPr>
                <w:tcW w:w="1163" w:type="pct"/>
                <w:gridSpan w:val="2"/>
                <w:vAlign w:val="bottom"/>
              </w:tcPr>
            </w:tcPrChange>
          </w:tcPr>
          <w:p w14:paraId="63D63493" w14:textId="7E6BFC0E" w:rsidR="006100AC" w:rsidRPr="006100AC" w:rsidRDefault="006100AC" w:rsidP="006100AC">
            <w:pPr>
              <w:spacing w:before="100" w:after="100"/>
              <w:ind w:right="15"/>
              <w:jc w:val="center"/>
              <w:rPr>
                <w:sz w:val="22"/>
              </w:rPr>
            </w:pPr>
            <w:ins w:id="2058" w:author="Huyen Tran Thu" w:date="2024-05-16T10:19:00Z" w16du:dateUtc="2024-05-16T03:19:00Z">
              <w:r w:rsidRPr="006100AC">
                <w:rPr>
                  <w:sz w:val="22"/>
                  <w:rPrChange w:id="2059" w:author="Huyen Tran Thu" w:date="2024-05-16T10:19:00Z" w16du:dateUtc="2024-05-16T03:19:00Z">
                    <w:rPr/>
                  </w:rPrChange>
                </w:rPr>
                <w:t xml:space="preserve">5.295.238 </w:t>
              </w:r>
            </w:ins>
            <w:ins w:id="2060" w:author="Thu Huyen Tran" w:date="2023-12-05T20:23:00Z">
              <w:del w:id="2061" w:author="Huyen Tran Thu" w:date="2024-05-16T10:19:00Z" w16du:dateUtc="2024-05-16T03:19:00Z">
                <w:r w:rsidRPr="006100AC" w:rsidDel="00136378">
                  <w:rPr>
                    <w:sz w:val="22"/>
                    <w:rPrChange w:id="2062" w:author="Huyen Tran Thu" w:date="2024-05-16T10:19:00Z" w16du:dateUtc="2024-05-16T03:19:00Z">
                      <w:rPr>
                        <w:rFonts w:ascii="Arial" w:hAnsi="Arial" w:cs="Arial"/>
                        <w:sz w:val="20"/>
                        <w:szCs w:val="20"/>
                      </w:rPr>
                    </w:rPrChange>
                  </w:rPr>
                  <w:delText xml:space="preserve">5.295.238 </w:delText>
                </w:r>
              </w:del>
            </w:ins>
          </w:p>
        </w:tc>
        <w:tc>
          <w:tcPr>
            <w:tcW w:w="939" w:type="pct"/>
            <w:tcPrChange w:id="2063" w:author="Huyen Tran Thu" w:date="2024-05-16T10:19:00Z" w16du:dateUtc="2024-05-16T03:19:00Z">
              <w:tcPr>
                <w:tcW w:w="792" w:type="pct"/>
                <w:gridSpan w:val="2"/>
                <w:vAlign w:val="bottom"/>
              </w:tcPr>
            </w:tcPrChange>
          </w:tcPr>
          <w:p w14:paraId="62C9F14C" w14:textId="06015F30" w:rsidR="006100AC" w:rsidRPr="006100AC" w:rsidRDefault="006100AC" w:rsidP="006100AC">
            <w:pPr>
              <w:spacing w:before="100" w:after="100"/>
              <w:ind w:right="15"/>
              <w:jc w:val="center"/>
              <w:rPr>
                <w:sz w:val="22"/>
              </w:rPr>
            </w:pPr>
            <w:ins w:id="2064" w:author="Huyen Tran Thu" w:date="2024-05-16T10:19:00Z" w16du:dateUtc="2024-05-16T03:19:00Z">
              <w:r w:rsidRPr="006100AC">
                <w:rPr>
                  <w:sz w:val="22"/>
                  <w:rPrChange w:id="2065" w:author="Huyen Tran Thu" w:date="2024-05-16T10:19:00Z" w16du:dateUtc="2024-05-16T03:19:00Z">
                    <w:rPr/>
                  </w:rPrChange>
                </w:rPr>
                <w:t>69,8%</w:t>
              </w:r>
            </w:ins>
            <w:ins w:id="2066" w:author="Thu Huyen Tran" w:date="2023-12-05T20:06:00Z">
              <w:del w:id="2067" w:author="Huyen Tran Thu" w:date="2024-05-16T10:19:00Z" w16du:dateUtc="2024-05-16T03:19:00Z">
                <w:r w:rsidRPr="006100AC" w:rsidDel="00136378">
                  <w:rPr>
                    <w:sz w:val="22"/>
                    <w:rPrChange w:id="2068" w:author="Huyen Tran Thu" w:date="2024-05-16T10:19:00Z" w16du:dateUtc="2024-05-16T03:19:00Z">
                      <w:rPr>
                        <w:rFonts w:ascii="Arial" w:hAnsi="Arial" w:cs="Arial"/>
                        <w:sz w:val="20"/>
                        <w:szCs w:val="20"/>
                      </w:rPr>
                    </w:rPrChange>
                  </w:rPr>
                  <w:delText>69,8%</w:delText>
                </w:r>
              </w:del>
            </w:ins>
            <w:del w:id="2069" w:author="Huyen Tran Thu" w:date="2024-05-16T10:19:00Z" w16du:dateUtc="2024-05-16T03:19:00Z">
              <w:r w:rsidRPr="006100AC" w:rsidDel="00136378">
                <w:rPr>
                  <w:sz w:val="22"/>
                </w:rPr>
                <w:delText>69,8</w:delText>
              </w:r>
            </w:del>
          </w:p>
        </w:tc>
        <w:tc>
          <w:tcPr>
            <w:tcW w:w="713" w:type="pct"/>
            <w:vAlign w:val="bottom"/>
            <w:tcPrChange w:id="2070" w:author="Huyen Tran Thu" w:date="2024-05-16T10:19:00Z" w16du:dateUtc="2024-05-16T03:19:00Z">
              <w:tcPr>
                <w:tcW w:w="636" w:type="pct"/>
                <w:vAlign w:val="bottom"/>
              </w:tcPr>
            </w:tcPrChange>
          </w:tcPr>
          <w:p w14:paraId="783AE32C" w14:textId="2A1DAA96" w:rsidR="006100AC" w:rsidRPr="00DB39B6" w:rsidRDefault="006100AC" w:rsidP="006100AC">
            <w:pPr>
              <w:spacing w:before="100" w:after="100"/>
              <w:ind w:right="15"/>
              <w:jc w:val="center"/>
              <w:rPr>
                <w:sz w:val="22"/>
              </w:rPr>
            </w:pPr>
            <w:ins w:id="2071" w:author="Thu Huyen Tran" w:date="2023-12-05T20:17:00Z">
              <w:r w:rsidRPr="00DB39B6">
                <w:rPr>
                  <w:sz w:val="22"/>
                  <w:rPrChange w:id="2072" w:author="Thu Huyen Tran" w:date="2023-12-05T20:23:00Z">
                    <w:rPr>
                      <w:rFonts w:ascii="Arial" w:hAnsi="Arial" w:cs="Arial"/>
                      <w:sz w:val="20"/>
                      <w:szCs w:val="20"/>
                    </w:rPr>
                  </w:rPrChange>
                </w:rPr>
                <w:t xml:space="preserve">3.693.428 </w:t>
              </w:r>
            </w:ins>
            <w:del w:id="2073" w:author="Thu Huyen Tran" w:date="2023-12-05T20:17:00Z">
              <w:r w:rsidRPr="00DB39B6" w:rsidDel="000F22A7">
                <w:rPr>
                  <w:sz w:val="22"/>
                </w:rPr>
                <w:delText xml:space="preserve">3.693.428 </w:delText>
              </w:r>
            </w:del>
          </w:p>
        </w:tc>
        <w:tc>
          <w:tcPr>
            <w:tcW w:w="613" w:type="pct"/>
            <w:vAlign w:val="bottom"/>
            <w:tcPrChange w:id="2074" w:author="Huyen Tran Thu" w:date="2024-05-16T10:19:00Z" w16du:dateUtc="2024-05-16T03:19:00Z">
              <w:tcPr>
                <w:tcW w:w="613" w:type="pct"/>
                <w:vAlign w:val="bottom"/>
              </w:tcPr>
            </w:tcPrChange>
          </w:tcPr>
          <w:p w14:paraId="1DD09B1A" w14:textId="56B8DE75" w:rsidR="006100AC" w:rsidRPr="00DB39B6" w:rsidRDefault="006100AC" w:rsidP="006100AC">
            <w:pPr>
              <w:spacing w:before="100" w:after="100"/>
              <w:ind w:right="15"/>
              <w:jc w:val="center"/>
              <w:rPr>
                <w:sz w:val="22"/>
              </w:rPr>
            </w:pPr>
            <w:ins w:id="2075" w:author="Huyen Tran Thu" w:date="2024-05-16T10:24:00Z" w16du:dateUtc="2024-05-16T03:24:00Z">
              <w:r w:rsidRPr="006100AC">
                <w:rPr>
                  <w:sz w:val="22"/>
                  <w:rPrChange w:id="2076" w:author="Huyen Tran Thu" w:date="2024-05-16T10:24:00Z" w16du:dateUtc="2024-05-16T03:24:00Z">
                    <w:rPr>
                      <w:rFonts w:ascii="Arial" w:hAnsi="Arial" w:cs="Arial"/>
                      <w:sz w:val="20"/>
                      <w:szCs w:val="20"/>
                    </w:rPr>
                  </w:rPrChange>
                </w:rPr>
                <w:t xml:space="preserve">1.601.809 </w:t>
              </w:r>
            </w:ins>
            <w:ins w:id="2077" w:author="Thu Huyen Tran" w:date="2023-12-05T20:23:00Z">
              <w:del w:id="2078" w:author="Huyen Tran Thu" w:date="2024-05-16T10:24:00Z" w16du:dateUtc="2024-05-16T03:24:00Z">
                <w:r w:rsidRPr="00DB39B6" w:rsidDel="003233ED">
                  <w:rPr>
                    <w:sz w:val="22"/>
                    <w:rPrChange w:id="2079" w:author="Thu Huyen Tran" w:date="2023-12-05T20:23:00Z">
                      <w:rPr>
                        <w:rFonts w:ascii="Arial" w:hAnsi="Arial" w:cs="Arial"/>
                        <w:sz w:val="20"/>
                        <w:szCs w:val="20"/>
                      </w:rPr>
                    </w:rPrChange>
                  </w:rPr>
                  <w:delText xml:space="preserve">3.030.300 </w:delText>
                </w:r>
              </w:del>
            </w:ins>
          </w:p>
        </w:tc>
      </w:tr>
      <w:tr w:rsidR="006100AC" w:rsidRPr="00DB39B6" w14:paraId="16D4759B" w14:textId="66DAF2B5" w:rsidTr="00136378">
        <w:trPr>
          <w:jc w:val="center"/>
          <w:trPrChange w:id="2080" w:author="Huyen Tran Thu" w:date="2024-05-16T10:19:00Z" w16du:dateUtc="2024-05-16T03:19:00Z">
            <w:trPr>
              <w:jc w:val="center"/>
            </w:trPr>
          </w:trPrChange>
        </w:trPr>
        <w:tc>
          <w:tcPr>
            <w:tcW w:w="419" w:type="pct"/>
            <w:vAlign w:val="bottom"/>
            <w:tcPrChange w:id="2081" w:author="Huyen Tran Thu" w:date="2024-05-16T10:19:00Z" w16du:dateUtc="2024-05-16T03:19:00Z">
              <w:tcPr>
                <w:tcW w:w="419" w:type="pct"/>
                <w:vAlign w:val="bottom"/>
              </w:tcPr>
            </w:tcPrChange>
          </w:tcPr>
          <w:p w14:paraId="1EA56AC3" w14:textId="77777777" w:rsidR="006100AC" w:rsidRPr="00DB39B6" w:rsidRDefault="006100AC" w:rsidP="006100AC">
            <w:pPr>
              <w:spacing w:before="100" w:after="100"/>
              <w:jc w:val="center"/>
              <w:rPr>
                <w:sz w:val="22"/>
              </w:rPr>
            </w:pPr>
            <w:r w:rsidRPr="00DB39B6">
              <w:rPr>
                <w:sz w:val="22"/>
              </w:rPr>
              <w:t>2004</w:t>
            </w:r>
          </w:p>
        </w:tc>
        <w:tc>
          <w:tcPr>
            <w:tcW w:w="674" w:type="pct"/>
            <w:vAlign w:val="bottom"/>
            <w:tcPrChange w:id="2082" w:author="Huyen Tran Thu" w:date="2024-05-16T10:19:00Z" w16du:dateUtc="2024-05-16T03:19:00Z">
              <w:tcPr>
                <w:tcW w:w="674" w:type="pct"/>
                <w:vAlign w:val="bottom"/>
              </w:tcPr>
            </w:tcPrChange>
          </w:tcPr>
          <w:p w14:paraId="4AFD7B5A" w14:textId="77777777" w:rsidR="006100AC" w:rsidRPr="00DB39B6" w:rsidRDefault="006100AC" w:rsidP="006100AC">
            <w:pPr>
              <w:spacing w:before="100" w:after="100"/>
              <w:ind w:right="15"/>
              <w:jc w:val="center"/>
              <w:rPr>
                <w:sz w:val="22"/>
              </w:rPr>
            </w:pPr>
            <w:r w:rsidRPr="00DB39B6">
              <w:rPr>
                <w:sz w:val="22"/>
              </w:rPr>
              <w:t>21.601.200</w:t>
            </w:r>
          </w:p>
        </w:tc>
        <w:tc>
          <w:tcPr>
            <w:tcW w:w="703" w:type="pct"/>
            <w:vAlign w:val="bottom"/>
            <w:tcPrChange w:id="2083" w:author="Huyen Tran Thu" w:date="2024-05-16T10:19:00Z" w16du:dateUtc="2024-05-16T03:19:00Z">
              <w:tcPr>
                <w:tcW w:w="703" w:type="pct"/>
                <w:vAlign w:val="bottom"/>
              </w:tcPr>
            </w:tcPrChange>
          </w:tcPr>
          <w:p w14:paraId="79721497" w14:textId="5F791D7A" w:rsidR="006100AC" w:rsidRPr="00DB39B6" w:rsidRDefault="006100AC" w:rsidP="006100AC">
            <w:pPr>
              <w:spacing w:before="100" w:after="100"/>
              <w:ind w:right="15"/>
              <w:jc w:val="center"/>
              <w:rPr>
                <w:sz w:val="22"/>
              </w:rPr>
            </w:pPr>
            <w:ins w:id="2084" w:author="Thu Huyen Tran" w:date="2023-12-05T20:06:00Z">
              <w:r w:rsidRPr="00DB39B6">
                <w:rPr>
                  <w:color w:val="FF0000"/>
                  <w:sz w:val="22"/>
                  <w:rPrChange w:id="2085" w:author="Thu Huyen Tran" w:date="2023-12-05T20:23:00Z">
                    <w:rPr>
                      <w:rFonts w:ascii="Arial" w:hAnsi="Arial" w:cs="Arial"/>
                      <w:color w:val="FF0000"/>
                      <w:sz w:val="20"/>
                      <w:szCs w:val="20"/>
                    </w:rPr>
                  </w:rPrChange>
                </w:rPr>
                <w:t xml:space="preserve">0,70 </w:t>
              </w:r>
            </w:ins>
            <w:del w:id="2086" w:author="Thu Huyen Tran" w:date="2023-12-05T20:06:00Z">
              <w:r w:rsidRPr="00DB39B6" w:rsidDel="009A38F7">
                <w:rPr>
                  <w:color w:val="FF0000"/>
                  <w:sz w:val="22"/>
                </w:rPr>
                <w:delText xml:space="preserve">0,70 </w:delText>
              </w:r>
            </w:del>
          </w:p>
        </w:tc>
        <w:tc>
          <w:tcPr>
            <w:tcW w:w="939" w:type="pct"/>
            <w:tcPrChange w:id="2087" w:author="Huyen Tran Thu" w:date="2024-05-16T10:19:00Z" w16du:dateUtc="2024-05-16T03:19:00Z">
              <w:tcPr>
                <w:tcW w:w="1163" w:type="pct"/>
                <w:gridSpan w:val="2"/>
                <w:vAlign w:val="bottom"/>
              </w:tcPr>
            </w:tcPrChange>
          </w:tcPr>
          <w:p w14:paraId="7ABA2AA9" w14:textId="02C2B34D" w:rsidR="006100AC" w:rsidRPr="006100AC" w:rsidRDefault="006100AC" w:rsidP="006100AC">
            <w:pPr>
              <w:spacing w:before="100" w:after="100"/>
              <w:ind w:right="15"/>
              <w:jc w:val="center"/>
              <w:rPr>
                <w:color w:val="FF0000"/>
                <w:sz w:val="22"/>
              </w:rPr>
            </w:pPr>
            <w:ins w:id="2088" w:author="Huyen Tran Thu" w:date="2024-05-16T10:19:00Z" w16du:dateUtc="2024-05-16T03:19:00Z">
              <w:r w:rsidRPr="006100AC">
                <w:rPr>
                  <w:sz w:val="22"/>
                  <w:rPrChange w:id="2089" w:author="Huyen Tran Thu" w:date="2024-05-16T10:19:00Z" w16du:dateUtc="2024-05-16T03:19:00Z">
                    <w:rPr/>
                  </w:rPrChange>
                </w:rPr>
                <w:t xml:space="preserve">5.519.107 </w:t>
              </w:r>
            </w:ins>
            <w:ins w:id="2090" w:author="Thu Huyen Tran" w:date="2023-12-05T20:23:00Z">
              <w:del w:id="2091" w:author="Huyen Tran Thu" w:date="2024-05-16T10:19:00Z" w16du:dateUtc="2024-05-16T03:19:00Z">
                <w:r w:rsidRPr="006100AC" w:rsidDel="00136378">
                  <w:rPr>
                    <w:sz w:val="22"/>
                    <w:rPrChange w:id="2092" w:author="Huyen Tran Thu" w:date="2024-05-16T10:19:00Z" w16du:dateUtc="2024-05-16T03:19:00Z">
                      <w:rPr>
                        <w:rFonts w:ascii="Arial" w:hAnsi="Arial" w:cs="Arial"/>
                        <w:sz w:val="20"/>
                        <w:szCs w:val="20"/>
                      </w:rPr>
                    </w:rPrChange>
                  </w:rPr>
                  <w:delText xml:space="preserve">5.519.107 </w:delText>
                </w:r>
              </w:del>
            </w:ins>
          </w:p>
        </w:tc>
        <w:tc>
          <w:tcPr>
            <w:tcW w:w="939" w:type="pct"/>
            <w:tcPrChange w:id="2093" w:author="Huyen Tran Thu" w:date="2024-05-16T10:19:00Z" w16du:dateUtc="2024-05-16T03:19:00Z">
              <w:tcPr>
                <w:tcW w:w="792" w:type="pct"/>
                <w:gridSpan w:val="2"/>
                <w:vAlign w:val="bottom"/>
              </w:tcPr>
            </w:tcPrChange>
          </w:tcPr>
          <w:p w14:paraId="288CF073" w14:textId="06ADD4CC" w:rsidR="006100AC" w:rsidRPr="006100AC" w:rsidRDefault="006100AC" w:rsidP="006100AC">
            <w:pPr>
              <w:spacing w:before="100" w:after="100"/>
              <w:ind w:right="15"/>
              <w:jc w:val="center"/>
              <w:rPr>
                <w:sz w:val="22"/>
              </w:rPr>
            </w:pPr>
            <w:ins w:id="2094" w:author="Huyen Tran Thu" w:date="2024-05-16T10:19:00Z" w16du:dateUtc="2024-05-16T03:19:00Z">
              <w:r w:rsidRPr="006100AC">
                <w:rPr>
                  <w:sz w:val="22"/>
                  <w:rPrChange w:id="2095" w:author="Huyen Tran Thu" w:date="2024-05-16T10:19:00Z" w16du:dateUtc="2024-05-16T03:19:00Z">
                    <w:rPr/>
                  </w:rPrChange>
                </w:rPr>
                <w:t>72,0%</w:t>
              </w:r>
            </w:ins>
            <w:ins w:id="2096" w:author="Thu Huyen Tran" w:date="2023-12-05T20:06:00Z">
              <w:del w:id="2097" w:author="Huyen Tran Thu" w:date="2024-05-16T10:19:00Z" w16du:dateUtc="2024-05-16T03:19:00Z">
                <w:r w:rsidRPr="006100AC" w:rsidDel="00136378">
                  <w:rPr>
                    <w:color w:val="FF0000"/>
                    <w:sz w:val="22"/>
                    <w:rPrChange w:id="2098" w:author="Huyen Tran Thu" w:date="2024-05-16T10:19:00Z" w16du:dateUtc="2024-05-16T03:19:00Z">
                      <w:rPr>
                        <w:rFonts w:ascii="Arial" w:hAnsi="Arial" w:cs="Arial"/>
                        <w:color w:val="FF0000"/>
                        <w:sz w:val="20"/>
                        <w:szCs w:val="20"/>
                      </w:rPr>
                    </w:rPrChange>
                  </w:rPr>
                  <w:delText>72,0%</w:delText>
                </w:r>
              </w:del>
            </w:ins>
            <w:del w:id="2099" w:author="Huyen Tran Thu" w:date="2024-05-16T10:19:00Z" w16du:dateUtc="2024-05-16T03:19:00Z">
              <w:r w:rsidRPr="006100AC" w:rsidDel="00136378">
                <w:rPr>
                  <w:color w:val="FF0000"/>
                  <w:sz w:val="22"/>
                </w:rPr>
                <w:delText>72,0</w:delText>
              </w:r>
            </w:del>
          </w:p>
        </w:tc>
        <w:tc>
          <w:tcPr>
            <w:tcW w:w="713" w:type="pct"/>
            <w:vAlign w:val="bottom"/>
            <w:tcPrChange w:id="2100" w:author="Huyen Tran Thu" w:date="2024-05-16T10:19:00Z" w16du:dateUtc="2024-05-16T03:19:00Z">
              <w:tcPr>
                <w:tcW w:w="636" w:type="pct"/>
                <w:vAlign w:val="bottom"/>
              </w:tcPr>
            </w:tcPrChange>
          </w:tcPr>
          <w:p w14:paraId="41F12E8A" w14:textId="7EBE5FE4" w:rsidR="006100AC" w:rsidRPr="00DB39B6" w:rsidRDefault="006100AC" w:rsidP="006100AC">
            <w:pPr>
              <w:spacing w:before="100" w:after="100"/>
              <w:ind w:right="15"/>
              <w:jc w:val="center"/>
              <w:rPr>
                <w:sz w:val="22"/>
              </w:rPr>
            </w:pPr>
            <w:ins w:id="2101" w:author="Thu Huyen Tran" w:date="2023-12-05T20:17:00Z">
              <w:r w:rsidRPr="00DB39B6">
                <w:rPr>
                  <w:sz w:val="22"/>
                  <w:rPrChange w:id="2102" w:author="Thu Huyen Tran" w:date="2023-12-05T20:23:00Z">
                    <w:rPr>
                      <w:rFonts w:ascii="Arial" w:hAnsi="Arial" w:cs="Arial"/>
                      <w:sz w:val="20"/>
                      <w:szCs w:val="20"/>
                    </w:rPr>
                  </w:rPrChange>
                </w:rPr>
                <w:t xml:space="preserve">3.973.757 </w:t>
              </w:r>
            </w:ins>
            <w:del w:id="2103" w:author="Thu Huyen Tran" w:date="2023-12-05T20:17:00Z">
              <w:r w:rsidRPr="00DB39B6" w:rsidDel="000F22A7">
                <w:rPr>
                  <w:sz w:val="22"/>
                </w:rPr>
                <w:delText xml:space="preserve">3.973.757 </w:delText>
              </w:r>
            </w:del>
          </w:p>
        </w:tc>
        <w:tc>
          <w:tcPr>
            <w:tcW w:w="613" w:type="pct"/>
            <w:vAlign w:val="bottom"/>
            <w:tcPrChange w:id="2104" w:author="Huyen Tran Thu" w:date="2024-05-16T10:19:00Z" w16du:dateUtc="2024-05-16T03:19:00Z">
              <w:tcPr>
                <w:tcW w:w="613" w:type="pct"/>
                <w:vAlign w:val="bottom"/>
              </w:tcPr>
            </w:tcPrChange>
          </w:tcPr>
          <w:p w14:paraId="789E07C8" w14:textId="2DB8DE43" w:rsidR="006100AC" w:rsidRPr="00DB39B6" w:rsidRDefault="006100AC" w:rsidP="006100AC">
            <w:pPr>
              <w:spacing w:before="100" w:after="100"/>
              <w:ind w:right="15"/>
              <w:jc w:val="center"/>
              <w:rPr>
                <w:sz w:val="22"/>
              </w:rPr>
            </w:pPr>
            <w:ins w:id="2105" w:author="Huyen Tran Thu" w:date="2024-05-16T10:24:00Z" w16du:dateUtc="2024-05-16T03:24:00Z">
              <w:r w:rsidRPr="006100AC">
                <w:rPr>
                  <w:sz w:val="22"/>
                  <w:rPrChange w:id="2106" w:author="Huyen Tran Thu" w:date="2024-05-16T10:24:00Z" w16du:dateUtc="2024-05-16T03:24:00Z">
                    <w:rPr>
                      <w:rFonts w:ascii="Arial" w:hAnsi="Arial" w:cs="Arial"/>
                      <w:sz w:val="20"/>
                      <w:szCs w:val="20"/>
                    </w:rPr>
                  </w:rPrChange>
                </w:rPr>
                <w:t xml:space="preserve">1.545.350 </w:t>
              </w:r>
            </w:ins>
            <w:ins w:id="2107" w:author="Thu Huyen Tran" w:date="2023-12-05T20:23:00Z">
              <w:del w:id="2108" w:author="Huyen Tran Thu" w:date="2024-05-16T10:24:00Z" w16du:dateUtc="2024-05-16T03:24:00Z">
                <w:r w:rsidRPr="00DB39B6" w:rsidDel="003233ED">
                  <w:rPr>
                    <w:sz w:val="22"/>
                    <w:rPrChange w:id="2109" w:author="Thu Huyen Tran" w:date="2023-12-05T20:23:00Z">
                      <w:rPr>
                        <w:rFonts w:ascii="Arial" w:hAnsi="Arial" w:cs="Arial"/>
                        <w:sz w:val="20"/>
                        <w:szCs w:val="20"/>
                      </w:rPr>
                    </w:rPrChange>
                  </w:rPr>
                  <w:delText xml:space="preserve">3.022.142 </w:delText>
                </w:r>
              </w:del>
            </w:ins>
          </w:p>
        </w:tc>
      </w:tr>
      <w:tr w:rsidR="006100AC" w:rsidRPr="00DB39B6" w14:paraId="4348CBB3" w14:textId="619D716D" w:rsidTr="00136378">
        <w:trPr>
          <w:jc w:val="center"/>
          <w:trPrChange w:id="2110" w:author="Huyen Tran Thu" w:date="2024-05-16T10:19:00Z" w16du:dateUtc="2024-05-16T03:19:00Z">
            <w:trPr>
              <w:jc w:val="center"/>
            </w:trPr>
          </w:trPrChange>
        </w:trPr>
        <w:tc>
          <w:tcPr>
            <w:tcW w:w="419" w:type="pct"/>
            <w:vAlign w:val="bottom"/>
            <w:tcPrChange w:id="2111" w:author="Huyen Tran Thu" w:date="2024-05-16T10:19:00Z" w16du:dateUtc="2024-05-16T03:19:00Z">
              <w:tcPr>
                <w:tcW w:w="419" w:type="pct"/>
                <w:vAlign w:val="bottom"/>
              </w:tcPr>
            </w:tcPrChange>
          </w:tcPr>
          <w:p w14:paraId="6FB0893B" w14:textId="77777777" w:rsidR="006100AC" w:rsidRPr="00DB39B6" w:rsidRDefault="006100AC" w:rsidP="006100AC">
            <w:pPr>
              <w:spacing w:before="100" w:after="100"/>
              <w:jc w:val="center"/>
              <w:rPr>
                <w:sz w:val="22"/>
              </w:rPr>
            </w:pPr>
            <w:r w:rsidRPr="00DB39B6">
              <w:rPr>
                <w:sz w:val="22"/>
              </w:rPr>
              <w:lastRenderedPageBreak/>
              <w:t>2005</w:t>
            </w:r>
          </w:p>
        </w:tc>
        <w:tc>
          <w:tcPr>
            <w:tcW w:w="674" w:type="pct"/>
            <w:vAlign w:val="bottom"/>
            <w:tcPrChange w:id="2112" w:author="Huyen Tran Thu" w:date="2024-05-16T10:19:00Z" w16du:dateUtc="2024-05-16T03:19:00Z">
              <w:tcPr>
                <w:tcW w:w="674" w:type="pct"/>
                <w:vAlign w:val="bottom"/>
              </w:tcPr>
            </w:tcPrChange>
          </w:tcPr>
          <w:p w14:paraId="628D990A" w14:textId="77777777" w:rsidR="006100AC" w:rsidRPr="00DB39B6" w:rsidRDefault="006100AC" w:rsidP="006100AC">
            <w:pPr>
              <w:spacing w:before="100" w:after="100"/>
              <w:ind w:right="15"/>
              <w:jc w:val="center"/>
              <w:rPr>
                <w:sz w:val="22"/>
              </w:rPr>
            </w:pPr>
            <w:r w:rsidRPr="00DB39B6">
              <w:rPr>
                <w:sz w:val="22"/>
              </w:rPr>
              <w:t>22.332.000</w:t>
            </w:r>
          </w:p>
        </w:tc>
        <w:tc>
          <w:tcPr>
            <w:tcW w:w="703" w:type="pct"/>
            <w:vAlign w:val="bottom"/>
            <w:tcPrChange w:id="2113" w:author="Huyen Tran Thu" w:date="2024-05-16T10:19:00Z" w16du:dateUtc="2024-05-16T03:19:00Z">
              <w:tcPr>
                <w:tcW w:w="703" w:type="pct"/>
                <w:vAlign w:val="bottom"/>
              </w:tcPr>
            </w:tcPrChange>
          </w:tcPr>
          <w:p w14:paraId="6D34F12B" w14:textId="19A401E9" w:rsidR="006100AC" w:rsidRPr="00DB39B6" w:rsidRDefault="006100AC" w:rsidP="006100AC">
            <w:pPr>
              <w:spacing w:before="100" w:after="100"/>
              <w:ind w:right="15"/>
              <w:jc w:val="center"/>
              <w:rPr>
                <w:sz w:val="22"/>
              </w:rPr>
            </w:pPr>
            <w:ins w:id="2114" w:author="Thu Huyen Tran" w:date="2023-12-05T20:06:00Z">
              <w:r w:rsidRPr="00DB39B6">
                <w:rPr>
                  <w:color w:val="FF0000"/>
                  <w:sz w:val="22"/>
                  <w:rPrChange w:id="2115" w:author="Thu Huyen Tran" w:date="2023-12-05T20:23:00Z">
                    <w:rPr>
                      <w:rFonts w:ascii="Arial" w:hAnsi="Arial" w:cs="Arial"/>
                      <w:color w:val="FF0000"/>
                      <w:sz w:val="20"/>
                      <w:szCs w:val="20"/>
                    </w:rPr>
                  </w:rPrChange>
                </w:rPr>
                <w:t xml:space="preserve">0,70 </w:t>
              </w:r>
            </w:ins>
            <w:del w:id="2116" w:author="Thu Huyen Tran" w:date="2023-12-05T20:06:00Z">
              <w:r w:rsidRPr="00DB39B6" w:rsidDel="009A38F7">
                <w:rPr>
                  <w:color w:val="FF0000"/>
                  <w:sz w:val="22"/>
                </w:rPr>
                <w:delText xml:space="preserve">0,70 </w:delText>
              </w:r>
            </w:del>
          </w:p>
        </w:tc>
        <w:tc>
          <w:tcPr>
            <w:tcW w:w="939" w:type="pct"/>
            <w:tcPrChange w:id="2117" w:author="Huyen Tran Thu" w:date="2024-05-16T10:19:00Z" w16du:dateUtc="2024-05-16T03:19:00Z">
              <w:tcPr>
                <w:tcW w:w="1163" w:type="pct"/>
                <w:gridSpan w:val="2"/>
                <w:vAlign w:val="bottom"/>
              </w:tcPr>
            </w:tcPrChange>
          </w:tcPr>
          <w:p w14:paraId="4D522BF3" w14:textId="2419C929" w:rsidR="006100AC" w:rsidRPr="006100AC" w:rsidRDefault="006100AC" w:rsidP="006100AC">
            <w:pPr>
              <w:spacing w:before="100" w:after="100"/>
              <w:ind w:right="15"/>
              <w:jc w:val="center"/>
              <w:rPr>
                <w:sz w:val="22"/>
              </w:rPr>
            </w:pPr>
            <w:ins w:id="2118" w:author="Huyen Tran Thu" w:date="2024-05-16T10:19:00Z" w16du:dateUtc="2024-05-16T03:19:00Z">
              <w:r w:rsidRPr="006100AC">
                <w:rPr>
                  <w:sz w:val="22"/>
                  <w:rPrChange w:id="2119" w:author="Huyen Tran Thu" w:date="2024-05-16T10:19:00Z" w16du:dateUtc="2024-05-16T03:19:00Z">
                    <w:rPr/>
                  </w:rPrChange>
                </w:rPr>
                <w:t xml:space="preserve">5.705.826 </w:t>
              </w:r>
            </w:ins>
            <w:ins w:id="2120" w:author="Thu Huyen Tran" w:date="2023-12-05T20:23:00Z">
              <w:del w:id="2121" w:author="Huyen Tran Thu" w:date="2024-05-16T10:19:00Z" w16du:dateUtc="2024-05-16T03:19:00Z">
                <w:r w:rsidRPr="006100AC" w:rsidDel="00136378">
                  <w:rPr>
                    <w:sz w:val="22"/>
                    <w:rPrChange w:id="2122" w:author="Huyen Tran Thu" w:date="2024-05-16T10:19:00Z" w16du:dateUtc="2024-05-16T03:19:00Z">
                      <w:rPr>
                        <w:rFonts w:ascii="Arial" w:hAnsi="Arial" w:cs="Arial"/>
                        <w:sz w:val="20"/>
                        <w:szCs w:val="20"/>
                      </w:rPr>
                    </w:rPrChange>
                  </w:rPr>
                  <w:delText xml:space="preserve">5.705.826 </w:delText>
                </w:r>
              </w:del>
            </w:ins>
          </w:p>
        </w:tc>
        <w:tc>
          <w:tcPr>
            <w:tcW w:w="939" w:type="pct"/>
            <w:tcPrChange w:id="2123" w:author="Huyen Tran Thu" w:date="2024-05-16T10:19:00Z" w16du:dateUtc="2024-05-16T03:19:00Z">
              <w:tcPr>
                <w:tcW w:w="792" w:type="pct"/>
                <w:gridSpan w:val="2"/>
                <w:vAlign w:val="bottom"/>
              </w:tcPr>
            </w:tcPrChange>
          </w:tcPr>
          <w:p w14:paraId="2314E4FA" w14:textId="43855B55" w:rsidR="006100AC" w:rsidRPr="006100AC" w:rsidRDefault="006100AC" w:rsidP="006100AC">
            <w:pPr>
              <w:spacing w:before="100" w:after="100"/>
              <w:ind w:right="15"/>
              <w:jc w:val="center"/>
              <w:rPr>
                <w:sz w:val="22"/>
              </w:rPr>
            </w:pPr>
            <w:ins w:id="2124" w:author="Huyen Tran Thu" w:date="2024-05-16T10:19:00Z" w16du:dateUtc="2024-05-16T03:19:00Z">
              <w:r w:rsidRPr="006100AC">
                <w:rPr>
                  <w:sz w:val="22"/>
                  <w:rPrChange w:id="2125" w:author="Huyen Tran Thu" w:date="2024-05-16T10:19:00Z" w16du:dateUtc="2024-05-16T03:19:00Z">
                    <w:rPr/>
                  </w:rPrChange>
                </w:rPr>
                <w:t>74,3%</w:t>
              </w:r>
            </w:ins>
            <w:ins w:id="2126" w:author="Thu Huyen Tran" w:date="2023-12-05T20:06:00Z">
              <w:del w:id="2127" w:author="Huyen Tran Thu" w:date="2024-05-16T10:19:00Z" w16du:dateUtc="2024-05-16T03:19:00Z">
                <w:r w:rsidRPr="006100AC" w:rsidDel="00136378">
                  <w:rPr>
                    <w:sz w:val="22"/>
                    <w:rPrChange w:id="2128" w:author="Huyen Tran Thu" w:date="2024-05-16T10:19:00Z" w16du:dateUtc="2024-05-16T03:19:00Z">
                      <w:rPr>
                        <w:rFonts w:ascii="Arial" w:hAnsi="Arial" w:cs="Arial"/>
                        <w:sz w:val="20"/>
                        <w:szCs w:val="20"/>
                      </w:rPr>
                    </w:rPrChange>
                  </w:rPr>
                  <w:delText>74,3%</w:delText>
                </w:r>
              </w:del>
            </w:ins>
            <w:del w:id="2129" w:author="Huyen Tran Thu" w:date="2024-05-16T10:19:00Z" w16du:dateUtc="2024-05-16T03:19:00Z">
              <w:r w:rsidRPr="006100AC" w:rsidDel="00136378">
                <w:rPr>
                  <w:sz w:val="22"/>
                </w:rPr>
                <w:delText>74,3</w:delText>
              </w:r>
            </w:del>
          </w:p>
        </w:tc>
        <w:tc>
          <w:tcPr>
            <w:tcW w:w="713" w:type="pct"/>
            <w:vAlign w:val="bottom"/>
            <w:tcPrChange w:id="2130" w:author="Huyen Tran Thu" w:date="2024-05-16T10:19:00Z" w16du:dateUtc="2024-05-16T03:19:00Z">
              <w:tcPr>
                <w:tcW w:w="636" w:type="pct"/>
                <w:vAlign w:val="bottom"/>
              </w:tcPr>
            </w:tcPrChange>
          </w:tcPr>
          <w:p w14:paraId="73A10317" w14:textId="6A14B2C3" w:rsidR="006100AC" w:rsidRPr="00DB39B6" w:rsidRDefault="006100AC" w:rsidP="006100AC">
            <w:pPr>
              <w:spacing w:before="100" w:after="100"/>
              <w:ind w:right="15"/>
              <w:jc w:val="center"/>
              <w:rPr>
                <w:sz w:val="22"/>
              </w:rPr>
            </w:pPr>
            <w:ins w:id="2131" w:author="Thu Huyen Tran" w:date="2023-12-05T20:17:00Z">
              <w:r w:rsidRPr="00DB39B6">
                <w:rPr>
                  <w:sz w:val="22"/>
                  <w:rPrChange w:id="2132" w:author="Thu Huyen Tran" w:date="2023-12-05T20:23:00Z">
                    <w:rPr>
                      <w:rFonts w:ascii="Arial" w:hAnsi="Arial" w:cs="Arial"/>
                      <w:sz w:val="20"/>
                      <w:szCs w:val="20"/>
                    </w:rPr>
                  </w:rPrChange>
                </w:rPr>
                <w:t xml:space="preserve">4.236.576 </w:t>
              </w:r>
            </w:ins>
            <w:del w:id="2133" w:author="Thu Huyen Tran" w:date="2023-12-05T20:17:00Z">
              <w:r w:rsidRPr="00DB39B6" w:rsidDel="000F22A7">
                <w:rPr>
                  <w:sz w:val="22"/>
                </w:rPr>
                <w:delText xml:space="preserve">4.236.576 </w:delText>
              </w:r>
            </w:del>
          </w:p>
        </w:tc>
        <w:tc>
          <w:tcPr>
            <w:tcW w:w="613" w:type="pct"/>
            <w:vAlign w:val="bottom"/>
            <w:tcPrChange w:id="2134" w:author="Huyen Tran Thu" w:date="2024-05-16T10:19:00Z" w16du:dateUtc="2024-05-16T03:19:00Z">
              <w:tcPr>
                <w:tcW w:w="613" w:type="pct"/>
                <w:vAlign w:val="bottom"/>
              </w:tcPr>
            </w:tcPrChange>
          </w:tcPr>
          <w:p w14:paraId="7015407B" w14:textId="599CB729" w:rsidR="006100AC" w:rsidRPr="00DB39B6" w:rsidRDefault="006100AC" w:rsidP="006100AC">
            <w:pPr>
              <w:spacing w:before="100" w:after="100"/>
              <w:ind w:right="15"/>
              <w:jc w:val="center"/>
              <w:rPr>
                <w:sz w:val="22"/>
              </w:rPr>
            </w:pPr>
            <w:ins w:id="2135" w:author="Huyen Tran Thu" w:date="2024-05-16T10:24:00Z" w16du:dateUtc="2024-05-16T03:24:00Z">
              <w:r w:rsidRPr="006100AC">
                <w:rPr>
                  <w:sz w:val="22"/>
                  <w:rPrChange w:id="2136" w:author="Huyen Tran Thu" w:date="2024-05-16T10:24:00Z" w16du:dateUtc="2024-05-16T03:24:00Z">
                    <w:rPr>
                      <w:rFonts w:ascii="Arial" w:hAnsi="Arial" w:cs="Arial"/>
                      <w:sz w:val="20"/>
                      <w:szCs w:val="20"/>
                    </w:rPr>
                  </w:rPrChange>
                </w:rPr>
                <w:t xml:space="preserve">1.469.250 </w:t>
              </w:r>
            </w:ins>
            <w:ins w:id="2137" w:author="Thu Huyen Tran" w:date="2023-12-05T20:23:00Z">
              <w:del w:id="2138" w:author="Huyen Tran Thu" w:date="2024-05-16T10:24:00Z" w16du:dateUtc="2024-05-16T03:24:00Z">
                <w:r w:rsidRPr="00DB39B6" w:rsidDel="003233ED">
                  <w:rPr>
                    <w:sz w:val="22"/>
                    <w:rPrChange w:id="2139" w:author="Thu Huyen Tran" w:date="2023-12-05T20:23:00Z">
                      <w:rPr>
                        <w:rFonts w:ascii="Arial" w:hAnsi="Arial" w:cs="Arial"/>
                        <w:sz w:val="20"/>
                        <w:szCs w:val="20"/>
                      </w:rPr>
                    </w:rPrChange>
                  </w:rPr>
                  <w:delText xml:space="preserve">2.990.256 </w:delText>
                </w:r>
              </w:del>
            </w:ins>
          </w:p>
        </w:tc>
      </w:tr>
      <w:tr w:rsidR="006100AC" w:rsidRPr="00DB39B6" w14:paraId="093D281F" w14:textId="7A579F5F" w:rsidTr="00136378">
        <w:trPr>
          <w:jc w:val="center"/>
          <w:trPrChange w:id="2140" w:author="Huyen Tran Thu" w:date="2024-05-16T10:19:00Z" w16du:dateUtc="2024-05-16T03:19:00Z">
            <w:trPr>
              <w:jc w:val="center"/>
            </w:trPr>
          </w:trPrChange>
        </w:trPr>
        <w:tc>
          <w:tcPr>
            <w:tcW w:w="419" w:type="pct"/>
            <w:vAlign w:val="bottom"/>
            <w:tcPrChange w:id="2141" w:author="Huyen Tran Thu" w:date="2024-05-16T10:19:00Z" w16du:dateUtc="2024-05-16T03:19:00Z">
              <w:tcPr>
                <w:tcW w:w="419" w:type="pct"/>
                <w:vAlign w:val="bottom"/>
              </w:tcPr>
            </w:tcPrChange>
          </w:tcPr>
          <w:p w14:paraId="5ABB5FCE" w14:textId="77777777" w:rsidR="006100AC" w:rsidRPr="00DB39B6" w:rsidRDefault="006100AC" w:rsidP="006100AC">
            <w:pPr>
              <w:spacing w:before="100" w:after="100"/>
              <w:jc w:val="center"/>
              <w:rPr>
                <w:sz w:val="22"/>
              </w:rPr>
            </w:pPr>
            <w:r w:rsidRPr="00DB39B6">
              <w:rPr>
                <w:sz w:val="22"/>
              </w:rPr>
              <w:t>2006</w:t>
            </w:r>
          </w:p>
        </w:tc>
        <w:tc>
          <w:tcPr>
            <w:tcW w:w="674" w:type="pct"/>
            <w:vAlign w:val="bottom"/>
            <w:tcPrChange w:id="2142" w:author="Huyen Tran Thu" w:date="2024-05-16T10:19:00Z" w16du:dateUtc="2024-05-16T03:19:00Z">
              <w:tcPr>
                <w:tcW w:w="674" w:type="pct"/>
                <w:vAlign w:val="bottom"/>
              </w:tcPr>
            </w:tcPrChange>
          </w:tcPr>
          <w:p w14:paraId="61574125" w14:textId="77777777" w:rsidR="006100AC" w:rsidRPr="00DB39B6" w:rsidRDefault="006100AC" w:rsidP="006100AC">
            <w:pPr>
              <w:spacing w:before="100" w:after="100"/>
              <w:ind w:right="15"/>
              <w:jc w:val="center"/>
              <w:rPr>
                <w:sz w:val="22"/>
              </w:rPr>
            </w:pPr>
            <w:r w:rsidRPr="00DB39B6">
              <w:rPr>
                <w:sz w:val="22"/>
              </w:rPr>
              <w:t>23.045.800</w:t>
            </w:r>
          </w:p>
        </w:tc>
        <w:tc>
          <w:tcPr>
            <w:tcW w:w="703" w:type="pct"/>
            <w:vAlign w:val="bottom"/>
            <w:tcPrChange w:id="2143" w:author="Huyen Tran Thu" w:date="2024-05-16T10:19:00Z" w16du:dateUtc="2024-05-16T03:19:00Z">
              <w:tcPr>
                <w:tcW w:w="703" w:type="pct"/>
                <w:vAlign w:val="bottom"/>
              </w:tcPr>
            </w:tcPrChange>
          </w:tcPr>
          <w:p w14:paraId="6B6B0414" w14:textId="061F3A3A" w:rsidR="006100AC" w:rsidRPr="00DB39B6" w:rsidRDefault="006100AC" w:rsidP="006100AC">
            <w:pPr>
              <w:spacing w:before="100" w:after="100"/>
              <w:ind w:right="15"/>
              <w:jc w:val="center"/>
              <w:rPr>
                <w:sz w:val="22"/>
              </w:rPr>
            </w:pPr>
            <w:ins w:id="2144" w:author="Thu Huyen Tran" w:date="2023-12-05T20:06:00Z">
              <w:r w:rsidRPr="00DB39B6">
                <w:rPr>
                  <w:sz w:val="22"/>
                  <w:rPrChange w:id="2145" w:author="Thu Huyen Tran" w:date="2023-12-05T20:23:00Z">
                    <w:rPr>
                      <w:rFonts w:ascii="Arial" w:hAnsi="Arial" w:cs="Arial"/>
                      <w:sz w:val="20"/>
                      <w:szCs w:val="20"/>
                    </w:rPr>
                  </w:rPrChange>
                </w:rPr>
                <w:t>0,74</w:t>
              </w:r>
            </w:ins>
            <w:del w:id="2146" w:author="Thu Huyen Tran" w:date="2023-12-05T20:06:00Z">
              <w:r w:rsidRPr="00DB39B6" w:rsidDel="009A38F7">
                <w:rPr>
                  <w:sz w:val="22"/>
                </w:rPr>
                <w:delText>0,74</w:delText>
              </w:r>
            </w:del>
          </w:p>
        </w:tc>
        <w:tc>
          <w:tcPr>
            <w:tcW w:w="939" w:type="pct"/>
            <w:tcPrChange w:id="2147" w:author="Huyen Tran Thu" w:date="2024-05-16T10:19:00Z" w16du:dateUtc="2024-05-16T03:19:00Z">
              <w:tcPr>
                <w:tcW w:w="1163" w:type="pct"/>
                <w:gridSpan w:val="2"/>
                <w:vAlign w:val="bottom"/>
              </w:tcPr>
            </w:tcPrChange>
          </w:tcPr>
          <w:p w14:paraId="4106DF6C" w14:textId="1CC95373" w:rsidR="006100AC" w:rsidRPr="006100AC" w:rsidRDefault="006100AC" w:rsidP="006100AC">
            <w:pPr>
              <w:spacing w:before="100" w:after="100"/>
              <w:ind w:right="15"/>
              <w:jc w:val="center"/>
              <w:rPr>
                <w:sz w:val="22"/>
              </w:rPr>
            </w:pPr>
            <w:ins w:id="2148" w:author="Huyen Tran Thu" w:date="2024-05-16T10:19:00Z" w16du:dateUtc="2024-05-16T03:19:00Z">
              <w:r w:rsidRPr="006100AC">
                <w:rPr>
                  <w:sz w:val="22"/>
                  <w:rPrChange w:id="2149" w:author="Huyen Tran Thu" w:date="2024-05-16T10:19:00Z" w16du:dateUtc="2024-05-16T03:19:00Z">
                    <w:rPr/>
                  </w:rPrChange>
                </w:rPr>
                <w:t xml:space="preserve">6.224.671 </w:t>
              </w:r>
            </w:ins>
            <w:ins w:id="2150" w:author="Thu Huyen Tran" w:date="2023-12-05T20:23:00Z">
              <w:del w:id="2151" w:author="Huyen Tran Thu" w:date="2024-05-16T10:19:00Z" w16du:dateUtc="2024-05-16T03:19:00Z">
                <w:r w:rsidRPr="006100AC" w:rsidDel="00136378">
                  <w:rPr>
                    <w:sz w:val="22"/>
                    <w:rPrChange w:id="2152" w:author="Huyen Tran Thu" w:date="2024-05-16T10:19:00Z" w16du:dateUtc="2024-05-16T03:19:00Z">
                      <w:rPr>
                        <w:rFonts w:ascii="Arial" w:hAnsi="Arial" w:cs="Arial"/>
                        <w:sz w:val="20"/>
                        <w:szCs w:val="20"/>
                      </w:rPr>
                    </w:rPrChange>
                  </w:rPr>
                  <w:delText xml:space="preserve">6.224.671 </w:delText>
                </w:r>
              </w:del>
            </w:ins>
          </w:p>
        </w:tc>
        <w:tc>
          <w:tcPr>
            <w:tcW w:w="939" w:type="pct"/>
            <w:tcPrChange w:id="2153" w:author="Huyen Tran Thu" w:date="2024-05-16T10:19:00Z" w16du:dateUtc="2024-05-16T03:19:00Z">
              <w:tcPr>
                <w:tcW w:w="792" w:type="pct"/>
                <w:gridSpan w:val="2"/>
                <w:vAlign w:val="bottom"/>
              </w:tcPr>
            </w:tcPrChange>
          </w:tcPr>
          <w:p w14:paraId="038852BA" w14:textId="10BFEBC1" w:rsidR="006100AC" w:rsidRPr="006100AC" w:rsidRDefault="006100AC" w:rsidP="006100AC">
            <w:pPr>
              <w:spacing w:before="100" w:after="100"/>
              <w:ind w:right="15"/>
              <w:jc w:val="center"/>
              <w:rPr>
                <w:sz w:val="22"/>
              </w:rPr>
            </w:pPr>
            <w:ins w:id="2154" w:author="Huyen Tran Thu" w:date="2024-05-16T10:19:00Z" w16du:dateUtc="2024-05-16T03:19:00Z">
              <w:r w:rsidRPr="006100AC">
                <w:rPr>
                  <w:sz w:val="22"/>
                  <w:rPrChange w:id="2155" w:author="Huyen Tran Thu" w:date="2024-05-16T10:19:00Z" w16du:dateUtc="2024-05-16T03:19:00Z">
                    <w:rPr/>
                  </w:rPrChange>
                </w:rPr>
                <w:t>76,5%</w:t>
              </w:r>
            </w:ins>
            <w:ins w:id="2156" w:author="Thu Huyen Tran" w:date="2023-12-05T20:06:00Z">
              <w:del w:id="2157" w:author="Huyen Tran Thu" w:date="2024-05-16T10:19:00Z" w16du:dateUtc="2024-05-16T03:19:00Z">
                <w:r w:rsidRPr="006100AC" w:rsidDel="00136378">
                  <w:rPr>
                    <w:sz w:val="22"/>
                    <w:rPrChange w:id="2158" w:author="Huyen Tran Thu" w:date="2024-05-16T10:19:00Z" w16du:dateUtc="2024-05-16T03:19:00Z">
                      <w:rPr>
                        <w:rFonts w:ascii="Arial" w:hAnsi="Arial" w:cs="Arial"/>
                        <w:sz w:val="20"/>
                        <w:szCs w:val="20"/>
                      </w:rPr>
                    </w:rPrChange>
                  </w:rPr>
                  <w:delText>76,5%</w:delText>
                </w:r>
              </w:del>
            </w:ins>
            <w:del w:id="2159" w:author="Huyen Tran Thu" w:date="2024-05-16T10:19:00Z" w16du:dateUtc="2024-05-16T03:19:00Z">
              <w:r w:rsidRPr="006100AC" w:rsidDel="00136378">
                <w:rPr>
                  <w:sz w:val="22"/>
                </w:rPr>
                <w:delText>76,5</w:delText>
              </w:r>
            </w:del>
          </w:p>
        </w:tc>
        <w:tc>
          <w:tcPr>
            <w:tcW w:w="713" w:type="pct"/>
            <w:vAlign w:val="bottom"/>
            <w:tcPrChange w:id="2160" w:author="Huyen Tran Thu" w:date="2024-05-16T10:19:00Z" w16du:dateUtc="2024-05-16T03:19:00Z">
              <w:tcPr>
                <w:tcW w:w="636" w:type="pct"/>
                <w:vAlign w:val="bottom"/>
              </w:tcPr>
            </w:tcPrChange>
          </w:tcPr>
          <w:p w14:paraId="1FDA6CEF" w14:textId="18354BD8" w:rsidR="006100AC" w:rsidRPr="00DB39B6" w:rsidRDefault="006100AC" w:rsidP="006100AC">
            <w:pPr>
              <w:spacing w:before="100" w:after="100"/>
              <w:ind w:right="15"/>
              <w:jc w:val="center"/>
              <w:rPr>
                <w:sz w:val="22"/>
              </w:rPr>
            </w:pPr>
            <w:ins w:id="2161" w:author="Thu Huyen Tran" w:date="2023-12-05T20:17:00Z">
              <w:r w:rsidRPr="00DB39B6">
                <w:rPr>
                  <w:sz w:val="22"/>
                  <w:rPrChange w:id="2162" w:author="Thu Huyen Tran" w:date="2023-12-05T20:23:00Z">
                    <w:rPr>
                      <w:rFonts w:ascii="Arial" w:hAnsi="Arial" w:cs="Arial"/>
                      <w:sz w:val="20"/>
                      <w:szCs w:val="20"/>
                    </w:rPr>
                  </w:rPrChange>
                </w:rPr>
                <w:t xml:space="preserve">4.761.873 </w:t>
              </w:r>
            </w:ins>
            <w:del w:id="2163" w:author="Thu Huyen Tran" w:date="2023-12-05T20:17:00Z">
              <w:r w:rsidRPr="00DB39B6" w:rsidDel="000F22A7">
                <w:rPr>
                  <w:sz w:val="22"/>
                </w:rPr>
                <w:delText xml:space="preserve">4.761.873 </w:delText>
              </w:r>
            </w:del>
          </w:p>
        </w:tc>
        <w:tc>
          <w:tcPr>
            <w:tcW w:w="613" w:type="pct"/>
            <w:vAlign w:val="bottom"/>
            <w:tcPrChange w:id="2164" w:author="Huyen Tran Thu" w:date="2024-05-16T10:19:00Z" w16du:dateUtc="2024-05-16T03:19:00Z">
              <w:tcPr>
                <w:tcW w:w="613" w:type="pct"/>
                <w:vAlign w:val="bottom"/>
              </w:tcPr>
            </w:tcPrChange>
          </w:tcPr>
          <w:p w14:paraId="0E8A06E9" w14:textId="5E1A4E3D" w:rsidR="006100AC" w:rsidRPr="00DB39B6" w:rsidRDefault="006100AC" w:rsidP="006100AC">
            <w:pPr>
              <w:spacing w:before="100" w:after="100"/>
              <w:ind w:right="15"/>
              <w:jc w:val="center"/>
              <w:rPr>
                <w:sz w:val="22"/>
              </w:rPr>
            </w:pPr>
            <w:ins w:id="2165" w:author="Huyen Tran Thu" w:date="2024-05-16T10:24:00Z" w16du:dateUtc="2024-05-16T03:24:00Z">
              <w:r w:rsidRPr="006100AC">
                <w:rPr>
                  <w:sz w:val="22"/>
                  <w:rPrChange w:id="2166" w:author="Huyen Tran Thu" w:date="2024-05-16T10:24:00Z" w16du:dateUtc="2024-05-16T03:24:00Z">
                    <w:rPr>
                      <w:rFonts w:ascii="Arial" w:hAnsi="Arial" w:cs="Arial"/>
                      <w:sz w:val="20"/>
                      <w:szCs w:val="20"/>
                    </w:rPr>
                  </w:rPrChange>
                </w:rPr>
                <w:t xml:space="preserve">1.462.798 </w:t>
              </w:r>
            </w:ins>
            <w:ins w:id="2167" w:author="Thu Huyen Tran" w:date="2023-12-05T20:23:00Z">
              <w:del w:id="2168" w:author="Huyen Tran Thu" w:date="2024-05-16T10:24:00Z" w16du:dateUtc="2024-05-16T03:24:00Z">
                <w:r w:rsidRPr="00DB39B6" w:rsidDel="003233ED">
                  <w:rPr>
                    <w:sz w:val="22"/>
                    <w:rPrChange w:id="2169" w:author="Thu Huyen Tran" w:date="2023-12-05T20:23:00Z">
                      <w:rPr>
                        <w:rFonts w:ascii="Arial" w:hAnsi="Arial" w:cs="Arial"/>
                        <w:sz w:val="20"/>
                        <w:szCs w:val="20"/>
                      </w:rPr>
                    </w:rPrChange>
                  </w:rPr>
                  <w:delText xml:space="preserve">3.113.704 </w:delText>
                </w:r>
              </w:del>
            </w:ins>
          </w:p>
        </w:tc>
      </w:tr>
      <w:tr w:rsidR="006100AC" w:rsidRPr="00DB39B6" w14:paraId="77CCA236" w14:textId="6037D4CF" w:rsidTr="00136378">
        <w:trPr>
          <w:jc w:val="center"/>
          <w:trPrChange w:id="2170" w:author="Huyen Tran Thu" w:date="2024-05-16T10:19:00Z" w16du:dateUtc="2024-05-16T03:19:00Z">
            <w:trPr>
              <w:jc w:val="center"/>
            </w:trPr>
          </w:trPrChange>
        </w:trPr>
        <w:tc>
          <w:tcPr>
            <w:tcW w:w="419" w:type="pct"/>
            <w:vAlign w:val="bottom"/>
            <w:tcPrChange w:id="2171" w:author="Huyen Tran Thu" w:date="2024-05-16T10:19:00Z" w16du:dateUtc="2024-05-16T03:19:00Z">
              <w:tcPr>
                <w:tcW w:w="419" w:type="pct"/>
                <w:vAlign w:val="bottom"/>
              </w:tcPr>
            </w:tcPrChange>
          </w:tcPr>
          <w:p w14:paraId="0A38D7D3" w14:textId="77777777" w:rsidR="006100AC" w:rsidRPr="00DB39B6" w:rsidRDefault="006100AC" w:rsidP="006100AC">
            <w:pPr>
              <w:spacing w:before="100" w:after="100"/>
              <w:jc w:val="center"/>
              <w:rPr>
                <w:sz w:val="22"/>
              </w:rPr>
            </w:pPr>
            <w:r w:rsidRPr="00DB39B6">
              <w:rPr>
                <w:sz w:val="22"/>
              </w:rPr>
              <w:t>2007</w:t>
            </w:r>
          </w:p>
        </w:tc>
        <w:tc>
          <w:tcPr>
            <w:tcW w:w="674" w:type="pct"/>
            <w:vAlign w:val="bottom"/>
            <w:tcPrChange w:id="2172" w:author="Huyen Tran Thu" w:date="2024-05-16T10:19:00Z" w16du:dateUtc="2024-05-16T03:19:00Z">
              <w:tcPr>
                <w:tcW w:w="674" w:type="pct"/>
                <w:vAlign w:val="bottom"/>
              </w:tcPr>
            </w:tcPrChange>
          </w:tcPr>
          <w:p w14:paraId="41BC73B9" w14:textId="77777777" w:rsidR="006100AC" w:rsidRPr="00DB39B6" w:rsidRDefault="006100AC" w:rsidP="006100AC">
            <w:pPr>
              <w:spacing w:before="100" w:after="100"/>
              <w:ind w:right="15"/>
              <w:jc w:val="center"/>
              <w:rPr>
                <w:sz w:val="22"/>
              </w:rPr>
            </w:pPr>
            <w:r w:rsidRPr="00DB39B6">
              <w:rPr>
                <w:sz w:val="22"/>
              </w:rPr>
              <w:t>23.746.300</w:t>
            </w:r>
          </w:p>
        </w:tc>
        <w:tc>
          <w:tcPr>
            <w:tcW w:w="703" w:type="pct"/>
            <w:vAlign w:val="bottom"/>
            <w:tcPrChange w:id="2173" w:author="Huyen Tran Thu" w:date="2024-05-16T10:19:00Z" w16du:dateUtc="2024-05-16T03:19:00Z">
              <w:tcPr>
                <w:tcW w:w="703" w:type="pct"/>
                <w:vAlign w:val="bottom"/>
              </w:tcPr>
            </w:tcPrChange>
          </w:tcPr>
          <w:p w14:paraId="75B05147" w14:textId="3F3E3FBE" w:rsidR="006100AC" w:rsidRPr="00DB39B6" w:rsidRDefault="006100AC" w:rsidP="006100AC">
            <w:pPr>
              <w:spacing w:before="100" w:after="100"/>
              <w:ind w:right="15"/>
              <w:jc w:val="center"/>
              <w:rPr>
                <w:sz w:val="22"/>
              </w:rPr>
            </w:pPr>
            <w:ins w:id="2174" w:author="Thu Huyen Tran" w:date="2023-12-05T20:06:00Z">
              <w:r w:rsidRPr="00DB39B6">
                <w:rPr>
                  <w:color w:val="FF0000"/>
                  <w:sz w:val="22"/>
                  <w:rPrChange w:id="2175" w:author="Thu Huyen Tran" w:date="2023-12-05T20:23:00Z">
                    <w:rPr>
                      <w:rFonts w:ascii="Arial" w:hAnsi="Arial" w:cs="Arial"/>
                      <w:color w:val="FF0000"/>
                      <w:sz w:val="20"/>
                      <w:szCs w:val="20"/>
                    </w:rPr>
                  </w:rPrChange>
                </w:rPr>
                <w:t xml:space="preserve">0,78 </w:t>
              </w:r>
            </w:ins>
            <w:del w:id="2176" w:author="Thu Huyen Tran" w:date="2023-12-05T20:06:00Z">
              <w:r w:rsidRPr="00DB39B6" w:rsidDel="009A38F7">
                <w:rPr>
                  <w:color w:val="FF0000"/>
                  <w:sz w:val="22"/>
                </w:rPr>
                <w:delText xml:space="preserve">0,78 </w:delText>
              </w:r>
            </w:del>
          </w:p>
        </w:tc>
        <w:tc>
          <w:tcPr>
            <w:tcW w:w="939" w:type="pct"/>
            <w:tcPrChange w:id="2177" w:author="Huyen Tran Thu" w:date="2024-05-16T10:19:00Z" w16du:dateUtc="2024-05-16T03:19:00Z">
              <w:tcPr>
                <w:tcW w:w="1163" w:type="pct"/>
                <w:gridSpan w:val="2"/>
                <w:vAlign w:val="bottom"/>
              </w:tcPr>
            </w:tcPrChange>
          </w:tcPr>
          <w:p w14:paraId="473ED7F6" w14:textId="55803C34" w:rsidR="006100AC" w:rsidRPr="006100AC" w:rsidRDefault="006100AC" w:rsidP="006100AC">
            <w:pPr>
              <w:spacing w:before="100" w:after="100"/>
              <w:ind w:right="15"/>
              <w:jc w:val="center"/>
              <w:rPr>
                <w:sz w:val="22"/>
              </w:rPr>
            </w:pPr>
            <w:ins w:id="2178" w:author="Huyen Tran Thu" w:date="2024-05-16T10:19:00Z" w16du:dateUtc="2024-05-16T03:19:00Z">
              <w:r w:rsidRPr="006100AC">
                <w:rPr>
                  <w:sz w:val="22"/>
                  <w:rPrChange w:id="2179" w:author="Huyen Tran Thu" w:date="2024-05-16T10:19:00Z" w16du:dateUtc="2024-05-16T03:19:00Z">
                    <w:rPr/>
                  </w:rPrChange>
                </w:rPr>
                <w:t xml:space="preserve">6.760.572 </w:t>
              </w:r>
            </w:ins>
            <w:ins w:id="2180" w:author="Thu Huyen Tran" w:date="2023-12-05T20:23:00Z">
              <w:del w:id="2181" w:author="Huyen Tran Thu" w:date="2024-05-16T10:19:00Z" w16du:dateUtc="2024-05-16T03:19:00Z">
                <w:r w:rsidRPr="006100AC" w:rsidDel="00136378">
                  <w:rPr>
                    <w:sz w:val="22"/>
                    <w:rPrChange w:id="2182" w:author="Huyen Tran Thu" w:date="2024-05-16T10:19:00Z" w16du:dateUtc="2024-05-16T03:19:00Z">
                      <w:rPr>
                        <w:rFonts w:ascii="Arial" w:hAnsi="Arial" w:cs="Arial"/>
                        <w:sz w:val="20"/>
                        <w:szCs w:val="20"/>
                      </w:rPr>
                    </w:rPrChange>
                  </w:rPr>
                  <w:delText xml:space="preserve">6.760.572 </w:delText>
                </w:r>
              </w:del>
            </w:ins>
          </w:p>
        </w:tc>
        <w:tc>
          <w:tcPr>
            <w:tcW w:w="939" w:type="pct"/>
            <w:tcPrChange w:id="2183" w:author="Huyen Tran Thu" w:date="2024-05-16T10:19:00Z" w16du:dateUtc="2024-05-16T03:19:00Z">
              <w:tcPr>
                <w:tcW w:w="792" w:type="pct"/>
                <w:gridSpan w:val="2"/>
                <w:vAlign w:val="bottom"/>
              </w:tcPr>
            </w:tcPrChange>
          </w:tcPr>
          <w:p w14:paraId="082AFF2B" w14:textId="4ABE26C9" w:rsidR="006100AC" w:rsidRPr="006100AC" w:rsidRDefault="006100AC" w:rsidP="006100AC">
            <w:pPr>
              <w:spacing w:before="100" w:after="100"/>
              <w:ind w:right="15"/>
              <w:jc w:val="center"/>
              <w:rPr>
                <w:sz w:val="22"/>
              </w:rPr>
            </w:pPr>
            <w:ins w:id="2184" w:author="Huyen Tran Thu" w:date="2024-05-16T10:19:00Z" w16du:dateUtc="2024-05-16T03:19:00Z">
              <w:r w:rsidRPr="006100AC">
                <w:rPr>
                  <w:sz w:val="22"/>
                  <w:rPrChange w:id="2185" w:author="Huyen Tran Thu" w:date="2024-05-16T10:19:00Z" w16du:dateUtc="2024-05-16T03:19:00Z">
                    <w:rPr/>
                  </w:rPrChange>
                </w:rPr>
                <w:t>78,8%</w:t>
              </w:r>
            </w:ins>
            <w:ins w:id="2186" w:author="Thu Huyen Tran" w:date="2023-12-05T20:06:00Z">
              <w:del w:id="2187" w:author="Huyen Tran Thu" w:date="2024-05-16T10:19:00Z" w16du:dateUtc="2024-05-16T03:19:00Z">
                <w:r w:rsidRPr="006100AC" w:rsidDel="00136378">
                  <w:rPr>
                    <w:sz w:val="22"/>
                    <w:rPrChange w:id="2188" w:author="Huyen Tran Thu" w:date="2024-05-16T10:19:00Z" w16du:dateUtc="2024-05-16T03:19:00Z">
                      <w:rPr>
                        <w:rFonts w:ascii="Arial" w:hAnsi="Arial" w:cs="Arial"/>
                        <w:sz w:val="20"/>
                        <w:szCs w:val="20"/>
                      </w:rPr>
                    </w:rPrChange>
                  </w:rPr>
                  <w:delText>78,8%</w:delText>
                </w:r>
              </w:del>
            </w:ins>
            <w:del w:id="2189" w:author="Huyen Tran Thu" w:date="2024-05-16T10:19:00Z" w16du:dateUtc="2024-05-16T03:19:00Z">
              <w:r w:rsidRPr="006100AC" w:rsidDel="00136378">
                <w:rPr>
                  <w:sz w:val="22"/>
                </w:rPr>
                <w:delText>78,8</w:delText>
              </w:r>
            </w:del>
          </w:p>
        </w:tc>
        <w:tc>
          <w:tcPr>
            <w:tcW w:w="713" w:type="pct"/>
            <w:vAlign w:val="bottom"/>
            <w:tcPrChange w:id="2190" w:author="Huyen Tran Thu" w:date="2024-05-16T10:19:00Z" w16du:dateUtc="2024-05-16T03:19:00Z">
              <w:tcPr>
                <w:tcW w:w="636" w:type="pct"/>
                <w:vAlign w:val="bottom"/>
              </w:tcPr>
            </w:tcPrChange>
          </w:tcPr>
          <w:p w14:paraId="748BB729" w14:textId="792512E7" w:rsidR="006100AC" w:rsidRPr="00DB39B6" w:rsidRDefault="006100AC" w:rsidP="006100AC">
            <w:pPr>
              <w:spacing w:before="100" w:after="100"/>
              <w:ind w:right="15"/>
              <w:jc w:val="center"/>
              <w:rPr>
                <w:sz w:val="22"/>
              </w:rPr>
            </w:pPr>
            <w:ins w:id="2191" w:author="Thu Huyen Tran" w:date="2023-12-05T20:17:00Z">
              <w:r w:rsidRPr="00DB39B6">
                <w:rPr>
                  <w:sz w:val="22"/>
                  <w:rPrChange w:id="2192" w:author="Thu Huyen Tran" w:date="2023-12-05T20:23:00Z">
                    <w:rPr>
                      <w:rFonts w:ascii="Arial" w:hAnsi="Arial" w:cs="Arial"/>
                      <w:sz w:val="20"/>
                      <w:szCs w:val="20"/>
                    </w:rPr>
                  </w:rPrChange>
                </w:rPr>
                <w:t xml:space="preserve">5.323.950 </w:t>
              </w:r>
            </w:ins>
            <w:del w:id="2193" w:author="Thu Huyen Tran" w:date="2023-12-05T20:17:00Z">
              <w:r w:rsidRPr="00DB39B6" w:rsidDel="000F22A7">
                <w:rPr>
                  <w:sz w:val="22"/>
                </w:rPr>
                <w:delText xml:space="preserve">5.323.950 </w:delText>
              </w:r>
            </w:del>
          </w:p>
        </w:tc>
        <w:tc>
          <w:tcPr>
            <w:tcW w:w="613" w:type="pct"/>
            <w:vAlign w:val="bottom"/>
            <w:tcPrChange w:id="2194" w:author="Huyen Tran Thu" w:date="2024-05-16T10:19:00Z" w16du:dateUtc="2024-05-16T03:19:00Z">
              <w:tcPr>
                <w:tcW w:w="613" w:type="pct"/>
                <w:vAlign w:val="bottom"/>
              </w:tcPr>
            </w:tcPrChange>
          </w:tcPr>
          <w:p w14:paraId="58EC03EE" w14:textId="38C4359A" w:rsidR="006100AC" w:rsidRPr="00DB39B6" w:rsidRDefault="006100AC" w:rsidP="006100AC">
            <w:pPr>
              <w:spacing w:before="100" w:after="100"/>
              <w:ind w:right="15"/>
              <w:jc w:val="center"/>
              <w:rPr>
                <w:sz w:val="22"/>
              </w:rPr>
            </w:pPr>
            <w:ins w:id="2195" w:author="Huyen Tran Thu" w:date="2024-05-16T10:24:00Z" w16du:dateUtc="2024-05-16T03:24:00Z">
              <w:r w:rsidRPr="006100AC">
                <w:rPr>
                  <w:sz w:val="22"/>
                  <w:rPrChange w:id="2196" w:author="Huyen Tran Thu" w:date="2024-05-16T10:24:00Z" w16du:dateUtc="2024-05-16T03:24:00Z">
                    <w:rPr>
                      <w:rFonts w:ascii="Arial" w:hAnsi="Arial" w:cs="Arial"/>
                      <w:sz w:val="20"/>
                      <w:szCs w:val="20"/>
                    </w:rPr>
                  </w:rPrChange>
                </w:rPr>
                <w:t xml:space="preserve">1.436.621 </w:t>
              </w:r>
            </w:ins>
            <w:ins w:id="2197" w:author="Thu Huyen Tran" w:date="2023-12-05T20:23:00Z">
              <w:del w:id="2198" w:author="Huyen Tran Thu" w:date="2024-05-16T10:24:00Z" w16du:dateUtc="2024-05-16T03:24:00Z">
                <w:r w:rsidRPr="00DB39B6" w:rsidDel="003233ED">
                  <w:rPr>
                    <w:sz w:val="22"/>
                    <w:rPrChange w:id="2199" w:author="Thu Huyen Tran" w:date="2023-12-05T20:23:00Z">
                      <w:rPr>
                        <w:rFonts w:ascii="Arial" w:hAnsi="Arial" w:cs="Arial"/>
                        <w:sz w:val="20"/>
                        <w:szCs w:val="20"/>
                      </w:rPr>
                    </w:rPrChange>
                  </w:rPr>
                  <w:delText xml:space="preserve">3.218.000 </w:delText>
                </w:r>
              </w:del>
            </w:ins>
          </w:p>
        </w:tc>
      </w:tr>
      <w:tr w:rsidR="006100AC" w:rsidRPr="00DB39B6" w14:paraId="2C282F53" w14:textId="715FAF87" w:rsidTr="00136378">
        <w:trPr>
          <w:jc w:val="center"/>
          <w:trPrChange w:id="2200" w:author="Huyen Tran Thu" w:date="2024-05-16T10:19:00Z" w16du:dateUtc="2024-05-16T03:19:00Z">
            <w:trPr>
              <w:jc w:val="center"/>
            </w:trPr>
          </w:trPrChange>
        </w:trPr>
        <w:tc>
          <w:tcPr>
            <w:tcW w:w="419" w:type="pct"/>
            <w:vAlign w:val="bottom"/>
            <w:tcPrChange w:id="2201" w:author="Huyen Tran Thu" w:date="2024-05-16T10:19:00Z" w16du:dateUtc="2024-05-16T03:19:00Z">
              <w:tcPr>
                <w:tcW w:w="419" w:type="pct"/>
                <w:vAlign w:val="bottom"/>
              </w:tcPr>
            </w:tcPrChange>
          </w:tcPr>
          <w:p w14:paraId="0077DE44" w14:textId="77777777" w:rsidR="006100AC" w:rsidRPr="00DB39B6" w:rsidRDefault="006100AC" w:rsidP="006100AC">
            <w:pPr>
              <w:spacing w:before="100" w:after="100"/>
              <w:jc w:val="center"/>
              <w:rPr>
                <w:sz w:val="22"/>
              </w:rPr>
            </w:pPr>
            <w:r w:rsidRPr="00DB39B6">
              <w:rPr>
                <w:sz w:val="22"/>
              </w:rPr>
              <w:t>2008</w:t>
            </w:r>
          </w:p>
        </w:tc>
        <w:tc>
          <w:tcPr>
            <w:tcW w:w="674" w:type="pct"/>
            <w:vAlign w:val="bottom"/>
            <w:tcPrChange w:id="2202" w:author="Huyen Tran Thu" w:date="2024-05-16T10:19:00Z" w16du:dateUtc="2024-05-16T03:19:00Z">
              <w:tcPr>
                <w:tcW w:w="674" w:type="pct"/>
                <w:vAlign w:val="bottom"/>
              </w:tcPr>
            </w:tcPrChange>
          </w:tcPr>
          <w:p w14:paraId="119698DE" w14:textId="77777777" w:rsidR="006100AC" w:rsidRPr="00DB39B6" w:rsidRDefault="006100AC" w:rsidP="006100AC">
            <w:pPr>
              <w:spacing w:before="100" w:after="100"/>
              <w:ind w:right="15"/>
              <w:jc w:val="center"/>
              <w:rPr>
                <w:sz w:val="22"/>
              </w:rPr>
            </w:pPr>
            <w:r w:rsidRPr="00DB39B6">
              <w:rPr>
                <w:sz w:val="22"/>
              </w:rPr>
              <w:t>24.673.100</w:t>
            </w:r>
          </w:p>
        </w:tc>
        <w:tc>
          <w:tcPr>
            <w:tcW w:w="703" w:type="pct"/>
            <w:vAlign w:val="bottom"/>
            <w:tcPrChange w:id="2203" w:author="Huyen Tran Thu" w:date="2024-05-16T10:19:00Z" w16du:dateUtc="2024-05-16T03:19:00Z">
              <w:tcPr>
                <w:tcW w:w="703" w:type="pct"/>
                <w:vAlign w:val="bottom"/>
              </w:tcPr>
            </w:tcPrChange>
          </w:tcPr>
          <w:p w14:paraId="59733F09" w14:textId="36804AD3" w:rsidR="006100AC" w:rsidRPr="00DB39B6" w:rsidRDefault="006100AC" w:rsidP="006100AC">
            <w:pPr>
              <w:spacing w:before="100" w:after="100"/>
              <w:ind w:right="15"/>
              <w:jc w:val="center"/>
              <w:rPr>
                <w:sz w:val="22"/>
              </w:rPr>
            </w:pPr>
            <w:ins w:id="2204" w:author="Thu Huyen Tran" w:date="2023-12-05T20:06:00Z">
              <w:r w:rsidRPr="00DB39B6">
                <w:rPr>
                  <w:color w:val="FF0000"/>
                  <w:sz w:val="22"/>
                  <w:rPrChange w:id="2205" w:author="Thu Huyen Tran" w:date="2023-12-05T20:23:00Z">
                    <w:rPr>
                      <w:rFonts w:ascii="Arial" w:hAnsi="Arial" w:cs="Arial"/>
                      <w:color w:val="FF0000"/>
                      <w:sz w:val="20"/>
                      <w:szCs w:val="20"/>
                    </w:rPr>
                  </w:rPrChange>
                </w:rPr>
                <w:t xml:space="preserve">0,85 </w:t>
              </w:r>
            </w:ins>
            <w:del w:id="2206" w:author="Thu Huyen Tran" w:date="2023-12-05T20:06:00Z">
              <w:r w:rsidRPr="00DB39B6" w:rsidDel="009A38F7">
                <w:rPr>
                  <w:color w:val="FF0000"/>
                  <w:sz w:val="22"/>
                </w:rPr>
                <w:delText xml:space="preserve">0,85 </w:delText>
              </w:r>
            </w:del>
          </w:p>
        </w:tc>
        <w:tc>
          <w:tcPr>
            <w:tcW w:w="939" w:type="pct"/>
            <w:tcPrChange w:id="2207" w:author="Huyen Tran Thu" w:date="2024-05-16T10:19:00Z" w16du:dateUtc="2024-05-16T03:19:00Z">
              <w:tcPr>
                <w:tcW w:w="1163" w:type="pct"/>
                <w:gridSpan w:val="2"/>
                <w:vAlign w:val="bottom"/>
              </w:tcPr>
            </w:tcPrChange>
          </w:tcPr>
          <w:p w14:paraId="1A82B6E3" w14:textId="4604F6D1" w:rsidR="006100AC" w:rsidRPr="006100AC" w:rsidRDefault="006100AC" w:rsidP="006100AC">
            <w:pPr>
              <w:spacing w:before="100" w:after="100"/>
              <w:ind w:right="15"/>
              <w:jc w:val="center"/>
              <w:rPr>
                <w:color w:val="FF0000"/>
                <w:sz w:val="22"/>
              </w:rPr>
            </w:pPr>
            <w:ins w:id="2208" w:author="Huyen Tran Thu" w:date="2024-05-16T10:19:00Z" w16du:dateUtc="2024-05-16T03:19:00Z">
              <w:r w:rsidRPr="006100AC">
                <w:rPr>
                  <w:sz w:val="22"/>
                  <w:rPrChange w:id="2209" w:author="Huyen Tran Thu" w:date="2024-05-16T10:19:00Z" w16du:dateUtc="2024-05-16T03:19:00Z">
                    <w:rPr/>
                  </w:rPrChange>
                </w:rPr>
                <w:t xml:space="preserve">7.654.829 </w:t>
              </w:r>
            </w:ins>
            <w:ins w:id="2210" w:author="Thu Huyen Tran" w:date="2023-12-05T20:23:00Z">
              <w:del w:id="2211" w:author="Huyen Tran Thu" w:date="2024-05-16T10:19:00Z" w16du:dateUtc="2024-05-16T03:19:00Z">
                <w:r w:rsidRPr="006100AC" w:rsidDel="00136378">
                  <w:rPr>
                    <w:sz w:val="22"/>
                    <w:rPrChange w:id="2212" w:author="Huyen Tran Thu" w:date="2024-05-16T10:19:00Z" w16du:dateUtc="2024-05-16T03:19:00Z">
                      <w:rPr>
                        <w:rFonts w:ascii="Arial" w:hAnsi="Arial" w:cs="Arial"/>
                        <w:sz w:val="20"/>
                        <w:szCs w:val="20"/>
                      </w:rPr>
                    </w:rPrChange>
                  </w:rPr>
                  <w:delText xml:space="preserve">7.654.829 </w:delText>
                </w:r>
              </w:del>
            </w:ins>
          </w:p>
        </w:tc>
        <w:tc>
          <w:tcPr>
            <w:tcW w:w="939" w:type="pct"/>
            <w:tcPrChange w:id="2213" w:author="Huyen Tran Thu" w:date="2024-05-16T10:19:00Z" w16du:dateUtc="2024-05-16T03:19:00Z">
              <w:tcPr>
                <w:tcW w:w="792" w:type="pct"/>
                <w:gridSpan w:val="2"/>
                <w:vAlign w:val="bottom"/>
              </w:tcPr>
            </w:tcPrChange>
          </w:tcPr>
          <w:p w14:paraId="35461F10" w14:textId="13C03886" w:rsidR="006100AC" w:rsidRPr="006100AC" w:rsidRDefault="006100AC" w:rsidP="006100AC">
            <w:pPr>
              <w:spacing w:before="100" w:after="100"/>
              <w:ind w:right="15"/>
              <w:jc w:val="center"/>
              <w:rPr>
                <w:sz w:val="22"/>
              </w:rPr>
            </w:pPr>
            <w:ins w:id="2214" w:author="Huyen Tran Thu" w:date="2024-05-16T10:19:00Z" w16du:dateUtc="2024-05-16T03:19:00Z">
              <w:r w:rsidRPr="006100AC">
                <w:rPr>
                  <w:sz w:val="22"/>
                  <w:rPrChange w:id="2215" w:author="Huyen Tran Thu" w:date="2024-05-16T10:19:00Z" w16du:dateUtc="2024-05-16T03:19:00Z">
                    <w:rPr/>
                  </w:rPrChange>
                </w:rPr>
                <w:t>81,0%</w:t>
              </w:r>
            </w:ins>
            <w:ins w:id="2216" w:author="Thu Huyen Tran" w:date="2023-12-05T20:06:00Z">
              <w:del w:id="2217" w:author="Huyen Tran Thu" w:date="2024-05-16T10:19:00Z" w16du:dateUtc="2024-05-16T03:19:00Z">
                <w:r w:rsidRPr="006100AC" w:rsidDel="00136378">
                  <w:rPr>
                    <w:color w:val="FF0000"/>
                    <w:sz w:val="22"/>
                    <w:rPrChange w:id="2218" w:author="Huyen Tran Thu" w:date="2024-05-16T10:19:00Z" w16du:dateUtc="2024-05-16T03:19:00Z">
                      <w:rPr>
                        <w:rFonts w:ascii="Arial" w:hAnsi="Arial" w:cs="Arial"/>
                        <w:color w:val="FF0000"/>
                        <w:sz w:val="20"/>
                        <w:szCs w:val="20"/>
                      </w:rPr>
                    </w:rPrChange>
                  </w:rPr>
                  <w:delText>81,0%</w:delText>
                </w:r>
              </w:del>
            </w:ins>
            <w:del w:id="2219" w:author="Huyen Tran Thu" w:date="2024-05-16T10:19:00Z" w16du:dateUtc="2024-05-16T03:19:00Z">
              <w:r w:rsidRPr="006100AC" w:rsidDel="00136378">
                <w:rPr>
                  <w:color w:val="FF0000"/>
                  <w:sz w:val="22"/>
                </w:rPr>
                <w:delText>81,0</w:delText>
              </w:r>
            </w:del>
          </w:p>
        </w:tc>
        <w:tc>
          <w:tcPr>
            <w:tcW w:w="713" w:type="pct"/>
            <w:vAlign w:val="bottom"/>
            <w:tcPrChange w:id="2220" w:author="Huyen Tran Thu" w:date="2024-05-16T10:19:00Z" w16du:dateUtc="2024-05-16T03:19:00Z">
              <w:tcPr>
                <w:tcW w:w="636" w:type="pct"/>
                <w:vAlign w:val="bottom"/>
              </w:tcPr>
            </w:tcPrChange>
          </w:tcPr>
          <w:p w14:paraId="5E22826D" w14:textId="77849B97" w:rsidR="006100AC" w:rsidRPr="00DB39B6" w:rsidRDefault="006100AC" w:rsidP="006100AC">
            <w:pPr>
              <w:spacing w:before="100" w:after="100"/>
              <w:ind w:right="15"/>
              <w:jc w:val="center"/>
              <w:rPr>
                <w:sz w:val="22"/>
              </w:rPr>
            </w:pPr>
            <w:ins w:id="2221" w:author="Thu Huyen Tran" w:date="2023-12-05T20:17:00Z">
              <w:r w:rsidRPr="00DB39B6">
                <w:rPr>
                  <w:sz w:val="22"/>
                  <w:rPrChange w:id="2222" w:author="Thu Huyen Tran" w:date="2023-12-05T20:23:00Z">
                    <w:rPr>
                      <w:rFonts w:ascii="Arial" w:hAnsi="Arial" w:cs="Arial"/>
                      <w:sz w:val="20"/>
                      <w:szCs w:val="20"/>
                    </w:rPr>
                  </w:rPrChange>
                </w:rPr>
                <w:t xml:space="preserve">6.200.412 </w:t>
              </w:r>
            </w:ins>
            <w:del w:id="2223" w:author="Thu Huyen Tran" w:date="2023-12-05T20:17:00Z">
              <w:r w:rsidRPr="00DB39B6" w:rsidDel="000F22A7">
                <w:rPr>
                  <w:sz w:val="22"/>
                </w:rPr>
                <w:delText xml:space="preserve">6.200.412 </w:delText>
              </w:r>
            </w:del>
          </w:p>
        </w:tc>
        <w:tc>
          <w:tcPr>
            <w:tcW w:w="613" w:type="pct"/>
            <w:vAlign w:val="bottom"/>
            <w:tcPrChange w:id="2224" w:author="Huyen Tran Thu" w:date="2024-05-16T10:19:00Z" w16du:dateUtc="2024-05-16T03:19:00Z">
              <w:tcPr>
                <w:tcW w:w="613" w:type="pct"/>
                <w:vAlign w:val="bottom"/>
              </w:tcPr>
            </w:tcPrChange>
          </w:tcPr>
          <w:p w14:paraId="7EDDC7B9" w14:textId="40D491E3" w:rsidR="006100AC" w:rsidRPr="00DB39B6" w:rsidRDefault="006100AC" w:rsidP="006100AC">
            <w:pPr>
              <w:spacing w:before="100" w:after="100"/>
              <w:ind w:right="15"/>
              <w:jc w:val="center"/>
              <w:rPr>
                <w:sz w:val="22"/>
              </w:rPr>
            </w:pPr>
            <w:ins w:id="2225" w:author="Huyen Tran Thu" w:date="2024-05-16T10:24:00Z" w16du:dateUtc="2024-05-16T03:24:00Z">
              <w:r w:rsidRPr="006100AC">
                <w:rPr>
                  <w:sz w:val="22"/>
                  <w:rPrChange w:id="2226" w:author="Huyen Tran Thu" w:date="2024-05-16T10:24:00Z" w16du:dateUtc="2024-05-16T03:24:00Z">
                    <w:rPr>
                      <w:rFonts w:ascii="Arial" w:hAnsi="Arial" w:cs="Arial"/>
                      <w:sz w:val="20"/>
                      <w:szCs w:val="20"/>
                    </w:rPr>
                  </w:rPrChange>
                </w:rPr>
                <w:t xml:space="preserve">1.454.418 </w:t>
              </w:r>
            </w:ins>
            <w:ins w:id="2227" w:author="Thu Huyen Tran" w:date="2023-12-05T20:23:00Z">
              <w:del w:id="2228" w:author="Huyen Tran Thu" w:date="2024-05-16T10:24:00Z" w16du:dateUtc="2024-05-16T03:24:00Z">
                <w:r w:rsidRPr="00DB39B6" w:rsidDel="003233ED">
                  <w:rPr>
                    <w:sz w:val="22"/>
                    <w:rPrChange w:id="2229" w:author="Thu Huyen Tran" w:date="2023-12-05T20:23:00Z">
                      <w:rPr>
                        <w:rFonts w:ascii="Arial" w:hAnsi="Arial" w:cs="Arial"/>
                        <w:sz w:val="20"/>
                        <w:szCs w:val="20"/>
                      </w:rPr>
                    </w:rPrChange>
                  </w:rPr>
                  <w:delText xml:space="preserve">3.429.833 </w:delText>
                </w:r>
              </w:del>
            </w:ins>
          </w:p>
        </w:tc>
      </w:tr>
      <w:tr w:rsidR="006100AC" w:rsidRPr="00DB39B6" w14:paraId="7691430B" w14:textId="1D4403D0" w:rsidTr="00136378">
        <w:trPr>
          <w:jc w:val="center"/>
          <w:trPrChange w:id="2230" w:author="Huyen Tran Thu" w:date="2024-05-16T10:19:00Z" w16du:dateUtc="2024-05-16T03:19:00Z">
            <w:trPr>
              <w:jc w:val="center"/>
            </w:trPr>
          </w:trPrChange>
        </w:trPr>
        <w:tc>
          <w:tcPr>
            <w:tcW w:w="419" w:type="pct"/>
            <w:vAlign w:val="bottom"/>
            <w:tcPrChange w:id="2231" w:author="Huyen Tran Thu" w:date="2024-05-16T10:19:00Z" w16du:dateUtc="2024-05-16T03:19:00Z">
              <w:tcPr>
                <w:tcW w:w="419" w:type="pct"/>
                <w:vAlign w:val="bottom"/>
              </w:tcPr>
            </w:tcPrChange>
          </w:tcPr>
          <w:p w14:paraId="1CAC5068" w14:textId="77777777" w:rsidR="006100AC" w:rsidRPr="00DB39B6" w:rsidRDefault="006100AC" w:rsidP="006100AC">
            <w:pPr>
              <w:spacing w:before="100" w:after="100"/>
              <w:jc w:val="center"/>
              <w:rPr>
                <w:sz w:val="22"/>
              </w:rPr>
            </w:pPr>
            <w:r w:rsidRPr="00DB39B6">
              <w:rPr>
                <w:sz w:val="22"/>
              </w:rPr>
              <w:t>2009</w:t>
            </w:r>
          </w:p>
        </w:tc>
        <w:tc>
          <w:tcPr>
            <w:tcW w:w="674" w:type="pct"/>
            <w:vAlign w:val="bottom"/>
            <w:tcPrChange w:id="2232" w:author="Huyen Tran Thu" w:date="2024-05-16T10:19:00Z" w16du:dateUtc="2024-05-16T03:19:00Z">
              <w:tcPr>
                <w:tcW w:w="674" w:type="pct"/>
                <w:vAlign w:val="bottom"/>
              </w:tcPr>
            </w:tcPrChange>
          </w:tcPr>
          <w:p w14:paraId="199563AD" w14:textId="77777777" w:rsidR="006100AC" w:rsidRPr="00DB39B6" w:rsidRDefault="006100AC" w:rsidP="006100AC">
            <w:pPr>
              <w:spacing w:before="100" w:after="100"/>
              <w:ind w:right="15"/>
              <w:jc w:val="center"/>
              <w:rPr>
                <w:sz w:val="22"/>
              </w:rPr>
            </w:pPr>
            <w:r w:rsidRPr="00DB39B6">
              <w:rPr>
                <w:sz w:val="22"/>
              </w:rPr>
              <w:t>25.584.700</w:t>
            </w:r>
          </w:p>
        </w:tc>
        <w:tc>
          <w:tcPr>
            <w:tcW w:w="703" w:type="pct"/>
            <w:vAlign w:val="bottom"/>
            <w:tcPrChange w:id="2233" w:author="Huyen Tran Thu" w:date="2024-05-16T10:19:00Z" w16du:dateUtc="2024-05-16T03:19:00Z">
              <w:tcPr>
                <w:tcW w:w="703" w:type="pct"/>
                <w:vAlign w:val="bottom"/>
              </w:tcPr>
            </w:tcPrChange>
          </w:tcPr>
          <w:p w14:paraId="131D98AD" w14:textId="486B485D" w:rsidR="006100AC" w:rsidRPr="00DB39B6" w:rsidRDefault="006100AC" w:rsidP="006100AC">
            <w:pPr>
              <w:spacing w:before="100" w:after="100"/>
              <w:ind w:right="15"/>
              <w:jc w:val="center"/>
              <w:rPr>
                <w:color w:val="FF0000"/>
                <w:sz w:val="22"/>
              </w:rPr>
            </w:pPr>
            <w:ins w:id="2234" w:author="Thu Huyen Tran" w:date="2023-12-05T20:06:00Z">
              <w:r w:rsidRPr="00DB39B6">
                <w:rPr>
                  <w:color w:val="FF0000"/>
                  <w:sz w:val="22"/>
                  <w:rPrChange w:id="2235" w:author="Thu Huyen Tran" w:date="2023-12-05T20:23:00Z">
                    <w:rPr>
                      <w:rFonts w:ascii="Arial" w:hAnsi="Arial" w:cs="Arial"/>
                      <w:color w:val="FF0000"/>
                      <w:sz w:val="20"/>
                      <w:szCs w:val="20"/>
                    </w:rPr>
                  </w:rPrChange>
                </w:rPr>
                <w:t xml:space="preserve">0,95 </w:t>
              </w:r>
            </w:ins>
            <w:del w:id="2236" w:author="Thu Huyen Tran" w:date="2023-12-05T20:06:00Z">
              <w:r w:rsidRPr="00DB39B6" w:rsidDel="009A38F7">
                <w:rPr>
                  <w:color w:val="FF0000"/>
                  <w:sz w:val="22"/>
                </w:rPr>
                <w:delText xml:space="preserve">0,95 </w:delText>
              </w:r>
            </w:del>
          </w:p>
        </w:tc>
        <w:tc>
          <w:tcPr>
            <w:tcW w:w="939" w:type="pct"/>
            <w:tcPrChange w:id="2237" w:author="Huyen Tran Thu" w:date="2024-05-16T10:19:00Z" w16du:dateUtc="2024-05-16T03:19:00Z">
              <w:tcPr>
                <w:tcW w:w="1163" w:type="pct"/>
                <w:gridSpan w:val="2"/>
                <w:vAlign w:val="bottom"/>
              </w:tcPr>
            </w:tcPrChange>
          </w:tcPr>
          <w:p w14:paraId="06D09F07" w14:textId="0953B4A9" w:rsidR="006100AC" w:rsidRPr="006100AC" w:rsidRDefault="006100AC" w:rsidP="006100AC">
            <w:pPr>
              <w:spacing w:before="100" w:after="100"/>
              <w:ind w:right="15"/>
              <w:jc w:val="center"/>
              <w:rPr>
                <w:sz w:val="22"/>
              </w:rPr>
            </w:pPr>
            <w:ins w:id="2238" w:author="Huyen Tran Thu" w:date="2024-05-16T10:19:00Z" w16du:dateUtc="2024-05-16T03:19:00Z">
              <w:r w:rsidRPr="006100AC">
                <w:rPr>
                  <w:sz w:val="22"/>
                  <w:rPrChange w:id="2239" w:author="Huyen Tran Thu" w:date="2024-05-16T10:19:00Z" w16du:dateUtc="2024-05-16T03:19:00Z">
                    <w:rPr/>
                  </w:rPrChange>
                </w:rPr>
                <w:t xml:space="preserve">8.871.495 </w:t>
              </w:r>
            </w:ins>
            <w:ins w:id="2240" w:author="Thu Huyen Tran" w:date="2023-12-05T20:23:00Z">
              <w:del w:id="2241" w:author="Huyen Tran Thu" w:date="2024-05-16T10:19:00Z" w16du:dateUtc="2024-05-16T03:19:00Z">
                <w:r w:rsidRPr="006100AC" w:rsidDel="00136378">
                  <w:rPr>
                    <w:sz w:val="22"/>
                    <w:rPrChange w:id="2242" w:author="Huyen Tran Thu" w:date="2024-05-16T10:19:00Z" w16du:dateUtc="2024-05-16T03:19:00Z">
                      <w:rPr>
                        <w:rFonts w:ascii="Arial" w:hAnsi="Arial" w:cs="Arial"/>
                        <w:sz w:val="20"/>
                        <w:szCs w:val="20"/>
                      </w:rPr>
                    </w:rPrChange>
                  </w:rPr>
                  <w:delText xml:space="preserve">8.871.495 </w:delText>
                </w:r>
              </w:del>
            </w:ins>
          </w:p>
        </w:tc>
        <w:tc>
          <w:tcPr>
            <w:tcW w:w="939" w:type="pct"/>
            <w:tcPrChange w:id="2243" w:author="Huyen Tran Thu" w:date="2024-05-16T10:19:00Z" w16du:dateUtc="2024-05-16T03:19:00Z">
              <w:tcPr>
                <w:tcW w:w="792" w:type="pct"/>
                <w:gridSpan w:val="2"/>
                <w:vAlign w:val="bottom"/>
              </w:tcPr>
            </w:tcPrChange>
          </w:tcPr>
          <w:p w14:paraId="7176DA7E" w14:textId="5586D906" w:rsidR="006100AC" w:rsidRPr="006100AC" w:rsidRDefault="006100AC" w:rsidP="006100AC">
            <w:pPr>
              <w:spacing w:before="100" w:after="100"/>
              <w:ind w:right="15"/>
              <w:jc w:val="center"/>
              <w:rPr>
                <w:color w:val="FF0000"/>
                <w:sz w:val="22"/>
              </w:rPr>
            </w:pPr>
            <w:ins w:id="2244" w:author="Huyen Tran Thu" w:date="2024-05-16T10:19:00Z" w16du:dateUtc="2024-05-16T03:19:00Z">
              <w:r w:rsidRPr="006100AC">
                <w:rPr>
                  <w:sz w:val="22"/>
                  <w:rPrChange w:id="2245" w:author="Huyen Tran Thu" w:date="2024-05-16T10:19:00Z" w16du:dateUtc="2024-05-16T03:19:00Z">
                    <w:rPr/>
                  </w:rPrChange>
                </w:rPr>
                <w:t>82,5%</w:t>
              </w:r>
            </w:ins>
            <w:ins w:id="2246" w:author="Thu Huyen Tran" w:date="2023-12-05T20:06:00Z">
              <w:del w:id="2247" w:author="Huyen Tran Thu" w:date="2024-05-16T10:19:00Z" w16du:dateUtc="2024-05-16T03:19:00Z">
                <w:r w:rsidRPr="006100AC" w:rsidDel="00136378">
                  <w:rPr>
                    <w:sz w:val="22"/>
                    <w:rPrChange w:id="2248" w:author="Huyen Tran Thu" w:date="2024-05-16T10:19:00Z" w16du:dateUtc="2024-05-16T03:19:00Z">
                      <w:rPr>
                        <w:rFonts w:ascii="Arial" w:hAnsi="Arial" w:cs="Arial"/>
                        <w:sz w:val="20"/>
                        <w:szCs w:val="20"/>
                      </w:rPr>
                    </w:rPrChange>
                  </w:rPr>
                  <w:delText>82,5%</w:delText>
                </w:r>
              </w:del>
            </w:ins>
            <w:del w:id="2249" w:author="Huyen Tran Thu" w:date="2024-05-16T10:19:00Z" w16du:dateUtc="2024-05-16T03:19:00Z">
              <w:r w:rsidRPr="006100AC" w:rsidDel="00136378">
                <w:rPr>
                  <w:sz w:val="22"/>
                </w:rPr>
                <w:delText>82,5</w:delText>
              </w:r>
            </w:del>
          </w:p>
        </w:tc>
        <w:tc>
          <w:tcPr>
            <w:tcW w:w="713" w:type="pct"/>
            <w:vAlign w:val="bottom"/>
            <w:tcPrChange w:id="2250" w:author="Huyen Tran Thu" w:date="2024-05-16T10:19:00Z" w16du:dateUtc="2024-05-16T03:19:00Z">
              <w:tcPr>
                <w:tcW w:w="636" w:type="pct"/>
                <w:vAlign w:val="bottom"/>
              </w:tcPr>
            </w:tcPrChange>
          </w:tcPr>
          <w:p w14:paraId="77A91612" w14:textId="204B859D" w:rsidR="006100AC" w:rsidRPr="00DB39B6" w:rsidRDefault="006100AC" w:rsidP="006100AC">
            <w:pPr>
              <w:spacing w:before="100" w:after="100"/>
              <w:ind w:right="15"/>
              <w:jc w:val="center"/>
              <w:rPr>
                <w:sz w:val="22"/>
              </w:rPr>
            </w:pPr>
            <w:ins w:id="2251" w:author="Thu Huyen Tran" w:date="2023-12-05T20:17:00Z">
              <w:r w:rsidRPr="00DB39B6">
                <w:rPr>
                  <w:sz w:val="22"/>
                  <w:rPrChange w:id="2252" w:author="Thu Huyen Tran" w:date="2023-12-05T20:23:00Z">
                    <w:rPr>
                      <w:rFonts w:ascii="Arial" w:hAnsi="Arial" w:cs="Arial"/>
                      <w:sz w:val="20"/>
                      <w:szCs w:val="20"/>
                    </w:rPr>
                  </w:rPrChange>
                </w:rPr>
                <w:t xml:space="preserve">7.318.983 </w:t>
              </w:r>
            </w:ins>
            <w:del w:id="2253" w:author="Thu Huyen Tran" w:date="2023-12-05T20:17:00Z">
              <w:r w:rsidRPr="00DB39B6" w:rsidDel="000F22A7">
                <w:rPr>
                  <w:sz w:val="22"/>
                </w:rPr>
                <w:delText xml:space="preserve">7.318.983 </w:delText>
              </w:r>
            </w:del>
          </w:p>
        </w:tc>
        <w:tc>
          <w:tcPr>
            <w:tcW w:w="613" w:type="pct"/>
            <w:vAlign w:val="bottom"/>
            <w:tcPrChange w:id="2254" w:author="Huyen Tran Thu" w:date="2024-05-16T10:19:00Z" w16du:dateUtc="2024-05-16T03:19:00Z">
              <w:tcPr>
                <w:tcW w:w="613" w:type="pct"/>
                <w:vAlign w:val="bottom"/>
              </w:tcPr>
            </w:tcPrChange>
          </w:tcPr>
          <w:p w14:paraId="555302ED" w14:textId="744289CD" w:rsidR="006100AC" w:rsidRPr="00DB39B6" w:rsidRDefault="006100AC" w:rsidP="006100AC">
            <w:pPr>
              <w:spacing w:before="100" w:after="100"/>
              <w:ind w:right="15"/>
              <w:jc w:val="center"/>
              <w:rPr>
                <w:sz w:val="22"/>
              </w:rPr>
            </w:pPr>
            <w:ins w:id="2255" w:author="Huyen Tran Thu" w:date="2024-05-16T10:24:00Z" w16du:dateUtc="2024-05-16T03:24:00Z">
              <w:r w:rsidRPr="006100AC">
                <w:rPr>
                  <w:sz w:val="22"/>
                  <w:rPrChange w:id="2256" w:author="Huyen Tran Thu" w:date="2024-05-16T10:24:00Z" w16du:dateUtc="2024-05-16T03:24:00Z">
                    <w:rPr>
                      <w:rFonts w:ascii="Arial" w:hAnsi="Arial" w:cs="Arial"/>
                      <w:sz w:val="20"/>
                      <w:szCs w:val="20"/>
                    </w:rPr>
                  </w:rPrChange>
                </w:rPr>
                <w:t xml:space="preserve">1.552.512 </w:t>
              </w:r>
            </w:ins>
            <w:ins w:id="2257" w:author="Thu Huyen Tran" w:date="2023-12-05T20:23:00Z">
              <w:del w:id="2258" w:author="Huyen Tran Thu" w:date="2024-05-16T10:24:00Z" w16du:dateUtc="2024-05-16T03:24:00Z">
                <w:r w:rsidRPr="00DB39B6" w:rsidDel="003233ED">
                  <w:rPr>
                    <w:sz w:val="22"/>
                    <w:rPrChange w:id="2259" w:author="Thu Huyen Tran" w:date="2023-12-05T20:23:00Z">
                      <w:rPr>
                        <w:rFonts w:ascii="Arial" w:hAnsi="Arial" w:cs="Arial"/>
                        <w:sz w:val="20"/>
                        <w:szCs w:val="20"/>
                      </w:rPr>
                    </w:rPrChange>
                  </w:rPr>
                  <w:delText xml:space="preserve">3.769.094 </w:delText>
                </w:r>
              </w:del>
            </w:ins>
          </w:p>
        </w:tc>
      </w:tr>
      <w:tr w:rsidR="006100AC" w:rsidRPr="00DB39B6" w14:paraId="67A95BBC" w14:textId="6CA4190F" w:rsidTr="00136378">
        <w:trPr>
          <w:jc w:val="center"/>
          <w:trPrChange w:id="2260" w:author="Huyen Tran Thu" w:date="2024-05-16T10:19:00Z" w16du:dateUtc="2024-05-16T03:19:00Z">
            <w:trPr>
              <w:jc w:val="center"/>
            </w:trPr>
          </w:trPrChange>
        </w:trPr>
        <w:tc>
          <w:tcPr>
            <w:tcW w:w="419" w:type="pct"/>
            <w:vAlign w:val="bottom"/>
            <w:tcPrChange w:id="2261" w:author="Huyen Tran Thu" w:date="2024-05-16T10:19:00Z" w16du:dateUtc="2024-05-16T03:19:00Z">
              <w:tcPr>
                <w:tcW w:w="419" w:type="pct"/>
                <w:vAlign w:val="bottom"/>
              </w:tcPr>
            </w:tcPrChange>
          </w:tcPr>
          <w:p w14:paraId="3DC5FEEC" w14:textId="77777777" w:rsidR="006100AC" w:rsidRPr="00DB39B6" w:rsidRDefault="006100AC" w:rsidP="006100AC">
            <w:pPr>
              <w:spacing w:before="100" w:after="100"/>
              <w:jc w:val="center"/>
              <w:rPr>
                <w:sz w:val="22"/>
              </w:rPr>
            </w:pPr>
            <w:r w:rsidRPr="00DB39B6">
              <w:rPr>
                <w:sz w:val="22"/>
              </w:rPr>
              <w:t>2010</w:t>
            </w:r>
          </w:p>
        </w:tc>
        <w:tc>
          <w:tcPr>
            <w:tcW w:w="674" w:type="pct"/>
            <w:vAlign w:val="bottom"/>
            <w:tcPrChange w:id="2262" w:author="Huyen Tran Thu" w:date="2024-05-16T10:19:00Z" w16du:dateUtc="2024-05-16T03:19:00Z">
              <w:tcPr>
                <w:tcW w:w="674" w:type="pct"/>
                <w:vAlign w:val="bottom"/>
              </w:tcPr>
            </w:tcPrChange>
          </w:tcPr>
          <w:p w14:paraId="6FD17C5F" w14:textId="77777777" w:rsidR="006100AC" w:rsidRPr="00DB39B6" w:rsidRDefault="006100AC" w:rsidP="006100AC">
            <w:pPr>
              <w:spacing w:before="100" w:after="100"/>
              <w:ind w:right="15"/>
              <w:jc w:val="center"/>
              <w:rPr>
                <w:sz w:val="22"/>
              </w:rPr>
            </w:pPr>
            <w:r w:rsidRPr="00DB39B6">
              <w:rPr>
                <w:sz w:val="22"/>
              </w:rPr>
              <w:t>26.460.500</w:t>
            </w:r>
          </w:p>
        </w:tc>
        <w:tc>
          <w:tcPr>
            <w:tcW w:w="703" w:type="pct"/>
            <w:vAlign w:val="bottom"/>
            <w:tcPrChange w:id="2263" w:author="Huyen Tran Thu" w:date="2024-05-16T10:19:00Z" w16du:dateUtc="2024-05-16T03:19:00Z">
              <w:tcPr>
                <w:tcW w:w="703" w:type="pct"/>
                <w:vAlign w:val="bottom"/>
              </w:tcPr>
            </w:tcPrChange>
          </w:tcPr>
          <w:p w14:paraId="529D4425" w14:textId="360DD951" w:rsidR="006100AC" w:rsidRPr="00DB39B6" w:rsidRDefault="006100AC" w:rsidP="006100AC">
            <w:pPr>
              <w:spacing w:before="100" w:after="100"/>
              <w:ind w:right="15"/>
              <w:jc w:val="center"/>
              <w:rPr>
                <w:color w:val="FF0000"/>
                <w:sz w:val="22"/>
              </w:rPr>
            </w:pPr>
            <w:ins w:id="2264" w:author="Thu Huyen Tran" w:date="2023-12-05T20:06:00Z">
              <w:r w:rsidRPr="00DB39B6">
                <w:rPr>
                  <w:color w:val="FF0000"/>
                  <w:sz w:val="22"/>
                  <w:rPrChange w:id="2265" w:author="Thu Huyen Tran" w:date="2023-12-05T20:24:00Z">
                    <w:rPr>
                      <w:rFonts w:ascii="Arial" w:hAnsi="Arial" w:cs="Arial"/>
                      <w:b/>
                      <w:bCs/>
                      <w:color w:val="FF0000"/>
                      <w:sz w:val="20"/>
                      <w:szCs w:val="20"/>
                    </w:rPr>
                  </w:rPrChange>
                </w:rPr>
                <w:t xml:space="preserve">1,00 </w:t>
              </w:r>
            </w:ins>
            <w:del w:id="2266" w:author="Thu Huyen Tran" w:date="2023-12-05T20:06:00Z">
              <w:r w:rsidRPr="00DB39B6" w:rsidDel="009A38F7">
                <w:rPr>
                  <w:color w:val="FF0000"/>
                  <w:sz w:val="22"/>
                </w:rPr>
                <w:delText xml:space="preserve">1,00 </w:delText>
              </w:r>
            </w:del>
          </w:p>
        </w:tc>
        <w:tc>
          <w:tcPr>
            <w:tcW w:w="939" w:type="pct"/>
            <w:tcPrChange w:id="2267" w:author="Huyen Tran Thu" w:date="2024-05-16T10:19:00Z" w16du:dateUtc="2024-05-16T03:19:00Z">
              <w:tcPr>
                <w:tcW w:w="1163" w:type="pct"/>
                <w:gridSpan w:val="2"/>
                <w:vAlign w:val="bottom"/>
              </w:tcPr>
            </w:tcPrChange>
          </w:tcPr>
          <w:p w14:paraId="78045C46" w14:textId="1805F6F2" w:rsidR="006100AC" w:rsidRPr="006100AC" w:rsidRDefault="006100AC" w:rsidP="006100AC">
            <w:pPr>
              <w:spacing w:before="100" w:after="100"/>
              <w:ind w:right="15"/>
              <w:jc w:val="center"/>
              <w:rPr>
                <w:color w:val="FF0000"/>
                <w:sz w:val="22"/>
                <w:rPrChange w:id="2268" w:author="Huyen Tran Thu" w:date="2024-05-16T10:19:00Z" w16du:dateUtc="2024-05-16T03:19:00Z">
                  <w:rPr>
                    <w:b/>
                    <w:bCs/>
                    <w:color w:val="FF0000"/>
                    <w:sz w:val="22"/>
                  </w:rPr>
                </w:rPrChange>
              </w:rPr>
            </w:pPr>
            <w:ins w:id="2269" w:author="Huyen Tran Thu" w:date="2024-05-16T10:19:00Z" w16du:dateUtc="2024-05-16T03:19:00Z">
              <w:r w:rsidRPr="006100AC">
                <w:rPr>
                  <w:sz w:val="22"/>
                  <w:rPrChange w:id="2270" w:author="Huyen Tran Thu" w:date="2024-05-16T10:19:00Z" w16du:dateUtc="2024-05-16T03:19:00Z">
                    <w:rPr/>
                  </w:rPrChange>
                </w:rPr>
                <w:t xml:space="preserve">9.658.083 </w:t>
              </w:r>
            </w:ins>
            <w:ins w:id="2271" w:author="Thu Huyen Tran" w:date="2023-12-05T20:23:00Z">
              <w:del w:id="2272" w:author="Huyen Tran Thu" w:date="2024-05-16T10:19:00Z" w16du:dateUtc="2024-05-16T03:19:00Z">
                <w:r w:rsidRPr="006100AC" w:rsidDel="00136378">
                  <w:rPr>
                    <w:sz w:val="22"/>
                    <w:rPrChange w:id="2273" w:author="Huyen Tran Thu" w:date="2024-05-16T10:19:00Z" w16du:dateUtc="2024-05-16T03:19:00Z">
                      <w:rPr>
                        <w:rFonts w:ascii="Arial" w:hAnsi="Arial" w:cs="Arial"/>
                        <w:b/>
                        <w:bCs/>
                        <w:sz w:val="20"/>
                        <w:szCs w:val="20"/>
                      </w:rPr>
                    </w:rPrChange>
                  </w:rPr>
                  <w:delText xml:space="preserve">9.658.083 </w:delText>
                </w:r>
              </w:del>
            </w:ins>
          </w:p>
        </w:tc>
        <w:tc>
          <w:tcPr>
            <w:tcW w:w="939" w:type="pct"/>
            <w:tcPrChange w:id="2274" w:author="Huyen Tran Thu" w:date="2024-05-16T10:19:00Z" w16du:dateUtc="2024-05-16T03:19:00Z">
              <w:tcPr>
                <w:tcW w:w="792" w:type="pct"/>
                <w:gridSpan w:val="2"/>
                <w:vAlign w:val="bottom"/>
              </w:tcPr>
            </w:tcPrChange>
          </w:tcPr>
          <w:p w14:paraId="764C0E30" w14:textId="70F62C60" w:rsidR="006100AC" w:rsidRPr="006100AC" w:rsidRDefault="006100AC" w:rsidP="006100AC">
            <w:pPr>
              <w:spacing w:before="100" w:after="100"/>
              <w:ind w:right="15"/>
              <w:jc w:val="center"/>
              <w:rPr>
                <w:color w:val="FF0000"/>
                <w:sz w:val="22"/>
              </w:rPr>
            </w:pPr>
            <w:ins w:id="2275" w:author="Huyen Tran Thu" w:date="2024-05-16T10:19:00Z" w16du:dateUtc="2024-05-16T03:19:00Z">
              <w:r w:rsidRPr="006100AC">
                <w:rPr>
                  <w:sz w:val="22"/>
                  <w:rPrChange w:id="2276" w:author="Huyen Tran Thu" w:date="2024-05-16T10:19:00Z" w16du:dateUtc="2024-05-16T03:19:00Z">
                    <w:rPr/>
                  </w:rPrChange>
                </w:rPr>
                <w:t>84,0%</w:t>
              </w:r>
            </w:ins>
            <w:ins w:id="2277" w:author="Thu Huyen Tran" w:date="2023-12-05T20:06:00Z">
              <w:del w:id="2278" w:author="Huyen Tran Thu" w:date="2024-05-16T10:19:00Z" w16du:dateUtc="2024-05-16T03:19:00Z">
                <w:r w:rsidRPr="006100AC" w:rsidDel="00136378">
                  <w:rPr>
                    <w:color w:val="FF0000"/>
                    <w:sz w:val="22"/>
                    <w:rPrChange w:id="2279" w:author="Huyen Tran Thu" w:date="2024-05-16T10:19:00Z" w16du:dateUtc="2024-05-16T03:19:00Z">
                      <w:rPr>
                        <w:rFonts w:ascii="Arial" w:hAnsi="Arial" w:cs="Arial"/>
                        <w:b/>
                        <w:bCs/>
                        <w:color w:val="FF0000"/>
                        <w:sz w:val="20"/>
                        <w:szCs w:val="20"/>
                      </w:rPr>
                    </w:rPrChange>
                  </w:rPr>
                  <w:delText>84,0%</w:delText>
                </w:r>
              </w:del>
            </w:ins>
            <w:del w:id="2280" w:author="Huyen Tran Thu" w:date="2024-05-16T10:19:00Z" w16du:dateUtc="2024-05-16T03:19:00Z">
              <w:r w:rsidRPr="006100AC" w:rsidDel="00136378">
                <w:rPr>
                  <w:color w:val="FF0000"/>
                  <w:sz w:val="22"/>
                </w:rPr>
                <w:delText>84,0</w:delText>
              </w:r>
            </w:del>
          </w:p>
        </w:tc>
        <w:tc>
          <w:tcPr>
            <w:tcW w:w="713" w:type="pct"/>
            <w:vAlign w:val="bottom"/>
            <w:tcPrChange w:id="2281" w:author="Huyen Tran Thu" w:date="2024-05-16T10:19:00Z" w16du:dateUtc="2024-05-16T03:19:00Z">
              <w:tcPr>
                <w:tcW w:w="636" w:type="pct"/>
                <w:vAlign w:val="bottom"/>
              </w:tcPr>
            </w:tcPrChange>
          </w:tcPr>
          <w:p w14:paraId="5EC943F7" w14:textId="32786EB3" w:rsidR="006100AC" w:rsidRPr="00DB39B6" w:rsidRDefault="006100AC" w:rsidP="006100AC">
            <w:pPr>
              <w:spacing w:before="100" w:after="100"/>
              <w:ind w:right="15"/>
              <w:jc w:val="center"/>
              <w:rPr>
                <w:sz w:val="22"/>
              </w:rPr>
            </w:pPr>
            <w:ins w:id="2282" w:author="Thu Huyen Tran" w:date="2023-12-05T20:17:00Z">
              <w:r w:rsidRPr="00DB39B6">
                <w:rPr>
                  <w:sz w:val="22"/>
                  <w:rPrChange w:id="2283" w:author="Thu Huyen Tran" w:date="2023-12-05T20:24:00Z">
                    <w:rPr>
                      <w:rFonts w:ascii="Arial" w:hAnsi="Arial" w:cs="Arial"/>
                      <w:b/>
                      <w:bCs/>
                      <w:sz w:val="20"/>
                      <w:szCs w:val="20"/>
                    </w:rPr>
                  </w:rPrChange>
                </w:rPr>
                <w:t xml:space="preserve">8.112.789 </w:t>
              </w:r>
            </w:ins>
            <w:del w:id="2284" w:author="Thu Huyen Tran" w:date="2023-12-05T20:17:00Z">
              <w:r w:rsidRPr="00DB39B6" w:rsidDel="000F22A7">
                <w:rPr>
                  <w:sz w:val="22"/>
                </w:rPr>
                <w:delText xml:space="preserve">8.112.789 </w:delText>
              </w:r>
            </w:del>
          </w:p>
        </w:tc>
        <w:tc>
          <w:tcPr>
            <w:tcW w:w="613" w:type="pct"/>
            <w:vAlign w:val="bottom"/>
            <w:tcPrChange w:id="2285" w:author="Huyen Tran Thu" w:date="2024-05-16T10:19:00Z" w16du:dateUtc="2024-05-16T03:19:00Z">
              <w:tcPr>
                <w:tcW w:w="613" w:type="pct"/>
                <w:vAlign w:val="bottom"/>
              </w:tcPr>
            </w:tcPrChange>
          </w:tcPr>
          <w:p w14:paraId="6E6241EB" w14:textId="11AA966A" w:rsidR="006100AC" w:rsidRPr="006100AC" w:rsidRDefault="006100AC" w:rsidP="006100AC">
            <w:pPr>
              <w:spacing w:before="100" w:after="100"/>
              <w:ind w:right="15"/>
              <w:jc w:val="center"/>
              <w:rPr>
                <w:sz w:val="22"/>
                <w:rPrChange w:id="2286" w:author="Huyen Tran Thu" w:date="2024-05-16T10:24:00Z" w16du:dateUtc="2024-05-16T03:24:00Z">
                  <w:rPr>
                    <w:b/>
                    <w:bCs/>
                    <w:sz w:val="22"/>
                  </w:rPr>
                </w:rPrChange>
              </w:rPr>
            </w:pPr>
            <w:ins w:id="2287" w:author="Huyen Tran Thu" w:date="2024-05-16T10:24:00Z" w16du:dateUtc="2024-05-16T03:24:00Z">
              <w:r w:rsidRPr="006100AC">
                <w:rPr>
                  <w:sz w:val="22"/>
                  <w:rPrChange w:id="2288" w:author="Huyen Tran Thu" w:date="2024-05-16T10:24:00Z" w16du:dateUtc="2024-05-16T03:24:00Z">
                    <w:rPr>
                      <w:rFonts w:ascii="Arial" w:hAnsi="Arial" w:cs="Arial"/>
                      <w:sz w:val="20"/>
                      <w:szCs w:val="20"/>
                    </w:rPr>
                  </w:rPrChange>
                </w:rPr>
                <w:t xml:space="preserve">1.545.293 </w:t>
              </w:r>
            </w:ins>
            <w:ins w:id="2289" w:author="Thu Huyen Tran" w:date="2023-12-05T20:23:00Z">
              <w:del w:id="2290" w:author="Huyen Tran Thu" w:date="2024-05-16T10:24:00Z" w16du:dateUtc="2024-05-16T03:24:00Z">
                <w:r w:rsidRPr="00DB39B6" w:rsidDel="003233ED">
                  <w:rPr>
                    <w:sz w:val="22"/>
                    <w:rPrChange w:id="2291" w:author="Thu Huyen Tran" w:date="2023-12-05T20:23:00Z">
                      <w:rPr>
                        <w:rFonts w:ascii="Arial" w:hAnsi="Arial" w:cs="Arial"/>
                        <w:sz w:val="20"/>
                        <w:szCs w:val="20"/>
                      </w:rPr>
                    </w:rPrChange>
                  </w:rPr>
                  <w:delText xml:space="preserve">3.879.599 </w:delText>
                </w:r>
              </w:del>
            </w:ins>
          </w:p>
        </w:tc>
      </w:tr>
      <w:tr w:rsidR="006100AC" w:rsidRPr="00DB39B6" w14:paraId="7C302BFB" w14:textId="4A87BCBF" w:rsidTr="00136378">
        <w:trPr>
          <w:jc w:val="center"/>
          <w:trPrChange w:id="2292" w:author="Huyen Tran Thu" w:date="2024-05-16T10:19:00Z" w16du:dateUtc="2024-05-16T03:19:00Z">
            <w:trPr>
              <w:jc w:val="center"/>
            </w:trPr>
          </w:trPrChange>
        </w:trPr>
        <w:tc>
          <w:tcPr>
            <w:tcW w:w="419" w:type="pct"/>
            <w:vAlign w:val="bottom"/>
            <w:tcPrChange w:id="2293" w:author="Huyen Tran Thu" w:date="2024-05-16T10:19:00Z" w16du:dateUtc="2024-05-16T03:19:00Z">
              <w:tcPr>
                <w:tcW w:w="419" w:type="pct"/>
                <w:vAlign w:val="bottom"/>
              </w:tcPr>
            </w:tcPrChange>
          </w:tcPr>
          <w:p w14:paraId="67313BA6" w14:textId="77777777" w:rsidR="006100AC" w:rsidRPr="00DB39B6" w:rsidRDefault="006100AC" w:rsidP="006100AC">
            <w:pPr>
              <w:spacing w:before="100" w:after="100"/>
              <w:jc w:val="center"/>
              <w:rPr>
                <w:sz w:val="22"/>
              </w:rPr>
            </w:pPr>
            <w:r w:rsidRPr="00DB39B6">
              <w:rPr>
                <w:sz w:val="22"/>
              </w:rPr>
              <w:t>2011</w:t>
            </w:r>
          </w:p>
        </w:tc>
        <w:tc>
          <w:tcPr>
            <w:tcW w:w="674" w:type="pct"/>
            <w:vAlign w:val="bottom"/>
            <w:tcPrChange w:id="2294" w:author="Huyen Tran Thu" w:date="2024-05-16T10:19:00Z" w16du:dateUtc="2024-05-16T03:19:00Z">
              <w:tcPr>
                <w:tcW w:w="674" w:type="pct"/>
                <w:vAlign w:val="bottom"/>
              </w:tcPr>
            </w:tcPrChange>
          </w:tcPr>
          <w:p w14:paraId="66CA2EE9" w14:textId="77777777" w:rsidR="006100AC" w:rsidRPr="00DB39B6" w:rsidRDefault="006100AC" w:rsidP="006100AC">
            <w:pPr>
              <w:spacing w:before="100" w:after="100"/>
              <w:ind w:right="15"/>
              <w:jc w:val="center"/>
              <w:rPr>
                <w:sz w:val="22"/>
              </w:rPr>
            </w:pPr>
            <w:r w:rsidRPr="00DB39B6">
              <w:rPr>
                <w:sz w:val="22"/>
              </w:rPr>
              <w:t>27.678.600</w:t>
            </w:r>
          </w:p>
        </w:tc>
        <w:tc>
          <w:tcPr>
            <w:tcW w:w="703" w:type="pct"/>
            <w:vAlign w:val="bottom"/>
            <w:tcPrChange w:id="2295" w:author="Huyen Tran Thu" w:date="2024-05-16T10:19:00Z" w16du:dateUtc="2024-05-16T03:19:00Z">
              <w:tcPr>
                <w:tcW w:w="703" w:type="pct"/>
                <w:vAlign w:val="bottom"/>
              </w:tcPr>
            </w:tcPrChange>
          </w:tcPr>
          <w:p w14:paraId="75769827" w14:textId="3674B2EA" w:rsidR="006100AC" w:rsidRPr="00DB39B6" w:rsidRDefault="006100AC" w:rsidP="006100AC">
            <w:pPr>
              <w:spacing w:before="100" w:after="100"/>
              <w:ind w:right="15"/>
              <w:jc w:val="center"/>
              <w:rPr>
                <w:color w:val="FF0000"/>
                <w:sz w:val="22"/>
              </w:rPr>
            </w:pPr>
            <w:ins w:id="2296" w:author="Thu Huyen Tran" w:date="2023-12-05T20:06:00Z">
              <w:r w:rsidRPr="00DB39B6">
                <w:rPr>
                  <w:color w:val="FF0000"/>
                  <w:sz w:val="22"/>
                  <w:rPrChange w:id="2297" w:author="Thu Huyen Tran" w:date="2023-12-05T20:23:00Z">
                    <w:rPr>
                      <w:rFonts w:ascii="Arial" w:hAnsi="Arial" w:cs="Arial"/>
                      <w:color w:val="FF0000"/>
                      <w:sz w:val="20"/>
                      <w:szCs w:val="20"/>
                    </w:rPr>
                  </w:rPrChange>
                </w:rPr>
                <w:t xml:space="preserve">1,07 </w:t>
              </w:r>
            </w:ins>
            <w:del w:id="2298" w:author="Thu Huyen Tran" w:date="2023-12-05T20:06:00Z">
              <w:r w:rsidRPr="00DB39B6" w:rsidDel="009A38F7">
                <w:rPr>
                  <w:color w:val="FF0000"/>
                  <w:sz w:val="22"/>
                </w:rPr>
                <w:delText xml:space="preserve">1,12 </w:delText>
              </w:r>
            </w:del>
          </w:p>
        </w:tc>
        <w:tc>
          <w:tcPr>
            <w:tcW w:w="939" w:type="pct"/>
            <w:tcPrChange w:id="2299" w:author="Huyen Tran Thu" w:date="2024-05-16T10:19:00Z" w16du:dateUtc="2024-05-16T03:19:00Z">
              <w:tcPr>
                <w:tcW w:w="1163" w:type="pct"/>
                <w:gridSpan w:val="2"/>
                <w:vAlign w:val="bottom"/>
              </w:tcPr>
            </w:tcPrChange>
          </w:tcPr>
          <w:p w14:paraId="0343C3AE" w14:textId="441286B5" w:rsidR="006100AC" w:rsidRPr="006100AC" w:rsidRDefault="006100AC" w:rsidP="006100AC">
            <w:pPr>
              <w:spacing w:before="100" w:after="100"/>
              <w:ind w:right="15"/>
              <w:jc w:val="center"/>
              <w:rPr>
                <w:sz w:val="22"/>
              </w:rPr>
            </w:pPr>
            <w:ins w:id="2300" w:author="Huyen Tran Thu" w:date="2024-05-16T10:19:00Z" w16du:dateUtc="2024-05-16T03:19:00Z">
              <w:r w:rsidRPr="006100AC">
                <w:rPr>
                  <w:sz w:val="22"/>
                  <w:rPrChange w:id="2301" w:author="Huyen Tran Thu" w:date="2024-05-16T10:19:00Z" w16du:dateUtc="2024-05-16T03:19:00Z">
                    <w:rPr/>
                  </w:rPrChange>
                </w:rPr>
                <w:t xml:space="preserve">10.817.052 </w:t>
              </w:r>
            </w:ins>
            <w:ins w:id="2302" w:author="Thu Huyen Tran" w:date="2023-12-05T20:23:00Z">
              <w:del w:id="2303" w:author="Huyen Tran Thu" w:date="2024-05-16T10:19:00Z" w16du:dateUtc="2024-05-16T03:19:00Z">
                <w:r w:rsidRPr="006100AC" w:rsidDel="00136378">
                  <w:rPr>
                    <w:color w:val="FF0000"/>
                    <w:sz w:val="22"/>
                    <w:rPrChange w:id="2304" w:author="Huyen Tran Thu" w:date="2024-05-16T10:19:00Z" w16du:dateUtc="2024-05-16T03:19:00Z">
                      <w:rPr>
                        <w:rFonts w:ascii="Arial" w:hAnsi="Arial" w:cs="Arial"/>
                        <w:color w:val="FF0000"/>
                        <w:sz w:val="20"/>
                        <w:szCs w:val="20"/>
                      </w:rPr>
                    </w:rPrChange>
                  </w:rPr>
                  <w:delText xml:space="preserve">10.817.052 </w:delText>
                </w:r>
              </w:del>
            </w:ins>
          </w:p>
        </w:tc>
        <w:tc>
          <w:tcPr>
            <w:tcW w:w="939" w:type="pct"/>
            <w:tcPrChange w:id="2305" w:author="Huyen Tran Thu" w:date="2024-05-16T10:19:00Z" w16du:dateUtc="2024-05-16T03:19:00Z">
              <w:tcPr>
                <w:tcW w:w="792" w:type="pct"/>
                <w:gridSpan w:val="2"/>
                <w:vAlign w:val="bottom"/>
              </w:tcPr>
            </w:tcPrChange>
          </w:tcPr>
          <w:p w14:paraId="61B80581" w14:textId="34468195" w:rsidR="006100AC" w:rsidRPr="006100AC" w:rsidRDefault="006100AC" w:rsidP="006100AC">
            <w:pPr>
              <w:spacing w:before="100" w:after="100"/>
              <w:ind w:right="15"/>
              <w:jc w:val="center"/>
              <w:rPr>
                <w:color w:val="FF0000"/>
                <w:sz w:val="22"/>
              </w:rPr>
            </w:pPr>
            <w:ins w:id="2306" w:author="Huyen Tran Thu" w:date="2024-05-16T10:19:00Z" w16du:dateUtc="2024-05-16T03:19:00Z">
              <w:r w:rsidRPr="006100AC">
                <w:rPr>
                  <w:sz w:val="22"/>
                  <w:rPrChange w:id="2307" w:author="Huyen Tran Thu" w:date="2024-05-16T10:19:00Z" w16du:dateUtc="2024-05-16T03:19:00Z">
                    <w:rPr/>
                  </w:rPrChange>
                </w:rPr>
                <w:t>84,0%</w:t>
              </w:r>
            </w:ins>
            <w:ins w:id="2308" w:author="Thu Huyen Tran" w:date="2023-12-05T20:06:00Z">
              <w:del w:id="2309" w:author="Huyen Tran Thu" w:date="2024-05-16T10:19:00Z" w16du:dateUtc="2024-05-16T03:19:00Z">
                <w:r w:rsidRPr="006100AC" w:rsidDel="00136378">
                  <w:rPr>
                    <w:sz w:val="22"/>
                    <w:rPrChange w:id="2310" w:author="Huyen Tran Thu" w:date="2024-05-16T10:19:00Z" w16du:dateUtc="2024-05-16T03:19:00Z">
                      <w:rPr>
                        <w:rFonts w:ascii="Arial" w:hAnsi="Arial" w:cs="Arial"/>
                        <w:sz w:val="20"/>
                        <w:szCs w:val="20"/>
                      </w:rPr>
                    </w:rPrChange>
                  </w:rPr>
                  <w:delText>84,0%</w:delText>
                </w:r>
              </w:del>
            </w:ins>
            <w:del w:id="2311" w:author="Huyen Tran Thu" w:date="2024-05-16T10:19:00Z" w16du:dateUtc="2024-05-16T03:19:00Z">
              <w:r w:rsidRPr="006100AC" w:rsidDel="00136378">
                <w:rPr>
                  <w:sz w:val="22"/>
                </w:rPr>
                <w:delText>84,0</w:delText>
              </w:r>
            </w:del>
          </w:p>
        </w:tc>
        <w:tc>
          <w:tcPr>
            <w:tcW w:w="713" w:type="pct"/>
            <w:vAlign w:val="bottom"/>
            <w:tcPrChange w:id="2312" w:author="Huyen Tran Thu" w:date="2024-05-16T10:19:00Z" w16du:dateUtc="2024-05-16T03:19:00Z">
              <w:tcPr>
                <w:tcW w:w="636" w:type="pct"/>
                <w:vAlign w:val="bottom"/>
              </w:tcPr>
            </w:tcPrChange>
          </w:tcPr>
          <w:p w14:paraId="6BB81115" w14:textId="74B674EB" w:rsidR="006100AC" w:rsidRPr="00DB39B6" w:rsidRDefault="006100AC" w:rsidP="006100AC">
            <w:pPr>
              <w:spacing w:before="100" w:after="100"/>
              <w:ind w:right="15"/>
              <w:jc w:val="center"/>
              <w:rPr>
                <w:sz w:val="22"/>
              </w:rPr>
            </w:pPr>
            <w:ins w:id="2313" w:author="Thu Huyen Tran" w:date="2023-12-05T20:17:00Z">
              <w:r w:rsidRPr="00DB39B6">
                <w:rPr>
                  <w:sz w:val="22"/>
                  <w:rPrChange w:id="2314" w:author="Thu Huyen Tran" w:date="2023-12-05T20:23:00Z">
                    <w:rPr>
                      <w:rFonts w:ascii="Arial" w:hAnsi="Arial" w:cs="Arial"/>
                      <w:sz w:val="20"/>
                      <w:szCs w:val="20"/>
                    </w:rPr>
                  </w:rPrChange>
                </w:rPr>
                <w:t xml:space="preserve">9.086.324 </w:t>
              </w:r>
            </w:ins>
            <w:del w:id="2315" w:author="Thu Huyen Tran" w:date="2023-12-05T20:17:00Z">
              <w:r w:rsidRPr="00DB39B6" w:rsidDel="000F22A7">
                <w:rPr>
                  <w:sz w:val="22"/>
                </w:rPr>
                <w:delText xml:space="preserve">9.504.610 </w:delText>
              </w:r>
            </w:del>
          </w:p>
        </w:tc>
        <w:tc>
          <w:tcPr>
            <w:tcW w:w="613" w:type="pct"/>
            <w:vAlign w:val="bottom"/>
            <w:tcPrChange w:id="2316" w:author="Huyen Tran Thu" w:date="2024-05-16T10:19:00Z" w16du:dateUtc="2024-05-16T03:19:00Z">
              <w:tcPr>
                <w:tcW w:w="613" w:type="pct"/>
                <w:vAlign w:val="bottom"/>
              </w:tcPr>
            </w:tcPrChange>
          </w:tcPr>
          <w:p w14:paraId="5460C646" w14:textId="6CB3D877" w:rsidR="006100AC" w:rsidRPr="00DB39B6" w:rsidRDefault="006100AC" w:rsidP="006100AC">
            <w:pPr>
              <w:spacing w:before="100" w:after="100"/>
              <w:ind w:right="15"/>
              <w:jc w:val="center"/>
              <w:rPr>
                <w:sz w:val="22"/>
              </w:rPr>
            </w:pPr>
            <w:ins w:id="2317" w:author="Huyen Tran Thu" w:date="2024-05-16T10:24:00Z" w16du:dateUtc="2024-05-16T03:24:00Z">
              <w:r w:rsidRPr="006100AC">
                <w:rPr>
                  <w:sz w:val="22"/>
                  <w:rPrChange w:id="2318" w:author="Huyen Tran Thu" w:date="2024-05-16T10:24:00Z" w16du:dateUtc="2024-05-16T03:24:00Z">
                    <w:rPr>
                      <w:rFonts w:ascii="Arial" w:hAnsi="Arial" w:cs="Arial"/>
                      <w:sz w:val="20"/>
                      <w:szCs w:val="20"/>
                    </w:rPr>
                  </w:rPrChange>
                </w:rPr>
                <w:t xml:space="preserve">1.730.728 </w:t>
              </w:r>
            </w:ins>
            <w:ins w:id="2319" w:author="Thu Huyen Tran" w:date="2023-12-05T20:23:00Z">
              <w:del w:id="2320" w:author="Huyen Tran Thu" w:date="2024-05-16T10:24:00Z" w16du:dateUtc="2024-05-16T03:24:00Z">
                <w:r w:rsidRPr="00DB39B6" w:rsidDel="003233ED">
                  <w:rPr>
                    <w:sz w:val="22"/>
                    <w:rPrChange w:id="2321" w:author="Thu Huyen Tran" w:date="2023-12-05T20:23:00Z">
                      <w:rPr>
                        <w:rFonts w:ascii="Arial" w:hAnsi="Arial" w:cs="Arial"/>
                        <w:sz w:val="20"/>
                        <w:szCs w:val="20"/>
                      </w:rPr>
                    </w:rPrChange>
                  </w:rPr>
                  <w:delText xml:space="preserve">4.154.040 </w:delText>
                </w:r>
              </w:del>
            </w:ins>
          </w:p>
        </w:tc>
      </w:tr>
      <w:tr w:rsidR="006100AC" w:rsidRPr="00DB39B6" w14:paraId="04A23D86" w14:textId="1FA351EF" w:rsidTr="00136378">
        <w:trPr>
          <w:jc w:val="center"/>
          <w:trPrChange w:id="2322" w:author="Huyen Tran Thu" w:date="2024-05-16T10:19:00Z" w16du:dateUtc="2024-05-16T03:19:00Z">
            <w:trPr>
              <w:jc w:val="center"/>
            </w:trPr>
          </w:trPrChange>
        </w:trPr>
        <w:tc>
          <w:tcPr>
            <w:tcW w:w="419" w:type="pct"/>
            <w:vAlign w:val="bottom"/>
            <w:tcPrChange w:id="2323" w:author="Huyen Tran Thu" w:date="2024-05-16T10:19:00Z" w16du:dateUtc="2024-05-16T03:19:00Z">
              <w:tcPr>
                <w:tcW w:w="419" w:type="pct"/>
                <w:vAlign w:val="bottom"/>
              </w:tcPr>
            </w:tcPrChange>
          </w:tcPr>
          <w:p w14:paraId="5F1448E6" w14:textId="77777777" w:rsidR="006100AC" w:rsidRPr="00DB39B6" w:rsidRDefault="006100AC" w:rsidP="006100AC">
            <w:pPr>
              <w:spacing w:before="100" w:after="100"/>
              <w:jc w:val="center"/>
              <w:rPr>
                <w:sz w:val="22"/>
              </w:rPr>
            </w:pPr>
            <w:r w:rsidRPr="00DB39B6">
              <w:rPr>
                <w:sz w:val="22"/>
              </w:rPr>
              <w:t>2012</w:t>
            </w:r>
          </w:p>
        </w:tc>
        <w:tc>
          <w:tcPr>
            <w:tcW w:w="674" w:type="pct"/>
            <w:vAlign w:val="bottom"/>
            <w:tcPrChange w:id="2324" w:author="Huyen Tran Thu" w:date="2024-05-16T10:19:00Z" w16du:dateUtc="2024-05-16T03:19:00Z">
              <w:tcPr>
                <w:tcW w:w="674" w:type="pct"/>
                <w:vAlign w:val="bottom"/>
              </w:tcPr>
            </w:tcPrChange>
          </w:tcPr>
          <w:p w14:paraId="283D7E31" w14:textId="77777777" w:rsidR="006100AC" w:rsidRPr="00DB39B6" w:rsidRDefault="006100AC" w:rsidP="006100AC">
            <w:pPr>
              <w:spacing w:before="100" w:after="100"/>
              <w:ind w:right="15"/>
              <w:jc w:val="center"/>
              <w:rPr>
                <w:sz w:val="22"/>
              </w:rPr>
            </w:pPr>
            <w:r w:rsidRPr="00DB39B6">
              <w:rPr>
                <w:sz w:val="22"/>
              </w:rPr>
              <w:t>28.274.900</w:t>
            </w:r>
          </w:p>
        </w:tc>
        <w:tc>
          <w:tcPr>
            <w:tcW w:w="703" w:type="pct"/>
            <w:vAlign w:val="bottom"/>
            <w:tcPrChange w:id="2325" w:author="Huyen Tran Thu" w:date="2024-05-16T10:19:00Z" w16du:dateUtc="2024-05-16T03:19:00Z">
              <w:tcPr>
                <w:tcW w:w="703" w:type="pct"/>
                <w:vAlign w:val="bottom"/>
              </w:tcPr>
            </w:tcPrChange>
          </w:tcPr>
          <w:p w14:paraId="5A1EE116" w14:textId="4F5B1A81" w:rsidR="006100AC" w:rsidRPr="00DB39B6" w:rsidRDefault="006100AC" w:rsidP="006100AC">
            <w:pPr>
              <w:spacing w:before="100" w:after="100"/>
              <w:ind w:right="15"/>
              <w:jc w:val="center"/>
              <w:rPr>
                <w:color w:val="FF0000"/>
                <w:sz w:val="22"/>
              </w:rPr>
            </w:pPr>
            <w:ins w:id="2326" w:author="Thu Huyen Tran" w:date="2023-12-05T20:06:00Z">
              <w:r w:rsidRPr="00DB39B6">
                <w:rPr>
                  <w:color w:val="FF0000"/>
                  <w:sz w:val="22"/>
                  <w:rPrChange w:id="2327" w:author="Thu Huyen Tran" w:date="2023-12-05T20:23:00Z">
                    <w:rPr>
                      <w:rFonts w:ascii="Arial" w:hAnsi="Arial" w:cs="Arial"/>
                      <w:color w:val="FF0000"/>
                      <w:sz w:val="20"/>
                      <w:szCs w:val="20"/>
                    </w:rPr>
                  </w:rPrChange>
                </w:rPr>
                <w:t xml:space="preserve">1,17 </w:t>
              </w:r>
            </w:ins>
            <w:del w:id="2328" w:author="Thu Huyen Tran" w:date="2023-12-05T20:06:00Z">
              <w:r w:rsidRPr="00DB39B6" w:rsidDel="009A38F7">
                <w:rPr>
                  <w:color w:val="FF0000"/>
                  <w:sz w:val="22"/>
                </w:rPr>
                <w:delText xml:space="preserve">1,24 </w:delText>
              </w:r>
            </w:del>
          </w:p>
        </w:tc>
        <w:tc>
          <w:tcPr>
            <w:tcW w:w="939" w:type="pct"/>
            <w:tcPrChange w:id="2329" w:author="Huyen Tran Thu" w:date="2024-05-16T10:19:00Z" w16du:dateUtc="2024-05-16T03:19:00Z">
              <w:tcPr>
                <w:tcW w:w="1163" w:type="pct"/>
                <w:gridSpan w:val="2"/>
                <w:vAlign w:val="bottom"/>
              </w:tcPr>
            </w:tcPrChange>
          </w:tcPr>
          <w:p w14:paraId="4BF1EFF3" w14:textId="07C9AE91" w:rsidR="006100AC" w:rsidRPr="006100AC" w:rsidRDefault="006100AC" w:rsidP="006100AC">
            <w:pPr>
              <w:spacing w:before="100" w:after="100"/>
              <w:ind w:right="15"/>
              <w:jc w:val="center"/>
              <w:rPr>
                <w:sz w:val="22"/>
              </w:rPr>
            </w:pPr>
            <w:ins w:id="2330" w:author="Huyen Tran Thu" w:date="2024-05-16T10:19:00Z" w16du:dateUtc="2024-05-16T03:19:00Z">
              <w:r w:rsidRPr="006100AC">
                <w:rPr>
                  <w:sz w:val="22"/>
                  <w:rPrChange w:id="2331" w:author="Huyen Tran Thu" w:date="2024-05-16T10:19:00Z" w16du:dateUtc="2024-05-16T03:19:00Z">
                    <w:rPr/>
                  </w:rPrChange>
                </w:rPr>
                <w:t xml:space="preserve">12.115.099 </w:t>
              </w:r>
            </w:ins>
            <w:ins w:id="2332" w:author="Thu Huyen Tran" w:date="2023-12-05T20:23:00Z">
              <w:del w:id="2333" w:author="Huyen Tran Thu" w:date="2024-05-16T10:19:00Z" w16du:dateUtc="2024-05-16T03:19:00Z">
                <w:r w:rsidRPr="006100AC" w:rsidDel="00136378">
                  <w:rPr>
                    <w:color w:val="FF0000"/>
                    <w:sz w:val="22"/>
                    <w:rPrChange w:id="2334" w:author="Huyen Tran Thu" w:date="2024-05-16T10:19:00Z" w16du:dateUtc="2024-05-16T03:19:00Z">
                      <w:rPr>
                        <w:rFonts w:ascii="Arial" w:hAnsi="Arial" w:cs="Arial"/>
                        <w:color w:val="FF0000"/>
                        <w:sz w:val="20"/>
                        <w:szCs w:val="20"/>
                      </w:rPr>
                    </w:rPrChange>
                  </w:rPr>
                  <w:delText xml:space="preserve">12.115.099 </w:delText>
                </w:r>
              </w:del>
            </w:ins>
          </w:p>
        </w:tc>
        <w:tc>
          <w:tcPr>
            <w:tcW w:w="939" w:type="pct"/>
            <w:tcPrChange w:id="2335" w:author="Huyen Tran Thu" w:date="2024-05-16T10:19:00Z" w16du:dateUtc="2024-05-16T03:19:00Z">
              <w:tcPr>
                <w:tcW w:w="792" w:type="pct"/>
                <w:gridSpan w:val="2"/>
                <w:vAlign w:val="bottom"/>
              </w:tcPr>
            </w:tcPrChange>
          </w:tcPr>
          <w:p w14:paraId="6DADE72D" w14:textId="77399B20" w:rsidR="006100AC" w:rsidRPr="006100AC" w:rsidRDefault="006100AC" w:rsidP="006100AC">
            <w:pPr>
              <w:spacing w:before="100" w:after="100"/>
              <w:ind w:right="15"/>
              <w:jc w:val="center"/>
              <w:rPr>
                <w:color w:val="FF0000"/>
                <w:sz w:val="22"/>
              </w:rPr>
            </w:pPr>
            <w:ins w:id="2336" w:author="Huyen Tran Thu" w:date="2024-05-16T10:19:00Z" w16du:dateUtc="2024-05-16T03:19:00Z">
              <w:r w:rsidRPr="006100AC">
                <w:rPr>
                  <w:sz w:val="22"/>
                  <w:rPrChange w:id="2337" w:author="Huyen Tran Thu" w:date="2024-05-16T10:19:00Z" w16du:dateUtc="2024-05-16T03:19:00Z">
                    <w:rPr/>
                  </w:rPrChange>
                </w:rPr>
                <w:t>84,0%</w:t>
              </w:r>
            </w:ins>
            <w:ins w:id="2338" w:author="Thu Huyen Tran" w:date="2023-12-05T20:06:00Z">
              <w:del w:id="2339" w:author="Huyen Tran Thu" w:date="2024-05-16T10:19:00Z" w16du:dateUtc="2024-05-16T03:19:00Z">
                <w:r w:rsidRPr="006100AC" w:rsidDel="00136378">
                  <w:rPr>
                    <w:sz w:val="22"/>
                    <w:rPrChange w:id="2340" w:author="Huyen Tran Thu" w:date="2024-05-16T10:19:00Z" w16du:dateUtc="2024-05-16T03:19:00Z">
                      <w:rPr>
                        <w:rFonts w:ascii="Arial" w:hAnsi="Arial" w:cs="Arial"/>
                        <w:sz w:val="20"/>
                        <w:szCs w:val="20"/>
                      </w:rPr>
                    </w:rPrChange>
                  </w:rPr>
                  <w:delText>84,0%</w:delText>
                </w:r>
              </w:del>
            </w:ins>
            <w:del w:id="2341" w:author="Huyen Tran Thu" w:date="2024-05-16T10:19:00Z" w16du:dateUtc="2024-05-16T03:19:00Z">
              <w:r w:rsidRPr="006100AC" w:rsidDel="00136378">
                <w:rPr>
                  <w:sz w:val="22"/>
                </w:rPr>
                <w:delText>84,0</w:delText>
              </w:r>
            </w:del>
          </w:p>
        </w:tc>
        <w:tc>
          <w:tcPr>
            <w:tcW w:w="713" w:type="pct"/>
            <w:vAlign w:val="bottom"/>
            <w:tcPrChange w:id="2342" w:author="Huyen Tran Thu" w:date="2024-05-16T10:19:00Z" w16du:dateUtc="2024-05-16T03:19:00Z">
              <w:tcPr>
                <w:tcW w:w="636" w:type="pct"/>
                <w:vAlign w:val="bottom"/>
              </w:tcPr>
            </w:tcPrChange>
          </w:tcPr>
          <w:p w14:paraId="438A8F8D" w14:textId="033230B5" w:rsidR="006100AC" w:rsidRPr="00DB39B6" w:rsidRDefault="006100AC" w:rsidP="006100AC">
            <w:pPr>
              <w:spacing w:before="100" w:after="100"/>
              <w:ind w:right="15"/>
              <w:jc w:val="center"/>
              <w:rPr>
                <w:sz w:val="22"/>
              </w:rPr>
            </w:pPr>
            <w:ins w:id="2343" w:author="Thu Huyen Tran" w:date="2023-12-05T20:17:00Z">
              <w:r w:rsidRPr="00DB39B6">
                <w:rPr>
                  <w:sz w:val="22"/>
                  <w:rPrChange w:id="2344" w:author="Thu Huyen Tran" w:date="2023-12-05T20:23:00Z">
                    <w:rPr>
                      <w:rFonts w:ascii="Arial" w:hAnsi="Arial" w:cs="Arial"/>
                      <w:sz w:val="20"/>
                      <w:szCs w:val="20"/>
                    </w:rPr>
                  </w:rPrChange>
                </w:rPr>
                <w:t xml:space="preserve">10.176.683 </w:t>
              </w:r>
            </w:ins>
            <w:del w:id="2345" w:author="Thu Huyen Tran" w:date="2023-12-05T20:17:00Z">
              <w:r w:rsidRPr="00DB39B6" w:rsidDel="000F22A7">
                <w:rPr>
                  <w:sz w:val="22"/>
                </w:rPr>
                <w:delText xml:space="preserve">10.749.665 </w:delText>
              </w:r>
            </w:del>
          </w:p>
        </w:tc>
        <w:tc>
          <w:tcPr>
            <w:tcW w:w="613" w:type="pct"/>
            <w:vAlign w:val="bottom"/>
            <w:tcPrChange w:id="2346" w:author="Huyen Tran Thu" w:date="2024-05-16T10:19:00Z" w16du:dateUtc="2024-05-16T03:19:00Z">
              <w:tcPr>
                <w:tcW w:w="613" w:type="pct"/>
                <w:vAlign w:val="bottom"/>
              </w:tcPr>
            </w:tcPrChange>
          </w:tcPr>
          <w:p w14:paraId="578B03E2" w14:textId="4FE0958D" w:rsidR="006100AC" w:rsidRPr="00DB39B6" w:rsidRDefault="006100AC" w:rsidP="006100AC">
            <w:pPr>
              <w:spacing w:before="100" w:after="100"/>
              <w:ind w:right="15"/>
              <w:jc w:val="center"/>
              <w:rPr>
                <w:sz w:val="22"/>
              </w:rPr>
            </w:pPr>
            <w:ins w:id="2347" w:author="Huyen Tran Thu" w:date="2024-05-16T10:24:00Z" w16du:dateUtc="2024-05-16T03:24:00Z">
              <w:r w:rsidRPr="006100AC">
                <w:rPr>
                  <w:sz w:val="22"/>
                  <w:rPrChange w:id="2348" w:author="Huyen Tran Thu" w:date="2024-05-16T10:24:00Z" w16du:dateUtc="2024-05-16T03:24:00Z">
                    <w:rPr>
                      <w:rFonts w:ascii="Arial" w:hAnsi="Arial" w:cs="Arial"/>
                      <w:sz w:val="20"/>
                      <w:szCs w:val="20"/>
                    </w:rPr>
                  </w:rPrChange>
                </w:rPr>
                <w:t xml:space="preserve">1.938.416 </w:t>
              </w:r>
            </w:ins>
            <w:ins w:id="2349" w:author="Thu Huyen Tran" w:date="2023-12-05T20:23:00Z">
              <w:del w:id="2350" w:author="Huyen Tran Thu" w:date="2024-05-16T10:24:00Z" w16du:dateUtc="2024-05-16T03:24:00Z">
                <w:r w:rsidRPr="00DB39B6" w:rsidDel="003233ED">
                  <w:rPr>
                    <w:sz w:val="22"/>
                    <w:rPrChange w:id="2351" w:author="Thu Huyen Tran" w:date="2023-12-05T20:23:00Z">
                      <w:rPr>
                        <w:rFonts w:ascii="Arial" w:hAnsi="Arial" w:cs="Arial"/>
                        <w:sz w:val="20"/>
                        <w:szCs w:val="20"/>
                      </w:rPr>
                    </w:rPrChange>
                  </w:rPr>
                  <w:delText xml:space="preserve">4.547.744 </w:delText>
                </w:r>
              </w:del>
            </w:ins>
          </w:p>
        </w:tc>
      </w:tr>
      <w:tr w:rsidR="006100AC" w:rsidRPr="00DB39B6" w14:paraId="3A5FAD8F" w14:textId="0B20C893" w:rsidTr="00136378">
        <w:trPr>
          <w:jc w:val="center"/>
          <w:trPrChange w:id="2352" w:author="Huyen Tran Thu" w:date="2024-05-16T10:19:00Z" w16du:dateUtc="2024-05-16T03:19:00Z">
            <w:trPr>
              <w:jc w:val="center"/>
            </w:trPr>
          </w:trPrChange>
        </w:trPr>
        <w:tc>
          <w:tcPr>
            <w:tcW w:w="419" w:type="pct"/>
            <w:vAlign w:val="bottom"/>
            <w:tcPrChange w:id="2353" w:author="Huyen Tran Thu" w:date="2024-05-16T10:19:00Z" w16du:dateUtc="2024-05-16T03:19:00Z">
              <w:tcPr>
                <w:tcW w:w="419" w:type="pct"/>
                <w:vAlign w:val="bottom"/>
              </w:tcPr>
            </w:tcPrChange>
          </w:tcPr>
          <w:p w14:paraId="5F1EFCFE" w14:textId="77777777" w:rsidR="006100AC" w:rsidRPr="00DB39B6" w:rsidRDefault="006100AC" w:rsidP="006100AC">
            <w:pPr>
              <w:spacing w:before="100" w:after="100"/>
              <w:jc w:val="center"/>
              <w:rPr>
                <w:sz w:val="22"/>
              </w:rPr>
            </w:pPr>
            <w:r w:rsidRPr="00DB39B6">
              <w:rPr>
                <w:sz w:val="22"/>
              </w:rPr>
              <w:t>2013</w:t>
            </w:r>
          </w:p>
        </w:tc>
        <w:tc>
          <w:tcPr>
            <w:tcW w:w="674" w:type="pct"/>
            <w:vAlign w:val="bottom"/>
            <w:tcPrChange w:id="2354" w:author="Huyen Tran Thu" w:date="2024-05-16T10:19:00Z" w16du:dateUtc="2024-05-16T03:19:00Z">
              <w:tcPr>
                <w:tcW w:w="674" w:type="pct"/>
                <w:vAlign w:val="bottom"/>
              </w:tcPr>
            </w:tcPrChange>
          </w:tcPr>
          <w:p w14:paraId="42DC88C5" w14:textId="77777777" w:rsidR="006100AC" w:rsidRPr="00DB39B6" w:rsidRDefault="006100AC" w:rsidP="006100AC">
            <w:pPr>
              <w:spacing w:before="100" w:after="100"/>
              <w:ind w:right="15"/>
              <w:jc w:val="center"/>
              <w:rPr>
                <w:sz w:val="22"/>
              </w:rPr>
            </w:pPr>
            <w:r w:rsidRPr="00DB39B6">
              <w:rPr>
                <w:sz w:val="22"/>
              </w:rPr>
              <w:t>28.865.100</w:t>
            </w:r>
          </w:p>
        </w:tc>
        <w:tc>
          <w:tcPr>
            <w:tcW w:w="703" w:type="pct"/>
            <w:vAlign w:val="bottom"/>
            <w:tcPrChange w:id="2355" w:author="Huyen Tran Thu" w:date="2024-05-16T10:19:00Z" w16du:dateUtc="2024-05-16T03:19:00Z">
              <w:tcPr>
                <w:tcW w:w="703" w:type="pct"/>
                <w:vAlign w:val="bottom"/>
              </w:tcPr>
            </w:tcPrChange>
          </w:tcPr>
          <w:p w14:paraId="2177C802" w14:textId="3354ABD7" w:rsidR="006100AC" w:rsidRPr="00DB39B6" w:rsidRDefault="006100AC" w:rsidP="006100AC">
            <w:pPr>
              <w:spacing w:before="100" w:after="100"/>
              <w:ind w:right="15"/>
              <w:jc w:val="center"/>
              <w:rPr>
                <w:color w:val="FF0000"/>
                <w:sz w:val="22"/>
              </w:rPr>
            </w:pPr>
            <w:ins w:id="2356" w:author="Thu Huyen Tran" w:date="2023-12-05T20:06:00Z">
              <w:r w:rsidRPr="00DB39B6">
                <w:rPr>
                  <w:color w:val="FF0000"/>
                  <w:sz w:val="22"/>
                  <w:rPrChange w:id="2357" w:author="Thu Huyen Tran" w:date="2023-12-05T20:23:00Z">
                    <w:rPr>
                      <w:rFonts w:ascii="Arial" w:hAnsi="Arial" w:cs="Arial"/>
                      <w:color w:val="FF0000"/>
                      <w:sz w:val="20"/>
                      <w:szCs w:val="20"/>
                    </w:rPr>
                  </w:rPrChange>
                </w:rPr>
                <w:t xml:space="preserve">1,29 </w:t>
              </w:r>
            </w:ins>
            <w:del w:id="2358" w:author="Thu Huyen Tran" w:date="2023-12-05T20:06:00Z">
              <w:r w:rsidRPr="00DB39B6" w:rsidDel="009A38F7">
                <w:rPr>
                  <w:color w:val="FF0000"/>
                  <w:sz w:val="22"/>
                </w:rPr>
                <w:delText xml:space="preserve">1,36 </w:delText>
              </w:r>
            </w:del>
          </w:p>
        </w:tc>
        <w:tc>
          <w:tcPr>
            <w:tcW w:w="939" w:type="pct"/>
            <w:tcPrChange w:id="2359" w:author="Huyen Tran Thu" w:date="2024-05-16T10:19:00Z" w16du:dateUtc="2024-05-16T03:19:00Z">
              <w:tcPr>
                <w:tcW w:w="1163" w:type="pct"/>
                <w:gridSpan w:val="2"/>
                <w:vAlign w:val="bottom"/>
              </w:tcPr>
            </w:tcPrChange>
          </w:tcPr>
          <w:p w14:paraId="5D4296E0" w14:textId="5B91DE3B" w:rsidR="006100AC" w:rsidRPr="006100AC" w:rsidRDefault="006100AC" w:rsidP="006100AC">
            <w:pPr>
              <w:spacing w:before="100" w:after="100"/>
              <w:ind w:right="15"/>
              <w:jc w:val="center"/>
              <w:rPr>
                <w:color w:val="FF0000"/>
                <w:sz w:val="22"/>
              </w:rPr>
            </w:pPr>
            <w:ins w:id="2360" w:author="Huyen Tran Thu" w:date="2024-05-16T10:19:00Z" w16du:dateUtc="2024-05-16T03:19:00Z">
              <w:r w:rsidRPr="006100AC">
                <w:rPr>
                  <w:sz w:val="22"/>
                  <w:rPrChange w:id="2361" w:author="Huyen Tran Thu" w:date="2024-05-16T10:19:00Z" w16du:dateUtc="2024-05-16T03:19:00Z">
                    <w:rPr/>
                  </w:rPrChange>
                </w:rPr>
                <w:t xml:space="preserve">13.568.911 </w:t>
              </w:r>
            </w:ins>
            <w:ins w:id="2362" w:author="Thu Huyen Tran" w:date="2023-12-05T20:23:00Z">
              <w:del w:id="2363" w:author="Huyen Tran Thu" w:date="2024-05-16T10:19:00Z" w16du:dateUtc="2024-05-16T03:19:00Z">
                <w:r w:rsidRPr="006100AC" w:rsidDel="00136378">
                  <w:rPr>
                    <w:color w:val="FF0000"/>
                    <w:sz w:val="22"/>
                    <w:rPrChange w:id="2364" w:author="Huyen Tran Thu" w:date="2024-05-16T10:19:00Z" w16du:dateUtc="2024-05-16T03:19:00Z">
                      <w:rPr>
                        <w:rFonts w:ascii="Arial" w:hAnsi="Arial" w:cs="Arial"/>
                        <w:color w:val="FF0000"/>
                        <w:sz w:val="20"/>
                        <w:szCs w:val="20"/>
                      </w:rPr>
                    </w:rPrChange>
                  </w:rPr>
                  <w:delText xml:space="preserve">13.568.911 </w:delText>
                </w:r>
              </w:del>
            </w:ins>
          </w:p>
        </w:tc>
        <w:tc>
          <w:tcPr>
            <w:tcW w:w="939" w:type="pct"/>
            <w:tcPrChange w:id="2365" w:author="Huyen Tran Thu" w:date="2024-05-16T10:19:00Z" w16du:dateUtc="2024-05-16T03:19:00Z">
              <w:tcPr>
                <w:tcW w:w="792" w:type="pct"/>
                <w:gridSpan w:val="2"/>
                <w:vAlign w:val="bottom"/>
              </w:tcPr>
            </w:tcPrChange>
          </w:tcPr>
          <w:p w14:paraId="0B40B16C" w14:textId="54CD949D" w:rsidR="006100AC" w:rsidRPr="006100AC" w:rsidRDefault="006100AC" w:rsidP="006100AC">
            <w:pPr>
              <w:spacing w:before="100" w:after="100"/>
              <w:ind w:right="15"/>
              <w:jc w:val="center"/>
              <w:rPr>
                <w:color w:val="FF0000"/>
                <w:sz w:val="22"/>
              </w:rPr>
            </w:pPr>
            <w:ins w:id="2366" w:author="Huyen Tran Thu" w:date="2024-05-16T10:19:00Z" w16du:dateUtc="2024-05-16T03:19:00Z">
              <w:r w:rsidRPr="006100AC">
                <w:rPr>
                  <w:sz w:val="22"/>
                  <w:rPrChange w:id="2367" w:author="Huyen Tran Thu" w:date="2024-05-16T10:19:00Z" w16du:dateUtc="2024-05-16T03:19:00Z">
                    <w:rPr/>
                  </w:rPrChange>
                </w:rPr>
                <w:t>84,0%</w:t>
              </w:r>
            </w:ins>
            <w:ins w:id="2368" w:author="Thu Huyen Tran" w:date="2023-12-05T20:06:00Z">
              <w:del w:id="2369" w:author="Huyen Tran Thu" w:date="2024-05-16T10:19:00Z" w16du:dateUtc="2024-05-16T03:19:00Z">
                <w:r w:rsidRPr="006100AC" w:rsidDel="00136378">
                  <w:rPr>
                    <w:color w:val="FF0000"/>
                    <w:sz w:val="22"/>
                    <w:rPrChange w:id="2370" w:author="Huyen Tran Thu" w:date="2024-05-16T10:19:00Z" w16du:dateUtc="2024-05-16T03:19:00Z">
                      <w:rPr>
                        <w:rFonts w:ascii="Arial" w:hAnsi="Arial" w:cs="Arial"/>
                        <w:color w:val="FF0000"/>
                        <w:sz w:val="20"/>
                        <w:szCs w:val="20"/>
                      </w:rPr>
                    </w:rPrChange>
                  </w:rPr>
                  <w:delText>84,0%</w:delText>
                </w:r>
              </w:del>
            </w:ins>
            <w:del w:id="2371" w:author="Huyen Tran Thu" w:date="2024-05-16T10:19:00Z" w16du:dateUtc="2024-05-16T03:19:00Z">
              <w:r w:rsidRPr="006100AC" w:rsidDel="00136378">
                <w:rPr>
                  <w:color w:val="FF0000"/>
                  <w:sz w:val="22"/>
                </w:rPr>
                <w:delText>84,0</w:delText>
              </w:r>
            </w:del>
          </w:p>
        </w:tc>
        <w:tc>
          <w:tcPr>
            <w:tcW w:w="713" w:type="pct"/>
            <w:vAlign w:val="bottom"/>
            <w:tcPrChange w:id="2372" w:author="Huyen Tran Thu" w:date="2024-05-16T10:19:00Z" w16du:dateUtc="2024-05-16T03:19:00Z">
              <w:tcPr>
                <w:tcW w:w="636" w:type="pct"/>
                <w:vAlign w:val="bottom"/>
              </w:tcPr>
            </w:tcPrChange>
          </w:tcPr>
          <w:p w14:paraId="4BE334A8" w14:textId="4191A1CA" w:rsidR="006100AC" w:rsidRPr="00DB39B6" w:rsidRDefault="006100AC" w:rsidP="006100AC">
            <w:pPr>
              <w:spacing w:before="100" w:after="100"/>
              <w:ind w:right="15"/>
              <w:jc w:val="center"/>
              <w:rPr>
                <w:sz w:val="22"/>
              </w:rPr>
            </w:pPr>
            <w:ins w:id="2373" w:author="Thu Huyen Tran" w:date="2023-12-05T20:17:00Z">
              <w:r w:rsidRPr="00DB39B6">
                <w:rPr>
                  <w:sz w:val="22"/>
                  <w:rPrChange w:id="2374" w:author="Thu Huyen Tran" w:date="2023-12-05T20:23:00Z">
                    <w:rPr>
                      <w:rFonts w:ascii="Arial" w:hAnsi="Arial" w:cs="Arial"/>
                      <w:sz w:val="20"/>
                      <w:szCs w:val="20"/>
                    </w:rPr>
                  </w:rPrChange>
                </w:rPr>
                <w:t xml:space="preserve">11.397.885 </w:t>
              </w:r>
            </w:ins>
            <w:del w:id="2375" w:author="Thu Huyen Tran" w:date="2023-12-05T20:17:00Z">
              <w:r w:rsidRPr="00DB39B6" w:rsidDel="000F22A7">
                <w:rPr>
                  <w:sz w:val="22"/>
                </w:rPr>
                <w:delText xml:space="preserve">12.036.054 </w:delText>
              </w:r>
            </w:del>
          </w:p>
        </w:tc>
        <w:tc>
          <w:tcPr>
            <w:tcW w:w="613" w:type="pct"/>
            <w:vAlign w:val="bottom"/>
            <w:tcPrChange w:id="2376" w:author="Huyen Tran Thu" w:date="2024-05-16T10:19:00Z" w16du:dateUtc="2024-05-16T03:19:00Z">
              <w:tcPr>
                <w:tcW w:w="613" w:type="pct"/>
                <w:vAlign w:val="bottom"/>
              </w:tcPr>
            </w:tcPrChange>
          </w:tcPr>
          <w:p w14:paraId="03BB7038" w14:textId="33EAED5F" w:rsidR="006100AC" w:rsidRPr="00DB39B6" w:rsidRDefault="006100AC" w:rsidP="006100AC">
            <w:pPr>
              <w:spacing w:before="100" w:after="100"/>
              <w:ind w:right="15"/>
              <w:jc w:val="center"/>
              <w:rPr>
                <w:sz w:val="22"/>
              </w:rPr>
            </w:pPr>
            <w:ins w:id="2377" w:author="Huyen Tran Thu" w:date="2024-05-16T10:24:00Z" w16du:dateUtc="2024-05-16T03:24:00Z">
              <w:r w:rsidRPr="006100AC">
                <w:rPr>
                  <w:sz w:val="22"/>
                  <w:rPrChange w:id="2378" w:author="Huyen Tran Thu" w:date="2024-05-16T10:24:00Z" w16du:dateUtc="2024-05-16T03:24:00Z">
                    <w:rPr>
                      <w:rFonts w:ascii="Arial" w:hAnsi="Arial" w:cs="Arial"/>
                      <w:sz w:val="20"/>
                      <w:szCs w:val="20"/>
                    </w:rPr>
                  </w:rPrChange>
                </w:rPr>
                <w:t xml:space="preserve">2.171.026 </w:t>
              </w:r>
            </w:ins>
            <w:ins w:id="2379" w:author="Thu Huyen Tran" w:date="2023-12-05T20:23:00Z">
              <w:del w:id="2380" w:author="Huyen Tran Thu" w:date="2024-05-16T10:24:00Z" w16du:dateUtc="2024-05-16T03:24:00Z">
                <w:r w:rsidRPr="00DB39B6" w:rsidDel="003233ED">
                  <w:rPr>
                    <w:sz w:val="22"/>
                    <w:rPrChange w:id="2381" w:author="Thu Huyen Tran" w:date="2023-12-05T20:23:00Z">
                      <w:rPr>
                        <w:rFonts w:ascii="Arial" w:hAnsi="Arial" w:cs="Arial"/>
                        <w:sz w:val="20"/>
                        <w:szCs w:val="20"/>
                      </w:rPr>
                    </w:rPrChange>
                  </w:rPr>
                  <w:delText xml:space="preserve">4.977.319 </w:delText>
                </w:r>
              </w:del>
            </w:ins>
          </w:p>
        </w:tc>
      </w:tr>
      <w:bookmarkEnd w:id="1643"/>
    </w:tbl>
    <w:p w14:paraId="7C676C5A" w14:textId="77777777" w:rsidR="00F122ED" w:rsidRDefault="00F122ED" w:rsidP="007A3B1B">
      <w:pPr>
        <w:spacing w:before="0" w:after="0" w:line="240" w:lineRule="auto"/>
        <w:ind w:left="391" w:firstLine="261"/>
        <w:jc w:val="right"/>
        <w:rPr>
          <w:i/>
          <w:iCs/>
          <w:sz w:val="22"/>
        </w:rPr>
      </w:pPr>
    </w:p>
    <w:p w14:paraId="52F840A3" w14:textId="2D74FF00" w:rsidR="00532EB5" w:rsidRPr="007A3B1B" w:rsidRDefault="00532EB5" w:rsidP="007A3B1B">
      <w:pPr>
        <w:spacing w:before="0" w:after="0" w:line="240" w:lineRule="auto"/>
        <w:ind w:left="391" w:firstLine="261"/>
        <w:jc w:val="right"/>
        <w:rPr>
          <w:i/>
          <w:iCs/>
          <w:sz w:val="22"/>
        </w:rPr>
      </w:pPr>
      <w:r w:rsidRPr="007A3B1B">
        <w:rPr>
          <w:i/>
          <w:iCs/>
          <w:sz w:val="22"/>
        </w:rPr>
        <w:t>(Nguồn: (*) Niên giám thống k</w:t>
      </w:r>
      <w:r w:rsidR="007A3B1B" w:rsidRPr="007A3B1B">
        <w:rPr>
          <w:i/>
          <w:iCs/>
          <w:sz w:val="22"/>
        </w:rPr>
        <w:t>ê</w:t>
      </w:r>
      <w:r w:rsidRPr="007A3B1B">
        <w:rPr>
          <w:i/>
          <w:iCs/>
          <w:sz w:val="22"/>
        </w:rPr>
        <w:t xml:space="preserve"> từ năm 199</w:t>
      </w:r>
      <w:r w:rsidR="00CD3ABE">
        <w:rPr>
          <w:i/>
          <w:iCs/>
          <w:sz w:val="22"/>
        </w:rPr>
        <w:t>0</w:t>
      </w:r>
      <w:r w:rsidRPr="007A3B1B">
        <w:rPr>
          <w:i/>
          <w:iCs/>
          <w:sz w:val="22"/>
        </w:rPr>
        <w:t xml:space="preserve"> </w:t>
      </w:r>
      <w:r w:rsidR="003501E9" w:rsidRPr="007A3B1B">
        <w:rPr>
          <w:i/>
          <w:iCs/>
          <w:sz w:val="22"/>
        </w:rPr>
        <w:t>-</w:t>
      </w:r>
      <w:r w:rsidRPr="007A3B1B">
        <w:rPr>
          <w:i/>
          <w:iCs/>
          <w:sz w:val="22"/>
        </w:rPr>
        <w:t xml:space="preserve"> 20</w:t>
      </w:r>
      <w:r w:rsidR="007A3B1B">
        <w:rPr>
          <w:i/>
          <w:iCs/>
          <w:sz w:val="22"/>
        </w:rPr>
        <w:t>13</w:t>
      </w:r>
    </w:p>
    <w:p w14:paraId="18D4899B" w14:textId="4ECE9832" w:rsidR="00532EB5" w:rsidRDefault="00532EB5" w:rsidP="007A3B1B">
      <w:pPr>
        <w:spacing w:before="0" w:after="0" w:line="240" w:lineRule="auto"/>
        <w:ind w:left="391" w:firstLine="261"/>
        <w:jc w:val="right"/>
        <w:rPr>
          <w:i/>
          <w:iCs/>
          <w:sz w:val="22"/>
        </w:rPr>
      </w:pPr>
      <w:r w:rsidRPr="007A3B1B">
        <w:rPr>
          <w:i/>
          <w:iCs/>
          <w:sz w:val="22"/>
        </w:rPr>
        <w:t>(**)</w:t>
      </w:r>
      <w:r w:rsidRPr="007A3B1B">
        <w:rPr>
          <w:i/>
          <w:sz w:val="22"/>
        </w:rPr>
        <w:t>Báo cáo diễn biến môi trường Việt Nam 2004 – Chất thải rắn</w:t>
      </w:r>
      <w:r w:rsidR="0035234B">
        <w:rPr>
          <w:i/>
          <w:sz w:val="22"/>
        </w:rPr>
        <w:t>, Bộ</w:t>
      </w:r>
      <w:r w:rsidR="0035234B" w:rsidRPr="007A3B1B">
        <w:rPr>
          <w:i/>
          <w:sz w:val="22"/>
        </w:rPr>
        <w:t xml:space="preserve"> Tài nguyên và Môi trường 2004</w:t>
      </w:r>
      <w:r w:rsidR="007A3B1B">
        <w:rPr>
          <w:i/>
          <w:iCs/>
          <w:sz w:val="22"/>
        </w:rPr>
        <w:t>; Báo cáo hiện trạng môi trường Chất thải rắn năm 2007</w:t>
      </w:r>
      <w:r w:rsidR="0035234B">
        <w:rPr>
          <w:i/>
          <w:iCs/>
          <w:sz w:val="22"/>
        </w:rPr>
        <w:t xml:space="preserve">, </w:t>
      </w:r>
      <w:r w:rsidR="007A3B1B">
        <w:rPr>
          <w:i/>
          <w:iCs/>
          <w:sz w:val="22"/>
        </w:rPr>
        <w:t>Tổng cục Môi trường, 2007; Chiến lược quốc gia về quản lý tổng hợp CTR đến năm 2025, tầm nhìn đến năm 2050, Bộ Xây dựng 2008</w:t>
      </w:r>
      <w:r w:rsidR="0035234B">
        <w:rPr>
          <w:i/>
          <w:iCs/>
          <w:sz w:val="22"/>
        </w:rPr>
        <w:t>; Báo cáo môi trường quốc gia 2011-Chất thải rắn, Bộ Tài nguyên và Môi trường, 2011; Báo cáo môi trường quốc gia giai đoạn 2011-2015, Bộ Tài nguyên và Môi trường 2015.</w:t>
      </w:r>
    </w:p>
    <w:p w14:paraId="0565327C" w14:textId="5BCA939C" w:rsidR="00677DEE" w:rsidRPr="007A3B1B" w:rsidRDefault="00677DEE" w:rsidP="007A3B1B">
      <w:pPr>
        <w:spacing w:before="0" w:after="0" w:line="240" w:lineRule="auto"/>
        <w:ind w:left="391" w:firstLine="261"/>
        <w:jc w:val="right"/>
        <w:rPr>
          <w:i/>
          <w:sz w:val="22"/>
        </w:rPr>
      </w:pPr>
      <w:r w:rsidRPr="007A3B1B">
        <w:rPr>
          <w:i/>
          <w:iCs/>
          <w:sz w:val="22"/>
        </w:rPr>
        <w:t xml:space="preserve">(***) </w:t>
      </w:r>
      <w:r w:rsidR="0035234B">
        <w:rPr>
          <w:i/>
          <w:iCs/>
          <w:sz w:val="22"/>
        </w:rPr>
        <w:t>Báo cáo môi trường quốc gia 2011-Chất thải rắn, Bộ Tài nguyên và Môi trường, 2011;</w:t>
      </w:r>
      <w:r w:rsidR="0035234B" w:rsidRPr="0035234B">
        <w:rPr>
          <w:i/>
          <w:iCs/>
          <w:sz w:val="22"/>
        </w:rPr>
        <w:t xml:space="preserve"> </w:t>
      </w:r>
      <w:r w:rsidR="0035234B">
        <w:rPr>
          <w:i/>
          <w:iCs/>
          <w:sz w:val="22"/>
        </w:rPr>
        <w:t>Báo cáo môi trường quốc gia giai đoạn 2011-2015, Bộ Tài nguyên và Môi trường 2015.</w:t>
      </w:r>
    </w:p>
    <w:p w14:paraId="06B627DD" w14:textId="35A9E550" w:rsidR="00DB39B6" w:rsidRPr="00816D68" w:rsidRDefault="00DB39B6" w:rsidP="00DB39B6">
      <w:pPr>
        <w:ind w:firstLine="652"/>
        <w:rPr>
          <w:ins w:id="2382" w:author="Thu Huyen Tran" w:date="2023-12-05T20:19:00Z"/>
          <w:szCs w:val="26"/>
          <w:u w:val="single"/>
        </w:rPr>
      </w:pPr>
      <w:bookmarkStart w:id="2383" w:name="_Hlk55809058"/>
      <w:bookmarkEnd w:id="1644"/>
      <w:ins w:id="2384" w:author="Thu Huyen Tran" w:date="2023-12-05T20:19:00Z">
        <w:r w:rsidRPr="00816D68">
          <w:rPr>
            <w:szCs w:val="26"/>
            <w:u w:val="single"/>
          </w:rPr>
          <w:t>Giai đoạn 2014-20</w:t>
        </w:r>
      </w:ins>
      <w:ins w:id="2385" w:author="Huyen Tran Thu" w:date="2024-10-13T21:56:00Z" w16du:dateUtc="2024-10-13T14:56:00Z">
        <w:r w:rsidR="009B0DA5">
          <w:rPr>
            <w:szCs w:val="26"/>
            <w:u w:val="single"/>
          </w:rPr>
          <w:t>20</w:t>
        </w:r>
      </w:ins>
      <w:ins w:id="2386" w:author="Thu Huyen Tran" w:date="2023-12-05T20:19:00Z">
        <w:del w:id="2387" w:author="Huyen Tran Thu" w:date="2024-10-13T21:55:00Z" w16du:dateUtc="2024-10-13T14:55:00Z">
          <w:r w:rsidDel="009B0DA5">
            <w:rPr>
              <w:szCs w:val="26"/>
              <w:u w:val="single"/>
            </w:rPr>
            <w:delText>18</w:delText>
          </w:r>
        </w:del>
      </w:ins>
    </w:p>
    <w:p w14:paraId="263783B1" w14:textId="077CCABD" w:rsidR="00DB39B6" w:rsidRPr="00DB39B6" w:rsidRDefault="00DB39B6" w:rsidP="00DB39B6">
      <w:pPr>
        <w:ind w:firstLine="720"/>
        <w:rPr>
          <w:ins w:id="2388" w:author="Thu Huyen Tran" w:date="2023-12-05T20:25:00Z"/>
          <w:szCs w:val="26"/>
          <w:lang w:val="en-US"/>
          <w:rPrChange w:id="2389" w:author="Thu Huyen Tran" w:date="2023-12-05T20:25:00Z">
            <w:rPr>
              <w:ins w:id="2390" w:author="Thu Huyen Tran" w:date="2023-12-05T20:25:00Z"/>
              <w:szCs w:val="26"/>
              <w:lang w:val="vi-VN"/>
            </w:rPr>
          </w:rPrChange>
        </w:rPr>
      </w:pPr>
      <w:ins w:id="2391" w:author="Thu Huyen Tran" w:date="2023-12-05T20:25:00Z">
        <w:r>
          <w:rPr>
            <w:szCs w:val="26"/>
            <w:lang w:val="en-US"/>
          </w:rPr>
          <w:t>Số liệu về t</w:t>
        </w:r>
      </w:ins>
      <w:ins w:id="2392" w:author="Thu Huyen Tran" w:date="2023-12-05T20:26:00Z">
        <w:r>
          <w:rPr>
            <w:szCs w:val="26"/>
            <w:lang w:val="en-US"/>
          </w:rPr>
          <w:t xml:space="preserve">ỷ lệ thu gom năm 2014 </w:t>
        </w:r>
        <w:r w:rsidR="004E262A">
          <w:rPr>
            <w:szCs w:val="26"/>
            <w:lang w:val="en-US"/>
          </w:rPr>
          <w:t>là 85,0% (</w:t>
        </w:r>
        <w:r w:rsidR="004E262A" w:rsidRPr="004E262A">
          <w:rPr>
            <w:szCs w:val="26"/>
            <w:lang w:val="en-US"/>
          </w:rPr>
          <w:t>Báo cáo hiện trạng môi trường quốc gia giai đoạn 2011-2015: Tỷ lệ thu gom trung bình ở các đô thị giai đoạn 2013-2014 đạt 84-85%</w:t>
        </w:r>
        <w:r w:rsidR="004E262A">
          <w:rPr>
            <w:szCs w:val="26"/>
            <w:lang w:val="en-US"/>
          </w:rPr>
          <w:t>)</w:t>
        </w:r>
      </w:ins>
      <w:ins w:id="2393" w:author="Thu Huyen Tran" w:date="2023-12-05T20:28:00Z">
        <w:r w:rsidR="004E262A">
          <w:rPr>
            <w:szCs w:val="26"/>
            <w:lang w:val="en-US"/>
          </w:rPr>
          <w:t xml:space="preserve"> và số liệu thu gom năm 2018 là 87,5% </w:t>
        </w:r>
      </w:ins>
      <w:ins w:id="2394" w:author="Thu Huyen Tran" w:date="2023-12-05T20:29:00Z">
        <w:r w:rsidR="004E262A">
          <w:rPr>
            <w:szCs w:val="26"/>
            <w:lang w:val="en-US"/>
          </w:rPr>
          <w:t xml:space="preserve">từ đó ước tính được tỷ lệ thu gom của các năm còn lại dựa vào phương pháp nội suy. </w:t>
        </w:r>
      </w:ins>
    </w:p>
    <w:p w14:paraId="44491908" w14:textId="1D293C17" w:rsidR="004E262A" w:rsidRDefault="00DB39B6" w:rsidP="00DB39B6">
      <w:pPr>
        <w:ind w:firstLine="720"/>
        <w:rPr>
          <w:ins w:id="2395" w:author="Thu Huyen Tran" w:date="2023-12-05T20:30:00Z"/>
          <w:szCs w:val="26"/>
          <w:lang w:val="vi-VN"/>
        </w:rPr>
      </w:pPr>
      <w:ins w:id="2396" w:author="Thu Huyen Tran" w:date="2023-12-05T20:19:00Z">
        <w:r w:rsidRPr="00E63221">
          <w:rPr>
            <w:szCs w:val="26"/>
            <w:lang w:val="vi-VN"/>
          </w:rPr>
          <w:t>Số liệu</w:t>
        </w:r>
      </w:ins>
      <w:ins w:id="2397" w:author="Thu Huyen Tran" w:date="2023-12-05T20:29:00Z">
        <w:r w:rsidR="004E262A">
          <w:rPr>
            <w:szCs w:val="26"/>
            <w:lang w:val="en-US"/>
          </w:rPr>
          <w:t xml:space="preserve"> về tổng lượng chất thải rắn được thu gom, chất thải rắn được xử lý đạt tiêu chuẩn, quy chuẩn quốc gia </w:t>
        </w:r>
      </w:ins>
      <w:ins w:id="2398" w:author="Thu Huyen Tran" w:date="2023-12-05T20:19:00Z">
        <w:r w:rsidRPr="00E63221">
          <w:rPr>
            <w:szCs w:val="26"/>
            <w:lang w:val="vi-VN"/>
          </w:rPr>
          <w:t>giai đoạn 2014 đến 20</w:t>
        </w:r>
      </w:ins>
      <w:ins w:id="2399" w:author="Huyen Tran Thu" w:date="2024-10-13T21:56:00Z" w16du:dateUtc="2024-10-13T14:56:00Z">
        <w:r w:rsidR="009B0DA5">
          <w:rPr>
            <w:szCs w:val="26"/>
            <w:lang w:val="en-US"/>
          </w:rPr>
          <w:t>20</w:t>
        </w:r>
      </w:ins>
      <w:ins w:id="2400" w:author="Thu Huyen Tran" w:date="2023-12-05T20:19:00Z">
        <w:del w:id="2401" w:author="Huyen Tran Thu" w:date="2024-10-13T21:56:00Z" w16du:dateUtc="2024-10-13T14:56:00Z">
          <w:r w:rsidDel="009B0DA5">
            <w:rPr>
              <w:szCs w:val="26"/>
              <w:lang w:val="en-US"/>
            </w:rPr>
            <w:delText>18</w:delText>
          </w:r>
        </w:del>
        <w:r w:rsidRPr="00E63221">
          <w:rPr>
            <w:szCs w:val="26"/>
            <w:lang w:val="vi-VN"/>
          </w:rPr>
          <w:t xml:space="preserve"> được thu thập từ Tổng cục thống kê</w:t>
        </w:r>
        <w:r>
          <w:rPr>
            <w:szCs w:val="26"/>
            <w:lang w:val="en-US"/>
          </w:rPr>
          <w:t xml:space="preserve"> năm 2014-20</w:t>
        </w:r>
      </w:ins>
      <w:ins w:id="2402" w:author="Huyen Tran Thu" w:date="2024-10-13T21:56:00Z" w16du:dateUtc="2024-10-13T14:56:00Z">
        <w:r w:rsidR="009B0DA5">
          <w:rPr>
            <w:szCs w:val="26"/>
            <w:lang w:val="en-US"/>
          </w:rPr>
          <w:t>20</w:t>
        </w:r>
      </w:ins>
      <w:ins w:id="2403" w:author="Thu Huyen Tran" w:date="2023-12-05T20:19:00Z">
        <w:del w:id="2404" w:author="Huyen Tran Thu" w:date="2024-10-13T21:56:00Z" w16du:dateUtc="2024-10-13T14:56:00Z">
          <w:r w:rsidDel="009B0DA5">
            <w:rPr>
              <w:szCs w:val="26"/>
              <w:lang w:val="en-US"/>
            </w:rPr>
            <w:delText>18</w:delText>
          </w:r>
        </w:del>
        <w:r w:rsidRPr="00E63221">
          <w:rPr>
            <w:szCs w:val="26"/>
            <w:lang w:val="vi-VN"/>
          </w:rPr>
          <w:t xml:space="preserve">. </w:t>
        </w:r>
      </w:ins>
    </w:p>
    <w:p w14:paraId="7A700C3D" w14:textId="72604068" w:rsidR="004E262A" w:rsidRDefault="004E262A" w:rsidP="00DB39B6">
      <w:pPr>
        <w:ind w:firstLine="720"/>
        <w:rPr>
          <w:ins w:id="2405" w:author="Thu Huyen Tran" w:date="2023-12-05T20:30:00Z"/>
          <w:szCs w:val="26"/>
          <w:lang w:val="en-US"/>
        </w:rPr>
      </w:pPr>
      <w:ins w:id="2406" w:author="Thu Huyen Tran" w:date="2023-12-05T20:30:00Z">
        <w:r>
          <w:rPr>
            <w:szCs w:val="26"/>
            <w:lang w:val="en-US"/>
          </w:rPr>
          <w:t xml:space="preserve">Từ các số liệu thu thập được ở trên, ước tính được tổng lượng chất thải phát sinh và tỷ lệ phát sinh thông qua dân số. Kết quả về các số liệu được thể hiện trong bảng sau: </w:t>
        </w:r>
      </w:ins>
    </w:p>
    <w:p w14:paraId="3745FE1A" w14:textId="7C854E16" w:rsidR="00DB39B6" w:rsidRDefault="004E262A" w:rsidP="00FD7EAF">
      <w:pPr>
        <w:pStyle w:val="Caption"/>
        <w:rPr>
          <w:ins w:id="2407" w:author="Thu Huyen Tran" w:date="2023-12-05T20:30:00Z"/>
          <w:lang w:val="en-US"/>
        </w:rPr>
      </w:pPr>
      <w:bookmarkStart w:id="2408" w:name="_Toc152710010"/>
      <w:ins w:id="2409" w:author="Thu Huyen Tran" w:date="2023-12-05T20:31:00Z">
        <w:del w:id="2410" w:author="Huyen Tran Thu" w:date="2025-04-28T22:45:00Z" w16du:dateUtc="2025-04-28T15:45:00Z">
          <w:r w:rsidDel="00FD7EAF">
            <w:delText xml:space="preserve">Bảng 1. </w:delText>
          </w:r>
          <w:r w:rsidDel="00FD7EAF">
            <w:fldChar w:fldCharType="begin"/>
          </w:r>
          <w:r w:rsidDel="00FD7EAF">
            <w:delInstrText xml:space="preserve"> SEQ Bảng_1. \* ARABIC </w:delInstrText>
          </w:r>
        </w:del>
      </w:ins>
      <w:del w:id="2411" w:author="Huyen Tran Thu" w:date="2025-04-28T22:45:00Z" w16du:dateUtc="2025-04-28T15:45:00Z">
        <w:r w:rsidDel="00FD7EAF">
          <w:fldChar w:fldCharType="separate"/>
        </w:r>
      </w:del>
      <w:ins w:id="2412" w:author="Thu Huyen Tran" w:date="2023-12-05T20:31:00Z">
        <w:del w:id="2413" w:author="Huyen Tran Thu" w:date="2025-04-28T22:45:00Z" w16du:dateUtc="2025-04-28T15:45:00Z">
          <w:r w:rsidDel="00FD7EAF">
            <w:fldChar w:fldCharType="end"/>
          </w:r>
        </w:del>
      </w:ins>
      <w:ins w:id="2414" w:author="Thu Huyen Tran" w:date="2023-12-05T20:20:00Z">
        <w:del w:id="2415" w:author="Huyen Tran Thu" w:date="2025-04-28T22:45:00Z" w16du:dateUtc="2025-04-28T15:45:00Z">
          <w:r w:rsidR="00DB39B6" w:rsidRPr="00422083" w:rsidDel="00FD7EAF">
            <w:rPr>
              <w:lang w:val="vi-VN"/>
            </w:rPr>
            <w:delText>:</w:delText>
          </w:r>
        </w:del>
      </w:ins>
      <w:bookmarkStart w:id="2416" w:name="_Toc196773784"/>
      <w:ins w:id="2417" w:author="Huyen Tran Thu" w:date="2025-04-28T22:45:00Z" w16du:dateUtc="2025-04-28T15:45:00Z">
        <w:r w:rsidR="00FD7EAF">
          <w:t xml:space="preserve">Bảng 1. </w:t>
        </w:r>
        <w:r w:rsidR="00FD7EAF">
          <w:fldChar w:fldCharType="begin"/>
        </w:r>
        <w:r w:rsidR="00FD7EAF">
          <w:instrText xml:space="preserve"> SEQ Bảng_1. \* ARABIC </w:instrText>
        </w:r>
      </w:ins>
      <w:r w:rsidR="00FD7EAF">
        <w:fldChar w:fldCharType="separate"/>
      </w:r>
      <w:ins w:id="2418" w:author="Huyen Tran Thu" w:date="2025-04-28T22:45:00Z" w16du:dateUtc="2025-04-28T15:45:00Z">
        <w:r w:rsidR="00FD7EAF">
          <w:rPr>
            <w:noProof/>
          </w:rPr>
          <w:t>3</w:t>
        </w:r>
        <w:r w:rsidR="00FD7EAF">
          <w:fldChar w:fldCharType="end"/>
        </w:r>
      </w:ins>
      <w:ins w:id="2419" w:author="Thu Huyen Tran" w:date="2023-12-05T20:20:00Z">
        <w:r w:rsidR="00DB39B6" w:rsidRPr="00422083">
          <w:rPr>
            <w:lang w:val="vi-VN"/>
          </w:rPr>
          <w:t xml:space="preserve"> Tổng lượng chất thải rắn thông thường được thu gom và xử lý đạt tiêu chuẩn, quy chuẩn kỹ thuật quốc gia </w:t>
        </w:r>
        <w:r w:rsidR="00DB39B6" w:rsidRPr="006D3BEF">
          <w:rPr>
            <w:lang w:val="vi-VN"/>
          </w:rPr>
          <w:t>giai đoạn 2014-20</w:t>
        </w:r>
      </w:ins>
      <w:ins w:id="2420" w:author="Huyen Tran Thu" w:date="2024-10-13T21:56:00Z" w16du:dateUtc="2024-10-13T14:56:00Z">
        <w:r w:rsidR="009B0DA5">
          <w:rPr>
            <w:lang w:val="en-US"/>
          </w:rPr>
          <w:t>20</w:t>
        </w:r>
      </w:ins>
      <w:bookmarkEnd w:id="2416"/>
      <w:ins w:id="2421" w:author="Thu Huyen Tran" w:date="2023-12-05T20:20:00Z">
        <w:del w:id="2422" w:author="Huyen Tran Thu" w:date="2024-10-13T21:56:00Z" w16du:dateUtc="2024-10-13T14:56:00Z">
          <w:r w:rsidR="00DB39B6" w:rsidDel="009B0DA5">
            <w:rPr>
              <w:lang w:val="en-US"/>
            </w:rPr>
            <w:delText>18</w:delText>
          </w:r>
        </w:del>
      </w:ins>
      <w:bookmarkEnd w:id="240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9"/>
        <w:gridCol w:w="1222"/>
        <w:gridCol w:w="1274"/>
        <w:gridCol w:w="1702"/>
        <w:gridCol w:w="1702"/>
        <w:gridCol w:w="1292"/>
        <w:gridCol w:w="1111"/>
      </w:tblGrid>
      <w:tr w:rsidR="00030263" w:rsidRPr="00030263" w14:paraId="739314F5" w14:textId="77777777" w:rsidTr="002E4352">
        <w:trPr>
          <w:tblHeader/>
          <w:jc w:val="center"/>
          <w:ins w:id="2423" w:author="Thu Huyen Tran" w:date="2023-12-05T20:30:00Z"/>
        </w:trPr>
        <w:tc>
          <w:tcPr>
            <w:tcW w:w="419" w:type="pct"/>
            <w:vAlign w:val="center"/>
          </w:tcPr>
          <w:p w14:paraId="73AD4758" w14:textId="77777777" w:rsidR="004E262A" w:rsidRPr="00030263" w:rsidRDefault="004E262A" w:rsidP="002E4352">
            <w:pPr>
              <w:spacing w:before="100" w:after="100"/>
              <w:ind w:left="90"/>
              <w:jc w:val="center"/>
              <w:rPr>
                <w:ins w:id="2424" w:author="Thu Huyen Tran" w:date="2023-12-05T20:30:00Z"/>
                <w:b/>
                <w:bCs/>
                <w:sz w:val="22"/>
              </w:rPr>
            </w:pPr>
            <w:ins w:id="2425" w:author="Thu Huyen Tran" w:date="2023-12-05T20:30:00Z">
              <w:r w:rsidRPr="00030263">
                <w:rPr>
                  <w:b/>
                  <w:bCs/>
                  <w:sz w:val="22"/>
                </w:rPr>
                <w:lastRenderedPageBreak/>
                <w:t>Năm</w:t>
              </w:r>
            </w:ins>
          </w:p>
        </w:tc>
        <w:tc>
          <w:tcPr>
            <w:tcW w:w="674" w:type="pct"/>
            <w:vAlign w:val="center"/>
          </w:tcPr>
          <w:p w14:paraId="5996FA58" w14:textId="77777777" w:rsidR="004E262A" w:rsidRPr="00030263" w:rsidRDefault="004E262A" w:rsidP="002E4352">
            <w:pPr>
              <w:spacing w:before="100" w:after="100"/>
              <w:ind w:left="90"/>
              <w:jc w:val="center"/>
              <w:rPr>
                <w:ins w:id="2426" w:author="Thu Huyen Tran" w:date="2023-12-05T20:30:00Z"/>
                <w:b/>
                <w:bCs/>
                <w:sz w:val="22"/>
              </w:rPr>
            </w:pPr>
            <w:ins w:id="2427" w:author="Thu Huyen Tran" w:date="2023-12-05T20:30:00Z">
              <w:r w:rsidRPr="00030263">
                <w:rPr>
                  <w:b/>
                  <w:bCs/>
                  <w:sz w:val="22"/>
                </w:rPr>
                <w:t>Dân số đô thị</w:t>
              </w:r>
            </w:ins>
          </w:p>
          <w:p w14:paraId="100EFA15" w14:textId="77777777" w:rsidR="004E262A" w:rsidRPr="00030263" w:rsidRDefault="004E262A" w:rsidP="002E4352">
            <w:pPr>
              <w:spacing w:before="100" w:after="100"/>
              <w:ind w:left="90"/>
              <w:jc w:val="center"/>
              <w:rPr>
                <w:ins w:id="2428" w:author="Thu Huyen Tran" w:date="2023-12-05T20:30:00Z"/>
                <w:b/>
                <w:bCs/>
                <w:sz w:val="22"/>
              </w:rPr>
            </w:pPr>
            <w:ins w:id="2429" w:author="Thu Huyen Tran" w:date="2023-12-05T20:30:00Z">
              <w:r w:rsidRPr="00030263">
                <w:rPr>
                  <w:b/>
                  <w:bCs/>
                  <w:sz w:val="22"/>
                </w:rPr>
                <w:t>(người)*</w:t>
              </w:r>
            </w:ins>
          </w:p>
        </w:tc>
        <w:tc>
          <w:tcPr>
            <w:tcW w:w="703" w:type="pct"/>
            <w:vAlign w:val="center"/>
          </w:tcPr>
          <w:p w14:paraId="299CB1A0" w14:textId="77777777" w:rsidR="004E262A" w:rsidRPr="00030263" w:rsidRDefault="004E262A" w:rsidP="002E4352">
            <w:pPr>
              <w:spacing w:before="100" w:after="100"/>
              <w:ind w:left="91"/>
              <w:jc w:val="center"/>
              <w:rPr>
                <w:ins w:id="2430" w:author="Thu Huyen Tran" w:date="2023-12-05T20:30:00Z"/>
                <w:b/>
                <w:bCs/>
                <w:sz w:val="22"/>
              </w:rPr>
            </w:pPr>
            <w:ins w:id="2431" w:author="Thu Huyen Tran" w:date="2023-12-05T20:30:00Z">
              <w:r w:rsidRPr="00030263">
                <w:rPr>
                  <w:b/>
                  <w:bCs/>
                  <w:sz w:val="22"/>
                </w:rPr>
                <w:t>Hệ số phát sinh bình quân đầu người (kg/người/ngày)</w:t>
              </w:r>
            </w:ins>
          </w:p>
          <w:p w14:paraId="7B57113A" w14:textId="77777777" w:rsidR="004E262A" w:rsidRPr="00030263" w:rsidRDefault="004E262A" w:rsidP="002E4352">
            <w:pPr>
              <w:spacing w:before="100" w:after="100"/>
              <w:ind w:left="91"/>
              <w:jc w:val="center"/>
              <w:rPr>
                <w:ins w:id="2432" w:author="Thu Huyen Tran" w:date="2023-12-05T20:30:00Z"/>
                <w:b/>
                <w:bCs/>
                <w:sz w:val="22"/>
              </w:rPr>
            </w:pPr>
            <w:ins w:id="2433" w:author="Thu Huyen Tran" w:date="2023-12-05T20:30:00Z">
              <w:r w:rsidRPr="00030263">
                <w:rPr>
                  <w:b/>
                  <w:bCs/>
                  <w:sz w:val="22"/>
                </w:rPr>
                <w:t>**</w:t>
              </w:r>
            </w:ins>
          </w:p>
        </w:tc>
        <w:tc>
          <w:tcPr>
            <w:tcW w:w="939" w:type="pct"/>
          </w:tcPr>
          <w:p w14:paraId="563CD08F" w14:textId="77777777" w:rsidR="004E262A" w:rsidRPr="00030263" w:rsidRDefault="004E262A" w:rsidP="002E4352">
            <w:pPr>
              <w:spacing w:before="100" w:after="100"/>
              <w:ind w:left="90"/>
              <w:jc w:val="center"/>
              <w:rPr>
                <w:ins w:id="2434" w:author="Thu Huyen Tran" w:date="2023-12-05T20:30:00Z"/>
                <w:b/>
                <w:bCs/>
                <w:sz w:val="22"/>
              </w:rPr>
            </w:pPr>
            <w:ins w:id="2435" w:author="Thu Huyen Tran" w:date="2023-12-05T20:30:00Z">
              <w:r w:rsidRPr="00030263">
                <w:rPr>
                  <w:b/>
                  <w:bCs/>
                  <w:sz w:val="22"/>
                </w:rPr>
                <w:t>Tổng lượng chất thải rắn phát sinh</w:t>
              </w:r>
            </w:ins>
          </w:p>
          <w:p w14:paraId="7619ECC4" w14:textId="77777777" w:rsidR="004E262A" w:rsidRPr="00030263" w:rsidRDefault="004E262A" w:rsidP="002E4352">
            <w:pPr>
              <w:spacing w:before="100" w:after="100"/>
              <w:ind w:left="90"/>
              <w:jc w:val="center"/>
              <w:rPr>
                <w:ins w:id="2436" w:author="Thu Huyen Tran" w:date="2023-12-05T20:30:00Z"/>
                <w:b/>
                <w:bCs/>
                <w:sz w:val="22"/>
              </w:rPr>
            </w:pPr>
            <w:ins w:id="2437" w:author="Thu Huyen Tran" w:date="2023-12-05T20:30:00Z">
              <w:r w:rsidRPr="00030263">
                <w:rPr>
                  <w:b/>
                  <w:bCs/>
                  <w:sz w:val="22"/>
                </w:rPr>
                <w:t>(tấn)</w:t>
              </w:r>
            </w:ins>
          </w:p>
        </w:tc>
        <w:tc>
          <w:tcPr>
            <w:tcW w:w="939" w:type="pct"/>
            <w:vAlign w:val="center"/>
          </w:tcPr>
          <w:p w14:paraId="5B9D0DD8" w14:textId="77777777" w:rsidR="004E262A" w:rsidRPr="00030263" w:rsidRDefault="004E262A" w:rsidP="002E4352">
            <w:pPr>
              <w:spacing w:before="100" w:after="100"/>
              <w:ind w:left="90"/>
              <w:jc w:val="center"/>
              <w:rPr>
                <w:ins w:id="2438" w:author="Thu Huyen Tran" w:date="2023-12-05T20:30:00Z"/>
                <w:b/>
                <w:bCs/>
                <w:sz w:val="22"/>
              </w:rPr>
            </w:pPr>
            <w:ins w:id="2439" w:author="Thu Huyen Tran" w:date="2023-12-05T20:30:00Z">
              <w:r w:rsidRPr="00030263">
                <w:rPr>
                  <w:b/>
                  <w:bCs/>
                  <w:sz w:val="22"/>
                </w:rPr>
                <w:t>Tỷ lệ chất thải rắn đô thị được thu gom, chôn lấp các bãi chôn lấp chất thải (%)***</w:t>
              </w:r>
            </w:ins>
          </w:p>
        </w:tc>
        <w:tc>
          <w:tcPr>
            <w:tcW w:w="713" w:type="pct"/>
            <w:vAlign w:val="center"/>
          </w:tcPr>
          <w:p w14:paraId="3328EE03" w14:textId="2F74094F" w:rsidR="004E262A" w:rsidRPr="00030263" w:rsidRDefault="004E262A" w:rsidP="002E4352">
            <w:pPr>
              <w:spacing w:before="100" w:after="100"/>
              <w:ind w:left="90"/>
              <w:jc w:val="center"/>
              <w:rPr>
                <w:ins w:id="2440" w:author="Thu Huyen Tran" w:date="2023-12-05T20:30:00Z"/>
                <w:b/>
                <w:bCs/>
                <w:sz w:val="22"/>
              </w:rPr>
            </w:pPr>
            <w:ins w:id="2441" w:author="Thu Huyen Tran" w:date="2023-12-05T20:30:00Z">
              <w:r w:rsidRPr="00030263">
                <w:rPr>
                  <w:b/>
                  <w:bCs/>
                  <w:sz w:val="22"/>
                </w:rPr>
                <w:t>Tổng CTR được thu gom</w:t>
              </w:r>
            </w:ins>
            <w:ins w:id="2442" w:author="Thu Huyen Tran" w:date="2023-12-05T20:33:00Z">
              <w:r w:rsidRPr="00030263">
                <w:rPr>
                  <w:b/>
                  <w:bCs/>
                  <w:sz w:val="22"/>
                </w:rPr>
                <w:t xml:space="preserve"> (****)</w:t>
              </w:r>
            </w:ins>
          </w:p>
          <w:p w14:paraId="443FBB10" w14:textId="77777777" w:rsidR="004E262A" w:rsidRPr="00030263" w:rsidRDefault="004E262A" w:rsidP="002E4352">
            <w:pPr>
              <w:spacing w:before="100" w:after="100"/>
              <w:ind w:left="90"/>
              <w:jc w:val="center"/>
              <w:rPr>
                <w:ins w:id="2443" w:author="Thu Huyen Tran" w:date="2023-12-05T20:30:00Z"/>
                <w:b/>
                <w:bCs/>
                <w:sz w:val="22"/>
              </w:rPr>
            </w:pPr>
            <w:ins w:id="2444" w:author="Thu Huyen Tran" w:date="2023-12-05T20:30:00Z">
              <w:r w:rsidRPr="00030263">
                <w:rPr>
                  <w:b/>
                  <w:bCs/>
                  <w:sz w:val="22"/>
                </w:rPr>
                <w:t>(tấn)</w:t>
              </w:r>
            </w:ins>
          </w:p>
        </w:tc>
        <w:tc>
          <w:tcPr>
            <w:tcW w:w="613" w:type="pct"/>
          </w:tcPr>
          <w:p w14:paraId="5BF823B6" w14:textId="77777777" w:rsidR="004E262A" w:rsidRPr="00030263" w:rsidRDefault="004E262A" w:rsidP="002E4352">
            <w:pPr>
              <w:spacing w:before="100" w:after="100"/>
              <w:ind w:left="90"/>
              <w:jc w:val="center"/>
              <w:rPr>
                <w:ins w:id="2445" w:author="Thu Huyen Tran" w:date="2023-12-05T20:30:00Z"/>
                <w:b/>
                <w:bCs/>
                <w:sz w:val="22"/>
              </w:rPr>
            </w:pPr>
            <w:ins w:id="2446" w:author="Thu Huyen Tran" w:date="2023-12-05T20:30:00Z">
              <w:r w:rsidRPr="00030263">
                <w:rPr>
                  <w:b/>
                  <w:bCs/>
                  <w:sz w:val="22"/>
                </w:rPr>
                <w:t>Tổng chất thải rắn còn lại</w:t>
              </w:r>
            </w:ins>
          </w:p>
          <w:p w14:paraId="597EE138" w14:textId="77777777" w:rsidR="004E262A" w:rsidRPr="00030263" w:rsidDel="00DB39B6" w:rsidRDefault="004E262A" w:rsidP="002E4352">
            <w:pPr>
              <w:spacing w:before="100" w:after="100"/>
              <w:ind w:left="90"/>
              <w:jc w:val="center"/>
              <w:rPr>
                <w:ins w:id="2447" w:author="Thu Huyen Tran" w:date="2023-12-05T20:30:00Z"/>
                <w:b/>
                <w:bCs/>
                <w:sz w:val="22"/>
              </w:rPr>
            </w:pPr>
            <w:ins w:id="2448" w:author="Thu Huyen Tran" w:date="2023-12-05T20:30:00Z">
              <w:r w:rsidRPr="00030263">
                <w:rPr>
                  <w:b/>
                  <w:bCs/>
                  <w:sz w:val="22"/>
                </w:rPr>
                <w:t>(tấn)</w:t>
              </w:r>
            </w:ins>
          </w:p>
        </w:tc>
      </w:tr>
      <w:tr w:rsidR="00030263" w:rsidRPr="00030263" w14:paraId="2125F2A7" w14:textId="77777777" w:rsidTr="005D7049">
        <w:trPr>
          <w:jc w:val="center"/>
          <w:ins w:id="2449" w:author="Thu Huyen Tran" w:date="2023-12-05T20:30:00Z"/>
        </w:trPr>
        <w:tc>
          <w:tcPr>
            <w:tcW w:w="419" w:type="pct"/>
            <w:vAlign w:val="center"/>
          </w:tcPr>
          <w:p w14:paraId="6C97DF41" w14:textId="07E2868E" w:rsidR="004E262A" w:rsidRPr="00030263" w:rsidRDefault="004E262A" w:rsidP="004E262A">
            <w:pPr>
              <w:spacing w:before="100" w:after="100"/>
              <w:jc w:val="center"/>
              <w:rPr>
                <w:ins w:id="2450" w:author="Thu Huyen Tran" w:date="2023-12-05T20:30:00Z"/>
                <w:sz w:val="22"/>
              </w:rPr>
            </w:pPr>
            <w:ins w:id="2451" w:author="Thu Huyen Tran" w:date="2023-12-05T20:31:00Z">
              <w:r w:rsidRPr="00030263">
                <w:rPr>
                  <w:sz w:val="22"/>
                </w:rPr>
                <w:t>2014</w:t>
              </w:r>
            </w:ins>
          </w:p>
        </w:tc>
        <w:tc>
          <w:tcPr>
            <w:tcW w:w="674" w:type="pct"/>
            <w:vAlign w:val="bottom"/>
          </w:tcPr>
          <w:p w14:paraId="195CC251" w14:textId="0F7E8747" w:rsidR="004E262A" w:rsidRPr="00030263" w:rsidRDefault="004E262A" w:rsidP="004E262A">
            <w:pPr>
              <w:spacing w:before="100" w:after="100"/>
              <w:ind w:right="15"/>
              <w:jc w:val="center"/>
              <w:rPr>
                <w:ins w:id="2452" w:author="Thu Huyen Tran" w:date="2023-12-05T20:30:00Z"/>
                <w:sz w:val="22"/>
              </w:rPr>
            </w:pPr>
            <w:ins w:id="2453" w:author="Thu Huyen Tran" w:date="2023-12-05T20:31:00Z">
              <w:r w:rsidRPr="00030263">
                <w:rPr>
                  <w:sz w:val="22"/>
                  <w:rPrChange w:id="2454" w:author="Thu Huyen Tran" w:date="2023-12-05T21:46:00Z">
                    <w:rPr>
                      <w:rFonts w:ascii="Arial" w:hAnsi="Arial" w:cs="Arial"/>
                      <w:sz w:val="20"/>
                      <w:szCs w:val="20"/>
                    </w:rPr>
                  </w:rPrChange>
                </w:rPr>
                <w:t xml:space="preserve">30.272.700 </w:t>
              </w:r>
            </w:ins>
          </w:p>
        </w:tc>
        <w:tc>
          <w:tcPr>
            <w:tcW w:w="703" w:type="pct"/>
            <w:vAlign w:val="bottom"/>
          </w:tcPr>
          <w:p w14:paraId="16976117" w14:textId="6801723D" w:rsidR="004E262A" w:rsidRPr="00030263" w:rsidRDefault="004E262A" w:rsidP="004E262A">
            <w:pPr>
              <w:spacing w:before="100" w:after="100"/>
              <w:ind w:right="15"/>
              <w:jc w:val="center"/>
              <w:rPr>
                <w:ins w:id="2455" w:author="Thu Huyen Tran" w:date="2023-12-05T20:30:00Z"/>
                <w:sz w:val="22"/>
              </w:rPr>
            </w:pPr>
            <w:ins w:id="2456" w:author="Thu Huyen Tran" w:date="2023-12-05T20:31:00Z">
              <w:r w:rsidRPr="00030263">
                <w:rPr>
                  <w:sz w:val="22"/>
                  <w:rPrChange w:id="2457" w:author="Thu Huyen Tran" w:date="2023-12-05T21:46:00Z">
                    <w:rPr>
                      <w:rFonts w:ascii="Arial" w:hAnsi="Arial" w:cs="Arial"/>
                      <w:color w:val="FF0000"/>
                      <w:sz w:val="20"/>
                      <w:szCs w:val="20"/>
                    </w:rPr>
                  </w:rPrChange>
                </w:rPr>
                <w:t xml:space="preserve">1,23 </w:t>
              </w:r>
            </w:ins>
          </w:p>
        </w:tc>
        <w:tc>
          <w:tcPr>
            <w:tcW w:w="939" w:type="pct"/>
            <w:vAlign w:val="bottom"/>
          </w:tcPr>
          <w:p w14:paraId="487463A8" w14:textId="58BC2D19" w:rsidR="004E262A" w:rsidRPr="00030263" w:rsidRDefault="004E262A" w:rsidP="004E262A">
            <w:pPr>
              <w:spacing w:before="100" w:after="100"/>
              <w:ind w:right="15"/>
              <w:jc w:val="center"/>
              <w:rPr>
                <w:ins w:id="2458" w:author="Thu Huyen Tran" w:date="2023-12-05T20:30:00Z"/>
                <w:sz w:val="22"/>
              </w:rPr>
            </w:pPr>
            <w:ins w:id="2459" w:author="Thu Huyen Tran" w:date="2023-12-05T20:31:00Z">
              <w:r w:rsidRPr="00030263">
                <w:rPr>
                  <w:sz w:val="22"/>
                  <w:rPrChange w:id="2460" w:author="Thu Huyen Tran" w:date="2023-12-05T21:46:00Z">
                    <w:rPr>
                      <w:rFonts w:ascii="Arial" w:hAnsi="Arial" w:cs="Arial"/>
                      <w:color w:val="0070C0"/>
                      <w:sz w:val="20"/>
                      <w:szCs w:val="20"/>
                    </w:rPr>
                  </w:rPrChange>
                </w:rPr>
                <w:t xml:space="preserve">13.568.982 </w:t>
              </w:r>
            </w:ins>
          </w:p>
        </w:tc>
        <w:tc>
          <w:tcPr>
            <w:tcW w:w="939" w:type="pct"/>
            <w:vAlign w:val="bottom"/>
          </w:tcPr>
          <w:p w14:paraId="341FF5A1" w14:textId="7CB59257" w:rsidR="004E262A" w:rsidRPr="00030263" w:rsidRDefault="004E262A" w:rsidP="004E262A">
            <w:pPr>
              <w:spacing w:before="100" w:after="100"/>
              <w:ind w:right="15"/>
              <w:jc w:val="center"/>
              <w:rPr>
                <w:ins w:id="2461" w:author="Thu Huyen Tran" w:date="2023-12-05T20:30:00Z"/>
                <w:sz w:val="22"/>
              </w:rPr>
            </w:pPr>
            <w:ins w:id="2462" w:author="Thu Huyen Tran" w:date="2023-12-05T20:31:00Z">
              <w:r w:rsidRPr="00030263">
                <w:rPr>
                  <w:sz w:val="22"/>
                  <w:rPrChange w:id="2463" w:author="Thu Huyen Tran" w:date="2023-12-05T21:46:00Z">
                    <w:rPr>
                      <w:rFonts w:ascii="Arial" w:hAnsi="Arial" w:cs="Arial"/>
                      <w:color w:val="FF0000"/>
                      <w:sz w:val="20"/>
                      <w:szCs w:val="20"/>
                    </w:rPr>
                  </w:rPrChange>
                </w:rPr>
                <w:t>85,0%</w:t>
              </w:r>
            </w:ins>
          </w:p>
        </w:tc>
        <w:tc>
          <w:tcPr>
            <w:tcW w:w="713" w:type="pct"/>
            <w:vAlign w:val="bottom"/>
          </w:tcPr>
          <w:p w14:paraId="491EF3E9" w14:textId="11374D7A" w:rsidR="004E262A" w:rsidRPr="00030263" w:rsidRDefault="004E262A" w:rsidP="004E262A">
            <w:pPr>
              <w:spacing w:before="100" w:after="100"/>
              <w:ind w:right="15"/>
              <w:jc w:val="center"/>
              <w:rPr>
                <w:ins w:id="2464" w:author="Thu Huyen Tran" w:date="2023-12-05T20:30:00Z"/>
                <w:sz w:val="22"/>
              </w:rPr>
            </w:pPr>
            <w:ins w:id="2465" w:author="Thu Huyen Tran" w:date="2023-12-05T20:32:00Z">
              <w:r w:rsidRPr="00030263">
                <w:rPr>
                  <w:sz w:val="22"/>
                  <w:rPrChange w:id="2466" w:author="Thu Huyen Tran" w:date="2023-12-05T21:46:00Z">
                    <w:rPr>
                      <w:rFonts w:ascii="Arial" w:hAnsi="Arial" w:cs="Arial"/>
                      <w:color w:val="FF0000"/>
                      <w:sz w:val="20"/>
                      <w:szCs w:val="20"/>
                    </w:rPr>
                  </w:rPrChange>
                </w:rPr>
                <w:t xml:space="preserve">11.533.635 </w:t>
              </w:r>
            </w:ins>
          </w:p>
        </w:tc>
        <w:tc>
          <w:tcPr>
            <w:tcW w:w="613" w:type="pct"/>
            <w:vAlign w:val="bottom"/>
          </w:tcPr>
          <w:p w14:paraId="438003FE" w14:textId="328A95ED" w:rsidR="004E262A" w:rsidRPr="00030263" w:rsidRDefault="004E262A" w:rsidP="004E262A">
            <w:pPr>
              <w:spacing w:before="100" w:after="100"/>
              <w:ind w:right="15"/>
              <w:jc w:val="center"/>
              <w:rPr>
                <w:ins w:id="2467" w:author="Thu Huyen Tran" w:date="2023-12-05T20:30:00Z"/>
                <w:sz w:val="22"/>
              </w:rPr>
            </w:pPr>
            <w:ins w:id="2468" w:author="Thu Huyen Tran" w:date="2023-12-05T20:32:00Z">
              <w:r w:rsidRPr="00030263">
                <w:rPr>
                  <w:sz w:val="22"/>
                  <w:rPrChange w:id="2469" w:author="Thu Huyen Tran" w:date="2023-12-05T21:46:00Z">
                    <w:rPr>
                      <w:rFonts w:ascii="Arial" w:hAnsi="Arial" w:cs="Arial"/>
                      <w:sz w:val="20"/>
                      <w:szCs w:val="20"/>
                    </w:rPr>
                  </w:rPrChange>
                </w:rPr>
                <w:t xml:space="preserve">4.833.437 </w:t>
              </w:r>
            </w:ins>
          </w:p>
        </w:tc>
      </w:tr>
      <w:tr w:rsidR="00030263" w:rsidRPr="00030263" w14:paraId="668C10D4" w14:textId="77777777" w:rsidTr="005D7049">
        <w:trPr>
          <w:jc w:val="center"/>
          <w:ins w:id="2470" w:author="Thu Huyen Tran" w:date="2023-12-05T20:30:00Z"/>
        </w:trPr>
        <w:tc>
          <w:tcPr>
            <w:tcW w:w="419" w:type="pct"/>
            <w:vAlign w:val="center"/>
          </w:tcPr>
          <w:p w14:paraId="47DAC02B" w14:textId="69A09A6A" w:rsidR="004E262A" w:rsidRPr="00030263" w:rsidRDefault="004E262A" w:rsidP="004E262A">
            <w:pPr>
              <w:spacing w:before="100" w:after="100"/>
              <w:jc w:val="center"/>
              <w:rPr>
                <w:ins w:id="2471" w:author="Thu Huyen Tran" w:date="2023-12-05T20:30:00Z"/>
                <w:sz w:val="22"/>
              </w:rPr>
            </w:pPr>
            <w:ins w:id="2472" w:author="Thu Huyen Tran" w:date="2023-12-05T20:31:00Z">
              <w:r w:rsidRPr="00030263">
                <w:rPr>
                  <w:sz w:val="22"/>
                </w:rPr>
                <w:t>2015</w:t>
              </w:r>
            </w:ins>
          </w:p>
        </w:tc>
        <w:tc>
          <w:tcPr>
            <w:tcW w:w="674" w:type="pct"/>
            <w:vAlign w:val="bottom"/>
          </w:tcPr>
          <w:p w14:paraId="2E0B00BF" w14:textId="35902D79" w:rsidR="004E262A" w:rsidRPr="00030263" w:rsidRDefault="004E262A" w:rsidP="004E262A">
            <w:pPr>
              <w:spacing w:before="100" w:after="100"/>
              <w:ind w:right="15"/>
              <w:jc w:val="center"/>
              <w:rPr>
                <w:ins w:id="2473" w:author="Thu Huyen Tran" w:date="2023-12-05T20:30:00Z"/>
                <w:sz w:val="22"/>
              </w:rPr>
            </w:pPr>
            <w:ins w:id="2474" w:author="Thu Huyen Tran" w:date="2023-12-05T20:31:00Z">
              <w:r w:rsidRPr="00030263">
                <w:rPr>
                  <w:sz w:val="22"/>
                  <w:rPrChange w:id="2475" w:author="Thu Huyen Tran" w:date="2023-12-05T21:46:00Z">
                    <w:rPr>
                      <w:rFonts w:ascii="Arial" w:hAnsi="Arial" w:cs="Arial"/>
                      <w:sz w:val="20"/>
                      <w:szCs w:val="20"/>
                    </w:rPr>
                  </w:rPrChange>
                </w:rPr>
                <w:t xml:space="preserve">30.881.900 </w:t>
              </w:r>
            </w:ins>
          </w:p>
        </w:tc>
        <w:tc>
          <w:tcPr>
            <w:tcW w:w="703" w:type="pct"/>
            <w:vAlign w:val="bottom"/>
          </w:tcPr>
          <w:p w14:paraId="77287208" w14:textId="000A42A8" w:rsidR="004E262A" w:rsidRPr="00030263" w:rsidRDefault="004E262A" w:rsidP="004E262A">
            <w:pPr>
              <w:spacing w:before="100" w:after="100"/>
              <w:ind w:right="15"/>
              <w:jc w:val="center"/>
              <w:rPr>
                <w:ins w:id="2476" w:author="Thu Huyen Tran" w:date="2023-12-05T20:30:00Z"/>
                <w:sz w:val="22"/>
              </w:rPr>
            </w:pPr>
            <w:ins w:id="2477" w:author="Thu Huyen Tran" w:date="2023-12-05T20:31:00Z">
              <w:r w:rsidRPr="00030263">
                <w:rPr>
                  <w:sz w:val="22"/>
                  <w:rPrChange w:id="2478" w:author="Thu Huyen Tran" w:date="2023-12-05T21:46:00Z">
                    <w:rPr>
                      <w:rFonts w:ascii="Arial" w:hAnsi="Arial" w:cs="Arial"/>
                      <w:color w:val="FF0000"/>
                      <w:sz w:val="20"/>
                      <w:szCs w:val="20"/>
                    </w:rPr>
                  </w:rPrChange>
                </w:rPr>
                <w:t xml:space="preserve">1,23 </w:t>
              </w:r>
            </w:ins>
          </w:p>
        </w:tc>
        <w:tc>
          <w:tcPr>
            <w:tcW w:w="939" w:type="pct"/>
            <w:vAlign w:val="bottom"/>
          </w:tcPr>
          <w:p w14:paraId="65AB8428" w14:textId="15074228" w:rsidR="004E262A" w:rsidRPr="00030263" w:rsidRDefault="004E262A" w:rsidP="004E262A">
            <w:pPr>
              <w:spacing w:before="100" w:after="100"/>
              <w:ind w:right="15"/>
              <w:jc w:val="center"/>
              <w:rPr>
                <w:ins w:id="2479" w:author="Thu Huyen Tran" w:date="2023-12-05T20:30:00Z"/>
                <w:sz w:val="22"/>
              </w:rPr>
            </w:pPr>
            <w:ins w:id="2480" w:author="Thu Huyen Tran" w:date="2023-12-05T20:31:00Z">
              <w:r w:rsidRPr="00030263">
                <w:rPr>
                  <w:sz w:val="22"/>
                  <w:rPrChange w:id="2481" w:author="Thu Huyen Tran" w:date="2023-12-05T21:46:00Z">
                    <w:rPr>
                      <w:rFonts w:ascii="Arial" w:hAnsi="Arial" w:cs="Arial"/>
                      <w:color w:val="0070C0"/>
                      <w:sz w:val="20"/>
                      <w:szCs w:val="20"/>
                    </w:rPr>
                  </w:rPrChange>
                </w:rPr>
                <w:t xml:space="preserve">13.817.781 </w:t>
              </w:r>
            </w:ins>
          </w:p>
        </w:tc>
        <w:tc>
          <w:tcPr>
            <w:tcW w:w="939" w:type="pct"/>
            <w:vAlign w:val="bottom"/>
          </w:tcPr>
          <w:p w14:paraId="7FF9D80E" w14:textId="33EC7992" w:rsidR="004E262A" w:rsidRPr="00030263" w:rsidRDefault="004E262A" w:rsidP="004E262A">
            <w:pPr>
              <w:spacing w:before="100" w:after="100"/>
              <w:ind w:right="15"/>
              <w:jc w:val="center"/>
              <w:rPr>
                <w:ins w:id="2482" w:author="Thu Huyen Tran" w:date="2023-12-05T20:30:00Z"/>
                <w:sz w:val="22"/>
              </w:rPr>
            </w:pPr>
            <w:ins w:id="2483" w:author="Thu Huyen Tran" w:date="2023-12-05T20:31:00Z">
              <w:r w:rsidRPr="00030263">
                <w:rPr>
                  <w:sz w:val="22"/>
                  <w:rPrChange w:id="2484" w:author="Thu Huyen Tran" w:date="2023-12-05T21:46:00Z">
                    <w:rPr>
                      <w:rFonts w:ascii="Arial" w:hAnsi="Arial" w:cs="Arial"/>
                      <w:sz w:val="20"/>
                      <w:szCs w:val="20"/>
                    </w:rPr>
                  </w:rPrChange>
                </w:rPr>
                <w:t>85,6%</w:t>
              </w:r>
            </w:ins>
          </w:p>
        </w:tc>
        <w:tc>
          <w:tcPr>
            <w:tcW w:w="713" w:type="pct"/>
            <w:vAlign w:val="bottom"/>
          </w:tcPr>
          <w:p w14:paraId="2EE29603" w14:textId="5ABF1E99" w:rsidR="004E262A" w:rsidRPr="00030263" w:rsidRDefault="004E262A" w:rsidP="004E262A">
            <w:pPr>
              <w:spacing w:before="100" w:after="100"/>
              <w:ind w:right="15"/>
              <w:jc w:val="center"/>
              <w:rPr>
                <w:ins w:id="2485" w:author="Thu Huyen Tran" w:date="2023-12-05T20:30:00Z"/>
                <w:sz w:val="22"/>
              </w:rPr>
            </w:pPr>
            <w:ins w:id="2486" w:author="Thu Huyen Tran" w:date="2023-12-05T20:32:00Z">
              <w:r w:rsidRPr="00030263">
                <w:rPr>
                  <w:sz w:val="22"/>
                  <w:rPrChange w:id="2487" w:author="Thu Huyen Tran" w:date="2023-12-05T21:46:00Z">
                    <w:rPr>
                      <w:rFonts w:ascii="Arial" w:hAnsi="Arial" w:cs="Arial"/>
                      <w:color w:val="FF0000"/>
                      <w:sz w:val="20"/>
                      <w:szCs w:val="20"/>
                    </w:rPr>
                  </w:rPrChange>
                </w:rPr>
                <w:t xml:space="preserve">11.831.475 </w:t>
              </w:r>
            </w:ins>
          </w:p>
        </w:tc>
        <w:tc>
          <w:tcPr>
            <w:tcW w:w="613" w:type="pct"/>
            <w:vAlign w:val="bottom"/>
          </w:tcPr>
          <w:p w14:paraId="45A1AD8F" w14:textId="53E7A8C8" w:rsidR="004E262A" w:rsidRPr="00030263" w:rsidRDefault="004E262A" w:rsidP="004E262A">
            <w:pPr>
              <w:spacing w:before="100" w:after="100"/>
              <w:ind w:right="15"/>
              <w:jc w:val="center"/>
              <w:rPr>
                <w:ins w:id="2488" w:author="Thu Huyen Tran" w:date="2023-12-05T20:30:00Z"/>
                <w:sz w:val="22"/>
              </w:rPr>
            </w:pPr>
            <w:ins w:id="2489" w:author="Thu Huyen Tran" w:date="2023-12-05T20:32:00Z">
              <w:r w:rsidRPr="00030263">
                <w:rPr>
                  <w:sz w:val="22"/>
                  <w:rPrChange w:id="2490" w:author="Thu Huyen Tran" w:date="2023-12-05T21:46:00Z">
                    <w:rPr>
                      <w:rFonts w:ascii="Arial" w:hAnsi="Arial" w:cs="Arial"/>
                      <w:sz w:val="20"/>
                      <w:szCs w:val="20"/>
                    </w:rPr>
                  </w:rPrChange>
                </w:rPr>
                <w:t xml:space="preserve">4.941.346 </w:t>
              </w:r>
            </w:ins>
          </w:p>
        </w:tc>
      </w:tr>
      <w:tr w:rsidR="00030263" w:rsidRPr="00030263" w14:paraId="456577E5" w14:textId="77777777" w:rsidTr="005D7049">
        <w:trPr>
          <w:jc w:val="center"/>
          <w:ins w:id="2491" w:author="Thu Huyen Tran" w:date="2023-12-05T20:30:00Z"/>
        </w:trPr>
        <w:tc>
          <w:tcPr>
            <w:tcW w:w="419" w:type="pct"/>
            <w:vAlign w:val="center"/>
          </w:tcPr>
          <w:p w14:paraId="266E729A" w14:textId="20CA0C29" w:rsidR="004E262A" w:rsidRPr="00030263" w:rsidRDefault="004E262A" w:rsidP="004E262A">
            <w:pPr>
              <w:spacing w:before="100" w:after="100"/>
              <w:jc w:val="center"/>
              <w:rPr>
                <w:ins w:id="2492" w:author="Thu Huyen Tran" w:date="2023-12-05T20:30:00Z"/>
                <w:sz w:val="22"/>
              </w:rPr>
            </w:pPr>
            <w:ins w:id="2493" w:author="Thu Huyen Tran" w:date="2023-12-05T20:31:00Z">
              <w:r w:rsidRPr="00030263">
                <w:rPr>
                  <w:sz w:val="22"/>
                </w:rPr>
                <w:t>2016</w:t>
              </w:r>
            </w:ins>
          </w:p>
        </w:tc>
        <w:tc>
          <w:tcPr>
            <w:tcW w:w="674" w:type="pct"/>
            <w:vAlign w:val="bottom"/>
          </w:tcPr>
          <w:p w14:paraId="762F52C3" w14:textId="208E0E1F" w:rsidR="004E262A" w:rsidRPr="00030263" w:rsidRDefault="004E262A" w:rsidP="004E262A">
            <w:pPr>
              <w:spacing w:before="100" w:after="100"/>
              <w:ind w:right="15"/>
              <w:jc w:val="center"/>
              <w:rPr>
                <w:ins w:id="2494" w:author="Thu Huyen Tran" w:date="2023-12-05T20:30:00Z"/>
                <w:sz w:val="22"/>
              </w:rPr>
            </w:pPr>
            <w:ins w:id="2495" w:author="Thu Huyen Tran" w:date="2023-12-05T20:31:00Z">
              <w:r w:rsidRPr="00030263">
                <w:rPr>
                  <w:sz w:val="22"/>
                  <w:rPrChange w:id="2496" w:author="Thu Huyen Tran" w:date="2023-12-05T21:46:00Z">
                    <w:rPr>
                      <w:rFonts w:ascii="Arial" w:hAnsi="Arial" w:cs="Arial"/>
                      <w:sz w:val="20"/>
                      <w:szCs w:val="20"/>
                    </w:rPr>
                  </w:rPrChange>
                </w:rPr>
                <w:t xml:space="preserve">31.397.000 </w:t>
              </w:r>
            </w:ins>
          </w:p>
        </w:tc>
        <w:tc>
          <w:tcPr>
            <w:tcW w:w="703" w:type="pct"/>
            <w:vAlign w:val="bottom"/>
          </w:tcPr>
          <w:p w14:paraId="1086F45C" w14:textId="6F2707B1" w:rsidR="004E262A" w:rsidRPr="00030263" w:rsidRDefault="004E262A" w:rsidP="004E262A">
            <w:pPr>
              <w:spacing w:before="100" w:after="100"/>
              <w:ind w:right="15"/>
              <w:jc w:val="center"/>
              <w:rPr>
                <w:ins w:id="2497" w:author="Thu Huyen Tran" w:date="2023-12-05T20:30:00Z"/>
                <w:sz w:val="22"/>
              </w:rPr>
            </w:pPr>
            <w:ins w:id="2498" w:author="Thu Huyen Tran" w:date="2023-12-05T20:31:00Z">
              <w:r w:rsidRPr="00030263">
                <w:rPr>
                  <w:sz w:val="22"/>
                  <w:rPrChange w:id="2499" w:author="Thu Huyen Tran" w:date="2023-12-05T21:46:00Z">
                    <w:rPr>
                      <w:rFonts w:ascii="Arial" w:hAnsi="Arial" w:cs="Arial"/>
                      <w:color w:val="FF0000"/>
                      <w:sz w:val="20"/>
                      <w:szCs w:val="20"/>
                    </w:rPr>
                  </w:rPrChange>
                </w:rPr>
                <w:t xml:space="preserve">1,22 </w:t>
              </w:r>
            </w:ins>
          </w:p>
        </w:tc>
        <w:tc>
          <w:tcPr>
            <w:tcW w:w="939" w:type="pct"/>
            <w:vAlign w:val="bottom"/>
          </w:tcPr>
          <w:p w14:paraId="24592818" w14:textId="54BBEE5F" w:rsidR="004E262A" w:rsidRPr="00030263" w:rsidRDefault="004E262A" w:rsidP="004E262A">
            <w:pPr>
              <w:spacing w:before="100" w:after="100"/>
              <w:ind w:right="15"/>
              <w:jc w:val="center"/>
              <w:rPr>
                <w:ins w:id="2500" w:author="Thu Huyen Tran" w:date="2023-12-05T20:30:00Z"/>
                <w:sz w:val="22"/>
              </w:rPr>
            </w:pPr>
            <w:ins w:id="2501" w:author="Thu Huyen Tran" w:date="2023-12-05T20:31:00Z">
              <w:r w:rsidRPr="00030263">
                <w:rPr>
                  <w:sz w:val="22"/>
                  <w:rPrChange w:id="2502" w:author="Thu Huyen Tran" w:date="2023-12-05T21:46:00Z">
                    <w:rPr>
                      <w:rFonts w:ascii="Arial" w:hAnsi="Arial" w:cs="Arial"/>
                      <w:color w:val="0070C0"/>
                      <w:sz w:val="20"/>
                      <w:szCs w:val="20"/>
                    </w:rPr>
                  </w:rPrChange>
                </w:rPr>
                <w:t xml:space="preserve">14.035.890 </w:t>
              </w:r>
            </w:ins>
          </w:p>
        </w:tc>
        <w:tc>
          <w:tcPr>
            <w:tcW w:w="939" w:type="pct"/>
            <w:vAlign w:val="bottom"/>
          </w:tcPr>
          <w:p w14:paraId="0B63DCD1" w14:textId="3AFE6F3C" w:rsidR="004E262A" w:rsidRPr="00030263" w:rsidRDefault="004E262A" w:rsidP="004E262A">
            <w:pPr>
              <w:spacing w:before="100" w:after="100"/>
              <w:ind w:right="15"/>
              <w:jc w:val="center"/>
              <w:rPr>
                <w:ins w:id="2503" w:author="Thu Huyen Tran" w:date="2023-12-05T20:30:00Z"/>
                <w:sz w:val="22"/>
              </w:rPr>
            </w:pPr>
            <w:ins w:id="2504" w:author="Thu Huyen Tran" w:date="2023-12-05T20:31:00Z">
              <w:r w:rsidRPr="00030263">
                <w:rPr>
                  <w:sz w:val="22"/>
                  <w:rPrChange w:id="2505" w:author="Thu Huyen Tran" w:date="2023-12-05T21:46:00Z">
                    <w:rPr>
                      <w:rFonts w:ascii="Arial" w:hAnsi="Arial" w:cs="Arial"/>
                      <w:sz w:val="20"/>
                      <w:szCs w:val="20"/>
                    </w:rPr>
                  </w:rPrChange>
                </w:rPr>
                <w:t>86,3%</w:t>
              </w:r>
            </w:ins>
          </w:p>
        </w:tc>
        <w:tc>
          <w:tcPr>
            <w:tcW w:w="713" w:type="pct"/>
            <w:vAlign w:val="bottom"/>
          </w:tcPr>
          <w:p w14:paraId="111AE4F7" w14:textId="03EEA1FC" w:rsidR="004E262A" w:rsidRPr="00030263" w:rsidRDefault="004E262A" w:rsidP="004E262A">
            <w:pPr>
              <w:spacing w:before="100" w:after="100"/>
              <w:ind w:right="15"/>
              <w:jc w:val="center"/>
              <w:rPr>
                <w:ins w:id="2506" w:author="Thu Huyen Tran" w:date="2023-12-05T20:30:00Z"/>
                <w:sz w:val="22"/>
              </w:rPr>
            </w:pPr>
            <w:ins w:id="2507" w:author="Thu Huyen Tran" w:date="2023-12-05T20:32:00Z">
              <w:r w:rsidRPr="00030263">
                <w:rPr>
                  <w:sz w:val="22"/>
                  <w:rPrChange w:id="2508" w:author="Thu Huyen Tran" w:date="2023-12-05T21:46:00Z">
                    <w:rPr>
                      <w:rFonts w:ascii="Arial" w:hAnsi="Arial" w:cs="Arial"/>
                      <w:color w:val="0070C0"/>
                      <w:sz w:val="20"/>
                      <w:szCs w:val="20"/>
                    </w:rPr>
                  </w:rPrChange>
                </w:rPr>
                <w:t xml:space="preserve">12.105.955 </w:t>
              </w:r>
            </w:ins>
          </w:p>
        </w:tc>
        <w:tc>
          <w:tcPr>
            <w:tcW w:w="613" w:type="pct"/>
            <w:vAlign w:val="bottom"/>
          </w:tcPr>
          <w:p w14:paraId="4FCEA38F" w14:textId="146BEFD2" w:rsidR="004E262A" w:rsidRPr="00030263" w:rsidRDefault="004E262A" w:rsidP="004E262A">
            <w:pPr>
              <w:spacing w:before="100" w:after="100"/>
              <w:ind w:right="15"/>
              <w:jc w:val="center"/>
              <w:rPr>
                <w:ins w:id="2509" w:author="Thu Huyen Tran" w:date="2023-12-05T20:30:00Z"/>
                <w:sz w:val="22"/>
              </w:rPr>
            </w:pPr>
            <w:ins w:id="2510" w:author="Thu Huyen Tran" w:date="2023-12-05T20:32:00Z">
              <w:r w:rsidRPr="00030263">
                <w:rPr>
                  <w:sz w:val="22"/>
                  <w:rPrChange w:id="2511" w:author="Thu Huyen Tran" w:date="2023-12-05T21:46:00Z">
                    <w:rPr>
                      <w:rFonts w:ascii="Arial" w:hAnsi="Arial" w:cs="Arial"/>
                      <w:sz w:val="20"/>
                      <w:szCs w:val="20"/>
                    </w:rPr>
                  </w:rPrChange>
                </w:rPr>
                <w:t xml:space="preserve">4.156.435 </w:t>
              </w:r>
            </w:ins>
          </w:p>
        </w:tc>
      </w:tr>
      <w:tr w:rsidR="00030263" w:rsidRPr="00030263" w14:paraId="7EB15C0F" w14:textId="77777777" w:rsidTr="005D7049">
        <w:trPr>
          <w:jc w:val="center"/>
          <w:ins w:id="2512" w:author="Thu Huyen Tran" w:date="2023-12-05T20:30:00Z"/>
        </w:trPr>
        <w:tc>
          <w:tcPr>
            <w:tcW w:w="419" w:type="pct"/>
            <w:vAlign w:val="center"/>
          </w:tcPr>
          <w:p w14:paraId="60B568F3" w14:textId="1B746753" w:rsidR="004E262A" w:rsidRPr="00030263" w:rsidRDefault="004E262A" w:rsidP="004E262A">
            <w:pPr>
              <w:spacing w:before="100" w:after="100"/>
              <w:jc w:val="center"/>
              <w:rPr>
                <w:ins w:id="2513" w:author="Thu Huyen Tran" w:date="2023-12-05T20:30:00Z"/>
                <w:sz w:val="22"/>
              </w:rPr>
            </w:pPr>
            <w:ins w:id="2514" w:author="Thu Huyen Tran" w:date="2023-12-05T20:31:00Z">
              <w:r w:rsidRPr="00030263">
                <w:rPr>
                  <w:sz w:val="22"/>
                </w:rPr>
                <w:t>2017</w:t>
              </w:r>
            </w:ins>
          </w:p>
        </w:tc>
        <w:tc>
          <w:tcPr>
            <w:tcW w:w="674" w:type="pct"/>
            <w:vAlign w:val="bottom"/>
          </w:tcPr>
          <w:p w14:paraId="2A882D89" w14:textId="66DAC985" w:rsidR="004E262A" w:rsidRPr="00030263" w:rsidRDefault="004E262A" w:rsidP="004E262A">
            <w:pPr>
              <w:spacing w:before="100" w:after="100"/>
              <w:ind w:right="15"/>
              <w:jc w:val="center"/>
              <w:rPr>
                <w:ins w:id="2515" w:author="Thu Huyen Tran" w:date="2023-12-05T20:30:00Z"/>
                <w:sz w:val="22"/>
              </w:rPr>
            </w:pPr>
            <w:ins w:id="2516" w:author="Thu Huyen Tran" w:date="2023-12-05T20:31:00Z">
              <w:r w:rsidRPr="00030263">
                <w:rPr>
                  <w:sz w:val="22"/>
                  <w:rPrChange w:id="2517" w:author="Thu Huyen Tran" w:date="2023-12-05T21:46:00Z">
                    <w:rPr>
                      <w:rFonts w:ascii="Arial" w:hAnsi="Arial" w:cs="Arial"/>
                      <w:sz w:val="20"/>
                      <w:szCs w:val="20"/>
                    </w:rPr>
                  </w:rPrChange>
                </w:rPr>
                <w:t xml:space="preserve">31.928.300 </w:t>
              </w:r>
            </w:ins>
          </w:p>
        </w:tc>
        <w:tc>
          <w:tcPr>
            <w:tcW w:w="703" w:type="pct"/>
            <w:vAlign w:val="bottom"/>
          </w:tcPr>
          <w:p w14:paraId="4547B2E4" w14:textId="2329EAE4" w:rsidR="004E262A" w:rsidRPr="00030263" w:rsidRDefault="004E262A" w:rsidP="004E262A">
            <w:pPr>
              <w:spacing w:before="100" w:after="100"/>
              <w:ind w:right="15"/>
              <w:jc w:val="center"/>
              <w:rPr>
                <w:ins w:id="2518" w:author="Thu Huyen Tran" w:date="2023-12-05T20:30:00Z"/>
                <w:sz w:val="22"/>
              </w:rPr>
            </w:pPr>
            <w:ins w:id="2519" w:author="Thu Huyen Tran" w:date="2023-12-05T20:31:00Z">
              <w:r w:rsidRPr="00030263">
                <w:rPr>
                  <w:sz w:val="22"/>
                  <w:rPrChange w:id="2520" w:author="Thu Huyen Tran" w:date="2023-12-05T21:46:00Z">
                    <w:rPr>
                      <w:rFonts w:ascii="Arial" w:hAnsi="Arial" w:cs="Arial"/>
                      <w:color w:val="FF0000"/>
                      <w:sz w:val="20"/>
                      <w:szCs w:val="20"/>
                    </w:rPr>
                  </w:rPrChange>
                </w:rPr>
                <w:t xml:space="preserve">1,36 </w:t>
              </w:r>
            </w:ins>
          </w:p>
        </w:tc>
        <w:tc>
          <w:tcPr>
            <w:tcW w:w="939" w:type="pct"/>
            <w:vAlign w:val="bottom"/>
          </w:tcPr>
          <w:p w14:paraId="6AA6B1A9" w14:textId="51764A7F" w:rsidR="004E262A" w:rsidRPr="00030263" w:rsidRDefault="004E262A" w:rsidP="004E262A">
            <w:pPr>
              <w:spacing w:before="100" w:after="100"/>
              <w:ind w:right="15"/>
              <w:jc w:val="center"/>
              <w:rPr>
                <w:ins w:id="2521" w:author="Thu Huyen Tran" w:date="2023-12-05T20:30:00Z"/>
                <w:sz w:val="22"/>
              </w:rPr>
            </w:pPr>
            <w:ins w:id="2522" w:author="Thu Huyen Tran" w:date="2023-12-05T20:31:00Z">
              <w:r w:rsidRPr="00030263">
                <w:rPr>
                  <w:sz w:val="22"/>
                  <w:rPrChange w:id="2523" w:author="Thu Huyen Tran" w:date="2023-12-05T21:46:00Z">
                    <w:rPr>
                      <w:rFonts w:ascii="Arial" w:hAnsi="Arial" w:cs="Arial"/>
                      <w:color w:val="0070C0"/>
                      <w:sz w:val="20"/>
                      <w:szCs w:val="20"/>
                    </w:rPr>
                  </w:rPrChange>
                </w:rPr>
                <w:t xml:space="preserve">15.884.800 </w:t>
              </w:r>
            </w:ins>
          </w:p>
        </w:tc>
        <w:tc>
          <w:tcPr>
            <w:tcW w:w="939" w:type="pct"/>
            <w:vAlign w:val="bottom"/>
          </w:tcPr>
          <w:p w14:paraId="17FAA29F" w14:textId="2BE4534F" w:rsidR="004E262A" w:rsidRPr="00030263" w:rsidRDefault="004E262A" w:rsidP="004E262A">
            <w:pPr>
              <w:spacing w:before="100" w:after="100"/>
              <w:ind w:right="15"/>
              <w:jc w:val="center"/>
              <w:rPr>
                <w:ins w:id="2524" w:author="Thu Huyen Tran" w:date="2023-12-05T20:30:00Z"/>
                <w:sz w:val="22"/>
              </w:rPr>
            </w:pPr>
            <w:ins w:id="2525" w:author="Thu Huyen Tran" w:date="2023-12-05T20:31:00Z">
              <w:r w:rsidRPr="00030263">
                <w:rPr>
                  <w:sz w:val="22"/>
                  <w:rPrChange w:id="2526" w:author="Thu Huyen Tran" w:date="2023-12-05T21:46:00Z">
                    <w:rPr>
                      <w:rFonts w:ascii="Arial" w:hAnsi="Arial" w:cs="Arial"/>
                      <w:sz w:val="20"/>
                      <w:szCs w:val="20"/>
                    </w:rPr>
                  </w:rPrChange>
                </w:rPr>
                <w:t>86,9%</w:t>
              </w:r>
            </w:ins>
          </w:p>
        </w:tc>
        <w:tc>
          <w:tcPr>
            <w:tcW w:w="713" w:type="pct"/>
            <w:vAlign w:val="bottom"/>
          </w:tcPr>
          <w:p w14:paraId="053D7BC4" w14:textId="5CF2D417" w:rsidR="004E262A" w:rsidRPr="00030263" w:rsidRDefault="004E262A" w:rsidP="004E262A">
            <w:pPr>
              <w:spacing w:before="100" w:after="100"/>
              <w:ind w:right="15"/>
              <w:jc w:val="center"/>
              <w:rPr>
                <w:ins w:id="2527" w:author="Thu Huyen Tran" w:date="2023-12-05T20:30:00Z"/>
                <w:sz w:val="22"/>
              </w:rPr>
            </w:pPr>
            <w:ins w:id="2528" w:author="Thu Huyen Tran" w:date="2023-12-05T20:32:00Z">
              <w:r w:rsidRPr="00030263">
                <w:rPr>
                  <w:sz w:val="22"/>
                  <w:rPrChange w:id="2529" w:author="Thu Huyen Tran" w:date="2023-12-05T21:46:00Z">
                    <w:rPr>
                      <w:rFonts w:ascii="Arial" w:hAnsi="Arial" w:cs="Arial"/>
                      <w:color w:val="FF0000"/>
                      <w:sz w:val="20"/>
                      <w:szCs w:val="20"/>
                    </w:rPr>
                  </w:rPrChange>
                </w:rPr>
                <w:t xml:space="preserve">13.799.920 </w:t>
              </w:r>
            </w:ins>
          </w:p>
        </w:tc>
        <w:tc>
          <w:tcPr>
            <w:tcW w:w="613" w:type="pct"/>
            <w:vAlign w:val="bottom"/>
          </w:tcPr>
          <w:p w14:paraId="22C1C50E" w14:textId="13A0E1AB" w:rsidR="004E262A" w:rsidRPr="00030263" w:rsidRDefault="004E262A" w:rsidP="004E262A">
            <w:pPr>
              <w:spacing w:before="100" w:after="100"/>
              <w:ind w:right="15"/>
              <w:jc w:val="center"/>
              <w:rPr>
                <w:ins w:id="2530" w:author="Thu Huyen Tran" w:date="2023-12-05T20:30:00Z"/>
                <w:sz w:val="22"/>
              </w:rPr>
            </w:pPr>
            <w:ins w:id="2531" w:author="Thu Huyen Tran" w:date="2023-12-05T20:32:00Z">
              <w:r w:rsidRPr="00030263">
                <w:rPr>
                  <w:sz w:val="22"/>
                  <w:rPrChange w:id="2532" w:author="Thu Huyen Tran" w:date="2023-12-05T21:46:00Z">
                    <w:rPr>
                      <w:rFonts w:ascii="Arial" w:hAnsi="Arial" w:cs="Arial"/>
                      <w:sz w:val="20"/>
                      <w:szCs w:val="20"/>
                    </w:rPr>
                  </w:rPrChange>
                </w:rPr>
                <w:t xml:space="preserve">4.342.770 </w:t>
              </w:r>
            </w:ins>
          </w:p>
        </w:tc>
      </w:tr>
      <w:tr w:rsidR="00030263" w:rsidRPr="00030263" w14:paraId="177E8BBB" w14:textId="77777777" w:rsidTr="005D7049">
        <w:trPr>
          <w:jc w:val="center"/>
          <w:ins w:id="2533" w:author="Thu Huyen Tran" w:date="2023-12-05T20:30:00Z"/>
        </w:trPr>
        <w:tc>
          <w:tcPr>
            <w:tcW w:w="419" w:type="pct"/>
            <w:vAlign w:val="center"/>
          </w:tcPr>
          <w:p w14:paraId="7525B191" w14:textId="05B4E17F" w:rsidR="004E262A" w:rsidRPr="00030263" w:rsidRDefault="004E262A" w:rsidP="004E262A">
            <w:pPr>
              <w:spacing w:before="100" w:after="100"/>
              <w:jc w:val="center"/>
              <w:rPr>
                <w:ins w:id="2534" w:author="Thu Huyen Tran" w:date="2023-12-05T20:30:00Z"/>
                <w:sz w:val="22"/>
              </w:rPr>
            </w:pPr>
            <w:ins w:id="2535" w:author="Thu Huyen Tran" w:date="2023-12-05T20:31:00Z">
              <w:r w:rsidRPr="00030263">
                <w:rPr>
                  <w:sz w:val="22"/>
                </w:rPr>
                <w:t>2018</w:t>
              </w:r>
            </w:ins>
          </w:p>
        </w:tc>
        <w:tc>
          <w:tcPr>
            <w:tcW w:w="674" w:type="pct"/>
            <w:vAlign w:val="bottom"/>
          </w:tcPr>
          <w:p w14:paraId="421A0D46" w14:textId="12FAC7A7" w:rsidR="004E262A" w:rsidRPr="00030263" w:rsidRDefault="004E262A" w:rsidP="004E262A">
            <w:pPr>
              <w:spacing w:before="100" w:after="100"/>
              <w:ind w:right="15"/>
              <w:jc w:val="center"/>
              <w:rPr>
                <w:ins w:id="2536" w:author="Thu Huyen Tran" w:date="2023-12-05T20:30:00Z"/>
                <w:sz w:val="22"/>
              </w:rPr>
            </w:pPr>
            <w:ins w:id="2537" w:author="Thu Huyen Tran" w:date="2023-12-05T20:31:00Z">
              <w:r w:rsidRPr="00030263">
                <w:rPr>
                  <w:sz w:val="22"/>
                  <w:rPrChange w:id="2538" w:author="Thu Huyen Tran" w:date="2023-12-05T21:46:00Z">
                    <w:rPr>
                      <w:rFonts w:ascii="Arial" w:hAnsi="Arial" w:cs="Arial"/>
                      <w:sz w:val="20"/>
                      <w:szCs w:val="20"/>
                    </w:rPr>
                  </w:rPrChange>
                </w:rPr>
                <w:t xml:space="preserve">32.636.900 </w:t>
              </w:r>
            </w:ins>
          </w:p>
        </w:tc>
        <w:tc>
          <w:tcPr>
            <w:tcW w:w="703" w:type="pct"/>
            <w:vAlign w:val="bottom"/>
          </w:tcPr>
          <w:p w14:paraId="7C7C0B2C" w14:textId="16A66084" w:rsidR="004E262A" w:rsidRPr="00030263" w:rsidRDefault="004E262A" w:rsidP="004E262A">
            <w:pPr>
              <w:spacing w:before="100" w:after="100"/>
              <w:ind w:right="15"/>
              <w:jc w:val="center"/>
              <w:rPr>
                <w:ins w:id="2539" w:author="Thu Huyen Tran" w:date="2023-12-05T20:30:00Z"/>
                <w:sz w:val="22"/>
              </w:rPr>
            </w:pPr>
            <w:ins w:id="2540" w:author="Thu Huyen Tran" w:date="2023-12-05T20:31:00Z">
              <w:r w:rsidRPr="00030263">
                <w:rPr>
                  <w:sz w:val="22"/>
                  <w:rPrChange w:id="2541" w:author="Thu Huyen Tran" w:date="2023-12-05T21:46:00Z">
                    <w:rPr>
                      <w:rFonts w:ascii="Arial" w:hAnsi="Arial" w:cs="Arial"/>
                      <w:color w:val="FF0000"/>
                      <w:sz w:val="20"/>
                      <w:szCs w:val="20"/>
                    </w:rPr>
                  </w:rPrChange>
                </w:rPr>
                <w:t xml:space="preserve">1,42 </w:t>
              </w:r>
            </w:ins>
          </w:p>
        </w:tc>
        <w:tc>
          <w:tcPr>
            <w:tcW w:w="939" w:type="pct"/>
            <w:vAlign w:val="bottom"/>
          </w:tcPr>
          <w:p w14:paraId="3DC58188" w14:textId="323BF928" w:rsidR="004E262A" w:rsidRPr="00030263" w:rsidRDefault="004E262A" w:rsidP="004E262A">
            <w:pPr>
              <w:spacing w:before="100" w:after="100"/>
              <w:ind w:right="15"/>
              <w:jc w:val="center"/>
              <w:rPr>
                <w:ins w:id="2542" w:author="Thu Huyen Tran" w:date="2023-12-05T20:30:00Z"/>
                <w:sz w:val="22"/>
              </w:rPr>
            </w:pPr>
            <w:ins w:id="2543" w:author="Thu Huyen Tran" w:date="2023-12-05T20:31:00Z">
              <w:r w:rsidRPr="00030263">
                <w:rPr>
                  <w:sz w:val="22"/>
                  <w:rPrChange w:id="2544" w:author="Thu Huyen Tran" w:date="2023-12-05T21:46:00Z">
                    <w:rPr>
                      <w:rFonts w:ascii="Arial" w:hAnsi="Arial" w:cs="Arial"/>
                      <w:color w:val="0070C0"/>
                      <w:sz w:val="20"/>
                      <w:szCs w:val="20"/>
                    </w:rPr>
                  </w:rPrChange>
                </w:rPr>
                <w:t xml:space="preserve">16.877.600 </w:t>
              </w:r>
            </w:ins>
          </w:p>
        </w:tc>
        <w:tc>
          <w:tcPr>
            <w:tcW w:w="939" w:type="pct"/>
            <w:vAlign w:val="bottom"/>
          </w:tcPr>
          <w:p w14:paraId="5D0723A2" w14:textId="10194E14" w:rsidR="004E262A" w:rsidRPr="00030263" w:rsidRDefault="004E262A" w:rsidP="004E262A">
            <w:pPr>
              <w:spacing w:before="100" w:after="100"/>
              <w:ind w:right="15"/>
              <w:jc w:val="center"/>
              <w:rPr>
                <w:ins w:id="2545" w:author="Thu Huyen Tran" w:date="2023-12-05T20:30:00Z"/>
                <w:sz w:val="22"/>
              </w:rPr>
            </w:pPr>
            <w:ins w:id="2546" w:author="Thu Huyen Tran" w:date="2023-12-05T20:31:00Z">
              <w:r w:rsidRPr="00030263">
                <w:rPr>
                  <w:sz w:val="22"/>
                  <w:rPrChange w:id="2547" w:author="Thu Huyen Tran" w:date="2023-12-05T21:46:00Z">
                    <w:rPr>
                      <w:rFonts w:ascii="Arial" w:hAnsi="Arial" w:cs="Arial"/>
                      <w:sz w:val="20"/>
                      <w:szCs w:val="20"/>
                    </w:rPr>
                  </w:rPrChange>
                </w:rPr>
                <w:t>87,5%</w:t>
              </w:r>
            </w:ins>
          </w:p>
        </w:tc>
        <w:tc>
          <w:tcPr>
            <w:tcW w:w="713" w:type="pct"/>
            <w:vAlign w:val="bottom"/>
          </w:tcPr>
          <w:p w14:paraId="75EEE6E6" w14:textId="4B993BA0" w:rsidR="004E262A" w:rsidRPr="00030263" w:rsidRDefault="004E262A" w:rsidP="004E262A">
            <w:pPr>
              <w:spacing w:before="100" w:after="100"/>
              <w:ind w:right="15"/>
              <w:jc w:val="center"/>
              <w:rPr>
                <w:ins w:id="2548" w:author="Thu Huyen Tran" w:date="2023-12-05T20:30:00Z"/>
                <w:sz w:val="22"/>
              </w:rPr>
            </w:pPr>
            <w:ins w:id="2549" w:author="Thu Huyen Tran" w:date="2023-12-05T20:32:00Z">
              <w:r w:rsidRPr="00030263">
                <w:rPr>
                  <w:sz w:val="22"/>
                  <w:rPrChange w:id="2550" w:author="Thu Huyen Tran" w:date="2023-12-05T21:46:00Z">
                    <w:rPr>
                      <w:rFonts w:ascii="Arial" w:hAnsi="Arial" w:cs="Arial"/>
                      <w:color w:val="FF0000"/>
                      <w:sz w:val="20"/>
                      <w:szCs w:val="20"/>
                    </w:rPr>
                  </w:rPrChange>
                </w:rPr>
                <w:t xml:space="preserve">14.767.900 </w:t>
              </w:r>
            </w:ins>
          </w:p>
        </w:tc>
        <w:tc>
          <w:tcPr>
            <w:tcW w:w="613" w:type="pct"/>
            <w:vAlign w:val="bottom"/>
          </w:tcPr>
          <w:p w14:paraId="691CF8B8" w14:textId="38F1B6AF" w:rsidR="004E262A" w:rsidRPr="00030263" w:rsidRDefault="004E262A" w:rsidP="004E262A">
            <w:pPr>
              <w:spacing w:before="100" w:after="100"/>
              <w:ind w:right="15"/>
              <w:jc w:val="center"/>
              <w:rPr>
                <w:ins w:id="2551" w:author="Thu Huyen Tran" w:date="2023-12-05T20:30:00Z"/>
                <w:sz w:val="22"/>
              </w:rPr>
            </w:pPr>
            <w:ins w:id="2552" w:author="Thu Huyen Tran" w:date="2023-12-05T20:32:00Z">
              <w:r w:rsidRPr="00030263">
                <w:rPr>
                  <w:sz w:val="22"/>
                  <w:rPrChange w:id="2553" w:author="Thu Huyen Tran" w:date="2023-12-05T21:46:00Z">
                    <w:rPr>
                      <w:rFonts w:ascii="Arial" w:hAnsi="Arial" w:cs="Arial"/>
                      <w:sz w:val="20"/>
                      <w:szCs w:val="20"/>
                    </w:rPr>
                  </w:rPrChange>
                </w:rPr>
                <w:t xml:space="preserve">4.420.880 </w:t>
              </w:r>
            </w:ins>
          </w:p>
        </w:tc>
      </w:tr>
      <w:tr w:rsidR="009B0DA5" w:rsidRPr="00030263" w14:paraId="39203064" w14:textId="77777777" w:rsidTr="005D7049">
        <w:trPr>
          <w:jc w:val="center"/>
          <w:ins w:id="2554" w:author="Huyen Tran Thu" w:date="2024-10-13T21:56:00Z"/>
        </w:trPr>
        <w:tc>
          <w:tcPr>
            <w:tcW w:w="419" w:type="pct"/>
            <w:vAlign w:val="center"/>
          </w:tcPr>
          <w:p w14:paraId="7329B39B" w14:textId="5E880F5C" w:rsidR="009B0DA5" w:rsidRPr="00030263" w:rsidRDefault="009B0DA5" w:rsidP="009B0DA5">
            <w:pPr>
              <w:spacing w:before="100" w:after="100"/>
              <w:jc w:val="center"/>
              <w:rPr>
                <w:ins w:id="2555" w:author="Huyen Tran Thu" w:date="2024-10-13T21:56:00Z" w16du:dateUtc="2024-10-13T14:56:00Z"/>
                <w:sz w:val="22"/>
              </w:rPr>
            </w:pPr>
            <w:ins w:id="2556" w:author="Huyen Tran Thu" w:date="2024-10-13T21:56:00Z" w16du:dateUtc="2024-10-13T14:56:00Z">
              <w:r>
                <w:rPr>
                  <w:sz w:val="22"/>
                </w:rPr>
                <w:t>2019</w:t>
              </w:r>
            </w:ins>
          </w:p>
        </w:tc>
        <w:tc>
          <w:tcPr>
            <w:tcW w:w="674" w:type="pct"/>
            <w:vAlign w:val="bottom"/>
          </w:tcPr>
          <w:p w14:paraId="21DC4902" w14:textId="4710720B" w:rsidR="009B0DA5" w:rsidRPr="009B0DA5" w:rsidRDefault="009B0DA5" w:rsidP="009B0DA5">
            <w:pPr>
              <w:spacing w:before="100" w:after="100"/>
              <w:ind w:right="15"/>
              <w:jc w:val="center"/>
              <w:rPr>
                <w:ins w:id="2557" w:author="Huyen Tran Thu" w:date="2024-10-13T21:56:00Z" w16du:dateUtc="2024-10-13T14:56:00Z"/>
                <w:sz w:val="22"/>
              </w:rPr>
            </w:pPr>
            <w:ins w:id="2558" w:author="Huyen Tran Thu" w:date="2024-10-13T21:56:00Z" w16du:dateUtc="2024-10-13T14:56:00Z">
              <w:r w:rsidRPr="009B0DA5">
                <w:rPr>
                  <w:sz w:val="22"/>
                  <w:rPrChange w:id="2559" w:author="Huyen Tran Thu" w:date="2024-10-13T21:58:00Z" w16du:dateUtc="2024-10-13T14:58:00Z">
                    <w:rPr>
                      <w:rFonts w:ascii="Arial" w:hAnsi="Arial" w:cs="Arial"/>
                      <w:sz w:val="20"/>
                      <w:szCs w:val="20"/>
                    </w:rPr>
                  </w:rPrChange>
                </w:rPr>
                <w:t xml:space="preserve">33.816.600 </w:t>
              </w:r>
            </w:ins>
          </w:p>
        </w:tc>
        <w:tc>
          <w:tcPr>
            <w:tcW w:w="703" w:type="pct"/>
            <w:vAlign w:val="bottom"/>
          </w:tcPr>
          <w:p w14:paraId="1AE98368" w14:textId="7D75DBEB" w:rsidR="009B0DA5" w:rsidRPr="009B0DA5" w:rsidRDefault="009B0DA5" w:rsidP="009B0DA5">
            <w:pPr>
              <w:spacing w:before="100" w:after="100"/>
              <w:ind w:right="15"/>
              <w:jc w:val="center"/>
              <w:rPr>
                <w:ins w:id="2560" w:author="Huyen Tran Thu" w:date="2024-10-13T21:56:00Z" w16du:dateUtc="2024-10-13T14:56:00Z"/>
                <w:sz w:val="22"/>
              </w:rPr>
            </w:pPr>
            <w:ins w:id="2561" w:author="Huyen Tran Thu" w:date="2024-10-13T21:56:00Z" w16du:dateUtc="2024-10-13T14:56:00Z">
              <w:r>
                <w:rPr>
                  <w:sz w:val="22"/>
                </w:rPr>
                <w:t>1,45</w:t>
              </w:r>
            </w:ins>
          </w:p>
        </w:tc>
        <w:tc>
          <w:tcPr>
            <w:tcW w:w="939" w:type="pct"/>
            <w:vAlign w:val="bottom"/>
          </w:tcPr>
          <w:p w14:paraId="0B62F0AB" w14:textId="083005E7" w:rsidR="009B0DA5" w:rsidRPr="009B0DA5" w:rsidRDefault="009B0DA5" w:rsidP="009B0DA5">
            <w:pPr>
              <w:spacing w:before="100" w:after="100"/>
              <w:ind w:right="15"/>
              <w:jc w:val="center"/>
              <w:rPr>
                <w:ins w:id="2562" w:author="Huyen Tran Thu" w:date="2024-10-13T21:56:00Z" w16du:dateUtc="2024-10-13T14:56:00Z"/>
                <w:sz w:val="22"/>
              </w:rPr>
            </w:pPr>
            <w:ins w:id="2563" w:author="Huyen Tran Thu" w:date="2024-10-13T21:56:00Z" w16du:dateUtc="2024-10-13T14:56:00Z">
              <w:r w:rsidRPr="009B0DA5">
                <w:rPr>
                  <w:sz w:val="22"/>
                  <w:rPrChange w:id="2564" w:author="Huyen Tran Thu" w:date="2024-10-13T21:58:00Z" w16du:dateUtc="2024-10-13T14:58:00Z">
                    <w:rPr>
                      <w:rFonts w:ascii="Arial" w:hAnsi="Arial" w:cs="Arial"/>
                      <w:color w:val="0070C0"/>
                      <w:sz w:val="20"/>
                      <w:szCs w:val="20"/>
                    </w:rPr>
                  </w:rPrChange>
                </w:rPr>
                <w:t xml:space="preserve">17.870.400 </w:t>
              </w:r>
            </w:ins>
          </w:p>
        </w:tc>
        <w:tc>
          <w:tcPr>
            <w:tcW w:w="939" w:type="pct"/>
            <w:vAlign w:val="bottom"/>
          </w:tcPr>
          <w:p w14:paraId="6DB79953" w14:textId="40A203A1" w:rsidR="009B0DA5" w:rsidRPr="009B0DA5" w:rsidRDefault="009B0DA5" w:rsidP="009B0DA5">
            <w:pPr>
              <w:spacing w:before="100" w:after="100"/>
              <w:ind w:right="15"/>
              <w:jc w:val="center"/>
              <w:rPr>
                <w:ins w:id="2565" w:author="Huyen Tran Thu" w:date="2024-10-13T21:56:00Z" w16du:dateUtc="2024-10-13T14:56:00Z"/>
                <w:sz w:val="22"/>
              </w:rPr>
            </w:pPr>
            <w:ins w:id="2566" w:author="Huyen Tran Thu" w:date="2024-10-13T21:57:00Z" w16du:dateUtc="2024-10-13T14:57:00Z">
              <w:r w:rsidRPr="009B0DA5">
                <w:rPr>
                  <w:sz w:val="22"/>
                  <w:rPrChange w:id="2567" w:author="Huyen Tran Thu" w:date="2024-10-13T21:58:00Z" w16du:dateUtc="2024-10-13T14:58:00Z">
                    <w:rPr>
                      <w:rFonts w:ascii="Arial" w:hAnsi="Arial" w:cs="Arial"/>
                      <w:sz w:val="20"/>
                      <w:szCs w:val="20"/>
                    </w:rPr>
                  </w:rPrChange>
                </w:rPr>
                <w:t>88,1%</w:t>
              </w:r>
            </w:ins>
          </w:p>
        </w:tc>
        <w:tc>
          <w:tcPr>
            <w:tcW w:w="713" w:type="pct"/>
            <w:vAlign w:val="bottom"/>
          </w:tcPr>
          <w:p w14:paraId="3781F0C0" w14:textId="706DC5A5" w:rsidR="009B0DA5" w:rsidRPr="009B0DA5" w:rsidRDefault="009B0DA5" w:rsidP="009B0DA5">
            <w:pPr>
              <w:spacing w:before="100" w:after="100"/>
              <w:ind w:right="15"/>
              <w:jc w:val="center"/>
              <w:rPr>
                <w:ins w:id="2568" w:author="Huyen Tran Thu" w:date="2024-10-13T21:56:00Z" w16du:dateUtc="2024-10-13T14:56:00Z"/>
                <w:sz w:val="22"/>
              </w:rPr>
            </w:pPr>
            <w:ins w:id="2569" w:author="Huyen Tran Thu" w:date="2024-10-13T21:57:00Z" w16du:dateUtc="2024-10-13T14:57:00Z">
              <w:r w:rsidRPr="009B0DA5">
                <w:rPr>
                  <w:sz w:val="22"/>
                  <w:rPrChange w:id="2570" w:author="Huyen Tran Thu" w:date="2024-10-13T21:58:00Z" w16du:dateUtc="2024-10-13T14:58:00Z">
                    <w:rPr>
                      <w:rFonts w:ascii="Arial" w:hAnsi="Arial" w:cs="Arial"/>
                      <w:color w:val="0070C0"/>
                      <w:sz w:val="20"/>
                      <w:szCs w:val="20"/>
                    </w:rPr>
                  </w:rPrChange>
                </w:rPr>
                <w:t xml:space="preserve">15.748.290 </w:t>
              </w:r>
            </w:ins>
          </w:p>
        </w:tc>
        <w:tc>
          <w:tcPr>
            <w:tcW w:w="613" w:type="pct"/>
            <w:vAlign w:val="bottom"/>
          </w:tcPr>
          <w:p w14:paraId="0EFDC94C" w14:textId="1AE587FD" w:rsidR="009B0DA5" w:rsidRPr="009B0DA5" w:rsidRDefault="009B0DA5" w:rsidP="009B0DA5">
            <w:pPr>
              <w:spacing w:before="100" w:after="100"/>
              <w:ind w:right="15"/>
              <w:jc w:val="center"/>
              <w:rPr>
                <w:ins w:id="2571" w:author="Huyen Tran Thu" w:date="2024-10-13T21:56:00Z" w16du:dateUtc="2024-10-13T14:56:00Z"/>
                <w:sz w:val="22"/>
              </w:rPr>
            </w:pPr>
            <w:ins w:id="2572" w:author="Huyen Tran Thu" w:date="2024-10-13T21:58:00Z" w16du:dateUtc="2024-10-13T14:58:00Z">
              <w:r w:rsidRPr="009B0DA5">
                <w:rPr>
                  <w:sz w:val="22"/>
                  <w:rPrChange w:id="2573" w:author="Huyen Tran Thu" w:date="2024-10-13T21:58:00Z" w16du:dateUtc="2024-10-13T14:58:00Z">
                    <w:rPr>
                      <w:rFonts w:ascii="Arial" w:hAnsi="Arial" w:cs="Arial"/>
                      <w:sz w:val="20"/>
                      <w:szCs w:val="20"/>
                    </w:rPr>
                  </w:rPrChange>
                </w:rPr>
                <w:t xml:space="preserve">4.440.919 </w:t>
              </w:r>
            </w:ins>
          </w:p>
        </w:tc>
      </w:tr>
      <w:tr w:rsidR="009B0DA5" w:rsidRPr="00030263" w14:paraId="75DE14F4" w14:textId="77777777" w:rsidTr="005D7049">
        <w:trPr>
          <w:jc w:val="center"/>
          <w:ins w:id="2574" w:author="Huyen Tran Thu" w:date="2024-10-13T21:56:00Z"/>
        </w:trPr>
        <w:tc>
          <w:tcPr>
            <w:tcW w:w="419" w:type="pct"/>
            <w:vAlign w:val="center"/>
          </w:tcPr>
          <w:p w14:paraId="3725F636" w14:textId="4FC5771A" w:rsidR="009B0DA5" w:rsidRPr="00030263" w:rsidRDefault="009B0DA5" w:rsidP="009B0DA5">
            <w:pPr>
              <w:spacing w:before="100" w:after="100"/>
              <w:jc w:val="center"/>
              <w:rPr>
                <w:ins w:id="2575" w:author="Huyen Tran Thu" w:date="2024-10-13T21:56:00Z" w16du:dateUtc="2024-10-13T14:56:00Z"/>
                <w:sz w:val="22"/>
              </w:rPr>
            </w:pPr>
            <w:ins w:id="2576" w:author="Huyen Tran Thu" w:date="2024-10-13T21:56:00Z" w16du:dateUtc="2024-10-13T14:56:00Z">
              <w:r>
                <w:rPr>
                  <w:sz w:val="22"/>
                </w:rPr>
                <w:t>2020</w:t>
              </w:r>
            </w:ins>
          </w:p>
        </w:tc>
        <w:tc>
          <w:tcPr>
            <w:tcW w:w="674" w:type="pct"/>
            <w:vAlign w:val="bottom"/>
          </w:tcPr>
          <w:p w14:paraId="46634CAF" w14:textId="5CF3DC32" w:rsidR="009B0DA5" w:rsidRPr="009B0DA5" w:rsidRDefault="009B0DA5" w:rsidP="009B0DA5">
            <w:pPr>
              <w:spacing w:before="100" w:after="100"/>
              <w:ind w:right="15"/>
              <w:jc w:val="center"/>
              <w:rPr>
                <w:ins w:id="2577" w:author="Huyen Tran Thu" w:date="2024-10-13T21:56:00Z" w16du:dateUtc="2024-10-13T14:56:00Z"/>
                <w:sz w:val="22"/>
              </w:rPr>
            </w:pPr>
            <w:ins w:id="2578" w:author="Huyen Tran Thu" w:date="2024-10-13T21:56:00Z" w16du:dateUtc="2024-10-13T14:56:00Z">
              <w:r w:rsidRPr="009B0DA5">
                <w:rPr>
                  <w:sz w:val="22"/>
                  <w:rPrChange w:id="2579" w:author="Huyen Tran Thu" w:date="2024-10-13T21:58:00Z" w16du:dateUtc="2024-10-13T14:58:00Z">
                    <w:rPr>
                      <w:rFonts w:ascii="Arial" w:hAnsi="Arial" w:cs="Arial"/>
                      <w:sz w:val="20"/>
                      <w:szCs w:val="20"/>
                    </w:rPr>
                  </w:rPrChange>
                </w:rPr>
                <w:t xml:space="preserve">35.867.210 </w:t>
              </w:r>
            </w:ins>
          </w:p>
        </w:tc>
        <w:tc>
          <w:tcPr>
            <w:tcW w:w="703" w:type="pct"/>
            <w:vAlign w:val="bottom"/>
          </w:tcPr>
          <w:p w14:paraId="6A81B1F5" w14:textId="3A9C94FB" w:rsidR="009B0DA5" w:rsidRPr="009B0DA5" w:rsidRDefault="009B0DA5" w:rsidP="009B0DA5">
            <w:pPr>
              <w:spacing w:before="100" w:after="100"/>
              <w:ind w:right="15"/>
              <w:jc w:val="center"/>
              <w:rPr>
                <w:ins w:id="2580" w:author="Huyen Tran Thu" w:date="2024-10-13T21:56:00Z" w16du:dateUtc="2024-10-13T14:56:00Z"/>
                <w:sz w:val="22"/>
              </w:rPr>
            </w:pPr>
            <w:ins w:id="2581" w:author="Huyen Tran Thu" w:date="2024-10-13T21:56:00Z" w16du:dateUtc="2024-10-13T14:56:00Z">
              <w:r>
                <w:rPr>
                  <w:sz w:val="22"/>
                </w:rPr>
                <w:t>1,58</w:t>
              </w:r>
            </w:ins>
          </w:p>
        </w:tc>
        <w:tc>
          <w:tcPr>
            <w:tcW w:w="939" w:type="pct"/>
            <w:vAlign w:val="bottom"/>
          </w:tcPr>
          <w:p w14:paraId="0C9502C9" w14:textId="355F2372" w:rsidR="009B0DA5" w:rsidRPr="009B0DA5" w:rsidRDefault="009B0DA5" w:rsidP="009B0DA5">
            <w:pPr>
              <w:spacing w:before="100" w:after="100"/>
              <w:ind w:right="15"/>
              <w:jc w:val="center"/>
              <w:rPr>
                <w:ins w:id="2582" w:author="Huyen Tran Thu" w:date="2024-10-13T21:56:00Z" w16du:dateUtc="2024-10-13T14:56:00Z"/>
                <w:sz w:val="22"/>
              </w:rPr>
            </w:pPr>
            <w:ins w:id="2583" w:author="Huyen Tran Thu" w:date="2024-10-13T21:56:00Z" w16du:dateUtc="2024-10-13T14:56:00Z">
              <w:r w:rsidRPr="009B0DA5">
                <w:rPr>
                  <w:sz w:val="22"/>
                  <w:rPrChange w:id="2584" w:author="Huyen Tran Thu" w:date="2024-10-13T21:58:00Z" w16du:dateUtc="2024-10-13T14:58:00Z">
                    <w:rPr>
                      <w:rFonts w:ascii="Arial" w:hAnsi="Arial" w:cs="Arial"/>
                      <w:color w:val="0070C0"/>
                      <w:sz w:val="20"/>
                      <w:szCs w:val="20"/>
                    </w:rPr>
                  </w:rPrChange>
                </w:rPr>
                <w:t xml:space="preserve">20.647.613 </w:t>
              </w:r>
            </w:ins>
          </w:p>
        </w:tc>
        <w:tc>
          <w:tcPr>
            <w:tcW w:w="939" w:type="pct"/>
            <w:vAlign w:val="bottom"/>
          </w:tcPr>
          <w:p w14:paraId="4B989962" w14:textId="22721B12" w:rsidR="009B0DA5" w:rsidRPr="009B0DA5" w:rsidRDefault="009B0DA5" w:rsidP="009B0DA5">
            <w:pPr>
              <w:spacing w:before="100" w:after="100"/>
              <w:ind w:right="15"/>
              <w:jc w:val="center"/>
              <w:rPr>
                <w:ins w:id="2585" w:author="Huyen Tran Thu" w:date="2024-10-13T21:56:00Z" w16du:dateUtc="2024-10-13T14:56:00Z"/>
                <w:sz w:val="22"/>
              </w:rPr>
            </w:pPr>
            <w:ins w:id="2586" w:author="Huyen Tran Thu" w:date="2024-10-13T21:57:00Z" w16du:dateUtc="2024-10-13T14:57:00Z">
              <w:r w:rsidRPr="009B0DA5">
                <w:rPr>
                  <w:sz w:val="22"/>
                  <w:rPrChange w:id="2587" w:author="Huyen Tran Thu" w:date="2024-10-13T21:58:00Z" w16du:dateUtc="2024-10-13T14:58:00Z">
                    <w:rPr>
                      <w:rFonts w:ascii="Arial" w:hAnsi="Arial" w:cs="Arial"/>
                      <w:color w:val="FF0000"/>
                      <w:sz w:val="20"/>
                      <w:szCs w:val="20"/>
                    </w:rPr>
                  </w:rPrChange>
                </w:rPr>
                <w:t>88,8%</w:t>
              </w:r>
            </w:ins>
          </w:p>
        </w:tc>
        <w:tc>
          <w:tcPr>
            <w:tcW w:w="713" w:type="pct"/>
            <w:vAlign w:val="bottom"/>
          </w:tcPr>
          <w:p w14:paraId="38411F91" w14:textId="3E443664" w:rsidR="009B0DA5" w:rsidRPr="009B0DA5" w:rsidRDefault="009B0DA5" w:rsidP="009B0DA5">
            <w:pPr>
              <w:spacing w:before="100" w:after="100"/>
              <w:ind w:right="15"/>
              <w:jc w:val="center"/>
              <w:rPr>
                <w:ins w:id="2588" w:author="Huyen Tran Thu" w:date="2024-10-13T21:56:00Z" w16du:dateUtc="2024-10-13T14:56:00Z"/>
                <w:sz w:val="22"/>
              </w:rPr>
            </w:pPr>
            <w:ins w:id="2589" w:author="Huyen Tran Thu" w:date="2024-10-13T21:57:00Z" w16du:dateUtc="2024-10-13T14:57:00Z">
              <w:r w:rsidRPr="009B0DA5">
                <w:rPr>
                  <w:sz w:val="22"/>
                  <w:rPrChange w:id="2590" w:author="Huyen Tran Thu" w:date="2024-10-13T21:58:00Z" w16du:dateUtc="2024-10-13T14:58:00Z">
                    <w:rPr>
                      <w:rFonts w:ascii="Arial" w:hAnsi="Arial" w:cs="Arial"/>
                      <w:sz w:val="20"/>
                      <w:szCs w:val="20"/>
                    </w:rPr>
                  </w:rPrChange>
                </w:rPr>
                <w:t xml:space="preserve">18.324.757 </w:t>
              </w:r>
            </w:ins>
          </w:p>
        </w:tc>
        <w:tc>
          <w:tcPr>
            <w:tcW w:w="613" w:type="pct"/>
            <w:vAlign w:val="bottom"/>
          </w:tcPr>
          <w:p w14:paraId="3564C4C9" w14:textId="729EB160" w:rsidR="009B0DA5" w:rsidRPr="009B0DA5" w:rsidRDefault="009B0DA5" w:rsidP="009B0DA5">
            <w:pPr>
              <w:spacing w:before="100" w:after="100"/>
              <w:ind w:right="15"/>
              <w:jc w:val="center"/>
              <w:rPr>
                <w:ins w:id="2591" w:author="Huyen Tran Thu" w:date="2024-10-13T21:56:00Z" w16du:dateUtc="2024-10-13T14:56:00Z"/>
                <w:sz w:val="22"/>
              </w:rPr>
            </w:pPr>
            <w:ins w:id="2592" w:author="Huyen Tran Thu" w:date="2024-10-13T21:58:00Z" w16du:dateUtc="2024-10-13T14:58:00Z">
              <w:r w:rsidRPr="009B0DA5">
                <w:rPr>
                  <w:sz w:val="22"/>
                  <w:rPrChange w:id="2593" w:author="Huyen Tran Thu" w:date="2024-10-13T21:58:00Z" w16du:dateUtc="2024-10-13T14:58:00Z">
                    <w:rPr>
                      <w:rFonts w:ascii="Arial" w:hAnsi="Arial" w:cs="Arial"/>
                      <w:sz w:val="20"/>
                      <w:szCs w:val="20"/>
                    </w:rPr>
                  </w:rPrChange>
                </w:rPr>
                <w:t xml:space="preserve">5.801.924 </w:t>
              </w:r>
            </w:ins>
          </w:p>
        </w:tc>
      </w:tr>
    </w:tbl>
    <w:p w14:paraId="23285E4C" w14:textId="57BE7E62" w:rsidR="00DB39B6" w:rsidRDefault="00DB39B6">
      <w:pPr>
        <w:spacing w:before="0" w:after="0" w:line="240" w:lineRule="auto"/>
        <w:ind w:firstLine="720"/>
        <w:jc w:val="right"/>
        <w:rPr>
          <w:ins w:id="2594" w:author="Thu Huyen Tran" w:date="2023-12-05T20:32:00Z"/>
          <w:i/>
          <w:iCs/>
          <w:sz w:val="22"/>
        </w:rPr>
        <w:pPrChange w:id="2595" w:author="Thu Huyen Tran" w:date="2023-12-05T20:34:00Z">
          <w:pPr>
            <w:ind w:firstLine="720"/>
            <w:jc w:val="right"/>
          </w:pPr>
        </w:pPrChange>
      </w:pPr>
      <w:ins w:id="2596" w:author="Thu Huyen Tran" w:date="2023-12-05T20:20:00Z">
        <w:r w:rsidRPr="00F57EA1">
          <w:rPr>
            <w:i/>
            <w:iCs/>
            <w:sz w:val="22"/>
          </w:rPr>
          <w:t xml:space="preserve">Nguồn: </w:t>
        </w:r>
      </w:ins>
      <w:ins w:id="2597" w:author="Thu Huyen Tran" w:date="2023-12-05T20:32:00Z">
        <w:r w:rsidR="004E262A">
          <w:rPr>
            <w:i/>
            <w:iCs/>
            <w:sz w:val="22"/>
          </w:rPr>
          <w:t>(*)</w:t>
        </w:r>
      </w:ins>
      <w:ins w:id="2598" w:author="Thu Huyen Tran" w:date="2023-12-05T20:33:00Z">
        <w:r w:rsidR="004E262A">
          <w:rPr>
            <w:i/>
            <w:iCs/>
            <w:sz w:val="22"/>
          </w:rPr>
          <w:t xml:space="preserve"> (****)</w:t>
        </w:r>
      </w:ins>
      <w:ins w:id="2599" w:author="Thu Huyen Tran" w:date="2023-12-05T20:20:00Z">
        <w:r w:rsidRPr="00F57EA1">
          <w:rPr>
            <w:i/>
            <w:iCs/>
            <w:sz w:val="22"/>
          </w:rPr>
          <w:t>Tổng cục thống kê, 2014-201</w:t>
        </w:r>
        <w:r>
          <w:rPr>
            <w:i/>
            <w:iCs/>
            <w:sz w:val="22"/>
          </w:rPr>
          <w:t>8</w:t>
        </w:r>
      </w:ins>
    </w:p>
    <w:p w14:paraId="63F88923" w14:textId="023ED44A" w:rsidR="004E262A" w:rsidRDefault="004E262A">
      <w:pPr>
        <w:spacing w:before="0" w:after="0" w:line="240" w:lineRule="auto"/>
        <w:ind w:firstLine="720"/>
        <w:jc w:val="right"/>
        <w:rPr>
          <w:ins w:id="2600" w:author="Thu Huyen Tran" w:date="2023-12-05T20:32:00Z"/>
          <w:i/>
          <w:iCs/>
          <w:sz w:val="22"/>
        </w:rPr>
        <w:pPrChange w:id="2601" w:author="Thu Huyen Tran" w:date="2023-12-05T20:34:00Z">
          <w:pPr>
            <w:ind w:firstLine="720"/>
            <w:jc w:val="right"/>
          </w:pPr>
        </w:pPrChange>
      </w:pPr>
      <w:ins w:id="2602" w:author="Thu Huyen Tran" w:date="2023-12-05T20:32:00Z">
        <w:r>
          <w:rPr>
            <w:i/>
            <w:iCs/>
            <w:sz w:val="22"/>
          </w:rPr>
          <w:t xml:space="preserve">(**) Được ước tính từ tổng lượng chất thải rắn phát sinh và dân số </w:t>
        </w:r>
      </w:ins>
    </w:p>
    <w:p w14:paraId="29AE5312" w14:textId="25B1F3E6" w:rsidR="004E262A" w:rsidRDefault="004E262A">
      <w:pPr>
        <w:spacing w:before="0" w:after="0" w:line="240" w:lineRule="auto"/>
        <w:ind w:firstLine="720"/>
        <w:jc w:val="right"/>
        <w:rPr>
          <w:ins w:id="2603" w:author="Thu Huyen Tran" w:date="2023-12-05T20:33:00Z"/>
          <w:i/>
          <w:iCs/>
          <w:sz w:val="22"/>
        </w:rPr>
        <w:pPrChange w:id="2604" w:author="Thu Huyen Tran" w:date="2023-12-05T20:34:00Z">
          <w:pPr>
            <w:ind w:firstLine="720"/>
            <w:jc w:val="right"/>
          </w:pPr>
        </w:pPrChange>
      </w:pPr>
      <w:ins w:id="2605" w:author="Thu Huyen Tran" w:date="2023-12-05T20:32:00Z">
        <w:r>
          <w:rPr>
            <w:i/>
            <w:iCs/>
            <w:sz w:val="22"/>
          </w:rPr>
          <w:t>(***) Năm 20</w:t>
        </w:r>
      </w:ins>
      <w:ins w:id="2606" w:author="Thu Huyen Tran" w:date="2023-12-05T20:33:00Z">
        <w:r>
          <w:rPr>
            <w:i/>
            <w:iCs/>
            <w:sz w:val="22"/>
          </w:rPr>
          <w:t xml:space="preserve">14 là số liệu của Báo cáo hiện trạng môi trường quốc gia giai đoạn 2011-2015. Các số liệu còn lại dùng phương pháp ngoại suy. </w:t>
        </w:r>
      </w:ins>
    </w:p>
    <w:p w14:paraId="108030B2" w14:textId="68E2E04E" w:rsidR="004E262A" w:rsidRPr="00F57EA1" w:rsidDel="009B0DA5" w:rsidRDefault="004E262A" w:rsidP="00DB39B6">
      <w:pPr>
        <w:ind w:firstLine="720"/>
        <w:jc w:val="right"/>
        <w:rPr>
          <w:ins w:id="2607" w:author="Thu Huyen Tran" w:date="2023-12-05T20:20:00Z"/>
          <w:del w:id="2608" w:author="Huyen Tran Thu" w:date="2024-10-13T21:58:00Z" w16du:dateUtc="2024-10-13T14:58:00Z"/>
          <w:i/>
          <w:iCs/>
          <w:sz w:val="22"/>
        </w:rPr>
      </w:pPr>
    </w:p>
    <w:p w14:paraId="6394A68A" w14:textId="356976E2" w:rsidR="008F0616" w:rsidRDefault="00DB39B6" w:rsidP="004E262A">
      <w:pPr>
        <w:spacing w:before="0" w:after="200"/>
        <w:rPr>
          <w:ins w:id="2609" w:author="Thu Huyen Tran" w:date="2023-12-05T20:38:00Z"/>
          <w:szCs w:val="26"/>
        </w:rPr>
      </w:pPr>
      <w:ins w:id="2610" w:author="Thu Huyen Tran" w:date="2023-12-05T20:25:00Z">
        <w:r>
          <w:rPr>
            <w:szCs w:val="26"/>
          </w:rPr>
          <w:tab/>
        </w:r>
      </w:ins>
      <w:ins w:id="2611" w:author="Thu Huyen Tran" w:date="2023-12-05T20:36:00Z">
        <w:r w:rsidR="004E262A">
          <w:rPr>
            <w:szCs w:val="26"/>
          </w:rPr>
          <w:t>Tổng lượng chất thải rắn được xử lý đạt tiêu chuẩn, quy chuẩn quốc gia giai đoạn 2014-20</w:t>
        </w:r>
      </w:ins>
      <w:ins w:id="2612" w:author="Huyen Tran Thu" w:date="2024-10-13T21:58:00Z" w16du:dateUtc="2024-10-13T14:58:00Z">
        <w:r w:rsidR="009B0DA5">
          <w:rPr>
            <w:szCs w:val="26"/>
          </w:rPr>
          <w:t>20</w:t>
        </w:r>
      </w:ins>
      <w:ins w:id="2613" w:author="Thu Huyen Tran" w:date="2023-12-05T20:36:00Z">
        <w:del w:id="2614" w:author="Huyen Tran Thu" w:date="2024-10-13T21:58:00Z" w16du:dateUtc="2024-10-13T14:58:00Z">
          <w:r w:rsidR="004E262A" w:rsidDel="009B0DA5">
            <w:rPr>
              <w:szCs w:val="26"/>
            </w:rPr>
            <w:delText>18</w:delText>
          </w:r>
        </w:del>
        <w:r w:rsidR="004E262A">
          <w:rPr>
            <w:szCs w:val="26"/>
          </w:rPr>
          <w:t xml:space="preserve"> được thu thập từ t</w:t>
        </w:r>
      </w:ins>
      <w:ins w:id="2615" w:author="Thu Huyen Tran" w:date="2023-12-05T20:37:00Z">
        <w:r w:rsidR="004E262A">
          <w:rPr>
            <w:szCs w:val="26"/>
          </w:rPr>
          <w:t xml:space="preserve">ổng cục thống kê. Từ đó ước tính được </w:t>
        </w:r>
        <w:r w:rsidR="008F0616">
          <w:rPr>
            <w:szCs w:val="26"/>
          </w:rPr>
          <w:t xml:space="preserve">tỷ lệ </w:t>
        </w:r>
      </w:ins>
      <w:ins w:id="2616" w:author="Thu Huyen Tran" w:date="2023-12-05T20:38:00Z">
        <w:r w:rsidR="008F0616">
          <w:rPr>
            <w:szCs w:val="26"/>
          </w:rPr>
          <w:t>chất thải rắn được thu gom xử lý đạt tiêu chuẩn quy chuẩn của giai đoạn 2014-20</w:t>
        </w:r>
      </w:ins>
      <w:ins w:id="2617" w:author="Huyen Tran Thu" w:date="2024-10-13T21:58:00Z" w16du:dateUtc="2024-10-13T14:58:00Z">
        <w:r w:rsidR="009B0DA5">
          <w:rPr>
            <w:szCs w:val="26"/>
          </w:rPr>
          <w:t>20</w:t>
        </w:r>
      </w:ins>
      <w:ins w:id="2618" w:author="Thu Huyen Tran" w:date="2023-12-05T20:38:00Z">
        <w:del w:id="2619" w:author="Huyen Tran Thu" w:date="2024-10-13T21:58:00Z" w16du:dateUtc="2024-10-13T14:58:00Z">
          <w:r w:rsidR="008F0616" w:rsidDel="009B0DA5">
            <w:rPr>
              <w:szCs w:val="26"/>
            </w:rPr>
            <w:delText>18</w:delText>
          </w:r>
        </w:del>
        <w:r w:rsidR="008F0616">
          <w:rPr>
            <w:szCs w:val="26"/>
          </w:rPr>
          <w:t xml:space="preserve">. Dựa vào tỷ lệ này và dùng hàm hồi quy tuyến tính để ước tính cho giai đoạn 1990-2013. Kết quả được thể hiện trong bảng dưới đây: </w:t>
        </w:r>
      </w:ins>
    </w:p>
    <w:p w14:paraId="52FC37B3" w14:textId="3A7B1175" w:rsidR="008F0616" w:rsidRDefault="008F0616" w:rsidP="00FD7EAF">
      <w:pPr>
        <w:pStyle w:val="Caption"/>
        <w:rPr>
          <w:ins w:id="2620" w:author="Thu Huyen Tran" w:date="2023-12-05T20:39:00Z"/>
        </w:rPr>
      </w:pPr>
      <w:bookmarkStart w:id="2621" w:name="_Toc152710011"/>
      <w:ins w:id="2622" w:author="Thu Huyen Tran" w:date="2023-12-05T20:38:00Z">
        <w:del w:id="2623" w:author="Huyen Tran Thu" w:date="2025-04-28T22:45:00Z" w16du:dateUtc="2025-04-28T15:45:00Z">
          <w:r w:rsidDel="00FD7EAF">
            <w:delText xml:space="preserve">Bảng 1. </w:delText>
          </w:r>
          <w:r w:rsidDel="00FD7EAF">
            <w:fldChar w:fldCharType="begin"/>
          </w:r>
          <w:r w:rsidDel="00FD7EAF">
            <w:delInstrText xml:space="preserve"> SEQ Bảng_1. \* ARABIC </w:delInstrText>
          </w:r>
        </w:del>
      </w:ins>
      <w:del w:id="2624" w:author="Huyen Tran Thu" w:date="2025-04-28T22:45:00Z" w16du:dateUtc="2025-04-28T15:45:00Z">
        <w:r w:rsidDel="00FD7EAF">
          <w:fldChar w:fldCharType="separate"/>
        </w:r>
      </w:del>
      <w:ins w:id="2625" w:author="Thu Huyen Tran" w:date="2023-12-05T20:38:00Z">
        <w:del w:id="2626" w:author="Huyen Tran Thu" w:date="2025-04-28T22:45:00Z" w16du:dateUtc="2025-04-28T15:45:00Z">
          <w:r w:rsidDel="00FD7EAF">
            <w:fldChar w:fldCharType="end"/>
          </w:r>
          <w:r w:rsidDel="00FD7EAF">
            <w:delText xml:space="preserve">: </w:delText>
          </w:r>
        </w:del>
      </w:ins>
      <w:bookmarkStart w:id="2627" w:name="_Toc196773785"/>
      <w:ins w:id="2628" w:author="Huyen Tran Thu" w:date="2025-04-28T22:45:00Z" w16du:dateUtc="2025-04-28T15:45:00Z">
        <w:r w:rsidR="00FD7EAF">
          <w:t xml:space="preserve">Bảng 1. </w:t>
        </w:r>
        <w:r w:rsidR="00FD7EAF">
          <w:fldChar w:fldCharType="begin"/>
        </w:r>
        <w:r w:rsidR="00FD7EAF">
          <w:instrText xml:space="preserve"> SEQ Bảng_1. \* ARABIC </w:instrText>
        </w:r>
      </w:ins>
      <w:r w:rsidR="00FD7EAF">
        <w:fldChar w:fldCharType="separate"/>
      </w:r>
      <w:ins w:id="2629" w:author="Huyen Tran Thu" w:date="2025-04-28T22:45:00Z" w16du:dateUtc="2025-04-28T15:45:00Z">
        <w:r w:rsidR="00FD7EAF">
          <w:rPr>
            <w:noProof/>
          </w:rPr>
          <w:t>4</w:t>
        </w:r>
        <w:r w:rsidR="00FD7EAF">
          <w:fldChar w:fldCharType="end"/>
        </w:r>
        <w:r w:rsidR="00FD7EAF">
          <w:t xml:space="preserve"> </w:t>
        </w:r>
      </w:ins>
      <w:ins w:id="2630" w:author="Thu Huyen Tran" w:date="2023-12-05T20:39:00Z">
        <w:r w:rsidRPr="006549AB">
          <w:rPr>
            <w:spacing w:val="-4"/>
            <w:rPrChange w:id="2631" w:author="Huyen Tran Thu" w:date="2024-10-13T22:05:00Z" w16du:dateUtc="2024-10-13T15:05:00Z">
              <w:rPr/>
            </w:rPrChange>
          </w:rPr>
          <w:t>Tổng l</w:t>
        </w:r>
      </w:ins>
      <w:ins w:id="2632" w:author="Thu Huyen Tran" w:date="2023-12-05T20:47:00Z">
        <w:r w:rsidRPr="006549AB">
          <w:rPr>
            <w:spacing w:val="-4"/>
            <w:rPrChange w:id="2633" w:author="Huyen Tran Thu" w:date="2024-10-13T22:05:00Z" w16du:dateUtc="2024-10-13T15:05:00Z">
              <w:rPr/>
            </w:rPrChange>
          </w:rPr>
          <w:t>ượng</w:t>
        </w:r>
      </w:ins>
      <w:ins w:id="2634" w:author="Thu Huyen Tran" w:date="2023-12-05T20:39:00Z">
        <w:r w:rsidRPr="006549AB">
          <w:rPr>
            <w:spacing w:val="-4"/>
            <w:rPrChange w:id="2635" w:author="Huyen Tran Thu" w:date="2024-10-13T22:05:00Z" w16du:dateUtc="2024-10-13T15:05:00Z">
              <w:rPr/>
            </w:rPrChange>
          </w:rPr>
          <w:t xml:space="preserve"> chất thải rắn được xử lý đạt tiêu chuẩn giai đoạn 1990-20</w:t>
        </w:r>
      </w:ins>
      <w:ins w:id="2636" w:author="Huyen Tran Thu" w:date="2024-10-13T22:05:00Z" w16du:dateUtc="2024-10-13T15:05:00Z">
        <w:r w:rsidR="006549AB" w:rsidRPr="006549AB">
          <w:rPr>
            <w:spacing w:val="-4"/>
            <w:rPrChange w:id="2637" w:author="Huyen Tran Thu" w:date="2024-10-13T22:05:00Z" w16du:dateUtc="2024-10-13T15:05:00Z">
              <w:rPr/>
            </w:rPrChange>
          </w:rPr>
          <w:t>20</w:t>
        </w:r>
      </w:ins>
      <w:bookmarkEnd w:id="2627"/>
      <w:ins w:id="2638" w:author="Thu Huyen Tran" w:date="2023-12-05T20:39:00Z">
        <w:del w:id="2639" w:author="Huyen Tran Thu" w:date="2024-10-13T22:05:00Z" w16du:dateUtc="2024-10-13T15:05:00Z">
          <w:r w:rsidDel="006549AB">
            <w:delText>18</w:delText>
          </w:r>
          <w:bookmarkEnd w:id="2621"/>
          <w:r w:rsidDel="006549AB">
            <w:delText xml:space="preserve"> </w:delText>
          </w:r>
        </w:del>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0"/>
        <w:gridCol w:w="1222"/>
        <w:gridCol w:w="1415"/>
        <w:gridCol w:w="1560"/>
        <w:gridCol w:w="1702"/>
        <w:gridCol w:w="1292"/>
        <w:gridCol w:w="1111"/>
      </w:tblGrid>
      <w:tr w:rsidR="006549AB" w:rsidRPr="006549AB" w14:paraId="4F24C97F" w14:textId="77777777" w:rsidTr="008F0616">
        <w:trPr>
          <w:tblHeader/>
          <w:jc w:val="center"/>
          <w:ins w:id="2640" w:author="Thu Huyen Tran" w:date="2023-12-05T20:39:00Z"/>
        </w:trPr>
        <w:tc>
          <w:tcPr>
            <w:tcW w:w="419" w:type="pct"/>
            <w:vAlign w:val="center"/>
          </w:tcPr>
          <w:p w14:paraId="6D9DF187" w14:textId="77777777" w:rsidR="008F0616" w:rsidRPr="006549AB" w:rsidRDefault="008F0616" w:rsidP="002E4352">
            <w:pPr>
              <w:spacing w:before="100" w:after="100"/>
              <w:ind w:left="90"/>
              <w:jc w:val="center"/>
              <w:rPr>
                <w:ins w:id="2641" w:author="Thu Huyen Tran" w:date="2023-12-05T20:39:00Z"/>
                <w:b/>
                <w:bCs/>
                <w:sz w:val="22"/>
              </w:rPr>
            </w:pPr>
            <w:ins w:id="2642" w:author="Thu Huyen Tran" w:date="2023-12-05T20:39:00Z">
              <w:r w:rsidRPr="006549AB">
                <w:rPr>
                  <w:b/>
                  <w:bCs/>
                  <w:sz w:val="22"/>
                </w:rPr>
                <w:t>Năm</w:t>
              </w:r>
            </w:ins>
          </w:p>
        </w:tc>
        <w:tc>
          <w:tcPr>
            <w:tcW w:w="674" w:type="pct"/>
            <w:vAlign w:val="center"/>
          </w:tcPr>
          <w:p w14:paraId="22ADA51D" w14:textId="77777777" w:rsidR="008F0616" w:rsidRPr="006549AB" w:rsidRDefault="008F0616" w:rsidP="002E4352">
            <w:pPr>
              <w:spacing w:before="100" w:after="100"/>
              <w:ind w:left="90"/>
              <w:jc w:val="center"/>
              <w:rPr>
                <w:ins w:id="2643" w:author="Thu Huyen Tran" w:date="2023-12-05T20:40:00Z"/>
                <w:b/>
                <w:bCs/>
                <w:sz w:val="22"/>
              </w:rPr>
            </w:pPr>
            <w:ins w:id="2644" w:author="Thu Huyen Tran" w:date="2023-12-05T20:39:00Z">
              <w:r w:rsidRPr="006549AB">
                <w:rPr>
                  <w:b/>
                  <w:bCs/>
                  <w:sz w:val="22"/>
                </w:rPr>
                <w:t>Tổng lượng chất thải được th</w:t>
              </w:r>
            </w:ins>
            <w:ins w:id="2645" w:author="Thu Huyen Tran" w:date="2023-12-05T20:40:00Z">
              <w:r w:rsidRPr="006549AB">
                <w:rPr>
                  <w:b/>
                  <w:bCs/>
                  <w:sz w:val="22"/>
                </w:rPr>
                <w:t>u gom</w:t>
              </w:r>
            </w:ins>
          </w:p>
          <w:p w14:paraId="5E8999D7" w14:textId="23647B2E" w:rsidR="008F0616" w:rsidRPr="006549AB" w:rsidRDefault="008F0616" w:rsidP="002E4352">
            <w:pPr>
              <w:spacing w:before="100" w:after="100"/>
              <w:ind w:left="90"/>
              <w:jc w:val="center"/>
              <w:rPr>
                <w:ins w:id="2646" w:author="Thu Huyen Tran" w:date="2023-12-05T20:39:00Z"/>
                <w:b/>
                <w:bCs/>
                <w:sz w:val="22"/>
              </w:rPr>
            </w:pPr>
            <w:ins w:id="2647" w:author="Thu Huyen Tran" w:date="2023-12-05T20:40:00Z">
              <w:r w:rsidRPr="006549AB">
                <w:rPr>
                  <w:b/>
                  <w:bCs/>
                  <w:sz w:val="22"/>
                </w:rPr>
                <w:t>(tấn)</w:t>
              </w:r>
            </w:ins>
          </w:p>
        </w:tc>
        <w:tc>
          <w:tcPr>
            <w:tcW w:w="781" w:type="pct"/>
            <w:vAlign w:val="center"/>
          </w:tcPr>
          <w:p w14:paraId="69073F1E" w14:textId="77777777" w:rsidR="008F0616" w:rsidRPr="006549AB" w:rsidRDefault="008F0616" w:rsidP="008F0616">
            <w:pPr>
              <w:spacing w:before="100" w:after="100"/>
              <w:ind w:left="90"/>
              <w:jc w:val="center"/>
              <w:rPr>
                <w:ins w:id="2648" w:author="Thu Huyen Tran" w:date="2023-12-05T20:41:00Z"/>
                <w:b/>
                <w:bCs/>
                <w:sz w:val="22"/>
              </w:rPr>
            </w:pPr>
            <w:ins w:id="2649" w:author="Thu Huyen Tran" w:date="2023-12-05T20:41:00Z">
              <w:r w:rsidRPr="006549AB">
                <w:rPr>
                  <w:b/>
                  <w:bCs/>
                  <w:sz w:val="22"/>
                </w:rPr>
                <w:t xml:space="preserve">Tỷ lệ chất thải được thu gom, xử lý đạt tiêu chuẩn </w:t>
              </w:r>
            </w:ins>
          </w:p>
          <w:p w14:paraId="219E88E4" w14:textId="560D6373" w:rsidR="008F0616" w:rsidRPr="006549AB" w:rsidRDefault="008F0616" w:rsidP="008F0616">
            <w:pPr>
              <w:spacing w:before="100" w:after="100"/>
              <w:ind w:left="91"/>
              <w:jc w:val="center"/>
              <w:rPr>
                <w:ins w:id="2650" w:author="Thu Huyen Tran" w:date="2023-12-05T20:39:00Z"/>
                <w:b/>
                <w:bCs/>
                <w:sz w:val="22"/>
              </w:rPr>
            </w:pPr>
            <w:ins w:id="2651" w:author="Thu Huyen Tran" w:date="2023-12-05T20:41:00Z">
              <w:r w:rsidRPr="006549AB">
                <w:rPr>
                  <w:b/>
                  <w:bCs/>
                  <w:sz w:val="22"/>
                </w:rPr>
                <w:t>(%)</w:t>
              </w:r>
            </w:ins>
          </w:p>
        </w:tc>
        <w:tc>
          <w:tcPr>
            <w:tcW w:w="861" w:type="pct"/>
          </w:tcPr>
          <w:p w14:paraId="5DE9A614" w14:textId="7DC64F65" w:rsidR="008F0616" w:rsidRPr="006549AB" w:rsidRDefault="008F0616" w:rsidP="008F0616">
            <w:pPr>
              <w:spacing w:before="100" w:after="100"/>
              <w:ind w:left="91"/>
              <w:jc w:val="center"/>
              <w:rPr>
                <w:ins w:id="2652" w:author="Thu Huyen Tran" w:date="2023-12-05T20:41:00Z"/>
                <w:b/>
                <w:bCs/>
                <w:sz w:val="22"/>
              </w:rPr>
            </w:pPr>
            <w:ins w:id="2653" w:author="Thu Huyen Tran" w:date="2023-12-05T20:41:00Z">
              <w:r w:rsidRPr="006549AB">
                <w:rPr>
                  <w:b/>
                  <w:bCs/>
                  <w:sz w:val="22"/>
                </w:rPr>
                <w:t>Tổng lượng chất thải được thu gom, xử lý đạt tiêu chuẩn</w:t>
              </w:r>
            </w:ins>
          </w:p>
          <w:p w14:paraId="5A35B603" w14:textId="67952933" w:rsidR="008F0616" w:rsidRPr="006549AB" w:rsidRDefault="008F0616" w:rsidP="008F0616">
            <w:pPr>
              <w:spacing w:before="100" w:after="100"/>
              <w:ind w:left="90"/>
              <w:jc w:val="center"/>
              <w:rPr>
                <w:ins w:id="2654" w:author="Thu Huyen Tran" w:date="2023-12-05T20:39:00Z"/>
                <w:b/>
                <w:bCs/>
                <w:sz w:val="22"/>
              </w:rPr>
            </w:pPr>
            <w:ins w:id="2655" w:author="Thu Huyen Tran" w:date="2023-12-05T20:41:00Z">
              <w:r w:rsidRPr="006549AB">
                <w:rPr>
                  <w:b/>
                  <w:bCs/>
                  <w:sz w:val="22"/>
                </w:rPr>
                <w:t>(tấn)</w:t>
              </w:r>
            </w:ins>
          </w:p>
        </w:tc>
        <w:tc>
          <w:tcPr>
            <w:tcW w:w="939" w:type="pct"/>
            <w:vAlign w:val="center"/>
          </w:tcPr>
          <w:p w14:paraId="4262EC7A" w14:textId="77777777" w:rsidR="008F0616" w:rsidRPr="006549AB" w:rsidRDefault="008F0616" w:rsidP="008F0616">
            <w:pPr>
              <w:spacing w:before="100" w:after="100"/>
              <w:ind w:left="90"/>
              <w:jc w:val="center"/>
              <w:rPr>
                <w:ins w:id="2656" w:author="Thu Huyen Tran" w:date="2023-12-05T20:41:00Z"/>
                <w:b/>
                <w:bCs/>
                <w:sz w:val="22"/>
              </w:rPr>
            </w:pPr>
            <w:ins w:id="2657" w:author="Thu Huyen Tran" w:date="2023-12-05T20:41:00Z">
              <w:r w:rsidRPr="006549AB">
                <w:rPr>
                  <w:b/>
                  <w:bCs/>
                  <w:sz w:val="22"/>
                </w:rPr>
                <w:t>Tổng lượng chất thải chôn lấp hợp vệ sinh</w:t>
              </w:r>
            </w:ins>
          </w:p>
          <w:p w14:paraId="59947A23" w14:textId="472F587C" w:rsidR="008F0616" w:rsidRPr="006549AB" w:rsidRDefault="008F0616" w:rsidP="008F0616">
            <w:pPr>
              <w:spacing w:before="100" w:after="100"/>
              <w:ind w:left="90"/>
              <w:jc w:val="center"/>
              <w:rPr>
                <w:ins w:id="2658" w:author="Thu Huyen Tran" w:date="2023-12-05T20:39:00Z"/>
                <w:b/>
                <w:bCs/>
                <w:sz w:val="22"/>
              </w:rPr>
            </w:pPr>
            <w:ins w:id="2659" w:author="Thu Huyen Tran" w:date="2023-12-05T20:41:00Z">
              <w:r w:rsidRPr="006549AB">
                <w:rPr>
                  <w:b/>
                  <w:bCs/>
                  <w:sz w:val="22"/>
                </w:rPr>
                <w:t>(tấn)</w:t>
              </w:r>
            </w:ins>
            <w:ins w:id="2660" w:author="Thu Huyen Tran" w:date="2023-12-05T20:42:00Z">
              <w:r w:rsidRPr="006549AB">
                <w:rPr>
                  <w:b/>
                  <w:bCs/>
                  <w:sz w:val="22"/>
                </w:rPr>
                <w:t>*</w:t>
              </w:r>
            </w:ins>
          </w:p>
        </w:tc>
        <w:tc>
          <w:tcPr>
            <w:tcW w:w="713" w:type="pct"/>
            <w:vAlign w:val="center"/>
          </w:tcPr>
          <w:p w14:paraId="109240CB" w14:textId="77777777" w:rsidR="008F0616" w:rsidRPr="006549AB" w:rsidRDefault="008F0616" w:rsidP="002E4352">
            <w:pPr>
              <w:spacing w:before="100" w:after="100"/>
              <w:ind w:left="90"/>
              <w:jc w:val="center"/>
              <w:rPr>
                <w:ins w:id="2661" w:author="Thu Huyen Tran" w:date="2023-12-05T20:42:00Z"/>
                <w:b/>
                <w:bCs/>
                <w:sz w:val="22"/>
              </w:rPr>
            </w:pPr>
            <w:ins w:id="2662" w:author="Thu Huyen Tran" w:date="2023-12-05T20:41:00Z">
              <w:r w:rsidRPr="006549AB">
                <w:rPr>
                  <w:b/>
                  <w:bCs/>
                  <w:sz w:val="22"/>
                </w:rPr>
                <w:t>T</w:t>
              </w:r>
            </w:ins>
            <w:ins w:id="2663" w:author="Thu Huyen Tran" w:date="2023-12-05T20:42:00Z">
              <w:r w:rsidRPr="006549AB">
                <w:rPr>
                  <w:b/>
                  <w:bCs/>
                  <w:sz w:val="22"/>
                </w:rPr>
                <w:t xml:space="preserve">ổng lượng chất thải thiêu đốt </w:t>
              </w:r>
            </w:ins>
          </w:p>
          <w:p w14:paraId="1DB62F8C" w14:textId="7818F663" w:rsidR="008F0616" w:rsidRPr="006549AB" w:rsidRDefault="008F0616" w:rsidP="002E4352">
            <w:pPr>
              <w:spacing w:before="100" w:after="100"/>
              <w:ind w:left="90"/>
              <w:jc w:val="center"/>
              <w:rPr>
                <w:ins w:id="2664" w:author="Thu Huyen Tran" w:date="2023-12-05T20:39:00Z"/>
                <w:b/>
                <w:bCs/>
                <w:sz w:val="22"/>
              </w:rPr>
            </w:pPr>
            <w:ins w:id="2665" w:author="Thu Huyen Tran" w:date="2023-12-05T20:42:00Z">
              <w:r w:rsidRPr="006549AB">
                <w:rPr>
                  <w:b/>
                  <w:bCs/>
                  <w:sz w:val="22"/>
                </w:rPr>
                <w:t>(tấn)**</w:t>
              </w:r>
            </w:ins>
          </w:p>
        </w:tc>
        <w:tc>
          <w:tcPr>
            <w:tcW w:w="613" w:type="pct"/>
          </w:tcPr>
          <w:p w14:paraId="5B0ADF4C" w14:textId="77777777" w:rsidR="008F0616" w:rsidRPr="006549AB" w:rsidRDefault="008F0616" w:rsidP="002E4352">
            <w:pPr>
              <w:spacing w:before="100" w:after="100"/>
              <w:ind w:left="90"/>
              <w:jc w:val="center"/>
              <w:rPr>
                <w:ins w:id="2666" w:author="Thu Huyen Tran" w:date="2023-12-05T20:42:00Z"/>
                <w:b/>
                <w:bCs/>
                <w:sz w:val="22"/>
              </w:rPr>
            </w:pPr>
            <w:ins w:id="2667" w:author="Thu Huyen Tran" w:date="2023-12-05T20:42:00Z">
              <w:r w:rsidRPr="006549AB">
                <w:rPr>
                  <w:b/>
                  <w:bCs/>
                  <w:sz w:val="22"/>
                </w:rPr>
                <w:t>Tổng lượng chất thải xử lý sinh học</w:t>
              </w:r>
            </w:ins>
          </w:p>
          <w:p w14:paraId="5FD024E8" w14:textId="4E784E9A" w:rsidR="008F0616" w:rsidRPr="006549AB" w:rsidDel="00DB39B6" w:rsidRDefault="008F0616" w:rsidP="002E4352">
            <w:pPr>
              <w:spacing w:before="100" w:after="100"/>
              <w:ind w:left="90"/>
              <w:jc w:val="center"/>
              <w:rPr>
                <w:ins w:id="2668" w:author="Thu Huyen Tran" w:date="2023-12-05T20:39:00Z"/>
                <w:b/>
                <w:bCs/>
                <w:sz w:val="22"/>
              </w:rPr>
            </w:pPr>
            <w:ins w:id="2669" w:author="Thu Huyen Tran" w:date="2023-12-05T20:42:00Z">
              <w:r w:rsidRPr="006549AB">
                <w:rPr>
                  <w:b/>
                  <w:bCs/>
                  <w:sz w:val="22"/>
                </w:rPr>
                <w:t>(tấn)***</w:t>
              </w:r>
            </w:ins>
          </w:p>
        </w:tc>
      </w:tr>
      <w:tr w:rsidR="006549AB" w:rsidRPr="006549AB" w14:paraId="23EB3299" w14:textId="77777777" w:rsidTr="008F0616">
        <w:trPr>
          <w:jc w:val="center"/>
          <w:ins w:id="2670" w:author="Thu Huyen Tran" w:date="2023-12-05T20:39:00Z"/>
        </w:trPr>
        <w:tc>
          <w:tcPr>
            <w:tcW w:w="419" w:type="pct"/>
            <w:vAlign w:val="bottom"/>
          </w:tcPr>
          <w:p w14:paraId="5152F895" w14:textId="77777777" w:rsidR="00444460" w:rsidRPr="006549AB" w:rsidRDefault="00444460" w:rsidP="00444460">
            <w:pPr>
              <w:spacing w:before="100" w:after="100"/>
              <w:jc w:val="center"/>
              <w:rPr>
                <w:ins w:id="2671" w:author="Thu Huyen Tran" w:date="2023-12-05T20:39:00Z"/>
                <w:sz w:val="22"/>
              </w:rPr>
            </w:pPr>
            <w:ins w:id="2672" w:author="Thu Huyen Tran" w:date="2023-12-05T20:39:00Z">
              <w:r w:rsidRPr="006549AB">
                <w:rPr>
                  <w:sz w:val="22"/>
                </w:rPr>
                <w:t>1990</w:t>
              </w:r>
            </w:ins>
          </w:p>
        </w:tc>
        <w:tc>
          <w:tcPr>
            <w:tcW w:w="674" w:type="pct"/>
            <w:vAlign w:val="bottom"/>
          </w:tcPr>
          <w:p w14:paraId="77175819" w14:textId="2E096356" w:rsidR="00444460" w:rsidRPr="006549AB" w:rsidRDefault="00444460" w:rsidP="00444460">
            <w:pPr>
              <w:spacing w:before="100" w:after="100"/>
              <w:ind w:right="15"/>
              <w:jc w:val="center"/>
              <w:rPr>
                <w:ins w:id="2673" w:author="Thu Huyen Tran" w:date="2023-12-05T20:39:00Z"/>
                <w:sz w:val="22"/>
              </w:rPr>
            </w:pPr>
            <w:ins w:id="2674" w:author="Huyen Tran Thu" w:date="2024-05-16T10:42:00Z" w16du:dateUtc="2024-05-16T03:42:00Z">
              <w:r w:rsidRPr="006549AB">
                <w:rPr>
                  <w:sz w:val="22"/>
                  <w:rPrChange w:id="2675" w:author="Huyen Tran Thu" w:date="2024-10-13T22:04:00Z" w16du:dateUtc="2024-10-13T15:04:00Z">
                    <w:rPr>
                      <w:rFonts w:ascii="Arial" w:hAnsi="Arial" w:cs="Arial"/>
                      <w:sz w:val="20"/>
                      <w:szCs w:val="20"/>
                    </w:rPr>
                  </w:rPrChange>
                </w:rPr>
                <w:t xml:space="preserve">511.610 </w:t>
              </w:r>
            </w:ins>
            <w:ins w:id="2676" w:author="Thu Huyen Tran" w:date="2023-12-05T20:42:00Z">
              <w:del w:id="2677" w:author="Huyen Tran Thu" w:date="2024-05-16T10:42:00Z" w16du:dateUtc="2024-05-16T03:42:00Z">
                <w:r w:rsidRPr="006549AB" w:rsidDel="00512A71">
                  <w:rPr>
                    <w:sz w:val="22"/>
                    <w:rPrChange w:id="2678" w:author="Huyen Tran Thu" w:date="2024-10-13T22:04:00Z" w16du:dateUtc="2024-10-13T15:04:00Z">
                      <w:rPr>
                        <w:rFonts w:ascii="Arial" w:hAnsi="Arial" w:cs="Arial"/>
                        <w:sz w:val="20"/>
                        <w:szCs w:val="20"/>
                      </w:rPr>
                    </w:rPrChange>
                  </w:rPr>
                  <w:delText xml:space="preserve">511.610 </w:delText>
                </w:r>
              </w:del>
            </w:ins>
          </w:p>
        </w:tc>
        <w:tc>
          <w:tcPr>
            <w:tcW w:w="781" w:type="pct"/>
            <w:vAlign w:val="bottom"/>
          </w:tcPr>
          <w:p w14:paraId="559BAD78" w14:textId="13D1AE59" w:rsidR="00444460" w:rsidRPr="006549AB" w:rsidRDefault="00444460" w:rsidP="00444460">
            <w:pPr>
              <w:spacing w:before="100" w:after="100"/>
              <w:ind w:right="15"/>
              <w:jc w:val="center"/>
              <w:rPr>
                <w:ins w:id="2679" w:author="Thu Huyen Tran" w:date="2023-12-05T20:39:00Z"/>
                <w:sz w:val="22"/>
              </w:rPr>
            </w:pPr>
            <w:ins w:id="2680" w:author="Huyen Tran Thu" w:date="2024-05-16T10:42:00Z" w16du:dateUtc="2024-05-16T03:42:00Z">
              <w:r w:rsidRPr="006549AB">
                <w:rPr>
                  <w:sz w:val="22"/>
                  <w:rPrChange w:id="2681" w:author="Huyen Tran Thu" w:date="2024-10-13T22:04:00Z" w16du:dateUtc="2024-10-13T15:04:00Z">
                    <w:rPr>
                      <w:rFonts w:ascii="Arial" w:hAnsi="Arial" w:cs="Arial"/>
                      <w:sz w:val="20"/>
                      <w:szCs w:val="20"/>
                    </w:rPr>
                  </w:rPrChange>
                </w:rPr>
                <w:t>40,5%</w:t>
              </w:r>
            </w:ins>
            <w:ins w:id="2682" w:author="Thu Huyen Tran" w:date="2023-12-05T20:43:00Z">
              <w:del w:id="2683" w:author="Huyen Tran Thu" w:date="2024-05-16T10:42:00Z" w16du:dateUtc="2024-05-16T03:42:00Z">
                <w:r w:rsidRPr="006549AB" w:rsidDel="008A5603">
                  <w:rPr>
                    <w:sz w:val="22"/>
                    <w:rPrChange w:id="2684" w:author="Huyen Tran Thu" w:date="2024-10-13T22:04:00Z" w16du:dateUtc="2024-10-13T15:04:00Z">
                      <w:rPr>
                        <w:rFonts w:ascii="Arial" w:hAnsi="Arial" w:cs="Arial"/>
                        <w:sz w:val="20"/>
                        <w:szCs w:val="20"/>
                      </w:rPr>
                    </w:rPrChange>
                  </w:rPr>
                  <w:delText>47,78%</w:delText>
                </w:r>
              </w:del>
            </w:ins>
          </w:p>
        </w:tc>
        <w:tc>
          <w:tcPr>
            <w:tcW w:w="861" w:type="pct"/>
            <w:vAlign w:val="bottom"/>
          </w:tcPr>
          <w:p w14:paraId="505AAE22" w14:textId="6C8CBD9D" w:rsidR="00444460" w:rsidRPr="006549AB" w:rsidRDefault="00444460" w:rsidP="00444460">
            <w:pPr>
              <w:spacing w:before="100" w:after="100"/>
              <w:ind w:right="15"/>
              <w:jc w:val="center"/>
              <w:rPr>
                <w:ins w:id="2685" w:author="Thu Huyen Tran" w:date="2023-12-05T20:39:00Z"/>
                <w:sz w:val="22"/>
                <w:highlight w:val="yellow"/>
                <w:rPrChange w:id="2686" w:author="Huyen Tran Thu" w:date="2024-10-13T22:04:00Z" w16du:dateUtc="2024-10-13T15:04:00Z">
                  <w:rPr>
                    <w:ins w:id="2687" w:author="Thu Huyen Tran" w:date="2023-12-05T20:39:00Z"/>
                    <w:sz w:val="22"/>
                  </w:rPr>
                </w:rPrChange>
              </w:rPr>
            </w:pPr>
            <w:ins w:id="2688" w:author="Thu Huyen Tran" w:date="2024-05-17T20:32:00Z" w16du:dateUtc="2024-05-17T13:32:00Z">
              <w:r w:rsidRPr="006549AB">
                <w:rPr>
                  <w:sz w:val="22"/>
                  <w:rPrChange w:id="2689" w:author="Huyen Tran Thu" w:date="2024-10-13T22:04:00Z" w16du:dateUtc="2024-10-13T15:04:00Z">
                    <w:rPr>
                      <w:rFonts w:ascii="Arial" w:hAnsi="Arial" w:cs="Arial"/>
                      <w:sz w:val="20"/>
                      <w:szCs w:val="20"/>
                    </w:rPr>
                  </w:rPrChange>
                </w:rPr>
                <w:t xml:space="preserve">511.610 </w:t>
              </w:r>
            </w:ins>
          </w:p>
        </w:tc>
        <w:tc>
          <w:tcPr>
            <w:tcW w:w="939" w:type="pct"/>
            <w:vAlign w:val="bottom"/>
          </w:tcPr>
          <w:p w14:paraId="41D72A83" w14:textId="74D5054F" w:rsidR="00444460" w:rsidRPr="006549AB" w:rsidRDefault="00444460" w:rsidP="00444460">
            <w:pPr>
              <w:spacing w:before="100" w:after="100"/>
              <w:ind w:right="15"/>
              <w:jc w:val="center"/>
              <w:rPr>
                <w:ins w:id="2690" w:author="Thu Huyen Tran" w:date="2023-12-05T20:39:00Z"/>
                <w:sz w:val="22"/>
              </w:rPr>
            </w:pPr>
            <w:ins w:id="2691" w:author="Thu Huyen Tran" w:date="2023-12-05T20:43:00Z">
              <w:r w:rsidRPr="006549AB">
                <w:rPr>
                  <w:sz w:val="22"/>
                  <w:rPrChange w:id="2692" w:author="Huyen Tran Thu" w:date="2024-10-13T22:04:00Z" w16du:dateUtc="2024-10-13T15:04:00Z">
                    <w:rPr>
                      <w:rFonts w:ascii="Arial" w:hAnsi="Arial" w:cs="Arial"/>
                      <w:sz w:val="20"/>
                      <w:szCs w:val="20"/>
                    </w:rPr>
                  </w:rPrChange>
                </w:rPr>
                <w:t xml:space="preserve">244.438 </w:t>
              </w:r>
            </w:ins>
          </w:p>
        </w:tc>
        <w:tc>
          <w:tcPr>
            <w:tcW w:w="713" w:type="pct"/>
            <w:vAlign w:val="bottom"/>
          </w:tcPr>
          <w:p w14:paraId="7686CD76" w14:textId="79BB9619" w:rsidR="00444460" w:rsidRPr="006549AB" w:rsidRDefault="00444460" w:rsidP="00444460">
            <w:pPr>
              <w:spacing w:before="100" w:after="100"/>
              <w:ind w:right="15"/>
              <w:jc w:val="center"/>
              <w:rPr>
                <w:ins w:id="2693" w:author="Thu Huyen Tran" w:date="2023-12-05T20:39:00Z"/>
                <w:sz w:val="22"/>
              </w:rPr>
            </w:pPr>
          </w:p>
        </w:tc>
        <w:tc>
          <w:tcPr>
            <w:tcW w:w="613" w:type="pct"/>
            <w:vAlign w:val="bottom"/>
          </w:tcPr>
          <w:p w14:paraId="2C851AF5" w14:textId="19417D43" w:rsidR="00444460" w:rsidRPr="006549AB" w:rsidRDefault="00444460" w:rsidP="00444460">
            <w:pPr>
              <w:spacing w:before="100" w:after="100"/>
              <w:ind w:right="15"/>
              <w:jc w:val="center"/>
              <w:rPr>
                <w:ins w:id="2694" w:author="Thu Huyen Tran" w:date="2023-12-05T20:39:00Z"/>
                <w:sz w:val="22"/>
              </w:rPr>
            </w:pPr>
          </w:p>
        </w:tc>
      </w:tr>
      <w:tr w:rsidR="006549AB" w:rsidRPr="006549AB" w14:paraId="3C2CDDFA" w14:textId="77777777" w:rsidTr="008F0616">
        <w:trPr>
          <w:jc w:val="center"/>
          <w:ins w:id="2695" w:author="Thu Huyen Tran" w:date="2023-12-05T20:39:00Z"/>
        </w:trPr>
        <w:tc>
          <w:tcPr>
            <w:tcW w:w="419" w:type="pct"/>
            <w:vAlign w:val="bottom"/>
          </w:tcPr>
          <w:p w14:paraId="7641EA23" w14:textId="77777777" w:rsidR="00444460" w:rsidRPr="006549AB" w:rsidRDefault="00444460" w:rsidP="00444460">
            <w:pPr>
              <w:spacing w:before="100" w:after="100"/>
              <w:jc w:val="center"/>
              <w:rPr>
                <w:ins w:id="2696" w:author="Thu Huyen Tran" w:date="2023-12-05T20:39:00Z"/>
                <w:sz w:val="22"/>
              </w:rPr>
            </w:pPr>
            <w:ins w:id="2697" w:author="Thu Huyen Tran" w:date="2023-12-05T20:39:00Z">
              <w:r w:rsidRPr="006549AB">
                <w:rPr>
                  <w:sz w:val="22"/>
                </w:rPr>
                <w:t>1991</w:t>
              </w:r>
            </w:ins>
          </w:p>
        </w:tc>
        <w:tc>
          <w:tcPr>
            <w:tcW w:w="674" w:type="pct"/>
            <w:vAlign w:val="bottom"/>
          </w:tcPr>
          <w:p w14:paraId="59C04077" w14:textId="3263E40A" w:rsidR="00444460" w:rsidRPr="006549AB" w:rsidRDefault="00444460" w:rsidP="00444460">
            <w:pPr>
              <w:spacing w:before="100" w:after="100"/>
              <w:ind w:right="15"/>
              <w:jc w:val="center"/>
              <w:rPr>
                <w:ins w:id="2698" w:author="Thu Huyen Tran" w:date="2023-12-05T20:39:00Z"/>
                <w:sz w:val="22"/>
              </w:rPr>
            </w:pPr>
            <w:ins w:id="2699" w:author="Huyen Tran Thu" w:date="2024-05-16T10:42:00Z" w16du:dateUtc="2024-05-16T03:42:00Z">
              <w:r w:rsidRPr="006549AB">
                <w:rPr>
                  <w:sz w:val="22"/>
                  <w:rPrChange w:id="2700" w:author="Huyen Tran Thu" w:date="2024-10-13T22:04:00Z" w16du:dateUtc="2024-10-13T15:04:00Z">
                    <w:rPr>
                      <w:rFonts w:ascii="Arial" w:hAnsi="Arial" w:cs="Arial"/>
                      <w:sz w:val="20"/>
                      <w:szCs w:val="20"/>
                    </w:rPr>
                  </w:rPrChange>
                </w:rPr>
                <w:t xml:space="preserve">594.051 </w:t>
              </w:r>
            </w:ins>
            <w:ins w:id="2701" w:author="Thu Huyen Tran" w:date="2023-12-05T20:42:00Z">
              <w:del w:id="2702" w:author="Huyen Tran Thu" w:date="2024-05-16T10:42:00Z" w16du:dateUtc="2024-05-16T03:42:00Z">
                <w:r w:rsidRPr="006549AB" w:rsidDel="00512A71">
                  <w:rPr>
                    <w:sz w:val="22"/>
                    <w:rPrChange w:id="2703" w:author="Huyen Tran Thu" w:date="2024-10-13T22:04:00Z" w16du:dateUtc="2024-10-13T15:04:00Z">
                      <w:rPr>
                        <w:rFonts w:ascii="Arial" w:hAnsi="Arial" w:cs="Arial"/>
                        <w:sz w:val="20"/>
                        <w:szCs w:val="20"/>
                      </w:rPr>
                    </w:rPrChange>
                  </w:rPr>
                  <w:delText xml:space="preserve">594.051 </w:delText>
                </w:r>
              </w:del>
            </w:ins>
          </w:p>
        </w:tc>
        <w:tc>
          <w:tcPr>
            <w:tcW w:w="781" w:type="pct"/>
            <w:vAlign w:val="bottom"/>
          </w:tcPr>
          <w:p w14:paraId="3F7609E5" w14:textId="7EC9E87B" w:rsidR="00444460" w:rsidRPr="006549AB" w:rsidRDefault="00444460" w:rsidP="00444460">
            <w:pPr>
              <w:spacing w:before="100" w:after="100"/>
              <w:ind w:right="15"/>
              <w:jc w:val="center"/>
              <w:rPr>
                <w:ins w:id="2704" w:author="Thu Huyen Tran" w:date="2023-12-05T20:39:00Z"/>
                <w:sz w:val="22"/>
              </w:rPr>
            </w:pPr>
            <w:ins w:id="2705" w:author="Huyen Tran Thu" w:date="2024-05-16T10:42:00Z" w16du:dateUtc="2024-05-16T03:42:00Z">
              <w:r w:rsidRPr="006549AB">
                <w:rPr>
                  <w:sz w:val="22"/>
                  <w:rPrChange w:id="2706" w:author="Huyen Tran Thu" w:date="2024-10-13T22:04:00Z" w16du:dateUtc="2024-10-13T15:04:00Z">
                    <w:rPr>
                      <w:rFonts w:ascii="Arial" w:hAnsi="Arial" w:cs="Arial"/>
                      <w:sz w:val="20"/>
                      <w:szCs w:val="20"/>
                    </w:rPr>
                  </w:rPrChange>
                </w:rPr>
                <w:t>42,8%</w:t>
              </w:r>
            </w:ins>
            <w:ins w:id="2707" w:author="Thu Huyen Tran" w:date="2023-12-05T20:43:00Z">
              <w:del w:id="2708" w:author="Huyen Tran Thu" w:date="2024-05-16T10:42:00Z" w16du:dateUtc="2024-05-16T03:42:00Z">
                <w:r w:rsidRPr="006549AB" w:rsidDel="008A5603">
                  <w:rPr>
                    <w:sz w:val="22"/>
                    <w:rPrChange w:id="2709" w:author="Huyen Tran Thu" w:date="2024-10-13T22:04:00Z" w16du:dateUtc="2024-10-13T15:04:00Z">
                      <w:rPr>
                        <w:rFonts w:ascii="Arial" w:hAnsi="Arial" w:cs="Arial"/>
                        <w:sz w:val="20"/>
                        <w:szCs w:val="20"/>
                      </w:rPr>
                    </w:rPrChange>
                  </w:rPr>
                  <w:delText>48,38%</w:delText>
                </w:r>
              </w:del>
            </w:ins>
          </w:p>
        </w:tc>
        <w:tc>
          <w:tcPr>
            <w:tcW w:w="861" w:type="pct"/>
            <w:vAlign w:val="bottom"/>
          </w:tcPr>
          <w:p w14:paraId="2E6668EA" w14:textId="035280AE" w:rsidR="00444460" w:rsidRPr="006549AB" w:rsidRDefault="00444460" w:rsidP="00444460">
            <w:pPr>
              <w:spacing w:before="100" w:after="100"/>
              <w:ind w:right="15"/>
              <w:jc w:val="center"/>
              <w:rPr>
                <w:ins w:id="2710" w:author="Thu Huyen Tran" w:date="2023-12-05T20:39:00Z"/>
                <w:sz w:val="22"/>
                <w:highlight w:val="yellow"/>
                <w:rPrChange w:id="2711" w:author="Huyen Tran Thu" w:date="2024-10-13T22:04:00Z" w16du:dateUtc="2024-10-13T15:04:00Z">
                  <w:rPr>
                    <w:ins w:id="2712" w:author="Thu Huyen Tran" w:date="2023-12-05T20:39:00Z"/>
                    <w:sz w:val="22"/>
                  </w:rPr>
                </w:rPrChange>
              </w:rPr>
            </w:pPr>
            <w:ins w:id="2713" w:author="Thu Huyen Tran" w:date="2024-05-17T20:32:00Z" w16du:dateUtc="2024-05-17T13:32:00Z">
              <w:r w:rsidRPr="006549AB">
                <w:rPr>
                  <w:sz w:val="22"/>
                  <w:rPrChange w:id="2714" w:author="Huyen Tran Thu" w:date="2024-10-13T22:04:00Z" w16du:dateUtc="2024-10-13T15:04:00Z">
                    <w:rPr>
                      <w:rFonts w:ascii="Arial" w:hAnsi="Arial" w:cs="Arial"/>
                      <w:sz w:val="20"/>
                      <w:szCs w:val="20"/>
                    </w:rPr>
                  </w:rPrChange>
                </w:rPr>
                <w:t xml:space="preserve">594.051 </w:t>
              </w:r>
            </w:ins>
          </w:p>
        </w:tc>
        <w:tc>
          <w:tcPr>
            <w:tcW w:w="939" w:type="pct"/>
            <w:vAlign w:val="bottom"/>
          </w:tcPr>
          <w:p w14:paraId="29D3A0DE" w14:textId="5D38E2AE" w:rsidR="00444460" w:rsidRPr="006549AB" w:rsidRDefault="00444460" w:rsidP="00444460">
            <w:pPr>
              <w:spacing w:before="100" w:after="100"/>
              <w:ind w:right="15"/>
              <w:jc w:val="center"/>
              <w:rPr>
                <w:ins w:id="2715" w:author="Thu Huyen Tran" w:date="2023-12-05T20:39:00Z"/>
                <w:sz w:val="22"/>
              </w:rPr>
            </w:pPr>
            <w:ins w:id="2716" w:author="Thu Huyen Tran" w:date="2023-12-05T20:43:00Z">
              <w:r w:rsidRPr="006549AB">
                <w:rPr>
                  <w:sz w:val="22"/>
                  <w:rPrChange w:id="2717" w:author="Huyen Tran Thu" w:date="2024-10-13T22:04:00Z" w16du:dateUtc="2024-10-13T15:04:00Z">
                    <w:rPr>
                      <w:rFonts w:ascii="Arial" w:hAnsi="Arial" w:cs="Arial"/>
                      <w:sz w:val="20"/>
                      <w:szCs w:val="20"/>
                    </w:rPr>
                  </w:rPrChange>
                </w:rPr>
                <w:t xml:space="preserve">287.388 </w:t>
              </w:r>
            </w:ins>
          </w:p>
        </w:tc>
        <w:tc>
          <w:tcPr>
            <w:tcW w:w="713" w:type="pct"/>
            <w:vAlign w:val="bottom"/>
          </w:tcPr>
          <w:p w14:paraId="36CF1F8B" w14:textId="2C7A28E8" w:rsidR="00444460" w:rsidRPr="006549AB" w:rsidRDefault="00444460" w:rsidP="00444460">
            <w:pPr>
              <w:spacing w:before="100" w:after="100"/>
              <w:ind w:right="15"/>
              <w:jc w:val="center"/>
              <w:rPr>
                <w:ins w:id="2718" w:author="Thu Huyen Tran" w:date="2023-12-05T20:39:00Z"/>
                <w:sz w:val="22"/>
              </w:rPr>
            </w:pPr>
          </w:p>
        </w:tc>
        <w:tc>
          <w:tcPr>
            <w:tcW w:w="613" w:type="pct"/>
            <w:vAlign w:val="bottom"/>
          </w:tcPr>
          <w:p w14:paraId="42F9E87E" w14:textId="006F276B" w:rsidR="00444460" w:rsidRPr="006549AB" w:rsidRDefault="00444460" w:rsidP="00444460">
            <w:pPr>
              <w:spacing w:before="100" w:after="100"/>
              <w:ind w:right="15"/>
              <w:jc w:val="center"/>
              <w:rPr>
                <w:ins w:id="2719" w:author="Thu Huyen Tran" w:date="2023-12-05T20:39:00Z"/>
                <w:sz w:val="22"/>
              </w:rPr>
            </w:pPr>
          </w:p>
        </w:tc>
      </w:tr>
      <w:tr w:rsidR="006549AB" w:rsidRPr="006549AB" w14:paraId="7304956C" w14:textId="77777777" w:rsidTr="008F0616">
        <w:trPr>
          <w:jc w:val="center"/>
          <w:ins w:id="2720" w:author="Thu Huyen Tran" w:date="2023-12-05T20:39:00Z"/>
        </w:trPr>
        <w:tc>
          <w:tcPr>
            <w:tcW w:w="419" w:type="pct"/>
            <w:vAlign w:val="bottom"/>
          </w:tcPr>
          <w:p w14:paraId="5BF4B84C" w14:textId="77777777" w:rsidR="00444460" w:rsidRPr="006549AB" w:rsidRDefault="00444460" w:rsidP="00444460">
            <w:pPr>
              <w:spacing w:before="100" w:after="100"/>
              <w:jc w:val="center"/>
              <w:rPr>
                <w:ins w:id="2721" w:author="Thu Huyen Tran" w:date="2023-12-05T20:39:00Z"/>
                <w:sz w:val="22"/>
              </w:rPr>
            </w:pPr>
            <w:ins w:id="2722" w:author="Thu Huyen Tran" w:date="2023-12-05T20:39:00Z">
              <w:r w:rsidRPr="006549AB">
                <w:rPr>
                  <w:sz w:val="22"/>
                </w:rPr>
                <w:t>1992</w:t>
              </w:r>
            </w:ins>
          </w:p>
        </w:tc>
        <w:tc>
          <w:tcPr>
            <w:tcW w:w="674" w:type="pct"/>
            <w:vAlign w:val="bottom"/>
          </w:tcPr>
          <w:p w14:paraId="564F2A5A" w14:textId="7B4D7823" w:rsidR="00444460" w:rsidRPr="006549AB" w:rsidRDefault="00444460" w:rsidP="00444460">
            <w:pPr>
              <w:spacing w:before="100" w:after="100"/>
              <w:ind w:right="15"/>
              <w:jc w:val="center"/>
              <w:rPr>
                <w:ins w:id="2723" w:author="Thu Huyen Tran" w:date="2023-12-05T20:39:00Z"/>
                <w:sz w:val="22"/>
              </w:rPr>
            </w:pPr>
            <w:ins w:id="2724" w:author="Huyen Tran Thu" w:date="2024-05-16T10:42:00Z" w16du:dateUtc="2024-05-16T03:42:00Z">
              <w:r w:rsidRPr="006549AB">
                <w:rPr>
                  <w:sz w:val="22"/>
                  <w:rPrChange w:id="2725" w:author="Huyen Tran Thu" w:date="2024-10-13T22:04:00Z" w16du:dateUtc="2024-10-13T15:04:00Z">
                    <w:rPr>
                      <w:rFonts w:ascii="Arial" w:hAnsi="Arial" w:cs="Arial"/>
                      <w:sz w:val="20"/>
                      <w:szCs w:val="20"/>
                    </w:rPr>
                  </w:rPrChange>
                </w:rPr>
                <w:t xml:space="preserve">686.594 </w:t>
              </w:r>
            </w:ins>
            <w:ins w:id="2726" w:author="Thu Huyen Tran" w:date="2023-12-05T20:42:00Z">
              <w:del w:id="2727" w:author="Huyen Tran Thu" w:date="2024-05-16T10:42:00Z" w16du:dateUtc="2024-05-16T03:42:00Z">
                <w:r w:rsidRPr="006549AB" w:rsidDel="00512A71">
                  <w:rPr>
                    <w:sz w:val="22"/>
                    <w:rPrChange w:id="2728" w:author="Huyen Tran Thu" w:date="2024-10-13T22:04:00Z" w16du:dateUtc="2024-10-13T15:04:00Z">
                      <w:rPr>
                        <w:rFonts w:ascii="Arial" w:hAnsi="Arial" w:cs="Arial"/>
                        <w:sz w:val="20"/>
                        <w:szCs w:val="20"/>
                      </w:rPr>
                    </w:rPrChange>
                  </w:rPr>
                  <w:delText xml:space="preserve">686.594 </w:delText>
                </w:r>
              </w:del>
            </w:ins>
          </w:p>
        </w:tc>
        <w:tc>
          <w:tcPr>
            <w:tcW w:w="781" w:type="pct"/>
            <w:vAlign w:val="bottom"/>
          </w:tcPr>
          <w:p w14:paraId="3618AA5E" w14:textId="557AABAD" w:rsidR="00444460" w:rsidRPr="006549AB" w:rsidRDefault="00444460" w:rsidP="00444460">
            <w:pPr>
              <w:spacing w:before="100" w:after="100"/>
              <w:ind w:right="15"/>
              <w:jc w:val="center"/>
              <w:rPr>
                <w:ins w:id="2729" w:author="Thu Huyen Tran" w:date="2023-12-05T20:39:00Z"/>
                <w:sz w:val="22"/>
              </w:rPr>
            </w:pPr>
            <w:ins w:id="2730" w:author="Huyen Tran Thu" w:date="2024-05-16T10:42:00Z" w16du:dateUtc="2024-05-16T03:42:00Z">
              <w:r w:rsidRPr="006549AB">
                <w:rPr>
                  <w:sz w:val="22"/>
                  <w:rPrChange w:id="2731" w:author="Huyen Tran Thu" w:date="2024-10-13T22:04:00Z" w16du:dateUtc="2024-10-13T15:04:00Z">
                    <w:rPr>
                      <w:rFonts w:ascii="Arial" w:hAnsi="Arial" w:cs="Arial"/>
                      <w:sz w:val="20"/>
                      <w:szCs w:val="20"/>
                    </w:rPr>
                  </w:rPrChange>
                </w:rPr>
                <w:t>45,0%</w:t>
              </w:r>
            </w:ins>
            <w:ins w:id="2732" w:author="Thu Huyen Tran" w:date="2023-12-05T20:43:00Z">
              <w:del w:id="2733" w:author="Huyen Tran Thu" w:date="2024-05-16T10:42:00Z" w16du:dateUtc="2024-05-16T03:42:00Z">
                <w:r w:rsidRPr="006549AB" w:rsidDel="008A5603">
                  <w:rPr>
                    <w:sz w:val="22"/>
                    <w:rPrChange w:id="2734" w:author="Huyen Tran Thu" w:date="2024-10-13T22:04:00Z" w16du:dateUtc="2024-10-13T15:04:00Z">
                      <w:rPr>
                        <w:rFonts w:ascii="Arial" w:hAnsi="Arial" w:cs="Arial"/>
                        <w:sz w:val="20"/>
                        <w:szCs w:val="20"/>
                      </w:rPr>
                    </w:rPrChange>
                  </w:rPr>
                  <w:delText>49,00%</w:delText>
                </w:r>
              </w:del>
            </w:ins>
          </w:p>
        </w:tc>
        <w:tc>
          <w:tcPr>
            <w:tcW w:w="861" w:type="pct"/>
            <w:vAlign w:val="bottom"/>
          </w:tcPr>
          <w:p w14:paraId="6B4CB2A9" w14:textId="3D242868" w:rsidR="00444460" w:rsidRPr="006549AB" w:rsidRDefault="00444460" w:rsidP="00444460">
            <w:pPr>
              <w:spacing w:before="100" w:after="100"/>
              <w:ind w:right="15"/>
              <w:jc w:val="center"/>
              <w:rPr>
                <w:ins w:id="2735" w:author="Thu Huyen Tran" w:date="2023-12-05T20:39:00Z"/>
                <w:sz w:val="22"/>
              </w:rPr>
            </w:pPr>
            <w:ins w:id="2736" w:author="Thu Huyen Tran" w:date="2024-05-17T20:32:00Z" w16du:dateUtc="2024-05-17T13:32:00Z">
              <w:r w:rsidRPr="006549AB">
                <w:rPr>
                  <w:sz w:val="22"/>
                  <w:rPrChange w:id="2737" w:author="Huyen Tran Thu" w:date="2024-10-13T22:04:00Z" w16du:dateUtc="2024-10-13T15:04:00Z">
                    <w:rPr>
                      <w:rFonts w:ascii="Arial" w:hAnsi="Arial" w:cs="Arial"/>
                      <w:sz w:val="20"/>
                      <w:szCs w:val="20"/>
                    </w:rPr>
                  </w:rPrChange>
                </w:rPr>
                <w:t xml:space="preserve">686.594 </w:t>
              </w:r>
            </w:ins>
          </w:p>
        </w:tc>
        <w:tc>
          <w:tcPr>
            <w:tcW w:w="939" w:type="pct"/>
            <w:vAlign w:val="bottom"/>
          </w:tcPr>
          <w:p w14:paraId="786EE76A" w14:textId="12A9F86F" w:rsidR="00444460" w:rsidRPr="006549AB" w:rsidRDefault="00444460" w:rsidP="00444460">
            <w:pPr>
              <w:spacing w:before="100" w:after="100"/>
              <w:ind w:right="15"/>
              <w:jc w:val="center"/>
              <w:rPr>
                <w:ins w:id="2738" w:author="Thu Huyen Tran" w:date="2023-12-05T20:39:00Z"/>
                <w:sz w:val="22"/>
              </w:rPr>
            </w:pPr>
            <w:ins w:id="2739" w:author="Thu Huyen Tran" w:date="2023-12-05T20:43:00Z">
              <w:r w:rsidRPr="006549AB">
                <w:rPr>
                  <w:sz w:val="22"/>
                  <w:rPrChange w:id="2740" w:author="Huyen Tran Thu" w:date="2024-10-13T22:04:00Z" w16du:dateUtc="2024-10-13T15:04:00Z">
                    <w:rPr>
                      <w:rFonts w:ascii="Arial" w:hAnsi="Arial" w:cs="Arial"/>
                      <w:sz w:val="20"/>
                      <w:szCs w:val="20"/>
                    </w:rPr>
                  </w:rPrChange>
                </w:rPr>
                <w:t xml:space="preserve">336.427 </w:t>
              </w:r>
            </w:ins>
          </w:p>
        </w:tc>
        <w:tc>
          <w:tcPr>
            <w:tcW w:w="713" w:type="pct"/>
            <w:vAlign w:val="bottom"/>
          </w:tcPr>
          <w:p w14:paraId="51B0CE9C" w14:textId="65800E71" w:rsidR="00444460" w:rsidRPr="006549AB" w:rsidRDefault="00444460" w:rsidP="00444460">
            <w:pPr>
              <w:spacing w:before="100" w:after="100"/>
              <w:ind w:right="15"/>
              <w:jc w:val="center"/>
              <w:rPr>
                <w:ins w:id="2741" w:author="Thu Huyen Tran" w:date="2023-12-05T20:39:00Z"/>
                <w:sz w:val="22"/>
              </w:rPr>
            </w:pPr>
          </w:p>
        </w:tc>
        <w:tc>
          <w:tcPr>
            <w:tcW w:w="613" w:type="pct"/>
            <w:vAlign w:val="bottom"/>
          </w:tcPr>
          <w:p w14:paraId="06F30F51" w14:textId="4347F090" w:rsidR="00444460" w:rsidRPr="006549AB" w:rsidRDefault="00444460" w:rsidP="00444460">
            <w:pPr>
              <w:spacing w:before="100" w:after="100"/>
              <w:ind w:right="15"/>
              <w:jc w:val="center"/>
              <w:rPr>
                <w:ins w:id="2742" w:author="Thu Huyen Tran" w:date="2023-12-05T20:39:00Z"/>
                <w:sz w:val="22"/>
              </w:rPr>
            </w:pPr>
          </w:p>
        </w:tc>
      </w:tr>
      <w:tr w:rsidR="006549AB" w:rsidRPr="006549AB" w14:paraId="40117578" w14:textId="77777777" w:rsidTr="008F0616">
        <w:trPr>
          <w:jc w:val="center"/>
          <w:ins w:id="2743" w:author="Thu Huyen Tran" w:date="2023-12-05T20:39:00Z"/>
        </w:trPr>
        <w:tc>
          <w:tcPr>
            <w:tcW w:w="419" w:type="pct"/>
            <w:vAlign w:val="bottom"/>
          </w:tcPr>
          <w:p w14:paraId="3A339C7B" w14:textId="77777777" w:rsidR="00444460" w:rsidRPr="006549AB" w:rsidRDefault="00444460" w:rsidP="00444460">
            <w:pPr>
              <w:spacing w:before="100" w:after="100"/>
              <w:jc w:val="center"/>
              <w:rPr>
                <w:ins w:id="2744" w:author="Thu Huyen Tran" w:date="2023-12-05T20:39:00Z"/>
                <w:sz w:val="22"/>
              </w:rPr>
            </w:pPr>
            <w:ins w:id="2745" w:author="Thu Huyen Tran" w:date="2023-12-05T20:39:00Z">
              <w:r w:rsidRPr="006549AB">
                <w:rPr>
                  <w:sz w:val="22"/>
                </w:rPr>
                <w:t>1993</w:t>
              </w:r>
            </w:ins>
          </w:p>
        </w:tc>
        <w:tc>
          <w:tcPr>
            <w:tcW w:w="674" w:type="pct"/>
            <w:vAlign w:val="bottom"/>
          </w:tcPr>
          <w:p w14:paraId="6906E2EA" w14:textId="2CD7C4EB" w:rsidR="00444460" w:rsidRPr="006549AB" w:rsidRDefault="00444460" w:rsidP="00444460">
            <w:pPr>
              <w:spacing w:before="100" w:after="100"/>
              <w:ind w:right="15"/>
              <w:jc w:val="center"/>
              <w:rPr>
                <w:ins w:id="2746" w:author="Thu Huyen Tran" w:date="2023-12-05T20:39:00Z"/>
                <w:sz w:val="22"/>
              </w:rPr>
            </w:pPr>
            <w:ins w:id="2747" w:author="Huyen Tran Thu" w:date="2024-05-16T10:42:00Z" w16du:dateUtc="2024-05-16T03:42:00Z">
              <w:r w:rsidRPr="006549AB">
                <w:rPr>
                  <w:sz w:val="22"/>
                  <w:rPrChange w:id="2748" w:author="Huyen Tran Thu" w:date="2024-10-13T22:04:00Z" w16du:dateUtc="2024-10-13T15:04:00Z">
                    <w:rPr>
                      <w:rFonts w:ascii="Arial" w:hAnsi="Arial" w:cs="Arial"/>
                      <w:sz w:val="20"/>
                      <w:szCs w:val="20"/>
                    </w:rPr>
                  </w:rPrChange>
                </w:rPr>
                <w:t xml:space="preserve">790.280 </w:t>
              </w:r>
            </w:ins>
            <w:ins w:id="2749" w:author="Thu Huyen Tran" w:date="2023-12-05T20:42:00Z">
              <w:del w:id="2750" w:author="Huyen Tran Thu" w:date="2024-05-16T10:42:00Z" w16du:dateUtc="2024-05-16T03:42:00Z">
                <w:r w:rsidRPr="006549AB" w:rsidDel="00512A71">
                  <w:rPr>
                    <w:sz w:val="22"/>
                    <w:rPrChange w:id="2751" w:author="Huyen Tran Thu" w:date="2024-10-13T22:04:00Z" w16du:dateUtc="2024-10-13T15:04:00Z">
                      <w:rPr>
                        <w:rFonts w:ascii="Arial" w:hAnsi="Arial" w:cs="Arial"/>
                        <w:sz w:val="20"/>
                        <w:szCs w:val="20"/>
                      </w:rPr>
                    </w:rPrChange>
                  </w:rPr>
                  <w:delText xml:space="preserve">790.280 </w:delText>
                </w:r>
              </w:del>
            </w:ins>
          </w:p>
        </w:tc>
        <w:tc>
          <w:tcPr>
            <w:tcW w:w="781" w:type="pct"/>
            <w:vAlign w:val="bottom"/>
          </w:tcPr>
          <w:p w14:paraId="483C08BE" w14:textId="7CA63D4E" w:rsidR="00444460" w:rsidRPr="006549AB" w:rsidRDefault="00444460" w:rsidP="00444460">
            <w:pPr>
              <w:spacing w:before="100" w:after="100"/>
              <w:ind w:right="15"/>
              <w:jc w:val="center"/>
              <w:rPr>
                <w:ins w:id="2752" w:author="Thu Huyen Tran" w:date="2023-12-05T20:39:00Z"/>
                <w:sz w:val="22"/>
              </w:rPr>
            </w:pPr>
            <w:ins w:id="2753" w:author="Huyen Tran Thu" w:date="2024-05-16T10:42:00Z" w16du:dateUtc="2024-05-16T03:42:00Z">
              <w:r w:rsidRPr="006549AB">
                <w:rPr>
                  <w:sz w:val="22"/>
                  <w:rPrChange w:id="2754" w:author="Huyen Tran Thu" w:date="2024-10-13T22:04:00Z" w16du:dateUtc="2024-10-13T15:04:00Z">
                    <w:rPr>
                      <w:rFonts w:ascii="Arial" w:hAnsi="Arial" w:cs="Arial"/>
                      <w:sz w:val="20"/>
                      <w:szCs w:val="20"/>
                    </w:rPr>
                  </w:rPrChange>
                </w:rPr>
                <w:t>47,3%</w:t>
              </w:r>
            </w:ins>
            <w:ins w:id="2755" w:author="Thu Huyen Tran" w:date="2023-12-05T20:43:00Z">
              <w:del w:id="2756" w:author="Huyen Tran Thu" w:date="2024-05-16T10:42:00Z" w16du:dateUtc="2024-05-16T03:42:00Z">
                <w:r w:rsidRPr="006549AB" w:rsidDel="008A5603">
                  <w:rPr>
                    <w:sz w:val="22"/>
                    <w:rPrChange w:id="2757" w:author="Huyen Tran Thu" w:date="2024-10-13T22:04:00Z" w16du:dateUtc="2024-10-13T15:04:00Z">
                      <w:rPr>
                        <w:rFonts w:ascii="Arial" w:hAnsi="Arial" w:cs="Arial"/>
                        <w:sz w:val="20"/>
                        <w:szCs w:val="20"/>
                      </w:rPr>
                    </w:rPrChange>
                  </w:rPr>
                  <w:delText>49,64%</w:delText>
                </w:r>
              </w:del>
            </w:ins>
          </w:p>
        </w:tc>
        <w:tc>
          <w:tcPr>
            <w:tcW w:w="861" w:type="pct"/>
            <w:vAlign w:val="bottom"/>
          </w:tcPr>
          <w:p w14:paraId="422843C7" w14:textId="3740478C" w:rsidR="00444460" w:rsidRPr="006549AB" w:rsidRDefault="00444460" w:rsidP="00444460">
            <w:pPr>
              <w:spacing w:before="100" w:after="100"/>
              <w:ind w:right="15"/>
              <w:jc w:val="center"/>
              <w:rPr>
                <w:ins w:id="2758" w:author="Thu Huyen Tran" w:date="2023-12-05T20:39:00Z"/>
                <w:sz w:val="22"/>
              </w:rPr>
            </w:pPr>
            <w:ins w:id="2759" w:author="Thu Huyen Tran" w:date="2024-05-17T20:32:00Z" w16du:dateUtc="2024-05-17T13:32:00Z">
              <w:r w:rsidRPr="006549AB">
                <w:rPr>
                  <w:sz w:val="22"/>
                  <w:rPrChange w:id="2760" w:author="Huyen Tran Thu" w:date="2024-10-13T22:04:00Z" w16du:dateUtc="2024-10-13T15:04:00Z">
                    <w:rPr>
                      <w:rFonts w:ascii="Arial" w:hAnsi="Arial" w:cs="Arial"/>
                      <w:sz w:val="20"/>
                      <w:szCs w:val="20"/>
                    </w:rPr>
                  </w:rPrChange>
                </w:rPr>
                <w:t xml:space="preserve">790.280 </w:t>
              </w:r>
            </w:ins>
          </w:p>
        </w:tc>
        <w:tc>
          <w:tcPr>
            <w:tcW w:w="939" w:type="pct"/>
            <w:vAlign w:val="bottom"/>
          </w:tcPr>
          <w:p w14:paraId="1DBD1292" w14:textId="7CE8AD07" w:rsidR="00444460" w:rsidRPr="006549AB" w:rsidRDefault="00444460" w:rsidP="00444460">
            <w:pPr>
              <w:spacing w:before="100" w:after="100"/>
              <w:ind w:right="15"/>
              <w:jc w:val="center"/>
              <w:rPr>
                <w:ins w:id="2761" w:author="Thu Huyen Tran" w:date="2023-12-05T20:39:00Z"/>
                <w:sz w:val="22"/>
              </w:rPr>
            </w:pPr>
            <w:ins w:id="2762" w:author="Thu Huyen Tran" w:date="2023-12-05T20:43:00Z">
              <w:r w:rsidRPr="006549AB">
                <w:rPr>
                  <w:sz w:val="22"/>
                  <w:rPrChange w:id="2763" w:author="Huyen Tran Thu" w:date="2024-10-13T22:04:00Z" w16du:dateUtc="2024-10-13T15:04:00Z">
                    <w:rPr>
                      <w:rFonts w:ascii="Arial" w:hAnsi="Arial" w:cs="Arial"/>
                      <w:sz w:val="20"/>
                      <w:szCs w:val="20"/>
                    </w:rPr>
                  </w:rPrChange>
                </w:rPr>
                <w:t xml:space="preserve">392.331 </w:t>
              </w:r>
            </w:ins>
          </w:p>
        </w:tc>
        <w:tc>
          <w:tcPr>
            <w:tcW w:w="713" w:type="pct"/>
            <w:vAlign w:val="bottom"/>
          </w:tcPr>
          <w:p w14:paraId="797E2661" w14:textId="7CB6EDCC" w:rsidR="00444460" w:rsidRPr="006549AB" w:rsidRDefault="00444460" w:rsidP="00444460">
            <w:pPr>
              <w:spacing w:before="100" w:after="100"/>
              <w:ind w:right="15"/>
              <w:jc w:val="center"/>
              <w:rPr>
                <w:ins w:id="2764" w:author="Thu Huyen Tran" w:date="2023-12-05T20:39:00Z"/>
                <w:sz w:val="22"/>
              </w:rPr>
            </w:pPr>
          </w:p>
        </w:tc>
        <w:tc>
          <w:tcPr>
            <w:tcW w:w="613" w:type="pct"/>
            <w:vAlign w:val="bottom"/>
          </w:tcPr>
          <w:p w14:paraId="7793520B" w14:textId="39E4A319" w:rsidR="00444460" w:rsidRPr="006549AB" w:rsidRDefault="00444460" w:rsidP="00444460">
            <w:pPr>
              <w:spacing w:before="100" w:after="100"/>
              <w:ind w:right="15"/>
              <w:jc w:val="center"/>
              <w:rPr>
                <w:ins w:id="2765" w:author="Thu Huyen Tran" w:date="2023-12-05T20:39:00Z"/>
                <w:sz w:val="22"/>
              </w:rPr>
            </w:pPr>
          </w:p>
        </w:tc>
      </w:tr>
      <w:tr w:rsidR="006549AB" w:rsidRPr="006549AB" w14:paraId="7C1FD97D" w14:textId="77777777" w:rsidTr="008F0616">
        <w:trPr>
          <w:jc w:val="center"/>
          <w:ins w:id="2766" w:author="Thu Huyen Tran" w:date="2023-12-05T20:39:00Z"/>
        </w:trPr>
        <w:tc>
          <w:tcPr>
            <w:tcW w:w="419" w:type="pct"/>
            <w:vAlign w:val="bottom"/>
          </w:tcPr>
          <w:p w14:paraId="6E96B969" w14:textId="77777777" w:rsidR="00444460" w:rsidRPr="006549AB" w:rsidRDefault="00444460" w:rsidP="00444460">
            <w:pPr>
              <w:spacing w:before="100" w:after="100"/>
              <w:jc w:val="center"/>
              <w:rPr>
                <w:ins w:id="2767" w:author="Thu Huyen Tran" w:date="2023-12-05T20:39:00Z"/>
                <w:sz w:val="22"/>
              </w:rPr>
            </w:pPr>
            <w:ins w:id="2768" w:author="Thu Huyen Tran" w:date="2023-12-05T20:39:00Z">
              <w:r w:rsidRPr="006549AB">
                <w:rPr>
                  <w:sz w:val="22"/>
                </w:rPr>
                <w:t>1994</w:t>
              </w:r>
            </w:ins>
          </w:p>
        </w:tc>
        <w:tc>
          <w:tcPr>
            <w:tcW w:w="674" w:type="pct"/>
            <w:vAlign w:val="bottom"/>
          </w:tcPr>
          <w:p w14:paraId="2753F3F9" w14:textId="5A0BA75A" w:rsidR="00444460" w:rsidRPr="006549AB" w:rsidRDefault="00444460" w:rsidP="00444460">
            <w:pPr>
              <w:spacing w:before="100" w:after="100"/>
              <w:ind w:right="15"/>
              <w:jc w:val="center"/>
              <w:rPr>
                <w:ins w:id="2769" w:author="Thu Huyen Tran" w:date="2023-12-05T20:39:00Z"/>
                <w:sz w:val="22"/>
              </w:rPr>
            </w:pPr>
            <w:ins w:id="2770" w:author="Huyen Tran Thu" w:date="2024-05-16T10:42:00Z" w16du:dateUtc="2024-05-16T03:42:00Z">
              <w:r w:rsidRPr="006549AB">
                <w:rPr>
                  <w:sz w:val="22"/>
                  <w:rPrChange w:id="2771" w:author="Huyen Tran Thu" w:date="2024-10-13T22:04:00Z" w16du:dateUtc="2024-10-13T15:04:00Z">
                    <w:rPr>
                      <w:rFonts w:ascii="Arial" w:hAnsi="Arial" w:cs="Arial"/>
                      <w:sz w:val="20"/>
                      <w:szCs w:val="20"/>
                    </w:rPr>
                  </w:rPrChange>
                </w:rPr>
                <w:t xml:space="preserve">922.102 </w:t>
              </w:r>
            </w:ins>
            <w:ins w:id="2772" w:author="Thu Huyen Tran" w:date="2023-12-05T20:42:00Z">
              <w:del w:id="2773" w:author="Huyen Tran Thu" w:date="2024-05-16T10:42:00Z" w16du:dateUtc="2024-05-16T03:42:00Z">
                <w:r w:rsidRPr="006549AB" w:rsidDel="00512A71">
                  <w:rPr>
                    <w:sz w:val="22"/>
                    <w:rPrChange w:id="2774" w:author="Huyen Tran Thu" w:date="2024-10-13T22:04:00Z" w16du:dateUtc="2024-10-13T15:04:00Z">
                      <w:rPr>
                        <w:rFonts w:ascii="Arial" w:hAnsi="Arial" w:cs="Arial"/>
                        <w:sz w:val="20"/>
                        <w:szCs w:val="20"/>
                      </w:rPr>
                    </w:rPrChange>
                  </w:rPr>
                  <w:delText xml:space="preserve">922.102 </w:delText>
                </w:r>
              </w:del>
            </w:ins>
          </w:p>
        </w:tc>
        <w:tc>
          <w:tcPr>
            <w:tcW w:w="781" w:type="pct"/>
            <w:vAlign w:val="bottom"/>
          </w:tcPr>
          <w:p w14:paraId="5AC350A0" w14:textId="37641080" w:rsidR="00444460" w:rsidRPr="006549AB" w:rsidRDefault="00444460" w:rsidP="00444460">
            <w:pPr>
              <w:spacing w:before="100" w:after="100"/>
              <w:ind w:right="15"/>
              <w:jc w:val="center"/>
              <w:rPr>
                <w:ins w:id="2775" w:author="Thu Huyen Tran" w:date="2023-12-05T20:39:00Z"/>
                <w:sz w:val="22"/>
              </w:rPr>
            </w:pPr>
            <w:ins w:id="2776" w:author="Huyen Tran Thu" w:date="2024-05-16T10:42:00Z" w16du:dateUtc="2024-05-16T03:42:00Z">
              <w:r w:rsidRPr="006549AB">
                <w:rPr>
                  <w:sz w:val="22"/>
                  <w:rPrChange w:id="2777" w:author="Huyen Tran Thu" w:date="2024-10-13T22:04:00Z" w16du:dateUtc="2024-10-13T15:04:00Z">
                    <w:rPr>
                      <w:rFonts w:ascii="Arial" w:hAnsi="Arial" w:cs="Arial"/>
                      <w:sz w:val="20"/>
                      <w:szCs w:val="20"/>
                    </w:rPr>
                  </w:rPrChange>
                </w:rPr>
                <w:t>49,5%</w:t>
              </w:r>
            </w:ins>
            <w:ins w:id="2778" w:author="Thu Huyen Tran" w:date="2023-12-05T20:43:00Z">
              <w:del w:id="2779" w:author="Huyen Tran Thu" w:date="2024-05-16T10:42:00Z" w16du:dateUtc="2024-05-16T03:42:00Z">
                <w:r w:rsidRPr="006549AB" w:rsidDel="008A5603">
                  <w:rPr>
                    <w:sz w:val="22"/>
                    <w:rPrChange w:id="2780" w:author="Huyen Tran Thu" w:date="2024-10-13T22:04:00Z" w16du:dateUtc="2024-10-13T15:04:00Z">
                      <w:rPr>
                        <w:rFonts w:ascii="Arial" w:hAnsi="Arial" w:cs="Arial"/>
                        <w:sz w:val="20"/>
                        <w:szCs w:val="20"/>
                      </w:rPr>
                    </w:rPrChange>
                  </w:rPr>
                  <w:delText>50,45%</w:delText>
                </w:r>
              </w:del>
            </w:ins>
          </w:p>
        </w:tc>
        <w:tc>
          <w:tcPr>
            <w:tcW w:w="861" w:type="pct"/>
            <w:vAlign w:val="bottom"/>
          </w:tcPr>
          <w:p w14:paraId="11F8FAAC" w14:textId="4A340E8E" w:rsidR="00444460" w:rsidRPr="006549AB" w:rsidRDefault="00444460" w:rsidP="00444460">
            <w:pPr>
              <w:spacing w:before="100" w:after="100"/>
              <w:ind w:right="15"/>
              <w:jc w:val="center"/>
              <w:rPr>
                <w:ins w:id="2781" w:author="Thu Huyen Tran" w:date="2023-12-05T20:39:00Z"/>
                <w:sz w:val="22"/>
              </w:rPr>
            </w:pPr>
            <w:ins w:id="2782" w:author="Thu Huyen Tran" w:date="2024-05-17T20:32:00Z" w16du:dateUtc="2024-05-17T13:32:00Z">
              <w:r w:rsidRPr="006549AB">
                <w:rPr>
                  <w:sz w:val="22"/>
                  <w:rPrChange w:id="2783" w:author="Huyen Tran Thu" w:date="2024-10-13T22:04:00Z" w16du:dateUtc="2024-10-13T15:04:00Z">
                    <w:rPr>
                      <w:rFonts w:ascii="Arial" w:hAnsi="Arial" w:cs="Arial"/>
                      <w:sz w:val="20"/>
                      <w:szCs w:val="20"/>
                    </w:rPr>
                  </w:rPrChange>
                </w:rPr>
                <w:t xml:space="preserve">922.102 </w:t>
              </w:r>
            </w:ins>
          </w:p>
        </w:tc>
        <w:tc>
          <w:tcPr>
            <w:tcW w:w="939" w:type="pct"/>
            <w:vAlign w:val="bottom"/>
          </w:tcPr>
          <w:p w14:paraId="17B54538" w14:textId="70441B46" w:rsidR="00444460" w:rsidRPr="006549AB" w:rsidRDefault="00444460" w:rsidP="00444460">
            <w:pPr>
              <w:spacing w:before="100" w:after="100"/>
              <w:ind w:right="15"/>
              <w:jc w:val="center"/>
              <w:rPr>
                <w:ins w:id="2784" w:author="Thu Huyen Tran" w:date="2023-12-05T20:39:00Z"/>
                <w:sz w:val="22"/>
              </w:rPr>
            </w:pPr>
            <w:ins w:id="2785" w:author="Thu Huyen Tran" w:date="2023-12-05T20:43:00Z">
              <w:r w:rsidRPr="006549AB">
                <w:rPr>
                  <w:sz w:val="22"/>
                  <w:rPrChange w:id="2786" w:author="Huyen Tran Thu" w:date="2024-10-13T22:04:00Z" w16du:dateUtc="2024-10-13T15:04:00Z">
                    <w:rPr>
                      <w:rFonts w:ascii="Arial" w:hAnsi="Arial" w:cs="Arial"/>
                      <w:sz w:val="20"/>
                      <w:szCs w:val="20"/>
                    </w:rPr>
                  </w:rPrChange>
                </w:rPr>
                <w:t xml:space="preserve">465.167 </w:t>
              </w:r>
            </w:ins>
          </w:p>
        </w:tc>
        <w:tc>
          <w:tcPr>
            <w:tcW w:w="713" w:type="pct"/>
            <w:vAlign w:val="bottom"/>
          </w:tcPr>
          <w:p w14:paraId="202D39AE" w14:textId="10CDA8C4" w:rsidR="00444460" w:rsidRPr="006549AB" w:rsidRDefault="00444460" w:rsidP="00444460">
            <w:pPr>
              <w:spacing w:before="100" w:after="100"/>
              <w:ind w:right="15"/>
              <w:jc w:val="center"/>
              <w:rPr>
                <w:ins w:id="2787" w:author="Thu Huyen Tran" w:date="2023-12-05T20:39:00Z"/>
                <w:sz w:val="22"/>
              </w:rPr>
            </w:pPr>
          </w:p>
        </w:tc>
        <w:tc>
          <w:tcPr>
            <w:tcW w:w="613" w:type="pct"/>
            <w:vAlign w:val="bottom"/>
          </w:tcPr>
          <w:p w14:paraId="020A94DE" w14:textId="1351D2C5" w:rsidR="00444460" w:rsidRPr="006549AB" w:rsidRDefault="00444460" w:rsidP="00444460">
            <w:pPr>
              <w:spacing w:before="100" w:after="100"/>
              <w:ind w:right="15"/>
              <w:jc w:val="center"/>
              <w:rPr>
                <w:ins w:id="2788" w:author="Thu Huyen Tran" w:date="2023-12-05T20:39:00Z"/>
                <w:sz w:val="22"/>
              </w:rPr>
            </w:pPr>
          </w:p>
        </w:tc>
      </w:tr>
      <w:tr w:rsidR="006549AB" w:rsidRPr="006549AB" w14:paraId="060C960A" w14:textId="77777777" w:rsidTr="008F0616">
        <w:trPr>
          <w:jc w:val="center"/>
          <w:ins w:id="2789" w:author="Thu Huyen Tran" w:date="2023-12-05T20:39:00Z"/>
        </w:trPr>
        <w:tc>
          <w:tcPr>
            <w:tcW w:w="419" w:type="pct"/>
            <w:vAlign w:val="bottom"/>
          </w:tcPr>
          <w:p w14:paraId="221B9554" w14:textId="77777777" w:rsidR="00444460" w:rsidRPr="006549AB" w:rsidRDefault="00444460" w:rsidP="00444460">
            <w:pPr>
              <w:spacing w:before="100" w:after="100"/>
              <w:jc w:val="center"/>
              <w:rPr>
                <w:ins w:id="2790" w:author="Thu Huyen Tran" w:date="2023-12-05T20:39:00Z"/>
                <w:sz w:val="22"/>
              </w:rPr>
            </w:pPr>
            <w:ins w:id="2791" w:author="Thu Huyen Tran" w:date="2023-12-05T20:39:00Z">
              <w:r w:rsidRPr="006549AB">
                <w:rPr>
                  <w:sz w:val="22"/>
                </w:rPr>
                <w:lastRenderedPageBreak/>
                <w:t>1995</w:t>
              </w:r>
            </w:ins>
          </w:p>
        </w:tc>
        <w:tc>
          <w:tcPr>
            <w:tcW w:w="674" w:type="pct"/>
            <w:vAlign w:val="bottom"/>
          </w:tcPr>
          <w:p w14:paraId="173C812C" w14:textId="41FC010C" w:rsidR="00444460" w:rsidRPr="006549AB" w:rsidRDefault="00444460" w:rsidP="00444460">
            <w:pPr>
              <w:spacing w:before="100" w:after="100"/>
              <w:ind w:right="15"/>
              <w:jc w:val="center"/>
              <w:rPr>
                <w:ins w:id="2792" w:author="Thu Huyen Tran" w:date="2023-12-05T20:39:00Z"/>
                <w:sz w:val="22"/>
              </w:rPr>
            </w:pPr>
            <w:ins w:id="2793" w:author="Huyen Tran Thu" w:date="2024-05-16T10:42:00Z" w16du:dateUtc="2024-05-16T03:42:00Z">
              <w:r w:rsidRPr="006549AB">
                <w:rPr>
                  <w:sz w:val="22"/>
                  <w:rPrChange w:id="2794" w:author="Huyen Tran Thu" w:date="2024-10-13T22:04:00Z" w16du:dateUtc="2024-10-13T15:04:00Z">
                    <w:rPr>
                      <w:rFonts w:ascii="Arial" w:hAnsi="Arial" w:cs="Arial"/>
                      <w:sz w:val="20"/>
                      <w:szCs w:val="20"/>
                    </w:rPr>
                  </w:rPrChange>
                </w:rPr>
                <w:t xml:space="preserve">1.077.894 </w:t>
              </w:r>
            </w:ins>
            <w:ins w:id="2795" w:author="Thu Huyen Tran" w:date="2023-12-05T20:42:00Z">
              <w:del w:id="2796" w:author="Huyen Tran Thu" w:date="2024-05-16T10:42:00Z" w16du:dateUtc="2024-05-16T03:42:00Z">
                <w:r w:rsidRPr="006549AB" w:rsidDel="00512A71">
                  <w:rPr>
                    <w:sz w:val="22"/>
                    <w:rPrChange w:id="2797" w:author="Huyen Tran Thu" w:date="2024-10-13T22:04:00Z" w16du:dateUtc="2024-10-13T15:04:00Z">
                      <w:rPr>
                        <w:rFonts w:ascii="Arial" w:hAnsi="Arial" w:cs="Arial"/>
                        <w:sz w:val="20"/>
                        <w:szCs w:val="20"/>
                      </w:rPr>
                    </w:rPrChange>
                  </w:rPr>
                  <w:delText xml:space="preserve">1.077.894 </w:delText>
                </w:r>
              </w:del>
            </w:ins>
          </w:p>
        </w:tc>
        <w:tc>
          <w:tcPr>
            <w:tcW w:w="781" w:type="pct"/>
            <w:vAlign w:val="bottom"/>
          </w:tcPr>
          <w:p w14:paraId="07343DAB" w14:textId="05A363E4" w:rsidR="00444460" w:rsidRPr="006549AB" w:rsidRDefault="00444460" w:rsidP="00444460">
            <w:pPr>
              <w:spacing w:before="100" w:after="100"/>
              <w:ind w:right="15"/>
              <w:jc w:val="center"/>
              <w:rPr>
                <w:ins w:id="2798" w:author="Thu Huyen Tran" w:date="2023-12-05T20:39:00Z"/>
                <w:sz w:val="22"/>
              </w:rPr>
            </w:pPr>
            <w:ins w:id="2799" w:author="Huyen Tran Thu" w:date="2024-05-16T10:42:00Z" w16du:dateUtc="2024-05-16T03:42:00Z">
              <w:r w:rsidRPr="006549AB">
                <w:rPr>
                  <w:sz w:val="22"/>
                  <w:rPrChange w:id="2800" w:author="Huyen Tran Thu" w:date="2024-10-13T22:04:00Z" w16du:dateUtc="2024-10-13T15:04:00Z">
                    <w:rPr>
                      <w:rFonts w:ascii="Arial" w:hAnsi="Arial" w:cs="Arial"/>
                      <w:sz w:val="20"/>
                      <w:szCs w:val="20"/>
                    </w:rPr>
                  </w:rPrChange>
                </w:rPr>
                <w:t>51,8%</w:t>
              </w:r>
            </w:ins>
            <w:ins w:id="2801" w:author="Thu Huyen Tran" w:date="2023-12-05T20:43:00Z">
              <w:del w:id="2802" w:author="Huyen Tran Thu" w:date="2024-05-16T10:42:00Z" w16du:dateUtc="2024-05-16T03:42:00Z">
                <w:r w:rsidRPr="006549AB" w:rsidDel="008A5603">
                  <w:rPr>
                    <w:sz w:val="22"/>
                    <w:rPrChange w:id="2803" w:author="Huyen Tran Thu" w:date="2024-10-13T22:04:00Z" w16du:dateUtc="2024-10-13T15:04:00Z">
                      <w:rPr>
                        <w:rFonts w:ascii="Arial" w:hAnsi="Arial" w:cs="Arial"/>
                        <w:sz w:val="20"/>
                        <w:szCs w:val="20"/>
                      </w:rPr>
                    </w:rPrChange>
                  </w:rPr>
                  <w:delText>51,33%</w:delText>
                </w:r>
              </w:del>
            </w:ins>
          </w:p>
        </w:tc>
        <w:tc>
          <w:tcPr>
            <w:tcW w:w="861" w:type="pct"/>
            <w:vAlign w:val="bottom"/>
          </w:tcPr>
          <w:p w14:paraId="7A2E83F0" w14:textId="28C9975A" w:rsidR="00444460" w:rsidRPr="006549AB" w:rsidRDefault="00444460" w:rsidP="00444460">
            <w:pPr>
              <w:spacing w:before="100" w:after="100"/>
              <w:ind w:right="15"/>
              <w:jc w:val="center"/>
              <w:rPr>
                <w:ins w:id="2804" w:author="Thu Huyen Tran" w:date="2023-12-05T20:39:00Z"/>
                <w:sz w:val="22"/>
              </w:rPr>
            </w:pPr>
            <w:ins w:id="2805" w:author="Thu Huyen Tran" w:date="2024-05-17T20:32:00Z" w16du:dateUtc="2024-05-17T13:32:00Z">
              <w:r w:rsidRPr="006549AB">
                <w:rPr>
                  <w:sz w:val="22"/>
                  <w:rPrChange w:id="2806" w:author="Huyen Tran Thu" w:date="2024-10-13T22:04:00Z" w16du:dateUtc="2024-10-13T15:04:00Z">
                    <w:rPr>
                      <w:rFonts w:ascii="Arial" w:hAnsi="Arial" w:cs="Arial"/>
                      <w:sz w:val="20"/>
                      <w:szCs w:val="20"/>
                    </w:rPr>
                  </w:rPrChange>
                </w:rPr>
                <w:t xml:space="preserve">1.077.894 </w:t>
              </w:r>
            </w:ins>
          </w:p>
        </w:tc>
        <w:tc>
          <w:tcPr>
            <w:tcW w:w="939" w:type="pct"/>
            <w:vAlign w:val="bottom"/>
          </w:tcPr>
          <w:p w14:paraId="65887E94" w14:textId="0144D8F2" w:rsidR="00444460" w:rsidRPr="006549AB" w:rsidRDefault="00444460" w:rsidP="00444460">
            <w:pPr>
              <w:spacing w:before="100" w:after="100"/>
              <w:ind w:right="15"/>
              <w:jc w:val="center"/>
              <w:rPr>
                <w:ins w:id="2807" w:author="Thu Huyen Tran" w:date="2023-12-05T20:39:00Z"/>
                <w:sz w:val="22"/>
              </w:rPr>
            </w:pPr>
            <w:ins w:id="2808" w:author="Thu Huyen Tran" w:date="2023-12-05T20:43:00Z">
              <w:r w:rsidRPr="006549AB">
                <w:rPr>
                  <w:sz w:val="22"/>
                  <w:rPrChange w:id="2809" w:author="Huyen Tran Thu" w:date="2024-10-13T22:04:00Z" w16du:dateUtc="2024-10-13T15:04:00Z">
                    <w:rPr>
                      <w:rFonts w:ascii="Arial" w:hAnsi="Arial" w:cs="Arial"/>
                      <w:sz w:val="20"/>
                      <w:szCs w:val="20"/>
                    </w:rPr>
                  </w:rPrChange>
                </w:rPr>
                <w:t xml:space="preserve">553.297 </w:t>
              </w:r>
            </w:ins>
          </w:p>
        </w:tc>
        <w:tc>
          <w:tcPr>
            <w:tcW w:w="713" w:type="pct"/>
            <w:vAlign w:val="bottom"/>
          </w:tcPr>
          <w:p w14:paraId="406CDF4A" w14:textId="3CD03235" w:rsidR="00444460" w:rsidRPr="006549AB" w:rsidRDefault="00444460" w:rsidP="00444460">
            <w:pPr>
              <w:spacing w:before="100" w:after="100"/>
              <w:ind w:right="15"/>
              <w:jc w:val="center"/>
              <w:rPr>
                <w:ins w:id="2810" w:author="Thu Huyen Tran" w:date="2023-12-05T20:39:00Z"/>
                <w:sz w:val="22"/>
              </w:rPr>
            </w:pPr>
          </w:p>
        </w:tc>
        <w:tc>
          <w:tcPr>
            <w:tcW w:w="613" w:type="pct"/>
            <w:vAlign w:val="bottom"/>
          </w:tcPr>
          <w:p w14:paraId="2BBEE676" w14:textId="450F9D7E" w:rsidR="00444460" w:rsidRPr="006549AB" w:rsidRDefault="00444460" w:rsidP="00444460">
            <w:pPr>
              <w:spacing w:before="100" w:after="100"/>
              <w:ind w:right="15"/>
              <w:jc w:val="center"/>
              <w:rPr>
                <w:ins w:id="2811" w:author="Thu Huyen Tran" w:date="2023-12-05T20:39:00Z"/>
                <w:sz w:val="22"/>
              </w:rPr>
            </w:pPr>
          </w:p>
        </w:tc>
      </w:tr>
      <w:tr w:rsidR="006549AB" w:rsidRPr="006549AB" w14:paraId="0469C06D" w14:textId="77777777" w:rsidTr="008F0616">
        <w:trPr>
          <w:jc w:val="center"/>
          <w:ins w:id="2812" w:author="Thu Huyen Tran" w:date="2023-12-05T20:39:00Z"/>
        </w:trPr>
        <w:tc>
          <w:tcPr>
            <w:tcW w:w="419" w:type="pct"/>
            <w:vAlign w:val="bottom"/>
          </w:tcPr>
          <w:p w14:paraId="5E09477B" w14:textId="77777777" w:rsidR="00444460" w:rsidRPr="006549AB" w:rsidRDefault="00444460" w:rsidP="00444460">
            <w:pPr>
              <w:spacing w:before="100" w:after="100"/>
              <w:jc w:val="center"/>
              <w:rPr>
                <w:ins w:id="2813" w:author="Thu Huyen Tran" w:date="2023-12-05T20:39:00Z"/>
                <w:sz w:val="22"/>
              </w:rPr>
            </w:pPr>
            <w:ins w:id="2814" w:author="Thu Huyen Tran" w:date="2023-12-05T20:39:00Z">
              <w:r w:rsidRPr="006549AB">
                <w:rPr>
                  <w:sz w:val="22"/>
                </w:rPr>
                <w:t>1996</w:t>
              </w:r>
            </w:ins>
          </w:p>
        </w:tc>
        <w:tc>
          <w:tcPr>
            <w:tcW w:w="674" w:type="pct"/>
            <w:vAlign w:val="bottom"/>
          </w:tcPr>
          <w:p w14:paraId="25081253" w14:textId="35799AA6" w:rsidR="00444460" w:rsidRPr="006549AB" w:rsidRDefault="00444460" w:rsidP="00444460">
            <w:pPr>
              <w:spacing w:before="100" w:after="100"/>
              <w:ind w:right="15"/>
              <w:jc w:val="center"/>
              <w:rPr>
                <w:ins w:id="2815" w:author="Thu Huyen Tran" w:date="2023-12-05T20:39:00Z"/>
                <w:sz w:val="22"/>
              </w:rPr>
            </w:pPr>
            <w:ins w:id="2816" w:author="Huyen Tran Thu" w:date="2024-05-16T10:42:00Z" w16du:dateUtc="2024-05-16T03:42:00Z">
              <w:r w:rsidRPr="006549AB">
                <w:rPr>
                  <w:sz w:val="22"/>
                  <w:rPrChange w:id="2817" w:author="Huyen Tran Thu" w:date="2024-10-13T22:04:00Z" w16du:dateUtc="2024-10-13T15:04:00Z">
                    <w:rPr>
                      <w:rFonts w:ascii="Arial" w:hAnsi="Arial" w:cs="Arial"/>
                      <w:sz w:val="20"/>
                      <w:szCs w:val="20"/>
                    </w:rPr>
                  </w:rPrChange>
                </w:rPr>
                <w:t xml:space="preserve">1.241.670 </w:t>
              </w:r>
            </w:ins>
            <w:ins w:id="2818" w:author="Thu Huyen Tran" w:date="2023-12-05T20:42:00Z">
              <w:del w:id="2819" w:author="Huyen Tran Thu" w:date="2024-05-16T10:42:00Z" w16du:dateUtc="2024-05-16T03:42:00Z">
                <w:r w:rsidRPr="006549AB" w:rsidDel="00512A71">
                  <w:rPr>
                    <w:sz w:val="22"/>
                    <w:rPrChange w:id="2820" w:author="Huyen Tran Thu" w:date="2024-10-13T22:04:00Z" w16du:dateUtc="2024-10-13T15:04:00Z">
                      <w:rPr>
                        <w:rFonts w:ascii="Arial" w:hAnsi="Arial" w:cs="Arial"/>
                        <w:sz w:val="20"/>
                        <w:szCs w:val="20"/>
                      </w:rPr>
                    </w:rPrChange>
                  </w:rPr>
                  <w:delText xml:space="preserve">1.241.670 </w:delText>
                </w:r>
              </w:del>
            </w:ins>
          </w:p>
        </w:tc>
        <w:tc>
          <w:tcPr>
            <w:tcW w:w="781" w:type="pct"/>
            <w:vAlign w:val="bottom"/>
          </w:tcPr>
          <w:p w14:paraId="41B3CF6C" w14:textId="5BA0B56D" w:rsidR="00444460" w:rsidRPr="006549AB" w:rsidRDefault="00444460" w:rsidP="00444460">
            <w:pPr>
              <w:spacing w:before="100" w:after="100"/>
              <w:ind w:right="15"/>
              <w:jc w:val="center"/>
              <w:rPr>
                <w:ins w:id="2821" w:author="Thu Huyen Tran" w:date="2023-12-05T20:39:00Z"/>
                <w:sz w:val="22"/>
              </w:rPr>
            </w:pPr>
            <w:ins w:id="2822" w:author="Huyen Tran Thu" w:date="2024-05-16T10:42:00Z" w16du:dateUtc="2024-05-16T03:42:00Z">
              <w:r w:rsidRPr="006549AB">
                <w:rPr>
                  <w:sz w:val="22"/>
                  <w:rPrChange w:id="2823" w:author="Huyen Tran Thu" w:date="2024-10-13T22:04:00Z" w16du:dateUtc="2024-10-13T15:04:00Z">
                    <w:rPr>
                      <w:rFonts w:ascii="Arial" w:hAnsi="Arial" w:cs="Arial"/>
                      <w:sz w:val="20"/>
                      <w:szCs w:val="20"/>
                    </w:rPr>
                  </w:rPrChange>
                </w:rPr>
                <w:t>54,0%</w:t>
              </w:r>
            </w:ins>
            <w:ins w:id="2824" w:author="Thu Huyen Tran" w:date="2023-12-05T20:43:00Z">
              <w:del w:id="2825" w:author="Huyen Tran Thu" w:date="2024-05-16T10:42:00Z" w16du:dateUtc="2024-05-16T03:42:00Z">
                <w:r w:rsidRPr="006549AB" w:rsidDel="008A5603">
                  <w:rPr>
                    <w:sz w:val="22"/>
                    <w:rPrChange w:id="2826" w:author="Huyen Tran Thu" w:date="2024-10-13T22:04:00Z" w16du:dateUtc="2024-10-13T15:04:00Z">
                      <w:rPr>
                        <w:rFonts w:ascii="Arial" w:hAnsi="Arial" w:cs="Arial"/>
                        <w:sz w:val="20"/>
                        <w:szCs w:val="20"/>
                      </w:rPr>
                    </w:rPrChange>
                  </w:rPr>
                  <w:delText>52,16%</w:delText>
                </w:r>
              </w:del>
            </w:ins>
          </w:p>
        </w:tc>
        <w:tc>
          <w:tcPr>
            <w:tcW w:w="861" w:type="pct"/>
            <w:vAlign w:val="bottom"/>
          </w:tcPr>
          <w:p w14:paraId="2A2930D6" w14:textId="5D5667AD" w:rsidR="00444460" w:rsidRPr="006549AB" w:rsidRDefault="00444460" w:rsidP="00444460">
            <w:pPr>
              <w:spacing w:before="100" w:after="100"/>
              <w:ind w:right="15"/>
              <w:jc w:val="center"/>
              <w:rPr>
                <w:ins w:id="2827" w:author="Thu Huyen Tran" w:date="2023-12-05T20:39:00Z"/>
                <w:sz w:val="22"/>
              </w:rPr>
            </w:pPr>
            <w:ins w:id="2828" w:author="Thu Huyen Tran" w:date="2024-05-17T20:32:00Z" w16du:dateUtc="2024-05-17T13:32:00Z">
              <w:r w:rsidRPr="006549AB">
                <w:rPr>
                  <w:sz w:val="22"/>
                  <w:rPrChange w:id="2829" w:author="Huyen Tran Thu" w:date="2024-10-13T22:04:00Z" w16du:dateUtc="2024-10-13T15:04:00Z">
                    <w:rPr>
                      <w:rFonts w:ascii="Arial" w:hAnsi="Arial" w:cs="Arial"/>
                      <w:sz w:val="20"/>
                      <w:szCs w:val="20"/>
                    </w:rPr>
                  </w:rPrChange>
                </w:rPr>
                <w:t xml:space="preserve">1.241.670 </w:t>
              </w:r>
            </w:ins>
          </w:p>
        </w:tc>
        <w:tc>
          <w:tcPr>
            <w:tcW w:w="939" w:type="pct"/>
            <w:vAlign w:val="bottom"/>
          </w:tcPr>
          <w:p w14:paraId="094349FA" w14:textId="3A7FA7BA" w:rsidR="00444460" w:rsidRPr="006549AB" w:rsidRDefault="00444460" w:rsidP="00444460">
            <w:pPr>
              <w:spacing w:before="100" w:after="100"/>
              <w:ind w:right="15"/>
              <w:jc w:val="center"/>
              <w:rPr>
                <w:ins w:id="2830" w:author="Thu Huyen Tran" w:date="2023-12-05T20:39:00Z"/>
                <w:sz w:val="22"/>
              </w:rPr>
            </w:pPr>
            <w:ins w:id="2831" w:author="Thu Huyen Tran" w:date="2023-12-05T20:43:00Z">
              <w:r w:rsidRPr="006549AB">
                <w:rPr>
                  <w:sz w:val="22"/>
                  <w:rPrChange w:id="2832" w:author="Huyen Tran Thu" w:date="2024-10-13T22:04:00Z" w16du:dateUtc="2024-10-13T15:04:00Z">
                    <w:rPr>
                      <w:rFonts w:ascii="Arial" w:hAnsi="Arial" w:cs="Arial"/>
                      <w:sz w:val="20"/>
                      <w:szCs w:val="20"/>
                    </w:rPr>
                  </w:rPrChange>
                </w:rPr>
                <w:t xml:space="preserve">647.695 </w:t>
              </w:r>
            </w:ins>
          </w:p>
        </w:tc>
        <w:tc>
          <w:tcPr>
            <w:tcW w:w="713" w:type="pct"/>
            <w:vAlign w:val="bottom"/>
          </w:tcPr>
          <w:p w14:paraId="7579B330" w14:textId="1A22EE47" w:rsidR="00444460" w:rsidRPr="006549AB" w:rsidRDefault="00444460" w:rsidP="00444460">
            <w:pPr>
              <w:spacing w:before="100" w:after="100"/>
              <w:ind w:right="15"/>
              <w:jc w:val="center"/>
              <w:rPr>
                <w:ins w:id="2833" w:author="Thu Huyen Tran" w:date="2023-12-05T20:39:00Z"/>
                <w:sz w:val="22"/>
              </w:rPr>
            </w:pPr>
          </w:p>
        </w:tc>
        <w:tc>
          <w:tcPr>
            <w:tcW w:w="613" w:type="pct"/>
            <w:vAlign w:val="bottom"/>
          </w:tcPr>
          <w:p w14:paraId="58DC418E" w14:textId="0319C105" w:rsidR="00444460" w:rsidRPr="006549AB" w:rsidRDefault="00444460" w:rsidP="00444460">
            <w:pPr>
              <w:spacing w:before="100" w:after="100"/>
              <w:ind w:right="15"/>
              <w:jc w:val="center"/>
              <w:rPr>
                <w:ins w:id="2834" w:author="Thu Huyen Tran" w:date="2023-12-05T20:39:00Z"/>
                <w:sz w:val="22"/>
              </w:rPr>
            </w:pPr>
          </w:p>
        </w:tc>
      </w:tr>
      <w:tr w:rsidR="006549AB" w:rsidRPr="006549AB" w14:paraId="6F6F3546" w14:textId="77777777" w:rsidTr="008F0616">
        <w:trPr>
          <w:jc w:val="center"/>
          <w:ins w:id="2835" w:author="Thu Huyen Tran" w:date="2023-12-05T20:39:00Z"/>
        </w:trPr>
        <w:tc>
          <w:tcPr>
            <w:tcW w:w="419" w:type="pct"/>
            <w:vAlign w:val="bottom"/>
          </w:tcPr>
          <w:p w14:paraId="69AB125E" w14:textId="77777777" w:rsidR="00444460" w:rsidRPr="006549AB" w:rsidRDefault="00444460" w:rsidP="00444460">
            <w:pPr>
              <w:spacing w:before="100" w:after="100"/>
              <w:jc w:val="center"/>
              <w:rPr>
                <w:ins w:id="2836" w:author="Thu Huyen Tran" w:date="2023-12-05T20:39:00Z"/>
                <w:sz w:val="22"/>
              </w:rPr>
            </w:pPr>
            <w:ins w:id="2837" w:author="Thu Huyen Tran" w:date="2023-12-05T20:39:00Z">
              <w:r w:rsidRPr="006549AB">
                <w:rPr>
                  <w:sz w:val="22"/>
                </w:rPr>
                <w:t>1997</w:t>
              </w:r>
            </w:ins>
          </w:p>
        </w:tc>
        <w:tc>
          <w:tcPr>
            <w:tcW w:w="674" w:type="pct"/>
            <w:vAlign w:val="bottom"/>
          </w:tcPr>
          <w:p w14:paraId="62EC92B6" w14:textId="3B804E40" w:rsidR="00444460" w:rsidRPr="006549AB" w:rsidRDefault="00444460" w:rsidP="00444460">
            <w:pPr>
              <w:spacing w:before="100" w:after="100"/>
              <w:ind w:right="15"/>
              <w:jc w:val="center"/>
              <w:rPr>
                <w:ins w:id="2838" w:author="Thu Huyen Tran" w:date="2023-12-05T20:39:00Z"/>
                <w:sz w:val="22"/>
              </w:rPr>
            </w:pPr>
            <w:ins w:id="2839" w:author="Huyen Tran Thu" w:date="2024-05-16T10:42:00Z" w16du:dateUtc="2024-05-16T03:42:00Z">
              <w:r w:rsidRPr="006549AB">
                <w:rPr>
                  <w:sz w:val="22"/>
                  <w:rPrChange w:id="2840" w:author="Huyen Tran Thu" w:date="2024-10-13T22:04:00Z" w16du:dateUtc="2024-10-13T15:04:00Z">
                    <w:rPr>
                      <w:rFonts w:ascii="Arial" w:hAnsi="Arial" w:cs="Arial"/>
                      <w:sz w:val="20"/>
                      <w:szCs w:val="20"/>
                    </w:rPr>
                  </w:rPrChange>
                </w:rPr>
                <w:t xml:space="preserve">1.681.557 </w:t>
              </w:r>
            </w:ins>
            <w:ins w:id="2841" w:author="Thu Huyen Tran" w:date="2023-12-05T20:42:00Z">
              <w:del w:id="2842" w:author="Huyen Tran Thu" w:date="2024-05-16T10:42:00Z" w16du:dateUtc="2024-05-16T03:42:00Z">
                <w:r w:rsidRPr="006549AB" w:rsidDel="00512A71">
                  <w:rPr>
                    <w:sz w:val="22"/>
                    <w:rPrChange w:id="2843" w:author="Huyen Tran Thu" w:date="2024-10-13T22:04:00Z" w16du:dateUtc="2024-10-13T15:04:00Z">
                      <w:rPr>
                        <w:rFonts w:ascii="Arial" w:hAnsi="Arial" w:cs="Arial"/>
                        <w:sz w:val="20"/>
                        <w:szCs w:val="20"/>
                      </w:rPr>
                    </w:rPrChange>
                  </w:rPr>
                  <w:delText xml:space="preserve">1.681.557 </w:delText>
                </w:r>
              </w:del>
            </w:ins>
          </w:p>
        </w:tc>
        <w:tc>
          <w:tcPr>
            <w:tcW w:w="781" w:type="pct"/>
            <w:vAlign w:val="bottom"/>
          </w:tcPr>
          <w:p w14:paraId="28C545E8" w14:textId="6F943B69" w:rsidR="00444460" w:rsidRPr="006549AB" w:rsidRDefault="00444460" w:rsidP="00444460">
            <w:pPr>
              <w:spacing w:before="100" w:after="100"/>
              <w:ind w:right="15"/>
              <w:jc w:val="center"/>
              <w:rPr>
                <w:ins w:id="2844" w:author="Thu Huyen Tran" w:date="2023-12-05T20:39:00Z"/>
                <w:sz w:val="22"/>
              </w:rPr>
            </w:pPr>
            <w:ins w:id="2845" w:author="Huyen Tran Thu" w:date="2024-05-16T10:42:00Z" w16du:dateUtc="2024-05-16T03:42:00Z">
              <w:r w:rsidRPr="006549AB">
                <w:rPr>
                  <w:sz w:val="22"/>
                  <w:rPrChange w:id="2846" w:author="Huyen Tran Thu" w:date="2024-10-13T22:04:00Z" w16du:dateUtc="2024-10-13T15:04:00Z">
                    <w:rPr>
                      <w:rFonts w:ascii="Arial" w:hAnsi="Arial" w:cs="Arial"/>
                      <w:sz w:val="20"/>
                      <w:szCs w:val="20"/>
                    </w:rPr>
                  </w:rPrChange>
                </w:rPr>
                <w:t>56,3%</w:t>
              </w:r>
            </w:ins>
            <w:ins w:id="2847" w:author="Thu Huyen Tran" w:date="2023-12-05T20:43:00Z">
              <w:del w:id="2848" w:author="Huyen Tran Thu" w:date="2024-05-16T10:42:00Z" w16du:dateUtc="2024-05-16T03:42:00Z">
                <w:r w:rsidRPr="006549AB" w:rsidDel="008A5603">
                  <w:rPr>
                    <w:sz w:val="22"/>
                    <w:rPrChange w:id="2849" w:author="Huyen Tran Thu" w:date="2024-10-13T22:04:00Z" w16du:dateUtc="2024-10-13T15:04:00Z">
                      <w:rPr>
                        <w:rFonts w:ascii="Arial" w:hAnsi="Arial" w:cs="Arial"/>
                        <w:sz w:val="20"/>
                        <w:szCs w:val="20"/>
                      </w:rPr>
                    </w:rPrChange>
                  </w:rPr>
                  <w:delText>54,61%</w:delText>
                </w:r>
              </w:del>
            </w:ins>
          </w:p>
        </w:tc>
        <w:tc>
          <w:tcPr>
            <w:tcW w:w="861" w:type="pct"/>
            <w:vAlign w:val="bottom"/>
          </w:tcPr>
          <w:p w14:paraId="33179D70" w14:textId="28EFB72B" w:rsidR="00444460" w:rsidRPr="006549AB" w:rsidRDefault="00444460" w:rsidP="00444460">
            <w:pPr>
              <w:spacing w:before="100" w:after="100"/>
              <w:ind w:right="15"/>
              <w:jc w:val="center"/>
              <w:rPr>
                <w:ins w:id="2850" w:author="Thu Huyen Tran" w:date="2023-12-05T20:39:00Z"/>
                <w:sz w:val="22"/>
              </w:rPr>
            </w:pPr>
            <w:ins w:id="2851" w:author="Thu Huyen Tran" w:date="2024-05-17T20:32:00Z" w16du:dateUtc="2024-05-17T13:32:00Z">
              <w:r w:rsidRPr="006549AB">
                <w:rPr>
                  <w:sz w:val="22"/>
                  <w:rPrChange w:id="2852" w:author="Huyen Tran Thu" w:date="2024-10-13T22:04:00Z" w16du:dateUtc="2024-10-13T15:04:00Z">
                    <w:rPr>
                      <w:rFonts w:ascii="Arial" w:hAnsi="Arial" w:cs="Arial"/>
                      <w:sz w:val="20"/>
                      <w:szCs w:val="20"/>
                    </w:rPr>
                  </w:rPrChange>
                </w:rPr>
                <w:t xml:space="preserve">1.681.557 </w:t>
              </w:r>
            </w:ins>
          </w:p>
        </w:tc>
        <w:tc>
          <w:tcPr>
            <w:tcW w:w="939" w:type="pct"/>
            <w:vAlign w:val="bottom"/>
          </w:tcPr>
          <w:p w14:paraId="2BFFA875" w14:textId="49280A39" w:rsidR="00444460" w:rsidRPr="006549AB" w:rsidRDefault="00444460" w:rsidP="00444460">
            <w:pPr>
              <w:spacing w:before="100" w:after="100"/>
              <w:ind w:right="15"/>
              <w:jc w:val="center"/>
              <w:rPr>
                <w:ins w:id="2853" w:author="Thu Huyen Tran" w:date="2023-12-05T20:39:00Z"/>
                <w:sz w:val="22"/>
              </w:rPr>
            </w:pPr>
            <w:ins w:id="2854" w:author="Thu Huyen Tran" w:date="2023-12-05T20:43:00Z">
              <w:r w:rsidRPr="006549AB">
                <w:rPr>
                  <w:sz w:val="22"/>
                  <w:rPrChange w:id="2855" w:author="Huyen Tran Thu" w:date="2024-10-13T22:04:00Z" w16du:dateUtc="2024-10-13T15:04:00Z">
                    <w:rPr>
                      <w:rFonts w:ascii="Arial" w:hAnsi="Arial" w:cs="Arial"/>
                      <w:sz w:val="20"/>
                      <w:szCs w:val="20"/>
                    </w:rPr>
                  </w:rPrChange>
                </w:rPr>
                <w:t xml:space="preserve">918.253 </w:t>
              </w:r>
            </w:ins>
          </w:p>
        </w:tc>
        <w:tc>
          <w:tcPr>
            <w:tcW w:w="713" w:type="pct"/>
            <w:vAlign w:val="bottom"/>
          </w:tcPr>
          <w:p w14:paraId="09EE5105" w14:textId="491BD729" w:rsidR="00444460" w:rsidRPr="006549AB" w:rsidRDefault="00444460" w:rsidP="00444460">
            <w:pPr>
              <w:spacing w:before="100" w:after="100"/>
              <w:ind w:right="15"/>
              <w:jc w:val="center"/>
              <w:rPr>
                <w:ins w:id="2856" w:author="Thu Huyen Tran" w:date="2023-12-05T20:39:00Z"/>
                <w:sz w:val="22"/>
              </w:rPr>
            </w:pPr>
          </w:p>
        </w:tc>
        <w:tc>
          <w:tcPr>
            <w:tcW w:w="613" w:type="pct"/>
            <w:vAlign w:val="bottom"/>
          </w:tcPr>
          <w:p w14:paraId="16A6EF5B" w14:textId="0E0E92EB" w:rsidR="00444460" w:rsidRPr="006549AB" w:rsidRDefault="00444460" w:rsidP="00444460">
            <w:pPr>
              <w:spacing w:before="100" w:after="100"/>
              <w:ind w:right="15"/>
              <w:jc w:val="center"/>
              <w:rPr>
                <w:ins w:id="2857" w:author="Thu Huyen Tran" w:date="2023-12-05T20:39:00Z"/>
                <w:sz w:val="22"/>
              </w:rPr>
            </w:pPr>
          </w:p>
        </w:tc>
      </w:tr>
      <w:tr w:rsidR="006549AB" w:rsidRPr="006549AB" w14:paraId="7D937B26" w14:textId="77777777" w:rsidTr="008F0616">
        <w:trPr>
          <w:jc w:val="center"/>
          <w:ins w:id="2858" w:author="Thu Huyen Tran" w:date="2023-12-05T20:39:00Z"/>
        </w:trPr>
        <w:tc>
          <w:tcPr>
            <w:tcW w:w="419" w:type="pct"/>
            <w:vAlign w:val="bottom"/>
          </w:tcPr>
          <w:p w14:paraId="36B02AC9" w14:textId="77777777" w:rsidR="00444460" w:rsidRPr="006549AB" w:rsidRDefault="00444460" w:rsidP="00444460">
            <w:pPr>
              <w:spacing w:before="100" w:after="100"/>
              <w:jc w:val="center"/>
              <w:rPr>
                <w:ins w:id="2859" w:author="Thu Huyen Tran" w:date="2023-12-05T20:39:00Z"/>
                <w:sz w:val="22"/>
              </w:rPr>
            </w:pPr>
            <w:ins w:id="2860" w:author="Thu Huyen Tran" w:date="2023-12-05T20:39:00Z">
              <w:r w:rsidRPr="006549AB">
                <w:rPr>
                  <w:sz w:val="22"/>
                </w:rPr>
                <w:t>1998</w:t>
              </w:r>
            </w:ins>
          </w:p>
        </w:tc>
        <w:tc>
          <w:tcPr>
            <w:tcW w:w="674" w:type="pct"/>
            <w:vAlign w:val="bottom"/>
          </w:tcPr>
          <w:p w14:paraId="1F662DD3" w14:textId="6A1CD15A" w:rsidR="00444460" w:rsidRPr="006549AB" w:rsidRDefault="00444460" w:rsidP="00444460">
            <w:pPr>
              <w:spacing w:before="100" w:after="100"/>
              <w:ind w:right="15"/>
              <w:jc w:val="center"/>
              <w:rPr>
                <w:ins w:id="2861" w:author="Thu Huyen Tran" w:date="2023-12-05T20:39:00Z"/>
                <w:sz w:val="22"/>
              </w:rPr>
            </w:pPr>
            <w:ins w:id="2862" w:author="Huyen Tran Thu" w:date="2024-05-16T10:42:00Z" w16du:dateUtc="2024-05-16T03:42:00Z">
              <w:r w:rsidRPr="006549AB">
                <w:rPr>
                  <w:sz w:val="22"/>
                  <w:rPrChange w:id="2863" w:author="Huyen Tran Thu" w:date="2024-10-13T22:04:00Z" w16du:dateUtc="2024-10-13T15:04:00Z">
                    <w:rPr>
                      <w:rFonts w:ascii="Arial" w:hAnsi="Arial" w:cs="Arial"/>
                      <w:sz w:val="20"/>
                      <w:szCs w:val="20"/>
                    </w:rPr>
                  </w:rPrChange>
                </w:rPr>
                <w:t xml:space="preserve">1.943.383 </w:t>
              </w:r>
            </w:ins>
            <w:ins w:id="2864" w:author="Thu Huyen Tran" w:date="2023-12-05T20:42:00Z">
              <w:del w:id="2865" w:author="Huyen Tran Thu" w:date="2024-05-16T10:42:00Z" w16du:dateUtc="2024-05-16T03:42:00Z">
                <w:r w:rsidRPr="006549AB" w:rsidDel="00512A71">
                  <w:rPr>
                    <w:sz w:val="22"/>
                    <w:rPrChange w:id="2866" w:author="Huyen Tran Thu" w:date="2024-10-13T22:04:00Z" w16du:dateUtc="2024-10-13T15:04:00Z">
                      <w:rPr>
                        <w:rFonts w:ascii="Arial" w:hAnsi="Arial" w:cs="Arial"/>
                        <w:sz w:val="20"/>
                        <w:szCs w:val="20"/>
                      </w:rPr>
                    </w:rPrChange>
                  </w:rPr>
                  <w:delText xml:space="preserve">1.943.383 </w:delText>
                </w:r>
              </w:del>
            </w:ins>
          </w:p>
        </w:tc>
        <w:tc>
          <w:tcPr>
            <w:tcW w:w="781" w:type="pct"/>
            <w:vAlign w:val="bottom"/>
          </w:tcPr>
          <w:p w14:paraId="2DF8B219" w14:textId="485B2764" w:rsidR="00444460" w:rsidRPr="006549AB" w:rsidRDefault="00444460" w:rsidP="00444460">
            <w:pPr>
              <w:spacing w:before="100" w:after="100"/>
              <w:ind w:right="15"/>
              <w:jc w:val="center"/>
              <w:rPr>
                <w:ins w:id="2867" w:author="Thu Huyen Tran" w:date="2023-12-05T20:39:00Z"/>
                <w:sz w:val="22"/>
              </w:rPr>
            </w:pPr>
            <w:ins w:id="2868" w:author="Huyen Tran Thu" w:date="2024-05-16T10:42:00Z" w16du:dateUtc="2024-05-16T03:42:00Z">
              <w:r w:rsidRPr="006549AB">
                <w:rPr>
                  <w:sz w:val="22"/>
                  <w:rPrChange w:id="2869" w:author="Huyen Tran Thu" w:date="2024-10-13T22:04:00Z" w16du:dateUtc="2024-10-13T15:04:00Z">
                    <w:rPr>
                      <w:rFonts w:ascii="Arial" w:hAnsi="Arial" w:cs="Arial"/>
                      <w:sz w:val="20"/>
                      <w:szCs w:val="20"/>
                    </w:rPr>
                  </w:rPrChange>
                </w:rPr>
                <w:t>58,5%</w:t>
              </w:r>
            </w:ins>
            <w:ins w:id="2870" w:author="Thu Huyen Tran" w:date="2023-12-05T20:43:00Z">
              <w:del w:id="2871" w:author="Huyen Tran Thu" w:date="2024-05-16T10:42:00Z" w16du:dateUtc="2024-05-16T03:42:00Z">
                <w:r w:rsidRPr="006549AB" w:rsidDel="008A5603">
                  <w:rPr>
                    <w:sz w:val="22"/>
                    <w:rPrChange w:id="2872" w:author="Huyen Tran Thu" w:date="2024-10-13T22:04:00Z" w16du:dateUtc="2024-10-13T15:04:00Z">
                      <w:rPr>
                        <w:rFonts w:ascii="Arial" w:hAnsi="Arial" w:cs="Arial"/>
                        <w:sz w:val="20"/>
                        <w:szCs w:val="20"/>
                      </w:rPr>
                    </w:rPrChange>
                  </w:rPr>
                  <w:delText>55,69%</w:delText>
                </w:r>
              </w:del>
            </w:ins>
          </w:p>
        </w:tc>
        <w:tc>
          <w:tcPr>
            <w:tcW w:w="861" w:type="pct"/>
            <w:vAlign w:val="bottom"/>
          </w:tcPr>
          <w:p w14:paraId="38D536A2" w14:textId="711F41E1" w:rsidR="00444460" w:rsidRPr="006549AB" w:rsidRDefault="00444460" w:rsidP="00444460">
            <w:pPr>
              <w:spacing w:before="100" w:after="100"/>
              <w:ind w:right="15"/>
              <w:jc w:val="center"/>
              <w:rPr>
                <w:ins w:id="2873" w:author="Thu Huyen Tran" w:date="2023-12-05T20:39:00Z"/>
                <w:sz w:val="22"/>
              </w:rPr>
            </w:pPr>
            <w:ins w:id="2874" w:author="Thu Huyen Tran" w:date="2024-05-17T20:32:00Z" w16du:dateUtc="2024-05-17T13:32:00Z">
              <w:r w:rsidRPr="006549AB">
                <w:rPr>
                  <w:sz w:val="22"/>
                  <w:rPrChange w:id="2875" w:author="Huyen Tran Thu" w:date="2024-10-13T22:04:00Z" w16du:dateUtc="2024-10-13T15:04:00Z">
                    <w:rPr>
                      <w:rFonts w:ascii="Arial" w:hAnsi="Arial" w:cs="Arial"/>
                      <w:sz w:val="20"/>
                      <w:szCs w:val="20"/>
                    </w:rPr>
                  </w:rPrChange>
                </w:rPr>
                <w:t xml:space="preserve">1.943.383 </w:t>
              </w:r>
            </w:ins>
          </w:p>
        </w:tc>
        <w:tc>
          <w:tcPr>
            <w:tcW w:w="939" w:type="pct"/>
            <w:vAlign w:val="bottom"/>
          </w:tcPr>
          <w:p w14:paraId="669DBE9D" w14:textId="1465DC79" w:rsidR="00444460" w:rsidRPr="006549AB" w:rsidRDefault="00444460" w:rsidP="00444460">
            <w:pPr>
              <w:spacing w:before="100" w:after="100"/>
              <w:ind w:right="15"/>
              <w:jc w:val="center"/>
              <w:rPr>
                <w:ins w:id="2876" w:author="Thu Huyen Tran" w:date="2023-12-05T20:39:00Z"/>
                <w:sz w:val="22"/>
              </w:rPr>
            </w:pPr>
            <w:ins w:id="2877" w:author="Thu Huyen Tran" w:date="2023-12-05T20:43:00Z">
              <w:r w:rsidRPr="006549AB">
                <w:rPr>
                  <w:sz w:val="22"/>
                  <w:rPrChange w:id="2878" w:author="Huyen Tran Thu" w:date="2024-10-13T22:04:00Z" w16du:dateUtc="2024-10-13T15:04:00Z">
                    <w:rPr>
                      <w:rFonts w:ascii="Arial" w:hAnsi="Arial" w:cs="Arial"/>
                      <w:sz w:val="20"/>
                      <w:szCs w:val="20"/>
                    </w:rPr>
                  </w:rPrChange>
                </w:rPr>
                <w:t xml:space="preserve">1.082.343 </w:t>
              </w:r>
            </w:ins>
          </w:p>
        </w:tc>
        <w:tc>
          <w:tcPr>
            <w:tcW w:w="713" w:type="pct"/>
            <w:vAlign w:val="bottom"/>
          </w:tcPr>
          <w:p w14:paraId="4CA67E1A" w14:textId="4C1A10AB" w:rsidR="00444460" w:rsidRPr="006549AB" w:rsidRDefault="00444460" w:rsidP="00444460">
            <w:pPr>
              <w:spacing w:before="100" w:after="100"/>
              <w:ind w:right="15"/>
              <w:jc w:val="center"/>
              <w:rPr>
                <w:ins w:id="2879" w:author="Thu Huyen Tran" w:date="2023-12-05T20:39:00Z"/>
                <w:sz w:val="22"/>
              </w:rPr>
            </w:pPr>
          </w:p>
        </w:tc>
        <w:tc>
          <w:tcPr>
            <w:tcW w:w="613" w:type="pct"/>
            <w:vAlign w:val="bottom"/>
          </w:tcPr>
          <w:p w14:paraId="2A4088F5" w14:textId="6026FA64" w:rsidR="00444460" w:rsidRPr="006549AB" w:rsidRDefault="00444460" w:rsidP="00444460">
            <w:pPr>
              <w:spacing w:before="100" w:after="100"/>
              <w:ind w:right="15"/>
              <w:jc w:val="center"/>
              <w:rPr>
                <w:ins w:id="2880" w:author="Thu Huyen Tran" w:date="2023-12-05T20:39:00Z"/>
                <w:sz w:val="22"/>
              </w:rPr>
            </w:pPr>
          </w:p>
        </w:tc>
      </w:tr>
      <w:tr w:rsidR="006549AB" w:rsidRPr="006549AB" w14:paraId="46F0837D" w14:textId="77777777" w:rsidTr="008F0616">
        <w:trPr>
          <w:jc w:val="center"/>
          <w:ins w:id="2881" w:author="Thu Huyen Tran" w:date="2023-12-05T20:39:00Z"/>
        </w:trPr>
        <w:tc>
          <w:tcPr>
            <w:tcW w:w="419" w:type="pct"/>
            <w:vAlign w:val="bottom"/>
          </w:tcPr>
          <w:p w14:paraId="1ED55CD6" w14:textId="77777777" w:rsidR="00444460" w:rsidRPr="006549AB" w:rsidRDefault="00444460" w:rsidP="00444460">
            <w:pPr>
              <w:spacing w:before="100" w:after="100"/>
              <w:jc w:val="center"/>
              <w:rPr>
                <w:ins w:id="2882" w:author="Thu Huyen Tran" w:date="2023-12-05T20:39:00Z"/>
                <w:sz w:val="22"/>
              </w:rPr>
            </w:pPr>
            <w:ins w:id="2883" w:author="Thu Huyen Tran" w:date="2023-12-05T20:39:00Z">
              <w:r w:rsidRPr="006549AB">
                <w:rPr>
                  <w:sz w:val="22"/>
                </w:rPr>
                <w:t>1999</w:t>
              </w:r>
            </w:ins>
          </w:p>
        </w:tc>
        <w:tc>
          <w:tcPr>
            <w:tcW w:w="674" w:type="pct"/>
            <w:vAlign w:val="bottom"/>
          </w:tcPr>
          <w:p w14:paraId="7A5737F5" w14:textId="67B07366" w:rsidR="00444460" w:rsidRPr="006549AB" w:rsidRDefault="00444460" w:rsidP="00444460">
            <w:pPr>
              <w:spacing w:before="100" w:after="100"/>
              <w:ind w:right="15"/>
              <w:jc w:val="center"/>
              <w:rPr>
                <w:ins w:id="2884" w:author="Thu Huyen Tran" w:date="2023-12-05T20:39:00Z"/>
                <w:sz w:val="22"/>
              </w:rPr>
            </w:pPr>
            <w:ins w:id="2885" w:author="Huyen Tran Thu" w:date="2024-05-16T10:42:00Z" w16du:dateUtc="2024-05-16T03:42:00Z">
              <w:r w:rsidRPr="006549AB">
                <w:rPr>
                  <w:sz w:val="22"/>
                  <w:rPrChange w:id="2886" w:author="Huyen Tran Thu" w:date="2024-10-13T22:04:00Z" w16du:dateUtc="2024-10-13T15:04:00Z">
                    <w:rPr>
                      <w:rFonts w:ascii="Arial" w:hAnsi="Arial" w:cs="Arial"/>
                      <w:sz w:val="20"/>
                      <w:szCs w:val="20"/>
                    </w:rPr>
                  </w:rPrChange>
                </w:rPr>
                <w:t xml:space="preserve">2.225.647 </w:t>
              </w:r>
            </w:ins>
            <w:ins w:id="2887" w:author="Thu Huyen Tran" w:date="2023-12-05T20:42:00Z">
              <w:del w:id="2888" w:author="Huyen Tran Thu" w:date="2024-05-16T10:42:00Z" w16du:dateUtc="2024-05-16T03:42:00Z">
                <w:r w:rsidRPr="006549AB" w:rsidDel="00512A71">
                  <w:rPr>
                    <w:sz w:val="22"/>
                    <w:rPrChange w:id="2889" w:author="Huyen Tran Thu" w:date="2024-10-13T22:04:00Z" w16du:dateUtc="2024-10-13T15:04:00Z">
                      <w:rPr>
                        <w:rFonts w:ascii="Arial" w:hAnsi="Arial" w:cs="Arial"/>
                        <w:sz w:val="20"/>
                        <w:szCs w:val="20"/>
                      </w:rPr>
                    </w:rPrChange>
                  </w:rPr>
                  <w:delText xml:space="preserve">2.225.647 </w:delText>
                </w:r>
              </w:del>
            </w:ins>
          </w:p>
        </w:tc>
        <w:tc>
          <w:tcPr>
            <w:tcW w:w="781" w:type="pct"/>
            <w:vAlign w:val="bottom"/>
          </w:tcPr>
          <w:p w14:paraId="7F0AB75F" w14:textId="4C19ABBB" w:rsidR="00444460" w:rsidRPr="006549AB" w:rsidRDefault="00444460" w:rsidP="00444460">
            <w:pPr>
              <w:spacing w:before="100" w:after="100"/>
              <w:ind w:right="15"/>
              <w:jc w:val="center"/>
              <w:rPr>
                <w:ins w:id="2890" w:author="Thu Huyen Tran" w:date="2023-12-05T20:39:00Z"/>
                <w:sz w:val="22"/>
              </w:rPr>
            </w:pPr>
            <w:ins w:id="2891" w:author="Huyen Tran Thu" w:date="2024-05-16T10:42:00Z" w16du:dateUtc="2024-05-16T03:42:00Z">
              <w:r w:rsidRPr="006549AB">
                <w:rPr>
                  <w:sz w:val="22"/>
                  <w:rPrChange w:id="2892" w:author="Huyen Tran Thu" w:date="2024-10-13T22:04:00Z" w16du:dateUtc="2024-10-13T15:04:00Z">
                    <w:rPr>
                      <w:rFonts w:ascii="Arial" w:hAnsi="Arial" w:cs="Arial"/>
                      <w:sz w:val="20"/>
                      <w:szCs w:val="20"/>
                    </w:rPr>
                  </w:rPrChange>
                </w:rPr>
                <w:t>60,8%</w:t>
              </w:r>
            </w:ins>
            <w:ins w:id="2893" w:author="Thu Huyen Tran" w:date="2023-12-05T20:43:00Z">
              <w:del w:id="2894" w:author="Huyen Tran Thu" w:date="2024-05-16T10:42:00Z" w16du:dateUtc="2024-05-16T03:42:00Z">
                <w:r w:rsidRPr="006549AB" w:rsidDel="008A5603">
                  <w:rPr>
                    <w:sz w:val="22"/>
                    <w:rPrChange w:id="2895" w:author="Huyen Tran Thu" w:date="2024-10-13T22:04:00Z" w16du:dateUtc="2024-10-13T15:04:00Z">
                      <w:rPr>
                        <w:rFonts w:ascii="Arial" w:hAnsi="Arial" w:cs="Arial"/>
                        <w:sz w:val="20"/>
                        <w:szCs w:val="20"/>
                      </w:rPr>
                    </w:rPrChange>
                  </w:rPr>
                  <w:delText>56,76%</w:delText>
                </w:r>
              </w:del>
            </w:ins>
          </w:p>
        </w:tc>
        <w:tc>
          <w:tcPr>
            <w:tcW w:w="861" w:type="pct"/>
            <w:vAlign w:val="bottom"/>
          </w:tcPr>
          <w:p w14:paraId="5929C400" w14:textId="4BC0EB68" w:rsidR="00444460" w:rsidRPr="006549AB" w:rsidRDefault="00444460" w:rsidP="00444460">
            <w:pPr>
              <w:spacing w:before="100" w:after="100"/>
              <w:ind w:right="15"/>
              <w:jc w:val="center"/>
              <w:rPr>
                <w:ins w:id="2896" w:author="Thu Huyen Tran" w:date="2023-12-05T20:39:00Z"/>
                <w:sz w:val="22"/>
              </w:rPr>
            </w:pPr>
            <w:ins w:id="2897" w:author="Thu Huyen Tran" w:date="2024-05-17T20:32:00Z" w16du:dateUtc="2024-05-17T13:32:00Z">
              <w:r w:rsidRPr="006549AB">
                <w:rPr>
                  <w:sz w:val="22"/>
                  <w:rPrChange w:id="2898" w:author="Huyen Tran Thu" w:date="2024-10-13T22:04:00Z" w16du:dateUtc="2024-10-13T15:04:00Z">
                    <w:rPr>
                      <w:rFonts w:ascii="Arial" w:hAnsi="Arial" w:cs="Arial"/>
                      <w:sz w:val="20"/>
                      <w:szCs w:val="20"/>
                    </w:rPr>
                  </w:rPrChange>
                </w:rPr>
                <w:t xml:space="preserve">2.225.647 </w:t>
              </w:r>
            </w:ins>
          </w:p>
        </w:tc>
        <w:tc>
          <w:tcPr>
            <w:tcW w:w="939" w:type="pct"/>
            <w:vAlign w:val="bottom"/>
          </w:tcPr>
          <w:p w14:paraId="32512405" w14:textId="67C7094A" w:rsidR="00444460" w:rsidRPr="006549AB" w:rsidRDefault="00444460" w:rsidP="00444460">
            <w:pPr>
              <w:spacing w:before="100" w:after="100"/>
              <w:ind w:right="15"/>
              <w:jc w:val="center"/>
              <w:rPr>
                <w:ins w:id="2899" w:author="Thu Huyen Tran" w:date="2023-12-05T20:39:00Z"/>
                <w:sz w:val="22"/>
              </w:rPr>
            </w:pPr>
            <w:ins w:id="2900" w:author="Thu Huyen Tran" w:date="2023-12-05T20:43:00Z">
              <w:r w:rsidRPr="006549AB">
                <w:rPr>
                  <w:sz w:val="22"/>
                  <w:rPrChange w:id="2901" w:author="Huyen Tran Thu" w:date="2024-10-13T22:04:00Z" w16du:dateUtc="2024-10-13T15:04:00Z">
                    <w:rPr>
                      <w:rFonts w:ascii="Arial" w:hAnsi="Arial" w:cs="Arial"/>
                      <w:sz w:val="20"/>
                      <w:szCs w:val="20"/>
                    </w:rPr>
                  </w:rPrChange>
                </w:rPr>
                <w:t xml:space="preserve">1.263.258 </w:t>
              </w:r>
            </w:ins>
          </w:p>
        </w:tc>
        <w:tc>
          <w:tcPr>
            <w:tcW w:w="713" w:type="pct"/>
            <w:vAlign w:val="bottom"/>
          </w:tcPr>
          <w:p w14:paraId="6DDF9C7F" w14:textId="1EFE429F" w:rsidR="00444460" w:rsidRPr="006549AB" w:rsidRDefault="00444460" w:rsidP="00444460">
            <w:pPr>
              <w:spacing w:before="100" w:after="100"/>
              <w:ind w:right="15"/>
              <w:jc w:val="center"/>
              <w:rPr>
                <w:ins w:id="2902" w:author="Thu Huyen Tran" w:date="2023-12-05T20:39:00Z"/>
                <w:sz w:val="22"/>
              </w:rPr>
            </w:pPr>
          </w:p>
        </w:tc>
        <w:tc>
          <w:tcPr>
            <w:tcW w:w="613" w:type="pct"/>
            <w:vAlign w:val="bottom"/>
          </w:tcPr>
          <w:p w14:paraId="36839552" w14:textId="5260C7F0" w:rsidR="00444460" w:rsidRPr="006549AB" w:rsidRDefault="00444460" w:rsidP="00444460">
            <w:pPr>
              <w:spacing w:before="100" w:after="100"/>
              <w:ind w:right="15"/>
              <w:jc w:val="center"/>
              <w:rPr>
                <w:ins w:id="2903" w:author="Thu Huyen Tran" w:date="2023-12-05T20:39:00Z"/>
                <w:sz w:val="22"/>
              </w:rPr>
            </w:pPr>
          </w:p>
        </w:tc>
      </w:tr>
      <w:tr w:rsidR="006549AB" w:rsidRPr="006549AB" w14:paraId="5DF2BB09" w14:textId="77777777" w:rsidTr="008F0616">
        <w:trPr>
          <w:jc w:val="center"/>
          <w:ins w:id="2904" w:author="Thu Huyen Tran" w:date="2023-12-05T20:39:00Z"/>
        </w:trPr>
        <w:tc>
          <w:tcPr>
            <w:tcW w:w="419" w:type="pct"/>
            <w:vAlign w:val="bottom"/>
          </w:tcPr>
          <w:p w14:paraId="496E0151" w14:textId="77777777" w:rsidR="00444460" w:rsidRPr="006549AB" w:rsidRDefault="00444460" w:rsidP="00444460">
            <w:pPr>
              <w:spacing w:before="100" w:after="100"/>
              <w:jc w:val="center"/>
              <w:rPr>
                <w:ins w:id="2905" w:author="Thu Huyen Tran" w:date="2023-12-05T20:39:00Z"/>
                <w:sz w:val="22"/>
              </w:rPr>
            </w:pPr>
            <w:ins w:id="2906" w:author="Thu Huyen Tran" w:date="2023-12-05T20:39:00Z">
              <w:r w:rsidRPr="006549AB">
                <w:rPr>
                  <w:sz w:val="22"/>
                </w:rPr>
                <w:t>2000</w:t>
              </w:r>
            </w:ins>
          </w:p>
        </w:tc>
        <w:tc>
          <w:tcPr>
            <w:tcW w:w="674" w:type="pct"/>
            <w:vAlign w:val="bottom"/>
          </w:tcPr>
          <w:p w14:paraId="1C356F3F" w14:textId="1E8E34BA" w:rsidR="00444460" w:rsidRPr="006549AB" w:rsidRDefault="00444460" w:rsidP="00444460">
            <w:pPr>
              <w:spacing w:before="100" w:after="100"/>
              <w:ind w:right="15"/>
              <w:jc w:val="center"/>
              <w:rPr>
                <w:ins w:id="2907" w:author="Thu Huyen Tran" w:date="2023-12-05T20:39:00Z"/>
                <w:sz w:val="22"/>
              </w:rPr>
            </w:pPr>
            <w:ins w:id="2908" w:author="Huyen Tran Thu" w:date="2024-05-16T10:42:00Z" w16du:dateUtc="2024-05-16T03:42:00Z">
              <w:r w:rsidRPr="006549AB">
                <w:rPr>
                  <w:sz w:val="22"/>
                  <w:rPrChange w:id="2909" w:author="Huyen Tran Thu" w:date="2024-10-13T22:04:00Z" w16du:dateUtc="2024-10-13T15:04:00Z">
                    <w:rPr>
                      <w:rFonts w:ascii="Arial" w:hAnsi="Arial" w:cs="Arial"/>
                      <w:sz w:val="20"/>
                      <w:szCs w:val="20"/>
                    </w:rPr>
                  </w:rPrChange>
                </w:rPr>
                <w:t xml:space="preserve">3.014.134 </w:t>
              </w:r>
            </w:ins>
            <w:ins w:id="2910" w:author="Thu Huyen Tran" w:date="2023-12-05T20:42:00Z">
              <w:del w:id="2911" w:author="Huyen Tran Thu" w:date="2024-05-16T10:42:00Z" w16du:dateUtc="2024-05-16T03:42:00Z">
                <w:r w:rsidRPr="006549AB" w:rsidDel="00512A71">
                  <w:rPr>
                    <w:sz w:val="22"/>
                    <w:rPrChange w:id="2912" w:author="Huyen Tran Thu" w:date="2024-10-13T22:04:00Z" w16du:dateUtc="2024-10-13T15:04:00Z">
                      <w:rPr>
                        <w:rFonts w:ascii="Arial" w:hAnsi="Arial" w:cs="Arial"/>
                        <w:sz w:val="20"/>
                        <w:szCs w:val="20"/>
                      </w:rPr>
                    </w:rPrChange>
                  </w:rPr>
                  <w:delText xml:space="preserve">3.014.134 </w:delText>
                </w:r>
              </w:del>
            </w:ins>
          </w:p>
        </w:tc>
        <w:tc>
          <w:tcPr>
            <w:tcW w:w="781" w:type="pct"/>
            <w:vAlign w:val="bottom"/>
          </w:tcPr>
          <w:p w14:paraId="48F9902A" w14:textId="51FF898D" w:rsidR="00444460" w:rsidRPr="006549AB" w:rsidRDefault="00444460" w:rsidP="00444460">
            <w:pPr>
              <w:spacing w:before="100" w:after="100"/>
              <w:ind w:right="15"/>
              <w:jc w:val="center"/>
              <w:rPr>
                <w:ins w:id="2913" w:author="Thu Huyen Tran" w:date="2023-12-05T20:39:00Z"/>
                <w:sz w:val="22"/>
              </w:rPr>
            </w:pPr>
            <w:ins w:id="2914" w:author="Huyen Tran Thu" w:date="2024-05-16T10:42:00Z" w16du:dateUtc="2024-05-16T03:42:00Z">
              <w:r w:rsidRPr="006549AB">
                <w:rPr>
                  <w:sz w:val="22"/>
                  <w:rPrChange w:id="2915" w:author="Huyen Tran Thu" w:date="2024-10-13T22:04:00Z" w16du:dateUtc="2024-10-13T15:04:00Z">
                    <w:rPr>
                      <w:rFonts w:ascii="Arial" w:hAnsi="Arial" w:cs="Arial"/>
                      <w:sz w:val="20"/>
                      <w:szCs w:val="20"/>
                    </w:rPr>
                  </w:rPrChange>
                </w:rPr>
                <w:t>63,0%</w:t>
              </w:r>
            </w:ins>
            <w:ins w:id="2916" w:author="Thu Huyen Tran" w:date="2023-12-05T20:43:00Z">
              <w:del w:id="2917" w:author="Huyen Tran Thu" w:date="2024-05-16T10:42:00Z" w16du:dateUtc="2024-05-16T03:42:00Z">
                <w:r w:rsidRPr="006549AB" w:rsidDel="008A5603">
                  <w:rPr>
                    <w:sz w:val="22"/>
                    <w:rPrChange w:id="2918" w:author="Huyen Tran Thu" w:date="2024-10-13T22:04:00Z" w16du:dateUtc="2024-10-13T15:04:00Z">
                      <w:rPr>
                        <w:rFonts w:ascii="Arial" w:hAnsi="Arial" w:cs="Arial"/>
                        <w:sz w:val="20"/>
                        <w:szCs w:val="20"/>
                      </w:rPr>
                    </w:rPrChange>
                  </w:rPr>
                  <w:delText>57,87%</w:delText>
                </w:r>
              </w:del>
            </w:ins>
          </w:p>
        </w:tc>
        <w:tc>
          <w:tcPr>
            <w:tcW w:w="861" w:type="pct"/>
            <w:vAlign w:val="bottom"/>
          </w:tcPr>
          <w:p w14:paraId="291C71A7" w14:textId="6A5A9663" w:rsidR="00444460" w:rsidRPr="006549AB" w:rsidRDefault="00444460" w:rsidP="00444460">
            <w:pPr>
              <w:spacing w:before="100" w:after="100"/>
              <w:ind w:right="15"/>
              <w:jc w:val="center"/>
              <w:rPr>
                <w:ins w:id="2919" w:author="Thu Huyen Tran" w:date="2023-12-05T20:39:00Z"/>
                <w:sz w:val="22"/>
              </w:rPr>
            </w:pPr>
            <w:ins w:id="2920" w:author="Thu Huyen Tran" w:date="2024-05-17T20:32:00Z" w16du:dateUtc="2024-05-17T13:32:00Z">
              <w:r w:rsidRPr="006549AB">
                <w:rPr>
                  <w:sz w:val="22"/>
                  <w:rPrChange w:id="2921" w:author="Huyen Tran Thu" w:date="2024-10-13T22:04:00Z" w16du:dateUtc="2024-10-13T15:04:00Z">
                    <w:rPr>
                      <w:rFonts w:ascii="Arial" w:hAnsi="Arial" w:cs="Arial"/>
                      <w:sz w:val="20"/>
                      <w:szCs w:val="20"/>
                    </w:rPr>
                  </w:rPrChange>
                </w:rPr>
                <w:t xml:space="preserve">3.014.134 </w:t>
              </w:r>
            </w:ins>
          </w:p>
        </w:tc>
        <w:tc>
          <w:tcPr>
            <w:tcW w:w="939" w:type="pct"/>
            <w:vAlign w:val="bottom"/>
          </w:tcPr>
          <w:p w14:paraId="4340D7B4" w14:textId="2A33E905" w:rsidR="00444460" w:rsidRPr="006549AB" w:rsidRDefault="00444460" w:rsidP="00444460">
            <w:pPr>
              <w:spacing w:before="100" w:after="100"/>
              <w:ind w:right="15"/>
              <w:jc w:val="center"/>
              <w:rPr>
                <w:ins w:id="2922" w:author="Thu Huyen Tran" w:date="2023-12-05T20:39:00Z"/>
                <w:sz w:val="22"/>
              </w:rPr>
            </w:pPr>
            <w:ins w:id="2923" w:author="Thu Huyen Tran" w:date="2023-12-05T20:43:00Z">
              <w:r w:rsidRPr="006549AB">
                <w:rPr>
                  <w:sz w:val="22"/>
                  <w:rPrChange w:id="2924" w:author="Huyen Tran Thu" w:date="2024-10-13T22:04:00Z" w16du:dateUtc="2024-10-13T15:04:00Z">
                    <w:rPr>
                      <w:rFonts w:ascii="Arial" w:hAnsi="Arial" w:cs="Arial"/>
                      <w:sz w:val="20"/>
                      <w:szCs w:val="20"/>
                    </w:rPr>
                  </w:rPrChange>
                </w:rPr>
                <w:t xml:space="preserve">1.744.303 </w:t>
              </w:r>
            </w:ins>
          </w:p>
        </w:tc>
        <w:tc>
          <w:tcPr>
            <w:tcW w:w="713" w:type="pct"/>
            <w:vAlign w:val="bottom"/>
          </w:tcPr>
          <w:p w14:paraId="299FEB89" w14:textId="1B4E80B7" w:rsidR="00444460" w:rsidRPr="006549AB" w:rsidRDefault="00444460" w:rsidP="00444460">
            <w:pPr>
              <w:spacing w:before="100" w:after="100"/>
              <w:ind w:right="15"/>
              <w:jc w:val="center"/>
              <w:rPr>
                <w:ins w:id="2925" w:author="Thu Huyen Tran" w:date="2023-12-05T20:39:00Z"/>
                <w:sz w:val="22"/>
              </w:rPr>
            </w:pPr>
          </w:p>
        </w:tc>
        <w:tc>
          <w:tcPr>
            <w:tcW w:w="613" w:type="pct"/>
            <w:vAlign w:val="bottom"/>
          </w:tcPr>
          <w:p w14:paraId="771BA3C2" w14:textId="65E31475" w:rsidR="00444460" w:rsidRPr="006549AB" w:rsidRDefault="00444460" w:rsidP="00444460">
            <w:pPr>
              <w:spacing w:before="100" w:after="100"/>
              <w:ind w:right="15"/>
              <w:jc w:val="center"/>
              <w:rPr>
                <w:ins w:id="2926" w:author="Thu Huyen Tran" w:date="2023-12-05T20:39:00Z"/>
                <w:sz w:val="22"/>
              </w:rPr>
            </w:pPr>
          </w:p>
        </w:tc>
      </w:tr>
      <w:tr w:rsidR="006549AB" w:rsidRPr="006549AB" w14:paraId="651F04AE" w14:textId="77777777" w:rsidTr="008F0616">
        <w:trPr>
          <w:jc w:val="center"/>
          <w:ins w:id="2927" w:author="Thu Huyen Tran" w:date="2023-12-05T20:39:00Z"/>
        </w:trPr>
        <w:tc>
          <w:tcPr>
            <w:tcW w:w="419" w:type="pct"/>
            <w:vAlign w:val="bottom"/>
          </w:tcPr>
          <w:p w14:paraId="4050B387" w14:textId="77777777" w:rsidR="00444460" w:rsidRPr="006549AB" w:rsidRDefault="00444460" w:rsidP="00444460">
            <w:pPr>
              <w:spacing w:before="100" w:after="100"/>
              <w:jc w:val="center"/>
              <w:rPr>
                <w:ins w:id="2928" w:author="Thu Huyen Tran" w:date="2023-12-05T20:39:00Z"/>
                <w:sz w:val="22"/>
              </w:rPr>
            </w:pPr>
            <w:ins w:id="2929" w:author="Thu Huyen Tran" w:date="2023-12-05T20:39:00Z">
              <w:r w:rsidRPr="006549AB">
                <w:rPr>
                  <w:sz w:val="22"/>
                </w:rPr>
                <w:t>2001</w:t>
              </w:r>
            </w:ins>
          </w:p>
        </w:tc>
        <w:tc>
          <w:tcPr>
            <w:tcW w:w="674" w:type="pct"/>
            <w:vAlign w:val="bottom"/>
          </w:tcPr>
          <w:p w14:paraId="73042086" w14:textId="4532D2D3" w:rsidR="00444460" w:rsidRPr="006549AB" w:rsidRDefault="00444460" w:rsidP="00444460">
            <w:pPr>
              <w:spacing w:before="100" w:after="100"/>
              <w:ind w:right="15"/>
              <w:jc w:val="center"/>
              <w:rPr>
                <w:ins w:id="2930" w:author="Thu Huyen Tran" w:date="2023-12-05T20:39:00Z"/>
                <w:sz w:val="22"/>
              </w:rPr>
            </w:pPr>
            <w:ins w:id="2931" w:author="Huyen Tran Thu" w:date="2024-05-16T10:42:00Z" w16du:dateUtc="2024-05-16T03:42:00Z">
              <w:r w:rsidRPr="006549AB">
                <w:rPr>
                  <w:sz w:val="22"/>
                  <w:rPrChange w:id="2932" w:author="Huyen Tran Thu" w:date="2024-10-13T22:04:00Z" w16du:dateUtc="2024-10-13T15:04:00Z">
                    <w:rPr>
                      <w:rFonts w:ascii="Arial" w:hAnsi="Arial" w:cs="Arial"/>
                      <w:sz w:val="20"/>
                      <w:szCs w:val="20"/>
                    </w:rPr>
                  </w:rPrChange>
                </w:rPr>
                <w:t xml:space="preserve">3.217.425 </w:t>
              </w:r>
            </w:ins>
            <w:ins w:id="2933" w:author="Thu Huyen Tran" w:date="2023-12-05T20:42:00Z">
              <w:del w:id="2934" w:author="Huyen Tran Thu" w:date="2024-05-16T10:42:00Z" w16du:dateUtc="2024-05-16T03:42:00Z">
                <w:r w:rsidRPr="006549AB" w:rsidDel="00512A71">
                  <w:rPr>
                    <w:sz w:val="22"/>
                    <w:rPrChange w:id="2935" w:author="Huyen Tran Thu" w:date="2024-10-13T22:04:00Z" w16du:dateUtc="2024-10-13T15:04:00Z">
                      <w:rPr>
                        <w:rFonts w:ascii="Arial" w:hAnsi="Arial" w:cs="Arial"/>
                        <w:sz w:val="20"/>
                        <w:szCs w:val="20"/>
                      </w:rPr>
                    </w:rPrChange>
                  </w:rPr>
                  <w:delText xml:space="preserve">3.217.425 </w:delText>
                </w:r>
              </w:del>
            </w:ins>
          </w:p>
        </w:tc>
        <w:tc>
          <w:tcPr>
            <w:tcW w:w="781" w:type="pct"/>
            <w:vAlign w:val="bottom"/>
          </w:tcPr>
          <w:p w14:paraId="0060B6C2" w14:textId="42097C24" w:rsidR="00444460" w:rsidRPr="006549AB" w:rsidRDefault="00444460" w:rsidP="00444460">
            <w:pPr>
              <w:spacing w:before="100" w:after="100"/>
              <w:ind w:right="15"/>
              <w:jc w:val="center"/>
              <w:rPr>
                <w:ins w:id="2936" w:author="Thu Huyen Tran" w:date="2023-12-05T20:39:00Z"/>
                <w:sz w:val="22"/>
              </w:rPr>
            </w:pPr>
            <w:ins w:id="2937" w:author="Huyen Tran Thu" w:date="2024-05-16T10:42:00Z" w16du:dateUtc="2024-05-16T03:42:00Z">
              <w:r w:rsidRPr="006549AB">
                <w:rPr>
                  <w:sz w:val="22"/>
                  <w:rPrChange w:id="2938" w:author="Huyen Tran Thu" w:date="2024-10-13T22:04:00Z" w16du:dateUtc="2024-10-13T15:04:00Z">
                    <w:rPr>
                      <w:rFonts w:ascii="Arial" w:hAnsi="Arial" w:cs="Arial"/>
                      <w:sz w:val="20"/>
                      <w:szCs w:val="20"/>
                    </w:rPr>
                  </w:rPrChange>
                </w:rPr>
                <w:t>65,3%</w:t>
              </w:r>
            </w:ins>
            <w:ins w:id="2939" w:author="Thu Huyen Tran" w:date="2023-12-05T20:43:00Z">
              <w:del w:id="2940" w:author="Huyen Tran Thu" w:date="2024-05-16T10:42:00Z" w16du:dateUtc="2024-05-16T03:42:00Z">
                <w:r w:rsidRPr="006549AB" w:rsidDel="008A5603">
                  <w:rPr>
                    <w:sz w:val="22"/>
                    <w:rPrChange w:id="2941" w:author="Huyen Tran Thu" w:date="2024-10-13T22:04:00Z" w16du:dateUtc="2024-10-13T15:04:00Z">
                      <w:rPr>
                        <w:rFonts w:ascii="Arial" w:hAnsi="Arial" w:cs="Arial"/>
                        <w:sz w:val="20"/>
                        <w:szCs w:val="20"/>
                      </w:rPr>
                    </w:rPrChange>
                  </w:rPr>
                  <w:delText>58,86%</w:delText>
                </w:r>
              </w:del>
            </w:ins>
          </w:p>
        </w:tc>
        <w:tc>
          <w:tcPr>
            <w:tcW w:w="861" w:type="pct"/>
            <w:vAlign w:val="bottom"/>
          </w:tcPr>
          <w:p w14:paraId="194FF08B" w14:textId="60A9B49D" w:rsidR="00444460" w:rsidRPr="006549AB" w:rsidRDefault="00444460" w:rsidP="00444460">
            <w:pPr>
              <w:spacing w:before="100" w:after="100"/>
              <w:ind w:right="15"/>
              <w:jc w:val="center"/>
              <w:rPr>
                <w:ins w:id="2942" w:author="Thu Huyen Tran" w:date="2023-12-05T20:39:00Z"/>
                <w:sz w:val="22"/>
              </w:rPr>
            </w:pPr>
            <w:ins w:id="2943" w:author="Thu Huyen Tran" w:date="2024-05-17T20:32:00Z" w16du:dateUtc="2024-05-17T13:32:00Z">
              <w:r w:rsidRPr="006549AB">
                <w:rPr>
                  <w:sz w:val="22"/>
                  <w:rPrChange w:id="2944" w:author="Huyen Tran Thu" w:date="2024-10-13T22:04:00Z" w16du:dateUtc="2024-10-13T15:04:00Z">
                    <w:rPr>
                      <w:rFonts w:ascii="Arial" w:hAnsi="Arial" w:cs="Arial"/>
                      <w:sz w:val="20"/>
                      <w:szCs w:val="20"/>
                    </w:rPr>
                  </w:rPrChange>
                </w:rPr>
                <w:t xml:space="preserve">3.217.425 </w:t>
              </w:r>
            </w:ins>
          </w:p>
        </w:tc>
        <w:tc>
          <w:tcPr>
            <w:tcW w:w="939" w:type="pct"/>
            <w:vAlign w:val="bottom"/>
          </w:tcPr>
          <w:p w14:paraId="2ACBC397" w14:textId="3D6BC90B" w:rsidR="00444460" w:rsidRPr="006549AB" w:rsidRDefault="00444460" w:rsidP="00444460">
            <w:pPr>
              <w:spacing w:before="100" w:after="100"/>
              <w:ind w:right="15"/>
              <w:jc w:val="center"/>
              <w:rPr>
                <w:ins w:id="2945" w:author="Thu Huyen Tran" w:date="2023-12-05T20:39:00Z"/>
                <w:sz w:val="22"/>
              </w:rPr>
            </w:pPr>
            <w:ins w:id="2946" w:author="Thu Huyen Tran" w:date="2023-12-05T20:43:00Z">
              <w:r w:rsidRPr="006549AB">
                <w:rPr>
                  <w:sz w:val="22"/>
                  <w:rPrChange w:id="2947" w:author="Huyen Tran Thu" w:date="2024-10-13T22:04:00Z" w16du:dateUtc="2024-10-13T15:04:00Z">
                    <w:rPr>
                      <w:rFonts w:ascii="Arial" w:hAnsi="Arial" w:cs="Arial"/>
                      <w:sz w:val="20"/>
                      <w:szCs w:val="20"/>
                    </w:rPr>
                  </w:rPrChange>
                </w:rPr>
                <w:t xml:space="preserve">1.893.821 </w:t>
              </w:r>
            </w:ins>
          </w:p>
        </w:tc>
        <w:tc>
          <w:tcPr>
            <w:tcW w:w="713" w:type="pct"/>
            <w:vAlign w:val="bottom"/>
          </w:tcPr>
          <w:p w14:paraId="661B3773" w14:textId="2DACB3BD" w:rsidR="00444460" w:rsidRPr="006549AB" w:rsidRDefault="00444460" w:rsidP="00444460">
            <w:pPr>
              <w:spacing w:before="100" w:after="100"/>
              <w:ind w:right="15"/>
              <w:jc w:val="center"/>
              <w:rPr>
                <w:ins w:id="2948" w:author="Thu Huyen Tran" w:date="2023-12-05T20:39:00Z"/>
                <w:sz w:val="22"/>
              </w:rPr>
            </w:pPr>
          </w:p>
        </w:tc>
        <w:tc>
          <w:tcPr>
            <w:tcW w:w="613" w:type="pct"/>
            <w:vAlign w:val="bottom"/>
          </w:tcPr>
          <w:p w14:paraId="3D2B20A7" w14:textId="5394B747" w:rsidR="00444460" w:rsidRPr="006549AB" w:rsidRDefault="00444460" w:rsidP="00444460">
            <w:pPr>
              <w:spacing w:before="100" w:after="100"/>
              <w:ind w:right="15"/>
              <w:jc w:val="center"/>
              <w:rPr>
                <w:ins w:id="2949" w:author="Thu Huyen Tran" w:date="2023-12-05T20:39:00Z"/>
                <w:sz w:val="22"/>
              </w:rPr>
            </w:pPr>
          </w:p>
        </w:tc>
      </w:tr>
      <w:tr w:rsidR="006549AB" w:rsidRPr="006549AB" w14:paraId="751AB198" w14:textId="77777777" w:rsidTr="008F0616">
        <w:trPr>
          <w:jc w:val="center"/>
          <w:ins w:id="2950" w:author="Thu Huyen Tran" w:date="2023-12-05T20:39:00Z"/>
        </w:trPr>
        <w:tc>
          <w:tcPr>
            <w:tcW w:w="419" w:type="pct"/>
            <w:vAlign w:val="bottom"/>
          </w:tcPr>
          <w:p w14:paraId="52A7C388" w14:textId="77777777" w:rsidR="00444460" w:rsidRPr="006549AB" w:rsidRDefault="00444460" w:rsidP="00444460">
            <w:pPr>
              <w:spacing w:before="100" w:after="100"/>
              <w:jc w:val="center"/>
              <w:rPr>
                <w:ins w:id="2951" w:author="Thu Huyen Tran" w:date="2023-12-05T20:39:00Z"/>
                <w:sz w:val="22"/>
              </w:rPr>
            </w:pPr>
            <w:ins w:id="2952" w:author="Thu Huyen Tran" w:date="2023-12-05T20:39:00Z">
              <w:r w:rsidRPr="006549AB">
                <w:rPr>
                  <w:sz w:val="22"/>
                </w:rPr>
                <w:t>2002</w:t>
              </w:r>
            </w:ins>
          </w:p>
        </w:tc>
        <w:tc>
          <w:tcPr>
            <w:tcW w:w="674" w:type="pct"/>
            <w:vAlign w:val="bottom"/>
          </w:tcPr>
          <w:p w14:paraId="09050A15" w14:textId="1B10F892" w:rsidR="00444460" w:rsidRPr="006549AB" w:rsidRDefault="00444460" w:rsidP="00444460">
            <w:pPr>
              <w:spacing w:before="100" w:after="100"/>
              <w:ind w:right="15"/>
              <w:jc w:val="center"/>
              <w:rPr>
                <w:ins w:id="2953" w:author="Thu Huyen Tran" w:date="2023-12-05T20:39:00Z"/>
                <w:sz w:val="22"/>
              </w:rPr>
            </w:pPr>
            <w:ins w:id="2954" w:author="Huyen Tran Thu" w:date="2024-05-16T10:42:00Z" w16du:dateUtc="2024-05-16T03:42:00Z">
              <w:r w:rsidRPr="006549AB">
                <w:rPr>
                  <w:sz w:val="22"/>
                  <w:rPrChange w:id="2955" w:author="Huyen Tran Thu" w:date="2024-10-13T22:04:00Z" w16du:dateUtc="2024-10-13T15:04:00Z">
                    <w:rPr>
                      <w:rFonts w:ascii="Arial" w:hAnsi="Arial" w:cs="Arial"/>
                      <w:sz w:val="20"/>
                      <w:szCs w:val="20"/>
                    </w:rPr>
                  </w:rPrChange>
                </w:rPr>
                <w:t xml:space="preserve">3.427.382 </w:t>
              </w:r>
            </w:ins>
            <w:ins w:id="2956" w:author="Thu Huyen Tran" w:date="2023-12-05T20:42:00Z">
              <w:del w:id="2957" w:author="Huyen Tran Thu" w:date="2024-05-16T10:42:00Z" w16du:dateUtc="2024-05-16T03:42:00Z">
                <w:r w:rsidRPr="006549AB" w:rsidDel="00512A71">
                  <w:rPr>
                    <w:sz w:val="22"/>
                    <w:rPrChange w:id="2958" w:author="Huyen Tran Thu" w:date="2024-10-13T22:04:00Z" w16du:dateUtc="2024-10-13T15:04:00Z">
                      <w:rPr>
                        <w:rFonts w:ascii="Arial" w:hAnsi="Arial" w:cs="Arial"/>
                        <w:sz w:val="20"/>
                        <w:szCs w:val="20"/>
                      </w:rPr>
                    </w:rPrChange>
                  </w:rPr>
                  <w:delText xml:space="preserve">3.427.382 </w:delText>
                </w:r>
              </w:del>
            </w:ins>
          </w:p>
        </w:tc>
        <w:tc>
          <w:tcPr>
            <w:tcW w:w="781" w:type="pct"/>
            <w:vAlign w:val="bottom"/>
          </w:tcPr>
          <w:p w14:paraId="21607AA8" w14:textId="032E349E" w:rsidR="00444460" w:rsidRPr="006549AB" w:rsidRDefault="00444460" w:rsidP="00444460">
            <w:pPr>
              <w:spacing w:before="100" w:after="100"/>
              <w:ind w:right="15"/>
              <w:jc w:val="center"/>
              <w:rPr>
                <w:ins w:id="2959" w:author="Thu Huyen Tran" w:date="2023-12-05T20:39:00Z"/>
                <w:sz w:val="22"/>
              </w:rPr>
            </w:pPr>
            <w:ins w:id="2960" w:author="Huyen Tran Thu" w:date="2024-05-16T10:42:00Z" w16du:dateUtc="2024-05-16T03:42:00Z">
              <w:r w:rsidRPr="006549AB">
                <w:rPr>
                  <w:sz w:val="22"/>
                  <w:rPrChange w:id="2961" w:author="Huyen Tran Thu" w:date="2024-10-13T22:04:00Z" w16du:dateUtc="2024-10-13T15:04:00Z">
                    <w:rPr>
                      <w:rFonts w:ascii="Arial" w:hAnsi="Arial" w:cs="Arial"/>
                      <w:sz w:val="20"/>
                      <w:szCs w:val="20"/>
                    </w:rPr>
                  </w:rPrChange>
                </w:rPr>
                <w:t>67,5%</w:t>
              </w:r>
            </w:ins>
            <w:ins w:id="2962" w:author="Thu Huyen Tran" w:date="2023-12-05T20:43:00Z">
              <w:del w:id="2963" w:author="Huyen Tran Thu" w:date="2024-05-16T10:42:00Z" w16du:dateUtc="2024-05-16T03:42:00Z">
                <w:r w:rsidRPr="006549AB" w:rsidDel="008A5603">
                  <w:rPr>
                    <w:sz w:val="22"/>
                    <w:rPrChange w:id="2964" w:author="Huyen Tran Thu" w:date="2024-10-13T22:04:00Z" w16du:dateUtc="2024-10-13T15:04:00Z">
                      <w:rPr>
                        <w:rFonts w:ascii="Arial" w:hAnsi="Arial" w:cs="Arial"/>
                        <w:sz w:val="20"/>
                        <w:szCs w:val="20"/>
                      </w:rPr>
                    </w:rPrChange>
                  </w:rPr>
                  <w:delText>59,85%</w:delText>
                </w:r>
              </w:del>
            </w:ins>
          </w:p>
        </w:tc>
        <w:tc>
          <w:tcPr>
            <w:tcW w:w="861" w:type="pct"/>
            <w:vAlign w:val="bottom"/>
          </w:tcPr>
          <w:p w14:paraId="0D4E4D43" w14:textId="5915338E" w:rsidR="00444460" w:rsidRPr="006549AB" w:rsidRDefault="00444460" w:rsidP="00444460">
            <w:pPr>
              <w:spacing w:before="100" w:after="100"/>
              <w:ind w:right="15"/>
              <w:jc w:val="center"/>
              <w:rPr>
                <w:ins w:id="2965" w:author="Thu Huyen Tran" w:date="2023-12-05T20:39:00Z"/>
                <w:sz w:val="22"/>
              </w:rPr>
            </w:pPr>
            <w:ins w:id="2966" w:author="Thu Huyen Tran" w:date="2024-05-17T20:32:00Z" w16du:dateUtc="2024-05-17T13:32:00Z">
              <w:r w:rsidRPr="006549AB">
                <w:rPr>
                  <w:sz w:val="22"/>
                  <w:rPrChange w:id="2967" w:author="Huyen Tran Thu" w:date="2024-10-13T22:04:00Z" w16du:dateUtc="2024-10-13T15:04:00Z">
                    <w:rPr>
                      <w:rFonts w:ascii="Arial" w:hAnsi="Arial" w:cs="Arial"/>
                      <w:sz w:val="20"/>
                      <w:szCs w:val="20"/>
                    </w:rPr>
                  </w:rPrChange>
                </w:rPr>
                <w:t xml:space="preserve">3.427.382 </w:t>
              </w:r>
            </w:ins>
          </w:p>
        </w:tc>
        <w:tc>
          <w:tcPr>
            <w:tcW w:w="939" w:type="pct"/>
            <w:vAlign w:val="bottom"/>
          </w:tcPr>
          <w:p w14:paraId="0FF6A8BB" w14:textId="5B50ABE7" w:rsidR="00444460" w:rsidRPr="006549AB" w:rsidRDefault="00444460" w:rsidP="00444460">
            <w:pPr>
              <w:spacing w:before="100" w:after="100"/>
              <w:ind w:right="15"/>
              <w:jc w:val="center"/>
              <w:rPr>
                <w:ins w:id="2968" w:author="Thu Huyen Tran" w:date="2023-12-05T20:39:00Z"/>
                <w:sz w:val="22"/>
              </w:rPr>
            </w:pPr>
            <w:ins w:id="2969" w:author="Thu Huyen Tran" w:date="2023-12-05T20:43:00Z">
              <w:r w:rsidRPr="006549AB">
                <w:rPr>
                  <w:sz w:val="22"/>
                  <w:rPrChange w:id="2970" w:author="Huyen Tran Thu" w:date="2024-10-13T22:04:00Z" w16du:dateUtc="2024-10-13T15:04:00Z">
                    <w:rPr>
                      <w:rFonts w:ascii="Arial" w:hAnsi="Arial" w:cs="Arial"/>
                      <w:sz w:val="20"/>
                      <w:szCs w:val="20"/>
                    </w:rPr>
                  </w:rPrChange>
                </w:rPr>
                <w:t xml:space="preserve">2.051.379 </w:t>
              </w:r>
            </w:ins>
          </w:p>
        </w:tc>
        <w:tc>
          <w:tcPr>
            <w:tcW w:w="713" w:type="pct"/>
            <w:vAlign w:val="bottom"/>
          </w:tcPr>
          <w:p w14:paraId="04B3D9EA" w14:textId="55782988" w:rsidR="00444460" w:rsidRPr="006549AB" w:rsidRDefault="00444460" w:rsidP="00444460">
            <w:pPr>
              <w:spacing w:before="100" w:after="100"/>
              <w:ind w:right="15"/>
              <w:jc w:val="center"/>
              <w:rPr>
                <w:ins w:id="2971" w:author="Thu Huyen Tran" w:date="2023-12-05T20:39:00Z"/>
                <w:sz w:val="22"/>
              </w:rPr>
            </w:pPr>
          </w:p>
        </w:tc>
        <w:tc>
          <w:tcPr>
            <w:tcW w:w="613" w:type="pct"/>
            <w:vAlign w:val="bottom"/>
          </w:tcPr>
          <w:p w14:paraId="02BBA088" w14:textId="0B47F26B" w:rsidR="00444460" w:rsidRPr="006549AB" w:rsidRDefault="00444460" w:rsidP="00444460">
            <w:pPr>
              <w:spacing w:before="100" w:after="100"/>
              <w:ind w:right="15"/>
              <w:jc w:val="center"/>
              <w:rPr>
                <w:ins w:id="2972" w:author="Thu Huyen Tran" w:date="2023-12-05T20:39:00Z"/>
                <w:sz w:val="22"/>
              </w:rPr>
            </w:pPr>
          </w:p>
        </w:tc>
      </w:tr>
      <w:tr w:rsidR="006549AB" w:rsidRPr="006549AB" w14:paraId="4F622098" w14:textId="77777777" w:rsidTr="008F0616">
        <w:trPr>
          <w:jc w:val="center"/>
          <w:ins w:id="2973" w:author="Thu Huyen Tran" w:date="2023-12-05T20:39:00Z"/>
        </w:trPr>
        <w:tc>
          <w:tcPr>
            <w:tcW w:w="419" w:type="pct"/>
            <w:vAlign w:val="bottom"/>
          </w:tcPr>
          <w:p w14:paraId="68CF7CF5" w14:textId="77777777" w:rsidR="00444460" w:rsidRPr="006549AB" w:rsidRDefault="00444460" w:rsidP="00444460">
            <w:pPr>
              <w:spacing w:before="100" w:after="100"/>
              <w:jc w:val="center"/>
              <w:rPr>
                <w:ins w:id="2974" w:author="Thu Huyen Tran" w:date="2023-12-05T20:39:00Z"/>
                <w:sz w:val="22"/>
              </w:rPr>
            </w:pPr>
            <w:ins w:id="2975" w:author="Thu Huyen Tran" w:date="2023-12-05T20:39:00Z">
              <w:r w:rsidRPr="006549AB">
                <w:rPr>
                  <w:sz w:val="22"/>
                </w:rPr>
                <w:t>2003</w:t>
              </w:r>
            </w:ins>
          </w:p>
        </w:tc>
        <w:tc>
          <w:tcPr>
            <w:tcW w:w="674" w:type="pct"/>
            <w:vAlign w:val="bottom"/>
          </w:tcPr>
          <w:p w14:paraId="7AF9A515" w14:textId="6960869F" w:rsidR="00444460" w:rsidRPr="006549AB" w:rsidRDefault="00444460" w:rsidP="00444460">
            <w:pPr>
              <w:spacing w:before="100" w:after="100"/>
              <w:ind w:right="15"/>
              <w:jc w:val="center"/>
              <w:rPr>
                <w:ins w:id="2976" w:author="Thu Huyen Tran" w:date="2023-12-05T20:39:00Z"/>
                <w:sz w:val="22"/>
              </w:rPr>
            </w:pPr>
            <w:ins w:id="2977" w:author="Huyen Tran Thu" w:date="2024-05-16T10:42:00Z" w16du:dateUtc="2024-05-16T03:42:00Z">
              <w:r w:rsidRPr="006549AB">
                <w:rPr>
                  <w:sz w:val="22"/>
                  <w:rPrChange w:id="2978" w:author="Huyen Tran Thu" w:date="2024-10-13T22:04:00Z" w16du:dateUtc="2024-10-13T15:04:00Z">
                    <w:rPr>
                      <w:rFonts w:ascii="Arial" w:hAnsi="Arial" w:cs="Arial"/>
                      <w:sz w:val="20"/>
                      <w:szCs w:val="20"/>
                    </w:rPr>
                  </w:rPrChange>
                </w:rPr>
                <w:t xml:space="preserve">3.693.428 </w:t>
              </w:r>
            </w:ins>
            <w:ins w:id="2979" w:author="Thu Huyen Tran" w:date="2023-12-05T20:42:00Z">
              <w:del w:id="2980" w:author="Huyen Tran Thu" w:date="2024-05-16T10:42:00Z" w16du:dateUtc="2024-05-16T03:42:00Z">
                <w:r w:rsidRPr="006549AB" w:rsidDel="00512A71">
                  <w:rPr>
                    <w:sz w:val="22"/>
                    <w:rPrChange w:id="2981" w:author="Huyen Tran Thu" w:date="2024-10-13T22:04:00Z" w16du:dateUtc="2024-10-13T15:04:00Z">
                      <w:rPr>
                        <w:rFonts w:ascii="Arial" w:hAnsi="Arial" w:cs="Arial"/>
                        <w:sz w:val="20"/>
                        <w:szCs w:val="20"/>
                      </w:rPr>
                    </w:rPrChange>
                  </w:rPr>
                  <w:delText xml:space="preserve">3.693.428 </w:delText>
                </w:r>
              </w:del>
            </w:ins>
          </w:p>
        </w:tc>
        <w:tc>
          <w:tcPr>
            <w:tcW w:w="781" w:type="pct"/>
            <w:vAlign w:val="bottom"/>
          </w:tcPr>
          <w:p w14:paraId="563F0DEA" w14:textId="44F426AF" w:rsidR="00444460" w:rsidRPr="006549AB" w:rsidRDefault="00444460" w:rsidP="00444460">
            <w:pPr>
              <w:spacing w:before="100" w:after="100"/>
              <w:ind w:right="15"/>
              <w:jc w:val="center"/>
              <w:rPr>
                <w:ins w:id="2982" w:author="Thu Huyen Tran" w:date="2023-12-05T20:39:00Z"/>
                <w:sz w:val="22"/>
              </w:rPr>
            </w:pPr>
            <w:ins w:id="2983" w:author="Huyen Tran Thu" w:date="2024-05-16T10:42:00Z" w16du:dateUtc="2024-05-16T03:42:00Z">
              <w:r w:rsidRPr="006549AB">
                <w:rPr>
                  <w:sz w:val="22"/>
                  <w:rPrChange w:id="2984" w:author="Huyen Tran Thu" w:date="2024-10-13T22:04:00Z" w16du:dateUtc="2024-10-13T15:04:00Z">
                    <w:rPr>
                      <w:rFonts w:ascii="Arial" w:hAnsi="Arial" w:cs="Arial"/>
                      <w:sz w:val="20"/>
                      <w:szCs w:val="20"/>
                    </w:rPr>
                  </w:rPrChange>
                </w:rPr>
                <w:t>69,8%</w:t>
              </w:r>
            </w:ins>
            <w:ins w:id="2985" w:author="Thu Huyen Tran" w:date="2023-12-05T20:43:00Z">
              <w:del w:id="2986" w:author="Huyen Tran Thu" w:date="2024-05-16T10:42:00Z" w16du:dateUtc="2024-05-16T03:42:00Z">
                <w:r w:rsidRPr="006549AB" w:rsidDel="008A5603">
                  <w:rPr>
                    <w:sz w:val="22"/>
                    <w:rPrChange w:id="2987" w:author="Huyen Tran Thu" w:date="2024-10-13T22:04:00Z" w16du:dateUtc="2024-10-13T15:04:00Z">
                      <w:rPr>
                        <w:rFonts w:ascii="Arial" w:hAnsi="Arial" w:cs="Arial"/>
                        <w:sz w:val="20"/>
                        <w:szCs w:val="20"/>
                      </w:rPr>
                    </w:rPrChange>
                  </w:rPr>
                  <w:delText>61,32%</w:delText>
                </w:r>
              </w:del>
            </w:ins>
          </w:p>
        </w:tc>
        <w:tc>
          <w:tcPr>
            <w:tcW w:w="861" w:type="pct"/>
            <w:vAlign w:val="bottom"/>
          </w:tcPr>
          <w:p w14:paraId="4C05AA71" w14:textId="2D368974" w:rsidR="00444460" w:rsidRPr="006549AB" w:rsidRDefault="00444460" w:rsidP="00444460">
            <w:pPr>
              <w:spacing w:before="100" w:after="100"/>
              <w:ind w:right="15"/>
              <w:jc w:val="center"/>
              <w:rPr>
                <w:ins w:id="2988" w:author="Thu Huyen Tran" w:date="2023-12-05T20:39:00Z"/>
                <w:sz w:val="22"/>
              </w:rPr>
            </w:pPr>
            <w:ins w:id="2989" w:author="Thu Huyen Tran" w:date="2024-05-17T20:32:00Z" w16du:dateUtc="2024-05-17T13:32:00Z">
              <w:r w:rsidRPr="006549AB">
                <w:rPr>
                  <w:sz w:val="22"/>
                  <w:rPrChange w:id="2990" w:author="Huyen Tran Thu" w:date="2024-10-13T22:04:00Z" w16du:dateUtc="2024-10-13T15:04:00Z">
                    <w:rPr>
                      <w:rFonts w:ascii="Arial" w:hAnsi="Arial" w:cs="Arial"/>
                      <w:sz w:val="20"/>
                      <w:szCs w:val="20"/>
                    </w:rPr>
                  </w:rPrChange>
                </w:rPr>
                <w:t xml:space="preserve">3.693.428 </w:t>
              </w:r>
            </w:ins>
          </w:p>
        </w:tc>
        <w:tc>
          <w:tcPr>
            <w:tcW w:w="939" w:type="pct"/>
            <w:vAlign w:val="bottom"/>
          </w:tcPr>
          <w:p w14:paraId="10688220" w14:textId="5F1FC5B2" w:rsidR="00444460" w:rsidRPr="006549AB" w:rsidRDefault="00444460" w:rsidP="00444460">
            <w:pPr>
              <w:spacing w:before="100" w:after="100"/>
              <w:ind w:right="15"/>
              <w:jc w:val="center"/>
              <w:rPr>
                <w:ins w:id="2991" w:author="Thu Huyen Tran" w:date="2023-12-05T20:39:00Z"/>
                <w:sz w:val="22"/>
              </w:rPr>
            </w:pPr>
            <w:ins w:id="2992" w:author="Thu Huyen Tran" w:date="2023-12-05T20:43:00Z">
              <w:r w:rsidRPr="006549AB">
                <w:rPr>
                  <w:sz w:val="22"/>
                  <w:rPrChange w:id="2993" w:author="Huyen Tran Thu" w:date="2024-10-13T22:04:00Z" w16du:dateUtc="2024-10-13T15:04:00Z">
                    <w:rPr>
                      <w:rFonts w:ascii="Arial" w:hAnsi="Arial" w:cs="Arial"/>
                      <w:sz w:val="20"/>
                      <w:szCs w:val="20"/>
                    </w:rPr>
                  </w:rPrChange>
                </w:rPr>
                <w:t xml:space="preserve">2.264.938 </w:t>
              </w:r>
            </w:ins>
          </w:p>
        </w:tc>
        <w:tc>
          <w:tcPr>
            <w:tcW w:w="713" w:type="pct"/>
            <w:vAlign w:val="bottom"/>
          </w:tcPr>
          <w:p w14:paraId="1454CDA2" w14:textId="7DDE385E" w:rsidR="00444460" w:rsidRPr="006549AB" w:rsidRDefault="00444460" w:rsidP="00444460">
            <w:pPr>
              <w:spacing w:before="100" w:after="100"/>
              <w:ind w:right="15"/>
              <w:jc w:val="center"/>
              <w:rPr>
                <w:ins w:id="2994" w:author="Thu Huyen Tran" w:date="2023-12-05T20:39:00Z"/>
                <w:sz w:val="22"/>
              </w:rPr>
            </w:pPr>
          </w:p>
        </w:tc>
        <w:tc>
          <w:tcPr>
            <w:tcW w:w="613" w:type="pct"/>
            <w:vAlign w:val="bottom"/>
          </w:tcPr>
          <w:p w14:paraId="146188AF" w14:textId="622B9B41" w:rsidR="00444460" w:rsidRPr="006549AB" w:rsidRDefault="00444460" w:rsidP="00444460">
            <w:pPr>
              <w:spacing w:before="100" w:after="100"/>
              <w:ind w:right="15"/>
              <w:jc w:val="center"/>
              <w:rPr>
                <w:ins w:id="2995" w:author="Thu Huyen Tran" w:date="2023-12-05T20:39:00Z"/>
                <w:sz w:val="22"/>
              </w:rPr>
            </w:pPr>
          </w:p>
        </w:tc>
      </w:tr>
      <w:tr w:rsidR="006549AB" w:rsidRPr="006549AB" w14:paraId="56C540F0" w14:textId="77777777" w:rsidTr="008F0616">
        <w:trPr>
          <w:jc w:val="center"/>
          <w:ins w:id="2996" w:author="Thu Huyen Tran" w:date="2023-12-05T20:39:00Z"/>
        </w:trPr>
        <w:tc>
          <w:tcPr>
            <w:tcW w:w="419" w:type="pct"/>
            <w:vAlign w:val="bottom"/>
          </w:tcPr>
          <w:p w14:paraId="3C8D00AB" w14:textId="77777777" w:rsidR="00444460" w:rsidRPr="006549AB" w:rsidRDefault="00444460" w:rsidP="00444460">
            <w:pPr>
              <w:spacing w:before="100" w:after="100"/>
              <w:jc w:val="center"/>
              <w:rPr>
                <w:ins w:id="2997" w:author="Thu Huyen Tran" w:date="2023-12-05T20:39:00Z"/>
                <w:sz w:val="22"/>
              </w:rPr>
            </w:pPr>
            <w:ins w:id="2998" w:author="Thu Huyen Tran" w:date="2023-12-05T20:39:00Z">
              <w:r w:rsidRPr="006549AB">
                <w:rPr>
                  <w:sz w:val="22"/>
                </w:rPr>
                <w:t>2004</w:t>
              </w:r>
            </w:ins>
          </w:p>
        </w:tc>
        <w:tc>
          <w:tcPr>
            <w:tcW w:w="674" w:type="pct"/>
            <w:vAlign w:val="bottom"/>
          </w:tcPr>
          <w:p w14:paraId="085F662F" w14:textId="65E9D170" w:rsidR="00444460" w:rsidRPr="006549AB" w:rsidRDefault="00444460" w:rsidP="00444460">
            <w:pPr>
              <w:spacing w:before="100" w:after="100"/>
              <w:ind w:right="15"/>
              <w:jc w:val="center"/>
              <w:rPr>
                <w:ins w:id="2999" w:author="Thu Huyen Tran" w:date="2023-12-05T20:39:00Z"/>
                <w:sz w:val="22"/>
              </w:rPr>
            </w:pPr>
            <w:ins w:id="3000" w:author="Huyen Tran Thu" w:date="2024-05-16T10:42:00Z" w16du:dateUtc="2024-05-16T03:42:00Z">
              <w:r w:rsidRPr="006549AB">
                <w:rPr>
                  <w:sz w:val="22"/>
                  <w:rPrChange w:id="3001" w:author="Huyen Tran Thu" w:date="2024-10-13T22:04:00Z" w16du:dateUtc="2024-10-13T15:04:00Z">
                    <w:rPr>
                      <w:rFonts w:ascii="Arial" w:hAnsi="Arial" w:cs="Arial"/>
                      <w:sz w:val="20"/>
                      <w:szCs w:val="20"/>
                    </w:rPr>
                  </w:rPrChange>
                </w:rPr>
                <w:t xml:space="preserve">3.973.757 </w:t>
              </w:r>
            </w:ins>
            <w:ins w:id="3002" w:author="Thu Huyen Tran" w:date="2023-12-05T20:42:00Z">
              <w:del w:id="3003" w:author="Huyen Tran Thu" w:date="2024-05-16T10:42:00Z" w16du:dateUtc="2024-05-16T03:42:00Z">
                <w:r w:rsidRPr="006549AB" w:rsidDel="00512A71">
                  <w:rPr>
                    <w:sz w:val="22"/>
                    <w:rPrChange w:id="3004" w:author="Huyen Tran Thu" w:date="2024-10-13T22:04:00Z" w16du:dateUtc="2024-10-13T15:04:00Z">
                      <w:rPr>
                        <w:rFonts w:ascii="Arial" w:hAnsi="Arial" w:cs="Arial"/>
                        <w:sz w:val="20"/>
                        <w:szCs w:val="20"/>
                      </w:rPr>
                    </w:rPrChange>
                  </w:rPr>
                  <w:delText xml:space="preserve">3.973.757 </w:delText>
                </w:r>
              </w:del>
            </w:ins>
          </w:p>
        </w:tc>
        <w:tc>
          <w:tcPr>
            <w:tcW w:w="781" w:type="pct"/>
            <w:vAlign w:val="bottom"/>
          </w:tcPr>
          <w:p w14:paraId="4EDFC62E" w14:textId="0412935F" w:rsidR="00444460" w:rsidRPr="006549AB" w:rsidRDefault="00444460" w:rsidP="00444460">
            <w:pPr>
              <w:spacing w:before="100" w:after="100"/>
              <w:ind w:right="15"/>
              <w:jc w:val="center"/>
              <w:rPr>
                <w:ins w:id="3005" w:author="Thu Huyen Tran" w:date="2023-12-05T20:39:00Z"/>
                <w:sz w:val="22"/>
              </w:rPr>
            </w:pPr>
            <w:ins w:id="3006" w:author="Huyen Tran Thu" w:date="2024-05-16T10:42:00Z" w16du:dateUtc="2024-05-16T03:42:00Z">
              <w:r w:rsidRPr="006549AB">
                <w:rPr>
                  <w:sz w:val="22"/>
                  <w:rPrChange w:id="3007" w:author="Huyen Tran Thu" w:date="2024-10-13T22:04:00Z" w16du:dateUtc="2024-10-13T15:04:00Z">
                    <w:rPr>
                      <w:rFonts w:ascii="Arial" w:hAnsi="Arial" w:cs="Arial"/>
                      <w:color w:val="FF0000"/>
                      <w:sz w:val="20"/>
                      <w:szCs w:val="20"/>
                    </w:rPr>
                  </w:rPrChange>
                </w:rPr>
                <w:t>72,0%</w:t>
              </w:r>
            </w:ins>
            <w:ins w:id="3008" w:author="Thu Huyen Tran" w:date="2023-12-05T20:43:00Z">
              <w:del w:id="3009" w:author="Huyen Tran Thu" w:date="2024-05-16T10:42:00Z" w16du:dateUtc="2024-05-16T03:42:00Z">
                <w:r w:rsidRPr="006549AB" w:rsidDel="008A5603">
                  <w:rPr>
                    <w:sz w:val="22"/>
                    <w:rPrChange w:id="3010" w:author="Huyen Tran Thu" w:date="2024-10-13T22:04:00Z" w16du:dateUtc="2024-10-13T15:04:00Z">
                      <w:rPr>
                        <w:rFonts w:ascii="Arial" w:hAnsi="Arial" w:cs="Arial"/>
                        <w:sz w:val="20"/>
                        <w:szCs w:val="20"/>
                      </w:rPr>
                    </w:rPrChange>
                  </w:rPr>
                  <w:delText>62,84%</w:delText>
                </w:r>
              </w:del>
            </w:ins>
          </w:p>
        </w:tc>
        <w:tc>
          <w:tcPr>
            <w:tcW w:w="861" w:type="pct"/>
            <w:vAlign w:val="bottom"/>
          </w:tcPr>
          <w:p w14:paraId="79C2B9E2" w14:textId="6709C6DA" w:rsidR="00444460" w:rsidRPr="006549AB" w:rsidRDefault="00444460" w:rsidP="00444460">
            <w:pPr>
              <w:spacing w:before="100" w:after="100"/>
              <w:ind w:right="15"/>
              <w:jc w:val="center"/>
              <w:rPr>
                <w:ins w:id="3011" w:author="Thu Huyen Tran" w:date="2023-12-05T20:39:00Z"/>
                <w:sz w:val="22"/>
                <w:rPrChange w:id="3012" w:author="Huyen Tran Thu" w:date="2024-10-13T22:04:00Z" w16du:dateUtc="2024-10-13T15:04:00Z">
                  <w:rPr>
                    <w:ins w:id="3013" w:author="Thu Huyen Tran" w:date="2023-12-05T20:39:00Z"/>
                    <w:color w:val="FF0000"/>
                    <w:sz w:val="22"/>
                  </w:rPr>
                </w:rPrChange>
              </w:rPr>
            </w:pPr>
            <w:ins w:id="3014" w:author="Thu Huyen Tran" w:date="2024-05-17T20:32:00Z" w16du:dateUtc="2024-05-17T13:32:00Z">
              <w:r w:rsidRPr="006549AB">
                <w:rPr>
                  <w:sz w:val="22"/>
                  <w:rPrChange w:id="3015" w:author="Huyen Tran Thu" w:date="2024-10-13T22:04:00Z" w16du:dateUtc="2024-10-13T15:04:00Z">
                    <w:rPr>
                      <w:rFonts w:ascii="Arial" w:hAnsi="Arial" w:cs="Arial"/>
                      <w:sz w:val="20"/>
                      <w:szCs w:val="20"/>
                    </w:rPr>
                  </w:rPrChange>
                </w:rPr>
                <w:t xml:space="preserve">3.973.757 </w:t>
              </w:r>
            </w:ins>
          </w:p>
        </w:tc>
        <w:tc>
          <w:tcPr>
            <w:tcW w:w="939" w:type="pct"/>
            <w:vAlign w:val="bottom"/>
          </w:tcPr>
          <w:p w14:paraId="3E6217E0" w14:textId="77CDA9FF" w:rsidR="00444460" w:rsidRPr="006549AB" w:rsidRDefault="00444460" w:rsidP="00444460">
            <w:pPr>
              <w:spacing w:before="100" w:after="100"/>
              <w:ind w:right="15"/>
              <w:jc w:val="center"/>
              <w:rPr>
                <w:ins w:id="3016" w:author="Thu Huyen Tran" w:date="2023-12-05T20:39:00Z"/>
                <w:sz w:val="22"/>
              </w:rPr>
            </w:pPr>
            <w:ins w:id="3017" w:author="Thu Huyen Tran" w:date="2023-12-05T20:43:00Z">
              <w:r w:rsidRPr="006549AB">
                <w:rPr>
                  <w:sz w:val="22"/>
                  <w:rPrChange w:id="3018" w:author="Huyen Tran Thu" w:date="2024-10-13T22:04:00Z" w16du:dateUtc="2024-10-13T15:04:00Z">
                    <w:rPr>
                      <w:rFonts w:ascii="Arial" w:hAnsi="Arial" w:cs="Arial"/>
                      <w:sz w:val="20"/>
                      <w:szCs w:val="20"/>
                    </w:rPr>
                  </w:rPrChange>
                </w:rPr>
                <w:t xml:space="preserve">2.496.965 </w:t>
              </w:r>
            </w:ins>
          </w:p>
        </w:tc>
        <w:tc>
          <w:tcPr>
            <w:tcW w:w="713" w:type="pct"/>
            <w:vAlign w:val="bottom"/>
          </w:tcPr>
          <w:p w14:paraId="543AC11E" w14:textId="512578EA" w:rsidR="00444460" w:rsidRPr="006549AB" w:rsidRDefault="00444460" w:rsidP="00444460">
            <w:pPr>
              <w:spacing w:before="100" w:after="100"/>
              <w:ind w:right="15"/>
              <w:jc w:val="center"/>
              <w:rPr>
                <w:ins w:id="3019" w:author="Thu Huyen Tran" w:date="2023-12-05T20:39:00Z"/>
                <w:sz w:val="22"/>
              </w:rPr>
            </w:pPr>
          </w:p>
        </w:tc>
        <w:tc>
          <w:tcPr>
            <w:tcW w:w="613" w:type="pct"/>
            <w:vAlign w:val="bottom"/>
          </w:tcPr>
          <w:p w14:paraId="6D0F8672" w14:textId="3DF00925" w:rsidR="00444460" w:rsidRPr="006549AB" w:rsidRDefault="00444460" w:rsidP="00444460">
            <w:pPr>
              <w:spacing w:before="100" w:after="100"/>
              <w:ind w:right="15"/>
              <w:jc w:val="center"/>
              <w:rPr>
                <w:ins w:id="3020" w:author="Thu Huyen Tran" w:date="2023-12-05T20:39:00Z"/>
                <w:sz w:val="22"/>
              </w:rPr>
            </w:pPr>
          </w:p>
        </w:tc>
      </w:tr>
      <w:tr w:rsidR="006549AB" w:rsidRPr="006549AB" w14:paraId="4705B711" w14:textId="77777777" w:rsidTr="008F0616">
        <w:trPr>
          <w:jc w:val="center"/>
          <w:ins w:id="3021" w:author="Thu Huyen Tran" w:date="2023-12-05T20:39:00Z"/>
        </w:trPr>
        <w:tc>
          <w:tcPr>
            <w:tcW w:w="419" w:type="pct"/>
            <w:vAlign w:val="bottom"/>
          </w:tcPr>
          <w:p w14:paraId="793DC4F5" w14:textId="77777777" w:rsidR="00444460" w:rsidRPr="006549AB" w:rsidRDefault="00444460" w:rsidP="00444460">
            <w:pPr>
              <w:spacing w:before="100" w:after="100"/>
              <w:jc w:val="center"/>
              <w:rPr>
                <w:ins w:id="3022" w:author="Thu Huyen Tran" w:date="2023-12-05T20:39:00Z"/>
                <w:sz w:val="22"/>
              </w:rPr>
            </w:pPr>
            <w:ins w:id="3023" w:author="Thu Huyen Tran" w:date="2023-12-05T20:39:00Z">
              <w:r w:rsidRPr="006549AB">
                <w:rPr>
                  <w:sz w:val="22"/>
                </w:rPr>
                <w:t>2005</w:t>
              </w:r>
            </w:ins>
          </w:p>
        </w:tc>
        <w:tc>
          <w:tcPr>
            <w:tcW w:w="674" w:type="pct"/>
            <w:vAlign w:val="bottom"/>
          </w:tcPr>
          <w:p w14:paraId="51B9ED61" w14:textId="723F8CC2" w:rsidR="00444460" w:rsidRPr="006549AB" w:rsidRDefault="00444460" w:rsidP="00444460">
            <w:pPr>
              <w:spacing w:before="100" w:after="100"/>
              <w:ind w:right="15"/>
              <w:jc w:val="center"/>
              <w:rPr>
                <w:ins w:id="3024" w:author="Thu Huyen Tran" w:date="2023-12-05T20:39:00Z"/>
                <w:sz w:val="22"/>
              </w:rPr>
            </w:pPr>
            <w:ins w:id="3025" w:author="Huyen Tran Thu" w:date="2024-05-16T10:42:00Z" w16du:dateUtc="2024-05-16T03:42:00Z">
              <w:r w:rsidRPr="006549AB">
                <w:rPr>
                  <w:sz w:val="22"/>
                  <w:rPrChange w:id="3026" w:author="Huyen Tran Thu" w:date="2024-10-13T22:04:00Z" w16du:dateUtc="2024-10-13T15:04:00Z">
                    <w:rPr>
                      <w:rFonts w:ascii="Arial" w:hAnsi="Arial" w:cs="Arial"/>
                      <w:sz w:val="20"/>
                      <w:szCs w:val="20"/>
                    </w:rPr>
                  </w:rPrChange>
                </w:rPr>
                <w:t xml:space="preserve">4.236.576 </w:t>
              </w:r>
            </w:ins>
            <w:ins w:id="3027" w:author="Thu Huyen Tran" w:date="2023-12-05T20:42:00Z">
              <w:del w:id="3028" w:author="Huyen Tran Thu" w:date="2024-05-16T10:42:00Z" w16du:dateUtc="2024-05-16T03:42:00Z">
                <w:r w:rsidRPr="006549AB" w:rsidDel="00512A71">
                  <w:rPr>
                    <w:sz w:val="22"/>
                    <w:rPrChange w:id="3029" w:author="Huyen Tran Thu" w:date="2024-10-13T22:04:00Z" w16du:dateUtc="2024-10-13T15:04:00Z">
                      <w:rPr>
                        <w:rFonts w:ascii="Arial" w:hAnsi="Arial" w:cs="Arial"/>
                        <w:sz w:val="20"/>
                        <w:szCs w:val="20"/>
                      </w:rPr>
                    </w:rPrChange>
                  </w:rPr>
                  <w:delText xml:space="preserve">4.236.576 </w:delText>
                </w:r>
              </w:del>
            </w:ins>
          </w:p>
        </w:tc>
        <w:tc>
          <w:tcPr>
            <w:tcW w:w="781" w:type="pct"/>
            <w:vAlign w:val="bottom"/>
          </w:tcPr>
          <w:p w14:paraId="64D47E2C" w14:textId="0C329B53" w:rsidR="00444460" w:rsidRPr="006549AB" w:rsidRDefault="00444460" w:rsidP="00444460">
            <w:pPr>
              <w:spacing w:before="100" w:after="100"/>
              <w:ind w:right="15"/>
              <w:jc w:val="center"/>
              <w:rPr>
                <w:ins w:id="3030" w:author="Thu Huyen Tran" w:date="2023-12-05T20:39:00Z"/>
                <w:sz w:val="22"/>
              </w:rPr>
            </w:pPr>
            <w:ins w:id="3031" w:author="Huyen Tran Thu" w:date="2024-05-16T10:42:00Z" w16du:dateUtc="2024-05-16T03:42:00Z">
              <w:r w:rsidRPr="006549AB">
                <w:rPr>
                  <w:sz w:val="22"/>
                  <w:rPrChange w:id="3032" w:author="Huyen Tran Thu" w:date="2024-10-13T22:04:00Z" w16du:dateUtc="2024-10-13T15:04:00Z">
                    <w:rPr>
                      <w:rFonts w:ascii="Arial" w:hAnsi="Arial" w:cs="Arial"/>
                      <w:sz w:val="20"/>
                      <w:szCs w:val="20"/>
                    </w:rPr>
                  </w:rPrChange>
                </w:rPr>
                <w:t>74,3%</w:t>
              </w:r>
            </w:ins>
            <w:ins w:id="3033" w:author="Thu Huyen Tran" w:date="2023-12-05T20:43:00Z">
              <w:del w:id="3034" w:author="Huyen Tran Thu" w:date="2024-05-16T10:42:00Z" w16du:dateUtc="2024-05-16T03:42:00Z">
                <w:r w:rsidRPr="006549AB" w:rsidDel="008A5603">
                  <w:rPr>
                    <w:sz w:val="22"/>
                    <w:rPrChange w:id="3035" w:author="Huyen Tran Thu" w:date="2024-10-13T22:04:00Z" w16du:dateUtc="2024-10-13T15:04:00Z">
                      <w:rPr>
                        <w:rFonts w:ascii="Arial" w:hAnsi="Arial" w:cs="Arial"/>
                        <w:sz w:val="20"/>
                        <w:szCs w:val="20"/>
                      </w:rPr>
                    </w:rPrChange>
                  </w:rPr>
                  <w:delText>64,10%</w:delText>
                </w:r>
              </w:del>
            </w:ins>
          </w:p>
        </w:tc>
        <w:tc>
          <w:tcPr>
            <w:tcW w:w="861" w:type="pct"/>
            <w:vAlign w:val="bottom"/>
          </w:tcPr>
          <w:p w14:paraId="46F95951" w14:textId="1712B0B5" w:rsidR="00444460" w:rsidRPr="006549AB" w:rsidRDefault="00444460" w:rsidP="00444460">
            <w:pPr>
              <w:spacing w:before="100" w:after="100"/>
              <w:ind w:right="15"/>
              <w:jc w:val="center"/>
              <w:rPr>
                <w:ins w:id="3036" w:author="Thu Huyen Tran" w:date="2023-12-05T20:39:00Z"/>
                <w:sz w:val="22"/>
              </w:rPr>
            </w:pPr>
            <w:ins w:id="3037" w:author="Thu Huyen Tran" w:date="2024-05-17T20:32:00Z" w16du:dateUtc="2024-05-17T13:32:00Z">
              <w:r w:rsidRPr="006549AB">
                <w:rPr>
                  <w:sz w:val="22"/>
                  <w:rPrChange w:id="3038" w:author="Huyen Tran Thu" w:date="2024-10-13T22:04:00Z" w16du:dateUtc="2024-10-13T15:04:00Z">
                    <w:rPr>
                      <w:rFonts w:ascii="Arial" w:hAnsi="Arial" w:cs="Arial"/>
                      <w:sz w:val="20"/>
                      <w:szCs w:val="20"/>
                    </w:rPr>
                  </w:rPrChange>
                </w:rPr>
                <w:t xml:space="preserve">4.236.576 </w:t>
              </w:r>
            </w:ins>
          </w:p>
        </w:tc>
        <w:tc>
          <w:tcPr>
            <w:tcW w:w="939" w:type="pct"/>
            <w:vAlign w:val="bottom"/>
          </w:tcPr>
          <w:p w14:paraId="66E45183" w14:textId="10CE7E1A" w:rsidR="00444460" w:rsidRPr="006549AB" w:rsidRDefault="00444460" w:rsidP="00444460">
            <w:pPr>
              <w:spacing w:before="100" w:after="100"/>
              <w:ind w:right="15"/>
              <w:jc w:val="center"/>
              <w:rPr>
                <w:ins w:id="3039" w:author="Thu Huyen Tran" w:date="2023-12-05T20:39:00Z"/>
                <w:sz w:val="22"/>
              </w:rPr>
            </w:pPr>
            <w:ins w:id="3040" w:author="Thu Huyen Tran" w:date="2023-12-05T20:43:00Z">
              <w:r w:rsidRPr="006549AB">
                <w:rPr>
                  <w:sz w:val="22"/>
                  <w:rPrChange w:id="3041" w:author="Huyen Tran Thu" w:date="2024-10-13T22:04:00Z" w16du:dateUtc="2024-10-13T15:04:00Z">
                    <w:rPr>
                      <w:rFonts w:ascii="Arial" w:hAnsi="Arial" w:cs="Arial"/>
                      <w:sz w:val="20"/>
                      <w:szCs w:val="20"/>
                    </w:rPr>
                  </w:rPrChange>
                </w:rPr>
                <w:t xml:space="preserve">2.715.570 </w:t>
              </w:r>
            </w:ins>
          </w:p>
        </w:tc>
        <w:tc>
          <w:tcPr>
            <w:tcW w:w="713" w:type="pct"/>
            <w:vAlign w:val="bottom"/>
          </w:tcPr>
          <w:p w14:paraId="60180DAB" w14:textId="259C9222" w:rsidR="00444460" w:rsidRPr="006549AB" w:rsidRDefault="00444460" w:rsidP="00444460">
            <w:pPr>
              <w:spacing w:before="100" w:after="100"/>
              <w:ind w:right="15"/>
              <w:jc w:val="center"/>
              <w:rPr>
                <w:ins w:id="3042" w:author="Thu Huyen Tran" w:date="2023-12-05T20:39:00Z"/>
                <w:sz w:val="22"/>
              </w:rPr>
            </w:pPr>
          </w:p>
        </w:tc>
        <w:tc>
          <w:tcPr>
            <w:tcW w:w="613" w:type="pct"/>
            <w:vAlign w:val="bottom"/>
          </w:tcPr>
          <w:p w14:paraId="15D1355C" w14:textId="3C9BA5EF" w:rsidR="00444460" w:rsidRPr="006549AB" w:rsidRDefault="00444460" w:rsidP="00444460">
            <w:pPr>
              <w:spacing w:before="100" w:after="100"/>
              <w:ind w:right="15"/>
              <w:jc w:val="center"/>
              <w:rPr>
                <w:ins w:id="3043" w:author="Thu Huyen Tran" w:date="2023-12-05T20:39:00Z"/>
                <w:sz w:val="22"/>
              </w:rPr>
            </w:pPr>
          </w:p>
        </w:tc>
      </w:tr>
      <w:tr w:rsidR="006549AB" w:rsidRPr="006549AB" w14:paraId="589A19D0" w14:textId="77777777" w:rsidTr="008F0616">
        <w:trPr>
          <w:jc w:val="center"/>
          <w:ins w:id="3044" w:author="Thu Huyen Tran" w:date="2023-12-05T20:39:00Z"/>
        </w:trPr>
        <w:tc>
          <w:tcPr>
            <w:tcW w:w="419" w:type="pct"/>
            <w:vAlign w:val="bottom"/>
          </w:tcPr>
          <w:p w14:paraId="060C6A87" w14:textId="77777777" w:rsidR="00444460" w:rsidRPr="006549AB" w:rsidRDefault="00444460" w:rsidP="00444460">
            <w:pPr>
              <w:spacing w:before="100" w:after="100"/>
              <w:jc w:val="center"/>
              <w:rPr>
                <w:ins w:id="3045" w:author="Thu Huyen Tran" w:date="2023-12-05T20:39:00Z"/>
                <w:sz w:val="22"/>
              </w:rPr>
            </w:pPr>
            <w:ins w:id="3046" w:author="Thu Huyen Tran" w:date="2023-12-05T20:39:00Z">
              <w:r w:rsidRPr="006549AB">
                <w:rPr>
                  <w:sz w:val="22"/>
                </w:rPr>
                <w:t>2006</w:t>
              </w:r>
            </w:ins>
          </w:p>
        </w:tc>
        <w:tc>
          <w:tcPr>
            <w:tcW w:w="674" w:type="pct"/>
            <w:vAlign w:val="bottom"/>
          </w:tcPr>
          <w:p w14:paraId="255F70E5" w14:textId="486DF134" w:rsidR="00444460" w:rsidRPr="006549AB" w:rsidRDefault="00444460" w:rsidP="00444460">
            <w:pPr>
              <w:spacing w:before="100" w:after="100"/>
              <w:ind w:right="15"/>
              <w:jc w:val="center"/>
              <w:rPr>
                <w:ins w:id="3047" w:author="Thu Huyen Tran" w:date="2023-12-05T20:39:00Z"/>
                <w:sz w:val="22"/>
              </w:rPr>
            </w:pPr>
            <w:ins w:id="3048" w:author="Huyen Tran Thu" w:date="2024-05-16T10:42:00Z" w16du:dateUtc="2024-05-16T03:42:00Z">
              <w:r w:rsidRPr="006549AB">
                <w:rPr>
                  <w:sz w:val="22"/>
                  <w:rPrChange w:id="3049" w:author="Huyen Tran Thu" w:date="2024-10-13T22:04:00Z" w16du:dateUtc="2024-10-13T15:04:00Z">
                    <w:rPr>
                      <w:rFonts w:ascii="Arial" w:hAnsi="Arial" w:cs="Arial"/>
                      <w:sz w:val="20"/>
                      <w:szCs w:val="20"/>
                    </w:rPr>
                  </w:rPrChange>
                </w:rPr>
                <w:t xml:space="preserve">4.761.873 </w:t>
              </w:r>
            </w:ins>
            <w:ins w:id="3050" w:author="Thu Huyen Tran" w:date="2023-12-05T20:42:00Z">
              <w:del w:id="3051" w:author="Huyen Tran Thu" w:date="2024-05-16T10:42:00Z" w16du:dateUtc="2024-05-16T03:42:00Z">
                <w:r w:rsidRPr="006549AB" w:rsidDel="00512A71">
                  <w:rPr>
                    <w:sz w:val="22"/>
                    <w:rPrChange w:id="3052" w:author="Huyen Tran Thu" w:date="2024-10-13T22:04:00Z" w16du:dateUtc="2024-10-13T15:04:00Z">
                      <w:rPr>
                        <w:rFonts w:ascii="Arial" w:hAnsi="Arial" w:cs="Arial"/>
                        <w:sz w:val="20"/>
                        <w:szCs w:val="20"/>
                      </w:rPr>
                    </w:rPrChange>
                  </w:rPr>
                  <w:delText xml:space="preserve">4.761.873 </w:delText>
                </w:r>
              </w:del>
            </w:ins>
          </w:p>
        </w:tc>
        <w:tc>
          <w:tcPr>
            <w:tcW w:w="781" w:type="pct"/>
            <w:vAlign w:val="bottom"/>
          </w:tcPr>
          <w:p w14:paraId="597ACF57" w14:textId="42C8E5FD" w:rsidR="00444460" w:rsidRPr="006549AB" w:rsidRDefault="00444460" w:rsidP="00444460">
            <w:pPr>
              <w:spacing w:before="100" w:after="100"/>
              <w:ind w:right="15"/>
              <w:jc w:val="center"/>
              <w:rPr>
                <w:ins w:id="3053" w:author="Thu Huyen Tran" w:date="2023-12-05T20:39:00Z"/>
                <w:sz w:val="22"/>
              </w:rPr>
            </w:pPr>
            <w:ins w:id="3054" w:author="Huyen Tran Thu" w:date="2024-05-16T10:42:00Z" w16du:dateUtc="2024-05-16T03:42:00Z">
              <w:r w:rsidRPr="006549AB">
                <w:rPr>
                  <w:sz w:val="22"/>
                  <w:rPrChange w:id="3055" w:author="Huyen Tran Thu" w:date="2024-10-13T22:04:00Z" w16du:dateUtc="2024-10-13T15:04:00Z">
                    <w:rPr>
                      <w:rFonts w:ascii="Arial" w:hAnsi="Arial" w:cs="Arial"/>
                      <w:sz w:val="20"/>
                      <w:szCs w:val="20"/>
                    </w:rPr>
                  </w:rPrChange>
                </w:rPr>
                <w:t>76,5%</w:t>
              </w:r>
            </w:ins>
            <w:ins w:id="3056" w:author="Thu Huyen Tran" w:date="2023-12-05T20:43:00Z">
              <w:del w:id="3057" w:author="Huyen Tran Thu" w:date="2024-05-16T10:42:00Z" w16du:dateUtc="2024-05-16T03:42:00Z">
                <w:r w:rsidRPr="006549AB" w:rsidDel="008A5603">
                  <w:rPr>
                    <w:sz w:val="22"/>
                    <w:rPrChange w:id="3058" w:author="Huyen Tran Thu" w:date="2024-10-13T22:04:00Z" w16du:dateUtc="2024-10-13T15:04:00Z">
                      <w:rPr>
                        <w:rFonts w:ascii="Arial" w:hAnsi="Arial" w:cs="Arial"/>
                        <w:sz w:val="20"/>
                        <w:szCs w:val="20"/>
                      </w:rPr>
                    </w:rPrChange>
                  </w:rPr>
                  <w:delText>65,33%</w:delText>
                </w:r>
              </w:del>
            </w:ins>
          </w:p>
        </w:tc>
        <w:tc>
          <w:tcPr>
            <w:tcW w:w="861" w:type="pct"/>
            <w:vAlign w:val="bottom"/>
          </w:tcPr>
          <w:p w14:paraId="577127C0" w14:textId="1DAEE6C3" w:rsidR="00444460" w:rsidRPr="006549AB" w:rsidRDefault="00444460" w:rsidP="00444460">
            <w:pPr>
              <w:spacing w:before="100" w:after="100"/>
              <w:ind w:right="15"/>
              <w:jc w:val="center"/>
              <w:rPr>
                <w:ins w:id="3059" w:author="Thu Huyen Tran" w:date="2023-12-05T20:39:00Z"/>
                <w:sz w:val="22"/>
              </w:rPr>
            </w:pPr>
            <w:ins w:id="3060" w:author="Thu Huyen Tran" w:date="2024-05-17T20:32:00Z" w16du:dateUtc="2024-05-17T13:32:00Z">
              <w:r w:rsidRPr="006549AB">
                <w:rPr>
                  <w:sz w:val="22"/>
                  <w:rPrChange w:id="3061" w:author="Huyen Tran Thu" w:date="2024-10-13T22:04:00Z" w16du:dateUtc="2024-10-13T15:04:00Z">
                    <w:rPr>
                      <w:rFonts w:ascii="Arial" w:hAnsi="Arial" w:cs="Arial"/>
                      <w:sz w:val="20"/>
                      <w:szCs w:val="20"/>
                    </w:rPr>
                  </w:rPrChange>
                </w:rPr>
                <w:t xml:space="preserve">4.761.873 </w:t>
              </w:r>
            </w:ins>
          </w:p>
        </w:tc>
        <w:tc>
          <w:tcPr>
            <w:tcW w:w="939" w:type="pct"/>
            <w:vAlign w:val="bottom"/>
          </w:tcPr>
          <w:p w14:paraId="2B0EE737" w14:textId="0E8C6E4C" w:rsidR="00444460" w:rsidRPr="006549AB" w:rsidRDefault="00444460" w:rsidP="00444460">
            <w:pPr>
              <w:spacing w:before="100" w:after="100"/>
              <w:ind w:right="15"/>
              <w:jc w:val="center"/>
              <w:rPr>
                <w:ins w:id="3062" w:author="Thu Huyen Tran" w:date="2023-12-05T20:39:00Z"/>
                <w:sz w:val="22"/>
              </w:rPr>
            </w:pPr>
            <w:ins w:id="3063" w:author="Thu Huyen Tran" w:date="2023-12-05T20:43:00Z">
              <w:r w:rsidRPr="006549AB">
                <w:rPr>
                  <w:sz w:val="22"/>
                  <w:rPrChange w:id="3064" w:author="Huyen Tran Thu" w:date="2024-10-13T22:04:00Z" w16du:dateUtc="2024-10-13T15:04:00Z">
                    <w:rPr>
                      <w:rFonts w:ascii="Arial" w:hAnsi="Arial" w:cs="Arial"/>
                      <w:sz w:val="20"/>
                      <w:szCs w:val="20"/>
                    </w:rPr>
                  </w:rPrChange>
                </w:rPr>
                <w:t xml:space="preserve">3.110.967 </w:t>
              </w:r>
            </w:ins>
          </w:p>
        </w:tc>
        <w:tc>
          <w:tcPr>
            <w:tcW w:w="713" w:type="pct"/>
            <w:vAlign w:val="bottom"/>
          </w:tcPr>
          <w:p w14:paraId="75C8E31F" w14:textId="029EF620" w:rsidR="00444460" w:rsidRPr="006549AB" w:rsidRDefault="00444460" w:rsidP="00444460">
            <w:pPr>
              <w:spacing w:before="100" w:after="100"/>
              <w:ind w:right="15"/>
              <w:jc w:val="center"/>
              <w:rPr>
                <w:ins w:id="3065" w:author="Thu Huyen Tran" w:date="2023-12-05T20:39:00Z"/>
                <w:sz w:val="22"/>
              </w:rPr>
            </w:pPr>
          </w:p>
        </w:tc>
        <w:tc>
          <w:tcPr>
            <w:tcW w:w="613" w:type="pct"/>
            <w:vAlign w:val="bottom"/>
          </w:tcPr>
          <w:p w14:paraId="36BE1AAB" w14:textId="3A39A554" w:rsidR="00444460" w:rsidRPr="006549AB" w:rsidRDefault="00444460" w:rsidP="00444460">
            <w:pPr>
              <w:spacing w:before="100" w:after="100"/>
              <w:ind w:right="15"/>
              <w:jc w:val="center"/>
              <w:rPr>
                <w:ins w:id="3066" w:author="Thu Huyen Tran" w:date="2023-12-05T20:39:00Z"/>
                <w:sz w:val="22"/>
              </w:rPr>
            </w:pPr>
          </w:p>
        </w:tc>
      </w:tr>
      <w:tr w:rsidR="006549AB" w:rsidRPr="006549AB" w14:paraId="738470F3" w14:textId="77777777" w:rsidTr="008F0616">
        <w:trPr>
          <w:jc w:val="center"/>
          <w:ins w:id="3067" w:author="Thu Huyen Tran" w:date="2023-12-05T20:39:00Z"/>
        </w:trPr>
        <w:tc>
          <w:tcPr>
            <w:tcW w:w="419" w:type="pct"/>
            <w:vAlign w:val="bottom"/>
          </w:tcPr>
          <w:p w14:paraId="654EB3CD" w14:textId="77777777" w:rsidR="00444460" w:rsidRPr="006549AB" w:rsidRDefault="00444460" w:rsidP="00444460">
            <w:pPr>
              <w:spacing w:before="100" w:after="100"/>
              <w:jc w:val="center"/>
              <w:rPr>
                <w:ins w:id="3068" w:author="Thu Huyen Tran" w:date="2023-12-05T20:39:00Z"/>
                <w:sz w:val="22"/>
              </w:rPr>
            </w:pPr>
            <w:ins w:id="3069" w:author="Thu Huyen Tran" w:date="2023-12-05T20:39:00Z">
              <w:r w:rsidRPr="006549AB">
                <w:rPr>
                  <w:sz w:val="22"/>
                </w:rPr>
                <w:t>2007</w:t>
              </w:r>
            </w:ins>
          </w:p>
        </w:tc>
        <w:tc>
          <w:tcPr>
            <w:tcW w:w="674" w:type="pct"/>
            <w:vAlign w:val="bottom"/>
          </w:tcPr>
          <w:p w14:paraId="1754A6F4" w14:textId="58375C03" w:rsidR="00444460" w:rsidRPr="006549AB" w:rsidRDefault="00444460" w:rsidP="00444460">
            <w:pPr>
              <w:spacing w:before="100" w:after="100"/>
              <w:ind w:right="15"/>
              <w:jc w:val="center"/>
              <w:rPr>
                <w:ins w:id="3070" w:author="Thu Huyen Tran" w:date="2023-12-05T20:39:00Z"/>
                <w:sz w:val="22"/>
              </w:rPr>
            </w:pPr>
            <w:ins w:id="3071" w:author="Huyen Tran Thu" w:date="2024-05-16T10:42:00Z" w16du:dateUtc="2024-05-16T03:42:00Z">
              <w:r w:rsidRPr="006549AB">
                <w:rPr>
                  <w:sz w:val="22"/>
                  <w:rPrChange w:id="3072" w:author="Huyen Tran Thu" w:date="2024-10-13T22:04:00Z" w16du:dateUtc="2024-10-13T15:04:00Z">
                    <w:rPr>
                      <w:rFonts w:ascii="Arial" w:hAnsi="Arial" w:cs="Arial"/>
                      <w:sz w:val="20"/>
                      <w:szCs w:val="20"/>
                    </w:rPr>
                  </w:rPrChange>
                </w:rPr>
                <w:t xml:space="preserve">5.323.950 </w:t>
              </w:r>
            </w:ins>
            <w:ins w:id="3073" w:author="Thu Huyen Tran" w:date="2023-12-05T20:42:00Z">
              <w:del w:id="3074" w:author="Huyen Tran Thu" w:date="2024-05-16T10:42:00Z" w16du:dateUtc="2024-05-16T03:42:00Z">
                <w:r w:rsidRPr="006549AB" w:rsidDel="00512A71">
                  <w:rPr>
                    <w:sz w:val="22"/>
                    <w:rPrChange w:id="3075" w:author="Huyen Tran Thu" w:date="2024-10-13T22:04:00Z" w16du:dateUtc="2024-10-13T15:04:00Z">
                      <w:rPr>
                        <w:rFonts w:ascii="Arial" w:hAnsi="Arial" w:cs="Arial"/>
                        <w:sz w:val="20"/>
                        <w:szCs w:val="20"/>
                      </w:rPr>
                    </w:rPrChange>
                  </w:rPr>
                  <w:delText xml:space="preserve">5.323.950 </w:delText>
                </w:r>
              </w:del>
            </w:ins>
          </w:p>
        </w:tc>
        <w:tc>
          <w:tcPr>
            <w:tcW w:w="781" w:type="pct"/>
            <w:vAlign w:val="bottom"/>
          </w:tcPr>
          <w:p w14:paraId="25958C33" w14:textId="22397156" w:rsidR="00444460" w:rsidRPr="006549AB" w:rsidRDefault="00444460" w:rsidP="00444460">
            <w:pPr>
              <w:spacing w:before="100" w:after="100"/>
              <w:ind w:right="15"/>
              <w:jc w:val="center"/>
              <w:rPr>
                <w:ins w:id="3076" w:author="Thu Huyen Tran" w:date="2023-12-05T20:39:00Z"/>
                <w:sz w:val="22"/>
              </w:rPr>
            </w:pPr>
            <w:ins w:id="3077" w:author="Huyen Tran Thu" w:date="2024-05-16T10:42:00Z" w16du:dateUtc="2024-05-16T03:42:00Z">
              <w:r w:rsidRPr="006549AB">
                <w:rPr>
                  <w:sz w:val="22"/>
                  <w:rPrChange w:id="3078" w:author="Huyen Tran Thu" w:date="2024-10-13T22:04:00Z" w16du:dateUtc="2024-10-13T15:04:00Z">
                    <w:rPr>
                      <w:rFonts w:ascii="Arial" w:hAnsi="Arial" w:cs="Arial"/>
                      <w:sz w:val="20"/>
                      <w:szCs w:val="20"/>
                    </w:rPr>
                  </w:rPrChange>
                </w:rPr>
                <w:t>78,8%</w:t>
              </w:r>
            </w:ins>
            <w:ins w:id="3079" w:author="Thu Huyen Tran" w:date="2023-12-05T20:43:00Z">
              <w:del w:id="3080" w:author="Huyen Tran Thu" w:date="2024-05-16T10:42:00Z" w16du:dateUtc="2024-05-16T03:42:00Z">
                <w:r w:rsidRPr="006549AB" w:rsidDel="008A5603">
                  <w:rPr>
                    <w:sz w:val="22"/>
                    <w:rPrChange w:id="3081" w:author="Huyen Tran Thu" w:date="2024-10-13T22:04:00Z" w16du:dateUtc="2024-10-13T15:04:00Z">
                      <w:rPr>
                        <w:rFonts w:ascii="Arial" w:hAnsi="Arial" w:cs="Arial"/>
                        <w:sz w:val="20"/>
                        <w:szCs w:val="20"/>
                      </w:rPr>
                    </w:rPrChange>
                  </w:rPr>
                  <w:delText>66,54%</w:delText>
                </w:r>
              </w:del>
            </w:ins>
          </w:p>
        </w:tc>
        <w:tc>
          <w:tcPr>
            <w:tcW w:w="861" w:type="pct"/>
            <w:vAlign w:val="bottom"/>
          </w:tcPr>
          <w:p w14:paraId="753044C9" w14:textId="3A1A8B7F" w:rsidR="00444460" w:rsidRPr="006549AB" w:rsidRDefault="00444460" w:rsidP="00444460">
            <w:pPr>
              <w:spacing w:before="100" w:after="100"/>
              <w:ind w:right="15"/>
              <w:jc w:val="center"/>
              <w:rPr>
                <w:ins w:id="3082" w:author="Thu Huyen Tran" w:date="2023-12-05T20:39:00Z"/>
                <w:sz w:val="22"/>
              </w:rPr>
            </w:pPr>
            <w:ins w:id="3083" w:author="Thu Huyen Tran" w:date="2024-05-17T20:32:00Z" w16du:dateUtc="2024-05-17T13:32:00Z">
              <w:r w:rsidRPr="006549AB">
                <w:rPr>
                  <w:sz w:val="22"/>
                  <w:rPrChange w:id="3084" w:author="Huyen Tran Thu" w:date="2024-10-13T22:04:00Z" w16du:dateUtc="2024-10-13T15:04:00Z">
                    <w:rPr>
                      <w:rFonts w:ascii="Arial" w:hAnsi="Arial" w:cs="Arial"/>
                      <w:sz w:val="20"/>
                      <w:szCs w:val="20"/>
                    </w:rPr>
                  </w:rPrChange>
                </w:rPr>
                <w:t xml:space="preserve">5.323.950 </w:t>
              </w:r>
            </w:ins>
          </w:p>
        </w:tc>
        <w:tc>
          <w:tcPr>
            <w:tcW w:w="939" w:type="pct"/>
            <w:vAlign w:val="bottom"/>
          </w:tcPr>
          <w:p w14:paraId="57CBBF11" w14:textId="3228B15D" w:rsidR="00444460" w:rsidRPr="006549AB" w:rsidRDefault="00444460" w:rsidP="00444460">
            <w:pPr>
              <w:spacing w:before="100" w:after="100"/>
              <w:ind w:right="15"/>
              <w:jc w:val="center"/>
              <w:rPr>
                <w:ins w:id="3085" w:author="Thu Huyen Tran" w:date="2023-12-05T20:39:00Z"/>
                <w:sz w:val="22"/>
              </w:rPr>
            </w:pPr>
            <w:ins w:id="3086" w:author="Thu Huyen Tran" w:date="2023-12-05T20:43:00Z">
              <w:r w:rsidRPr="006549AB">
                <w:rPr>
                  <w:sz w:val="22"/>
                  <w:rPrChange w:id="3087" w:author="Huyen Tran Thu" w:date="2024-10-13T22:04:00Z" w16du:dateUtc="2024-10-13T15:04:00Z">
                    <w:rPr>
                      <w:rFonts w:ascii="Arial" w:hAnsi="Arial" w:cs="Arial"/>
                      <w:sz w:val="20"/>
                      <w:szCs w:val="20"/>
                    </w:rPr>
                  </w:rPrChange>
                </w:rPr>
                <w:t xml:space="preserve">3.542.571 </w:t>
              </w:r>
            </w:ins>
          </w:p>
        </w:tc>
        <w:tc>
          <w:tcPr>
            <w:tcW w:w="713" w:type="pct"/>
            <w:vAlign w:val="bottom"/>
          </w:tcPr>
          <w:p w14:paraId="3E6DC651" w14:textId="2754DFF3" w:rsidR="00444460" w:rsidRPr="006549AB" w:rsidRDefault="00444460" w:rsidP="00444460">
            <w:pPr>
              <w:spacing w:before="100" w:after="100"/>
              <w:ind w:right="15"/>
              <w:jc w:val="center"/>
              <w:rPr>
                <w:ins w:id="3088" w:author="Thu Huyen Tran" w:date="2023-12-05T20:39:00Z"/>
                <w:sz w:val="22"/>
              </w:rPr>
            </w:pPr>
          </w:p>
        </w:tc>
        <w:tc>
          <w:tcPr>
            <w:tcW w:w="613" w:type="pct"/>
            <w:vAlign w:val="bottom"/>
          </w:tcPr>
          <w:p w14:paraId="145DF4C9" w14:textId="508869BF" w:rsidR="00444460" w:rsidRPr="006549AB" w:rsidRDefault="00444460" w:rsidP="00444460">
            <w:pPr>
              <w:spacing w:before="100" w:after="100"/>
              <w:ind w:right="15"/>
              <w:jc w:val="center"/>
              <w:rPr>
                <w:ins w:id="3089" w:author="Thu Huyen Tran" w:date="2023-12-05T20:39:00Z"/>
                <w:sz w:val="22"/>
              </w:rPr>
            </w:pPr>
          </w:p>
        </w:tc>
      </w:tr>
      <w:tr w:rsidR="006549AB" w:rsidRPr="006549AB" w14:paraId="60A3E520" w14:textId="77777777" w:rsidTr="008F0616">
        <w:trPr>
          <w:jc w:val="center"/>
          <w:ins w:id="3090" w:author="Thu Huyen Tran" w:date="2023-12-05T20:39:00Z"/>
        </w:trPr>
        <w:tc>
          <w:tcPr>
            <w:tcW w:w="419" w:type="pct"/>
            <w:vAlign w:val="bottom"/>
          </w:tcPr>
          <w:p w14:paraId="3AEE0161" w14:textId="77777777" w:rsidR="00444460" w:rsidRPr="006549AB" w:rsidRDefault="00444460" w:rsidP="00444460">
            <w:pPr>
              <w:spacing w:before="100" w:after="100"/>
              <w:jc w:val="center"/>
              <w:rPr>
                <w:ins w:id="3091" w:author="Thu Huyen Tran" w:date="2023-12-05T20:39:00Z"/>
                <w:sz w:val="22"/>
              </w:rPr>
            </w:pPr>
            <w:ins w:id="3092" w:author="Thu Huyen Tran" w:date="2023-12-05T20:39:00Z">
              <w:r w:rsidRPr="006549AB">
                <w:rPr>
                  <w:sz w:val="22"/>
                </w:rPr>
                <w:t>2008</w:t>
              </w:r>
            </w:ins>
          </w:p>
        </w:tc>
        <w:tc>
          <w:tcPr>
            <w:tcW w:w="674" w:type="pct"/>
            <w:vAlign w:val="bottom"/>
          </w:tcPr>
          <w:p w14:paraId="57B7BDAE" w14:textId="312B978E" w:rsidR="00444460" w:rsidRPr="006549AB" w:rsidRDefault="00444460" w:rsidP="00444460">
            <w:pPr>
              <w:spacing w:before="100" w:after="100"/>
              <w:ind w:right="15"/>
              <w:jc w:val="center"/>
              <w:rPr>
                <w:ins w:id="3093" w:author="Thu Huyen Tran" w:date="2023-12-05T20:39:00Z"/>
                <w:sz w:val="22"/>
              </w:rPr>
            </w:pPr>
            <w:ins w:id="3094" w:author="Huyen Tran Thu" w:date="2024-05-16T10:42:00Z" w16du:dateUtc="2024-05-16T03:42:00Z">
              <w:r w:rsidRPr="006549AB">
                <w:rPr>
                  <w:sz w:val="22"/>
                  <w:rPrChange w:id="3095" w:author="Huyen Tran Thu" w:date="2024-10-13T22:04:00Z" w16du:dateUtc="2024-10-13T15:04:00Z">
                    <w:rPr>
                      <w:rFonts w:ascii="Arial" w:hAnsi="Arial" w:cs="Arial"/>
                      <w:sz w:val="20"/>
                      <w:szCs w:val="20"/>
                    </w:rPr>
                  </w:rPrChange>
                </w:rPr>
                <w:t xml:space="preserve">6.200.412 </w:t>
              </w:r>
            </w:ins>
            <w:ins w:id="3096" w:author="Thu Huyen Tran" w:date="2023-12-05T20:42:00Z">
              <w:del w:id="3097" w:author="Huyen Tran Thu" w:date="2024-05-16T10:42:00Z" w16du:dateUtc="2024-05-16T03:42:00Z">
                <w:r w:rsidRPr="006549AB" w:rsidDel="00512A71">
                  <w:rPr>
                    <w:sz w:val="22"/>
                    <w:rPrChange w:id="3098" w:author="Huyen Tran Thu" w:date="2024-10-13T22:04:00Z" w16du:dateUtc="2024-10-13T15:04:00Z">
                      <w:rPr>
                        <w:rFonts w:ascii="Arial" w:hAnsi="Arial" w:cs="Arial"/>
                        <w:sz w:val="20"/>
                        <w:szCs w:val="20"/>
                      </w:rPr>
                    </w:rPrChange>
                  </w:rPr>
                  <w:delText xml:space="preserve">6.200.412 </w:delText>
                </w:r>
              </w:del>
            </w:ins>
          </w:p>
        </w:tc>
        <w:tc>
          <w:tcPr>
            <w:tcW w:w="781" w:type="pct"/>
            <w:vAlign w:val="bottom"/>
          </w:tcPr>
          <w:p w14:paraId="3EF49514" w14:textId="59BF732A" w:rsidR="00444460" w:rsidRPr="006549AB" w:rsidRDefault="00444460" w:rsidP="00444460">
            <w:pPr>
              <w:spacing w:before="100" w:after="100"/>
              <w:ind w:right="15"/>
              <w:jc w:val="center"/>
              <w:rPr>
                <w:ins w:id="3099" w:author="Thu Huyen Tran" w:date="2023-12-05T20:39:00Z"/>
                <w:sz w:val="22"/>
              </w:rPr>
            </w:pPr>
            <w:ins w:id="3100" w:author="Huyen Tran Thu" w:date="2024-05-16T10:42:00Z" w16du:dateUtc="2024-05-16T03:42:00Z">
              <w:r w:rsidRPr="006549AB">
                <w:rPr>
                  <w:sz w:val="22"/>
                  <w:rPrChange w:id="3101" w:author="Huyen Tran Thu" w:date="2024-10-13T22:04:00Z" w16du:dateUtc="2024-10-13T15:04:00Z">
                    <w:rPr>
                      <w:rFonts w:ascii="Arial" w:hAnsi="Arial" w:cs="Arial"/>
                      <w:color w:val="FF0000"/>
                      <w:sz w:val="20"/>
                      <w:szCs w:val="20"/>
                    </w:rPr>
                  </w:rPrChange>
                </w:rPr>
                <w:t>81,0%</w:t>
              </w:r>
            </w:ins>
            <w:ins w:id="3102" w:author="Thu Huyen Tran" w:date="2023-12-05T20:43:00Z">
              <w:del w:id="3103" w:author="Huyen Tran Thu" w:date="2024-05-16T10:42:00Z" w16du:dateUtc="2024-05-16T03:42:00Z">
                <w:r w:rsidRPr="006549AB" w:rsidDel="008A5603">
                  <w:rPr>
                    <w:sz w:val="22"/>
                    <w:rPrChange w:id="3104" w:author="Huyen Tran Thu" w:date="2024-10-13T22:04:00Z" w16du:dateUtc="2024-10-13T15:04:00Z">
                      <w:rPr>
                        <w:rFonts w:ascii="Arial" w:hAnsi="Arial" w:cs="Arial"/>
                        <w:sz w:val="20"/>
                        <w:szCs w:val="20"/>
                      </w:rPr>
                    </w:rPrChange>
                  </w:rPr>
                  <w:delText>68,14%</w:delText>
                </w:r>
              </w:del>
            </w:ins>
          </w:p>
        </w:tc>
        <w:tc>
          <w:tcPr>
            <w:tcW w:w="861" w:type="pct"/>
            <w:vAlign w:val="bottom"/>
          </w:tcPr>
          <w:p w14:paraId="4807E413" w14:textId="1B92404A" w:rsidR="00444460" w:rsidRPr="006549AB" w:rsidRDefault="00444460" w:rsidP="00444460">
            <w:pPr>
              <w:spacing w:before="100" w:after="100"/>
              <w:ind w:right="15"/>
              <w:jc w:val="center"/>
              <w:rPr>
                <w:ins w:id="3105" w:author="Thu Huyen Tran" w:date="2023-12-05T20:39:00Z"/>
                <w:sz w:val="22"/>
                <w:rPrChange w:id="3106" w:author="Huyen Tran Thu" w:date="2024-10-13T22:04:00Z" w16du:dateUtc="2024-10-13T15:04:00Z">
                  <w:rPr>
                    <w:ins w:id="3107" w:author="Thu Huyen Tran" w:date="2023-12-05T20:39:00Z"/>
                    <w:color w:val="FF0000"/>
                    <w:sz w:val="22"/>
                  </w:rPr>
                </w:rPrChange>
              </w:rPr>
            </w:pPr>
            <w:ins w:id="3108" w:author="Thu Huyen Tran" w:date="2024-05-17T20:32:00Z" w16du:dateUtc="2024-05-17T13:32:00Z">
              <w:r w:rsidRPr="006549AB">
                <w:rPr>
                  <w:sz w:val="22"/>
                  <w:rPrChange w:id="3109" w:author="Huyen Tran Thu" w:date="2024-10-13T22:04:00Z" w16du:dateUtc="2024-10-13T15:04:00Z">
                    <w:rPr>
                      <w:rFonts w:ascii="Arial" w:hAnsi="Arial" w:cs="Arial"/>
                      <w:sz w:val="20"/>
                      <w:szCs w:val="20"/>
                    </w:rPr>
                  </w:rPrChange>
                </w:rPr>
                <w:t xml:space="preserve">6.200.412 </w:t>
              </w:r>
            </w:ins>
          </w:p>
        </w:tc>
        <w:tc>
          <w:tcPr>
            <w:tcW w:w="939" w:type="pct"/>
            <w:vAlign w:val="bottom"/>
          </w:tcPr>
          <w:p w14:paraId="71C59580" w14:textId="66F18557" w:rsidR="00444460" w:rsidRPr="006549AB" w:rsidRDefault="00444460" w:rsidP="00444460">
            <w:pPr>
              <w:spacing w:before="100" w:after="100"/>
              <w:ind w:right="15"/>
              <w:jc w:val="center"/>
              <w:rPr>
                <w:ins w:id="3110" w:author="Thu Huyen Tran" w:date="2023-12-05T20:39:00Z"/>
                <w:sz w:val="22"/>
              </w:rPr>
            </w:pPr>
            <w:ins w:id="3111" w:author="Thu Huyen Tran" w:date="2023-12-05T20:43:00Z">
              <w:r w:rsidRPr="006549AB">
                <w:rPr>
                  <w:sz w:val="22"/>
                  <w:rPrChange w:id="3112" w:author="Huyen Tran Thu" w:date="2024-10-13T22:04:00Z" w16du:dateUtc="2024-10-13T15:04:00Z">
                    <w:rPr>
                      <w:rFonts w:ascii="Arial" w:hAnsi="Arial" w:cs="Arial"/>
                      <w:sz w:val="20"/>
                      <w:szCs w:val="20"/>
                    </w:rPr>
                  </w:rPrChange>
                </w:rPr>
                <w:t xml:space="preserve">4.224.996 </w:t>
              </w:r>
            </w:ins>
          </w:p>
        </w:tc>
        <w:tc>
          <w:tcPr>
            <w:tcW w:w="713" w:type="pct"/>
            <w:vAlign w:val="bottom"/>
          </w:tcPr>
          <w:p w14:paraId="44053F38" w14:textId="7E203B34" w:rsidR="00444460" w:rsidRPr="006549AB" w:rsidRDefault="00444460" w:rsidP="00444460">
            <w:pPr>
              <w:spacing w:before="100" w:after="100"/>
              <w:ind w:right="15"/>
              <w:jc w:val="center"/>
              <w:rPr>
                <w:ins w:id="3113" w:author="Thu Huyen Tran" w:date="2023-12-05T20:39:00Z"/>
                <w:sz w:val="22"/>
              </w:rPr>
            </w:pPr>
          </w:p>
        </w:tc>
        <w:tc>
          <w:tcPr>
            <w:tcW w:w="613" w:type="pct"/>
            <w:vAlign w:val="bottom"/>
          </w:tcPr>
          <w:p w14:paraId="18571A98" w14:textId="1C4DA340" w:rsidR="00444460" w:rsidRPr="006549AB" w:rsidRDefault="00444460" w:rsidP="00444460">
            <w:pPr>
              <w:spacing w:before="100" w:after="100"/>
              <w:ind w:right="15"/>
              <w:jc w:val="center"/>
              <w:rPr>
                <w:ins w:id="3114" w:author="Thu Huyen Tran" w:date="2023-12-05T20:39:00Z"/>
                <w:sz w:val="22"/>
              </w:rPr>
            </w:pPr>
          </w:p>
        </w:tc>
      </w:tr>
      <w:tr w:rsidR="006549AB" w:rsidRPr="006549AB" w14:paraId="34F33116" w14:textId="77777777" w:rsidTr="008F0616">
        <w:trPr>
          <w:jc w:val="center"/>
          <w:ins w:id="3115" w:author="Thu Huyen Tran" w:date="2023-12-05T20:39:00Z"/>
        </w:trPr>
        <w:tc>
          <w:tcPr>
            <w:tcW w:w="419" w:type="pct"/>
            <w:vAlign w:val="bottom"/>
          </w:tcPr>
          <w:p w14:paraId="0A99E767" w14:textId="77777777" w:rsidR="00444460" w:rsidRPr="006549AB" w:rsidRDefault="00444460" w:rsidP="00444460">
            <w:pPr>
              <w:spacing w:before="100" w:after="100"/>
              <w:jc w:val="center"/>
              <w:rPr>
                <w:ins w:id="3116" w:author="Thu Huyen Tran" w:date="2023-12-05T20:39:00Z"/>
                <w:sz w:val="22"/>
              </w:rPr>
            </w:pPr>
            <w:ins w:id="3117" w:author="Thu Huyen Tran" w:date="2023-12-05T20:39:00Z">
              <w:r w:rsidRPr="006549AB">
                <w:rPr>
                  <w:sz w:val="22"/>
                </w:rPr>
                <w:t>2009</w:t>
              </w:r>
            </w:ins>
          </w:p>
        </w:tc>
        <w:tc>
          <w:tcPr>
            <w:tcW w:w="674" w:type="pct"/>
            <w:vAlign w:val="bottom"/>
          </w:tcPr>
          <w:p w14:paraId="4D4F07AD" w14:textId="75CB050F" w:rsidR="00444460" w:rsidRPr="006549AB" w:rsidRDefault="00444460" w:rsidP="00444460">
            <w:pPr>
              <w:spacing w:before="100" w:after="100"/>
              <w:ind w:right="15"/>
              <w:jc w:val="center"/>
              <w:rPr>
                <w:ins w:id="3118" w:author="Thu Huyen Tran" w:date="2023-12-05T20:39:00Z"/>
                <w:sz w:val="22"/>
              </w:rPr>
            </w:pPr>
            <w:ins w:id="3119" w:author="Huyen Tran Thu" w:date="2024-05-16T10:42:00Z" w16du:dateUtc="2024-05-16T03:42:00Z">
              <w:r w:rsidRPr="006549AB">
                <w:rPr>
                  <w:sz w:val="22"/>
                  <w:rPrChange w:id="3120" w:author="Huyen Tran Thu" w:date="2024-10-13T22:04:00Z" w16du:dateUtc="2024-10-13T15:04:00Z">
                    <w:rPr>
                      <w:rFonts w:ascii="Arial" w:hAnsi="Arial" w:cs="Arial"/>
                      <w:sz w:val="20"/>
                      <w:szCs w:val="20"/>
                    </w:rPr>
                  </w:rPrChange>
                </w:rPr>
                <w:t xml:space="preserve">7.318.983 </w:t>
              </w:r>
            </w:ins>
            <w:ins w:id="3121" w:author="Thu Huyen Tran" w:date="2023-12-05T20:42:00Z">
              <w:del w:id="3122" w:author="Huyen Tran Thu" w:date="2024-05-16T10:42:00Z" w16du:dateUtc="2024-05-16T03:42:00Z">
                <w:r w:rsidRPr="006549AB" w:rsidDel="00512A71">
                  <w:rPr>
                    <w:sz w:val="22"/>
                    <w:rPrChange w:id="3123" w:author="Huyen Tran Thu" w:date="2024-10-13T22:04:00Z" w16du:dateUtc="2024-10-13T15:04:00Z">
                      <w:rPr>
                        <w:rFonts w:ascii="Arial" w:hAnsi="Arial" w:cs="Arial"/>
                        <w:sz w:val="20"/>
                        <w:szCs w:val="20"/>
                      </w:rPr>
                    </w:rPrChange>
                  </w:rPr>
                  <w:delText xml:space="preserve">7.318.983 </w:delText>
                </w:r>
              </w:del>
            </w:ins>
          </w:p>
        </w:tc>
        <w:tc>
          <w:tcPr>
            <w:tcW w:w="781" w:type="pct"/>
            <w:vAlign w:val="bottom"/>
          </w:tcPr>
          <w:p w14:paraId="6BE64698" w14:textId="6772ED74" w:rsidR="00444460" w:rsidRPr="006549AB" w:rsidRDefault="00444460" w:rsidP="00444460">
            <w:pPr>
              <w:spacing w:before="100" w:after="100"/>
              <w:ind w:right="15"/>
              <w:jc w:val="center"/>
              <w:rPr>
                <w:ins w:id="3124" w:author="Thu Huyen Tran" w:date="2023-12-05T20:39:00Z"/>
                <w:sz w:val="22"/>
                <w:rPrChange w:id="3125" w:author="Huyen Tran Thu" w:date="2024-10-13T22:04:00Z" w16du:dateUtc="2024-10-13T15:04:00Z">
                  <w:rPr>
                    <w:ins w:id="3126" w:author="Thu Huyen Tran" w:date="2023-12-05T20:39:00Z"/>
                    <w:color w:val="FF0000"/>
                    <w:sz w:val="22"/>
                  </w:rPr>
                </w:rPrChange>
              </w:rPr>
            </w:pPr>
            <w:ins w:id="3127" w:author="Huyen Tran Thu" w:date="2024-05-16T10:42:00Z" w16du:dateUtc="2024-05-16T03:42:00Z">
              <w:r w:rsidRPr="006549AB">
                <w:rPr>
                  <w:sz w:val="22"/>
                  <w:rPrChange w:id="3128" w:author="Huyen Tran Thu" w:date="2024-10-13T22:04:00Z" w16du:dateUtc="2024-10-13T15:04:00Z">
                    <w:rPr>
                      <w:rFonts w:ascii="Arial" w:hAnsi="Arial" w:cs="Arial"/>
                      <w:sz w:val="20"/>
                      <w:szCs w:val="20"/>
                    </w:rPr>
                  </w:rPrChange>
                </w:rPr>
                <w:t>82,5%</w:t>
              </w:r>
            </w:ins>
            <w:ins w:id="3129" w:author="Thu Huyen Tran" w:date="2023-12-05T20:43:00Z">
              <w:del w:id="3130" w:author="Huyen Tran Thu" w:date="2024-05-16T10:42:00Z" w16du:dateUtc="2024-05-16T03:42:00Z">
                <w:r w:rsidRPr="006549AB" w:rsidDel="008A5603">
                  <w:rPr>
                    <w:sz w:val="22"/>
                    <w:rPrChange w:id="3131" w:author="Huyen Tran Thu" w:date="2024-10-13T22:04:00Z" w16du:dateUtc="2024-10-13T15:04:00Z">
                      <w:rPr>
                        <w:rFonts w:ascii="Arial" w:hAnsi="Arial" w:cs="Arial"/>
                        <w:sz w:val="20"/>
                        <w:szCs w:val="20"/>
                      </w:rPr>
                    </w:rPrChange>
                  </w:rPr>
                  <w:delText>69,71%</w:delText>
                </w:r>
              </w:del>
            </w:ins>
          </w:p>
        </w:tc>
        <w:tc>
          <w:tcPr>
            <w:tcW w:w="861" w:type="pct"/>
            <w:vAlign w:val="bottom"/>
          </w:tcPr>
          <w:p w14:paraId="7C2F31BF" w14:textId="5E24CB2C" w:rsidR="00444460" w:rsidRPr="006549AB" w:rsidRDefault="00444460" w:rsidP="00444460">
            <w:pPr>
              <w:spacing w:before="100" w:after="100"/>
              <w:ind w:right="15"/>
              <w:jc w:val="center"/>
              <w:rPr>
                <w:ins w:id="3132" w:author="Thu Huyen Tran" w:date="2023-12-05T20:39:00Z"/>
                <w:sz w:val="22"/>
              </w:rPr>
            </w:pPr>
            <w:ins w:id="3133" w:author="Thu Huyen Tran" w:date="2024-05-17T20:32:00Z" w16du:dateUtc="2024-05-17T13:32:00Z">
              <w:r w:rsidRPr="006549AB">
                <w:rPr>
                  <w:sz w:val="22"/>
                  <w:rPrChange w:id="3134" w:author="Huyen Tran Thu" w:date="2024-10-13T22:04:00Z" w16du:dateUtc="2024-10-13T15:04:00Z">
                    <w:rPr>
                      <w:rFonts w:ascii="Arial" w:hAnsi="Arial" w:cs="Arial"/>
                      <w:sz w:val="20"/>
                      <w:szCs w:val="20"/>
                    </w:rPr>
                  </w:rPrChange>
                </w:rPr>
                <w:t xml:space="preserve">7.318.983 </w:t>
              </w:r>
            </w:ins>
          </w:p>
        </w:tc>
        <w:tc>
          <w:tcPr>
            <w:tcW w:w="939" w:type="pct"/>
            <w:vAlign w:val="bottom"/>
          </w:tcPr>
          <w:p w14:paraId="39946865" w14:textId="2E08F18A" w:rsidR="00444460" w:rsidRPr="006549AB" w:rsidRDefault="00444460" w:rsidP="00444460">
            <w:pPr>
              <w:spacing w:before="100" w:after="100"/>
              <w:ind w:right="15"/>
              <w:jc w:val="center"/>
              <w:rPr>
                <w:ins w:id="3135" w:author="Thu Huyen Tran" w:date="2023-12-05T20:39:00Z"/>
                <w:sz w:val="22"/>
                <w:rPrChange w:id="3136" w:author="Huyen Tran Thu" w:date="2024-10-13T22:04:00Z" w16du:dateUtc="2024-10-13T15:04:00Z">
                  <w:rPr>
                    <w:ins w:id="3137" w:author="Thu Huyen Tran" w:date="2023-12-05T20:39:00Z"/>
                    <w:color w:val="FF0000"/>
                    <w:sz w:val="22"/>
                  </w:rPr>
                </w:rPrChange>
              </w:rPr>
            </w:pPr>
            <w:ins w:id="3138" w:author="Thu Huyen Tran" w:date="2023-12-05T20:43:00Z">
              <w:r w:rsidRPr="006549AB">
                <w:rPr>
                  <w:sz w:val="22"/>
                  <w:rPrChange w:id="3139" w:author="Huyen Tran Thu" w:date="2024-10-13T22:04:00Z" w16du:dateUtc="2024-10-13T15:04:00Z">
                    <w:rPr>
                      <w:rFonts w:ascii="Arial" w:hAnsi="Arial" w:cs="Arial"/>
                      <w:sz w:val="20"/>
                      <w:szCs w:val="20"/>
                    </w:rPr>
                  </w:rPrChange>
                </w:rPr>
                <w:t xml:space="preserve">4.467.590 </w:t>
              </w:r>
            </w:ins>
          </w:p>
        </w:tc>
        <w:tc>
          <w:tcPr>
            <w:tcW w:w="713" w:type="pct"/>
            <w:vAlign w:val="bottom"/>
          </w:tcPr>
          <w:p w14:paraId="0D75B5D9" w14:textId="358C2723" w:rsidR="00444460" w:rsidRPr="006549AB" w:rsidRDefault="00444460" w:rsidP="00444460">
            <w:pPr>
              <w:spacing w:before="100" w:after="100"/>
              <w:ind w:right="15"/>
              <w:jc w:val="center"/>
              <w:rPr>
                <w:ins w:id="3140" w:author="Thu Huyen Tran" w:date="2023-12-05T20:39:00Z"/>
                <w:sz w:val="22"/>
              </w:rPr>
            </w:pPr>
          </w:p>
        </w:tc>
        <w:tc>
          <w:tcPr>
            <w:tcW w:w="613" w:type="pct"/>
            <w:vAlign w:val="bottom"/>
          </w:tcPr>
          <w:p w14:paraId="77CE006C" w14:textId="2AD8F25D" w:rsidR="00444460" w:rsidRPr="006549AB" w:rsidRDefault="00444460" w:rsidP="00444460">
            <w:pPr>
              <w:spacing w:before="100" w:after="100"/>
              <w:ind w:right="15"/>
              <w:jc w:val="center"/>
              <w:rPr>
                <w:ins w:id="3141" w:author="Thu Huyen Tran" w:date="2023-12-05T20:39:00Z"/>
                <w:sz w:val="22"/>
              </w:rPr>
            </w:pPr>
          </w:p>
        </w:tc>
      </w:tr>
      <w:tr w:rsidR="006549AB" w:rsidRPr="006549AB" w14:paraId="462C2F74" w14:textId="77777777" w:rsidTr="008F0616">
        <w:trPr>
          <w:jc w:val="center"/>
          <w:ins w:id="3142" w:author="Thu Huyen Tran" w:date="2023-12-05T20:39:00Z"/>
        </w:trPr>
        <w:tc>
          <w:tcPr>
            <w:tcW w:w="419" w:type="pct"/>
            <w:vAlign w:val="bottom"/>
          </w:tcPr>
          <w:p w14:paraId="70AEEA96" w14:textId="77777777" w:rsidR="00444460" w:rsidRPr="006549AB" w:rsidRDefault="00444460" w:rsidP="00444460">
            <w:pPr>
              <w:spacing w:before="100" w:after="100"/>
              <w:jc w:val="center"/>
              <w:rPr>
                <w:ins w:id="3143" w:author="Thu Huyen Tran" w:date="2023-12-05T20:39:00Z"/>
                <w:sz w:val="22"/>
              </w:rPr>
            </w:pPr>
            <w:ins w:id="3144" w:author="Thu Huyen Tran" w:date="2023-12-05T20:39:00Z">
              <w:r w:rsidRPr="006549AB">
                <w:rPr>
                  <w:sz w:val="22"/>
                </w:rPr>
                <w:t>2010</w:t>
              </w:r>
            </w:ins>
          </w:p>
        </w:tc>
        <w:tc>
          <w:tcPr>
            <w:tcW w:w="674" w:type="pct"/>
            <w:vAlign w:val="bottom"/>
          </w:tcPr>
          <w:p w14:paraId="016A7548" w14:textId="4961939C" w:rsidR="00444460" w:rsidRPr="006549AB" w:rsidRDefault="00444460" w:rsidP="00444460">
            <w:pPr>
              <w:spacing w:before="100" w:after="100"/>
              <w:ind w:right="15"/>
              <w:jc w:val="center"/>
              <w:rPr>
                <w:ins w:id="3145" w:author="Thu Huyen Tran" w:date="2023-12-05T20:39:00Z"/>
                <w:sz w:val="22"/>
              </w:rPr>
            </w:pPr>
            <w:ins w:id="3146" w:author="Huyen Tran Thu" w:date="2024-05-16T10:42:00Z" w16du:dateUtc="2024-05-16T03:42:00Z">
              <w:r w:rsidRPr="006549AB">
                <w:rPr>
                  <w:sz w:val="22"/>
                  <w:rPrChange w:id="3147" w:author="Huyen Tran Thu" w:date="2024-10-13T22:04:00Z" w16du:dateUtc="2024-10-13T15:04:00Z">
                    <w:rPr>
                      <w:rFonts w:ascii="Arial" w:hAnsi="Arial" w:cs="Arial"/>
                      <w:sz w:val="20"/>
                      <w:szCs w:val="20"/>
                    </w:rPr>
                  </w:rPrChange>
                </w:rPr>
                <w:t xml:space="preserve">8.112.789 </w:t>
              </w:r>
            </w:ins>
            <w:ins w:id="3148" w:author="Thu Huyen Tran" w:date="2023-12-05T20:42:00Z">
              <w:del w:id="3149" w:author="Huyen Tran Thu" w:date="2024-05-16T10:42:00Z" w16du:dateUtc="2024-05-16T03:42:00Z">
                <w:r w:rsidRPr="006549AB" w:rsidDel="00512A71">
                  <w:rPr>
                    <w:sz w:val="22"/>
                    <w:rPrChange w:id="3150" w:author="Huyen Tran Thu" w:date="2024-10-13T22:04:00Z" w16du:dateUtc="2024-10-13T15:04:00Z">
                      <w:rPr>
                        <w:rFonts w:ascii="Arial" w:hAnsi="Arial" w:cs="Arial"/>
                        <w:b/>
                        <w:bCs/>
                        <w:sz w:val="20"/>
                        <w:szCs w:val="20"/>
                      </w:rPr>
                    </w:rPrChange>
                  </w:rPr>
                  <w:delText xml:space="preserve">8.112.789 </w:delText>
                </w:r>
              </w:del>
            </w:ins>
          </w:p>
        </w:tc>
        <w:tc>
          <w:tcPr>
            <w:tcW w:w="781" w:type="pct"/>
            <w:vAlign w:val="bottom"/>
          </w:tcPr>
          <w:p w14:paraId="6C21F723" w14:textId="5CD93128" w:rsidR="00444460" w:rsidRPr="006549AB" w:rsidRDefault="00444460" w:rsidP="00444460">
            <w:pPr>
              <w:spacing w:before="100" w:after="100"/>
              <w:ind w:right="15"/>
              <w:jc w:val="center"/>
              <w:rPr>
                <w:ins w:id="3151" w:author="Thu Huyen Tran" w:date="2023-12-05T20:39:00Z"/>
                <w:sz w:val="22"/>
                <w:rPrChange w:id="3152" w:author="Huyen Tran Thu" w:date="2024-10-13T22:04:00Z" w16du:dateUtc="2024-10-13T15:04:00Z">
                  <w:rPr>
                    <w:ins w:id="3153" w:author="Thu Huyen Tran" w:date="2023-12-05T20:39:00Z"/>
                    <w:color w:val="FF0000"/>
                    <w:sz w:val="22"/>
                  </w:rPr>
                </w:rPrChange>
              </w:rPr>
            </w:pPr>
            <w:ins w:id="3154" w:author="Huyen Tran Thu" w:date="2024-05-16T10:42:00Z" w16du:dateUtc="2024-05-16T03:42:00Z">
              <w:r w:rsidRPr="006549AB">
                <w:rPr>
                  <w:sz w:val="22"/>
                  <w:rPrChange w:id="3155" w:author="Huyen Tran Thu" w:date="2024-10-13T22:04:00Z" w16du:dateUtc="2024-10-13T15:04:00Z">
                    <w:rPr>
                      <w:rFonts w:ascii="Arial" w:hAnsi="Arial" w:cs="Arial"/>
                      <w:color w:val="FF0000"/>
                      <w:sz w:val="20"/>
                      <w:szCs w:val="20"/>
                    </w:rPr>
                  </w:rPrChange>
                </w:rPr>
                <w:t>84,0%</w:t>
              </w:r>
            </w:ins>
            <w:ins w:id="3156" w:author="Thu Huyen Tran" w:date="2023-12-05T20:43:00Z">
              <w:del w:id="3157" w:author="Huyen Tran Thu" w:date="2024-05-16T10:42:00Z" w16du:dateUtc="2024-05-16T03:42:00Z">
                <w:r w:rsidRPr="006549AB" w:rsidDel="008A5603">
                  <w:rPr>
                    <w:sz w:val="22"/>
                    <w:rPrChange w:id="3158" w:author="Huyen Tran Thu" w:date="2024-10-13T22:04:00Z" w16du:dateUtc="2024-10-13T15:04:00Z">
                      <w:rPr>
                        <w:rFonts w:ascii="Arial" w:hAnsi="Arial" w:cs="Arial"/>
                        <w:sz w:val="20"/>
                        <w:szCs w:val="20"/>
                      </w:rPr>
                    </w:rPrChange>
                  </w:rPr>
                  <w:delText>71,23%</w:delText>
                </w:r>
              </w:del>
            </w:ins>
          </w:p>
        </w:tc>
        <w:tc>
          <w:tcPr>
            <w:tcW w:w="861" w:type="pct"/>
            <w:vAlign w:val="bottom"/>
          </w:tcPr>
          <w:p w14:paraId="6E12EB74" w14:textId="60C73DAA" w:rsidR="00444460" w:rsidRPr="006549AB" w:rsidRDefault="00444460" w:rsidP="00444460">
            <w:pPr>
              <w:spacing w:before="100" w:after="100"/>
              <w:ind w:right="15"/>
              <w:jc w:val="center"/>
              <w:rPr>
                <w:ins w:id="3159" w:author="Thu Huyen Tran" w:date="2023-12-05T20:39:00Z"/>
                <w:sz w:val="22"/>
                <w:rPrChange w:id="3160" w:author="Huyen Tran Thu" w:date="2024-10-13T22:04:00Z" w16du:dateUtc="2024-10-13T15:04:00Z">
                  <w:rPr>
                    <w:ins w:id="3161" w:author="Thu Huyen Tran" w:date="2023-12-05T20:39:00Z"/>
                    <w:color w:val="FF0000"/>
                    <w:sz w:val="22"/>
                  </w:rPr>
                </w:rPrChange>
              </w:rPr>
            </w:pPr>
            <w:ins w:id="3162" w:author="Thu Huyen Tran" w:date="2024-05-17T20:32:00Z" w16du:dateUtc="2024-05-17T13:32:00Z">
              <w:r w:rsidRPr="006549AB">
                <w:rPr>
                  <w:sz w:val="22"/>
                  <w:rPrChange w:id="3163" w:author="Huyen Tran Thu" w:date="2024-10-13T22:04:00Z" w16du:dateUtc="2024-10-13T15:04:00Z">
                    <w:rPr>
                      <w:rFonts w:ascii="Arial" w:hAnsi="Arial" w:cs="Arial"/>
                      <w:sz w:val="20"/>
                      <w:szCs w:val="20"/>
                    </w:rPr>
                  </w:rPrChange>
                </w:rPr>
                <w:t xml:space="preserve">8.112.789 </w:t>
              </w:r>
            </w:ins>
          </w:p>
        </w:tc>
        <w:tc>
          <w:tcPr>
            <w:tcW w:w="939" w:type="pct"/>
            <w:vAlign w:val="bottom"/>
          </w:tcPr>
          <w:p w14:paraId="66DFC28A" w14:textId="79ADBC0E" w:rsidR="00444460" w:rsidRPr="006549AB" w:rsidRDefault="00444460" w:rsidP="00444460">
            <w:pPr>
              <w:spacing w:before="100" w:after="100"/>
              <w:ind w:right="15"/>
              <w:jc w:val="center"/>
              <w:rPr>
                <w:ins w:id="3164" w:author="Thu Huyen Tran" w:date="2023-12-05T20:39:00Z"/>
                <w:sz w:val="22"/>
                <w:rPrChange w:id="3165" w:author="Huyen Tran Thu" w:date="2024-10-13T22:04:00Z" w16du:dateUtc="2024-10-13T15:04:00Z">
                  <w:rPr>
                    <w:ins w:id="3166" w:author="Thu Huyen Tran" w:date="2023-12-05T20:39:00Z"/>
                    <w:color w:val="FF0000"/>
                    <w:sz w:val="22"/>
                  </w:rPr>
                </w:rPrChange>
              </w:rPr>
            </w:pPr>
            <w:ins w:id="3167" w:author="Thu Huyen Tran" w:date="2023-12-05T20:43:00Z">
              <w:r w:rsidRPr="006549AB">
                <w:rPr>
                  <w:sz w:val="22"/>
                  <w:rPrChange w:id="3168" w:author="Huyen Tran Thu" w:date="2024-10-13T22:04:00Z" w16du:dateUtc="2024-10-13T15:04:00Z">
                    <w:rPr>
                      <w:rFonts w:ascii="Arial" w:hAnsi="Arial" w:cs="Arial"/>
                      <w:sz w:val="20"/>
                      <w:szCs w:val="20"/>
                    </w:rPr>
                  </w:rPrChange>
                </w:rPr>
                <w:t xml:space="preserve">4.547.187 </w:t>
              </w:r>
            </w:ins>
          </w:p>
        </w:tc>
        <w:tc>
          <w:tcPr>
            <w:tcW w:w="713" w:type="pct"/>
            <w:vAlign w:val="bottom"/>
          </w:tcPr>
          <w:p w14:paraId="31371CA6" w14:textId="6B36E868" w:rsidR="00444460" w:rsidRPr="006549AB" w:rsidRDefault="00444460" w:rsidP="00444460">
            <w:pPr>
              <w:spacing w:before="100" w:after="100"/>
              <w:ind w:right="15"/>
              <w:jc w:val="center"/>
              <w:rPr>
                <w:ins w:id="3169" w:author="Thu Huyen Tran" w:date="2023-12-05T20:39:00Z"/>
                <w:sz w:val="22"/>
              </w:rPr>
            </w:pPr>
          </w:p>
        </w:tc>
        <w:tc>
          <w:tcPr>
            <w:tcW w:w="613" w:type="pct"/>
            <w:vAlign w:val="bottom"/>
          </w:tcPr>
          <w:p w14:paraId="2A52D117" w14:textId="5FD699C6" w:rsidR="00444460" w:rsidRPr="006549AB" w:rsidRDefault="00444460" w:rsidP="00444460">
            <w:pPr>
              <w:spacing w:before="100" w:after="100"/>
              <w:ind w:right="15"/>
              <w:jc w:val="center"/>
              <w:rPr>
                <w:ins w:id="3170" w:author="Thu Huyen Tran" w:date="2023-12-05T20:39:00Z"/>
                <w:sz w:val="22"/>
                <w:rPrChange w:id="3171" w:author="Huyen Tran Thu" w:date="2024-10-13T22:04:00Z" w16du:dateUtc="2024-10-13T15:04:00Z">
                  <w:rPr>
                    <w:ins w:id="3172" w:author="Thu Huyen Tran" w:date="2023-12-05T20:39:00Z"/>
                    <w:b/>
                    <w:bCs/>
                    <w:sz w:val="22"/>
                  </w:rPr>
                </w:rPrChange>
              </w:rPr>
            </w:pPr>
          </w:p>
        </w:tc>
      </w:tr>
      <w:tr w:rsidR="006549AB" w:rsidRPr="006549AB" w14:paraId="71523B27" w14:textId="77777777" w:rsidTr="008F0616">
        <w:trPr>
          <w:jc w:val="center"/>
          <w:ins w:id="3173" w:author="Thu Huyen Tran" w:date="2023-12-05T20:39:00Z"/>
        </w:trPr>
        <w:tc>
          <w:tcPr>
            <w:tcW w:w="419" w:type="pct"/>
            <w:vAlign w:val="bottom"/>
          </w:tcPr>
          <w:p w14:paraId="282555A6" w14:textId="77777777" w:rsidR="00444460" w:rsidRPr="006549AB" w:rsidRDefault="00444460" w:rsidP="00444460">
            <w:pPr>
              <w:spacing w:before="100" w:after="100"/>
              <w:jc w:val="center"/>
              <w:rPr>
                <w:ins w:id="3174" w:author="Thu Huyen Tran" w:date="2023-12-05T20:39:00Z"/>
                <w:sz w:val="22"/>
              </w:rPr>
            </w:pPr>
            <w:ins w:id="3175" w:author="Thu Huyen Tran" w:date="2023-12-05T20:39:00Z">
              <w:r w:rsidRPr="006549AB">
                <w:rPr>
                  <w:sz w:val="22"/>
                </w:rPr>
                <w:t>2011</w:t>
              </w:r>
            </w:ins>
          </w:p>
        </w:tc>
        <w:tc>
          <w:tcPr>
            <w:tcW w:w="674" w:type="pct"/>
            <w:vAlign w:val="bottom"/>
          </w:tcPr>
          <w:p w14:paraId="3B539959" w14:textId="2C50CD08" w:rsidR="00444460" w:rsidRPr="006549AB" w:rsidRDefault="00444460" w:rsidP="00444460">
            <w:pPr>
              <w:spacing w:before="100" w:after="100"/>
              <w:ind w:right="15"/>
              <w:jc w:val="center"/>
              <w:rPr>
                <w:ins w:id="3176" w:author="Thu Huyen Tran" w:date="2023-12-05T20:39:00Z"/>
                <w:sz w:val="22"/>
              </w:rPr>
            </w:pPr>
            <w:ins w:id="3177" w:author="Huyen Tran Thu" w:date="2024-05-16T10:42:00Z" w16du:dateUtc="2024-05-16T03:42:00Z">
              <w:r w:rsidRPr="006549AB">
                <w:rPr>
                  <w:sz w:val="22"/>
                  <w:rPrChange w:id="3178" w:author="Huyen Tran Thu" w:date="2024-10-13T22:04:00Z" w16du:dateUtc="2024-10-13T15:04:00Z">
                    <w:rPr>
                      <w:rFonts w:ascii="Arial" w:hAnsi="Arial" w:cs="Arial"/>
                      <w:sz w:val="20"/>
                      <w:szCs w:val="20"/>
                    </w:rPr>
                  </w:rPrChange>
                </w:rPr>
                <w:t xml:space="preserve">9.086.324 </w:t>
              </w:r>
            </w:ins>
            <w:ins w:id="3179" w:author="Thu Huyen Tran" w:date="2023-12-05T20:42:00Z">
              <w:del w:id="3180" w:author="Huyen Tran Thu" w:date="2024-05-16T10:42:00Z" w16du:dateUtc="2024-05-16T03:42:00Z">
                <w:r w:rsidRPr="006549AB" w:rsidDel="00512A71">
                  <w:rPr>
                    <w:sz w:val="22"/>
                    <w:rPrChange w:id="3181" w:author="Huyen Tran Thu" w:date="2024-10-13T22:04:00Z" w16du:dateUtc="2024-10-13T15:04:00Z">
                      <w:rPr>
                        <w:rFonts w:ascii="Arial" w:hAnsi="Arial" w:cs="Arial"/>
                        <w:sz w:val="20"/>
                        <w:szCs w:val="20"/>
                      </w:rPr>
                    </w:rPrChange>
                  </w:rPr>
                  <w:delText xml:space="preserve">9.086.324 </w:delText>
                </w:r>
              </w:del>
            </w:ins>
          </w:p>
        </w:tc>
        <w:tc>
          <w:tcPr>
            <w:tcW w:w="781" w:type="pct"/>
            <w:vAlign w:val="bottom"/>
          </w:tcPr>
          <w:p w14:paraId="112EAF38" w14:textId="0E1F2383" w:rsidR="00444460" w:rsidRPr="006549AB" w:rsidRDefault="00444460" w:rsidP="00444460">
            <w:pPr>
              <w:spacing w:before="100" w:after="100"/>
              <w:ind w:right="15"/>
              <w:jc w:val="center"/>
              <w:rPr>
                <w:ins w:id="3182" w:author="Thu Huyen Tran" w:date="2023-12-05T20:39:00Z"/>
                <w:sz w:val="22"/>
                <w:rPrChange w:id="3183" w:author="Huyen Tran Thu" w:date="2024-10-13T22:04:00Z" w16du:dateUtc="2024-10-13T15:04:00Z">
                  <w:rPr>
                    <w:ins w:id="3184" w:author="Thu Huyen Tran" w:date="2023-12-05T20:39:00Z"/>
                    <w:color w:val="FF0000"/>
                    <w:sz w:val="22"/>
                  </w:rPr>
                </w:rPrChange>
              </w:rPr>
            </w:pPr>
            <w:ins w:id="3185" w:author="Huyen Tran Thu" w:date="2024-05-16T10:42:00Z" w16du:dateUtc="2024-05-16T03:42:00Z">
              <w:r w:rsidRPr="006549AB">
                <w:rPr>
                  <w:sz w:val="22"/>
                  <w:rPrChange w:id="3186" w:author="Huyen Tran Thu" w:date="2024-10-13T22:04:00Z" w16du:dateUtc="2024-10-13T15:04:00Z">
                    <w:rPr>
                      <w:rFonts w:ascii="Arial" w:hAnsi="Arial" w:cs="Arial"/>
                      <w:sz w:val="20"/>
                      <w:szCs w:val="20"/>
                    </w:rPr>
                  </w:rPrChange>
                </w:rPr>
                <w:t>84,0%</w:t>
              </w:r>
            </w:ins>
            <w:ins w:id="3187" w:author="Thu Huyen Tran" w:date="2023-12-05T20:43:00Z">
              <w:del w:id="3188" w:author="Huyen Tran Thu" w:date="2024-05-16T10:42:00Z" w16du:dateUtc="2024-05-16T03:42:00Z">
                <w:r w:rsidRPr="006549AB" w:rsidDel="008A5603">
                  <w:rPr>
                    <w:sz w:val="22"/>
                    <w:rPrChange w:id="3189" w:author="Huyen Tran Thu" w:date="2024-10-13T22:04:00Z" w16du:dateUtc="2024-10-13T15:04:00Z">
                      <w:rPr>
                        <w:rFonts w:ascii="Arial" w:hAnsi="Arial" w:cs="Arial"/>
                        <w:sz w:val="20"/>
                        <w:szCs w:val="20"/>
                      </w:rPr>
                    </w:rPrChange>
                  </w:rPr>
                  <w:delText>73,33%</w:delText>
                </w:r>
              </w:del>
            </w:ins>
          </w:p>
        </w:tc>
        <w:tc>
          <w:tcPr>
            <w:tcW w:w="861" w:type="pct"/>
            <w:vAlign w:val="bottom"/>
          </w:tcPr>
          <w:p w14:paraId="4704C08C" w14:textId="40FEFE10" w:rsidR="00444460" w:rsidRPr="006549AB" w:rsidRDefault="00444460" w:rsidP="00444460">
            <w:pPr>
              <w:spacing w:before="100" w:after="100"/>
              <w:ind w:right="15"/>
              <w:jc w:val="center"/>
              <w:rPr>
                <w:ins w:id="3190" w:author="Thu Huyen Tran" w:date="2023-12-05T20:39:00Z"/>
                <w:sz w:val="22"/>
              </w:rPr>
            </w:pPr>
            <w:ins w:id="3191" w:author="Thu Huyen Tran" w:date="2024-05-17T20:32:00Z" w16du:dateUtc="2024-05-17T13:32:00Z">
              <w:r w:rsidRPr="006549AB">
                <w:rPr>
                  <w:sz w:val="22"/>
                  <w:rPrChange w:id="3192" w:author="Huyen Tran Thu" w:date="2024-10-13T22:04:00Z" w16du:dateUtc="2024-10-13T15:04:00Z">
                    <w:rPr>
                      <w:rFonts w:ascii="Arial" w:hAnsi="Arial" w:cs="Arial"/>
                      <w:sz w:val="20"/>
                      <w:szCs w:val="20"/>
                    </w:rPr>
                  </w:rPrChange>
                </w:rPr>
                <w:t xml:space="preserve">9.086.324 </w:t>
              </w:r>
            </w:ins>
          </w:p>
        </w:tc>
        <w:tc>
          <w:tcPr>
            <w:tcW w:w="939" w:type="pct"/>
            <w:vAlign w:val="bottom"/>
          </w:tcPr>
          <w:p w14:paraId="1C5BA675" w14:textId="3D3F87E9" w:rsidR="00444460" w:rsidRPr="006549AB" w:rsidRDefault="00444460" w:rsidP="00444460">
            <w:pPr>
              <w:spacing w:before="100" w:after="100"/>
              <w:ind w:right="15"/>
              <w:jc w:val="center"/>
              <w:rPr>
                <w:ins w:id="3193" w:author="Thu Huyen Tran" w:date="2023-12-05T20:39:00Z"/>
                <w:sz w:val="22"/>
                <w:rPrChange w:id="3194" w:author="Huyen Tran Thu" w:date="2024-10-13T22:04:00Z" w16du:dateUtc="2024-10-13T15:04:00Z">
                  <w:rPr>
                    <w:ins w:id="3195" w:author="Thu Huyen Tran" w:date="2023-12-05T20:39:00Z"/>
                    <w:color w:val="FF0000"/>
                    <w:sz w:val="22"/>
                  </w:rPr>
                </w:rPrChange>
              </w:rPr>
            </w:pPr>
            <w:ins w:id="3196" w:author="Thu Huyen Tran" w:date="2023-12-05T20:43:00Z">
              <w:r w:rsidRPr="006549AB">
                <w:rPr>
                  <w:sz w:val="22"/>
                  <w:rPrChange w:id="3197" w:author="Huyen Tran Thu" w:date="2024-10-13T22:04:00Z" w16du:dateUtc="2024-10-13T15:04:00Z">
                    <w:rPr>
                      <w:rFonts w:ascii="Arial" w:hAnsi="Arial" w:cs="Arial"/>
                      <w:sz w:val="20"/>
                      <w:szCs w:val="20"/>
                    </w:rPr>
                  </w:rPrChange>
                </w:rPr>
                <w:t xml:space="preserve">5.089.744 </w:t>
              </w:r>
            </w:ins>
          </w:p>
        </w:tc>
        <w:tc>
          <w:tcPr>
            <w:tcW w:w="713" w:type="pct"/>
            <w:vAlign w:val="bottom"/>
          </w:tcPr>
          <w:p w14:paraId="030DAA0E" w14:textId="4EDD2ED5" w:rsidR="00444460" w:rsidRPr="006549AB" w:rsidRDefault="00444460" w:rsidP="00444460">
            <w:pPr>
              <w:spacing w:before="100" w:after="100"/>
              <w:ind w:right="15"/>
              <w:jc w:val="center"/>
              <w:rPr>
                <w:ins w:id="3198" w:author="Thu Huyen Tran" w:date="2023-12-05T20:39:00Z"/>
                <w:sz w:val="22"/>
              </w:rPr>
            </w:pPr>
          </w:p>
        </w:tc>
        <w:tc>
          <w:tcPr>
            <w:tcW w:w="613" w:type="pct"/>
            <w:vAlign w:val="bottom"/>
          </w:tcPr>
          <w:p w14:paraId="3E417C81" w14:textId="46D61F6A" w:rsidR="00444460" w:rsidRPr="006549AB" w:rsidRDefault="00444460" w:rsidP="00444460">
            <w:pPr>
              <w:spacing w:before="100" w:after="100"/>
              <w:ind w:right="15"/>
              <w:jc w:val="center"/>
              <w:rPr>
                <w:ins w:id="3199" w:author="Thu Huyen Tran" w:date="2023-12-05T20:39:00Z"/>
                <w:sz w:val="22"/>
              </w:rPr>
            </w:pPr>
          </w:p>
        </w:tc>
      </w:tr>
      <w:tr w:rsidR="006549AB" w:rsidRPr="006549AB" w14:paraId="2C3F7C71" w14:textId="77777777" w:rsidTr="008F0616">
        <w:trPr>
          <w:jc w:val="center"/>
          <w:ins w:id="3200" w:author="Thu Huyen Tran" w:date="2023-12-05T20:39:00Z"/>
        </w:trPr>
        <w:tc>
          <w:tcPr>
            <w:tcW w:w="419" w:type="pct"/>
            <w:vAlign w:val="bottom"/>
          </w:tcPr>
          <w:p w14:paraId="7AB43349" w14:textId="77777777" w:rsidR="00444460" w:rsidRPr="006549AB" w:rsidRDefault="00444460" w:rsidP="00444460">
            <w:pPr>
              <w:spacing w:before="100" w:after="100"/>
              <w:jc w:val="center"/>
              <w:rPr>
                <w:ins w:id="3201" w:author="Thu Huyen Tran" w:date="2023-12-05T20:39:00Z"/>
                <w:sz w:val="22"/>
              </w:rPr>
            </w:pPr>
            <w:ins w:id="3202" w:author="Thu Huyen Tran" w:date="2023-12-05T20:39:00Z">
              <w:r w:rsidRPr="006549AB">
                <w:rPr>
                  <w:sz w:val="22"/>
                </w:rPr>
                <w:t>2012</w:t>
              </w:r>
            </w:ins>
          </w:p>
        </w:tc>
        <w:tc>
          <w:tcPr>
            <w:tcW w:w="674" w:type="pct"/>
            <w:vAlign w:val="bottom"/>
          </w:tcPr>
          <w:p w14:paraId="6E207BEA" w14:textId="66D3903A" w:rsidR="00444460" w:rsidRPr="006549AB" w:rsidRDefault="00444460" w:rsidP="00444460">
            <w:pPr>
              <w:spacing w:before="100" w:after="100"/>
              <w:ind w:right="15"/>
              <w:jc w:val="center"/>
              <w:rPr>
                <w:ins w:id="3203" w:author="Thu Huyen Tran" w:date="2023-12-05T20:39:00Z"/>
                <w:sz w:val="22"/>
              </w:rPr>
            </w:pPr>
            <w:ins w:id="3204" w:author="Huyen Tran Thu" w:date="2024-05-16T10:42:00Z" w16du:dateUtc="2024-05-16T03:42:00Z">
              <w:r w:rsidRPr="006549AB">
                <w:rPr>
                  <w:sz w:val="22"/>
                  <w:rPrChange w:id="3205" w:author="Huyen Tran Thu" w:date="2024-10-13T22:04:00Z" w16du:dateUtc="2024-10-13T15:04:00Z">
                    <w:rPr>
                      <w:rFonts w:ascii="Arial" w:hAnsi="Arial" w:cs="Arial"/>
                      <w:sz w:val="20"/>
                      <w:szCs w:val="20"/>
                    </w:rPr>
                  </w:rPrChange>
                </w:rPr>
                <w:t xml:space="preserve">10.176.683 </w:t>
              </w:r>
            </w:ins>
            <w:ins w:id="3206" w:author="Thu Huyen Tran" w:date="2023-12-05T20:42:00Z">
              <w:del w:id="3207" w:author="Huyen Tran Thu" w:date="2024-05-16T10:42:00Z" w16du:dateUtc="2024-05-16T03:42:00Z">
                <w:r w:rsidRPr="006549AB" w:rsidDel="00512A71">
                  <w:rPr>
                    <w:sz w:val="22"/>
                    <w:rPrChange w:id="3208" w:author="Huyen Tran Thu" w:date="2024-10-13T22:04:00Z" w16du:dateUtc="2024-10-13T15:04:00Z">
                      <w:rPr>
                        <w:rFonts w:ascii="Arial" w:hAnsi="Arial" w:cs="Arial"/>
                        <w:sz w:val="20"/>
                        <w:szCs w:val="20"/>
                      </w:rPr>
                    </w:rPrChange>
                  </w:rPr>
                  <w:delText xml:space="preserve">10.176.683 </w:delText>
                </w:r>
              </w:del>
            </w:ins>
          </w:p>
        </w:tc>
        <w:tc>
          <w:tcPr>
            <w:tcW w:w="781" w:type="pct"/>
            <w:vAlign w:val="bottom"/>
          </w:tcPr>
          <w:p w14:paraId="6F3EBEB6" w14:textId="72B5B9D8" w:rsidR="00444460" w:rsidRPr="006549AB" w:rsidRDefault="00444460" w:rsidP="00444460">
            <w:pPr>
              <w:spacing w:before="100" w:after="100"/>
              <w:ind w:right="15"/>
              <w:jc w:val="center"/>
              <w:rPr>
                <w:ins w:id="3209" w:author="Thu Huyen Tran" w:date="2023-12-05T20:39:00Z"/>
                <w:sz w:val="22"/>
                <w:rPrChange w:id="3210" w:author="Huyen Tran Thu" w:date="2024-10-13T22:04:00Z" w16du:dateUtc="2024-10-13T15:04:00Z">
                  <w:rPr>
                    <w:ins w:id="3211" w:author="Thu Huyen Tran" w:date="2023-12-05T20:39:00Z"/>
                    <w:color w:val="FF0000"/>
                    <w:sz w:val="22"/>
                  </w:rPr>
                </w:rPrChange>
              </w:rPr>
            </w:pPr>
            <w:ins w:id="3212" w:author="Huyen Tran Thu" w:date="2024-05-16T10:42:00Z" w16du:dateUtc="2024-05-16T03:42:00Z">
              <w:r w:rsidRPr="006549AB">
                <w:rPr>
                  <w:sz w:val="22"/>
                  <w:rPrChange w:id="3213" w:author="Huyen Tran Thu" w:date="2024-10-13T22:04:00Z" w16du:dateUtc="2024-10-13T15:04:00Z">
                    <w:rPr>
                      <w:rFonts w:ascii="Arial" w:hAnsi="Arial" w:cs="Arial"/>
                      <w:sz w:val="20"/>
                      <w:szCs w:val="20"/>
                    </w:rPr>
                  </w:rPrChange>
                </w:rPr>
                <w:t>84,0%</w:t>
              </w:r>
            </w:ins>
            <w:ins w:id="3214" w:author="Thu Huyen Tran" w:date="2023-12-05T20:43:00Z">
              <w:del w:id="3215" w:author="Huyen Tran Thu" w:date="2024-05-16T10:42:00Z" w16du:dateUtc="2024-05-16T03:42:00Z">
                <w:r w:rsidRPr="006549AB" w:rsidDel="008A5603">
                  <w:rPr>
                    <w:sz w:val="22"/>
                    <w:rPrChange w:id="3216" w:author="Huyen Tran Thu" w:date="2024-10-13T22:04:00Z" w16du:dateUtc="2024-10-13T15:04:00Z">
                      <w:rPr>
                        <w:rFonts w:ascii="Arial" w:hAnsi="Arial" w:cs="Arial"/>
                        <w:sz w:val="20"/>
                        <w:szCs w:val="20"/>
                      </w:rPr>
                    </w:rPrChange>
                  </w:rPr>
                  <w:delText>74,36%</w:delText>
                </w:r>
              </w:del>
            </w:ins>
          </w:p>
        </w:tc>
        <w:tc>
          <w:tcPr>
            <w:tcW w:w="861" w:type="pct"/>
            <w:vAlign w:val="bottom"/>
          </w:tcPr>
          <w:p w14:paraId="55272BF3" w14:textId="7EF32744" w:rsidR="00444460" w:rsidRPr="006549AB" w:rsidRDefault="00444460" w:rsidP="00444460">
            <w:pPr>
              <w:spacing w:before="100" w:after="100"/>
              <w:ind w:right="15"/>
              <w:jc w:val="center"/>
              <w:rPr>
                <w:ins w:id="3217" w:author="Thu Huyen Tran" w:date="2023-12-05T20:39:00Z"/>
                <w:sz w:val="22"/>
              </w:rPr>
            </w:pPr>
            <w:ins w:id="3218" w:author="Thu Huyen Tran" w:date="2024-05-17T20:32:00Z" w16du:dateUtc="2024-05-17T13:32:00Z">
              <w:r w:rsidRPr="006549AB">
                <w:rPr>
                  <w:sz w:val="22"/>
                  <w:rPrChange w:id="3219" w:author="Huyen Tran Thu" w:date="2024-10-13T22:04:00Z" w16du:dateUtc="2024-10-13T15:04:00Z">
                    <w:rPr>
                      <w:rFonts w:ascii="Arial" w:hAnsi="Arial" w:cs="Arial"/>
                      <w:sz w:val="20"/>
                      <w:szCs w:val="20"/>
                    </w:rPr>
                  </w:rPrChange>
                </w:rPr>
                <w:t xml:space="preserve">10.176.683 </w:t>
              </w:r>
            </w:ins>
          </w:p>
        </w:tc>
        <w:tc>
          <w:tcPr>
            <w:tcW w:w="939" w:type="pct"/>
            <w:vAlign w:val="bottom"/>
          </w:tcPr>
          <w:p w14:paraId="5ACDEF67" w14:textId="489C3F8A" w:rsidR="00444460" w:rsidRPr="006549AB" w:rsidRDefault="00444460" w:rsidP="00444460">
            <w:pPr>
              <w:spacing w:before="100" w:after="100"/>
              <w:ind w:right="15"/>
              <w:jc w:val="center"/>
              <w:rPr>
                <w:ins w:id="3220" w:author="Thu Huyen Tran" w:date="2023-12-05T20:39:00Z"/>
                <w:sz w:val="22"/>
                <w:rPrChange w:id="3221" w:author="Huyen Tran Thu" w:date="2024-10-13T22:04:00Z" w16du:dateUtc="2024-10-13T15:04:00Z">
                  <w:rPr>
                    <w:ins w:id="3222" w:author="Thu Huyen Tran" w:date="2023-12-05T20:39:00Z"/>
                    <w:color w:val="FF0000"/>
                    <w:sz w:val="22"/>
                  </w:rPr>
                </w:rPrChange>
              </w:rPr>
            </w:pPr>
            <w:ins w:id="3223" w:author="Thu Huyen Tran" w:date="2023-12-05T20:43:00Z">
              <w:r w:rsidRPr="006549AB">
                <w:rPr>
                  <w:sz w:val="22"/>
                  <w:rPrChange w:id="3224" w:author="Huyen Tran Thu" w:date="2024-10-13T22:04:00Z" w16du:dateUtc="2024-10-13T15:04:00Z">
                    <w:rPr>
                      <w:rFonts w:ascii="Arial" w:hAnsi="Arial" w:cs="Arial"/>
                      <w:sz w:val="20"/>
                      <w:szCs w:val="20"/>
                    </w:rPr>
                  </w:rPrChange>
                </w:rPr>
                <w:t xml:space="preserve">5.666.031 </w:t>
              </w:r>
            </w:ins>
          </w:p>
        </w:tc>
        <w:tc>
          <w:tcPr>
            <w:tcW w:w="713" w:type="pct"/>
            <w:vAlign w:val="bottom"/>
          </w:tcPr>
          <w:p w14:paraId="2966325D" w14:textId="7BD24609" w:rsidR="00444460" w:rsidRPr="006549AB" w:rsidRDefault="00444460" w:rsidP="00444460">
            <w:pPr>
              <w:spacing w:before="100" w:after="100"/>
              <w:ind w:right="15"/>
              <w:jc w:val="center"/>
              <w:rPr>
                <w:ins w:id="3225" w:author="Thu Huyen Tran" w:date="2023-12-05T20:39:00Z"/>
                <w:sz w:val="22"/>
              </w:rPr>
            </w:pPr>
          </w:p>
        </w:tc>
        <w:tc>
          <w:tcPr>
            <w:tcW w:w="613" w:type="pct"/>
            <w:vAlign w:val="bottom"/>
          </w:tcPr>
          <w:p w14:paraId="50A6DB7F" w14:textId="1F800139" w:rsidR="00444460" w:rsidRPr="006549AB" w:rsidRDefault="00444460" w:rsidP="00444460">
            <w:pPr>
              <w:spacing w:before="100" w:after="100"/>
              <w:ind w:right="15"/>
              <w:jc w:val="center"/>
              <w:rPr>
                <w:ins w:id="3226" w:author="Thu Huyen Tran" w:date="2023-12-05T20:39:00Z"/>
                <w:sz w:val="22"/>
              </w:rPr>
            </w:pPr>
          </w:p>
        </w:tc>
      </w:tr>
      <w:tr w:rsidR="006549AB" w:rsidRPr="006549AB" w14:paraId="6C56D008" w14:textId="77777777" w:rsidTr="008F0616">
        <w:trPr>
          <w:jc w:val="center"/>
          <w:ins w:id="3227" w:author="Thu Huyen Tran" w:date="2023-12-05T20:39:00Z"/>
        </w:trPr>
        <w:tc>
          <w:tcPr>
            <w:tcW w:w="419" w:type="pct"/>
            <w:vAlign w:val="bottom"/>
          </w:tcPr>
          <w:p w14:paraId="1A95C4B5" w14:textId="77777777" w:rsidR="00444460" w:rsidRPr="006549AB" w:rsidRDefault="00444460" w:rsidP="00444460">
            <w:pPr>
              <w:spacing w:before="100" w:after="100"/>
              <w:jc w:val="center"/>
              <w:rPr>
                <w:ins w:id="3228" w:author="Thu Huyen Tran" w:date="2023-12-05T20:39:00Z"/>
                <w:sz w:val="22"/>
              </w:rPr>
            </w:pPr>
            <w:ins w:id="3229" w:author="Thu Huyen Tran" w:date="2023-12-05T20:39:00Z">
              <w:r w:rsidRPr="006549AB">
                <w:rPr>
                  <w:sz w:val="22"/>
                </w:rPr>
                <w:t>2013</w:t>
              </w:r>
            </w:ins>
          </w:p>
        </w:tc>
        <w:tc>
          <w:tcPr>
            <w:tcW w:w="674" w:type="pct"/>
            <w:vAlign w:val="bottom"/>
          </w:tcPr>
          <w:p w14:paraId="7EA81C6E" w14:textId="03DC37F2" w:rsidR="00444460" w:rsidRPr="006549AB" w:rsidRDefault="00444460" w:rsidP="00444460">
            <w:pPr>
              <w:spacing w:before="100" w:after="100"/>
              <w:ind w:right="15"/>
              <w:jc w:val="center"/>
              <w:rPr>
                <w:ins w:id="3230" w:author="Thu Huyen Tran" w:date="2023-12-05T20:39:00Z"/>
                <w:sz w:val="22"/>
              </w:rPr>
            </w:pPr>
            <w:ins w:id="3231" w:author="Huyen Tran Thu" w:date="2024-05-16T10:42:00Z" w16du:dateUtc="2024-05-16T03:42:00Z">
              <w:r w:rsidRPr="006549AB">
                <w:rPr>
                  <w:sz w:val="22"/>
                  <w:rPrChange w:id="3232" w:author="Huyen Tran Thu" w:date="2024-10-13T22:04:00Z" w16du:dateUtc="2024-10-13T15:04:00Z">
                    <w:rPr>
                      <w:rFonts w:ascii="Arial" w:hAnsi="Arial" w:cs="Arial"/>
                      <w:sz w:val="20"/>
                      <w:szCs w:val="20"/>
                    </w:rPr>
                  </w:rPrChange>
                </w:rPr>
                <w:t xml:space="preserve">11.397.885 </w:t>
              </w:r>
            </w:ins>
            <w:ins w:id="3233" w:author="Thu Huyen Tran" w:date="2023-12-05T20:42:00Z">
              <w:del w:id="3234" w:author="Huyen Tran Thu" w:date="2024-05-16T10:42:00Z" w16du:dateUtc="2024-05-16T03:42:00Z">
                <w:r w:rsidRPr="006549AB" w:rsidDel="00512A71">
                  <w:rPr>
                    <w:sz w:val="22"/>
                    <w:rPrChange w:id="3235" w:author="Huyen Tran Thu" w:date="2024-10-13T22:04:00Z" w16du:dateUtc="2024-10-13T15:04:00Z">
                      <w:rPr>
                        <w:rFonts w:ascii="Arial" w:hAnsi="Arial" w:cs="Arial"/>
                        <w:sz w:val="20"/>
                        <w:szCs w:val="20"/>
                      </w:rPr>
                    </w:rPrChange>
                  </w:rPr>
                  <w:delText xml:space="preserve">11.397.885 </w:delText>
                </w:r>
              </w:del>
            </w:ins>
          </w:p>
        </w:tc>
        <w:tc>
          <w:tcPr>
            <w:tcW w:w="781" w:type="pct"/>
            <w:vAlign w:val="bottom"/>
          </w:tcPr>
          <w:p w14:paraId="1257AF82" w14:textId="77C7C001" w:rsidR="00444460" w:rsidRPr="006549AB" w:rsidRDefault="00444460" w:rsidP="00444460">
            <w:pPr>
              <w:spacing w:before="100" w:after="100"/>
              <w:ind w:right="15"/>
              <w:jc w:val="center"/>
              <w:rPr>
                <w:ins w:id="3236" w:author="Thu Huyen Tran" w:date="2023-12-05T20:39:00Z"/>
                <w:sz w:val="22"/>
                <w:rPrChange w:id="3237" w:author="Huyen Tran Thu" w:date="2024-10-13T22:04:00Z" w16du:dateUtc="2024-10-13T15:04:00Z">
                  <w:rPr>
                    <w:ins w:id="3238" w:author="Thu Huyen Tran" w:date="2023-12-05T20:39:00Z"/>
                    <w:color w:val="FF0000"/>
                    <w:sz w:val="22"/>
                  </w:rPr>
                </w:rPrChange>
              </w:rPr>
            </w:pPr>
            <w:ins w:id="3239" w:author="Huyen Tran Thu" w:date="2024-05-16T10:42:00Z" w16du:dateUtc="2024-05-16T03:42:00Z">
              <w:r w:rsidRPr="006549AB">
                <w:rPr>
                  <w:sz w:val="22"/>
                  <w:rPrChange w:id="3240" w:author="Huyen Tran Thu" w:date="2024-10-13T22:04:00Z" w16du:dateUtc="2024-10-13T15:04:00Z">
                    <w:rPr>
                      <w:rFonts w:ascii="Arial" w:hAnsi="Arial" w:cs="Arial"/>
                      <w:color w:val="FF0000"/>
                      <w:sz w:val="20"/>
                      <w:szCs w:val="20"/>
                    </w:rPr>
                  </w:rPrChange>
                </w:rPr>
                <w:t>84,0%</w:t>
              </w:r>
            </w:ins>
            <w:ins w:id="3241" w:author="Thu Huyen Tran" w:date="2023-12-05T20:43:00Z">
              <w:del w:id="3242" w:author="Huyen Tran Thu" w:date="2024-05-16T10:42:00Z" w16du:dateUtc="2024-05-16T03:42:00Z">
                <w:r w:rsidRPr="006549AB" w:rsidDel="008A5603">
                  <w:rPr>
                    <w:sz w:val="22"/>
                    <w:rPrChange w:id="3243" w:author="Huyen Tran Thu" w:date="2024-10-13T22:04:00Z" w16du:dateUtc="2024-10-13T15:04:00Z">
                      <w:rPr>
                        <w:rFonts w:ascii="Arial" w:hAnsi="Arial" w:cs="Arial"/>
                        <w:sz w:val="20"/>
                        <w:szCs w:val="20"/>
                      </w:rPr>
                    </w:rPrChange>
                  </w:rPr>
                  <w:delText>75,38%</w:delText>
                </w:r>
              </w:del>
            </w:ins>
          </w:p>
        </w:tc>
        <w:tc>
          <w:tcPr>
            <w:tcW w:w="861" w:type="pct"/>
            <w:vAlign w:val="bottom"/>
          </w:tcPr>
          <w:p w14:paraId="48F4D855" w14:textId="2EFD532F" w:rsidR="00444460" w:rsidRPr="006549AB" w:rsidRDefault="00444460" w:rsidP="00444460">
            <w:pPr>
              <w:spacing w:before="100" w:after="100"/>
              <w:ind w:right="15"/>
              <w:jc w:val="center"/>
              <w:rPr>
                <w:ins w:id="3244" w:author="Thu Huyen Tran" w:date="2023-12-05T20:39:00Z"/>
                <w:sz w:val="22"/>
                <w:rPrChange w:id="3245" w:author="Huyen Tran Thu" w:date="2024-10-13T22:04:00Z" w16du:dateUtc="2024-10-13T15:04:00Z">
                  <w:rPr>
                    <w:ins w:id="3246" w:author="Thu Huyen Tran" w:date="2023-12-05T20:39:00Z"/>
                    <w:color w:val="FF0000"/>
                    <w:sz w:val="22"/>
                  </w:rPr>
                </w:rPrChange>
              </w:rPr>
            </w:pPr>
            <w:ins w:id="3247" w:author="Thu Huyen Tran" w:date="2024-05-17T20:32:00Z" w16du:dateUtc="2024-05-17T13:32:00Z">
              <w:r w:rsidRPr="006549AB">
                <w:rPr>
                  <w:sz w:val="22"/>
                  <w:rPrChange w:id="3248" w:author="Huyen Tran Thu" w:date="2024-10-13T22:04:00Z" w16du:dateUtc="2024-10-13T15:04:00Z">
                    <w:rPr>
                      <w:rFonts w:ascii="Arial" w:hAnsi="Arial" w:cs="Arial"/>
                      <w:sz w:val="20"/>
                      <w:szCs w:val="20"/>
                    </w:rPr>
                  </w:rPrChange>
                </w:rPr>
                <w:t xml:space="preserve">11.397.885 </w:t>
              </w:r>
            </w:ins>
          </w:p>
        </w:tc>
        <w:tc>
          <w:tcPr>
            <w:tcW w:w="939" w:type="pct"/>
            <w:vAlign w:val="bottom"/>
          </w:tcPr>
          <w:p w14:paraId="741C0101" w14:textId="4D950FE6" w:rsidR="00444460" w:rsidRPr="006549AB" w:rsidRDefault="00444460" w:rsidP="00444460">
            <w:pPr>
              <w:spacing w:before="100" w:after="100"/>
              <w:ind w:right="15"/>
              <w:jc w:val="center"/>
              <w:rPr>
                <w:ins w:id="3249" w:author="Thu Huyen Tran" w:date="2023-12-05T20:39:00Z"/>
                <w:sz w:val="22"/>
                <w:rPrChange w:id="3250" w:author="Huyen Tran Thu" w:date="2024-10-13T22:04:00Z" w16du:dateUtc="2024-10-13T15:04:00Z">
                  <w:rPr>
                    <w:ins w:id="3251" w:author="Thu Huyen Tran" w:date="2023-12-05T20:39:00Z"/>
                    <w:color w:val="FF0000"/>
                    <w:sz w:val="22"/>
                  </w:rPr>
                </w:rPrChange>
              </w:rPr>
            </w:pPr>
            <w:ins w:id="3252" w:author="Thu Huyen Tran" w:date="2023-12-05T20:43:00Z">
              <w:r w:rsidRPr="006549AB">
                <w:rPr>
                  <w:sz w:val="22"/>
                  <w:rPrChange w:id="3253" w:author="Huyen Tran Thu" w:date="2024-10-13T22:04:00Z" w16du:dateUtc="2024-10-13T15:04:00Z">
                    <w:rPr>
                      <w:rFonts w:ascii="Arial" w:hAnsi="Arial" w:cs="Arial"/>
                      <w:sz w:val="20"/>
                      <w:szCs w:val="20"/>
                    </w:rPr>
                  </w:rPrChange>
                </w:rPr>
                <w:t xml:space="preserve">6.348.487 </w:t>
              </w:r>
            </w:ins>
          </w:p>
        </w:tc>
        <w:tc>
          <w:tcPr>
            <w:tcW w:w="713" w:type="pct"/>
            <w:vAlign w:val="bottom"/>
          </w:tcPr>
          <w:p w14:paraId="715F722E" w14:textId="71C3AF36" w:rsidR="00444460" w:rsidRPr="006549AB" w:rsidRDefault="00444460" w:rsidP="00444460">
            <w:pPr>
              <w:spacing w:before="100" w:after="100"/>
              <w:ind w:right="15"/>
              <w:jc w:val="center"/>
              <w:rPr>
                <w:ins w:id="3254" w:author="Thu Huyen Tran" w:date="2023-12-05T20:39:00Z"/>
                <w:sz w:val="22"/>
              </w:rPr>
            </w:pPr>
          </w:p>
        </w:tc>
        <w:tc>
          <w:tcPr>
            <w:tcW w:w="613" w:type="pct"/>
            <w:vAlign w:val="bottom"/>
          </w:tcPr>
          <w:p w14:paraId="75AC416C" w14:textId="0CBBA7C6" w:rsidR="00444460" w:rsidRPr="006549AB" w:rsidRDefault="00444460" w:rsidP="00444460">
            <w:pPr>
              <w:spacing w:before="100" w:after="100"/>
              <w:ind w:right="15"/>
              <w:jc w:val="center"/>
              <w:rPr>
                <w:ins w:id="3255" w:author="Thu Huyen Tran" w:date="2023-12-05T20:39:00Z"/>
                <w:sz w:val="22"/>
              </w:rPr>
            </w:pPr>
          </w:p>
        </w:tc>
      </w:tr>
      <w:tr w:rsidR="006549AB" w:rsidRPr="006549AB" w14:paraId="3E7C5477" w14:textId="77777777" w:rsidTr="008F0616">
        <w:trPr>
          <w:jc w:val="center"/>
          <w:ins w:id="3256" w:author="Thu Huyen Tran" w:date="2023-12-05T20:39:00Z"/>
        </w:trPr>
        <w:tc>
          <w:tcPr>
            <w:tcW w:w="419" w:type="pct"/>
            <w:vAlign w:val="center"/>
          </w:tcPr>
          <w:p w14:paraId="68B5D230" w14:textId="3A0F00A0" w:rsidR="00444460" w:rsidRPr="006549AB" w:rsidRDefault="00444460" w:rsidP="00444460">
            <w:pPr>
              <w:spacing w:before="100" w:after="100"/>
              <w:jc w:val="center"/>
              <w:rPr>
                <w:ins w:id="3257" w:author="Thu Huyen Tran" w:date="2023-12-05T20:39:00Z"/>
                <w:sz w:val="22"/>
              </w:rPr>
            </w:pPr>
            <w:ins w:id="3258" w:author="Thu Huyen Tran" w:date="2023-12-05T20:39:00Z">
              <w:r w:rsidRPr="006549AB">
                <w:rPr>
                  <w:sz w:val="22"/>
                </w:rPr>
                <w:t>2014</w:t>
              </w:r>
            </w:ins>
          </w:p>
        </w:tc>
        <w:tc>
          <w:tcPr>
            <w:tcW w:w="674" w:type="pct"/>
            <w:vAlign w:val="bottom"/>
          </w:tcPr>
          <w:p w14:paraId="224D7858" w14:textId="6864BD3A" w:rsidR="00444460" w:rsidRPr="006549AB" w:rsidRDefault="00444460" w:rsidP="00444460">
            <w:pPr>
              <w:spacing w:before="100" w:after="100"/>
              <w:ind w:right="15"/>
              <w:jc w:val="center"/>
              <w:rPr>
                <w:ins w:id="3259" w:author="Thu Huyen Tran" w:date="2023-12-05T20:39:00Z"/>
                <w:sz w:val="22"/>
              </w:rPr>
            </w:pPr>
            <w:ins w:id="3260" w:author="Huyen Tran Thu" w:date="2024-05-16T10:42:00Z" w16du:dateUtc="2024-05-16T03:42:00Z">
              <w:r w:rsidRPr="006549AB">
                <w:rPr>
                  <w:sz w:val="22"/>
                  <w:rPrChange w:id="3261" w:author="Huyen Tran Thu" w:date="2024-10-13T22:04:00Z" w16du:dateUtc="2024-10-13T15:04:00Z">
                    <w:rPr>
                      <w:rFonts w:ascii="Arial" w:hAnsi="Arial" w:cs="Arial"/>
                      <w:color w:val="FF0000"/>
                      <w:sz w:val="20"/>
                      <w:szCs w:val="20"/>
                    </w:rPr>
                  </w:rPrChange>
                </w:rPr>
                <w:t xml:space="preserve">11.533.635 </w:t>
              </w:r>
            </w:ins>
            <w:ins w:id="3262" w:author="Thu Huyen Tran" w:date="2023-12-05T20:42:00Z">
              <w:del w:id="3263" w:author="Huyen Tran Thu" w:date="2024-05-16T10:42:00Z" w16du:dateUtc="2024-05-16T03:42:00Z">
                <w:r w:rsidRPr="006549AB" w:rsidDel="00512A71">
                  <w:rPr>
                    <w:sz w:val="22"/>
                    <w:rPrChange w:id="3264" w:author="Huyen Tran Thu" w:date="2024-10-13T22:04:00Z" w16du:dateUtc="2024-10-13T15:04:00Z">
                      <w:rPr>
                        <w:rFonts w:ascii="Arial" w:hAnsi="Arial" w:cs="Arial"/>
                        <w:color w:val="FF0000"/>
                        <w:sz w:val="20"/>
                        <w:szCs w:val="20"/>
                      </w:rPr>
                    </w:rPrChange>
                  </w:rPr>
                  <w:delText xml:space="preserve">11.533.635 </w:delText>
                </w:r>
              </w:del>
            </w:ins>
          </w:p>
        </w:tc>
        <w:tc>
          <w:tcPr>
            <w:tcW w:w="781" w:type="pct"/>
            <w:vAlign w:val="bottom"/>
          </w:tcPr>
          <w:p w14:paraId="110E99F2" w14:textId="261206A3" w:rsidR="00444460" w:rsidRPr="006549AB" w:rsidRDefault="00444460" w:rsidP="00444460">
            <w:pPr>
              <w:spacing w:before="100" w:after="100"/>
              <w:ind w:right="15"/>
              <w:jc w:val="center"/>
              <w:rPr>
                <w:ins w:id="3265" w:author="Thu Huyen Tran" w:date="2023-12-05T20:39:00Z"/>
                <w:sz w:val="22"/>
                <w:rPrChange w:id="3266" w:author="Huyen Tran Thu" w:date="2024-10-13T22:04:00Z" w16du:dateUtc="2024-10-13T15:04:00Z">
                  <w:rPr>
                    <w:ins w:id="3267" w:author="Thu Huyen Tran" w:date="2023-12-05T20:39:00Z"/>
                    <w:color w:val="FF0000"/>
                    <w:sz w:val="22"/>
                  </w:rPr>
                </w:rPrChange>
              </w:rPr>
            </w:pPr>
            <w:ins w:id="3268" w:author="Huyen Tran Thu" w:date="2024-05-16T10:42:00Z" w16du:dateUtc="2024-05-16T03:42:00Z">
              <w:r w:rsidRPr="006549AB">
                <w:rPr>
                  <w:sz w:val="22"/>
                  <w:rPrChange w:id="3269" w:author="Huyen Tran Thu" w:date="2024-10-13T22:04:00Z" w16du:dateUtc="2024-10-13T15:04:00Z">
                    <w:rPr>
                      <w:rFonts w:ascii="Arial" w:hAnsi="Arial" w:cs="Arial"/>
                      <w:color w:val="FF0000"/>
                      <w:sz w:val="20"/>
                      <w:szCs w:val="20"/>
                    </w:rPr>
                  </w:rPrChange>
                </w:rPr>
                <w:t>85,0%</w:t>
              </w:r>
            </w:ins>
            <w:ins w:id="3270" w:author="Thu Huyen Tran" w:date="2023-12-05T20:43:00Z">
              <w:del w:id="3271" w:author="Huyen Tran Thu" w:date="2024-05-16T10:42:00Z" w16du:dateUtc="2024-05-16T03:42:00Z">
                <w:r w:rsidRPr="006549AB" w:rsidDel="008A5603">
                  <w:rPr>
                    <w:sz w:val="22"/>
                    <w:rPrChange w:id="3272" w:author="Huyen Tran Thu" w:date="2024-10-13T22:04:00Z" w16du:dateUtc="2024-10-13T15:04:00Z">
                      <w:rPr>
                        <w:rFonts w:ascii="Arial" w:hAnsi="Arial" w:cs="Arial"/>
                        <w:sz w:val="20"/>
                        <w:szCs w:val="20"/>
                      </w:rPr>
                    </w:rPrChange>
                  </w:rPr>
                  <w:delText>75,74%</w:delText>
                </w:r>
              </w:del>
            </w:ins>
          </w:p>
        </w:tc>
        <w:tc>
          <w:tcPr>
            <w:tcW w:w="861" w:type="pct"/>
            <w:vAlign w:val="bottom"/>
          </w:tcPr>
          <w:p w14:paraId="78348172" w14:textId="39ABED01" w:rsidR="00444460" w:rsidRPr="006549AB" w:rsidRDefault="00444460" w:rsidP="00444460">
            <w:pPr>
              <w:spacing w:before="100" w:after="100"/>
              <w:ind w:right="15"/>
              <w:jc w:val="center"/>
              <w:rPr>
                <w:ins w:id="3273" w:author="Thu Huyen Tran" w:date="2023-12-05T20:39:00Z"/>
                <w:sz w:val="22"/>
                <w:rPrChange w:id="3274" w:author="Huyen Tran Thu" w:date="2024-10-13T22:04:00Z" w16du:dateUtc="2024-10-13T15:04:00Z">
                  <w:rPr>
                    <w:ins w:id="3275" w:author="Thu Huyen Tran" w:date="2023-12-05T20:39:00Z"/>
                    <w:color w:val="FF0000"/>
                    <w:sz w:val="22"/>
                  </w:rPr>
                </w:rPrChange>
              </w:rPr>
            </w:pPr>
            <w:ins w:id="3276" w:author="Thu Huyen Tran" w:date="2024-05-17T20:32:00Z" w16du:dateUtc="2024-05-17T13:32:00Z">
              <w:r w:rsidRPr="006549AB">
                <w:rPr>
                  <w:sz w:val="22"/>
                  <w:rPrChange w:id="3277" w:author="Huyen Tran Thu" w:date="2024-10-13T22:04:00Z" w16du:dateUtc="2024-10-13T15:04:00Z">
                    <w:rPr>
                      <w:rFonts w:ascii="Arial" w:hAnsi="Arial" w:cs="Arial"/>
                      <w:sz w:val="20"/>
                      <w:szCs w:val="20"/>
                    </w:rPr>
                  </w:rPrChange>
                </w:rPr>
                <w:t xml:space="preserve">8.735.545 </w:t>
              </w:r>
            </w:ins>
          </w:p>
        </w:tc>
        <w:tc>
          <w:tcPr>
            <w:tcW w:w="939" w:type="pct"/>
            <w:vAlign w:val="bottom"/>
          </w:tcPr>
          <w:p w14:paraId="1156FCE2" w14:textId="6A8FBB53" w:rsidR="00444460" w:rsidRPr="006549AB" w:rsidRDefault="00444460" w:rsidP="00444460">
            <w:pPr>
              <w:spacing w:before="100" w:after="100"/>
              <w:ind w:right="15"/>
              <w:jc w:val="center"/>
              <w:rPr>
                <w:ins w:id="3278" w:author="Thu Huyen Tran" w:date="2023-12-05T20:39:00Z"/>
                <w:sz w:val="22"/>
                <w:rPrChange w:id="3279" w:author="Huyen Tran Thu" w:date="2024-10-13T22:04:00Z" w16du:dateUtc="2024-10-13T15:04:00Z">
                  <w:rPr>
                    <w:ins w:id="3280" w:author="Thu Huyen Tran" w:date="2023-12-05T20:39:00Z"/>
                    <w:color w:val="FF0000"/>
                    <w:sz w:val="22"/>
                  </w:rPr>
                </w:rPrChange>
              </w:rPr>
            </w:pPr>
            <w:ins w:id="3281" w:author="Thu Huyen Tran" w:date="2023-12-05T20:43:00Z">
              <w:r w:rsidRPr="006549AB">
                <w:rPr>
                  <w:sz w:val="22"/>
                  <w:rPrChange w:id="3282" w:author="Huyen Tran Thu" w:date="2024-10-13T22:04:00Z" w16du:dateUtc="2024-10-13T15:04:00Z">
                    <w:rPr>
                      <w:rFonts w:ascii="Arial" w:hAnsi="Arial" w:cs="Arial"/>
                      <w:sz w:val="20"/>
                      <w:szCs w:val="20"/>
                    </w:rPr>
                  </w:rPrChange>
                </w:rPr>
                <w:t xml:space="preserve">6.230.218 </w:t>
              </w:r>
            </w:ins>
          </w:p>
        </w:tc>
        <w:tc>
          <w:tcPr>
            <w:tcW w:w="713" w:type="pct"/>
            <w:vAlign w:val="bottom"/>
          </w:tcPr>
          <w:p w14:paraId="5130375A" w14:textId="69C5FE56" w:rsidR="00444460" w:rsidRPr="006549AB" w:rsidRDefault="00444460" w:rsidP="00444460">
            <w:pPr>
              <w:spacing w:before="100" w:after="100"/>
              <w:ind w:right="15"/>
              <w:jc w:val="center"/>
              <w:rPr>
                <w:ins w:id="3283" w:author="Thu Huyen Tran" w:date="2023-12-05T20:39:00Z"/>
                <w:sz w:val="22"/>
              </w:rPr>
            </w:pPr>
            <w:ins w:id="3284" w:author="Thu Huyen Tran" w:date="2024-05-17T20:33:00Z" w16du:dateUtc="2024-05-17T13:33:00Z">
              <w:r w:rsidRPr="006549AB">
                <w:rPr>
                  <w:sz w:val="22"/>
                  <w:rPrChange w:id="3285" w:author="Huyen Tran Thu" w:date="2024-10-13T22:04:00Z" w16du:dateUtc="2024-10-13T15:04:00Z">
                    <w:rPr>
                      <w:rFonts w:ascii="Arial" w:hAnsi="Arial" w:cs="Arial"/>
                      <w:sz w:val="20"/>
                      <w:szCs w:val="20"/>
                    </w:rPr>
                  </w:rPrChange>
                </w:rPr>
                <w:t xml:space="preserve">659.946 </w:t>
              </w:r>
            </w:ins>
          </w:p>
        </w:tc>
        <w:tc>
          <w:tcPr>
            <w:tcW w:w="613" w:type="pct"/>
            <w:vAlign w:val="bottom"/>
          </w:tcPr>
          <w:p w14:paraId="41C85BF3" w14:textId="10F6CD4A" w:rsidR="00444460" w:rsidRPr="006549AB" w:rsidRDefault="00444460" w:rsidP="00444460">
            <w:pPr>
              <w:spacing w:before="100" w:after="100"/>
              <w:ind w:right="15"/>
              <w:jc w:val="center"/>
              <w:rPr>
                <w:ins w:id="3286" w:author="Thu Huyen Tran" w:date="2023-12-05T20:39:00Z"/>
                <w:sz w:val="22"/>
              </w:rPr>
            </w:pPr>
            <w:ins w:id="3287" w:author="Thu Huyen Tran" w:date="2024-05-17T20:33:00Z" w16du:dateUtc="2024-05-17T13:33:00Z">
              <w:r w:rsidRPr="006549AB">
                <w:rPr>
                  <w:sz w:val="22"/>
                  <w:rPrChange w:id="3288" w:author="Huyen Tran Thu" w:date="2024-10-13T22:04:00Z" w16du:dateUtc="2024-10-13T15:04:00Z">
                    <w:rPr>
                      <w:rFonts w:ascii="Arial" w:hAnsi="Arial" w:cs="Arial"/>
                      <w:sz w:val="20"/>
                      <w:szCs w:val="20"/>
                    </w:rPr>
                  </w:rPrChange>
                </w:rPr>
                <w:t xml:space="preserve">1.845.382 </w:t>
              </w:r>
            </w:ins>
          </w:p>
        </w:tc>
      </w:tr>
      <w:tr w:rsidR="006549AB" w:rsidRPr="006549AB" w14:paraId="3535B6C7" w14:textId="77777777" w:rsidTr="008F0616">
        <w:trPr>
          <w:jc w:val="center"/>
          <w:ins w:id="3289" w:author="Thu Huyen Tran" w:date="2023-12-05T20:39:00Z"/>
        </w:trPr>
        <w:tc>
          <w:tcPr>
            <w:tcW w:w="419" w:type="pct"/>
            <w:vAlign w:val="center"/>
          </w:tcPr>
          <w:p w14:paraId="56A6A66F" w14:textId="6C97BE02" w:rsidR="00444460" w:rsidRPr="006549AB" w:rsidRDefault="00444460" w:rsidP="00444460">
            <w:pPr>
              <w:spacing w:before="100" w:after="100"/>
              <w:jc w:val="center"/>
              <w:rPr>
                <w:ins w:id="3290" w:author="Thu Huyen Tran" w:date="2023-12-05T20:39:00Z"/>
                <w:sz w:val="22"/>
              </w:rPr>
            </w:pPr>
            <w:ins w:id="3291" w:author="Thu Huyen Tran" w:date="2023-12-05T20:39:00Z">
              <w:r w:rsidRPr="006549AB">
                <w:rPr>
                  <w:sz w:val="22"/>
                </w:rPr>
                <w:t>2015</w:t>
              </w:r>
            </w:ins>
          </w:p>
        </w:tc>
        <w:tc>
          <w:tcPr>
            <w:tcW w:w="674" w:type="pct"/>
            <w:vAlign w:val="bottom"/>
          </w:tcPr>
          <w:p w14:paraId="524BC2AB" w14:textId="0272F188" w:rsidR="00444460" w:rsidRPr="006549AB" w:rsidRDefault="00444460" w:rsidP="00444460">
            <w:pPr>
              <w:spacing w:before="100" w:after="100"/>
              <w:ind w:right="15"/>
              <w:jc w:val="center"/>
              <w:rPr>
                <w:ins w:id="3292" w:author="Thu Huyen Tran" w:date="2023-12-05T20:39:00Z"/>
                <w:sz w:val="22"/>
              </w:rPr>
            </w:pPr>
            <w:ins w:id="3293" w:author="Huyen Tran Thu" w:date="2024-05-16T10:42:00Z" w16du:dateUtc="2024-05-16T03:42:00Z">
              <w:r w:rsidRPr="006549AB">
                <w:rPr>
                  <w:sz w:val="22"/>
                  <w:rPrChange w:id="3294" w:author="Huyen Tran Thu" w:date="2024-10-13T22:04:00Z" w16du:dateUtc="2024-10-13T15:04:00Z">
                    <w:rPr>
                      <w:rFonts w:ascii="Arial" w:hAnsi="Arial" w:cs="Arial"/>
                      <w:color w:val="FF0000"/>
                      <w:sz w:val="20"/>
                      <w:szCs w:val="20"/>
                    </w:rPr>
                  </w:rPrChange>
                </w:rPr>
                <w:t xml:space="preserve">11.831.475 </w:t>
              </w:r>
            </w:ins>
            <w:ins w:id="3295" w:author="Thu Huyen Tran" w:date="2023-12-05T20:42:00Z">
              <w:del w:id="3296" w:author="Huyen Tran Thu" w:date="2024-05-16T10:42:00Z" w16du:dateUtc="2024-05-16T03:42:00Z">
                <w:r w:rsidRPr="006549AB" w:rsidDel="00512A71">
                  <w:rPr>
                    <w:sz w:val="22"/>
                    <w:rPrChange w:id="3297" w:author="Huyen Tran Thu" w:date="2024-10-13T22:04:00Z" w16du:dateUtc="2024-10-13T15:04:00Z">
                      <w:rPr>
                        <w:rFonts w:ascii="Arial" w:hAnsi="Arial" w:cs="Arial"/>
                        <w:color w:val="FF0000"/>
                        <w:sz w:val="20"/>
                        <w:szCs w:val="20"/>
                      </w:rPr>
                    </w:rPrChange>
                  </w:rPr>
                  <w:delText xml:space="preserve">11.831.475 </w:delText>
                </w:r>
              </w:del>
            </w:ins>
          </w:p>
        </w:tc>
        <w:tc>
          <w:tcPr>
            <w:tcW w:w="781" w:type="pct"/>
            <w:vAlign w:val="bottom"/>
          </w:tcPr>
          <w:p w14:paraId="3F780BDD" w14:textId="2815412C" w:rsidR="00444460" w:rsidRPr="006549AB" w:rsidRDefault="00444460" w:rsidP="00444460">
            <w:pPr>
              <w:spacing w:before="100" w:after="100"/>
              <w:ind w:right="15"/>
              <w:jc w:val="center"/>
              <w:rPr>
                <w:ins w:id="3298" w:author="Thu Huyen Tran" w:date="2023-12-05T20:39:00Z"/>
                <w:sz w:val="22"/>
                <w:rPrChange w:id="3299" w:author="Huyen Tran Thu" w:date="2024-10-13T22:04:00Z" w16du:dateUtc="2024-10-13T15:04:00Z">
                  <w:rPr>
                    <w:ins w:id="3300" w:author="Thu Huyen Tran" w:date="2023-12-05T20:39:00Z"/>
                    <w:color w:val="FF0000"/>
                    <w:sz w:val="22"/>
                  </w:rPr>
                </w:rPrChange>
              </w:rPr>
            </w:pPr>
            <w:ins w:id="3301" w:author="Huyen Tran Thu" w:date="2024-05-16T10:42:00Z" w16du:dateUtc="2024-05-16T03:42:00Z">
              <w:r w:rsidRPr="006549AB">
                <w:rPr>
                  <w:sz w:val="22"/>
                  <w:rPrChange w:id="3302" w:author="Huyen Tran Thu" w:date="2024-10-13T22:04:00Z" w16du:dateUtc="2024-10-13T15:04:00Z">
                    <w:rPr>
                      <w:rFonts w:ascii="Arial" w:hAnsi="Arial" w:cs="Arial"/>
                      <w:sz w:val="20"/>
                      <w:szCs w:val="20"/>
                    </w:rPr>
                  </w:rPrChange>
                </w:rPr>
                <w:t>85,6%</w:t>
              </w:r>
            </w:ins>
            <w:ins w:id="3303" w:author="Thu Huyen Tran" w:date="2023-12-05T20:43:00Z">
              <w:del w:id="3304" w:author="Huyen Tran Thu" w:date="2024-05-16T10:42:00Z" w16du:dateUtc="2024-05-16T03:42:00Z">
                <w:r w:rsidRPr="006549AB" w:rsidDel="008A5603">
                  <w:rPr>
                    <w:sz w:val="22"/>
                    <w:rPrChange w:id="3305" w:author="Huyen Tran Thu" w:date="2024-10-13T22:04:00Z" w16du:dateUtc="2024-10-13T15:04:00Z">
                      <w:rPr>
                        <w:rFonts w:ascii="Arial" w:hAnsi="Arial" w:cs="Arial"/>
                        <w:sz w:val="20"/>
                        <w:szCs w:val="20"/>
                      </w:rPr>
                    </w:rPrChange>
                  </w:rPr>
                  <w:delText>75,02%</w:delText>
                </w:r>
              </w:del>
            </w:ins>
          </w:p>
        </w:tc>
        <w:tc>
          <w:tcPr>
            <w:tcW w:w="861" w:type="pct"/>
            <w:vAlign w:val="bottom"/>
          </w:tcPr>
          <w:p w14:paraId="7B6BECC8" w14:textId="659E533E" w:rsidR="00444460" w:rsidRPr="006549AB" w:rsidRDefault="00444460" w:rsidP="00444460">
            <w:pPr>
              <w:spacing w:before="100" w:after="100"/>
              <w:ind w:right="15"/>
              <w:jc w:val="center"/>
              <w:rPr>
                <w:ins w:id="3306" w:author="Thu Huyen Tran" w:date="2023-12-05T20:39:00Z"/>
                <w:sz w:val="22"/>
                <w:rPrChange w:id="3307" w:author="Huyen Tran Thu" w:date="2024-10-13T22:04:00Z" w16du:dateUtc="2024-10-13T15:04:00Z">
                  <w:rPr>
                    <w:ins w:id="3308" w:author="Thu Huyen Tran" w:date="2023-12-05T20:39:00Z"/>
                    <w:color w:val="FF0000"/>
                    <w:sz w:val="22"/>
                  </w:rPr>
                </w:rPrChange>
              </w:rPr>
            </w:pPr>
            <w:ins w:id="3309" w:author="Thu Huyen Tran" w:date="2024-05-17T20:32:00Z" w16du:dateUtc="2024-05-17T13:32:00Z">
              <w:r w:rsidRPr="006549AB">
                <w:rPr>
                  <w:sz w:val="22"/>
                  <w:rPrChange w:id="3310" w:author="Huyen Tran Thu" w:date="2024-10-13T22:04:00Z" w16du:dateUtc="2024-10-13T15:04:00Z">
                    <w:rPr>
                      <w:rFonts w:ascii="Arial" w:hAnsi="Arial" w:cs="Arial"/>
                      <w:sz w:val="20"/>
                      <w:szCs w:val="20"/>
                    </w:rPr>
                  </w:rPrChange>
                </w:rPr>
                <w:t xml:space="preserve">8.876.435 </w:t>
              </w:r>
            </w:ins>
          </w:p>
        </w:tc>
        <w:tc>
          <w:tcPr>
            <w:tcW w:w="939" w:type="pct"/>
            <w:vAlign w:val="bottom"/>
          </w:tcPr>
          <w:p w14:paraId="7667AA24" w14:textId="27125803" w:rsidR="00444460" w:rsidRPr="006549AB" w:rsidRDefault="00444460" w:rsidP="00444460">
            <w:pPr>
              <w:spacing w:before="100" w:after="100"/>
              <w:ind w:right="15"/>
              <w:jc w:val="center"/>
              <w:rPr>
                <w:ins w:id="3311" w:author="Thu Huyen Tran" w:date="2023-12-05T20:39:00Z"/>
                <w:sz w:val="22"/>
                <w:rPrChange w:id="3312" w:author="Huyen Tran Thu" w:date="2024-10-13T22:04:00Z" w16du:dateUtc="2024-10-13T15:04:00Z">
                  <w:rPr>
                    <w:ins w:id="3313" w:author="Thu Huyen Tran" w:date="2023-12-05T20:39:00Z"/>
                    <w:color w:val="FF0000"/>
                    <w:sz w:val="22"/>
                  </w:rPr>
                </w:rPrChange>
              </w:rPr>
            </w:pPr>
            <w:ins w:id="3314" w:author="Thu Huyen Tran" w:date="2023-12-05T20:43:00Z">
              <w:r w:rsidRPr="006549AB">
                <w:rPr>
                  <w:sz w:val="22"/>
                  <w:rPrChange w:id="3315" w:author="Huyen Tran Thu" w:date="2024-10-13T22:04:00Z" w16du:dateUtc="2024-10-13T15:04:00Z">
                    <w:rPr>
                      <w:rFonts w:ascii="Arial" w:hAnsi="Arial" w:cs="Arial"/>
                      <w:sz w:val="20"/>
                      <w:szCs w:val="20"/>
                    </w:rPr>
                  </w:rPrChange>
                </w:rPr>
                <w:t xml:space="preserve">6.331.819 </w:t>
              </w:r>
            </w:ins>
          </w:p>
        </w:tc>
        <w:tc>
          <w:tcPr>
            <w:tcW w:w="713" w:type="pct"/>
            <w:vAlign w:val="bottom"/>
          </w:tcPr>
          <w:p w14:paraId="01F72017" w14:textId="03604C8D" w:rsidR="00444460" w:rsidRPr="006549AB" w:rsidRDefault="00444460" w:rsidP="00444460">
            <w:pPr>
              <w:spacing w:before="100" w:after="100"/>
              <w:ind w:right="15"/>
              <w:jc w:val="center"/>
              <w:rPr>
                <w:ins w:id="3316" w:author="Thu Huyen Tran" w:date="2023-12-05T20:39:00Z"/>
                <w:sz w:val="22"/>
              </w:rPr>
            </w:pPr>
            <w:ins w:id="3317" w:author="Thu Huyen Tran" w:date="2024-05-17T20:33:00Z" w16du:dateUtc="2024-05-17T13:33:00Z">
              <w:r w:rsidRPr="006549AB">
                <w:rPr>
                  <w:sz w:val="22"/>
                  <w:rPrChange w:id="3318" w:author="Huyen Tran Thu" w:date="2024-10-13T22:04:00Z" w16du:dateUtc="2024-10-13T15:04:00Z">
                    <w:rPr>
                      <w:rFonts w:ascii="Arial" w:hAnsi="Arial" w:cs="Arial"/>
                      <w:sz w:val="20"/>
                      <w:szCs w:val="20"/>
                    </w:rPr>
                  </w:rPrChange>
                </w:rPr>
                <w:t xml:space="preserve">651.580 </w:t>
              </w:r>
            </w:ins>
          </w:p>
        </w:tc>
        <w:tc>
          <w:tcPr>
            <w:tcW w:w="613" w:type="pct"/>
            <w:vAlign w:val="bottom"/>
          </w:tcPr>
          <w:p w14:paraId="0096D353" w14:textId="74C3F320" w:rsidR="00444460" w:rsidRPr="006549AB" w:rsidRDefault="00444460" w:rsidP="00444460">
            <w:pPr>
              <w:spacing w:before="100" w:after="100"/>
              <w:ind w:right="15"/>
              <w:jc w:val="center"/>
              <w:rPr>
                <w:ins w:id="3319" w:author="Thu Huyen Tran" w:date="2023-12-05T20:39:00Z"/>
                <w:sz w:val="22"/>
              </w:rPr>
            </w:pPr>
            <w:ins w:id="3320" w:author="Thu Huyen Tran" w:date="2024-05-17T20:33:00Z" w16du:dateUtc="2024-05-17T13:33:00Z">
              <w:r w:rsidRPr="006549AB">
                <w:rPr>
                  <w:sz w:val="22"/>
                  <w:rPrChange w:id="3321" w:author="Huyen Tran Thu" w:date="2024-10-13T22:04:00Z" w16du:dateUtc="2024-10-13T15:04:00Z">
                    <w:rPr>
                      <w:rFonts w:ascii="Arial" w:hAnsi="Arial" w:cs="Arial"/>
                      <w:sz w:val="20"/>
                      <w:szCs w:val="20"/>
                    </w:rPr>
                  </w:rPrChange>
                </w:rPr>
                <w:t xml:space="preserve">1.893.036 </w:t>
              </w:r>
            </w:ins>
          </w:p>
        </w:tc>
      </w:tr>
      <w:tr w:rsidR="006549AB" w:rsidRPr="006549AB" w14:paraId="68971FC0" w14:textId="77777777" w:rsidTr="008F0616">
        <w:trPr>
          <w:jc w:val="center"/>
          <w:ins w:id="3322" w:author="Thu Huyen Tran" w:date="2023-12-05T20:39:00Z"/>
        </w:trPr>
        <w:tc>
          <w:tcPr>
            <w:tcW w:w="419" w:type="pct"/>
            <w:vAlign w:val="center"/>
          </w:tcPr>
          <w:p w14:paraId="22AA0EA5" w14:textId="1461424C" w:rsidR="00444460" w:rsidRPr="006549AB" w:rsidRDefault="00444460" w:rsidP="00444460">
            <w:pPr>
              <w:spacing w:before="100" w:after="100"/>
              <w:jc w:val="center"/>
              <w:rPr>
                <w:ins w:id="3323" w:author="Thu Huyen Tran" w:date="2023-12-05T20:39:00Z"/>
                <w:sz w:val="22"/>
              </w:rPr>
            </w:pPr>
            <w:ins w:id="3324" w:author="Thu Huyen Tran" w:date="2023-12-05T20:39:00Z">
              <w:r w:rsidRPr="006549AB">
                <w:rPr>
                  <w:sz w:val="22"/>
                </w:rPr>
                <w:t>2016</w:t>
              </w:r>
            </w:ins>
          </w:p>
        </w:tc>
        <w:tc>
          <w:tcPr>
            <w:tcW w:w="674" w:type="pct"/>
            <w:vAlign w:val="bottom"/>
          </w:tcPr>
          <w:p w14:paraId="71009FD0" w14:textId="743AC516" w:rsidR="00444460" w:rsidRPr="006549AB" w:rsidRDefault="00444460" w:rsidP="00444460">
            <w:pPr>
              <w:spacing w:before="100" w:after="100"/>
              <w:ind w:right="15"/>
              <w:jc w:val="center"/>
              <w:rPr>
                <w:ins w:id="3325" w:author="Thu Huyen Tran" w:date="2023-12-05T20:39:00Z"/>
                <w:sz w:val="22"/>
              </w:rPr>
            </w:pPr>
            <w:ins w:id="3326" w:author="Huyen Tran Thu" w:date="2024-05-16T10:42:00Z" w16du:dateUtc="2024-05-16T03:42:00Z">
              <w:r w:rsidRPr="006549AB">
                <w:rPr>
                  <w:sz w:val="22"/>
                  <w:rPrChange w:id="3327" w:author="Huyen Tran Thu" w:date="2024-10-13T22:04:00Z" w16du:dateUtc="2024-10-13T15:04:00Z">
                    <w:rPr>
                      <w:rFonts w:ascii="Arial" w:hAnsi="Arial" w:cs="Arial"/>
                      <w:color w:val="0070C0"/>
                      <w:sz w:val="20"/>
                      <w:szCs w:val="20"/>
                    </w:rPr>
                  </w:rPrChange>
                </w:rPr>
                <w:t xml:space="preserve">12.105.955 </w:t>
              </w:r>
            </w:ins>
            <w:ins w:id="3328" w:author="Thu Huyen Tran" w:date="2023-12-05T20:42:00Z">
              <w:del w:id="3329" w:author="Huyen Tran Thu" w:date="2024-05-16T10:42:00Z" w16du:dateUtc="2024-05-16T03:42:00Z">
                <w:r w:rsidRPr="006549AB" w:rsidDel="00512A71">
                  <w:rPr>
                    <w:sz w:val="22"/>
                    <w:rPrChange w:id="3330" w:author="Huyen Tran Thu" w:date="2024-10-13T22:04:00Z" w16du:dateUtc="2024-10-13T15:04:00Z">
                      <w:rPr>
                        <w:rFonts w:ascii="Arial" w:hAnsi="Arial" w:cs="Arial"/>
                        <w:color w:val="0070C0"/>
                        <w:sz w:val="20"/>
                        <w:szCs w:val="20"/>
                      </w:rPr>
                    </w:rPrChange>
                  </w:rPr>
                  <w:delText xml:space="preserve">12.105.955 </w:delText>
                </w:r>
              </w:del>
            </w:ins>
          </w:p>
        </w:tc>
        <w:tc>
          <w:tcPr>
            <w:tcW w:w="781" w:type="pct"/>
            <w:vAlign w:val="bottom"/>
          </w:tcPr>
          <w:p w14:paraId="3FFFE087" w14:textId="78F81121" w:rsidR="00444460" w:rsidRPr="006549AB" w:rsidRDefault="00444460" w:rsidP="00444460">
            <w:pPr>
              <w:spacing w:before="100" w:after="100"/>
              <w:ind w:right="15"/>
              <w:jc w:val="center"/>
              <w:rPr>
                <w:ins w:id="3331" w:author="Thu Huyen Tran" w:date="2023-12-05T20:39:00Z"/>
                <w:sz w:val="22"/>
                <w:rPrChange w:id="3332" w:author="Huyen Tran Thu" w:date="2024-10-13T22:04:00Z" w16du:dateUtc="2024-10-13T15:04:00Z">
                  <w:rPr>
                    <w:ins w:id="3333" w:author="Thu Huyen Tran" w:date="2023-12-05T20:39:00Z"/>
                    <w:color w:val="FF0000"/>
                    <w:sz w:val="22"/>
                  </w:rPr>
                </w:rPrChange>
              </w:rPr>
            </w:pPr>
            <w:ins w:id="3334" w:author="Huyen Tran Thu" w:date="2024-05-16T10:42:00Z" w16du:dateUtc="2024-05-16T03:42:00Z">
              <w:r w:rsidRPr="006549AB">
                <w:rPr>
                  <w:sz w:val="22"/>
                  <w:rPrChange w:id="3335" w:author="Huyen Tran Thu" w:date="2024-10-13T22:04:00Z" w16du:dateUtc="2024-10-13T15:04:00Z">
                    <w:rPr>
                      <w:rFonts w:ascii="Arial" w:hAnsi="Arial" w:cs="Arial"/>
                      <w:sz w:val="20"/>
                      <w:szCs w:val="20"/>
                    </w:rPr>
                  </w:rPrChange>
                </w:rPr>
                <w:t>86,3%</w:t>
              </w:r>
            </w:ins>
            <w:ins w:id="3336" w:author="Thu Huyen Tran" w:date="2023-12-05T20:43:00Z">
              <w:del w:id="3337" w:author="Huyen Tran Thu" w:date="2024-05-16T10:42:00Z" w16du:dateUtc="2024-05-16T03:42:00Z">
                <w:r w:rsidRPr="006549AB" w:rsidDel="008A5603">
                  <w:rPr>
                    <w:sz w:val="22"/>
                    <w:rPrChange w:id="3338" w:author="Huyen Tran Thu" w:date="2024-10-13T22:04:00Z" w16du:dateUtc="2024-10-13T15:04:00Z">
                      <w:rPr>
                        <w:rFonts w:ascii="Arial" w:hAnsi="Arial" w:cs="Arial"/>
                        <w:sz w:val="20"/>
                        <w:szCs w:val="20"/>
                      </w:rPr>
                    </w:rPrChange>
                  </w:rPr>
                  <w:delText>81,61%</w:delText>
                </w:r>
              </w:del>
            </w:ins>
          </w:p>
        </w:tc>
        <w:tc>
          <w:tcPr>
            <w:tcW w:w="861" w:type="pct"/>
            <w:vAlign w:val="bottom"/>
          </w:tcPr>
          <w:p w14:paraId="56557F85" w14:textId="574A46FB" w:rsidR="00444460" w:rsidRPr="006549AB" w:rsidRDefault="00444460" w:rsidP="00444460">
            <w:pPr>
              <w:spacing w:before="100" w:after="100"/>
              <w:ind w:right="15"/>
              <w:jc w:val="center"/>
              <w:rPr>
                <w:ins w:id="3339" w:author="Thu Huyen Tran" w:date="2023-12-05T20:39:00Z"/>
                <w:sz w:val="22"/>
                <w:rPrChange w:id="3340" w:author="Huyen Tran Thu" w:date="2024-10-13T22:04:00Z" w16du:dateUtc="2024-10-13T15:04:00Z">
                  <w:rPr>
                    <w:ins w:id="3341" w:author="Thu Huyen Tran" w:date="2023-12-05T20:39:00Z"/>
                    <w:color w:val="FF0000"/>
                    <w:sz w:val="22"/>
                  </w:rPr>
                </w:rPrChange>
              </w:rPr>
            </w:pPr>
            <w:ins w:id="3342" w:author="Thu Huyen Tran" w:date="2024-05-17T20:32:00Z" w16du:dateUtc="2024-05-17T13:32:00Z">
              <w:r w:rsidRPr="006549AB">
                <w:rPr>
                  <w:sz w:val="22"/>
                  <w:rPrChange w:id="3343" w:author="Huyen Tran Thu" w:date="2024-10-13T22:04:00Z" w16du:dateUtc="2024-10-13T15:04:00Z">
                    <w:rPr>
                      <w:rFonts w:ascii="Arial" w:hAnsi="Arial" w:cs="Arial"/>
                      <w:sz w:val="20"/>
                      <w:szCs w:val="20"/>
                    </w:rPr>
                  </w:rPrChange>
                </w:rPr>
                <w:t xml:space="preserve">9.879.455 </w:t>
              </w:r>
            </w:ins>
          </w:p>
        </w:tc>
        <w:tc>
          <w:tcPr>
            <w:tcW w:w="939" w:type="pct"/>
            <w:vAlign w:val="bottom"/>
          </w:tcPr>
          <w:p w14:paraId="290A0169" w14:textId="05C74469" w:rsidR="00444460" w:rsidRPr="006549AB" w:rsidRDefault="00444460" w:rsidP="00444460">
            <w:pPr>
              <w:spacing w:before="100" w:after="100"/>
              <w:ind w:right="15"/>
              <w:jc w:val="center"/>
              <w:rPr>
                <w:ins w:id="3344" w:author="Thu Huyen Tran" w:date="2023-12-05T20:39:00Z"/>
                <w:sz w:val="22"/>
                <w:rPrChange w:id="3345" w:author="Huyen Tran Thu" w:date="2024-10-13T22:04:00Z" w16du:dateUtc="2024-10-13T15:04:00Z">
                  <w:rPr>
                    <w:ins w:id="3346" w:author="Thu Huyen Tran" w:date="2023-12-05T20:39:00Z"/>
                    <w:color w:val="FF0000"/>
                    <w:sz w:val="22"/>
                  </w:rPr>
                </w:rPrChange>
              </w:rPr>
            </w:pPr>
            <w:ins w:id="3347" w:author="Thu Huyen Tran" w:date="2023-12-05T20:43:00Z">
              <w:r w:rsidRPr="006549AB">
                <w:rPr>
                  <w:sz w:val="22"/>
                  <w:rPrChange w:id="3348" w:author="Huyen Tran Thu" w:date="2024-10-13T22:04:00Z" w16du:dateUtc="2024-10-13T15:04:00Z">
                    <w:rPr>
                      <w:rFonts w:ascii="Arial" w:hAnsi="Arial" w:cs="Arial"/>
                      <w:sz w:val="20"/>
                      <w:szCs w:val="20"/>
                    </w:rPr>
                  </w:rPrChange>
                </w:rPr>
                <w:t xml:space="preserve">7.036.678 </w:t>
              </w:r>
            </w:ins>
          </w:p>
        </w:tc>
        <w:tc>
          <w:tcPr>
            <w:tcW w:w="713" w:type="pct"/>
            <w:vAlign w:val="bottom"/>
          </w:tcPr>
          <w:p w14:paraId="7FE4E8CA" w14:textId="6E5C57CD" w:rsidR="00444460" w:rsidRPr="006549AB" w:rsidRDefault="00444460" w:rsidP="00444460">
            <w:pPr>
              <w:spacing w:before="100" w:after="100"/>
              <w:ind w:right="15"/>
              <w:jc w:val="center"/>
              <w:rPr>
                <w:ins w:id="3349" w:author="Thu Huyen Tran" w:date="2023-12-05T20:39:00Z"/>
                <w:sz w:val="22"/>
              </w:rPr>
            </w:pPr>
            <w:ins w:id="3350" w:author="Thu Huyen Tran" w:date="2024-05-17T20:33:00Z" w16du:dateUtc="2024-05-17T13:33:00Z">
              <w:r w:rsidRPr="006549AB">
                <w:rPr>
                  <w:sz w:val="22"/>
                  <w:rPrChange w:id="3351" w:author="Huyen Tran Thu" w:date="2024-10-13T22:04:00Z" w16du:dateUtc="2024-10-13T15:04:00Z">
                    <w:rPr>
                      <w:rFonts w:ascii="Arial" w:hAnsi="Arial" w:cs="Arial"/>
                      <w:sz w:val="20"/>
                      <w:szCs w:val="20"/>
                    </w:rPr>
                  </w:rPrChange>
                </w:rPr>
                <w:t xml:space="preserve">905.824 </w:t>
              </w:r>
            </w:ins>
          </w:p>
        </w:tc>
        <w:tc>
          <w:tcPr>
            <w:tcW w:w="613" w:type="pct"/>
            <w:vAlign w:val="bottom"/>
          </w:tcPr>
          <w:p w14:paraId="0BC390D0" w14:textId="3925EADA" w:rsidR="00444460" w:rsidRPr="006549AB" w:rsidRDefault="00444460" w:rsidP="00444460">
            <w:pPr>
              <w:spacing w:before="100" w:after="100"/>
              <w:ind w:right="15"/>
              <w:jc w:val="center"/>
              <w:rPr>
                <w:ins w:id="3352" w:author="Thu Huyen Tran" w:date="2023-12-05T20:39:00Z"/>
                <w:sz w:val="22"/>
              </w:rPr>
            </w:pPr>
            <w:ins w:id="3353" w:author="Thu Huyen Tran" w:date="2024-05-17T20:33:00Z" w16du:dateUtc="2024-05-17T13:33:00Z">
              <w:r w:rsidRPr="006549AB">
                <w:rPr>
                  <w:sz w:val="22"/>
                  <w:rPrChange w:id="3354" w:author="Huyen Tran Thu" w:date="2024-10-13T22:04:00Z" w16du:dateUtc="2024-10-13T15:04:00Z">
                    <w:rPr>
                      <w:rFonts w:ascii="Arial" w:hAnsi="Arial" w:cs="Arial"/>
                      <w:sz w:val="20"/>
                      <w:szCs w:val="20"/>
                    </w:rPr>
                  </w:rPrChange>
                </w:rPr>
                <w:t xml:space="preserve">1.936.953 </w:t>
              </w:r>
            </w:ins>
          </w:p>
        </w:tc>
      </w:tr>
      <w:tr w:rsidR="006549AB" w:rsidRPr="006549AB" w14:paraId="5CC51492" w14:textId="77777777" w:rsidTr="008F0616">
        <w:trPr>
          <w:jc w:val="center"/>
          <w:ins w:id="3355" w:author="Thu Huyen Tran" w:date="2023-12-05T20:39:00Z"/>
        </w:trPr>
        <w:tc>
          <w:tcPr>
            <w:tcW w:w="419" w:type="pct"/>
            <w:vAlign w:val="center"/>
          </w:tcPr>
          <w:p w14:paraId="6929DB7C" w14:textId="723922EA" w:rsidR="00444460" w:rsidRPr="006549AB" w:rsidRDefault="00444460" w:rsidP="00444460">
            <w:pPr>
              <w:spacing w:before="100" w:after="100"/>
              <w:jc w:val="center"/>
              <w:rPr>
                <w:ins w:id="3356" w:author="Thu Huyen Tran" w:date="2023-12-05T20:39:00Z"/>
                <w:sz w:val="22"/>
              </w:rPr>
            </w:pPr>
            <w:ins w:id="3357" w:author="Thu Huyen Tran" w:date="2023-12-05T20:39:00Z">
              <w:r w:rsidRPr="006549AB">
                <w:rPr>
                  <w:sz w:val="22"/>
                </w:rPr>
                <w:t>2017</w:t>
              </w:r>
            </w:ins>
          </w:p>
        </w:tc>
        <w:tc>
          <w:tcPr>
            <w:tcW w:w="674" w:type="pct"/>
            <w:vAlign w:val="bottom"/>
          </w:tcPr>
          <w:p w14:paraId="05D61066" w14:textId="7A9E8730" w:rsidR="00444460" w:rsidRPr="006549AB" w:rsidRDefault="00444460" w:rsidP="00444460">
            <w:pPr>
              <w:spacing w:before="100" w:after="100"/>
              <w:ind w:right="15"/>
              <w:jc w:val="center"/>
              <w:rPr>
                <w:ins w:id="3358" w:author="Thu Huyen Tran" w:date="2023-12-05T20:39:00Z"/>
                <w:sz w:val="22"/>
              </w:rPr>
            </w:pPr>
            <w:ins w:id="3359" w:author="Huyen Tran Thu" w:date="2024-05-16T10:42:00Z" w16du:dateUtc="2024-05-16T03:42:00Z">
              <w:r w:rsidRPr="006549AB">
                <w:rPr>
                  <w:sz w:val="22"/>
                  <w:rPrChange w:id="3360" w:author="Huyen Tran Thu" w:date="2024-10-13T22:04:00Z" w16du:dateUtc="2024-10-13T15:04:00Z">
                    <w:rPr>
                      <w:rFonts w:ascii="Arial" w:hAnsi="Arial" w:cs="Arial"/>
                      <w:color w:val="FF0000"/>
                      <w:sz w:val="20"/>
                      <w:szCs w:val="20"/>
                    </w:rPr>
                  </w:rPrChange>
                </w:rPr>
                <w:t xml:space="preserve">13.799.920 </w:t>
              </w:r>
            </w:ins>
            <w:ins w:id="3361" w:author="Thu Huyen Tran" w:date="2023-12-05T20:42:00Z">
              <w:del w:id="3362" w:author="Huyen Tran Thu" w:date="2024-05-16T10:42:00Z" w16du:dateUtc="2024-05-16T03:42:00Z">
                <w:r w:rsidRPr="006549AB" w:rsidDel="00512A71">
                  <w:rPr>
                    <w:sz w:val="22"/>
                    <w:rPrChange w:id="3363" w:author="Huyen Tran Thu" w:date="2024-10-13T22:04:00Z" w16du:dateUtc="2024-10-13T15:04:00Z">
                      <w:rPr>
                        <w:rFonts w:ascii="Arial" w:hAnsi="Arial" w:cs="Arial"/>
                        <w:color w:val="FF0000"/>
                        <w:sz w:val="20"/>
                        <w:szCs w:val="20"/>
                      </w:rPr>
                    </w:rPrChange>
                  </w:rPr>
                  <w:delText xml:space="preserve">13.799.920 </w:delText>
                </w:r>
              </w:del>
            </w:ins>
          </w:p>
        </w:tc>
        <w:tc>
          <w:tcPr>
            <w:tcW w:w="781" w:type="pct"/>
            <w:vAlign w:val="bottom"/>
          </w:tcPr>
          <w:p w14:paraId="003FBF33" w14:textId="6639AAC1" w:rsidR="00444460" w:rsidRPr="006549AB" w:rsidRDefault="00444460" w:rsidP="00444460">
            <w:pPr>
              <w:spacing w:before="100" w:after="100"/>
              <w:ind w:right="15"/>
              <w:jc w:val="center"/>
              <w:rPr>
                <w:ins w:id="3364" w:author="Thu Huyen Tran" w:date="2023-12-05T20:39:00Z"/>
                <w:sz w:val="22"/>
                <w:rPrChange w:id="3365" w:author="Huyen Tran Thu" w:date="2024-10-13T22:04:00Z" w16du:dateUtc="2024-10-13T15:04:00Z">
                  <w:rPr>
                    <w:ins w:id="3366" w:author="Thu Huyen Tran" w:date="2023-12-05T20:39:00Z"/>
                    <w:color w:val="FF0000"/>
                    <w:sz w:val="22"/>
                  </w:rPr>
                </w:rPrChange>
              </w:rPr>
            </w:pPr>
            <w:ins w:id="3367" w:author="Huyen Tran Thu" w:date="2024-05-16T10:42:00Z" w16du:dateUtc="2024-05-16T03:42:00Z">
              <w:r w:rsidRPr="006549AB">
                <w:rPr>
                  <w:sz w:val="22"/>
                  <w:rPrChange w:id="3368" w:author="Huyen Tran Thu" w:date="2024-10-13T22:04:00Z" w16du:dateUtc="2024-10-13T15:04:00Z">
                    <w:rPr>
                      <w:rFonts w:ascii="Arial" w:hAnsi="Arial" w:cs="Arial"/>
                      <w:sz w:val="20"/>
                      <w:szCs w:val="20"/>
                    </w:rPr>
                  </w:rPrChange>
                </w:rPr>
                <w:t>86,9%</w:t>
              </w:r>
            </w:ins>
            <w:ins w:id="3369" w:author="Thu Huyen Tran" w:date="2023-12-05T20:43:00Z">
              <w:del w:id="3370" w:author="Huyen Tran Thu" w:date="2024-05-16T10:42:00Z" w16du:dateUtc="2024-05-16T03:42:00Z">
                <w:r w:rsidRPr="006549AB" w:rsidDel="008A5603">
                  <w:rPr>
                    <w:sz w:val="22"/>
                    <w:rPrChange w:id="3371" w:author="Huyen Tran Thu" w:date="2024-10-13T22:04:00Z" w16du:dateUtc="2024-10-13T15:04:00Z">
                      <w:rPr>
                        <w:rFonts w:ascii="Arial" w:hAnsi="Arial" w:cs="Arial"/>
                        <w:sz w:val="20"/>
                        <w:szCs w:val="20"/>
                      </w:rPr>
                    </w:rPrChange>
                  </w:rPr>
                  <w:delText>83,64%</w:delText>
                </w:r>
              </w:del>
            </w:ins>
          </w:p>
        </w:tc>
        <w:tc>
          <w:tcPr>
            <w:tcW w:w="861" w:type="pct"/>
            <w:vAlign w:val="bottom"/>
          </w:tcPr>
          <w:p w14:paraId="2896A61A" w14:textId="120C145D" w:rsidR="00444460" w:rsidRPr="006549AB" w:rsidRDefault="00444460" w:rsidP="00444460">
            <w:pPr>
              <w:spacing w:before="100" w:after="100"/>
              <w:ind w:right="15"/>
              <w:jc w:val="center"/>
              <w:rPr>
                <w:ins w:id="3372" w:author="Thu Huyen Tran" w:date="2023-12-05T20:39:00Z"/>
                <w:sz w:val="22"/>
                <w:rPrChange w:id="3373" w:author="Huyen Tran Thu" w:date="2024-10-13T22:04:00Z" w16du:dateUtc="2024-10-13T15:04:00Z">
                  <w:rPr>
                    <w:ins w:id="3374" w:author="Thu Huyen Tran" w:date="2023-12-05T20:39:00Z"/>
                    <w:color w:val="FF0000"/>
                    <w:sz w:val="22"/>
                  </w:rPr>
                </w:rPrChange>
              </w:rPr>
            </w:pPr>
            <w:ins w:id="3375" w:author="Thu Huyen Tran" w:date="2024-05-17T20:32:00Z" w16du:dateUtc="2024-05-17T13:32:00Z">
              <w:r w:rsidRPr="006549AB">
                <w:rPr>
                  <w:sz w:val="22"/>
                  <w:rPrChange w:id="3376" w:author="Huyen Tran Thu" w:date="2024-10-13T22:04:00Z" w16du:dateUtc="2024-10-13T15:04:00Z">
                    <w:rPr>
                      <w:rFonts w:ascii="Arial" w:hAnsi="Arial" w:cs="Arial"/>
                      <w:sz w:val="20"/>
                      <w:szCs w:val="20"/>
                    </w:rPr>
                  </w:rPrChange>
                </w:rPr>
                <w:t xml:space="preserve">11.542.030 </w:t>
              </w:r>
            </w:ins>
          </w:p>
        </w:tc>
        <w:tc>
          <w:tcPr>
            <w:tcW w:w="939" w:type="pct"/>
            <w:vAlign w:val="bottom"/>
          </w:tcPr>
          <w:p w14:paraId="366EEB1F" w14:textId="4898110A" w:rsidR="00444460" w:rsidRPr="006549AB" w:rsidRDefault="00444460" w:rsidP="00444460">
            <w:pPr>
              <w:spacing w:before="100" w:after="100"/>
              <w:ind w:right="15"/>
              <w:jc w:val="center"/>
              <w:rPr>
                <w:ins w:id="3377" w:author="Thu Huyen Tran" w:date="2023-12-05T20:39:00Z"/>
                <w:sz w:val="22"/>
                <w:rPrChange w:id="3378" w:author="Huyen Tran Thu" w:date="2024-10-13T22:04:00Z" w16du:dateUtc="2024-10-13T15:04:00Z">
                  <w:rPr>
                    <w:ins w:id="3379" w:author="Thu Huyen Tran" w:date="2023-12-05T20:39:00Z"/>
                    <w:color w:val="FF0000"/>
                    <w:sz w:val="22"/>
                  </w:rPr>
                </w:rPrChange>
              </w:rPr>
            </w:pPr>
            <w:ins w:id="3380" w:author="Thu Huyen Tran" w:date="2023-12-05T20:43:00Z">
              <w:r w:rsidRPr="006549AB">
                <w:rPr>
                  <w:sz w:val="22"/>
                  <w:rPrChange w:id="3381" w:author="Huyen Tran Thu" w:date="2024-10-13T22:04:00Z" w16du:dateUtc="2024-10-13T15:04:00Z">
                    <w:rPr>
                      <w:rFonts w:ascii="Arial" w:hAnsi="Arial" w:cs="Arial"/>
                      <w:sz w:val="20"/>
                      <w:szCs w:val="20"/>
                    </w:rPr>
                  </w:rPrChange>
                </w:rPr>
                <w:t xml:space="preserve">8.217.420 </w:t>
              </w:r>
            </w:ins>
          </w:p>
        </w:tc>
        <w:tc>
          <w:tcPr>
            <w:tcW w:w="713" w:type="pct"/>
            <w:vAlign w:val="bottom"/>
          </w:tcPr>
          <w:p w14:paraId="583EC48D" w14:textId="3095C24E" w:rsidR="00444460" w:rsidRPr="006549AB" w:rsidRDefault="00444460" w:rsidP="00444460">
            <w:pPr>
              <w:spacing w:before="100" w:after="100"/>
              <w:ind w:right="15"/>
              <w:jc w:val="center"/>
              <w:rPr>
                <w:ins w:id="3382" w:author="Thu Huyen Tran" w:date="2023-12-05T20:39:00Z"/>
                <w:sz w:val="22"/>
              </w:rPr>
            </w:pPr>
            <w:ins w:id="3383" w:author="Thu Huyen Tran" w:date="2024-05-17T20:33:00Z" w16du:dateUtc="2024-05-17T13:33:00Z">
              <w:r w:rsidRPr="006549AB">
                <w:rPr>
                  <w:sz w:val="22"/>
                  <w:rPrChange w:id="3384" w:author="Huyen Tran Thu" w:date="2024-10-13T22:04:00Z" w16du:dateUtc="2024-10-13T15:04:00Z">
                    <w:rPr>
                      <w:rFonts w:ascii="Arial" w:hAnsi="Arial" w:cs="Arial"/>
                      <w:sz w:val="20"/>
                      <w:szCs w:val="20"/>
                    </w:rPr>
                  </w:rPrChange>
                </w:rPr>
                <w:t xml:space="preserve">1.116.623 </w:t>
              </w:r>
            </w:ins>
          </w:p>
        </w:tc>
        <w:tc>
          <w:tcPr>
            <w:tcW w:w="613" w:type="pct"/>
            <w:vAlign w:val="bottom"/>
          </w:tcPr>
          <w:p w14:paraId="7B072937" w14:textId="2C4433D1" w:rsidR="00444460" w:rsidRPr="006549AB" w:rsidRDefault="00444460" w:rsidP="00444460">
            <w:pPr>
              <w:spacing w:before="100" w:after="100"/>
              <w:ind w:right="15"/>
              <w:jc w:val="center"/>
              <w:rPr>
                <w:ins w:id="3385" w:author="Thu Huyen Tran" w:date="2023-12-05T20:39:00Z"/>
                <w:sz w:val="22"/>
              </w:rPr>
            </w:pPr>
            <w:ins w:id="3386" w:author="Thu Huyen Tran" w:date="2024-05-17T20:33:00Z" w16du:dateUtc="2024-05-17T13:33:00Z">
              <w:r w:rsidRPr="006549AB">
                <w:rPr>
                  <w:sz w:val="22"/>
                  <w:rPrChange w:id="3387" w:author="Huyen Tran Thu" w:date="2024-10-13T22:04:00Z" w16du:dateUtc="2024-10-13T15:04:00Z">
                    <w:rPr>
                      <w:rFonts w:ascii="Arial" w:hAnsi="Arial" w:cs="Arial"/>
                      <w:sz w:val="20"/>
                      <w:szCs w:val="20"/>
                    </w:rPr>
                  </w:rPrChange>
                </w:rPr>
                <w:t xml:space="preserve">2.207.987 </w:t>
              </w:r>
            </w:ins>
          </w:p>
        </w:tc>
      </w:tr>
      <w:tr w:rsidR="006549AB" w:rsidRPr="006549AB" w14:paraId="5B3C53B5" w14:textId="77777777" w:rsidTr="008F0616">
        <w:trPr>
          <w:jc w:val="center"/>
          <w:ins w:id="3388" w:author="Thu Huyen Tran" w:date="2023-12-05T20:39:00Z"/>
        </w:trPr>
        <w:tc>
          <w:tcPr>
            <w:tcW w:w="419" w:type="pct"/>
            <w:vAlign w:val="center"/>
          </w:tcPr>
          <w:p w14:paraId="164C0E65" w14:textId="14FD6BE3" w:rsidR="00444460" w:rsidRPr="006549AB" w:rsidRDefault="00444460" w:rsidP="00444460">
            <w:pPr>
              <w:spacing w:before="100" w:after="100"/>
              <w:jc w:val="center"/>
              <w:rPr>
                <w:ins w:id="3389" w:author="Thu Huyen Tran" w:date="2023-12-05T20:39:00Z"/>
                <w:sz w:val="22"/>
              </w:rPr>
            </w:pPr>
            <w:ins w:id="3390" w:author="Thu Huyen Tran" w:date="2023-12-05T20:39:00Z">
              <w:r w:rsidRPr="006549AB">
                <w:rPr>
                  <w:sz w:val="22"/>
                </w:rPr>
                <w:t>2018</w:t>
              </w:r>
            </w:ins>
          </w:p>
        </w:tc>
        <w:tc>
          <w:tcPr>
            <w:tcW w:w="674" w:type="pct"/>
            <w:vAlign w:val="bottom"/>
          </w:tcPr>
          <w:p w14:paraId="7ED10544" w14:textId="7962D737" w:rsidR="00444460" w:rsidRPr="006549AB" w:rsidRDefault="00444460" w:rsidP="00444460">
            <w:pPr>
              <w:spacing w:before="100" w:after="100"/>
              <w:ind w:right="15"/>
              <w:jc w:val="center"/>
              <w:rPr>
                <w:ins w:id="3391" w:author="Thu Huyen Tran" w:date="2023-12-05T20:39:00Z"/>
                <w:sz w:val="22"/>
              </w:rPr>
            </w:pPr>
            <w:ins w:id="3392" w:author="Huyen Tran Thu" w:date="2024-05-16T10:42:00Z" w16du:dateUtc="2024-05-16T03:42:00Z">
              <w:r w:rsidRPr="006549AB">
                <w:rPr>
                  <w:sz w:val="22"/>
                  <w:rPrChange w:id="3393" w:author="Huyen Tran Thu" w:date="2024-10-13T22:04:00Z" w16du:dateUtc="2024-10-13T15:04:00Z">
                    <w:rPr>
                      <w:rFonts w:ascii="Arial" w:hAnsi="Arial" w:cs="Arial"/>
                      <w:color w:val="FF0000"/>
                      <w:sz w:val="20"/>
                      <w:szCs w:val="20"/>
                    </w:rPr>
                  </w:rPrChange>
                </w:rPr>
                <w:t xml:space="preserve">14.767.900 </w:t>
              </w:r>
            </w:ins>
            <w:ins w:id="3394" w:author="Thu Huyen Tran" w:date="2023-12-05T20:42:00Z">
              <w:del w:id="3395" w:author="Huyen Tran Thu" w:date="2024-05-16T10:42:00Z" w16du:dateUtc="2024-05-16T03:42:00Z">
                <w:r w:rsidRPr="006549AB" w:rsidDel="00512A71">
                  <w:rPr>
                    <w:sz w:val="22"/>
                    <w:rPrChange w:id="3396" w:author="Huyen Tran Thu" w:date="2024-10-13T22:04:00Z" w16du:dateUtc="2024-10-13T15:04:00Z">
                      <w:rPr>
                        <w:rFonts w:ascii="Arial" w:hAnsi="Arial" w:cs="Arial"/>
                        <w:color w:val="FF0000"/>
                        <w:sz w:val="20"/>
                        <w:szCs w:val="20"/>
                      </w:rPr>
                    </w:rPrChange>
                  </w:rPr>
                  <w:delText xml:space="preserve">14.767.900 </w:delText>
                </w:r>
              </w:del>
            </w:ins>
          </w:p>
        </w:tc>
        <w:tc>
          <w:tcPr>
            <w:tcW w:w="781" w:type="pct"/>
            <w:vAlign w:val="bottom"/>
          </w:tcPr>
          <w:p w14:paraId="33C3F3F8" w14:textId="5A94F418" w:rsidR="00444460" w:rsidRPr="006549AB" w:rsidRDefault="00444460" w:rsidP="00444460">
            <w:pPr>
              <w:spacing w:before="100" w:after="100"/>
              <w:ind w:right="15"/>
              <w:jc w:val="center"/>
              <w:rPr>
                <w:ins w:id="3397" w:author="Thu Huyen Tran" w:date="2023-12-05T20:39:00Z"/>
                <w:sz w:val="22"/>
                <w:rPrChange w:id="3398" w:author="Huyen Tran Thu" w:date="2024-10-13T22:04:00Z" w16du:dateUtc="2024-10-13T15:04:00Z">
                  <w:rPr>
                    <w:ins w:id="3399" w:author="Thu Huyen Tran" w:date="2023-12-05T20:39:00Z"/>
                    <w:color w:val="FF0000"/>
                    <w:sz w:val="22"/>
                  </w:rPr>
                </w:rPrChange>
              </w:rPr>
            </w:pPr>
            <w:ins w:id="3400" w:author="Huyen Tran Thu" w:date="2024-05-16T10:42:00Z" w16du:dateUtc="2024-05-16T03:42:00Z">
              <w:r w:rsidRPr="006549AB">
                <w:rPr>
                  <w:sz w:val="22"/>
                  <w:rPrChange w:id="3401" w:author="Huyen Tran Thu" w:date="2024-10-13T22:04:00Z" w16du:dateUtc="2024-10-13T15:04:00Z">
                    <w:rPr>
                      <w:rFonts w:ascii="Arial" w:hAnsi="Arial" w:cs="Arial"/>
                      <w:sz w:val="20"/>
                      <w:szCs w:val="20"/>
                    </w:rPr>
                  </w:rPrChange>
                </w:rPr>
                <w:t>87,5%</w:t>
              </w:r>
            </w:ins>
            <w:ins w:id="3402" w:author="Thu Huyen Tran" w:date="2023-12-05T20:43:00Z">
              <w:del w:id="3403" w:author="Huyen Tran Thu" w:date="2024-05-16T10:42:00Z" w16du:dateUtc="2024-05-16T03:42:00Z">
                <w:r w:rsidRPr="006549AB" w:rsidDel="008A5603">
                  <w:rPr>
                    <w:sz w:val="22"/>
                    <w:rPrChange w:id="3404" w:author="Huyen Tran Thu" w:date="2024-10-13T22:04:00Z" w16du:dateUtc="2024-10-13T15:04:00Z">
                      <w:rPr>
                        <w:rFonts w:ascii="Arial" w:hAnsi="Arial" w:cs="Arial"/>
                        <w:sz w:val="20"/>
                        <w:szCs w:val="20"/>
                      </w:rPr>
                    </w:rPrChange>
                  </w:rPr>
                  <w:delText>84,35%</w:delText>
                </w:r>
              </w:del>
            </w:ins>
          </w:p>
        </w:tc>
        <w:tc>
          <w:tcPr>
            <w:tcW w:w="861" w:type="pct"/>
            <w:vAlign w:val="bottom"/>
          </w:tcPr>
          <w:p w14:paraId="7F734B14" w14:textId="6D5D82AB" w:rsidR="00444460" w:rsidRPr="006549AB" w:rsidRDefault="00444460" w:rsidP="00444460">
            <w:pPr>
              <w:spacing w:before="100" w:after="100"/>
              <w:ind w:right="15"/>
              <w:jc w:val="center"/>
              <w:rPr>
                <w:ins w:id="3405" w:author="Thu Huyen Tran" w:date="2023-12-05T20:39:00Z"/>
                <w:sz w:val="22"/>
                <w:rPrChange w:id="3406" w:author="Huyen Tran Thu" w:date="2024-10-13T22:04:00Z" w16du:dateUtc="2024-10-13T15:04:00Z">
                  <w:rPr>
                    <w:ins w:id="3407" w:author="Thu Huyen Tran" w:date="2023-12-05T20:39:00Z"/>
                    <w:color w:val="FF0000"/>
                    <w:sz w:val="22"/>
                  </w:rPr>
                </w:rPrChange>
              </w:rPr>
            </w:pPr>
            <w:ins w:id="3408" w:author="Thu Huyen Tran" w:date="2024-05-17T20:32:00Z" w16du:dateUtc="2024-05-17T13:32:00Z">
              <w:r w:rsidRPr="006549AB">
                <w:rPr>
                  <w:sz w:val="22"/>
                  <w:rPrChange w:id="3409" w:author="Huyen Tran Thu" w:date="2024-10-13T22:04:00Z" w16du:dateUtc="2024-10-13T15:04:00Z">
                    <w:rPr>
                      <w:rFonts w:ascii="Arial" w:hAnsi="Arial" w:cs="Arial"/>
                      <w:sz w:val="20"/>
                      <w:szCs w:val="20"/>
                    </w:rPr>
                  </w:rPrChange>
                </w:rPr>
                <w:t xml:space="preserve">12.456.720 </w:t>
              </w:r>
            </w:ins>
          </w:p>
        </w:tc>
        <w:tc>
          <w:tcPr>
            <w:tcW w:w="939" w:type="pct"/>
            <w:vAlign w:val="bottom"/>
          </w:tcPr>
          <w:p w14:paraId="0514443E" w14:textId="0CD27C83" w:rsidR="00444460" w:rsidRPr="006549AB" w:rsidRDefault="00444460" w:rsidP="00444460">
            <w:pPr>
              <w:spacing w:before="100" w:after="100"/>
              <w:ind w:right="15"/>
              <w:jc w:val="center"/>
              <w:rPr>
                <w:ins w:id="3410" w:author="Thu Huyen Tran" w:date="2023-12-05T20:39:00Z"/>
                <w:sz w:val="22"/>
                <w:rPrChange w:id="3411" w:author="Huyen Tran Thu" w:date="2024-10-13T22:04:00Z" w16du:dateUtc="2024-10-13T15:04:00Z">
                  <w:rPr>
                    <w:ins w:id="3412" w:author="Thu Huyen Tran" w:date="2023-12-05T20:39:00Z"/>
                    <w:color w:val="FF0000"/>
                    <w:sz w:val="22"/>
                  </w:rPr>
                </w:rPrChange>
              </w:rPr>
            </w:pPr>
            <w:ins w:id="3413" w:author="Thu Huyen Tran" w:date="2023-12-05T20:43:00Z">
              <w:r w:rsidRPr="006549AB">
                <w:rPr>
                  <w:sz w:val="22"/>
                  <w:rPrChange w:id="3414" w:author="Huyen Tran Thu" w:date="2024-10-13T22:04:00Z" w16du:dateUtc="2024-10-13T15:04:00Z">
                    <w:rPr>
                      <w:rFonts w:ascii="Arial" w:hAnsi="Arial" w:cs="Arial"/>
                      <w:color w:val="FF0000"/>
                      <w:sz w:val="20"/>
                      <w:szCs w:val="20"/>
                    </w:rPr>
                  </w:rPrChange>
                </w:rPr>
                <w:t xml:space="preserve">8.867.383 </w:t>
              </w:r>
            </w:ins>
          </w:p>
        </w:tc>
        <w:tc>
          <w:tcPr>
            <w:tcW w:w="713" w:type="pct"/>
            <w:vAlign w:val="bottom"/>
          </w:tcPr>
          <w:p w14:paraId="758AA94E" w14:textId="0B62E2DC" w:rsidR="00444460" w:rsidRPr="006549AB" w:rsidRDefault="00444460" w:rsidP="00444460">
            <w:pPr>
              <w:spacing w:before="100" w:after="100"/>
              <w:ind w:right="15"/>
              <w:jc w:val="center"/>
              <w:rPr>
                <w:ins w:id="3415" w:author="Thu Huyen Tran" w:date="2023-12-05T20:39:00Z"/>
                <w:sz w:val="22"/>
              </w:rPr>
            </w:pPr>
            <w:ins w:id="3416" w:author="Thu Huyen Tran" w:date="2024-05-17T20:33:00Z" w16du:dateUtc="2024-05-17T13:33:00Z">
              <w:r w:rsidRPr="006549AB">
                <w:rPr>
                  <w:sz w:val="22"/>
                  <w:rPrChange w:id="3417" w:author="Huyen Tran Thu" w:date="2024-10-13T22:04:00Z" w16du:dateUtc="2024-10-13T15:04:00Z">
                    <w:rPr>
                      <w:rFonts w:ascii="Arial" w:hAnsi="Arial" w:cs="Arial"/>
                      <w:color w:val="FF0000"/>
                      <w:sz w:val="20"/>
                      <w:szCs w:val="20"/>
                    </w:rPr>
                  </w:rPrChange>
                </w:rPr>
                <w:t xml:space="preserve">1.521.831 </w:t>
              </w:r>
            </w:ins>
          </w:p>
        </w:tc>
        <w:tc>
          <w:tcPr>
            <w:tcW w:w="613" w:type="pct"/>
            <w:vAlign w:val="bottom"/>
          </w:tcPr>
          <w:p w14:paraId="638E0AAC" w14:textId="2FAB67CF" w:rsidR="00444460" w:rsidRPr="006549AB" w:rsidRDefault="00444460" w:rsidP="00444460">
            <w:pPr>
              <w:spacing w:before="100" w:after="100"/>
              <w:ind w:right="15"/>
              <w:jc w:val="center"/>
              <w:rPr>
                <w:ins w:id="3418" w:author="Thu Huyen Tran" w:date="2023-12-05T20:39:00Z"/>
                <w:sz w:val="22"/>
              </w:rPr>
            </w:pPr>
            <w:ins w:id="3419" w:author="Thu Huyen Tran" w:date="2024-05-17T20:33:00Z" w16du:dateUtc="2024-05-17T13:33:00Z">
              <w:r w:rsidRPr="006549AB">
                <w:rPr>
                  <w:sz w:val="22"/>
                  <w:rPrChange w:id="3420" w:author="Huyen Tran Thu" w:date="2024-10-13T22:04:00Z" w16du:dateUtc="2024-10-13T15:04:00Z">
                    <w:rPr>
                      <w:rFonts w:ascii="Arial" w:hAnsi="Arial" w:cs="Arial"/>
                      <w:color w:val="FF0000"/>
                      <w:sz w:val="20"/>
                      <w:szCs w:val="20"/>
                    </w:rPr>
                  </w:rPrChange>
                </w:rPr>
                <w:t xml:space="preserve">2.067.506 </w:t>
              </w:r>
            </w:ins>
          </w:p>
        </w:tc>
      </w:tr>
      <w:tr w:rsidR="006549AB" w:rsidRPr="006549AB" w14:paraId="4814B8EC" w14:textId="77777777" w:rsidTr="008F0616">
        <w:trPr>
          <w:jc w:val="center"/>
          <w:ins w:id="3421" w:author="Huyen Tran Thu" w:date="2024-10-13T21:59:00Z"/>
        </w:trPr>
        <w:tc>
          <w:tcPr>
            <w:tcW w:w="419" w:type="pct"/>
            <w:vAlign w:val="center"/>
          </w:tcPr>
          <w:p w14:paraId="33E12071" w14:textId="5A8E34FF" w:rsidR="006549AB" w:rsidRPr="006549AB" w:rsidRDefault="006549AB" w:rsidP="006549AB">
            <w:pPr>
              <w:spacing w:before="100" w:after="100"/>
              <w:jc w:val="center"/>
              <w:rPr>
                <w:ins w:id="3422" w:author="Huyen Tran Thu" w:date="2024-10-13T21:59:00Z" w16du:dateUtc="2024-10-13T14:59:00Z"/>
                <w:sz w:val="22"/>
              </w:rPr>
            </w:pPr>
            <w:ins w:id="3423" w:author="Huyen Tran Thu" w:date="2024-10-13T21:59:00Z" w16du:dateUtc="2024-10-13T14:59:00Z">
              <w:r w:rsidRPr="006549AB">
                <w:rPr>
                  <w:sz w:val="22"/>
                </w:rPr>
                <w:lastRenderedPageBreak/>
                <w:t>2019</w:t>
              </w:r>
            </w:ins>
          </w:p>
        </w:tc>
        <w:tc>
          <w:tcPr>
            <w:tcW w:w="674" w:type="pct"/>
            <w:vAlign w:val="bottom"/>
          </w:tcPr>
          <w:p w14:paraId="5EA65B54" w14:textId="14C1E5BA" w:rsidR="006549AB" w:rsidRPr="006549AB" w:rsidRDefault="006549AB">
            <w:pPr>
              <w:spacing w:before="100" w:after="100"/>
              <w:jc w:val="center"/>
              <w:rPr>
                <w:ins w:id="3424" w:author="Huyen Tran Thu" w:date="2024-10-13T21:59:00Z" w16du:dateUtc="2024-10-13T14:59:00Z"/>
                <w:sz w:val="22"/>
                <w:rPrChange w:id="3425" w:author="Huyen Tran Thu" w:date="2024-10-13T22:04:00Z" w16du:dateUtc="2024-10-13T15:04:00Z">
                  <w:rPr>
                    <w:ins w:id="3426" w:author="Huyen Tran Thu" w:date="2024-10-13T21:59:00Z" w16du:dateUtc="2024-10-13T14:59:00Z"/>
                    <w:color w:val="FF0000"/>
                    <w:sz w:val="22"/>
                  </w:rPr>
                </w:rPrChange>
              </w:rPr>
              <w:pPrChange w:id="3427" w:author="Huyen Tran Thu" w:date="2024-10-13T22:04:00Z" w16du:dateUtc="2024-10-13T15:04:00Z">
                <w:pPr>
                  <w:spacing w:before="100" w:after="100"/>
                  <w:ind w:right="15"/>
                  <w:jc w:val="center"/>
                </w:pPr>
              </w:pPrChange>
            </w:pPr>
            <w:ins w:id="3428" w:author="Huyen Tran Thu" w:date="2024-10-13T22:01:00Z" w16du:dateUtc="2024-10-13T15:01:00Z">
              <w:r w:rsidRPr="006549AB">
                <w:rPr>
                  <w:sz w:val="22"/>
                  <w:rPrChange w:id="3429" w:author="Huyen Tran Thu" w:date="2024-10-13T22:04:00Z" w16du:dateUtc="2024-10-13T15:04:00Z">
                    <w:rPr>
                      <w:rFonts w:ascii="Arial" w:hAnsi="Arial" w:cs="Arial"/>
                      <w:color w:val="0070C0"/>
                      <w:sz w:val="20"/>
                      <w:szCs w:val="20"/>
                    </w:rPr>
                  </w:rPrChange>
                </w:rPr>
                <w:t xml:space="preserve">15.748.290 </w:t>
              </w:r>
            </w:ins>
          </w:p>
        </w:tc>
        <w:tc>
          <w:tcPr>
            <w:tcW w:w="781" w:type="pct"/>
            <w:vAlign w:val="bottom"/>
          </w:tcPr>
          <w:p w14:paraId="2F0A7BE9" w14:textId="242425FF" w:rsidR="006549AB" w:rsidRPr="006549AB" w:rsidRDefault="006549AB">
            <w:pPr>
              <w:spacing w:before="100" w:after="100"/>
              <w:jc w:val="center"/>
              <w:rPr>
                <w:ins w:id="3430" w:author="Huyen Tran Thu" w:date="2024-10-13T21:59:00Z" w16du:dateUtc="2024-10-13T14:59:00Z"/>
                <w:sz w:val="22"/>
              </w:rPr>
              <w:pPrChange w:id="3431" w:author="Huyen Tran Thu" w:date="2024-10-13T22:04:00Z" w16du:dateUtc="2024-10-13T15:04:00Z">
                <w:pPr>
                  <w:spacing w:before="100" w:after="100"/>
                  <w:ind w:right="15"/>
                  <w:jc w:val="center"/>
                </w:pPr>
              </w:pPrChange>
            </w:pPr>
            <w:ins w:id="3432" w:author="Huyen Tran Thu" w:date="2024-10-13T22:01:00Z" w16du:dateUtc="2024-10-13T15:01:00Z">
              <w:r w:rsidRPr="006549AB">
                <w:rPr>
                  <w:sz w:val="22"/>
                  <w:rPrChange w:id="3433" w:author="Huyen Tran Thu" w:date="2024-10-13T22:04:00Z" w16du:dateUtc="2024-10-13T15:04:00Z">
                    <w:rPr>
                      <w:rFonts w:ascii="Arial" w:hAnsi="Arial" w:cs="Arial"/>
                      <w:sz w:val="20"/>
                      <w:szCs w:val="20"/>
                    </w:rPr>
                  </w:rPrChange>
                </w:rPr>
                <w:t>8</w:t>
              </w:r>
            </w:ins>
            <w:ins w:id="3434" w:author="Huyen Tran Thu" w:date="2024-10-13T22:03:00Z" w16du:dateUtc="2024-10-13T15:03:00Z">
              <w:r w:rsidRPr="006549AB">
                <w:rPr>
                  <w:sz w:val="22"/>
                  <w:rPrChange w:id="3435" w:author="Huyen Tran Thu" w:date="2024-10-13T22:04:00Z" w16du:dateUtc="2024-10-13T15:04:00Z">
                    <w:rPr>
                      <w:rFonts w:ascii="Arial" w:hAnsi="Arial" w:cs="Arial"/>
                      <w:sz w:val="20"/>
                      <w:szCs w:val="20"/>
                    </w:rPr>
                  </w:rPrChange>
                </w:rPr>
                <w:t>5,3</w:t>
              </w:r>
            </w:ins>
            <w:ins w:id="3436" w:author="Huyen Tran Thu" w:date="2024-10-13T22:01:00Z" w16du:dateUtc="2024-10-13T15:01:00Z">
              <w:r w:rsidRPr="006549AB">
                <w:rPr>
                  <w:sz w:val="22"/>
                  <w:rPrChange w:id="3437" w:author="Huyen Tran Thu" w:date="2024-10-13T22:04:00Z" w16du:dateUtc="2024-10-13T15:04:00Z">
                    <w:rPr>
                      <w:rFonts w:ascii="Arial" w:hAnsi="Arial" w:cs="Arial"/>
                      <w:sz w:val="20"/>
                      <w:szCs w:val="20"/>
                    </w:rPr>
                  </w:rPrChange>
                </w:rPr>
                <w:t>%</w:t>
              </w:r>
            </w:ins>
          </w:p>
        </w:tc>
        <w:tc>
          <w:tcPr>
            <w:tcW w:w="861" w:type="pct"/>
            <w:vAlign w:val="bottom"/>
          </w:tcPr>
          <w:p w14:paraId="40405DAE" w14:textId="41EA0EEA" w:rsidR="006549AB" w:rsidRPr="006549AB" w:rsidRDefault="006549AB">
            <w:pPr>
              <w:spacing w:before="100" w:after="100"/>
              <w:jc w:val="center"/>
              <w:rPr>
                <w:ins w:id="3438" w:author="Huyen Tran Thu" w:date="2024-10-13T21:59:00Z" w16du:dateUtc="2024-10-13T14:59:00Z"/>
                <w:sz w:val="22"/>
              </w:rPr>
              <w:pPrChange w:id="3439" w:author="Huyen Tran Thu" w:date="2024-10-13T22:04:00Z" w16du:dateUtc="2024-10-13T15:04:00Z">
                <w:pPr>
                  <w:spacing w:before="100" w:after="100"/>
                  <w:ind w:right="15"/>
                  <w:jc w:val="center"/>
                </w:pPr>
              </w:pPrChange>
            </w:pPr>
            <w:ins w:id="3440" w:author="Huyen Tran Thu" w:date="2024-10-13T22:04:00Z" w16du:dateUtc="2024-10-13T15:04:00Z">
              <w:r w:rsidRPr="006549AB">
                <w:rPr>
                  <w:sz w:val="22"/>
                  <w:rPrChange w:id="3441" w:author="Huyen Tran Thu" w:date="2024-10-13T22:04:00Z" w16du:dateUtc="2024-10-13T15:04:00Z">
                    <w:rPr>
                      <w:rFonts w:ascii="Arial" w:hAnsi="Arial" w:cs="Arial"/>
                      <w:sz w:val="20"/>
                      <w:szCs w:val="20"/>
                    </w:rPr>
                  </w:rPrChange>
                </w:rPr>
                <w:t xml:space="preserve">13.429.482 </w:t>
              </w:r>
            </w:ins>
          </w:p>
        </w:tc>
        <w:tc>
          <w:tcPr>
            <w:tcW w:w="939" w:type="pct"/>
            <w:vAlign w:val="bottom"/>
          </w:tcPr>
          <w:p w14:paraId="0056B35B" w14:textId="44B1F25F" w:rsidR="006549AB" w:rsidRPr="006549AB" w:rsidRDefault="006549AB">
            <w:pPr>
              <w:spacing w:before="100" w:after="100"/>
              <w:jc w:val="center"/>
              <w:rPr>
                <w:ins w:id="3442" w:author="Huyen Tran Thu" w:date="2024-10-13T21:59:00Z" w16du:dateUtc="2024-10-13T14:59:00Z"/>
                <w:sz w:val="22"/>
              </w:rPr>
              <w:pPrChange w:id="3443" w:author="Huyen Tran Thu" w:date="2024-10-13T22:04:00Z" w16du:dateUtc="2024-10-13T15:04:00Z">
                <w:pPr>
                  <w:spacing w:before="100" w:after="100"/>
                  <w:ind w:right="15"/>
                  <w:jc w:val="center"/>
                </w:pPr>
              </w:pPrChange>
            </w:pPr>
            <w:ins w:id="3444" w:author="Huyen Tran Thu" w:date="2024-10-13T22:04:00Z" w16du:dateUtc="2024-10-13T15:04:00Z">
              <w:r w:rsidRPr="006549AB">
                <w:rPr>
                  <w:sz w:val="22"/>
                  <w:rPrChange w:id="3445" w:author="Huyen Tran Thu" w:date="2024-10-13T22:04:00Z" w16du:dateUtc="2024-10-13T15:04:00Z">
                    <w:rPr>
                      <w:rFonts w:ascii="Arial" w:hAnsi="Arial" w:cs="Arial"/>
                      <w:sz w:val="20"/>
                      <w:szCs w:val="20"/>
                    </w:rPr>
                  </w:rPrChange>
                </w:rPr>
                <w:t xml:space="preserve">9.558.120 </w:t>
              </w:r>
            </w:ins>
          </w:p>
        </w:tc>
        <w:tc>
          <w:tcPr>
            <w:tcW w:w="713" w:type="pct"/>
            <w:vAlign w:val="bottom"/>
          </w:tcPr>
          <w:p w14:paraId="192B670E" w14:textId="63D219B6" w:rsidR="006549AB" w:rsidRPr="006549AB" w:rsidRDefault="006549AB">
            <w:pPr>
              <w:spacing w:before="100" w:after="100"/>
              <w:jc w:val="center"/>
              <w:rPr>
                <w:ins w:id="3446" w:author="Huyen Tran Thu" w:date="2024-10-13T21:59:00Z" w16du:dateUtc="2024-10-13T14:59:00Z"/>
                <w:sz w:val="22"/>
                <w:rPrChange w:id="3447" w:author="Huyen Tran Thu" w:date="2024-10-13T22:04:00Z" w16du:dateUtc="2024-10-13T15:04:00Z">
                  <w:rPr>
                    <w:ins w:id="3448" w:author="Huyen Tran Thu" w:date="2024-10-13T21:59:00Z" w16du:dateUtc="2024-10-13T14:59:00Z"/>
                    <w:color w:val="FF0000"/>
                    <w:sz w:val="22"/>
                  </w:rPr>
                </w:rPrChange>
              </w:rPr>
              <w:pPrChange w:id="3449" w:author="Huyen Tran Thu" w:date="2024-10-13T22:04:00Z" w16du:dateUtc="2024-10-13T15:04:00Z">
                <w:pPr>
                  <w:spacing w:before="100" w:after="100"/>
                  <w:ind w:right="15"/>
                  <w:jc w:val="center"/>
                </w:pPr>
              </w:pPrChange>
            </w:pPr>
            <w:ins w:id="3450" w:author="Huyen Tran Thu" w:date="2024-10-13T22:04:00Z" w16du:dateUtc="2024-10-13T15:04:00Z">
              <w:r w:rsidRPr="006549AB">
                <w:rPr>
                  <w:sz w:val="22"/>
                  <w:rPrChange w:id="3451" w:author="Huyen Tran Thu" w:date="2024-10-13T22:04:00Z" w16du:dateUtc="2024-10-13T15:04:00Z">
                    <w:rPr>
                      <w:rFonts w:ascii="Arial" w:hAnsi="Arial" w:cs="Arial"/>
                      <w:sz w:val="20"/>
                      <w:szCs w:val="20"/>
                    </w:rPr>
                  </w:rPrChange>
                </w:rPr>
                <w:t xml:space="preserve">1.666.601 </w:t>
              </w:r>
            </w:ins>
          </w:p>
        </w:tc>
        <w:tc>
          <w:tcPr>
            <w:tcW w:w="613" w:type="pct"/>
            <w:vAlign w:val="bottom"/>
          </w:tcPr>
          <w:p w14:paraId="311D3205" w14:textId="7035B3C7" w:rsidR="006549AB" w:rsidRPr="006549AB" w:rsidRDefault="006549AB">
            <w:pPr>
              <w:spacing w:before="100" w:after="100"/>
              <w:jc w:val="center"/>
              <w:rPr>
                <w:ins w:id="3452" w:author="Huyen Tran Thu" w:date="2024-10-13T21:59:00Z" w16du:dateUtc="2024-10-13T14:59:00Z"/>
                <w:sz w:val="22"/>
                <w:rPrChange w:id="3453" w:author="Huyen Tran Thu" w:date="2024-10-13T22:04:00Z" w16du:dateUtc="2024-10-13T15:04:00Z">
                  <w:rPr>
                    <w:ins w:id="3454" w:author="Huyen Tran Thu" w:date="2024-10-13T21:59:00Z" w16du:dateUtc="2024-10-13T14:59:00Z"/>
                    <w:color w:val="FF0000"/>
                    <w:sz w:val="22"/>
                  </w:rPr>
                </w:rPrChange>
              </w:rPr>
              <w:pPrChange w:id="3455" w:author="Huyen Tran Thu" w:date="2024-10-13T22:04:00Z" w16du:dateUtc="2024-10-13T15:04:00Z">
                <w:pPr>
                  <w:spacing w:before="100" w:after="100"/>
                  <w:ind w:right="15"/>
                  <w:jc w:val="center"/>
                </w:pPr>
              </w:pPrChange>
            </w:pPr>
            <w:ins w:id="3456" w:author="Huyen Tran Thu" w:date="2024-10-13T22:04:00Z" w16du:dateUtc="2024-10-13T15:04:00Z">
              <w:r w:rsidRPr="006549AB">
                <w:rPr>
                  <w:sz w:val="22"/>
                  <w:rPrChange w:id="3457" w:author="Huyen Tran Thu" w:date="2024-10-13T22:04:00Z" w16du:dateUtc="2024-10-13T15:04:00Z">
                    <w:rPr>
                      <w:rFonts w:ascii="Arial" w:hAnsi="Arial" w:cs="Arial"/>
                      <w:sz w:val="20"/>
                      <w:szCs w:val="20"/>
                    </w:rPr>
                  </w:rPrChange>
                </w:rPr>
                <w:t xml:space="preserve">2.204.761 </w:t>
              </w:r>
            </w:ins>
          </w:p>
        </w:tc>
      </w:tr>
      <w:tr w:rsidR="006549AB" w:rsidRPr="006549AB" w14:paraId="1E48FDB1" w14:textId="77777777" w:rsidTr="008F0616">
        <w:trPr>
          <w:jc w:val="center"/>
          <w:ins w:id="3458" w:author="Huyen Tran Thu" w:date="2024-10-13T21:59:00Z"/>
        </w:trPr>
        <w:tc>
          <w:tcPr>
            <w:tcW w:w="419" w:type="pct"/>
            <w:vAlign w:val="center"/>
          </w:tcPr>
          <w:p w14:paraId="7144B331" w14:textId="29E903DD" w:rsidR="006549AB" w:rsidRPr="006549AB" w:rsidRDefault="006549AB" w:rsidP="006549AB">
            <w:pPr>
              <w:spacing w:before="100" w:after="100"/>
              <w:jc w:val="center"/>
              <w:rPr>
                <w:ins w:id="3459" w:author="Huyen Tran Thu" w:date="2024-10-13T21:59:00Z" w16du:dateUtc="2024-10-13T14:59:00Z"/>
                <w:sz w:val="22"/>
              </w:rPr>
            </w:pPr>
            <w:ins w:id="3460" w:author="Huyen Tran Thu" w:date="2024-10-13T21:59:00Z" w16du:dateUtc="2024-10-13T14:59:00Z">
              <w:r w:rsidRPr="006549AB">
                <w:rPr>
                  <w:sz w:val="22"/>
                </w:rPr>
                <w:t>2020</w:t>
              </w:r>
            </w:ins>
            <w:ins w:id="3461" w:author="Huyen Tran Thu" w:date="2024-10-13T22:00:00Z" w16du:dateUtc="2024-10-13T15:00:00Z">
              <w:r w:rsidRPr="006549AB">
                <w:rPr>
                  <w:sz w:val="22"/>
                </w:rPr>
                <w:t xml:space="preserve"> </w:t>
              </w:r>
            </w:ins>
          </w:p>
        </w:tc>
        <w:tc>
          <w:tcPr>
            <w:tcW w:w="674" w:type="pct"/>
            <w:vAlign w:val="bottom"/>
          </w:tcPr>
          <w:p w14:paraId="739B41EE" w14:textId="6D96DFEB" w:rsidR="006549AB" w:rsidRPr="006549AB" w:rsidRDefault="006549AB">
            <w:pPr>
              <w:spacing w:before="100" w:after="100"/>
              <w:jc w:val="center"/>
              <w:rPr>
                <w:ins w:id="3462" w:author="Huyen Tran Thu" w:date="2024-10-13T21:59:00Z" w16du:dateUtc="2024-10-13T14:59:00Z"/>
                <w:sz w:val="22"/>
                <w:rPrChange w:id="3463" w:author="Huyen Tran Thu" w:date="2024-10-13T22:04:00Z" w16du:dateUtc="2024-10-13T15:04:00Z">
                  <w:rPr>
                    <w:ins w:id="3464" w:author="Huyen Tran Thu" w:date="2024-10-13T21:59:00Z" w16du:dateUtc="2024-10-13T14:59:00Z"/>
                    <w:color w:val="FF0000"/>
                    <w:sz w:val="22"/>
                  </w:rPr>
                </w:rPrChange>
              </w:rPr>
              <w:pPrChange w:id="3465" w:author="Huyen Tran Thu" w:date="2024-10-13T22:04:00Z" w16du:dateUtc="2024-10-13T15:04:00Z">
                <w:pPr>
                  <w:spacing w:before="100" w:after="100"/>
                  <w:ind w:right="15"/>
                  <w:jc w:val="center"/>
                </w:pPr>
              </w:pPrChange>
            </w:pPr>
            <w:ins w:id="3466" w:author="Huyen Tran Thu" w:date="2024-10-13T22:01:00Z" w16du:dateUtc="2024-10-13T15:01:00Z">
              <w:r w:rsidRPr="006549AB">
                <w:rPr>
                  <w:sz w:val="22"/>
                  <w:rPrChange w:id="3467" w:author="Huyen Tran Thu" w:date="2024-10-13T22:04:00Z" w16du:dateUtc="2024-10-13T15:04:00Z">
                    <w:rPr>
                      <w:rFonts w:ascii="Arial" w:hAnsi="Arial" w:cs="Arial"/>
                      <w:sz w:val="20"/>
                      <w:szCs w:val="20"/>
                    </w:rPr>
                  </w:rPrChange>
                </w:rPr>
                <w:t xml:space="preserve">18.324.757 </w:t>
              </w:r>
            </w:ins>
          </w:p>
        </w:tc>
        <w:tc>
          <w:tcPr>
            <w:tcW w:w="781" w:type="pct"/>
            <w:vAlign w:val="bottom"/>
          </w:tcPr>
          <w:p w14:paraId="263D2D4A" w14:textId="3B4340F9" w:rsidR="006549AB" w:rsidRPr="006549AB" w:rsidRDefault="006549AB">
            <w:pPr>
              <w:spacing w:before="100" w:after="100"/>
              <w:jc w:val="center"/>
              <w:rPr>
                <w:ins w:id="3468" w:author="Huyen Tran Thu" w:date="2024-10-13T21:59:00Z" w16du:dateUtc="2024-10-13T14:59:00Z"/>
                <w:sz w:val="22"/>
              </w:rPr>
              <w:pPrChange w:id="3469" w:author="Huyen Tran Thu" w:date="2024-10-13T22:04:00Z" w16du:dateUtc="2024-10-13T15:04:00Z">
                <w:pPr>
                  <w:spacing w:before="100" w:after="100"/>
                  <w:ind w:right="15"/>
                  <w:jc w:val="center"/>
                </w:pPr>
              </w:pPrChange>
            </w:pPr>
            <w:ins w:id="3470" w:author="Huyen Tran Thu" w:date="2024-10-13T22:01:00Z" w16du:dateUtc="2024-10-13T15:01:00Z">
              <w:r w:rsidRPr="006549AB">
                <w:rPr>
                  <w:sz w:val="22"/>
                  <w:rPrChange w:id="3471" w:author="Huyen Tran Thu" w:date="2024-10-13T22:04:00Z" w16du:dateUtc="2024-10-13T15:04:00Z">
                    <w:rPr>
                      <w:rFonts w:ascii="Arial" w:hAnsi="Arial" w:cs="Arial"/>
                      <w:color w:val="FF0000"/>
                      <w:sz w:val="20"/>
                      <w:szCs w:val="20"/>
                    </w:rPr>
                  </w:rPrChange>
                </w:rPr>
                <w:t>8</w:t>
              </w:r>
            </w:ins>
            <w:ins w:id="3472" w:author="Huyen Tran Thu" w:date="2024-10-13T22:03:00Z" w16du:dateUtc="2024-10-13T15:03:00Z">
              <w:r w:rsidRPr="006549AB">
                <w:rPr>
                  <w:sz w:val="22"/>
                  <w:rPrChange w:id="3473" w:author="Huyen Tran Thu" w:date="2024-10-13T22:04:00Z" w16du:dateUtc="2024-10-13T15:04:00Z">
                    <w:rPr>
                      <w:rFonts w:ascii="Arial" w:hAnsi="Arial" w:cs="Arial"/>
                      <w:color w:val="FF0000"/>
                      <w:sz w:val="20"/>
                      <w:szCs w:val="20"/>
                    </w:rPr>
                  </w:rPrChange>
                </w:rPr>
                <w:t>1,0</w:t>
              </w:r>
            </w:ins>
            <w:ins w:id="3474" w:author="Huyen Tran Thu" w:date="2024-10-13T22:01:00Z" w16du:dateUtc="2024-10-13T15:01:00Z">
              <w:r w:rsidRPr="006549AB">
                <w:rPr>
                  <w:sz w:val="22"/>
                  <w:rPrChange w:id="3475" w:author="Huyen Tran Thu" w:date="2024-10-13T22:04:00Z" w16du:dateUtc="2024-10-13T15:04:00Z">
                    <w:rPr>
                      <w:rFonts w:ascii="Arial" w:hAnsi="Arial" w:cs="Arial"/>
                      <w:color w:val="FF0000"/>
                      <w:sz w:val="20"/>
                      <w:szCs w:val="20"/>
                    </w:rPr>
                  </w:rPrChange>
                </w:rPr>
                <w:t>%</w:t>
              </w:r>
            </w:ins>
          </w:p>
        </w:tc>
        <w:tc>
          <w:tcPr>
            <w:tcW w:w="861" w:type="pct"/>
            <w:vAlign w:val="bottom"/>
          </w:tcPr>
          <w:p w14:paraId="13FF4408" w14:textId="4B4B0A36" w:rsidR="006549AB" w:rsidRPr="006549AB" w:rsidRDefault="006549AB">
            <w:pPr>
              <w:spacing w:before="100" w:after="100"/>
              <w:jc w:val="center"/>
              <w:rPr>
                <w:ins w:id="3476" w:author="Huyen Tran Thu" w:date="2024-10-13T21:59:00Z" w16du:dateUtc="2024-10-13T14:59:00Z"/>
                <w:sz w:val="22"/>
              </w:rPr>
              <w:pPrChange w:id="3477" w:author="Huyen Tran Thu" w:date="2024-10-13T22:04:00Z" w16du:dateUtc="2024-10-13T15:04:00Z">
                <w:pPr>
                  <w:spacing w:before="100" w:after="100"/>
                  <w:ind w:right="15"/>
                  <w:jc w:val="center"/>
                </w:pPr>
              </w:pPrChange>
            </w:pPr>
            <w:ins w:id="3478" w:author="Huyen Tran Thu" w:date="2024-10-13T22:04:00Z" w16du:dateUtc="2024-10-13T15:04:00Z">
              <w:r w:rsidRPr="006549AB">
                <w:rPr>
                  <w:sz w:val="22"/>
                  <w:rPrChange w:id="3479" w:author="Huyen Tran Thu" w:date="2024-10-13T22:04:00Z" w16du:dateUtc="2024-10-13T15:04:00Z">
                    <w:rPr>
                      <w:rFonts w:ascii="Arial" w:hAnsi="Arial" w:cs="Arial"/>
                      <w:sz w:val="20"/>
                      <w:szCs w:val="20"/>
                    </w:rPr>
                  </w:rPrChange>
                </w:rPr>
                <w:t xml:space="preserve">14.845.689 </w:t>
              </w:r>
            </w:ins>
          </w:p>
        </w:tc>
        <w:tc>
          <w:tcPr>
            <w:tcW w:w="939" w:type="pct"/>
            <w:vAlign w:val="bottom"/>
          </w:tcPr>
          <w:p w14:paraId="42E199B5" w14:textId="79ABF748" w:rsidR="006549AB" w:rsidRPr="006549AB" w:rsidRDefault="006549AB">
            <w:pPr>
              <w:spacing w:before="100" w:after="100"/>
              <w:jc w:val="center"/>
              <w:rPr>
                <w:ins w:id="3480" w:author="Huyen Tran Thu" w:date="2024-10-13T21:59:00Z" w16du:dateUtc="2024-10-13T14:59:00Z"/>
                <w:sz w:val="22"/>
              </w:rPr>
              <w:pPrChange w:id="3481" w:author="Huyen Tran Thu" w:date="2024-10-13T22:04:00Z" w16du:dateUtc="2024-10-13T15:04:00Z">
                <w:pPr>
                  <w:spacing w:before="100" w:after="100"/>
                  <w:ind w:right="15"/>
                  <w:jc w:val="center"/>
                </w:pPr>
              </w:pPrChange>
            </w:pPr>
            <w:ins w:id="3482" w:author="Huyen Tran Thu" w:date="2024-10-13T22:04:00Z" w16du:dateUtc="2024-10-13T15:04:00Z">
              <w:r w:rsidRPr="006549AB">
                <w:rPr>
                  <w:sz w:val="22"/>
                  <w:rPrChange w:id="3483" w:author="Huyen Tran Thu" w:date="2024-10-13T22:04:00Z" w16du:dateUtc="2024-10-13T15:04:00Z">
                    <w:rPr>
                      <w:rFonts w:ascii="Arial" w:hAnsi="Arial" w:cs="Arial"/>
                      <w:sz w:val="20"/>
                      <w:szCs w:val="20"/>
                    </w:rPr>
                  </w:rPrChange>
                </w:rPr>
                <w:t xml:space="preserve">10.575.230 </w:t>
              </w:r>
            </w:ins>
          </w:p>
        </w:tc>
        <w:tc>
          <w:tcPr>
            <w:tcW w:w="713" w:type="pct"/>
            <w:vAlign w:val="bottom"/>
          </w:tcPr>
          <w:p w14:paraId="63D2946F" w14:textId="0E31455E" w:rsidR="006549AB" w:rsidRPr="006549AB" w:rsidRDefault="006549AB">
            <w:pPr>
              <w:spacing w:before="100" w:after="100"/>
              <w:jc w:val="center"/>
              <w:rPr>
                <w:ins w:id="3484" w:author="Huyen Tran Thu" w:date="2024-10-13T21:59:00Z" w16du:dateUtc="2024-10-13T14:59:00Z"/>
                <w:sz w:val="22"/>
                <w:rPrChange w:id="3485" w:author="Huyen Tran Thu" w:date="2024-10-13T22:04:00Z" w16du:dateUtc="2024-10-13T15:04:00Z">
                  <w:rPr>
                    <w:ins w:id="3486" w:author="Huyen Tran Thu" w:date="2024-10-13T21:59:00Z" w16du:dateUtc="2024-10-13T14:59:00Z"/>
                    <w:color w:val="FF0000"/>
                    <w:sz w:val="22"/>
                  </w:rPr>
                </w:rPrChange>
              </w:rPr>
              <w:pPrChange w:id="3487" w:author="Huyen Tran Thu" w:date="2024-10-13T22:04:00Z" w16du:dateUtc="2024-10-13T15:04:00Z">
                <w:pPr>
                  <w:spacing w:before="100" w:after="100"/>
                  <w:ind w:right="15"/>
                  <w:jc w:val="center"/>
                </w:pPr>
              </w:pPrChange>
            </w:pPr>
            <w:ins w:id="3488" w:author="Huyen Tran Thu" w:date="2024-10-13T22:04:00Z" w16du:dateUtc="2024-10-13T15:04:00Z">
              <w:r w:rsidRPr="006549AB">
                <w:rPr>
                  <w:sz w:val="22"/>
                  <w:rPrChange w:id="3489" w:author="Huyen Tran Thu" w:date="2024-10-13T22:04:00Z" w16du:dateUtc="2024-10-13T15:04:00Z">
                    <w:rPr>
                      <w:rFonts w:ascii="Arial" w:hAnsi="Arial" w:cs="Arial"/>
                      <w:sz w:val="20"/>
                      <w:szCs w:val="20"/>
                    </w:rPr>
                  </w:rPrChange>
                </w:rPr>
                <w:t xml:space="preserve">2.071.488 </w:t>
              </w:r>
            </w:ins>
          </w:p>
        </w:tc>
        <w:tc>
          <w:tcPr>
            <w:tcW w:w="613" w:type="pct"/>
            <w:vAlign w:val="bottom"/>
          </w:tcPr>
          <w:p w14:paraId="209564CE" w14:textId="573EDF57" w:rsidR="006549AB" w:rsidRPr="006549AB" w:rsidRDefault="006549AB">
            <w:pPr>
              <w:spacing w:before="100" w:after="100"/>
              <w:jc w:val="center"/>
              <w:rPr>
                <w:ins w:id="3490" w:author="Huyen Tran Thu" w:date="2024-10-13T21:59:00Z" w16du:dateUtc="2024-10-13T14:59:00Z"/>
                <w:sz w:val="22"/>
                <w:rPrChange w:id="3491" w:author="Huyen Tran Thu" w:date="2024-10-13T22:04:00Z" w16du:dateUtc="2024-10-13T15:04:00Z">
                  <w:rPr>
                    <w:ins w:id="3492" w:author="Huyen Tran Thu" w:date="2024-10-13T21:59:00Z" w16du:dateUtc="2024-10-13T14:59:00Z"/>
                    <w:color w:val="FF0000"/>
                    <w:sz w:val="22"/>
                  </w:rPr>
                </w:rPrChange>
              </w:rPr>
              <w:pPrChange w:id="3493" w:author="Huyen Tran Thu" w:date="2024-10-13T22:04:00Z" w16du:dateUtc="2024-10-13T15:04:00Z">
                <w:pPr>
                  <w:spacing w:before="100" w:after="100"/>
                  <w:ind w:right="15"/>
                  <w:jc w:val="center"/>
                </w:pPr>
              </w:pPrChange>
            </w:pPr>
            <w:ins w:id="3494" w:author="Huyen Tran Thu" w:date="2024-10-13T22:04:00Z" w16du:dateUtc="2024-10-13T15:04:00Z">
              <w:r w:rsidRPr="006549AB">
                <w:rPr>
                  <w:sz w:val="22"/>
                  <w:rPrChange w:id="3495" w:author="Huyen Tran Thu" w:date="2024-10-13T22:04:00Z" w16du:dateUtc="2024-10-13T15:04:00Z">
                    <w:rPr>
                      <w:rFonts w:ascii="Arial" w:hAnsi="Arial" w:cs="Arial"/>
                      <w:sz w:val="20"/>
                      <w:szCs w:val="20"/>
                    </w:rPr>
                  </w:rPrChange>
                </w:rPr>
                <w:t xml:space="preserve">2.198.971 </w:t>
              </w:r>
            </w:ins>
          </w:p>
        </w:tc>
      </w:tr>
    </w:tbl>
    <w:p w14:paraId="0E4F906C" w14:textId="77777777" w:rsidR="008F0616" w:rsidRDefault="008F0616" w:rsidP="008F0616">
      <w:pPr>
        <w:spacing w:before="0" w:after="0" w:line="240" w:lineRule="auto"/>
        <w:ind w:firstLine="720"/>
        <w:jc w:val="right"/>
        <w:rPr>
          <w:ins w:id="3496" w:author="Thu Huyen Tran" w:date="2023-12-05T20:45:00Z"/>
          <w:i/>
          <w:iCs/>
          <w:sz w:val="22"/>
        </w:rPr>
      </w:pPr>
      <w:ins w:id="3497" w:author="Thu Huyen Tran" w:date="2023-12-05T20:44:00Z">
        <w:r w:rsidRPr="008F0616">
          <w:rPr>
            <w:i/>
            <w:iCs/>
            <w:sz w:val="22"/>
            <w:rPrChange w:id="3498" w:author="Thu Huyen Tran" w:date="2023-12-05T20:44:00Z">
              <w:rPr>
                <w:i/>
                <w:iCs/>
                <w:szCs w:val="26"/>
              </w:rPr>
            </w:rPrChange>
          </w:rPr>
          <w:t>Ghi chú:</w:t>
        </w:r>
        <w:r>
          <w:rPr>
            <w:i/>
            <w:iCs/>
            <w:sz w:val="22"/>
          </w:rPr>
          <w:t xml:space="preserve"> (*) Tổng lư</w:t>
        </w:r>
      </w:ins>
      <w:ins w:id="3499" w:author="Thu Huyen Tran" w:date="2023-12-05T20:45:00Z">
        <w:r>
          <w:rPr>
            <w:i/>
            <w:iCs/>
            <w:sz w:val="22"/>
          </w:rPr>
          <w:t xml:space="preserve">ợng chất thải chôn lấp hợp vệ sinh bằng Tổng lượng chất thải được thu gom, xử lý đạt tiêu chuẩn trừ đi Tổng lượng chất thải thiêu đốt và Tổng lượng chất thải xử lý bằng phương pháp sinh học. </w:t>
        </w:r>
      </w:ins>
    </w:p>
    <w:p w14:paraId="566AC7A8" w14:textId="77777777" w:rsidR="008F0616" w:rsidRDefault="008F0616" w:rsidP="008F0616">
      <w:pPr>
        <w:spacing w:before="0" w:after="0" w:line="240" w:lineRule="auto"/>
        <w:ind w:firstLine="720"/>
        <w:jc w:val="right"/>
        <w:rPr>
          <w:ins w:id="3500" w:author="Thu Huyen Tran" w:date="2023-12-05T20:46:00Z"/>
          <w:i/>
          <w:iCs/>
          <w:sz w:val="22"/>
        </w:rPr>
      </w:pPr>
      <w:ins w:id="3501" w:author="Thu Huyen Tran" w:date="2023-12-05T20:45:00Z">
        <w:r>
          <w:rPr>
            <w:i/>
            <w:iCs/>
            <w:sz w:val="22"/>
          </w:rPr>
          <w:t>(</w:t>
        </w:r>
      </w:ins>
      <w:ins w:id="3502" w:author="Thu Huyen Tran" w:date="2023-12-05T20:46:00Z">
        <w:r>
          <w:rPr>
            <w:i/>
            <w:iCs/>
            <w:sz w:val="22"/>
          </w:rPr>
          <w:t>**) Tổng lượng chất thải thiêu đốt: Xem chi tiết ở Mục 1.2.3</w:t>
        </w:r>
      </w:ins>
    </w:p>
    <w:p w14:paraId="792EAE55" w14:textId="77777777" w:rsidR="008F0616" w:rsidDel="009B0DA5" w:rsidRDefault="008F0616" w:rsidP="008F0616">
      <w:pPr>
        <w:spacing w:before="0" w:after="0" w:line="240" w:lineRule="auto"/>
        <w:ind w:firstLine="720"/>
        <w:jc w:val="right"/>
        <w:rPr>
          <w:ins w:id="3503" w:author="Thu Huyen Tran" w:date="2023-12-05T20:47:00Z"/>
          <w:del w:id="3504" w:author="Huyen Tran Thu" w:date="2024-10-13T21:59:00Z" w16du:dateUtc="2024-10-13T14:59:00Z"/>
          <w:i/>
          <w:iCs/>
          <w:sz w:val="22"/>
        </w:rPr>
      </w:pPr>
      <w:ins w:id="3505" w:author="Thu Huyen Tran" w:date="2023-12-05T20:46:00Z">
        <w:r>
          <w:rPr>
            <w:i/>
            <w:iCs/>
            <w:sz w:val="22"/>
          </w:rPr>
          <w:t>(***) Tổng lượng chất thải xử lý sinh h</w:t>
        </w:r>
      </w:ins>
      <w:ins w:id="3506" w:author="Thu Huyen Tran" w:date="2023-12-05T20:47:00Z">
        <w:r>
          <w:rPr>
            <w:i/>
            <w:iCs/>
            <w:sz w:val="22"/>
          </w:rPr>
          <w:t>ọc: Xem chi tiết ở Mục 1.2.2</w:t>
        </w:r>
      </w:ins>
    </w:p>
    <w:p w14:paraId="12BE94BD" w14:textId="55F42C19" w:rsidR="004E262A" w:rsidRPr="008F0616" w:rsidRDefault="008F0616">
      <w:pPr>
        <w:spacing w:before="0" w:after="0" w:line="240" w:lineRule="auto"/>
        <w:ind w:firstLine="720"/>
        <w:jc w:val="right"/>
        <w:rPr>
          <w:ins w:id="3507" w:author="Thu Huyen Tran" w:date="2023-12-05T20:35:00Z"/>
          <w:i/>
          <w:iCs/>
          <w:sz w:val="22"/>
          <w:rPrChange w:id="3508" w:author="Thu Huyen Tran" w:date="2023-12-05T20:44:00Z">
            <w:rPr>
              <w:ins w:id="3509" w:author="Thu Huyen Tran" w:date="2023-12-05T20:35:00Z"/>
              <w:szCs w:val="26"/>
            </w:rPr>
          </w:rPrChange>
        </w:rPr>
        <w:pPrChange w:id="3510" w:author="Huyen Tran Thu" w:date="2024-10-13T21:59:00Z" w16du:dateUtc="2024-10-13T14:59:00Z">
          <w:pPr>
            <w:spacing w:before="0" w:after="200"/>
          </w:pPr>
        </w:pPrChange>
      </w:pPr>
      <w:ins w:id="3511" w:author="Thu Huyen Tran" w:date="2023-12-05T20:46:00Z">
        <w:del w:id="3512" w:author="Huyen Tran Thu" w:date="2024-10-13T21:59:00Z" w16du:dateUtc="2024-10-13T14:59:00Z">
          <w:r w:rsidDel="009B0DA5">
            <w:rPr>
              <w:i/>
              <w:iCs/>
              <w:sz w:val="22"/>
            </w:rPr>
            <w:delText xml:space="preserve"> </w:delText>
          </w:r>
        </w:del>
      </w:ins>
      <w:ins w:id="3513" w:author="Thu Huyen Tran" w:date="2023-12-05T20:45:00Z">
        <w:del w:id="3514" w:author="Huyen Tran Thu" w:date="2024-10-13T21:59:00Z" w16du:dateUtc="2024-10-13T14:59:00Z">
          <w:r w:rsidDel="009B0DA5">
            <w:rPr>
              <w:i/>
              <w:iCs/>
              <w:sz w:val="22"/>
            </w:rPr>
            <w:delText xml:space="preserve"> </w:delText>
          </w:r>
        </w:del>
      </w:ins>
      <w:ins w:id="3515" w:author="Thu Huyen Tran" w:date="2023-12-05T20:44:00Z">
        <w:r w:rsidRPr="008F0616">
          <w:rPr>
            <w:i/>
            <w:iCs/>
            <w:sz w:val="22"/>
            <w:rPrChange w:id="3516" w:author="Thu Huyen Tran" w:date="2023-12-05T20:44:00Z">
              <w:rPr>
                <w:i/>
                <w:iCs/>
                <w:szCs w:val="26"/>
              </w:rPr>
            </w:rPrChange>
          </w:rPr>
          <w:t xml:space="preserve"> </w:t>
        </w:r>
      </w:ins>
      <w:ins w:id="3517" w:author="Thu Huyen Tran" w:date="2023-12-05T20:36:00Z">
        <w:r w:rsidR="004E262A" w:rsidRPr="008F0616">
          <w:rPr>
            <w:i/>
            <w:iCs/>
            <w:sz w:val="22"/>
            <w:rPrChange w:id="3518" w:author="Thu Huyen Tran" w:date="2023-12-05T20:44:00Z">
              <w:rPr>
                <w:szCs w:val="26"/>
              </w:rPr>
            </w:rPrChange>
          </w:rPr>
          <w:t xml:space="preserve"> </w:t>
        </w:r>
      </w:ins>
    </w:p>
    <w:p w14:paraId="2EE27F61" w14:textId="4460302F" w:rsidR="006549AB" w:rsidRDefault="006549AB" w:rsidP="008F0616">
      <w:pPr>
        <w:ind w:firstLine="709"/>
        <w:rPr>
          <w:ins w:id="3519" w:author="Huyen Tran Thu" w:date="2024-10-13T22:05:00Z" w16du:dateUtc="2024-10-13T15:05:00Z"/>
          <w:szCs w:val="26"/>
          <w:u w:val="single"/>
        </w:rPr>
      </w:pPr>
      <w:ins w:id="3520" w:author="Huyen Tran Thu" w:date="2024-10-13T22:05:00Z" w16du:dateUtc="2024-10-13T15:05:00Z">
        <w:r w:rsidRPr="00FD7EAF">
          <w:rPr>
            <w:szCs w:val="26"/>
            <w:u w:val="single"/>
          </w:rPr>
          <w:t>Giai đoạn 2021-2022</w:t>
        </w:r>
      </w:ins>
    </w:p>
    <w:p w14:paraId="3150B0EB" w14:textId="09F06534" w:rsidR="006549AB" w:rsidRDefault="00E26416" w:rsidP="008F0616">
      <w:pPr>
        <w:ind w:firstLine="709"/>
        <w:rPr>
          <w:ins w:id="3521" w:author="Huyen Tran Thu" w:date="2025-04-28T19:32:00Z" w16du:dateUtc="2025-04-28T12:32:00Z"/>
          <w:szCs w:val="26"/>
        </w:rPr>
      </w:pPr>
      <w:ins w:id="3522" w:author="Huyen Tran Thu" w:date="2025-04-28T19:00:00Z" w16du:dateUtc="2025-04-28T12:00:00Z">
        <w:r>
          <w:rPr>
            <w:szCs w:val="26"/>
            <w:lang w:val="en-US"/>
          </w:rPr>
          <w:t xml:space="preserve">Do chưa có dữ liệu </w:t>
        </w:r>
      </w:ins>
      <w:ins w:id="3523" w:author="Huyen Tran Thu" w:date="2025-04-28T19:01:00Z" w16du:dateUtc="2025-04-28T12:01:00Z">
        <w:r>
          <w:rPr>
            <w:szCs w:val="26"/>
            <w:lang w:val="en-US"/>
          </w:rPr>
          <w:t xml:space="preserve">về chất thải </w:t>
        </w:r>
        <w:r>
          <w:rPr>
            <w:szCs w:val="26"/>
          </w:rPr>
          <w:t xml:space="preserve">rắn được xử lý đạt tiêu chuẩn, quy chuẩn quốc gia năm 2021, 2022 nên việc ước tính </w:t>
        </w:r>
      </w:ins>
      <w:ins w:id="3524" w:author="Huyen Tran Thu" w:date="2025-04-28T19:31:00Z" w16du:dateUtc="2025-04-28T12:31:00Z">
        <w:r w:rsidR="00DE3D48">
          <w:rPr>
            <w:szCs w:val="26"/>
          </w:rPr>
          <w:t xml:space="preserve">số liệu về tổng lượng chất thải rắn được xử lý năm 2021 và 2022 được dựa trên Báo cáo </w:t>
        </w:r>
        <w:r w:rsidR="00DE3D48" w:rsidRPr="00DF38E0">
          <w:rPr>
            <w:szCs w:val="26"/>
          </w:rPr>
          <w:t>số 198/BC-CP của Chính phủ ngày 22 tháng 5 năm 2022 về Công tác bảo vệ môi trường năm 2021</w:t>
        </w:r>
        <w:r w:rsidR="00DE3D48">
          <w:rPr>
            <w:szCs w:val="26"/>
          </w:rPr>
          <w:t xml:space="preserve"> và </w:t>
        </w:r>
        <w:r w:rsidR="00DE3D48" w:rsidRPr="00DF38E0">
          <w:rPr>
            <w:szCs w:val="26"/>
          </w:rPr>
          <w:t xml:space="preserve">Báo cáo số </w:t>
        </w:r>
        <w:r w:rsidR="00DE3D48">
          <w:rPr>
            <w:szCs w:val="26"/>
          </w:rPr>
          <w:t>20</w:t>
        </w:r>
        <w:r w:rsidR="00DE3D48" w:rsidRPr="00DF38E0">
          <w:rPr>
            <w:szCs w:val="26"/>
          </w:rPr>
          <w:t xml:space="preserve">8/BC-CP của Chính phủ ngày </w:t>
        </w:r>
        <w:r w:rsidR="00DE3D48">
          <w:rPr>
            <w:szCs w:val="26"/>
          </w:rPr>
          <w:t>10</w:t>
        </w:r>
        <w:r w:rsidR="00DE3D48" w:rsidRPr="00DF38E0">
          <w:rPr>
            <w:szCs w:val="26"/>
          </w:rPr>
          <w:t xml:space="preserve"> tháng 5 năm 202</w:t>
        </w:r>
        <w:r w:rsidR="00DE3D48">
          <w:rPr>
            <w:szCs w:val="26"/>
          </w:rPr>
          <w:t>3</w:t>
        </w:r>
        <w:r w:rsidR="00DE3D48" w:rsidRPr="00DF38E0">
          <w:rPr>
            <w:szCs w:val="26"/>
          </w:rPr>
          <w:t xml:space="preserve"> về Công tác bảo vệ môi trường năm 202</w:t>
        </w:r>
        <w:r w:rsidR="00DE3D48">
          <w:rPr>
            <w:szCs w:val="26"/>
          </w:rPr>
          <w:t xml:space="preserve">2. </w:t>
        </w:r>
      </w:ins>
    </w:p>
    <w:p w14:paraId="279AA38E" w14:textId="4BD867CE" w:rsidR="00DE3D48" w:rsidRPr="00DE3D48" w:rsidRDefault="00DE3D48" w:rsidP="00DE3D48">
      <w:pPr>
        <w:pStyle w:val="ListParagraph"/>
        <w:numPr>
          <w:ilvl w:val="0"/>
          <w:numId w:val="2"/>
        </w:numPr>
        <w:rPr>
          <w:ins w:id="3525" w:author="Huyen Tran Thu" w:date="2025-04-28T19:33:00Z" w16du:dateUtc="2025-04-28T12:33:00Z"/>
          <w:szCs w:val="26"/>
          <w:rPrChange w:id="3526" w:author="Huyen Tran Thu" w:date="2025-04-28T19:33:00Z" w16du:dateUtc="2025-04-28T12:33:00Z">
            <w:rPr>
              <w:ins w:id="3527" w:author="Huyen Tran Thu" w:date="2025-04-28T19:33:00Z" w16du:dateUtc="2025-04-28T12:33:00Z"/>
              <w:szCs w:val="26"/>
              <w:lang w:val="en-US"/>
            </w:rPr>
          </w:rPrChange>
        </w:rPr>
      </w:pPr>
      <w:ins w:id="3528" w:author="Huyen Tran Thu" w:date="2025-04-28T19:32:00Z" w16du:dateUtc="2025-04-28T12:32:00Z">
        <w:r w:rsidRPr="00DE3D48">
          <w:rPr>
            <w:szCs w:val="26"/>
          </w:rPr>
          <w:t xml:space="preserve">Năm 2021: </w:t>
        </w:r>
        <w:r>
          <w:rPr>
            <w:szCs w:val="26"/>
            <w:lang w:val="en-US"/>
          </w:rPr>
          <w:t xml:space="preserve">Theo </w:t>
        </w:r>
        <w:r w:rsidRPr="00DE3D48">
          <w:rPr>
            <w:szCs w:val="26"/>
          </w:rPr>
          <w:t>Phụ lục II – Khối lượng CTR sinh hoạt phát sinh, thu gom trên địa bàn cả nước năm 2021</w:t>
        </w:r>
      </w:ins>
      <w:ins w:id="3529" w:author="Huyen Tran Thu" w:date="2025-04-28T19:33:00Z" w16du:dateUtc="2025-04-28T12:33:00Z">
        <w:r>
          <w:rPr>
            <w:szCs w:val="26"/>
            <w:lang w:val="en-US"/>
          </w:rPr>
          <w:t>-</w:t>
        </w:r>
      </w:ins>
      <w:ins w:id="3530" w:author="Huyen Tran Thu" w:date="2025-04-28T19:32:00Z" w16du:dateUtc="2025-04-28T12:32:00Z">
        <w:r>
          <w:rPr>
            <w:szCs w:val="26"/>
          </w:rPr>
          <w:t xml:space="preserve">Báo cáo </w:t>
        </w:r>
        <w:r w:rsidRPr="00DF38E0">
          <w:rPr>
            <w:szCs w:val="26"/>
          </w:rPr>
          <w:t>số 198/BC-CP</w:t>
        </w:r>
        <w:r w:rsidRPr="00DE3D48">
          <w:rPr>
            <w:szCs w:val="26"/>
          </w:rPr>
          <w:t xml:space="preserve">, tổng khối lượng CTR sinh hoạt phát sinh trên địa bàn 47/63 tỉnh/thành phố là khoảng 53,048 nghìn tấn/ngày (trong đó khu vực đô thị phát sinh khoảng 31,381 nghìn tấn/ngày và khu vực nông thôn khoảng 21,667 nghìn tấn/ngày). </w:t>
        </w:r>
      </w:ins>
      <w:ins w:id="3531" w:author="Huyen Tran Thu" w:date="2025-04-28T19:36:00Z" w16du:dateUtc="2025-04-28T12:36:00Z">
        <w:r w:rsidR="00197181">
          <w:rPr>
            <w:szCs w:val="26"/>
          </w:rPr>
          <w:t>Dịch covid có thể là một nguyên nhân của việc giảm nhẹ lượng phát sinh chất thải rắn năm 2021 so với năm 2020. Theo Báo cáo số 198, tổng khối lượng CTR sinh hoạt tại đô thị năm 2021 giảm nhẹ so với năm 2020.</w:t>
        </w:r>
      </w:ins>
    </w:p>
    <w:p w14:paraId="01DAE9B9" w14:textId="47F3D9F2" w:rsidR="00DE3D48" w:rsidRPr="00197181" w:rsidRDefault="00DE3D48" w:rsidP="00197181">
      <w:pPr>
        <w:pStyle w:val="ListParagraph"/>
        <w:numPr>
          <w:ilvl w:val="0"/>
          <w:numId w:val="2"/>
        </w:numPr>
        <w:rPr>
          <w:ins w:id="3532" w:author="Huyen Tran Thu" w:date="2025-04-28T19:33:00Z" w16du:dateUtc="2025-04-28T12:33:00Z"/>
          <w:szCs w:val="26"/>
        </w:rPr>
      </w:pPr>
      <w:ins w:id="3533" w:author="Huyen Tran Thu" w:date="2025-04-28T19:33:00Z" w16du:dateUtc="2025-04-28T12:33:00Z">
        <w:r w:rsidRPr="00DE3D48">
          <w:rPr>
            <w:szCs w:val="26"/>
          </w:rPr>
          <w:t>Năm 2022: Theo Phụ lục II – Khối lượng CTR sinh hoạt phát sinh, thu gom trên địa bàn cả nước năm 2022</w:t>
        </w:r>
        <w:r w:rsidRPr="00197181">
          <w:rPr>
            <w:szCs w:val="26"/>
            <w:rPrChange w:id="3534" w:author="Huyen Tran Thu" w:date="2025-04-28T19:36:00Z" w16du:dateUtc="2025-04-28T12:36:00Z">
              <w:rPr>
                <w:szCs w:val="26"/>
                <w:lang w:val="en-US"/>
              </w:rPr>
            </w:rPrChange>
          </w:rPr>
          <w:t xml:space="preserve">- </w:t>
        </w:r>
        <w:bookmarkStart w:id="3535" w:name="_Hlk196761127"/>
        <w:r w:rsidRPr="00DE3D48">
          <w:rPr>
            <w:szCs w:val="26"/>
          </w:rPr>
          <w:t>Báo cáo số 208/BC-CP</w:t>
        </w:r>
        <w:bookmarkEnd w:id="3535"/>
        <w:r w:rsidRPr="00DE3D48">
          <w:rPr>
            <w:szCs w:val="26"/>
          </w:rPr>
          <w:t xml:space="preserve">, tổng khối lượng CTR sinh hoạt phát sinh trên địa bàn 48/63 tỉnh/thành phố khoảng 48,5 nghìn tấn/ngày (trong đó khu vực đô thị phát sinh khoảng 26,1 nghìn tấn/ngày và khu vực nông thôn khoảng 22,4 nghìn tấn/ngày). Tỷ lệ CTRSH được xử lý tại khu đô thị trung bình đạt khoảng 96,23%, và tại khu </w:t>
        </w:r>
        <w:r w:rsidRPr="00197181">
          <w:rPr>
            <w:szCs w:val="26"/>
            <w:rPrChange w:id="3536" w:author="Huyen Tran Thu" w:date="2025-04-28T19:36:00Z" w16du:dateUtc="2025-04-28T12:36:00Z">
              <w:rPr>
                <w:szCs w:val="26"/>
                <w:lang w:val="en-US"/>
              </w:rPr>
            </w:rPrChange>
          </w:rPr>
          <w:t>v</w:t>
        </w:r>
        <w:r w:rsidRPr="00DE3D48">
          <w:rPr>
            <w:szCs w:val="26"/>
          </w:rPr>
          <w:t xml:space="preserve">ực nông thôn đạt trung bình khoảng 71%. </w:t>
        </w:r>
      </w:ins>
    </w:p>
    <w:p w14:paraId="1492A680" w14:textId="1D4A36BB" w:rsidR="00DE3D48" w:rsidRDefault="0082707F" w:rsidP="0082707F">
      <w:pPr>
        <w:ind w:firstLine="709"/>
        <w:rPr>
          <w:ins w:id="3537" w:author="Huyen Tran Thu" w:date="2025-04-28T19:38:00Z" w16du:dateUtc="2025-04-28T12:38:00Z"/>
          <w:szCs w:val="26"/>
        </w:rPr>
      </w:pPr>
      <w:ins w:id="3538" w:author="Huyen Tran Thu" w:date="2025-04-28T19:34:00Z" w16du:dateUtc="2025-04-28T12:34:00Z">
        <w:r>
          <w:rPr>
            <w:szCs w:val="26"/>
          </w:rPr>
          <w:t>Xây dựng dữ liệu cho 63 tỉnh thành cho năm 2021 và 2022 dựa trên dữ liệu của năm liền kề. Đối với các tỉnh/thành phố không có dữ liệu năm 2021 thì lấy số liệu năm 2022 và ngược lại. Đối với các tỉnh</w:t>
        </w:r>
      </w:ins>
      <w:ins w:id="3539" w:author="Huyen Tran Thu" w:date="2025-04-28T19:35:00Z" w16du:dateUtc="2025-04-28T12:35:00Z">
        <w:r>
          <w:rPr>
            <w:szCs w:val="26"/>
          </w:rPr>
          <w:t xml:space="preserve">/thành phố không có dữ liệu năm 2021 và 2022 thì lấy dữ liệu của năm 2019 để ước tính. </w:t>
        </w:r>
      </w:ins>
      <w:ins w:id="3540" w:author="Huyen Tran Thu" w:date="2025-04-28T19:37:00Z" w16du:dateUtc="2025-04-28T12:37:00Z">
        <w:r w:rsidR="00197181">
          <w:rPr>
            <w:szCs w:val="26"/>
          </w:rPr>
          <w:t>Kết quả về phát sinh, xử lý chất thải rắn sinh hoạt đô thị năm 2021 và 2022 như</w:t>
        </w:r>
      </w:ins>
      <w:ins w:id="3541" w:author="Huyen Tran Thu" w:date="2025-04-28T19:38:00Z" w16du:dateUtc="2025-04-28T12:38:00Z">
        <w:r w:rsidR="00197181">
          <w:rPr>
            <w:szCs w:val="26"/>
          </w:rPr>
          <w:t xml:space="preserve"> sau: </w:t>
        </w:r>
      </w:ins>
    </w:p>
    <w:p w14:paraId="2B750501" w14:textId="77777777" w:rsidR="008D5154" w:rsidRDefault="008D5154" w:rsidP="00197181">
      <w:pPr>
        <w:pStyle w:val="Caption"/>
        <w:rPr>
          <w:ins w:id="3542" w:author="Huyen Tran Thu" w:date="2025-04-28T19:48:00Z" w16du:dateUtc="2025-04-28T12:48:00Z"/>
        </w:rPr>
      </w:pPr>
    </w:p>
    <w:p w14:paraId="006507FD" w14:textId="2B985026" w:rsidR="00197181" w:rsidRDefault="00FD7EAF" w:rsidP="00FD7EAF">
      <w:pPr>
        <w:pStyle w:val="Caption"/>
        <w:rPr>
          <w:ins w:id="3543" w:author="Huyen Tran Thu" w:date="2025-04-28T19:38:00Z" w16du:dateUtc="2025-04-28T12:38:00Z"/>
        </w:rPr>
      </w:pPr>
      <w:bookmarkStart w:id="3544" w:name="_Toc196773786"/>
      <w:ins w:id="3545" w:author="Huyen Tran Thu" w:date="2025-04-28T22:45:00Z" w16du:dateUtc="2025-04-28T15:45:00Z">
        <w:r>
          <w:lastRenderedPageBreak/>
          <w:t xml:space="preserve">Bảng 1. </w:t>
        </w:r>
        <w:r>
          <w:fldChar w:fldCharType="begin"/>
        </w:r>
        <w:r>
          <w:instrText xml:space="preserve"> SEQ Bảng_1. \* ARABIC </w:instrText>
        </w:r>
      </w:ins>
      <w:r>
        <w:fldChar w:fldCharType="separate"/>
      </w:r>
      <w:ins w:id="3546" w:author="Huyen Tran Thu" w:date="2025-04-28T22:45:00Z" w16du:dateUtc="2025-04-28T15:45:00Z">
        <w:r>
          <w:rPr>
            <w:noProof/>
          </w:rPr>
          <w:t>5</w:t>
        </w:r>
        <w:r>
          <w:fldChar w:fldCharType="end"/>
        </w:r>
        <w:r>
          <w:t xml:space="preserve"> </w:t>
        </w:r>
      </w:ins>
      <w:ins w:id="3547" w:author="Huyen Tran Thu" w:date="2025-04-28T19:39:00Z" w16du:dateUtc="2025-04-28T12:39:00Z">
        <w:r w:rsidR="00197181" w:rsidRPr="006A3F26">
          <w:rPr>
            <w:spacing w:val="-4"/>
          </w:rPr>
          <w:t>Tổng lượng chất thải rắn được xử lý</w:t>
        </w:r>
        <w:r w:rsidR="00197181">
          <w:rPr>
            <w:spacing w:val="-4"/>
          </w:rPr>
          <w:t xml:space="preserve"> năm 2021 và 2022</w:t>
        </w:r>
      </w:ins>
      <w:bookmarkEnd w:id="35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0"/>
        <w:gridCol w:w="1222"/>
        <w:gridCol w:w="1415"/>
        <w:gridCol w:w="1560"/>
        <w:gridCol w:w="1702"/>
        <w:gridCol w:w="1292"/>
        <w:gridCol w:w="1111"/>
        <w:tblGridChange w:id="3548">
          <w:tblGrid>
            <w:gridCol w:w="760"/>
            <w:gridCol w:w="1222"/>
            <w:gridCol w:w="1415"/>
            <w:gridCol w:w="1560"/>
            <w:gridCol w:w="1702"/>
            <w:gridCol w:w="1292"/>
            <w:gridCol w:w="1111"/>
          </w:tblGrid>
        </w:tblGridChange>
      </w:tblGrid>
      <w:tr w:rsidR="008D5154" w:rsidRPr="008D5154" w14:paraId="669C1103" w14:textId="77777777" w:rsidTr="006A3F26">
        <w:trPr>
          <w:tblHeader/>
          <w:jc w:val="center"/>
          <w:ins w:id="3549" w:author="Huyen Tran Thu" w:date="2025-04-28T19:38:00Z"/>
        </w:trPr>
        <w:tc>
          <w:tcPr>
            <w:tcW w:w="419" w:type="pct"/>
            <w:vAlign w:val="center"/>
          </w:tcPr>
          <w:p w14:paraId="159038ED" w14:textId="77777777" w:rsidR="008D5154" w:rsidRPr="008D5154" w:rsidRDefault="008D5154" w:rsidP="008D5154">
            <w:pPr>
              <w:spacing w:before="100" w:after="100"/>
              <w:ind w:left="90"/>
              <w:jc w:val="center"/>
              <w:rPr>
                <w:ins w:id="3550" w:author="Huyen Tran Thu" w:date="2025-04-28T19:38:00Z" w16du:dateUtc="2025-04-28T12:38:00Z"/>
                <w:b/>
                <w:bCs/>
                <w:sz w:val="22"/>
              </w:rPr>
            </w:pPr>
            <w:ins w:id="3551" w:author="Huyen Tran Thu" w:date="2025-04-28T19:38:00Z" w16du:dateUtc="2025-04-28T12:38:00Z">
              <w:r w:rsidRPr="008D5154">
                <w:rPr>
                  <w:b/>
                  <w:bCs/>
                  <w:sz w:val="22"/>
                </w:rPr>
                <w:t>Năm</w:t>
              </w:r>
            </w:ins>
          </w:p>
        </w:tc>
        <w:tc>
          <w:tcPr>
            <w:tcW w:w="674" w:type="pct"/>
            <w:vAlign w:val="center"/>
          </w:tcPr>
          <w:p w14:paraId="58E4A0E1" w14:textId="77777777" w:rsidR="008D5154" w:rsidRPr="008D5154" w:rsidRDefault="008D5154" w:rsidP="008D5154">
            <w:pPr>
              <w:spacing w:before="100" w:after="100"/>
              <w:ind w:left="90"/>
              <w:jc w:val="center"/>
              <w:rPr>
                <w:ins w:id="3552" w:author="Huyen Tran Thu" w:date="2025-04-28T19:38:00Z" w16du:dateUtc="2025-04-28T12:38:00Z"/>
                <w:b/>
                <w:bCs/>
                <w:sz w:val="22"/>
              </w:rPr>
            </w:pPr>
            <w:ins w:id="3553" w:author="Huyen Tran Thu" w:date="2025-04-28T19:38:00Z" w16du:dateUtc="2025-04-28T12:38:00Z">
              <w:r w:rsidRPr="008D5154">
                <w:rPr>
                  <w:b/>
                  <w:bCs/>
                  <w:sz w:val="22"/>
                </w:rPr>
                <w:t>Tổng lượng chất thải được thu gom</w:t>
              </w:r>
            </w:ins>
          </w:p>
          <w:p w14:paraId="55FCCE33" w14:textId="77777777" w:rsidR="008D5154" w:rsidRPr="008D5154" w:rsidRDefault="008D5154" w:rsidP="008D5154">
            <w:pPr>
              <w:spacing w:before="100" w:after="100"/>
              <w:ind w:left="90"/>
              <w:jc w:val="center"/>
              <w:rPr>
                <w:ins w:id="3554" w:author="Huyen Tran Thu" w:date="2025-04-28T19:38:00Z" w16du:dateUtc="2025-04-28T12:38:00Z"/>
                <w:b/>
                <w:bCs/>
                <w:sz w:val="22"/>
              </w:rPr>
            </w:pPr>
            <w:ins w:id="3555" w:author="Huyen Tran Thu" w:date="2025-04-28T19:38:00Z" w16du:dateUtc="2025-04-28T12:38:00Z">
              <w:r w:rsidRPr="008D5154">
                <w:rPr>
                  <w:b/>
                  <w:bCs/>
                  <w:sz w:val="22"/>
                </w:rPr>
                <w:t>(tấn)</w:t>
              </w:r>
            </w:ins>
          </w:p>
        </w:tc>
        <w:tc>
          <w:tcPr>
            <w:tcW w:w="781" w:type="pct"/>
            <w:vAlign w:val="center"/>
          </w:tcPr>
          <w:p w14:paraId="5E7F5B09" w14:textId="77777777" w:rsidR="008D5154" w:rsidRPr="008D5154" w:rsidRDefault="008D5154" w:rsidP="008D5154">
            <w:pPr>
              <w:spacing w:before="100" w:after="100"/>
              <w:ind w:left="90"/>
              <w:jc w:val="center"/>
              <w:rPr>
                <w:ins w:id="3556" w:author="Huyen Tran Thu" w:date="2025-04-28T19:38:00Z" w16du:dateUtc="2025-04-28T12:38:00Z"/>
                <w:b/>
                <w:bCs/>
                <w:sz w:val="22"/>
              </w:rPr>
            </w:pPr>
            <w:ins w:id="3557" w:author="Huyen Tran Thu" w:date="2025-04-28T19:38:00Z" w16du:dateUtc="2025-04-28T12:38:00Z">
              <w:r w:rsidRPr="008D5154">
                <w:rPr>
                  <w:b/>
                  <w:bCs/>
                  <w:sz w:val="22"/>
                </w:rPr>
                <w:t xml:space="preserve">Tỷ lệ chất thải được thu gom, xử lý đạt tiêu chuẩn </w:t>
              </w:r>
            </w:ins>
          </w:p>
          <w:p w14:paraId="56D4404F" w14:textId="77777777" w:rsidR="008D5154" w:rsidRPr="008D5154" w:rsidRDefault="008D5154" w:rsidP="008D5154">
            <w:pPr>
              <w:spacing w:before="100" w:after="100"/>
              <w:ind w:left="91"/>
              <w:jc w:val="center"/>
              <w:rPr>
                <w:ins w:id="3558" w:author="Huyen Tran Thu" w:date="2025-04-28T19:38:00Z" w16du:dateUtc="2025-04-28T12:38:00Z"/>
                <w:b/>
                <w:bCs/>
                <w:sz w:val="22"/>
              </w:rPr>
            </w:pPr>
            <w:ins w:id="3559" w:author="Huyen Tran Thu" w:date="2025-04-28T19:38:00Z" w16du:dateUtc="2025-04-28T12:38:00Z">
              <w:r w:rsidRPr="008D5154">
                <w:rPr>
                  <w:b/>
                  <w:bCs/>
                  <w:sz w:val="22"/>
                </w:rPr>
                <w:t>(%)</w:t>
              </w:r>
            </w:ins>
          </w:p>
        </w:tc>
        <w:tc>
          <w:tcPr>
            <w:tcW w:w="861" w:type="pct"/>
          </w:tcPr>
          <w:p w14:paraId="27B400F3" w14:textId="77777777" w:rsidR="008D5154" w:rsidRPr="008D5154" w:rsidRDefault="008D5154" w:rsidP="008D5154">
            <w:pPr>
              <w:spacing w:before="100" w:after="100"/>
              <w:ind w:left="91"/>
              <w:jc w:val="center"/>
              <w:rPr>
                <w:ins w:id="3560" w:author="Huyen Tran Thu" w:date="2025-04-28T19:38:00Z" w16du:dateUtc="2025-04-28T12:38:00Z"/>
                <w:b/>
                <w:bCs/>
                <w:sz w:val="22"/>
              </w:rPr>
            </w:pPr>
            <w:ins w:id="3561" w:author="Huyen Tran Thu" w:date="2025-04-28T19:38:00Z" w16du:dateUtc="2025-04-28T12:38:00Z">
              <w:r w:rsidRPr="008D5154">
                <w:rPr>
                  <w:b/>
                  <w:bCs/>
                  <w:sz w:val="22"/>
                </w:rPr>
                <w:t>Tổng lượng chất thải được thu gom, xử lý đạt tiêu chuẩn</w:t>
              </w:r>
            </w:ins>
          </w:p>
          <w:p w14:paraId="3F95337C" w14:textId="77777777" w:rsidR="008D5154" w:rsidRPr="008D5154" w:rsidRDefault="008D5154" w:rsidP="008D5154">
            <w:pPr>
              <w:spacing w:before="100" w:after="100"/>
              <w:ind w:left="90"/>
              <w:jc w:val="center"/>
              <w:rPr>
                <w:ins w:id="3562" w:author="Huyen Tran Thu" w:date="2025-04-28T19:38:00Z" w16du:dateUtc="2025-04-28T12:38:00Z"/>
                <w:b/>
                <w:bCs/>
                <w:sz w:val="22"/>
              </w:rPr>
            </w:pPr>
            <w:ins w:id="3563" w:author="Huyen Tran Thu" w:date="2025-04-28T19:38:00Z" w16du:dateUtc="2025-04-28T12:38:00Z">
              <w:r w:rsidRPr="008D5154">
                <w:rPr>
                  <w:b/>
                  <w:bCs/>
                  <w:sz w:val="22"/>
                </w:rPr>
                <w:t>(tấn)</w:t>
              </w:r>
            </w:ins>
          </w:p>
        </w:tc>
        <w:tc>
          <w:tcPr>
            <w:tcW w:w="939" w:type="pct"/>
            <w:vAlign w:val="center"/>
          </w:tcPr>
          <w:p w14:paraId="0CE7DEEB" w14:textId="77777777" w:rsidR="008D5154" w:rsidRPr="008D5154" w:rsidRDefault="008D5154" w:rsidP="008D5154">
            <w:pPr>
              <w:spacing w:before="100" w:after="100"/>
              <w:ind w:left="90"/>
              <w:jc w:val="center"/>
              <w:rPr>
                <w:ins w:id="3564" w:author="Huyen Tran Thu" w:date="2025-04-28T19:42:00Z" w16du:dateUtc="2025-04-28T12:42:00Z"/>
                <w:b/>
                <w:bCs/>
                <w:sz w:val="22"/>
              </w:rPr>
            </w:pPr>
            <w:ins w:id="3565" w:author="Huyen Tran Thu" w:date="2025-04-28T19:42:00Z" w16du:dateUtc="2025-04-28T12:42:00Z">
              <w:r w:rsidRPr="008D5154">
                <w:rPr>
                  <w:b/>
                  <w:bCs/>
                  <w:sz w:val="22"/>
                </w:rPr>
                <w:t>Tổng lượng chất thải chôn lấp hợp vệ sinh</w:t>
              </w:r>
            </w:ins>
          </w:p>
          <w:p w14:paraId="3CA35AB4" w14:textId="365F926C" w:rsidR="008D5154" w:rsidRPr="008D5154" w:rsidRDefault="008D5154" w:rsidP="008D5154">
            <w:pPr>
              <w:spacing w:before="100" w:after="100"/>
              <w:ind w:left="90"/>
              <w:jc w:val="center"/>
              <w:rPr>
                <w:ins w:id="3566" w:author="Huyen Tran Thu" w:date="2025-04-28T19:38:00Z" w16du:dateUtc="2025-04-28T12:38:00Z"/>
                <w:b/>
                <w:bCs/>
                <w:sz w:val="22"/>
              </w:rPr>
            </w:pPr>
            <w:ins w:id="3567" w:author="Huyen Tran Thu" w:date="2025-04-28T19:42:00Z" w16du:dateUtc="2025-04-28T12:42:00Z">
              <w:r w:rsidRPr="008D5154">
                <w:rPr>
                  <w:b/>
                  <w:bCs/>
                  <w:sz w:val="22"/>
                </w:rPr>
                <w:t>(tấn)*</w:t>
              </w:r>
            </w:ins>
          </w:p>
        </w:tc>
        <w:tc>
          <w:tcPr>
            <w:tcW w:w="713" w:type="pct"/>
            <w:vAlign w:val="center"/>
          </w:tcPr>
          <w:p w14:paraId="3C0DF7DF" w14:textId="77777777" w:rsidR="008D5154" w:rsidRPr="008D5154" w:rsidRDefault="008D5154" w:rsidP="008D5154">
            <w:pPr>
              <w:spacing w:before="100" w:after="100"/>
              <w:ind w:left="90"/>
              <w:jc w:val="center"/>
              <w:rPr>
                <w:ins w:id="3568" w:author="Huyen Tran Thu" w:date="2025-04-28T19:42:00Z" w16du:dateUtc="2025-04-28T12:42:00Z"/>
                <w:b/>
                <w:bCs/>
                <w:sz w:val="22"/>
              </w:rPr>
            </w:pPr>
            <w:ins w:id="3569" w:author="Huyen Tran Thu" w:date="2025-04-28T19:42:00Z" w16du:dateUtc="2025-04-28T12:42:00Z">
              <w:r w:rsidRPr="008D5154">
                <w:rPr>
                  <w:b/>
                  <w:bCs/>
                  <w:sz w:val="22"/>
                </w:rPr>
                <w:t xml:space="preserve">Tổng lượng chất thải thiêu đốt </w:t>
              </w:r>
            </w:ins>
          </w:p>
          <w:p w14:paraId="3ADE3946" w14:textId="7EEAF31C" w:rsidR="008D5154" w:rsidRPr="008D5154" w:rsidRDefault="008D5154" w:rsidP="008D5154">
            <w:pPr>
              <w:spacing w:before="100" w:after="100"/>
              <w:ind w:left="90"/>
              <w:jc w:val="center"/>
              <w:rPr>
                <w:ins w:id="3570" w:author="Huyen Tran Thu" w:date="2025-04-28T19:38:00Z" w16du:dateUtc="2025-04-28T12:38:00Z"/>
                <w:b/>
                <w:bCs/>
                <w:sz w:val="22"/>
              </w:rPr>
            </w:pPr>
            <w:ins w:id="3571" w:author="Huyen Tran Thu" w:date="2025-04-28T19:42:00Z" w16du:dateUtc="2025-04-28T12:42:00Z">
              <w:r w:rsidRPr="008D5154">
                <w:rPr>
                  <w:b/>
                  <w:bCs/>
                  <w:sz w:val="22"/>
                </w:rPr>
                <w:t>(tấn)**</w:t>
              </w:r>
            </w:ins>
          </w:p>
        </w:tc>
        <w:tc>
          <w:tcPr>
            <w:tcW w:w="613" w:type="pct"/>
          </w:tcPr>
          <w:p w14:paraId="7BBEB8EE" w14:textId="77777777" w:rsidR="008D5154" w:rsidRPr="008D5154" w:rsidRDefault="008D5154" w:rsidP="008D5154">
            <w:pPr>
              <w:spacing w:before="100" w:after="100"/>
              <w:ind w:left="90"/>
              <w:jc w:val="center"/>
              <w:rPr>
                <w:ins w:id="3572" w:author="Huyen Tran Thu" w:date="2025-04-28T19:42:00Z" w16du:dateUtc="2025-04-28T12:42:00Z"/>
                <w:b/>
                <w:bCs/>
                <w:sz w:val="22"/>
              </w:rPr>
            </w:pPr>
            <w:ins w:id="3573" w:author="Huyen Tran Thu" w:date="2025-04-28T19:42:00Z" w16du:dateUtc="2025-04-28T12:42:00Z">
              <w:r w:rsidRPr="008D5154">
                <w:rPr>
                  <w:b/>
                  <w:bCs/>
                  <w:sz w:val="22"/>
                </w:rPr>
                <w:t>Tổng lượng chất thải xử lý sinh học</w:t>
              </w:r>
            </w:ins>
          </w:p>
          <w:p w14:paraId="38566CE3" w14:textId="5EC970AE" w:rsidR="008D5154" w:rsidRPr="008D5154" w:rsidDel="00DB39B6" w:rsidRDefault="008D5154" w:rsidP="008D5154">
            <w:pPr>
              <w:spacing w:before="100" w:after="100"/>
              <w:ind w:left="90"/>
              <w:jc w:val="center"/>
              <w:rPr>
                <w:ins w:id="3574" w:author="Huyen Tran Thu" w:date="2025-04-28T19:38:00Z" w16du:dateUtc="2025-04-28T12:38:00Z"/>
                <w:b/>
                <w:bCs/>
                <w:sz w:val="22"/>
              </w:rPr>
            </w:pPr>
            <w:ins w:id="3575" w:author="Huyen Tran Thu" w:date="2025-04-28T19:42:00Z" w16du:dateUtc="2025-04-28T12:42:00Z">
              <w:r w:rsidRPr="008D5154">
                <w:rPr>
                  <w:b/>
                  <w:bCs/>
                  <w:sz w:val="22"/>
                </w:rPr>
                <w:t>(tấn)***</w:t>
              </w:r>
            </w:ins>
          </w:p>
        </w:tc>
      </w:tr>
      <w:tr w:rsidR="008D5154" w:rsidRPr="008D5154" w14:paraId="0609F76D" w14:textId="77777777" w:rsidTr="00AA098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Change w:id="3576" w:author="Huyen Tran Thu" w:date="2025-04-28T19:47:00Z" w16du:dateUtc="2025-04-28T12:47:00Z">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
          </w:tblPrExChange>
        </w:tblPrEx>
        <w:trPr>
          <w:jc w:val="center"/>
          <w:ins w:id="3577" w:author="Huyen Tran Thu" w:date="2025-04-28T19:38:00Z"/>
          <w:trPrChange w:id="3578" w:author="Huyen Tran Thu" w:date="2025-04-28T19:47:00Z" w16du:dateUtc="2025-04-28T12:47:00Z">
            <w:trPr>
              <w:jc w:val="center"/>
            </w:trPr>
          </w:trPrChange>
        </w:trPr>
        <w:tc>
          <w:tcPr>
            <w:tcW w:w="419" w:type="pct"/>
            <w:vAlign w:val="center"/>
            <w:tcPrChange w:id="3579" w:author="Huyen Tran Thu" w:date="2025-04-28T19:47:00Z" w16du:dateUtc="2025-04-28T12:47:00Z">
              <w:tcPr>
                <w:tcW w:w="419" w:type="pct"/>
                <w:vAlign w:val="center"/>
              </w:tcPr>
            </w:tcPrChange>
          </w:tcPr>
          <w:p w14:paraId="7FCE804A" w14:textId="19E7FE04" w:rsidR="008D5154" w:rsidRPr="008D5154" w:rsidRDefault="008D5154" w:rsidP="008D5154">
            <w:pPr>
              <w:spacing w:before="100" w:after="100"/>
              <w:jc w:val="center"/>
              <w:rPr>
                <w:ins w:id="3580" w:author="Huyen Tran Thu" w:date="2025-04-28T19:38:00Z" w16du:dateUtc="2025-04-28T12:38:00Z"/>
                <w:sz w:val="22"/>
              </w:rPr>
            </w:pPr>
            <w:ins w:id="3581" w:author="Huyen Tran Thu" w:date="2025-04-28T19:38:00Z" w16du:dateUtc="2025-04-28T12:38:00Z">
              <w:r w:rsidRPr="008D5154">
                <w:rPr>
                  <w:sz w:val="22"/>
                </w:rPr>
                <w:t>20</w:t>
              </w:r>
            </w:ins>
            <w:ins w:id="3582" w:author="Huyen Tran Thu" w:date="2025-04-28T19:39:00Z" w16du:dateUtc="2025-04-28T12:39:00Z">
              <w:r w:rsidRPr="008D5154">
                <w:rPr>
                  <w:sz w:val="22"/>
                </w:rPr>
                <w:t>21</w:t>
              </w:r>
            </w:ins>
          </w:p>
        </w:tc>
        <w:tc>
          <w:tcPr>
            <w:tcW w:w="674" w:type="pct"/>
            <w:vAlign w:val="bottom"/>
            <w:tcPrChange w:id="3583" w:author="Huyen Tran Thu" w:date="2025-04-28T19:47:00Z" w16du:dateUtc="2025-04-28T12:47:00Z">
              <w:tcPr>
                <w:tcW w:w="674" w:type="pct"/>
                <w:vAlign w:val="bottom"/>
              </w:tcPr>
            </w:tcPrChange>
          </w:tcPr>
          <w:p w14:paraId="301C9C7B" w14:textId="66B5D567" w:rsidR="008D5154" w:rsidRPr="008D5154" w:rsidRDefault="008D5154" w:rsidP="008D5154">
            <w:pPr>
              <w:spacing w:before="100" w:after="100"/>
              <w:jc w:val="center"/>
              <w:rPr>
                <w:ins w:id="3584" w:author="Huyen Tran Thu" w:date="2025-04-28T19:38:00Z" w16du:dateUtc="2025-04-28T12:38:00Z"/>
                <w:sz w:val="22"/>
              </w:rPr>
            </w:pPr>
            <w:ins w:id="3585" w:author="Huyen Tran Thu" w:date="2025-04-28T19:40:00Z" w16du:dateUtc="2025-04-28T12:40:00Z">
              <w:r w:rsidRPr="008D5154">
                <w:rPr>
                  <w:sz w:val="22"/>
                  <w:rPrChange w:id="3586" w:author="Huyen Tran Thu" w:date="2025-04-28T19:48:00Z" w16du:dateUtc="2025-04-28T12:48:00Z">
                    <w:rPr>
                      <w:rFonts w:ascii="Arial" w:hAnsi="Arial" w:cs="Arial"/>
                      <w:sz w:val="20"/>
                      <w:szCs w:val="20"/>
                    </w:rPr>
                  </w:rPrChange>
                </w:rPr>
                <w:t xml:space="preserve">13.531.366 </w:t>
              </w:r>
            </w:ins>
          </w:p>
        </w:tc>
        <w:tc>
          <w:tcPr>
            <w:tcW w:w="781" w:type="pct"/>
            <w:tcPrChange w:id="3587" w:author="Huyen Tran Thu" w:date="2025-04-28T19:47:00Z" w16du:dateUtc="2025-04-28T12:47:00Z">
              <w:tcPr>
                <w:tcW w:w="781" w:type="pct"/>
                <w:vAlign w:val="bottom"/>
              </w:tcPr>
            </w:tcPrChange>
          </w:tcPr>
          <w:p w14:paraId="54ABEF6D" w14:textId="3FDB85A9" w:rsidR="008D5154" w:rsidRPr="008D5154" w:rsidRDefault="008D5154" w:rsidP="008D5154">
            <w:pPr>
              <w:spacing w:before="100" w:after="100"/>
              <w:jc w:val="center"/>
              <w:rPr>
                <w:ins w:id="3588" w:author="Huyen Tran Thu" w:date="2025-04-28T19:38:00Z" w16du:dateUtc="2025-04-28T12:38:00Z"/>
                <w:sz w:val="22"/>
              </w:rPr>
            </w:pPr>
            <w:ins w:id="3589" w:author="Huyen Tran Thu" w:date="2025-04-28T19:47:00Z" w16du:dateUtc="2025-04-28T12:47:00Z">
              <w:r w:rsidRPr="008D5154">
                <w:rPr>
                  <w:sz w:val="22"/>
                </w:rPr>
                <w:t>81,0%</w:t>
              </w:r>
            </w:ins>
          </w:p>
        </w:tc>
        <w:tc>
          <w:tcPr>
            <w:tcW w:w="861" w:type="pct"/>
            <w:vAlign w:val="bottom"/>
            <w:tcPrChange w:id="3590" w:author="Huyen Tran Thu" w:date="2025-04-28T19:47:00Z" w16du:dateUtc="2025-04-28T12:47:00Z">
              <w:tcPr>
                <w:tcW w:w="861" w:type="pct"/>
                <w:vAlign w:val="bottom"/>
              </w:tcPr>
            </w:tcPrChange>
          </w:tcPr>
          <w:p w14:paraId="630D1325" w14:textId="6A6107F1" w:rsidR="008D5154" w:rsidRPr="008D5154" w:rsidRDefault="008D5154" w:rsidP="008D5154">
            <w:pPr>
              <w:spacing w:before="100" w:after="100"/>
              <w:jc w:val="center"/>
              <w:rPr>
                <w:ins w:id="3591" w:author="Huyen Tran Thu" w:date="2025-04-28T19:38:00Z" w16du:dateUtc="2025-04-28T12:38:00Z"/>
                <w:sz w:val="22"/>
              </w:rPr>
            </w:pPr>
            <w:ins w:id="3592" w:author="Huyen Tran Thu" w:date="2025-04-28T19:47:00Z" w16du:dateUtc="2025-04-28T12:47:00Z">
              <w:r w:rsidRPr="008D5154">
                <w:rPr>
                  <w:sz w:val="22"/>
                  <w:rPrChange w:id="3593" w:author="Huyen Tran Thu" w:date="2025-04-28T19:48:00Z" w16du:dateUtc="2025-04-28T12:48:00Z">
                    <w:rPr>
                      <w:rFonts w:ascii="Arial" w:hAnsi="Arial" w:cs="Arial"/>
                      <w:color w:val="FF0000"/>
                      <w:sz w:val="20"/>
                      <w:szCs w:val="20"/>
                    </w:rPr>
                  </w:rPrChange>
                </w:rPr>
                <w:t xml:space="preserve">10.962.353 </w:t>
              </w:r>
            </w:ins>
          </w:p>
        </w:tc>
        <w:tc>
          <w:tcPr>
            <w:tcW w:w="939" w:type="pct"/>
            <w:vAlign w:val="bottom"/>
            <w:tcPrChange w:id="3594" w:author="Huyen Tran Thu" w:date="2025-04-28T19:47:00Z" w16du:dateUtc="2025-04-28T12:47:00Z">
              <w:tcPr>
                <w:tcW w:w="939" w:type="pct"/>
                <w:vAlign w:val="bottom"/>
              </w:tcPr>
            </w:tcPrChange>
          </w:tcPr>
          <w:p w14:paraId="07A45786" w14:textId="6E9B3E77" w:rsidR="008D5154" w:rsidRPr="008D5154" w:rsidRDefault="008D5154" w:rsidP="008D5154">
            <w:pPr>
              <w:spacing w:before="100" w:after="100"/>
              <w:jc w:val="center"/>
              <w:rPr>
                <w:ins w:id="3595" w:author="Huyen Tran Thu" w:date="2025-04-28T19:38:00Z" w16du:dateUtc="2025-04-28T12:38:00Z"/>
                <w:sz w:val="22"/>
              </w:rPr>
            </w:pPr>
            <w:ins w:id="3596" w:author="Huyen Tran Thu" w:date="2025-04-28T19:40:00Z" w16du:dateUtc="2025-04-28T12:40:00Z">
              <w:r w:rsidRPr="008D5154">
                <w:rPr>
                  <w:sz w:val="22"/>
                  <w:rPrChange w:id="3597" w:author="Huyen Tran Thu" w:date="2025-04-28T19:48:00Z" w16du:dateUtc="2025-04-28T12:48:00Z">
                    <w:rPr>
                      <w:rFonts w:ascii="Arial" w:hAnsi="Arial" w:cs="Arial"/>
                      <w:sz w:val="20"/>
                      <w:szCs w:val="20"/>
                    </w:rPr>
                  </w:rPrChange>
                </w:rPr>
                <w:t xml:space="preserve">6.618.936 </w:t>
              </w:r>
            </w:ins>
          </w:p>
        </w:tc>
        <w:tc>
          <w:tcPr>
            <w:tcW w:w="713" w:type="pct"/>
            <w:vAlign w:val="bottom"/>
            <w:tcPrChange w:id="3598" w:author="Huyen Tran Thu" w:date="2025-04-28T19:47:00Z" w16du:dateUtc="2025-04-28T12:47:00Z">
              <w:tcPr>
                <w:tcW w:w="713" w:type="pct"/>
                <w:vAlign w:val="bottom"/>
              </w:tcPr>
            </w:tcPrChange>
          </w:tcPr>
          <w:p w14:paraId="46BE646E" w14:textId="114CA915" w:rsidR="008D5154" w:rsidRPr="008D5154" w:rsidRDefault="008D5154" w:rsidP="008D5154">
            <w:pPr>
              <w:spacing w:before="100" w:after="100"/>
              <w:jc w:val="center"/>
              <w:rPr>
                <w:ins w:id="3599" w:author="Huyen Tran Thu" w:date="2025-04-28T19:38:00Z" w16du:dateUtc="2025-04-28T12:38:00Z"/>
                <w:sz w:val="22"/>
              </w:rPr>
            </w:pPr>
            <w:ins w:id="3600" w:author="Huyen Tran Thu" w:date="2025-04-28T19:44:00Z" w16du:dateUtc="2025-04-28T12:44:00Z">
              <w:r w:rsidRPr="008D5154">
                <w:rPr>
                  <w:sz w:val="22"/>
                  <w:rPrChange w:id="3601" w:author="Huyen Tran Thu" w:date="2025-04-28T19:48:00Z" w16du:dateUtc="2025-04-28T12:48:00Z">
                    <w:rPr>
                      <w:rFonts w:ascii="Arial" w:hAnsi="Arial" w:cs="Arial"/>
                      <w:sz w:val="20"/>
                      <w:szCs w:val="20"/>
                    </w:rPr>
                  </w:rPrChange>
                </w:rPr>
                <w:t xml:space="preserve">1.529.628 </w:t>
              </w:r>
            </w:ins>
          </w:p>
        </w:tc>
        <w:tc>
          <w:tcPr>
            <w:tcW w:w="613" w:type="pct"/>
            <w:vAlign w:val="bottom"/>
            <w:tcPrChange w:id="3602" w:author="Huyen Tran Thu" w:date="2025-04-28T19:47:00Z" w16du:dateUtc="2025-04-28T12:47:00Z">
              <w:tcPr>
                <w:tcW w:w="613" w:type="pct"/>
                <w:vAlign w:val="bottom"/>
              </w:tcPr>
            </w:tcPrChange>
          </w:tcPr>
          <w:p w14:paraId="111FA502" w14:textId="396019FC" w:rsidR="008D5154" w:rsidRPr="008D5154" w:rsidRDefault="008D5154" w:rsidP="008D5154">
            <w:pPr>
              <w:spacing w:before="100" w:after="100"/>
              <w:jc w:val="center"/>
              <w:rPr>
                <w:ins w:id="3603" w:author="Huyen Tran Thu" w:date="2025-04-28T19:38:00Z" w16du:dateUtc="2025-04-28T12:38:00Z"/>
                <w:sz w:val="22"/>
              </w:rPr>
            </w:pPr>
            <w:ins w:id="3604" w:author="Huyen Tran Thu" w:date="2025-04-28T19:41:00Z" w16du:dateUtc="2025-04-28T12:41:00Z">
              <w:r w:rsidRPr="008D5154">
                <w:rPr>
                  <w:sz w:val="22"/>
                  <w:rPrChange w:id="3605" w:author="Huyen Tran Thu" w:date="2025-04-28T19:48:00Z" w16du:dateUtc="2025-04-28T12:48:00Z">
                    <w:rPr>
                      <w:rFonts w:ascii="Arial" w:hAnsi="Arial" w:cs="Arial"/>
                      <w:sz w:val="20"/>
                      <w:szCs w:val="20"/>
                    </w:rPr>
                  </w:rPrChange>
                </w:rPr>
                <w:t xml:space="preserve">2.813.789 </w:t>
              </w:r>
            </w:ins>
          </w:p>
        </w:tc>
      </w:tr>
      <w:tr w:rsidR="008D5154" w:rsidRPr="008D5154" w14:paraId="2B01D76C" w14:textId="77777777" w:rsidTr="00AA098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Change w:id="3606" w:author="Huyen Tran Thu" w:date="2025-04-28T19:47:00Z" w16du:dateUtc="2025-04-28T12:47:00Z">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
          </w:tblPrExChange>
        </w:tblPrEx>
        <w:trPr>
          <w:jc w:val="center"/>
          <w:ins w:id="3607" w:author="Huyen Tran Thu" w:date="2025-04-28T19:38:00Z"/>
          <w:trPrChange w:id="3608" w:author="Huyen Tran Thu" w:date="2025-04-28T19:47:00Z" w16du:dateUtc="2025-04-28T12:47:00Z">
            <w:trPr>
              <w:jc w:val="center"/>
            </w:trPr>
          </w:trPrChange>
        </w:trPr>
        <w:tc>
          <w:tcPr>
            <w:tcW w:w="419" w:type="pct"/>
            <w:vAlign w:val="center"/>
            <w:tcPrChange w:id="3609" w:author="Huyen Tran Thu" w:date="2025-04-28T19:47:00Z" w16du:dateUtc="2025-04-28T12:47:00Z">
              <w:tcPr>
                <w:tcW w:w="419" w:type="pct"/>
                <w:vAlign w:val="center"/>
              </w:tcPr>
            </w:tcPrChange>
          </w:tcPr>
          <w:p w14:paraId="4765BED4" w14:textId="1D264038" w:rsidR="008D5154" w:rsidRPr="008D5154" w:rsidRDefault="008D5154" w:rsidP="008D5154">
            <w:pPr>
              <w:spacing w:before="100" w:after="100"/>
              <w:jc w:val="center"/>
              <w:rPr>
                <w:ins w:id="3610" w:author="Huyen Tran Thu" w:date="2025-04-28T19:38:00Z" w16du:dateUtc="2025-04-28T12:38:00Z"/>
                <w:sz w:val="22"/>
              </w:rPr>
            </w:pPr>
            <w:ins w:id="3611" w:author="Huyen Tran Thu" w:date="2025-04-28T19:38:00Z" w16du:dateUtc="2025-04-28T12:38:00Z">
              <w:r w:rsidRPr="008D5154">
                <w:rPr>
                  <w:sz w:val="22"/>
                </w:rPr>
                <w:t>202</w:t>
              </w:r>
            </w:ins>
            <w:ins w:id="3612" w:author="Huyen Tran Thu" w:date="2025-04-28T19:39:00Z" w16du:dateUtc="2025-04-28T12:39:00Z">
              <w:r w:rsidRPr="008D5154">
                <w:rPr>
                  <w:sz w:val="22"/>
                </w:rPr>
                <w:t>2</w:t>
              </w:r>
            </w:ins>
            <w:ins w:id="3613" w:author="Huyen Tran Thu" w:date="2025-04-28T19:38:00Z" w16du:dateUtc="2025-04-28T12:38:00Z">
              <w:r w:rsidRPr="008D5154">
                <w:rPr>
                  <w:sz w:val="22"/>
                </w:rPr>
                <w:t xml:space="preserve"> </w:t>
              </w:r>
            </w:ins>
          </w:p>
        </w:tc>
        <w:tc>
          <w:tcPr>
            <w:tcW w:w="674" w:type="pct"/>
            <w:vAlign w:val="bottom"/>
            <w:tcPrChange w:id="3614" w:author="Huyen Tran Thu" w:date="2025-04-28T19:47:00Z" w16du:dateUtc="2025-04-28T12:47:00Z">
              <w:tcPr>
                <w:tcW w:w="674" w:type="pct"/>
                <w:vAlign w:val="bottom"/>
              </w:tcPr>
            </w:tcPrChange>
          </w:tcPr>
          <w:p w14:paraId="2556A7A1" w14:textId="68C8AE3A" w:rsidR="008D5154" w:rsidRPr="008D5154" w:rsidRDefault="008D5154" w:rsidP="008D5154">
            <w:pPr>
              <w:spacing w:before="100" w:after="100"/>
              <w:jc w:val="center"/>
              <w:rPr>
                <w:ins w:id="3615" w:author="Huyen Tran Thu" w:date="2025-04-28T19:38:00Z" w16du:dateUtc="2025-04-28T12:38:00Z"/>
                <w:sz w:val="22"/>
              </w:rPr>
            </w:pPr>
            <w:ins w:id="3616" w:author="Huyen Tran Thu" w:date="2025-04-28T19:40:00Z" w16du:dateUtc="2025-04-28T12:40:00Z">
              <w:r w:rsidRPr="008D5154">
                <w:rPr>
                  <w:sz w:val="22"/>
                  <w:rPrChange w:id="3617" w:author="Huyen Tran Thu" w:date="2025-04-28T19:48:00Z" w16du:dateUtc="2025-04-28T12:48:00Z">
                    <w:rPr>
                      <w:rFonts w:ascii="Arial" w:hAnsi="Arial" w:cs="Arial"/>
                      <w:sz w:val="20"/>
                      <w:szCs w:val="20"/>
                    </w:rPr>
                  </w:rPrChange>
                </w:rPr>
                <w:t xml:space="preserve">13.081.154 </w:t>
              </w:r>
            </w:ins>
          </w:p>
        </w:tc>
        <w:tc>
          <w:tcPr>
            <w:tcW w:w="781" w:type="pct"/>
            <w:tcPrChange w:id="3618" w:author="Huyen Tran Thu" w:date="2025-04-28T19:47:00Z" w16du:dateUtc="2025-04-28T12:47:00Z">
              <w:tcPr>
                <w:tcW w:w="781" w:type="pct"/>
                <w:vAlign w:val="bottom"/>
              </w:tcPr>
            </w:tcPrChange>
          </w:tcPr>
          <w:p w14:paraId="08699273" w14:textId="63A37EAE" w:rsidR="008D5154" w:rsidRPr="008D5154" w:rsidRDefault="008D5154" w:rsidP="008D5154">
            <w:pPr>
              <w:spacing w:before="100" w:after="100"/>
              <w:jc w:val="center"/>
              <w:rPr>
                <w:ins w:id="3619" w:author="Huyen Tran Thu" w:date="2025-04-28T19:38:00Z" w16du:dateUtc="2025-04-28T12:38:00Z"/>
                <w:sz w:val="22"/>
              </w:rPr>
            </w:pPr>
            <w:ins w:id="3620" w:author="Huyen Tran Thu" w:date="2025-04-28T19:47:00Z" w16du:dateUtc="2025-04-28T12:47:00Z">
              <w:r w:rsidRPr="008D5154">
                <w:rPr>
                  <w:sz w:val="22"/>
                </w:rPr>
                <w:t>81,0%</w:t>
              </w:r>
            </w:ins>
          </w:p>
        </w:tc>
        <w:tc>
          <w:tcPr>
            <w:tcW w:w="861" w:type="pct"/>
            <w:vAlign w:val="bottom"/>
            <w:tcPrChange w:id="3621" w:author="Huyen Tran Thu" w:date="2025-04-28T19:47:00Z" w16du:dateUtc="2025-04-28T12:47:00Z">
              <w:tcPr>
                <w:tcW w:w="861" w:type="pct"/>
                <w:vAlign w:val="bottom"/>
              </w:tcPr>
            </w:tcPrChange>
          </w:tcPr>
          <w:p w14:paraId="5523F9C7" w14:textId="277A9439" w:rsidR="008D5154" w:rsidRPr="008D5154" w:rsidRDefault="008D5154" w:rsidP="008D5154">
            <w:pPr>
              <w:spacing w:before="100" w:after="100"/>
              <w:jc w:val="center"/>
              <w:rPr>
                <w:ins w:id="3622" w:author="Huyen Tran Thu" w:date="2025-04-28T19:38:00Z" w16du:dateUtc="2025-04-28T12:38:00Z"/>
                <w:sz w:val="22"/>
              </w:rPr>
            </w:pPr>
            <w:ins w:id="3623" w:author="Huyen Tran Thu" w:date="2025-04-28T19:47:00Z" w16du:dateUtc="2025-04-28T12:47:00Z">
              <w:r w:rsidRPr="008D5154">
                <w:rPr>
                  <w:sz w:val="22"/>
                  <w:rPrChange w:id="3624" w:author="Huyen Tran Thu" w:date="2025-04-28T19:48:00Z" w16du:dateUtc="2025-04-28T12:48:00Z">
                    <w:rPr>
                      <w:rFonts w:ascii="Arial" w:hAnsi="Arial" w:cs="Arial"/>
                      <w:color w:val="FF0000"/>
                      <w:sz w:val="20"/>
                      <w:szCs w:val="20"/>
                    </w:rPr>
                  </w:rPrChange>
                </w:rPr>
                <w:t xml:space="preserve">10.597.617 </w:t>
              </w:r>
            </w:ins>
          </w:p>
        </w:tc>
        <w:tc>
          <w:tcPr>
            <w:tcW w:w="939" w:type="pct"/>
            <w:vAlign w:val="bottom"/>
            <w:tcPrChange w:id="3625" w:author="Huyen Tran Thu" w:date="2025-04-28T19:47:00Z" w16du:dateUtc="2025-04-28T12:47:00Z">
              <w:tcPr>
                <w:tcW w:w="939" w:type="pct"/>
                <w:vAlign w:val="bottom"/>
              </w:tcPr>
            </w:tcPrChange>
          </w:tcPr>
          <w:p w14:paraId="60322361" w14:textId="54B84BFF" w:rsidR="008D5154" w:rsidRPr="008D5154" w:rsidRDefault="008D5154" w:rsidP="008D5154">
            <w:pPr>
              <w:spacing w:before="100" w:after="100"/>
              <w:jc w:val="center"/>
              <w:rPr>
                <w:ins w:id="3626" w:author="Huyen Tran Thu" w:date="2025-04-28T19:38:00Z" w16du:dateUtc="2025-04-28T12:38:00Z"/>
                <w:sz w:val="22"/>
              </w:rPr>
            </w:pPr>
            <w:ins w:id="3627" w:author="Huyen Tran Thu" w:date="2025-04-28T19:40:00Z" w16du:dateUtc="2025-04-28T12:40:00Z">
              <w:r w:rsidRPr="008D5154">
                <w:rPr>
                  <w:sz w:val="22"/>
                  <w:rPrChange w:id="3628" w:author="Huyen Tran Thu" w:date="2025-04-28T19:48:00Z" w16du:dateUtc="2025-04-28T12:48:00Z">
                    <w:rPr>
                      <w:rFonts w:ascii="Arial" w:hAnsi="Arial" w:cs="Arial"/>
                      <w:sz w:val="20"/>
                      <w:szCs w:val="20"/>
                    </w:rPr>
                  </w:rPrChange>
                </w:rPr>
                <w:t xml:space="preserve">6.305.093 </w:t>
              </w:r>
            </w:ins>
          </w:p>
        </w:tc>
        <w:tc>
          <w:tcPr>
            <w:tcW w:w="713" w:type="pct"/>
            <w:vAlign w:val="bottom"/>
            <w:tcPrChange w:id="3629" w:author="Huyen Tran Thu" w:date="2025-04-28T19:47:00Z" w16du:dateUtc="2025-04-28T12:47:00Z">
              <w:tcPr>
                <w:tcW w:w="713" w:type="pct"/>
                <w:vAlign w:val="bottom"/>
              </w:tcPr>
            </w:tcPrChange>
          </w:tcPr>
          <w:p w14:paraId="7E842324" w14:textId="10E14DC2" w:rsidR="008D5154" w:rsidRPr="008D5154" w:rsidRDefault="008D5154" w:rsidP="008D5154">
            <w:pPr>
              <w:spacing w:before="100" w:after="100"/>
              <w:jc w:val="center"/>
              <w:rPr>
                <w:ins w:id="3630" w:author="Huyen Tran Thu" w:date="2025-04-28T19:38:00Z" w16du:dateUtc="2025-04-28T12:38:00Z"/>
                <w:sz w:val="22"/>
              </w:rPr>
            </w:pPr>
            <w:ins w:id="3631" w:author="Huyen Tran Thu" w:date="2025-04-28T19:44:00Z" w16du:dateUtc="2025-04-28T12:44:00Z">
              <w:r w:rsidRPr="008D5154">
                <w:rPr>
                  <w:sz w:val="22"/>
                  <w:rPrChange w:id="3632" w:author="Huyen Tran Thu" w:date="2025-04-28T19:48:00Z" w16du:dateUtc="2025-04-28T12:48:00Z">
                    <w:rPr>
                      <w:rFonts w:ascii="Arial" w:hAnsi="Arial" w:cs="Arial"/>
                      <w:sz w:val="20"/>
                      <w:szCs w:val="20"/>
                    </w:rPr>
                  </w:rPrChange>
                </w:rPr>
                <w:t xml:space="preserve">1.478.735 </w:t>
              </w:r>
            </w:ins>
          </w:p>
        </w:tc>
        <w:tc>
          <w:tcPr>
            <w:tcW w:w="613" w:type="pct"/>
            <w:vAlign w:val="bottom"/>
            <w:tcPrChange w:id="3633" w:author="Huyen Tran Thu" w:date="2025-04-28T19:47:00Z" w16du:dateUtc="2025-04-28T12:47:00Z">
              <w:tcPr>
                <w:tcW w:w="613" w:type="pct"/>
                <w:vAlign w:val="bottom"/>
              </w:tcPr>
            </w:tcPrChange>
          </w:tcPr>
          <w:p w14:paraId="2E45134A" w14:textId="36D198FC" w:rsidR="008D5154" w:rsidRPr="008D5154" w:rsidRDefault="008D5154" w:rsidP="008D5154">
            <w:pPr>
              <w:spacing w:before="100" w:after="100"/>
              <w:jc w:val="center"/>
              <w:rPr>
                <w:ins w:id="3634" w:author="Huyen Tran Thu" w:date="2025-04-28T19:38:00Z" w16du:dateUtc="2025-04-28T12:38:00Z"/>
                <w:sz w:val="22"/>
              </w:rPr>
            </w:pPr>
            <w:ins w:id="3635" w:author="Huyen Tran Thu" w:date="2025-04-28T19:41:00Z" w16du:dateUtc="2025-04-28T12:41:00Z">
              <w:r w:rsidRPr="008D5154">
                <w:rPr>
                  <w:sz w:val="22"/>
                  <w:rPrChange w:id="3636" w:author="Huyen Tran Thu" w:date="2025-04-28T19:48:00Z" w16du:dateUtc="2025-04-28T12:48:00Z">
                    <w:rPr>
                      <w:rFonts w:ascii="Arial" w:hAnsi="Arial" w:cs="Arial"/>
                      <w:sz w:val="20"/>
                      <w:szCs w:val="20"/>
                    </w:rPr>
                  </w:rPrChange>
                </w:rPr>
                <w:t xml:space="preserve">2.813.789 </w:t>
              </w:r>
            </w:ins>
          </w:p>
        </w:tc>
      </w:tr>
    </w:tbl>
    <w:p w14:paraId="2700CF74" w14:textId="77777777" w:rsidR="008D5154" w:rsidRDefault="008D5154" w:rsidP="008D5154">
      <w:pPr>
        <w:spacing w:before="0" w:after="0" w:line="240" w:lineRule="auto"/>
        <w:ind w:firstLine="720"/>
        <w:jc w:val="right"/>
        <w:rPr>
          <w:ins w:id="3637" w:author="Huyen Tran Thu" w:date="2025-04-28T19:42:00Z" w16du:dateUtc="2025-04-28T12:42:00Z"/>
          <w:i/>
          <w:iCs/>
          <w:sz w:val="22"/>
        </w:rPr>
      </w:pPr>
      <w:ins w:id="3638" w:author="Huyen Tran Thu" w:date="2025-04-28T19:42:00Z" w16du:dateUtc="2025-04-28T12:42:00Z">
        <w:r w:rsidRPr="006A3F26">
          <w:rPr>
            <w:i/>
            <w:iCs/>
            <w:sz w:val="22"/>
          </w:rPr>
          <w:t>Ghi chú:</w:t>
        </w:r>
        <w:r>
          <w:rPr>
            <w:i/>
            <w:iCs/>
            <w:sz w:val="22"/>
          </w:rPr>
          <w:t xml:space="preserve"> (*) Tổng lượng chất thải chôn lấp hợp vệ sinh bằng Tổng lượng chất thải được thu gom, xử lý đạt tiêu chuẩn trừ đi Tổng lượng chất thải thiêu đốt và Tổng lượng chất thải xử lý bằng phương pháp sinh học. </w:t>
        </w:r>
      </w:ins>
    </w:p>
    <w:p w14:paraId="65235AD2" w14:textId="77777777" w:rsidR="008D5154" w:rsidRDefault="008D5154" w:rsidP="008D5154">
      <w:pPr>
        <w:spacing w:before="0" w:after="0" w:line="240" w:lineRule="auto"/>
        <w:ind w:firstLine="720"/>
        <w:jc w:val="right"/>
        <w:rPr>
          <w:ins w:id="3639" w:author="Huyen Tran Thu" w:date="2025-04-28T19:42:00Z" w16du:dateUtc="2025-04-28T12:42:00Z"/>
          <w:i/>
          <w:iCs/>
          <w:sz w:val="22"/>
        </w:rPr>
      </w:pPr>
      <w:ins w:id="3640" w:author="Huyen Tran Thu" w:date="2025-04-28T19:42:00Z" w16du:dateUtc="2025-04-28T12:42:00Z">
        <w:r>
          <w:rPr>
            <w:i/>
            <w:iCs/>
            <w:sz w:val="22"/>
          </w:rPr>
          <w:t>(**) Tổng lượng chất thải thiêu đốt: Xem chi tiết ở Mục 1.2.3</w:t>
        </w:r>
      </w:ins>
    </w:p>
    <w:p w14:paraId="186027A6" w14:textId="77777777" w:rsidR="008D5154" w:rsidRPr="006A3F26" w:rsidRDefault="008D5154" w:rsidP="008D5154">
      <w:pPr>
        <w:spacing w:before="0" w:after="0" w:line="240" w:lineRule="auto"/>
        <w:ind w:firstLine="720"/>
        <w:jc w:val="right"/>
        <w:rPr>
          <w:ins w:id="3641" w:author="Huyen Tran Thu" w:date="2025-04-28T19:42:00Z" w16du:dateUtc="2025-04-28T12:42:00Z"/>
          <w:i/>
          <w:iCs/>
          <w:sz w:val="22"/>
        </w:rPr>
      </w:pPr>
      <w:ins w:id="3642" w:author="Huyen Tran Thu" w:date="2025-04-28T19:42:00Z" w16du:dateUtc="2025-04-28T12:42:00Z">
        <w:r>
          <w:rPr>
            <w:i/>
            <w:iCs/>
            <w:sz w:val="22"/>
          </w:rPr>
          <w:t>(***) Tổng lượng chất thải xử lý sinh học: Xem chi tiết ở Mục 1.2.2</w:t>
        </w:r>
        <w:r w:rsidRPr="006A3F26">
          <w:rPr>
            <w:i/>
            <w:iCs/>
            <w:sz w:val="22"/>
          </w:rPr>
          <w:t xml:space="preserve">  </w:t>
        </w:r>
      </w:ins>
    </w:p>
    <w:p w14:paraId="7C864116" w14:textId="1595CCE7" w:rsidR="008F0616" w:rsidRDefault="008F0616" w:rsidP="008F0616">
      <w:pPr>
        <w:ind w:firstLine="709"/>
        <w:rPr>
          <w:ins w:id="3643" w:author="Thu Huyen Tran" w:date="2023-12-05T20:47:00Z"/>
          <w:b/>
          <w:bCs/>
          <w:szCs w:val="26"/>
          <w:lang w:val="en-US"/>
        </w:rPr>
      </w:pPr>
      <w:ins w:id="3644" w:author="Thu Huyen Tran" w:date="2023-12-05T20:47:00Z">
        <w:r w:rsidRPr="00760E09">
          <w:rPr>
            <w:b/>
            <w:bCs/>
            <w:szCs w:val="26"/>
            <w:lang w:val="en-US"/>
          </w:rPr>
          <w:t>ii. Ước tính tổng lượng chất thải rắn chôn lấp lộ thiên</w:t>
        </w:r>
        <w:r>
          <w:rPr>
            <w:b/>
            <w:bCs/>
            <w:szCs w:val="26"/>
            <w:lang w:val="en-US"/>
          </w:rPr>
          <w:t xml:space="preserve"> </w:t>
        </w:r>
      </w:ins>
    </w:p>
    <w:p w14:paraId="5EB65A4E" w14:textId="6325E87D" w:rsidR="00DB39B6" w:rsidRDefault="008F0616">
      <w:pPr>
        <w:spacing w:before="0" w:after="200"/>
        <w:rPr>
          <w:ins w:id="3645" w:author="Huyen Tran Thu" w:date="2025-04-28T22:54:00Z" w16du:dateUtc="2025-04-28T15:54:00Z"/>
          <w:szCs w:val="26"/>
        </w:rPr>
      </w:pPr>
      <w:ins w:id="3646" w:author="Thu Huyen Tran" w:date="2023-12-05T20:48:00Z">
        <w:r>
          <w:rPr>
            <w:szCs w:val="26"/>
          </w:rPr>
          <w:tab/>
          <w:t xml:space="preserve">Tổng lượng chất thải rắn chôn lấp lộ thiên được ước tính thông qua Tổng lượng chất rắn còn lại (Tổng lượng phát sinh trừ đi Tổng lượng thu gom). </w:t>
        </w:r>
      </w:ins>
      <w:ins w:id="3647" w:author="Thu Huyen Tran" w:date="2023-12-05T20:20:00Z">
        <w:r w:rsidR="00DB39B6">
          <w:rPr>
            <w:szCs w:val="26"/>
          </w:rPr>
          <w:t>Số liệu về tổng lượng chất thải rắn còn lại bao gồm chôn lấp lộ thiên và đốt lộ thiên</w:t>
        </w:r>
      </w:ins>
      <w:ins w:id="3648" w:author="Thu Huyen Tran" w:date="2023-12-05T20:49:00Z">
        <w:r>
          <w:rPr>
            <w:szCs w:val="26"/>
          </w:rPr>
          <w:t xml:space="preserve"> với giả định là 70% là chôn lấp lộ thiên và 30% là đốt lộ thiên. Kết quả như sau: </w:t>
        </w:r>
      </w:ins>
    </w:p>
    <w:p w14:paraId="154AA45D" w14:textId="3473F5E1" w:rsidR="00FD7EAF" w:rsidRPr="003902CD" w:rsidDel="00FD7EAF" w:rsidRDefault="003902CD">
      <w:pPr>
        <w:pStyle w:val="Caption"/>
        <w:rPr>
          <w:ins w:id="3649" w:author="Thu Huyen Tran" w:date="2023-12-05T20:20:00Z"/>
          <w:del w:id="3650" w:author="Huyen Tran Thu" w:date="2025-04-28T22:46:00Z" w16du:dateUtc="2025-04-28T15:46:00Z"/>
          <w:szCs w:val="26"/>
        </w:rPr>
        <w:pPrChange w:id="3651" w:author="Huyen Tran Thu" w:date="2025-04-28T22:55:00Z" w16du:dateUtc="2025-04-28T15:55:00Z">
          <w:pPr>
            <w:ind w:firstLine="720"/>
          </w:pPr>
        </w:pPrChange>
      </w:pPr>
      <w:bookmarkStart w:id="3652" w:name="_Toc196773787"/>
      <w:ins w:id="3653" w:author="Huyen Tran Thu" w:date="2025-04-28T22:55:00Z" w16du:dateUtc="2025-04-28T15:55:00Z">
        <w:r>
          <w:t xml:space="preserve">Bảng 1. </w:t>
        </w:r>
        <w:r>
          <w:rPr>
            <w:b w:val="0"/>
            <w:bCs w:val="0"/>
          </w:rPr>
          <w:fldChar w:fldCharType="begin"/>
        </w:r>
        <w:r>
          <w:instrText xml:space="preserve"> SEQ Bảng_1. \* ARABIC </w:instrText>
        </w:r>
      </w:ins>
      <w:r>
        <w:rPr>
          <w:b w:val="0"/>
          <w:bCs w:val="0"/>
        </w:rPr>
        <w:fldChar w:fldCharType="separate"/>
      </w:r>
      <w:ins w:id="3654" w:author="Huyen Tran Thu" w:date="2025-04-28T22:55:00Z" w16du:dateUtc="2025-04-28T15:55:00Z">
        <w:r>
          <w:rPr>
            <w:noProof/>
          </w:rPr>
          <w:t>6</w:t>
        </w:r>
        <w:r>
          <w:rPr>
            <w:b w:val="0"/>
            <w:bCs w:val="0"/>
          </w:rPr>
          <w:fldChar w:fldCharType="end"/>
        </w:r>
        <w:r>
          <w:t xml:space="preserve"> </w:t>
        </w:r>
        <w:r w:rsidRPr="003902CD">
          <w:t>Tổng lượng chất thải rắn chôn lấp lộ thiên giai đoạn 1990-2022</w:t>
        </w:r>
      </w:ins>
      <w:bookmarkEnd w:id="3652"/>
    </w:p>
    <w:p w14:paraId="14B3543B" w14:textId="7B6158B5" w:rsidR="00DB39B6" w:rsidRPr="003902CD" w:rsidRDefault="00DB39B6" w:rsidP="003902CD">
      <w:pPr>
        <w:pStyle w:val="Caption"/>
        <w:rPr>
          <w:ins w:id="3655" w:author="Thu Huyen Tran" w:date="2023-12-05T20:20:00Z"/>
          <w:rPrChange w:id="3656" w:author="Huyen Tran Thu" w:date="2025-04-28T22:54:00Z" w16du:dateUtc="2025-04-28T15:54:00Z">
            <w:rPr>
              <w:ins w:id="3657" w:author="Thu Huyen Tran" w:date="2023-12-05T20:20:00Z"/>
              <w:szCs w:val="26"/>
              <w:lang w:val="en-US"/>
            </w:rPr>
          </w:rPrChange>
        </w:rPr>
      </w:pPr>
      <w:bookmarkStart w:id="3658" w:name="_Toc152710012"/>
      <w:ins w:id="3659" w:author="Thu Huyen Tran" w:date="2023-12-05T20:20:00Z">
        <w:del w:id="3660" w:author="Huyen Tran Thu" w:date="2025-04-28T22:45:00Z" w16du:dateUtc="2025-04-28T15:45:00Z">
          <w:r w:rsidRPr="003902CD" w:rsidDel="00FD7EAF">
            <w:delText xml:space="preserve">Bảng 1. </w:delText>
          </w:r>
          <w:r w:rsidRPr="003902CD" w:rsidDel="00FD7EAF">
            <w:fldChar w:fldCharType="begin"/>
          </w:r>
          <w:r w:rsidRPr="003902CD" w:rsidDel="00FD7EAF">
            <w:delInstrText xml:space="preserve"> SEQ Bảng_1. \* ARABIC </w:delInstrText>
          </w:r>
          <w:r w:rsidRPr="003902CD" w:rsidDel="00FD7EAF">
            <w:fldChar w:fldCharType="separate"/>
          </w:r>
        </w:del>
      </w:ins>
      <w:ins w:id="3661" w:author="Thu Huyen Tran" w:date="2023-12-05T23:05:00Z">
        <w:del w:id="3662" w:author="Huyen Tran Thu" w:date="2025-04-28T19:38:00Z" w16du:dateUtc="2025-04-28T12:38:00Z">
          <w:r w:rsidR="003E09D4" w:rsidRPr="003902CD" w:rsidDel="00197181">
            <w:rPr>
              <w:rPrChange w:id="3663" w:author="Huyen Tran Thu" w:date="2025-04-28T22:54:00Z" w16du:dateUtc="2025-04-28T15:54:00Z">
                <w:rPr>
                  <w:noProof/>
                </w:rPr>
              </w:rPrChange>
            </w:rPr>
            <w:delText>5</w:delText>
          </w:r>
        </w:del>
      </w:ins>
      <w:ins w:id="3664" w:author="Thu Huyen Tran" w:date="2023-12-05T20:20:00Z">
        <w:del w:id="3665" w:author="Huyen Tran Thu" w:date="2025-04-28T22:45:00Z" w16du:dateUtc="2025-04-28T15:45:00Z">
          <w:r w:rsidRPr="003902CD" w:rsidDel="00FD7EAF">
            <w:fldChar w:fldCharType="end"/>
          </w:r>
          <w:r w:rsidRPr="003902CD" w:rsidDel="00FD7EAF">
            <w:delText xml:space="preserve">: </w:delText>
          </w:r>
        </w:del>
        <w:del w:id="3666" w:author="Huyen Tran Thu" w:date="2025-04-28T22:53:00Z" w16du:dateUtc="2025-04-28T15:53:00Z">
          <w:r w:rsidRPr="003902CD" w:rsidDel="003902CD">
            <w:delText xml:space="preserve">Tổng lượng chất thải rắn </w:delText>
          </w:r>
        </w:del>
      </w:ins>
      <w:ins w:id="3667" w:author="Thu Huyen Tran" w:date="2023-12-05T20:49:00Z">
        <w:del w:id="3668" w:author="Huyen Tran Thu" w:date="2025-04-28T22:53:00Z" w16du:dateUtc="2025-04-28T15:53:00Z">
          <w:r w:rsidR="008F0616" w:rsidRPr="003902CD" w:rsidDel="003902CD">
            <w:delText>chôn lấp lộ thiên giai đoạn 1990</w:delText>
          </w:r>
        </w:del>
      </w:ins>
      <w:ins w:id="3669" w:author="Thu Huyen Tran" w:date="2023-12-05T20:50:00Z">
        <w:del w:id="3670" w:author="Huyen Tran Thu" w:date="2025-04-28T22:53:00Z" w16du:dateUtc="2025-04-28T15:53:00Z">
          <w:r w:rsidR="008F0616" w:rsidRPr="003902CD" w:rsidDel="003902CD">
            <w:delText>-20</w:delText>
          </w:r>
        </w:del>
        <w:del w:id="3671" w:author="Huyen Tran Thu" w:date="2025-04-28T20:03:00Z" w16du:dateUtc="2025-04-28T13:03:00Z">
          <w:r w:rsidR="008F0616" w:rsidRPr="003902CD" w:rsidDel="00760E09">
            <w:delText>18</w:delText>
          </w:r>
        </w:del>
      </w:ins>
      <w:bookmarkEnd w:id="365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3672" w:author="Thu Huyen Tran" w:date="2023-12-05T20:51:00Z">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672"/>
        <w:gridCol w:w="1591"/>
        <w:gridCol w:w="1559"/>
        <w:gridCol w:w="1702"/>
        <w:gridCol w:w="1700"/>
        <w:gridCol w:w="1838"/>
        <w:tblGridChange w:id="3673">
          <w:tblGrid>
            <w:gridCol w:w="672"/>
            <w:gridCol w:w="1591"/>
            <w:gridCol w:w="1559"/>
            <w:gridCol w:w="1702"/>
            <w:gridCol w:w="1700"/>
            <w:gridCol w:w="1838"/>
          </w:tblGrid>
        </w:tblGridChange>
      </w:tblGrid>
      <w:tr w:rsidR="00DB39B6" w:rsidRPr="00760E09" w14:paraId="5E72DB0D" w14:textId="77777777" w:rsidTr="008F0616">
        <w:trPr>
          <w:trHeight w:val="1298"/>
          <w:tblHeader/>
          <w:jc w:val="center"/>
          <w:ins w:id="3674" w:author="Thu Huyen Tran" w:date="2023-12-05T20:20:00Z"/>
          <w:trPrChange w:id="3675" w:author="Thu Huyen Tran" w:date="2023-12-05T20:51:00Z">
            <w:trPr>
              <w:trHeight w:val="1298"/>
              <w:tblHeader/>
              <w:jc w:val="center"/>
            </w:trPr>
          </w:trPrChange>
        </w:trPr>
        <w:tc>
          <w:tcPr>
            <w:tcW w:w="371" w:type="pct"/>
            <w:vAlign w:val="center"/>
            <w:tcPrChange w:id="3676" w:author="Thu Huyen Tran" w:date="2023-12-05T20:51:00Z">
              <w:tcPr>
                <w:tcW w:w="371" w:type="pct"/>
                <w:vAlign w:val="center"/>
              </w:tcPr>
            </w:tcPrChange>
          </w:tcPr>
          <w:p w14:paraId="3EB31282" w14:textId="77777777" w:rsidR="00DB39B6" w:rsidRPr="00760E09" w:rsidRDefault="00DB39B6" w:rsidP="002E4352">
            <w:pPr>
              <w:spacing w:before="60" w:after="60"/>
              <w:ind w:right="-15"/>
              <w:jc w:val="center"/>
              <w:rPr>
                <w:ins w:id="3677" w:author="Thu Huyen Tran" w:date="2023-12-05T20:20:00Z"/>
                <w:b/>
                <w:bCs/>
                <w:sz w:val="22"/>
              </w:rPr>
            </w:pPr>
            <w:ins w:id="3678" w:author="Thu Huyen Tran" w:date="2023-12-05T20:20:00Z">
              <w:r w:rsidRPr="00760E09">
                <w:rPr>
                  <w:b/>
                  <w:bCs/>
                  <w:sz w:val="22"/>
                </w:rPr>
                <w:t>Năm</w:t>
              </w:r>
            </w:ins>
          </w:p>
        </w:tc>
        <w:tc>
          <w:tcPr>
            <w:tcW w:w="878" w:type="pct"/>
            <w:vAlign w:val="center"/>
            <w:tcPrChange w:id="3679" w:author="Thu Huyen Tran" w:date="2023-12-05T20:51:00Z">
              <w:tcPr>
                <w:tcW w:w="878" w:type="pct"/>
                <w:vAlign w:val="center"/>
              </w:tcPr>
            </w:tcPrChange>
          </w:tcPr>
          <w:p w14:paraId="76D9CC1B" w14:textId="10422966" w:rsidR="00DB39B6" w:rsidRPr="00760E09" w:rsidRDefault="008F0616" w:rsidP="002E4352">
            <w:pPr>
              <w:spacing w:before="60" w:after="60"/>
              <w:ind w:right="-15"/>
              <w:jc w:val="center"/>
              <w:rPr>
                <w:ins w:id="3680" w:author="Thu Huyen Tran" w:date="2023-12-05T20:20:00Z"/>
                <w:b/>
                <w:bCs/>
                <w:sz w:val="22"/>
              </w:rPr>
            </w:pPr>
            <w:ins w:id="3681" w:author="Thu Huyen Tran" w:date="2023-12-05T20:50:00Z">
              <w:r w:rsidRPr="00760E09">
                <w:rPr>
                  <w:b/>
                  <w:bCs/>
                  <w:sz w:val="22"/>
                </w:rPr>
                <w:t>Tổng lượng chất thải rắn phát sinh</w:t>
              </w:r>
            </w:ins>
          </w:p>
          <w:p w14:paraId="1C782192" w14:textId="77777777" w:rsidR="00DB39B6" w:rsidRPr="00760E09" w:rsidRDefault="00DB39B6" w:rsidP="002E4352">
            <w:pPr>
              <w:spacing w:before="60" w:after="60"/>
              <w:ind w:right="-15"/>
              <w:jc w:val="center"/>
              <w:rPr>
                <w:ins w:id="3682" w:author="Thu Huyen Tran" w:date="2023-12-05T20:20:00Z"/>
                <w:b/>
                <w:bCs/>
                <w:sz w:val="22"/>
                <w:lang w:val="en-US"/>
              </w:rPr>
            </w:pPr>
            <w:ins w:id="3683" w:author="Thu Huyen Tran" w:date="2023-12-05T20:20:00Z">
              <w:r w:rsidRPr="00760E09">
                <w:rPr>
                  <w:b/>
                  <w:bCs/>
                  <w:sz w:val="22"/>
                </w:rPr>
                <w:t>(tấn)</w:t>
              </w:r>
            </w:ins>
          </w:p>
        </w:tc>
        <w:tc>
          <w:tcPr>
            <w:tcW w:w="860" w:type="pct"/>
            <w:vAlign w:val="center"/>
            <w:tcPrChange w:id="3684" w:author="Thu Huyen Tran" w:date="2023-12-05T20:51:00Z">
              <w:tcPr>
                <w:tcW w:w="860" w:type="pct"/>
                <w:vAlign w:val="center"/>
              </w:tcPr>
            </w:tcPrChange>
          </w:tcPr>
          <w:p w14:paraId="47AC97F5" w14:textId="7B73175D" w:rsidR="00DB39B6" w:rsidRPr="00760E09" w:rsidRDefault="008F0616" w:rsidP="002E4352">
            <w:pPr>
              <w:spacing w:before="60" w:after="60"/>
              <w:ind w:right="-15"/>
              <w:jc w:val="center"/>
              <w:rPr>
                <w:ins w:id="3685" w:author="Thu Huyen Tran" w:date="2023-12-05T20:20:00Z"/>
                <w:b/>
                <w:bCs/>
                <w:sz w:val="22"/>
              </w:rPr>
            </w:pPr>
            <w:ins w:id="3686" w:author="Thu Huyen Tran" w:date="2023-12-05T20:50:00Z">
              <w:r w:rsidRPr="00760E09">
                <w:rPr>
                  <w:b/>
                  <w:bCs/>
                  <w:sz w:val="22"/>
                </w:rPr>
                <w:t>Tổng lượng chất thải rắn thu gom</w:t>
              </w:r>
            </w:ins>
          </w:p>
          <w:p w14:paraId="434E7B81" w14:textId="77777777" w:rsidR="00DB39B6" w:rsidRPr="00760E09" w:rsidRDefault="00DB39B6" w:rsidP="002E4352">
            <w:pPr>
              <w:spacing w:before="60" w:after="60"/>
              <w:ind w:right="-15"/>
              <w:jc w:val="center"/>
              <w:rPr>
                <w:ins w:id="3687" w:author="Thu Huyen Tran" w:date="2023-12-05T20:20:00Z"/>
                <w:b/>
                <w:bCs/>
                <w:sz w:val="22"/>
                <w:lang w:val="en-US"/>
              </w:rPr>
            </w:pPr>
            <w:ins w:id="3688" w:author="Thu Huyen Tran" w:date="2023-12-05T20:20:00Z">
              <w:r w:rsidRPr="00760E09">
                <w:rPr>
                  <w:b/>
                  <w:bCs/>
                  <w:sz w:val="22"/>
                </w:rPr>
                <w:t>(tấn)</w:t>
              </w:r>
            </w:ins>
          </w:p>
        </w:tc>
        <w:tc>
          <w:tcPr>
            <w:tcW w:w="939" w:type="pct"/>
            <w:vAlign w:val="center"/>
            <w:tcPrChange w:id="3689" w:author="Thu Huyen Tran" w:date="2023-12-05T20:51:00Z">
              <w:tcPr>
                <w:tcW w:w="939" w:type="pct"/>
                <w:vAlign w:val="center"/>
              </w:tcPr>
            </w:tcPrChange>
          </w:tcPr>
          <w:p w14:paraId="34E4D41D" w14:textId="330BDC2A" w:rsidR="00DB39B6" w:rsidRPr="00760E09" w:rsidRDefault="008F0616" w:rsidP="002E4352">
            <w:pPr>
              <w:spacing w:before="60" w:after="60"/>
              <w:ind w:right="-15"/>
              <w:jc w:val="center"/>
              <w:rPr>
                <w:ins w:id="3690" w:author="Thu Huyen Tran" w:date="2023-12-05T20:20:00Z"/>
                <w:b/>
                <w:bCs/>
                <w:sz w:val="22"/>
              </w:rPr>
            </w:pPr>
            <w:ins w:id="3691" w:author="Thu Huyen Tran" w:date="2023-12-05T20:50:00Z">
              <w:r w:rsidRPr="00760E09">
                <w:rPr>
                  <w:b/>
                  <w:bCs/>
                  <w:sz w:val="22"/>
                </w:rPr>
                <w:t>Tổng lượng chất thải rắn còn lại</w:t>
              </w:r>
            </w:ins>
          </w:p>
          <w:p w14:paraId="49AA249E" w14:textId="77777777" w:rsidR="00DB39B6" w:rsidRPr="00760E09" w:rsidRDefault="00DB39B6" w:rsidP="002E4352">
            <w:pPr>
              <w:spacing w:before="60" w:after="60"/>
              <w:ind w:right="-15"/>
              <w:jc w:val="center"/>
              <w:rPr>
                <w:ins w:id="3692" w:author="Thu Huyen Tran" w:date="2023-12-05T20:20:00Z"/>
                <w:b/>
                <w:bCs/>
                <w:sz w:val="22"/>
              </w:rPr>
            </w:pPr>
            <w:ins w:id="3693" w:author="Thu Huyen Tran" w:date="2023-12-05T20:20:00Z">
              <w:r w:rsidRPr="00760E09">
                <w:rPr>
                  <w:b/>
                  <w:bCs/>
                  <w:sz w:val="22"/>
                </w:rPr>
                <w:t>(tấn)</w:t>
              </w:r>
            </w:ins>
          </w:p>
        </w:tc>
        <w:tc>
          <w:tcPr>
            <w:tcW w:w="938" w:type="pct"/>
            <w:tcPrChange w:id="3694" w:author="Thu Huyen Tran" w:date="2023-12-05T20:51:00Z">
              <w:tcPr>
                <w:tcW w:w="938" w:type="pct"/>
              </w:tcPr>
            </w:tcPrChange>
          </w:tcPr>
          <w:p w14:paraId="441EA15F" w14:textId="77777777" w:rsidR="00DB39B6" w:rsidRPr="00760E09" w:rsidRDefault="008F0616" w:rsidP="002E4352">
            <w:pPr>
              <w:spacing w:before="60" w:after="60"/>
              <w:ind w:right="-15"/>
              <w:jc w:val="center"/>
              <w:rPr>
                <w:ins w:id="3695" w:author="Thu Huyen Tran" w:date="2023-12-05T20:50:00Z"/>
                <w:b/>
                <w:bCs/>
                <w:sz w:val="22"/>
              </w:rPr>
            </w:pPr>
            <w:ins w:id="3696" w:author="Thu Huyen Tran" w:date="2023-12-05T20:50:00Z">
              <w:r w:rsidRPr="00760E09">
                <w:rPr>
                  <w:b/>
                  <w:bCs/>
                  <w:sz w:val="22"/>
                </w:rPr>
                <w:t>Tổng lượng CTR được chôn lấp lộ thiên</w:t>
              </w:r>
            </w:ins>
          </w:p>
          <w:p w14:paraId="310E162A" w14:textId="4408332F" w:rsidR="008F0616" w:rsidRPr="00760E09" w:rsidRDefault="008F0616" w:rsidP="002E4352">
            <w:pPr>
              <w:spacing w:before="60" w:after="60"/>
              <w:ind w:right="-15"/>
              <w:jc w:val="center"/>
              <w:rPr>
                <w:ins w:id="3697" w:author="Thu Huyen Tran" w:date="2023-12-05T20:20:00Z"/>
                <w:b/>
                <w:bCs/>
                <w:sz w:val="22"/>
              </w:rPr>
            </w:pPr>
            <w:ins w:id="3698" w:author="Thu Huyen Tran" w:date="2023-12-05T20:50:00Z">
              <w:r w:rsidRPr="00760E09">
                <w:rPr>
                  <w:b/>
                  <w:bCs/>
                  <w:sz w:val="22"/>
                </w:rPr>
                <w:t>(tấn)</w:t>
              </w:r>
            </w:ins>
          </w:p>
        </w:tc>
        <w:tc>
          <w:tcPr>
            <w:tcW w:w="1014" w:type="pct"/>
            <w:tcPrChange w:id="3699" w:author="Thu Huyen Tran" w:date="2023-12-05T20:51:00Z">
              <w:tcPr>
                <w:tcW w:w="1014" w:type="pct"/>
              </w:tcPr>
            </w:tcPrChange>
          </w:tcPr>
          <w:p w14:paraId="73F53451" w14:textId="77777777" w:rsidR="008F0616" w:rsidRPr="00760E09" w:rsidRDefault="008F0616" w:rsidP="008F0616">
            <w:pPr>
              <w:spacing w:before="60" w:after="60"/>
              <w:ind w:right="-15"/>
              <w:jc w:val="center"/>
              <w:rPr>
                <w:ins w:id="3700" w:author="Thu Huyen Tran" w:date="2023-12-05T20:50:00Z"/>
                <w:b/>
                <w:bCs/>
                <w:sz w:val="22"/>
              </w:rPr>
            </w:pPr>
            <w:ins w:id="3701" w:author="Thu Huyen Tran" w:date="2023-12-05T20:50:00Z">
              <w:r w:rsidRPr="00760E09">
                <w:rPr>
                  <w:b/>
                  <w:bCs/>
                  <w:sz w:val="22"/>
                </w:rPr>
                <w:t>Tổng lượng CTR đô thị được đốt lộ thiên</w:t>
              </w:r>
            </w:ins>
          </w:p>
          <w:p w14:paraId="1943F0A0" w14:textId="20E4FA85" w:rsidR="00DB39B6" w:rsidRPr="00760E09" w:rsidRDefault="008F0616" w:rsidP="008F0616">
            <w:pPr>
              <w:spacing w:before="60" w:after="60"/>
              <w:ind w:right="-15"/>
              <w:jc w:val="center"/>
              <w:rPr>
                <w:ins w:id="3702" w:author="Thu Huyen Tran" w:date="2023-12-05T20:20:00Z"/>
                <w:b/>
                <w:bCs/>
                <w:sz w:val="22"/>
              </w:rPr>
            </w:pPr>
            <w:ins w:id="3703" w:author="Thu Huyen Tran" w:date="2023-12-05T20:50:00Z">
              <w:r w:rsidRPr="00760E09">
                <w:rPr>
                  <w:b/>
                  <w:bCs/>
                  <w:sz w:val="22"/>
                </w:rPr>
                <w:t>(tấn)</w:t>
              </w:r>
            </w:ins>
          </w:p>
        </w:tc>
      </w:tr>
      <w:tr w:rsidR="00444460" w:rsidRPr="00760E09" w14:paraId="1497283B" w14:textId="77777777" w:rsidTr="002B527E">
        <w:trPr>
          <w:jc w:val="center"/>
          <w:ins w:id="3704" w:author="Thu Huyen Tran" w:date="2023-12-05T20:20:00Z"/>
          <w:trPrChange w:id="3705" w:author="Thu Huyen Tran" w:date="2023-12-05T20:51:00Z">
            <w:trPr>
              <w:jc w:val="center"/>
            </w:trPr>
          </w:trPrChange>
        </w:trPr>
        <w:tc>
          <w:tcPr>
            <w:tcW w:w="371" w:type="pct"/>
            <w:vAlign w:val="bottom"/>
            <w:tcPrChange w:id="3706" w:author="Thu Huyen Tran" w:date="2023-12-05T20:51:00Z">
              <w:tcPr>
                <w:tcW w:w="371" w:type="pct"/>
                <w:vAlign w:val="center"/>
              </w:tcPr>
            </w:tcPrChange>
          </w:tcPr>
          <w:p w14:paraId="774A7303" w14:textId="57385245" w:rsidR="00444460" w:rsidRPr="00760E09" w:rsidRDefault="00444460" w:rsidP="00444460">
            <w:pPr>
              <w:spacing w:before="60" w:after="60"/>
              <w:ind w:right="-15"/>
              <w:jc w:val="center"/>
              <w:rPr>
                <w:ins w:id="3707" w:author="Thu Huyen Tran" w:date="2023-12-05T20:20:00Z"/>
                <w:sz w:val="22"/>
                <w:lang w:val="en-US"/>
              </w:rPr>
            </w:pPr>
            <w:ins w:id="3708" w:author="Thu Huyen Tran" w:date="2023-12-05T20:51:00Z">
              <w:r w:rsidRPr="00760E09">
                <w:rPr>
                  <w:sz w:val="22"/>
                </w:rPr>
                <w:t>1990</w:t>
              </w:r>
            </w:ins>
          </w:p>
        </w:tc>
        <w:tc>
          <w:tcPr>
            <w:tcW w:w="878" w:type="pct"/>
            <w:vAlign w:val="bottom"/>
            <w:tcPrChange w:id="3709" w:author="Thu Huyen Tran" w:date="2023-12-05T20:51:00Z">
              <w:tcPr>
                <w:tcW w:w="878" w:type="pct"/>
                <w:vAlign w:val="bottom"/>
              </w:tcPr>
            </w:tcPrChange>
          </w:tcPr>
          <w:p w14:paraId="7E2B2C80" w14:textId="72E70CA0" w:rsidR="00444460" w:rsidRPr="00760E09" w:rsidRDefault="00444460" w:rsidP="00444460">
            <w:pPr>
              <w:spacing w:before="60" w:after="60"/>
              <w:ind w:right="-15"/>
              <w:jc w:val="center"/>
              <w:rPr>
                <w:ins w:id="3710" w:author="Thu Huyen Tran" w:date="2023-12-05T20:20:00Z"/>
                <w:sz w:val="22"/>
                <w:lang w:val="en-US"/>
              </w:rPr>
            </w:pPr>
            <w:ins w:id="3711" w:author="Thu Huyen Tran" w:date="2023-12-05T20:51:00Z">
              <w:r w:rsidRPr="00760E09">
                <w:rPr>
                  <w:sz w:val="22"/>
                  <w:rPrChange w:id="3712" w:author="Huyen Tran Thu" w:date="2025-04-28T20:03:00Z" w16du:dateUtc="2025-04-28T13:03:00Z">
                    <w:rPr>
                      <w:rFonts w:ascii="Arial" w:hAnsi="Arial" w:cs="Arial"/>
                      <w:sz w:val="20"/>
                      <w:szCs w:val="20"/>
                    </w:rPr>
                  </w:rPrChange>
                </w:rPr>
                <w:t xml:space="preserve">1.263.234 </w:t>
              </w:r>
            </w:ins>
          </w:p>
        </w:tc>
        <w:tc>
          <w:tcPr>
            <w:tcW w:w="860" w:type="pct"/>
            <w:vAlign w:val="bottom"/>
            <w:tcPrChange w:id="3713" w:author="Thu Huyen Tran" w:date="2023-12-05T20:51:00Z">
              <w:tcPr>
                <w:tcW w:w="860" w:type="pct"/>
                <w:vAlign w:val="bottom"/>
              </w:tcPr>
            </w:tcPrChange>
          </w:tcPr>
          <w:p w14:paraId="595738CA" w14:textId="035AE72A" w:rsidR="00444460" w:rsidRPr="00760E09" w:rsidRDefault="00444460" w:rsidP="00444460">
            <w:pPr>
              <w:spacing w:before="60" w:after="60"/>
              <w:ind w:right="-15"/>
              <w:jc w:val="center"/>
              <w:rPr>
                <w:ins w:id="3714" w:author="Thu Huyen Tran" w:date="2023-12-05T20:20:00Z"/>
                <w:sz w:val="22"/>
                <w:lang w:val="en-US"/>
              </w:rPr>
            </w:pPr>
            <w:ins w:id="3715" w:author="Thu Huyen Tran" w:date="2023-12-05T20:52:00Z">
              <w:r w:rsidRPr="00760E09">
                <w:rPr>
                  <w:sz w:val="22"/>
                  <w:rPrChange w:id="3716" w:author="Huyen Tran Thu" w:date="2025-04-28T20:03:00Z" w16du:dateUtc="2025-04-28T13:03:00Z">
                    <w:rPr>
                      <w:rFonts w:ascii="Arial" w:hAnsi="Arial" w:cs="Arial"/>
                      <w:sz w:val="20"/>
                      <w:szCs w:val="20"/>
                    </w:rPr>
                  </w:rPrChange>
                </w:rPr>
                <w:t xml:space="preserve">511.610 </w:t>
              </w:r>
            </w:ins>
          </w:p>
        </w:tc>
        <w:tc>
          <w:tcPr>
            <w:tcW w:w="939" w:type="pct"/>
            <w:vAlign w:val="bottom"/>
            <w:tcPrChange w:id="3717" w:author="Thu Huyen Tran" w:date="2023-12-05T20:51:00Z">
              <w:tcPr>
                <w:tcW w:w="939" w:type="pct"/>
                <w:vAlign w:val="bottom"/>
              </w:tcPr>
            </w:tcPrChange>
          </w:tcPr>
          <w:p w14:paraId="022A74D4" w14:textId="454AC24A" w:rsidR="00444460" w:rsidRPr="00760E09" w:rsidRDefault="00444460" w:rsidP="00444460">
            <w:pPr>
              <w:spacing w:before="60" w:after="60"/>
              <w:ind w:right="-15"/>
              <w:jc w:val="center"/>
              <w:rPr>
                <w:ins w:id="3718" w:author="Thu Huyen Tran" w:date="2023-12-05T20:20:00Z"/>
                <w:sz w:val="22"/>
                <w:lang w:val="en-US"/>
              </w:rPr>
            </w:pPr>
            <w:ins w:id="3719" w:author="Thu Huyen Tran" w:date="2024-05-17T20:37:00Z" w16du:dateUtc="2024-05-17T13:37:00Z">
              <w:r w:rsidRPr="00760E09">
                <w:rPr>
                  <w:sz w:val="22"/>
                  <w:rPrChange w:id="3720" w:author="Huyen Tran Thu" w:date="2025-04-28T20:03:00Z" w16du:dateUtc="2025-04-28T13:03:00Z">
                    <w:rPr>
                      <w:rFonts w:ascii="Arial" w:hAnsi="Arial" w:cs="Arial"/>
                      <w:sz w:val="20"/>
                      <w:szCs w:val="20"/>
                    </w:rPr>
                  </w:rPrChange>
                </w:rPr>
                <w:t xml:space="preserve">751.624 </w:t>
              </w:r>
            </w:ins>
          </w:p>
        </w:tc>
        <w:tc>
          <w:tcPr>
            <w:tcW w:w="938" w:type="pct"/>
            <w:vAlign w:val="bottom"/>
            <w:tcPrChange w:id="3721" w:author="Thu Huyen Tran" w:date="2023-12-05T20:51:00Z">
              <w:tcPr>
                <w:tcW w:w="938" w:type="pct"/>
                <w:vAlign w:val="bottom"/>
              </w:tcPr>
            </w:tcPrChange>
          </w:tcPr>
          <w:p w14:paraId="31D09B85" w14:textId="07A76191" w:rsidR="00444460" w:rsidRPr="00760E09" w:rsidRDefault="00444460" w:rsidP="00444460">
            <w:pPr>
              <w:spacing w:before="60" w:after="60"/>
              <w:ind w:right="-15"/>
              <w:jc w:val="center"/>
              <w:rPr>
                <w:ins w:id="3722" w:author="Thu Huyen Tran" w:date="2023-12-05T20:20:00Z"/>
                <w:sz w:val="22"/>
              </w:rPr>
            </w:pPr>
            <w:ins w:id="3723" w:author="Thu Huyen Tran" w:date="2024-05-17T20:39:00Z" w16du:dateUtc="2024-05-17T13:39:00Z">
              <w:r w:rsidRPr="00760E09">
                <w:rPr>
                  <w:sz w:val="22"/>
                  <w:rPrChange w:id="3724" w:author="Huyen Tran Thu" w:date="2025-04-28T20:03:00Z" w16du:dateUtc="2025-04-28T13:03:00Z">
                    <w:rPr>
                      <w:rFonts w:ascii="Arial" w:hAnsi="Arial" w:cs="Arial"/>
                      <w:sz w:val="20"/>
                      <w:szCs w:val="20"/>
                    </w:rPr>
                  </w:rPrChange>
                </w:rPr>
                <w:t xml:space="preserve">526.137 </w:t>
              </w:r>
            </w:ins>
          </w:p>
        </w:tc>
        <w:tc>
          <w:tcPr>
            <w:tcW w:w="1014" w:type="pct"/>
            <w:vAlign w:val="bottom"/>
            <w:tcPrChange w:id="3725" w:author="Thu Huyen Tran" w:date="2023-12-05T20:51:00Z">
              <w:tcPr>
                <w:tcW w:w="1014" w:type="pct"/>
                <w:vAlign w:val="bottom"/>
              </w:tcPr>
            </w:tcPrChange>
          </w:tcPr>
          <w:p w14:paraId="2AEB0121" w14:textId="2E394017" w:rsidR="00444460" w:rsidRPr="00760E09" w:rsidRDefault="00444460" w:rsidP="00444460">
            <w:pPr>
              <w:spacing w:before="60" w:after="60"/>
              <w:ind w:right="-15"/>
              <w:jc w:val="center"/>
              <w:rPr>
                <w:ins w:id="3726" w:author="Thu Huyen Tran" w:date="2023-12-05T20:20:00Z"/>
                <w:sz w:val="22"/>
              </w:rPr>
            </w:pPr>
            <w:ins w:id="3727" w:author="Thu Huyen Tran" w:date="2024-05-17T20:39:00Z" w16du:dateUtc="2024-05-17T13:39:00Z">
              <w:r w:rsidRPr="00760E09">
                <w:rPr>
                  <w:sz w:val="22"/>
                  <w:rPrChange w:id="3728" w:author="Huyen Tran Thu" w:date="2025-04-28T20:03:00Z" w16du:dateUtc="2025-04-28T13:03:00Z">
                    <w:rPr>
                      <w:rFonts w:ascii="Arial" w:hAnsi="Arial" w:cs="Arial"/>
                      <w:sz w:val="20"/>
                      <w:szCs w:val="20"/>
                    </w:rPr>
                  </w:rPrChange>
                </w:rPr>
                <w:t xml:space="preserve">225.487 </w:t>
              </w:r>
            </w:ins>
          </w:p>
        </w:tc>
      </w:tr>
      <w:tr w:rsidR="00444460" w:rsidRPr="00760E09" w14:paraId="35784B27" w14:textId="77777777" w:rsidTr="002B527E">
        <w:trPr>
          <w:jc w:val="center"/>
          <w:ins w:id="3729" w:author="Thu Huyen Tran" w:date="2023-12-05T20:20:00Z"/>
          <w:trPrChange w:id="3730" w:author="Thu Huyen Tran" w:date="2023-12-05T20:51:00Z">
            <w:trPr>
              <w:jc w:val="center"/>
            </w:trPr>
          </w:trPrChange>
        </w:trPr>
        <w:tc>
          <w:tcPr>
            <w:tcW w:w="371" w:type="pct"/>
            <w:vAlign w:val="bottom"/>
            <w:tcPrChange w:id="3731" w:author="Thu Huyen Tran" w:date="2023-12-05T20:51:00Z">
              <w:tcPr>
                <w:tcW w:w="371" w:type="pct"/>
                <w:vAlign w:val="center"/>
              </w:tcPr>
            </w:tcPrChange>
          </w:tcPr>
          <w:p w14:paraId="05EF1FBA" w14:textId="237B3111" w:rsidR="00444460" w:rsidRPr="00760E09" w:rsidRDefault="00444460" w:rsidP="00444460">
            <w:pPr>
              <w:spacing w:before="60" w:after="60"/>
              <w:ind w:right="-15"/>
              <w:jc w:val="center"/>
              <w:rPr>
                <w:ins w:id="3732" w:author="Thu Huyen Tran" w:date="2023-12-05T20:20:00Z"/>
                <w:sz w:val="22"/>
                <w:lang w:val="en-US"/>
              </w:rPr>
            </w:pPr>
            <w:ins w:id="3733" w:author="Thu Huyen Tran" w:date="2023-12-05T20:51:00Z">
              <w:r w:rsidRPr="00760E09">
                <w:rPr>
                  <w:sz w:val="22"/>
                </w:rPr>
                <w:t>1991</w:t>
              </w:r>
            </w:ins>
          </w:p>
        </w:tc>
        <w:tc>
          <w:tcPr>
            <w:tcW w:w="878" w:type="pct"/>
            <w:vAlign w:val="bottom"/>
            <w:tcPrChange w:id="3734" w:author="Thu Huyen Tran" w:date="2023-12-05T20:51:00Z">
              <w:tcPr>
                <w:tcW w:w="878" w:type="pct"/>
                <w:vAlign w:val="bottom"/>
              </w:tcPr>
            </w:tcPrChange>
          </w:tcPr>
          <w:p w14:paraId="41A0D034" w14:textId="24DC57FA" w:rsidR="00444460" w:rsidRPr="00760E09" w:rsidRDefault="00444460" w:rsidP="00444460">
            <w:pPr>
              <w:spacing w:before="60" w:after="60"/>
              <w:ind w:right="-15"/>
              <w:jc w:val="center"/>
              <w:rPr>
                <w:ins w:id="3735" w:author="Thu Huyen Tran" w:date="2023-12-05T20:20:00Z"/>
                <w:sz w:val="22"/>
              </w:rPr>
            </w:pPr>
            <w:ins w:id="3736" w:author="Thu Huyen Tran" w:date="2023-12-05T20:51:00Z">
              <w:r w:rsidRPr="00760E09">
                <w:rPr>
                  <w:sz w:val="22"/>
                  <w:rPrChange w:id="3737" w:author="Huyen Tran Thu" w:date="2025-04-28T20:03:00Z" w16du:dateUtc="2025-04-28T13:03:00Z">
                    <w:rPr>
                      <w:rFonts w:ascii="Arial" w:hAnsi="Arial" w:cs="Arial"/>
                      <w:sz w:val="20"/>
                      <w:szCs w:val="20"/>
                    </w:rPr>
                  </w:rPrChange>
                </w:rPr>
                <w:t xml:space="preserve">1.389.592 </w:t>
              </w:r>
            </w:ins>
          </w:p>
        </w:tc>
        <w:tc>
          <w:tcPr>
            <w:tcW w:w="860" w:type="pct"/>
            <w:vAlign w:val="bottom"/>
            <w:tcPrChange w:id="3738" w:author="Thu Huyen Tran" w:date="2023-12-05T20:51:00Z">
              <w:tcPr>
                <w:tcW w:w="860" w:type="pct"/>
                <w:vAlign w:val="bottom"/>
              </w:tcPr>
            </w:tcPrChange>
          </w:tcPr>
          <w:p w14:paraId="5160261E" w14:textId="5162E9E2" w:rsidR="00444460" w:rsidRPr="00760E09" w:rsidRDefault="00444460" w:rsidP="00444460">
            <w:pPr>
              <w:spacing w:before="60" w:after="60"/>
              <w:ind w:right="-15"/>
              <w:jc w:val="center"/>
              <w:rPr>
                <w:ins w:id="3739" w:author="Thu Huyen Tran" w:date="2023-12-05T20:20:00Z"/>
                <w:sz w:val="22"/>
                <w:lang w:val="en-US"/>
              </w:rPr>
            </w:pPr>
            <w:ins w:id="3740" w:author="Thu Huyen Tran" w:date="2023-12-05T20:52:00Z">
              <w:r w:rsidRPr="00760E09">
                <w:rPr>
                  <w:sz w:val="22"/>
                  <w:rPrChange w:id="3741" w:author="Huyen Tran Thu" w:date="2025-04-28T20:03:00Z" w16du:dateUtc="2025-04-28T13:03:00Z">
                    <w:rPr>
                      <w:rFonts w:ascii="Arial" w:hAnsi="Arial" w:cs="Arial"/>
                      <w:sz w:val="20"/>
                      <w:szCs w:val="20"/>
                    </w:rPr>
                  </w:rPrChange>
                </w:rPr>
                <w:t xml:space="preserve">594.051 </w:t>
              </w:r>
            </w:ins>
          </w:p>
        </w:tc>
        <w:tc>
          <w:tcPr>
            <w:tcW w:w="939" w:type="pct"/>
            <w:vAlign w:val="bottom"/>
            <w:tcPrChange w:id="3742" w:author="Thu Huyen Tran" w:date="2023-12-05T20:51:00Z">
              <w:tcPr>
                <w:tcW w:w="939" w:type="pct"/>
                <w:vAlign w:val="bottom"/>
              </w:tcPr>
            </w:tcPrChange>
          </w:tcPr>
          <w:p w14:paraId="70A334D2" w14:textId="54DA8A3C" w:rsidR="00444460" w:rsidRPr="00760E09" w:rsidRDefault="00444460" w:rsidP="00444460">
            <w:pPr>
              <w:spacing w:before="60" w:after="60"/>
              <w:ind w:right="-15"/>
              <w:jc w:val="center"/>
              <w:rPr>
                <w:ins w:id="3743" w:author="Thu Huyen Tran" w:date="2023-12-05T20:20:00Z"/>
                <w:sz w:val="22"/>
                <w:lang w:val="en-US"/>
              </w:rPr>
            </w:pPr>
            <w:ins w:id="3744" w:author="Thu Huyen Tran" w:date="2024-05-17T20:37:00Z" w16du:dateUtc="2024-05-17T13:37:00Z">
              <w:r w:rsidRPr="00760E09">
                <w:rPr>
                  <w:sz w:val="22"/>
                  <w:rPrChange w:id="3745" w:author="Huyen Tran Thu" w:date="2025-04-28T20:03:00Z" w16du:dateUtc="2025-04-28T13:03:00Z">
                    <w:rPr>
                      <w:rFonts w:ascii="Arial" w:hAnsi="Arial" w:cs="Arial"/>
                      <w:sz w:val="20"/>
                      <w:szCs w:val="20"/>
                    </w:rPr>
                  </w:rPrChange>
                </w:rPr>
                <w:t xml:space="preserve">795.541 </w:t>
              </w:r>
            </w:ins>
          </w:p>
        </w:tc>
        <w:tc>
          <w:tcPr>
            <w:tcW w:w="938" w:type="pct"/>
            <w:vAlign w:val="bottom"/>
            <w:tcPrChange w:id="3746" w:author="Thu Huyen Tran" w:date="2023-12-05T20:51:00Z">
              <w:tcPr>
                <w:tcW w:w="938" w:type="pct"/>
                <w:vAlign w:val="bottom"/>
              </w:tcPr>
            </w:tcPrChange>
          </w:tcPr>
          <w:p w14:paraId="402E5A05" w14:textId="07A8C091" w:rsidR="00444460" w:rsidRPr="00760E09" w:rsidRDefault="00444460" w:rsidP="00444460">
            <w:pPr>
              <w:spacing w:before="60" w:after="60"/>
              <w:ind w:right="-15"/>
              <w:jc w:val="center"/>
              <w:rPr>
                <w:ins w:id="3747" w:author="Thu Huyen Tran" w:date="2023-12-05T20:20:00Z"/>
                <w:sz w:val="22"/>
              </w:rPr>
            </w:pPr>
            <w:ins w:id="3748" w:author="Thu Huyen Tran" w:date="2024-05-17T20:39:00Z" w16du:dateUtc="2024-05-17T13:39:00Z">
              <w:r w:rsidRPr="00760E09">
                <w:rPr>
                  <w:sz w:val="22"/>
                  <w:rPrChange w:id="3749" w:author="Huyen Tran Thu" w:date="2025-04-28T20:03:00Z" w16du:dateUtc="2025-04-28T13:03:00Z">
                    <w:rPr>
                      <w:rFonts w:ascii="Arial" w:hAnsi="Arial" w:cs="Arial"/>
                      <w:sz w:val="20"/>
                      <w:szCs w:val="20"/>
                    </w:rPr>
                  </w:rPrChange>
                </w:rPr>
                <w:t xml:space="preserve">556.879 </w:t>
              </w:r>
            </w:ins>
          </w:p>
        </w:tc>
        <w:tc>
          <w:tcPr>
            <w:tcW w:w="1014" w:type="pct"/>
            <w:vAlign w:val="bottom"/>
            <w:tcPrChange w:id="3750" w:author="Thu Huyen Tran" w:date="2023-12-05T20:51:00Z">
              <w:tcPr>
                <w:tcW w:w="1014" w:type="pct"/>
                <w:vAlign w:val="bottom"/>
              </w:tcPr>
            </w:tcPrChange>
          </w:tcPr>
          <w:p w14:paraId="4D4043DD" w14:textId="2B27BB15" w:rsidR="00444460" w:rsidRPr="00760E09" w:rsidRDefault="00444460" w:rsidP="00444460">
            <w:pPr>
              <w:spacing w:before="60" w:after="60"/>
              <w:ind w:right="-15"/>
              <w:jc w:val="center"/>
              <w:rPr>
                <w:ins w:id="3751" w:author="Thu Huyen Tran" w:date="2023-12-05T20:20:00Z"/>
                <w:sz w:val="22"/>
              </w:rPr>
            </w:pPr>
            <w:ins w:id="3752" w:author="Thu Huyen Tran" w:date="2024-05-17T20:39:00Z" w16du:dateUtc="2024-05-17T13:39:00Z">
              <w:r w:rsidRPr="00760E09">
                <w:rPr>
                  <w:sz w:val="22"/>
                  <w:rPrChange w:id="3753" w:author="Huyen Tran Thu" w:date="2025-04-28T20:03:00Z" w16du:dateUtc="2025-04-28T13:03:00Z">
                    <w:rPr>
                      <w:rFonts w:ascii="Arial" w:hAnsi="Arial" w:cs="Arial"/>
                      <w:sz w:val="20"/>
                      <w:szCs w:val="20"/>
                    </w:rPr>
                  </w:rPrChange>
                </w:rPr>
                <w:t xml:space="preserve">238.662 </w:t>
              </w:r>
            </w:ins>
          </w:p>
        </w:tc>
      </w:tr>
      <w:tr w:rsidR="00444460" w:rsidRPr="00760E09" w14:paraId="06470E50" w14:textId="77777777" w:rsidTr="002B527E">
        <w:trPr>
          <w:jc w:val="center"/>
          <w:ins w:id="3754" w:author="Thu Huyen Tran" w:date="2023-12-05T20:20:00Z"/>
          <w:trPrChange w:id="3755" w:author="Thu Huyen Tran" w:date="2023-12-05T20:51:00Z">
            <w:trPr>
              <w:jc w:val="center"/>
            </w:trPr>
          </w:trPrChange>
        </w:trPr>
        <w:tc>
          <w:tcPr>
            <w:tcW w:w="371" w:type="pct"/>
            <w:vAlign w:val="bottom"/>
            <w:tcPrChange w:id="3756" w:author="Thu Huyen Tran" w:date="2023-12-05T20:51:00Z">
              <w:tcPr>
                <w:tcW w:w="371" w:type="pct"/>
                <w:vAlign w:val="center"/>
              </w:tcPr>
            </w:tcPrChange>
          </w:tcPr>
          <w:p w14:paraId="62E7F726" w14:textId="10CAD606" w:rsidR="00444460" w:rsidRPr="00760E09" w:rsidRDefault="00444460" w:rsidP="00444460">
            <w:pPr>
              <w:spacing w:before="60" w:after="60"/>
              <w:ind w:right="-15"/>
              <w:jc w:val="center"/>
              <w:rPr>
                <w:ins w:id="3757" w:author="Thu Huyen Tran" w:date="2023-12-05T20:20:00Z"/>
                <w:sz w:val="22"/>
                <w:lang w:val="en-US"/>
              </w:rPr>
            </w:pPr>
            <w:ins w:id="3758" w:author="Thu Huyen Tran" w:date="2023-12-05T20:51:00Z">
              <w:r w:rsidRPr="00760E09">
                <w:rPr>
                  <w:sz w:val="22"/>
                </w:rPr>
                <w:t>1992</w:t>
              </w:r>
            </w:ins>
          </w:p>
        </w:tc>
        <w:tc>
          <w:tcPr>
            <w:tcW w:w="878" w:type="pct"/>
            <w:vAlign w:val="bottom"/>
            <w:tcPrChange w:id="3759" w:author="Thu Huyen Tran" w:date="2023-12-05T20:51:00Z">
              <w:tcPr>
                <w:tcW w:w="878" w:type="pct"/>
                <w:vAlign w:val="bottom"/>
              </w:tcPr>
            </w:tcPrChange>
          </w:tcPr>
          <w:p w14:paraId="780160CA" w14:textId="3427E36B" w:rsidR="00444460" w:rsidRPr="00760E09" w:rsidRDefault="00444460" w:rsidP="00444460">
            <w:pPr>
              <w:spacing w:before="60" w:after="60"/>
              <w:ind w:right="-15"/>
              <w:jc w:val="center"/>
              <w:rPr>
                <w:ins w:id="3760" w:author="Thu Huyen Tran" w:date="2023-12-05T20:20:00Z"/>
                <w:sz w:val="22"/>
              </w:rPr>
            </w:pPr>
            <w:ins w:id="3761" w:author="Thu Huyen Tran" w:date="2023-12-05T20:51:00Z">
              <w:r w:rsidRPr="00760E09">
                <w:rPr>
                  <w:sz w:val="22"/>
                  <w:rPrChange w:id="3762" w:author="Huyen Tran Thu" w:date="2025-04-28T20:03:00Z" w16du:dateUtc="2025-04-28T13:03:00Z">
                    <w:rPr>
                      <w:rFonts w:ascii="Arial" w:hAnsi="Arial" w:cs="Arial"/>
                      <w:sz w:val="20"/>
                      <w:szCs w:val="20"/>
                    </w:rPr>
                  </w:rPrChange>
                </w:rPr>
                <w:t xml:space="preserve">1.525.764 </w:t>
              </w:r>
            </w:ins>
          </w:p>
        </w:tc>
        <w:tc>
          <w:tcPr>
            <w:tcW w:w="860" w:type="pct"/>
            <w:vAlign w:val="bottom"/>
            <w:tcPrChange w:id="3763" w:author="Thu Huyen Tran" w:date="2023-12-05T20:51:00Z">
              <w:tcPr>
                <w:tcW w:w="860" w:type="pct"/>
                <w:vAlign w:val="bottom"/>
              </w:tcPr>
            </w:tcPrChange>
          </w:tcPr>
          <w:p w14:paraId="67EB2C7A" w14:textId="5AB362B5" w:rsidR="00444460" w:rsidRPr="00760E09" w:rsidRDefault="00444460" w:rsidP="00444460">
            <w:pPr>
              <w:spacing w:before="60" w:after="60"/>
              <w:ind w:right="-15"/>
              <w:jc w:val="center"/>
              <w:rPr>
                <w:ins w:id="3764" w:author="Thu Huyen Tran" w:date="2023-12-05T20:20:00Z"/>
                <w:sz w:val="22"/>
                <w:lang w:val="en-US"/>
              </w:rPr>
            </w:pPr>
            <w:ins w:id="3765" w:author="Thu Huyen Tran" w:date="2023-12-05T20:52:00Z">
              <w:r w:rsidRPr="00760E09">
                <w:rPr>
                  <w:sz w:val="22"/>
                  <w:rPrChange w:id="3766" w:author="Huyen Tran Thu" w:date="2025-04-28T20:03:00Z" w16du:dateUtc="2025-04-28T13:03:00Z">
                    <w:rPr>
                      <w:rFonts w:ascii="Arial" w:hAnsi="Arial" w:cs="Arial"/>
                      <w:sz w:val="20"/>
                      <w:szCs w:val="20"/>
                    </w:rPr>
                  </w:rPrChange>
                </w:rPr>
                <w:t xml:space="preserve">686.594 </w:t>
              </w:r>
            </w:ins>
          </w:p>
        </w:tc>
        <w:tc>
          <w:tcPr>
            <w:tcW w:w="939" w:type="pct"/>
            <w:vAlign w:val="bottom"/>
            <w:tcPrChange w:id="3767" w:author="Thu Huyen Tran" w:date="2023-12-05T20:51:00Z">
              <w:tcPr>
                <w:tcW w:w="939" w:type="pct"/>
                <w:vAlign w:val="bottom"/>
              </w:tcPr>
            </w:tcPrChange>
          </w:tcPr>
          <w:p w14:paraId="44163157" w14:textId="1F9BBB30" w:rsidR="00444460" w:rsidRPr="00760E09" w:rsidRDefault="00444460" w:rsidP="00444460">
            <w:pPr>
              <w:spacing w:before="60" w:after="60"/>
              <w:ind w:right="-15"/>
              <w:jc w:val="center"/>
              <w:rPr>
                <w:ins w:id="3768" w:author="Thu Huyen Tran" w:date="2023-12-05T20:20:00Z"/>
                <w:sz w:val="22"/>
                <w:lang w:val="en-US"/>
              </w:rPr>
            </w:pPr>
            <w:ins w:id="3769" w:author="Thu Huyen Tran" w:date="2024-05-17T20:37:00Z" w16du:dateUtc="2024-05-17T13:37:00Z">
              <w:r w:rsidRPr="00760E09">
                <w:rPr>
                  <w:sz w:val="22"/>
                  <w:rPrChange w:id="3770" w:author="Huyen Tran Thu" w:date="2025-04-28T20:03:00Z" w16du:dateUtc="2025-04-28T13:03:00Z">
                    <w:rPr>
                      <w:rFonts w:ascii="Arial" w:hAnsi="Arial" w:cs="Arial"/>
                      <w:sz w:val="20"/>
                      <w:szCs w:val="20"/>
                    </w:rPr>
                  </w:rPrChange>
                </w:rPr>
                <w:t xml:space="preserve">839.170 </w:t>
              </w:r>
            </w:ins>
          </w:p>
        </w:tc>
        <w:tc>
          <w:tcPr>
            <w:tcW w:w="938" w:type="pct"/>
            <w:vAlign w:val="bottom"/>
            <w:tcPrChange w:id="3771" w:author="Thu Huyen Tran" w:date="2023-12-05T20:51:00Z">
              <w:tcPr>
                <w:tcW w:w="938" w:type="pct"/>
                <w:vAlign w:val="bottom"/>
              </w:tcPr>
            </w:tcPrChange>
          </w:tcPr>
          <w:p w14:paraId="226FBB76" w14:textId="6CCE1856" w:rsidR="00444460" w:rsidRPr="00760E09" w:rsidRDefault="00444460" w:rsidP="00444460">
            <w:pPr>
              <w:spacing w:before="60" w:after="60"/>
              <w:ind w:right="-15"/>
              <w:jc w:val="center"/>
              <w:rPr>
                <w:ins w:id="3772" w:author="Thu Huyen Tran" w:date="2023-12-05T20:20:00Z"/>
                <w:sz w:val="22"/>
              </w:rPr>
            </w:pPr>
            <w:ins w:id="3773" w:author="Thu Huyen Tran" w:date="2024-05-17T20:39:00Z" w16du:dateUtc="2024-05-17T13:39:00Z">
              <w:r w:rsidRPr="00760E09">
                <w:rPr>
                  <w:sz w:val="22"/>
                  <w:rPrChange w:id="3774" w:author="Huyen Tran Thu" w:date="2025-04-28T20:03:00Z" w16du:dateUtc="2025-04-28T13:03:00Z">
                    <w:rPr>
                      <w:rFonts w:ascii="Arial" w:hAnsi="Arial" w:cs="Arial"/>
                      <w:sz w:val="20"/>
                      <w:szCs w:val="20"/>
                    </w:rPr>
                  </w:rPrChange>
                </w:rPr>
                <w:t xml:space="preserve">587.419 </w:t>
              </w:r>
            </w:ins>
          </w:p>
        </w:tc>
        <w:tc>
          <w:tcPr>
            <w:tcW w:w="1014" w:type="pct"/>
            <w:vAlign w:val="bottom"/>
            <w:tcPrChange w:id="3775" w:author="Thu Huyen Tran" w:date="2023-12-05T20:51:00Z">
              <w:tcPr>
                <w:tcW w:w="1014" w:type="pct"/>
                <w:vAlign w:val="bottom"/>
              </w:tcPr>
            </w:tcPrChange>
          </w:tcPr>
          <w:p w14:paraId="33776413" w14:textId="080CD12E" w:rsidR="00444460" w:rsidRPr="00760E09" w:rsidRDefault="00444460" w:rsidP="00444460">
            <w:pPr>
              <w:spacing w:before="60" w:after="60"/>
              <w:ind w:right="-15"/>
              <w:jc w:val="center"/>
              <w:rPr>
                <w:ins w:id="3776" w:author="Thu Huyen Tran" w:date="2023-12-05T20:20:00Z"/>
                <w:sz w:val="22"/>
              </w:rPr>
            </w:pPr>
            <w:ins w:id="3777" w:author="Thu Huyen Tran" w:date="2024-05-17T20:39:00Z" w16du:dateUtc="2024-05-17T13:39:00Z">
              <w:r w:rsidRPr="00760E09">
                <w:rPr>
                  <w:sz w:val="22"/>
                  <w:rPrChange w:id="3778" w:author="Huyen Tran Thu" w:date="2025-04-28T20:03:00Z" w16du:dateUtc="2025-04-28T13:03:00Z">
                    <w:rPr>
                      <w:rFonts w:ascii="Arial" w:hAnsi="Arial" w:cs="Arial"/>
                      <w:sz w:val="20"/>
                      <w:szCs w:val="20"/>
                    </w:rPr>
                  </w:rPrChange>
                </w:rPr>
                <w:t xml:space="preserve">251.751 </w:t>
              </w:r>
            </w:ins>
          </w:p>
        </w:tc>
      </w:tr>
      <w:tr w:rsidR="00444460" w:rsidRPr="00760E09" w14:paraId="439B54E8" w14:textId="77777777" w:rsidTr="002B527E">
        <w:trPr>
          <w:jc w:val="center"/>
          <w:ins w:id="3779" w:author="Thu Huyen Tran" w:date="2023-12-05T20:20:00Z"/>
          <w:trPrChange w:id="3780" w:author="Thu Huyen Tran" w:date="2023-12-05T20:51:00Z">
            <w:trPr>
              <w:jc w:val="center"/>
            </w:trPr>
          </w:trPrChange>
        </w:trPr>
        <w:tc>
          <w:tcPr>
            <w:tcW w:w="371" w:type="pct"/>
            <w:vAlign w:val="bottom"/>
            <w:tcPrChange w:id="3781" w:author="Thu Huyen Tran" w:date="2023-12-05T20:51:00Z">
              <w:tcPr>
                <w:tcW w:w="371" w:type="pct"/>
                <w:vAlign w:val="center"/>
              </w:tcPr>
            </w:tcPrChange>
          </w:tcPr>
          <w:p w14:paraId="6EFCCBA1" w14:textId="0F42E03B" w:rsidR="00444460" w:rsidRPr="00760E09" w:rsidRDefault="00444460" w:rsidP="00444460">
            <w:pPr>
              <w:spacing w:before="60" w:after="60"/>
              <w:ind w:right="-15"/>
              <w:jc w:val="center"/>
              <w:rPr>
                <w:ins w:id="3782" w:author="Thu Huyen Tran" w:date="2023-12-05T20:20:00Z"/>
                <w:sz w:val="22"/>
                <w:lang w:val="en-US"/>
              </w:rPr>
            </w:pPr>
            <w:ins w:id="3783" w:author="Thu Huyen Tran" w:date="2023-12-05T20:51:00Z">
              <w:r w:rsidRPr="00760E09">
                <w:rPr>
                  <w:sz w:val="22"/>
                </w:rPr>
                <w:t>1993</w:t>
              </w:r>
            </w:ins>
          </w:p>
        </w:tc>
        <w:tc>
          <w:tcPr>
            <w:tcW w:w="878" w:type="pct"/>
            <w:vAlign w:val="bottom"/>
            <w:tcPrChange w:id="3784" w:author="Thu Huyen Tran" w:date="2023-12-05T20:51:00Z">
              <w:tcPr>
                <w:tcW w:w="878" w:type="pct"/>
                <w:vAlign w:val="bottom"/>
              </w:tcPr>
            </w:tcPrChange>
          </w:tcPr>
          <w:p w14:paraId="731CE502" w14:textId="794C524A" w:rsidR="00444460" w:rsidRPr="00760E09" w:rsidRDefault="00444460" w:rsidP="00444460">
            <w:pPr>
              <w:spacing w:before="60" w:after="60"/>
              <w:ind w:right="-15"/>
              <w:jc w:val="center"/>
              <w:rPr>
                <w:ins w:id="3785" w:author="Thu Huyen Tran" w:date="2023-12-05T20:20:00Z"/>
                <w:sz w:val="22"/>
              </w:rPr>
            </w:pPr>
            <w:ins w:id="3786" w:author="Thu Huyen Tran" w:date="2023-12-05T20:51:00Z">
              <w:r w:rsidRPr="00760E09">
                <w:rPr>
                  <w:sz w:val="22"/>
                  <w:rPrChange w:id="3787" w:author="Huyen Tran Thu" w:date="2025-04-28T20:03:00Z" w16du:dateUtc="2025-04-28T13:03:00Z">
                    <w:rPr>
                      <w:rFonts w:ascii="Arial" w:hAnsi="Arial" w:cs="Arial"/>
                      <w:sz w:val="20"/>
                      <w:szCs w:val="20"/>
                    </w:rPr>
                  </w:rPrChange>
                </w:rPr>
                <w:t xml:space="preserve">1.672.550 </w:t>
              </w:r>
            </w:ins>
          </w:p>
        </w:tc>
        <w:tc>
          <w:tcPr>
            <w:tcW w:w="860" w:type="pct"/>
            <w:vAlign w:val="bottom"/>
            <w:tcPrChange w:id="3788" w:author="Thu Huyen Tran" w:date="2023-12-05T20:51:00Z">
              <w:tcPr>
                <w:tcW w:w="860" w:type="pct"/>
                <w:vAlign w:val="bottom"/>
              </w:tcPr>
            </w:tcPrChange>
          </w:tcPr>
          <w:p w14:paraId="368A71F1" w14:textId="2EDEB144" w:rsidR="00444460" w:rsidRPr="00760E09" w:rsidRDefault="00444460" w:rsidP="00444460">
            <w:pPr>
              <w:spacing w:before="60" w:after="60"/>
              <w:ind w:right="-15"/>
              <w:jc w:val="center"/>
              <w:rPr>
                <w:ins w:id="3789" w:author="Thu Huyen Tran" w:date="2023-12-05T20:20:00Z"/>
                <w:sz w:val="22"/>
                <w:lang w:val="en-US"/>
              </w:rPr>
            </w:pPr>
            <w:ins w:id="3790" w:author="Thu Huyen Tran" w:date="2023-12-05T20:52:00Z">
              <w:r w:rsidRPr="00760E09">
                <w:rPr>
                  <w:sz w:val="22"/>
                  <w:rPrChange w:id="3791" w:author="Huyen Tran Thu" w:date="2025-04-28T20:03:00Z" w16du:dateUtc="2025-04-28T13:03:00Z">
                    <w:rPr>
                      <w:rFonts w:ascii="Arial" w:hAnsi="Arial" w:cs="Arial"/>
                      <w:sz w:val="20"/>
                      <w:szCs w:val="20"/>
                    </w:rPr>
                  </w:rPrChange>
                </w:rPr>
                <w:t xml:space="preserve">790.280 </w:t>
              </w:r>
            </w:ins>
          </w:p>
        </w:tc>
        <w:tc>
          <w:tcPr>
            <w:tcW w:w="939" w:type="pct"/>
            <w:vAlign w:val="bottom"/>
            <w:tcPrChange w:id="3792" w:author="Thu Huyen Tran" w:date="2023-12-05T20:51:00Z">
              <w:tcPr>
                <w:tcW w:w="939" w:type="pct"/>
                <w:vAlign w:val="bottom"/>
              </w:tcPr>
            </w:tcPrChange>
          </w:tcPr>
          <w:p w14:paraId="7841F9E6" w14:textId="374B4A83" w:rsidR="00444460" w:rsidRPr="00760E09" w:rsidRDefault="00444460" w:rsidP="00444460">
            <w:pPr>
              <w:spacing w:before="60" w:after="60"/>
              <w:ind w:right="-15"/>
              <w:jc w:val="center"/>
              <w:rPr>
                <w:ins w:id="3793" w:author="Thu Huyen Tran" w:date="2023-12-05T20:20:00Z"/>
                <w:sz w:val="22"/>
                <w:lang w:val="en-US"/>
              </w:rPr>
            </w:pPr>
            <w:ins w:id="3794" w:author="Thu Huyen Tran" w:date="2024-05-17T20:37:00Z" w16du:dateUtc="2024-05-17T13:37:00Z">
              <w:r w:rsidRPr="00760E09">
                <w:rPr>
                  <w:sz w:val="22"/>
                  <w:rPrChange w:id="3795" w:author="Huyen Tran Thu" w:date="2025-04-28T20:03:00Z" w16du:dateUtc="2025-04-28T13:03:00Z">
                    <w:rPr>
                      <w:rFonts w:ascii="Arial" w:hAnsi="Arial" w:cs="Arial"/>
                      <w:sz w:val="20"/>
                      <w:szCs w:val="20"/>
                    </w:rPr>
                  </w:rPrChange>
                </w:rPr>
                <w:t xml:space="preserve">882.270 </w:t>
              </w:r>
            </w:ins>
          </w:p>
        </w:tc>
        <w:tc>
          <w:tcPr>
            <w:tcW w:w="938" w:type="pct"/>
            <w:vAlign w:val="bottom"/>
            <w:tcPrChange w:id="3796" w:author="Thu Huyen Tran" w:date="2023-12-05T20:51:00Z">
              <w:tcPr>
                <w:tcW w:w="938" w:type="pct"/>
                <w:vAlign w:val="bottom"/>
              </w:tcPr>
            </w:tcPrChange>
          </w:tcPr>
          <w:p w14:paraId="161CD41C" w14:textId="475BC632" w:rsidR="00444460" w:rsidRPr="00760E09" w:rsidRDefault="00444460" w:rsidP="00444460">
            <w:pPr>
              <w:spacing w:before="60" w:after="60"/>
              <w:ind w:right="-15"/>
              <w:jc w:val="center"/>
              <w:rPr>
                <w:ins w:id="3797" w:author="Thu Huyen Tran" w:date="2023-12-05T20:20:00Z"/>
                <w:sz w:val="22"/>
              </w:rPr>
            </w:pPr>
            <w:ins w:id="3798" w:author="Thu Huyen Tran" w:date="2024-05-17T20:39:00Z" w16du:dateUtc="2024-05-17T13:39:00Z">
              <w:r w:rsidRPr="00760E09">
                <w:rPr>
                  <w:sz w:val="22"/>
                  <w:rPrChange w:id="3799" w:author="Huyen Tran Thu" w:date="2025-04-28T20:03:00Z" w16du:dateUtc="2025-04-28T13:03:00Z">
                    <w:rPr>
                      <w:rFonts w:ascii="Arial" w:hAnsi="Arial" w:cs="Arial"/>
                      <w:sz w:val="20"/>
                      <w:szCs w:val="20"/>
                    </w:rPr>
                  </w:rPrChange>
                </w:rPr>
                <w:t xml:space="preserve">617.589 </w:t>
              </w:r>
            </w:ins>
          </w:p>
        </w:tc>
        <w:tc>
          <w:tcPr>
            <w:tcW w:w="1014" w:type="pct"/>
            <w:vAlign w:val="bottom"/>
            <w:tcPrChange w:id="3800" w:author="Thu Huyen Tran" w:date="2023-12-05T20:51:00Z">
              <w:tcPr>
                <w:tcW w:w="1014" w:type="pct"/>
                <w:vAlign w:val="bottom"/>
              </w:tcPr>
            </w:tcPrChange>
          </w:tcPr>
          <w:p w14:paraId="6B01EAD8" w14:textId="11D46BF7" w:rsidR="00444460" w:rsidRPr="00760E09" w:rsidRDefault="00444460" w:rsidP="00444460">
            <w:pPr>
              <w:spacing w:before="60" w:after="60"/>
              <w:ind w:right="-15"/>
              <w:jc w:val="center"/>
              <w:rPr>
                <w:ins w:id="3801" w:author="Thu Huyen Tran" w:date="2023-12-05T20:20:00Z"/>
                <w:sz w:val="22"/>
              </w:rPr>
            </w:pPr>
            <w:ins w:id="3802" w:author="Thu Huyen Tran" w:date="2024-05-17T20:39:00Z" w16du:dateUtc="2024-05-17T13:39:00Z">
              <w:r w:rsidRPr="00760E09">
                <w:rPr>
                  <w:sz w:val="22"/>
                  <w:rPrChange w:id="3803" w:author="Huyen Tran Thu" w:date="2025-04-28T20:03:00Z" w16du:dateUtc="2025-04-28T13:03:00Z">
                    <w:rPr>
                      <w:rFonts w:ascii="Arial" w:hAnsi="Arial" w:cs="Arial"/>
                      <w:sz w:val="20"/>
                      <w:szCs w:val="20"/>
                    </w:rPr>
                  </w:rPrChange>
                </w:rPr>
                <w:t xml:space="preserve">264.681 </w:t>
              </w:r>
            </w:ins>
          </w:p>
        </w:tc>
      </w:tr>
      <w:tr w:rsidR="00444460" w:rsidRPr="00760E09" w14:paraId="2B5CF31A" w14:textId="77777777" w:rsidTr="002B527E">
        <w:trPr>
          <w:jc w:val="center"/>
          <w:ins w:id="3804" w:author="Thu Huyen Tran" w:date="2023-12-05T20:20:00Z"/>
          <w:trPrChange w:id="3805" w:author="Thu Huyen Tran" w:date="2023-12-05T20:51:00Z">
            <w:trPr>
              <w:jc w:val="center"/>
            </w:trPr>
          </w:trPrChange>
        </w:trPr>
        <w:tc>
          <w:tcPr>
            <w:tcW w:w="371" w:type="pct"/>
            <w:vAlign w:val="bottom"/>
            <w:tcPrChange w:id="3806" w:author="Thu Huyen Tran" w:date="2023-12-05T20:51:00Z">
              <w:tcPr>
                <w:tcW w:w="371" w:type="pct"/>
                <w:vAlign w:val="center"/>
              </w:tcPr>
            </w:tcPrChange>
          </w:tcPr>
          <w:p w14:paraId="39152C9C" w14:textId="1E60E9D4" w:rsidR="00444460" w:rsidRPr="00760E09" w:rsidRDefault="00444460" w:rsidP="00444460">
            <w:pPr>
              <w:spacing w:before="60" w:after="60"/>
              <w:ind w:right="-15"/>
              <w:jc w:val="center"/>
              <w:rPr>
                <w:ins w:id="3807" w:author="Thu Huyen Tran" w:date="2023-12-05T20:20:00Z"/>
                <w:sz w:val="22"/>
                <w:lang w:val="en-US"/>
              </w:rPr>
            </w:pPr>
            <w:ins w:id="3808" w:author="Thu Huyen Tran" w:date="2023-12-05T20:51:00Z">
              <w:r w:rsidRPr="00760E09">
                <w:rPr>
                  <w:sz w:val="22"/>
                </w:rPr>
                <w:t>1994</w:t>
              </w:r>
            </w:ins>
          </w:p>
        </w:tc>
        <w:tc>
          <w:tcPr>
            <w:tcW w:w="878" w:type="pct"/>
            <w:vAlign w:val="bottom"/>
            <w:tcPrChange w:id="3809" w:author="Thu Huyen Tran" w:date="2023-12-05T20:51:00Z">
              <w:tcPr>
                <w:tcW w:w="878" w:type="pct"/>
                <w:vAlign w:val="bottom"/>
              </w:tcPr>
            </w:tcPrChange>
          </w:tcPr>
          <w:p w14:paraId="7C5D3ED3" w14:textId="7FFDD997" w:rsidR="00444460" w:rsidRPr="00760E09" w:rsidRDefault="00444460" w:rsidP="00444460">
            <w:pPr>
              <w:spacing w:before="60" w:after="60"/>
              <w:ind w:right="-15"/>
              <w:jc w:val="center"/>
              <w:rPr>
                <w:ins w:id="3810" w:author="Thu Huyen Tran" w:date="2023-12-05T20:20:00Z"/>
                <w:sz w:val="22"/>
              </w:rPr>
            </w:pPr>
            <w:ins w:id="3811" w:author="Thu Huyen Tran" w:date="2023-12-05T20:51:00Z">
              <w:r w:rsidRPr="00760E09">
                <w:rPr>
                  <w:sz w:val="22"/>
                  <w:rPrChange w:id="3812" w:author="Huyen Tran Thu" w:date="2025-04-28T20:03:00Z" w16du:dateUtc="2025-04-28T13:03:00Z">
                    <w:rPr>
                      <w:rFonts w:ascii="Arial" w:hAnsi="Arial" w:cs="Arial"/>
                      <w:sz w:val="20"/>
                      <w:szCs w:val="20"/>
                    </w:rPr>
                  </w:rPrChange>
                </w:rPr>
                <w:t xml:space="preserve">1.862.833 </w:t>
              </w:r>
            </w:ins>
          </w:p>
        </w:tc>
        <w:tc>
          <w:tcPr>
            <w:tcW w:w="860" w:type="pct"/>
            <w:vAlign w:val="bottom"/>
            <w:tcPrChange w:id="3813" w:author="Thu Huyen Tran" w:date="2023-12-05T20:51:00Z">
              <w:tcPr>
                <w:tcW w:w="860" w:type="pct"/>
                <w:vAlign w:val="bottom"/>
              </w:tcPr>
            </w:tcPrChange>
          </w:tcPr>
          <w:p w14:paraId="204022E9" w14:textId="30434CAE" w:rsidR="00444460" w:rsidRPr="00760E09" w:rsidRDefault="00444460" w:rsidP="00444460">
            <w:pPr>
              <w:spacing w:before="60" w:after="60"/>
              <w:ind w:right="-15"/>
              <w:jc w:val="center"/>
              <w:rPr>
                <w:ins w:id="3814" w:author="Thu Huyen Tran" w:date="2023-12-05T20:20:00Z"/>
                <w:sz w:val="22"/>
                <w:lang w:val="en-US"/>
              </w:rPr>
            </w:pPr>
            <w:ins w:id="3815" w:author="Thu Huyen Tran" w:date="2023-12-05T20:52:00Z">
              <w:r w:rsidRPr="00760E09">
                <w:rPr>
                  <w:sz w:val="22"/>
                  <w:rPrChange w:id="3816" w:author="Huyen Tran Thu" w:date="2025-04-28T20:03:00Z" w16du:dateUtc="2025-04-28T13:03:00Z">
                    <w:rPr>
                      <w:rFonts w:ascii="Arial" w:hAnsi="Arial" w:cs="Arial"/>
                      <w:sz w:val="20"/>
                      <w:szCs w:val="20"/>
                    </w:rPr>
                  </w:rPrChange>
                </w:rPr>
                <w:t xml:space="preserve">922.102 </w:t>
              </w:r>
            </w:ins>
          </w:p>
        </w:tc>
        <w:tc>
          <w:tcPr>
            <w:tcW w:w="939" w:type="pct"/>
            <w:vAlign w:val="bottom"/>
            <w:tcPrChange w:id="3817" w:author="Thu Huyen Tran" w:date="2023-12-05T20:51:00Z">
              <w:tcPr>
                <w:tcW w:w="939" w:type="pct"/>
                <w:vAlign w:val="bottom"/>
              </w:tcPr>
            </w:tcPrChange>
          </w:tcPr>
          <w:p w14:paraId="5787FAAB" w14:textId="7E7DB009" w:rsidR="00444460" w:rsidRPr="00760E09" w:rsidRDefault="00444460" w:rsidP="00444460">
            <w:pPr>
              <w:spacing w:before="60" w:after="60"/>
              <w:ind w:right="-15"/>
              <w:jc w:val="center"/>
              <w:rPr>
                <w:ins w:id="3818" w:author="Thu Huyen Tran" w:date="2023-12-05T20:20:00Z"/>
                <w:sz w:val="22"/>
                <w:lang w:val="en-US"/>
              </w:rPr>
            </w:pPr>
            <w:ins w:id="3819" w:author="Thu Huyen Tran" w:date="2024-05-17T20:37:00Z" w16du:dateUtc="2024-05-17T13:37:00Z">
              <w:r w:rsidRPr="00760E09">
                <w:rPr>
                  <w:sz w:val="22"/>
                  <w:rPrChange w:id="3820" w:author="Huyen Tran Thu" w:date="2025-04-28T20:03:00Z" w16du:dateUtc="2025-04-28T13:03:00Z">
                    <w:rPr>
                      <w:rFonts w:ascii="Arial" w:hAnsi="Arial" w:cs="Arial"/>
                      <w:sz w:val="20"/>
                      <w:szCs w:val="20"/>
                    </w:rPr>
                  </w:rPrChange>
                </w:rPr>
                <w:t xml:space="preserve">940.731 </w:t>
              </w:r>
            </w:ins>
          </w:p>
        </w:tc>
        <w:tc>
          <w:tcPr>
            <w:tcW w:w="938" w:type="pct"/>
            <w:vAlign w:val="bottom"/>
            <w:tcPrChange w:id="3821" w:author="Thu Huyen Tran" w:date="2023-12-05T20:51:00Z">
              <w:tcPr>
                <w:tcW w:w="938" w:type="pct"/>
                <w:vAlign w:val="bottom"/>
              </w:tcPr>
            </w:tcPrChange>
          </w:tcPr>
          <w:p w14:paraId="16A84A8A" w14:textId="7B8EE592" w:rsidR="00444460" w:rsidRPr="00760E09" w:rsidRDefault="00444460" w:rsidP="00444460">
            <w:pPr>
              <w:spacing w:before="60" w:after="60"/>
              <w:ind w:right="-15"/>
              <w:jc w:val="center"/>
              <w:rPr>
                <w:ins w:id="3822" w:author="Thu Huyen Tran" w:date="2023-12-05T20:20:00Z"/>
                <w:sz w:val="22"/>
              </w:rPr>
            </w:pPr>
            <w:ins w:id="3823" w:author="Thu Huyen Tran" w:date="2024-05-17T20:39:00Z" w16du:dateUtc="2024-05-17T13:39:00Z">
              <w:r w:rsidRPr="00760E09">
                <w:rPr>
                  <w:sz w:val="22"/>
                  <w:rPrChange w:id="3824" w:author="Huyen Tran Thu" w:date="2025-04-28T20:03:00Z" w16du:dateUtc="2025-04-28T13:03:00Z">
                    <w:rPr>
                      <w:rFonts w:ascii="Arial" w:hAnsi="Arial" w:cs="Arial"/>
                      <w:sz w:val="20"/>
                      <w:szCs w:val="20"/>
                    </w:rPr>
                  </w:rPrChange>
                </w:rPr>
                <w:t xml:space="preserve">658.512 </w:t>
              </w:r>
            </w:ins>
          </w:p>
        </w:tc>
        <w:tc>
          <w:tcPr>
            <w:tcW w:w="1014" w:type="pct"/>
            <w:vAlign w:val="bottom"/>
            <w:tcPrChange w:id="3825" w:author="Thu Huyen Tran" w:date="2023-12-05T20:51:00Z">
              <w:tcPr>
                <w:tcW w:w="1014" w:type="pct"/>
                <w:vAlign w:val="bottom"/>
              </w:tcPr>
            </w:tcPrChange>
          </w:tcPr>
          <w:p w14:paraId="5140507F" w14:textId="065CF230" w:rsidR="00444460" w:rsidRPr="00760E09" w:rsidRDefault="00444460" w:rsidP="00444460">
            <w:pPr>
              <w:spacing w:before="60" w:after="60"/>
              <w:ind w:right="-15"/>
              <w:jc w:val="center"/>
              <w:rPr>
                <w:ins w:id="3826" w:author="Thu Huyen Tran" w:date="2023-12-05T20:20:00Z"/>
                <w:sz w:val="22"/>
              </w:rPr>
            </w:pPr>
            <w:ins w:id="3827" w:author="Thu Huyen Tran" w:date="2024-05-17T20:39:00Z" w16du:dateUtc="2024-05-17T13:39:00Z">
              <w:r w:rsidRPr="00760E09">
                <w:rPr>
                  <w:sz w:val="22"/>
                  <w:rPrChange w:id="3828" w:author="Huyen Tran Thu" w:date="2025-04-28T20:03:00Z" w16du:dateUtc="2025-04-28T13:03:00Z">
                    <w:rPr>
                      <w:rFonts w:ascii="Arial" w:hAnsi="Arial" w:cs="Arial"/>
                      <w:sz w:val="20"/>
                      <w:szCs w:val="20"/>
                    </w:rPr>
                  </w:rPrChange>
                </w:rPr>
                <w:t xml:space="preserve">282.219 </w:t>
              </w:r>
            </w:ins>
          </w:p>
        </w:tc>
      </w:tr>
      <w:tr w:rsidR="00444460" w:rsidRPr="00760E09" w14:paraId="5D7C164A" w14:textId="77777777" w:rsidTr="002B527E">
        <w:trPr>
          <w:jc w:val="center"/>
          <w:ins w:id="3829" w:author="Thu Huyen Tran" w:date="2023-12-05T20:51:00Z"/>
          <w:trPrChange w:id="3830" w:author="Thu Huyen Tran" w:date="2023-12-05T20:51:00Z">
            <w:trPr>
              <w:jc w:val="center"/>
            </w:trPr>
          </w:trPrChange>
        </w:trPr>
        <w:tc>
          <w:tcPr>
            <w:tcW w:w="371" w:type="pct"/>
            <w:vAlign w:val="bottom"/>
            <w:tcPrChange w:id="3831" w:author="Thu Huyen Tran" w:date="2023-12-05T20:51:00Z">
              <w:tcPr>
                <w:tcW w:w="371" w:type="pct"/>
                <w:vAlign w:val="center"/>
              </w:tcPr>
            </w:tcPrChange>
          </w:tcPr>
          <w:p w14:paraId="1B4BAEE5" w14:textId="06F7328D" w:rsidR="00444460" w:rsidRPr="00760E09" w:rsidRDefault="00444460" w:rsidP="00444460">
            <w:pPr>
              <w:spacing w:before="60" w:after="60"/>
              <w:ind w:right="-15"/>
              <w:jc w:val="center"/>
              <w:rPr>
                <w:ins w:id="3832" w:author="Thu Huyen Tran" w:date="2023-12-05T20:51:00Z"/>
                <w:sz w:val="22"/>
              </w:rPr>
            </w:pPr>
            <w:ins w:id="3833" w:author="Thu Huyen Tran" w:date="2023-12-05T20:51:00Z">
              <w:r w:rsidRPr="00760E09">
                <w:rPr>
                  <w:sz w:val="22"/>
                </w:rPr>
                <w:t>1995</w:t>
              </w:r>
            </w:ins>
          </w:p>
        </w:tc>
        <w:tc>
          <w:tcPr>
            <w:tcW w:w="878" w:type="pct"/>
            <w:vAlign w:val="bottom"/>
            <w:tcPrChange w:id="3834" w:author="Thu Huyen Tran" w:date="2023-12-05T20:51:00Z">
              <w:tcPr>
                <w:tcW w:w="878" w:type="pct"/>
                <w:vAlign w:val="bottom"/>
              </w:tcPr>
            </w:tcPrChange>
          </w:tcPr>
          <w:p w14:paraId="41813DE4" w14:textId="489167AC" w:rsidR="00444460" w:rsidRPr="00760E09" w:rsidRDefault="00444460" w:rsidP="00444460">
            <w:pPr>
              <w:spacing w:before="60" w:after="60"/>
              <w:ind w:right="-15"/>
              <w:jc w:val="center"/>
              <w:rPr>
                <w:ins w:id="3835" w:author="Thu Huyen Tran" w:date="2023-12-05T20:51:00Z"/>
                <w:sz w:val="22"/>
              </w:rPr>
            </w:pPr>
            <w:ins w:id="3836" w:author="Thu Huyen Tran" w:date="2023-12-05T20:51:00Z">
              <w:r w:rsidRPr="00760E09">
                <w:rPr>
                  <w:sz w:val="22"/>
                  <w:rPrChange w:id="3837" w:author="Huyen Tran Thu" w:date="2025-04-28T20:03:00Z" w16du:dateUtc="2025-04-28T13:03:00Z">
                    <w:rPr>
                      <w:rFonts w:ascii="Arial" w:hAnsi="Arial" w:cs="Arial"/>
                      <w:sz w:val="20"/>
                      <w:szCs w:val="20"/>
                    </w:rPr>
                  </w:rPrChange>
                </w:rPr>
                <w:t xml:space="preserve">2.082.887 </w:t>
              </w:r>
            </w:ins>
          </w:p>
        </w:tc>
        <w:tc>
          <w:tcPr>
            <w:tcW w:w="860" w:type="pct"/>
            <w:vAlign w:val="bottom"/>
            <w:tcPrChange w:id="3838" w:author="Thu Huyen Tran" w:date="2023-12-05T20:51:00Z">
              <w:tcPr>
                <w:tcW w:w="860" w:type="pct"/>
                <w:vAlign w:val="bottom"/>
              </w:tcPr>
            </w:tcPrChange>
          </w:tcPr>
          <w:p w14:paraId="16301E3C" w14:textId="20E173EC" w:rsidR="00444460" w:rsidRPr="00760E09" w:rsidRDefault="00444460" w:rsidP="00444460">
            <w:pPr>
              <w:spacing w:before="60" w:after="60"/>
              <w:ind w:right="-15"/>
              <w:jc w:val="center"/>
              <w:rPr>
                <w:ins w:id="3839" w:author="Thu Huyen Tran" w:date="2023-12-05T20:51:00Z"/>
                <w:sz w:val="22"/>
              </w:rPr>
            </w:pPr>
            <w:ins w:id="3840" w:author="Thu Huyen Tran" w:date="2023-12-05T20:52:00Z">
              <w:r w:rsidRPr="00760E09">
                <w:rPr>
                  <w:sz w:val="22"/>
                  <w:rPrChange w:id="3841" w:author="Huyen Tran Thu" w:date="2025-04-28T20:03:00Z" w16du:dateUtc="2025-04-28T13:03:00Z">
                    <w:rPr>
                      <w:rFonts w:ascii="Arial" w:hAnsi="Arial" w:cs="Arial"/>
                      <w:sz w:val="20"/>
                      <w:szCs w:val="20"/>
                    </w:rPr>
                  </w:rPrChange>
                </w:rPr>
                <w:t xml:space="preserve">1.077.894 </w:t>
              </w:r>
            </w:ins>
          </w:p>
        </w:tc>
        <w:tc>
          <w:tcPr>
            <w:tcW w:w="939" w:type="pct"/>
            <w:vAlign w:val="bottom"/>
            <w:tcPrChange w:id="3842" w:author="Thu Huyen Tran" w:date="2023-12-05T20:51:00Z">
              <w:tcPr>
                <w:tcW w:w="939" w:type="pct"/>
                <w:vAlign w:val="bottom"/>
              </w:tcPr>
            </w:tcPrChange>
          </w:tcPr>
          <w:p w14:paraId="4F04A56F" w14:textId="7958F916" w:rsidR="00444460" w:rsidRPr="00760E09" w:rsidRDefault="00444460" w:rsidP="00444460">
            <w:pPr>
              <w:spacing w:before="60" w:after="60"/>
              <w:ind w:right="-15"/>
              <w:jc w:val="center"/>
              <w:rPr>
                <w:ins w:id="3843" w:author="Thu Huyen Tran" w:date="2023-12-05T20:51:00Z"/>
                <w:sz w:val="22"/>
              </w:rPr>
            </w:pPr>
            <w:ins w:id="3844" w:author="Thu Huyen Tran" w:date="2024-05-17T20:37:00Z" w16du:dateUtc="2024-05-17T13:37:00Z">
              <w:r w:rsidRPr="00760E09">
                <w:rPr>
                  <w:sz w:val="22"/>
                  <w:rPrChange w:id="3845" w:author="Huyen Tran Thu" w:date="2025-04-28T20:03:00Z" w16du:dateUtc="2025-04-28T13:03:00Z">
                    <w:rPr>
                      <w:rFonts w:ascii="Arial" w:hAnsi="Arial" w:cs="Arial"/>
                      <w:sz w:val="20"/>
                      <w:szCs w:val="20"/>
                    </w:rPr>
                  </w:rPrChange>
                </w:rPr>
                <w:t xml:space="preserve">1.004.993 </w:t>
              </w:r>
            </w:ins>
          </w:p>
        </w:tc>
        <w:tc>
          <w:tcPr>
            <w:tcW w:w="938" w:type="pct"/>
            <w:vAlign w:val="bottom"/>
            <w:tcPrChange w:id="3846" w:author="Thu Huyen Tran" w:date="2023-12-05T20:51:00Z">
              <w:tcPr>
                <w:tcW w:w="938" w:type="pct"/>
                <w:vAlign w:val="bottom"/>
              </w:tcPr>
            </w:tcPrChange>
          </w:tcPr>
          <w:p w14:paraId="004B71AA" w14:textId="01900485" w:rsidR="00444460" w:rsidRPr="00760E09" w:rsidRDefault="00444460" w:rsidP="00444460">
            <w:pPr>
              <w:spacing w:before="60" w:after="60"/>
              <w:ind w:right="-15"/>
              <w:jc w:val="center"/>
              <w:rPr>
                <w:ins w:id="3847" w:author="Thu Huyen Tran" w:date="2023-12-05T20:51:00Z"/>
                <w:sz w:val="22"/>
              </w:rPr>
            </w:pPr>
            <w:ins w:id="3848" w:author="Thu Huyen Tran" w:date="2024-05-17T20:39:00Z" w16du:dateUtc="2024-05-17T13:39:00Z">
              <w:r w:rsidRPr="00760E09">
                <w:rPr>
                  <w:sz w:val="22"/>
                  <w:rPrChange w:id="3849" w:author="Huyen Tran Thu" w:date="2025-04-28T20:03:00Z" w16du:dateUtc="2025-04-28T13:03:00Z">
                    <w:rPr>
                      <w:rFonts w:ascii="Arial" w:hAnsi="Arial" w:cs="Arial"/>
                      <w:sz w:val="20"/>
                      <w:szCs w:val="20"/>
                    </w:rPr>
                  </w:rPrChange>
                </w:rPr>
                <w:t xml:space="preserve">703.495 </w:t>
              </w:r>
            </w:ins>
          </w:p>
        </w:tc>
        <w:tc>
          <w:tcPr>
            <w:tcW w:w="1014" w:type="pct"/>
            <w:vAlign w:val="bottom"/>
            <w:tcPrChange w:id="3850" w:author="Thu Huyen Tran" w:date="2023-12-05T20:51:00Z">
              <w:tcPr>
                <w:tcW w:w="1014" w:type="pct"/>
                <w:vAlign w:val="bottom"/>
              </w:tcPr>
            </w:tcPrChange>
          </w:tcPr>
          <w:p w14:paraId="69542E2B" w14:textId="0F6A49C1" w:rsidR="00444460" w:rsidRPr="00760E09" w:rsidRDefault="00444460" w:rsidP="00444460">
            <w:pPr>
              <w:spacing w:before="60" w:after="60"/>
              <w:ind w:right="-15"/>
              <w:jc w:val="center"/>
              <w:rPr>
                <w:ins w:id="3851" w:author="Thu Huyen Tran" w:date="2023-12-05T20:51:00Z"/>
                <w:sz w:val="22"/>
              </w:rPr>
            </w:pPr>
            <w:ins w:id="3852" w:author="Thu Huyen Tran" w:date="2024-05-17T20:39:00Z" w16du:dateUtc="2024-05-17T13:39:00Z">
              <w:r w:rsidRPr="00760E09">
                <w:rPr>
                  <w:sz w:val="22"/>
                  <w:rPrChange w:id="3853" w:author="Huyen Tran Thu" w:date="2025-04-28T20:03:00Z" w16du:dateUtc="2025-04-28T13:03:00Z">
                    <w:rPr>
                      <w:rFonts w:ascii="Arial" w:hAnsi="Arial" w:cs="Arial"/>
                      <w:sz w:val="20"/>
                      <w:szCs w:val="20"/>
                    </w:rPr>
                  </w:rPrChange>
                </w:rPr>
                <w:t xml:space="preserve">301.498 </w:t>
              </w:r>
            </w:ins>
          </w:p>
        </w:tc>
      </w:tr>
      <w:tr w:rsidR="00444460" w:rsidRPr="00760E09" w14:paraId="471883C0" w14:textId="77777777" w:rsidTr="002B527E">
        <w:trPr>
          <w:jc w:val="center"/>
          <w:ins w:id="3854" w:author="Thu Huyen Tran" w:date="2023-12-05T20:51:00Z"/>
          <w:trPrChange w:id="3855" w:author="Thu Huyen Tran" w:date="2023-12-05T20:51:00Z">
            <w:trPr>
              <w:jc w:val="center"/>
            </w:trPr>
          </w:trPrChange>
        </w:trPr>
        <w:tc>
          <w:tcPr>
            <w:tcW w:w="371" w:type="pct"/>
            <w:vAlign w:val="bottom"/>
            <w:tcPrChange w:id="3856" w:author="Thu Huyen Tran" w:date="2023-12-05T20:51:00Z">
              <w:tcPr>
                <w:tcW w:w="371" w:type="pct"/>
                <w:vAlign w:val="center"/>
              </w:tcPr>
            </w:tcPrChange>
          </w:tcPr>
          <w:p w14:paraId="7C7007F8" w14:textId="545AF81B" w:rsidR="00444460" w:rsidRPr="00760E09" w:rsidRDefault="00444460" w:rsidP="00444460">
            <w:pPr>
              <w:spacing w:before="60" w:after="60"/>
              <w:ind w:right="-15"/>
              <w:jc w:val="center"/>
              <w:rPr>
                <w:ins w:id="3857" w:author="Thu Huyen Tran" w:date="2023-12-05T20:51:00Z"/>
                <w:sz w:val="22"/>
              </w:rPr>
            </w:pPr>
            <w:ins w:id="3858" w:author="Thu Huyen Tran" w:date="2023-12-05T20:51:00Z">
              <w:r w:rsidRPr="00760E09">
                <w:rPr>
                  <w:sz w:val="22"/>
                </w:rPr>
                <w:t>1996</w:t>
              </w:r>
            </w:ins>
          </w:p>
        </w:tc>
        <w:tc>
          <w:tcPr>
            <w:tcW w:w="878" w:type="pct"/>
            <w:vAlign w:val="bottom"/>
            <w:tcPrChange w:id="3859" w:author="Thu Huyen Tran" w:date="2023-12-05T20:51:00Z">
              <w:tcPr>
                <w:tcW w:w="878" w:type="pct"/>
                <w:vAlign w:val="bottom"/>
              </w:tcPr>
            </w:tcPrChange>
          </w:tcPr>
          <w:p w14:paraId="70EEB54B" w14:textId="0D430808" w:rsidR="00444460" w:rsidRPr="00760E09" w:rsidRDefault="00444460" w:rsidP="00444460">
            <w:pPr>
              <w:spacing w:before="60" w:after="60"/>
              <w:ind w:right="-15"/>
              <w:jc w:val="center"/>
              <w:rPr>
                <w:ins w:id="3860" w:author="Thu Huyen Tran" w:date="2023-12-05T20:51:00Z"/>
                <w:sz w:val="22"/>
              </w:rPr>
            </w:pPr>
            <w:ins w:id="3861" w:author="Thu Huyen Tran" w:date="2023-12-05T20:51:00Z">
              <w:r w:rsidRPr="00760E09">
                <w:rPr>
                  <w:sz w:val="22"/>
                  <w:rPrChange w:id="3862" w:author="Huyen Tran Thu" w:date="2025-04-28T20:03:00Z" w16du:dateUtc="2025-04-28T13:03:00Z">
                    <w:rPr>
                      <w:rFonts w:ascii="Arial" w:hAnsi="Arial" w:cs="Arial"/>
                      <w:sz w:val="20"/>
                      <w:szCs w:val="20"/>
                    </w:rPr>
                  </w:rPrChange>
                </w:rPr>
                <w:t xml:space="preserve">2.299.389 </w:t>
              </w:r>
            </w:ins>
          </w:p>
        </w:tc>
        <w:tc>
          <w:tcPr>
            <w:tcW w:w="860" w:type="pct"/>
            <w:vAlign w:val="bottom"/>
            <w:tcPrChange w:id="3863" w:author="Thu Huyen Tran" w:date="2023-12-05T20:51:00Z">
              <w:tcPr>
                <w:tcW w:w="860" w:type="pct"/>
                <w:vAlign w:val="bottom"/>
              </w:tcPr>
            </w:tcPrChange>
          </w:tcPr>
          <w:p w14:paraId="10ADF65C" w14:textId="0428EDDE" w:rsidR="00444460" w:rsidRPr="00760E09" w:rsidRDefault="00444460" w:rsidP="00444460">
            <w:pPr>
              <w:spacing w:before="60" w:after="60"/>
              <w:ind w:right="-15"/>
              <w:jc w:val="center"/>
              <w:rPr>
                <w:ins w:id="3864" w:author="Thu Huyen Tran" w:date="2023-12-05T20:51:00Z"/>
                <w:sz w:val="22"/>
              </w:rPr>
            </w:pPr>
            <w:ins w:id="3865" w:author="Thu Huyen Tran" w:date="2023-12-05T20:52:00Z">
              <w:r w:rsidRPr="00760E09">
                <w:rPr>
                  <w:sz w:val="22"/>
                  <w:rPrChange w:id="3866" w:author="Huyen Tran Thu" w:date="2025-04-28T20:03:00Z" w16du:dateUtc="2025-04-28T13:03:00Z">
                    <w:rPr>
                      <w:rFonts w:ascii="Arial" w:hAnsi="Arial" w:cs="Arial"/>
                      <w:sz w:val="20"/>
                      <w:szCs w:val="20"/>
                    </w:rPr>
                  </w:rPrChange>
                </w:rPr>
                <w:t xml:space="preserve">1.241.670 </w:t>
              </w:r>
            </w:ins>
          </w:p>
        </w:tc>
        <w:tc>
          <w:tcPr>
            <w:tcW w:w="939" w:type="pct"/>
            <w:vAlign w:val="bottom"/>
            <w:tcPrChange w:id="3867" w:author="Thu Huyen Tran" w:date="2023-12-05T20:51:00Z">
              <w:tcPr>
                <w:tcW w:w="939" w:type="pct"/>
                <w:vAlign w:val="bottom"/>
              </w:tcPr>
            </w:tcPrChange>
          </w:tcPr>
          <w:p w14:paraId="7CD0E17D" w14:textId="18B09039" w:rsidR="00444460" w:rsidRPr="00760E09" w:rsidRDefault="00444460" w:rsidP="00444460">
            <w:pPr>
              <w:spacing w:before="60" w:after="60"/>
              <w:ind w:right="-15"/>
              <w:jc w:val="center"/>
              <w:rPr>
                <w:ins w:id="3868" w:author="Thu Huyen Tran" w:date="2023-12-05T20:51:00Z"/>
                <w:sz w:val="22"/>
              </w:rPr>
            </w:pPr>
            <w:ins w:id="3869" w:author="Thu Huyen Tran" w:date="2024-05-17T20:37:00Z" w16du:dateUtc="2024-05-17T13:37:00Z">
              <w:r w:rsidRPr="00760E09">
                <w:rPr>
                  <w:sz w:val="22"/>
                  <w:rPrChange w:id="3870" w:author="Huyen Tran Thu" w:date="2025-04-28T20:03:00Z" w16du:dateUtc="2025-04-28T13:03:00Z">
                    <w:rPr>
                      <w:rFonts w:ascii="Arial" w:hAnsi="Arial" w:cs="Arial"/>
                      <w:sz w:val="20"/>
                      <w:szCs w:val="20"/>
                    </w:rPr>
                  </w:rPrChange>
                </w:rPr>
                <w:t xml:space="preserve">1.057.719 </w:t>
              </w:r>
            </w:ins>
          </w:p>
        </w:tc>
        <w:tc>
          <w:tcPr>
            <w:tcW w:w="938" w:type="pct"/>
            <w:vAlign w:val="bottom"/>
            <w:tcPrChange w:id="3871" w:author="Thu Huyen Tran" w:date="2023-12-05T20:51:00Z">
              <w:tcPr>
                <w:tcW w:w="938" w:type="pct"/>
                <w:vAlign w:val="bottom"/>
              </w:tcPr>
            </w:tcPrChange>
          </w:tcPr>
          <w:p w14:paraId="74676FD8" w14:textId="549A1973" w:rsidR="00444460" w:rsidRPr="00760E09" w:rsidRDefault="00444460" w:rsidP="00444460">
            <w:pPr>
              <w:spacing w:before="60" w:after="60"/>
              <w:ind w:right="-15"/>
              <w:jc w:val="center"/>
              <w:rPr>
                <w:ins w:id="3872" w:author="Thu Huyen Tran" w:date="2023-12-05T20:51:00Z"/>
                <w:sz w:val="22"/>
              </w:rPr>
            </w:pPr>
            <w:ins w:id="3873" w:author="Thu Huyen Tran" w:date="2024-05-17T20:39:00Z" w16du:dateUtc="2024-05-17T13:39:00Z">
              <w:r w:rsidRPr="00760E09">
                <w:rPr>
                  <w:sz w:val="22"/>
                  <w:rPrChange w:id="3874" w:author="Huyen Tran Thu" w:date="2025-04-28T20:03:00Z" w16du:dateUtc="2025-04-28T13:03:00Z">
                    <w:rPr>
                      <w:rFonts w:ascii="Arial" w:hAnsi="Arial" w:cs="Arial"/>
                      <w:sz w:val="20"/>
                      <w:szCs w:val="20"/>
                    </w:rPr>
                  </w:rPrChange>
                </w:rPr>
                <w:t xml:space="preserve">740.403 </w:t>
              </w:r>
            </w:ins>
          </w:p>
        </w:tc>
        <w:tc>
          <w:tcPr>
            <w:tcW w:w="1014" w:type="pct"/>
            <w:vAlign w:val="bottom"/>
            <w:tcPrChange w:id="3875" w:author="Thu Huyen Tran" w:date="2023-12-05T20:51:00Z">
              <w:tcPr>
                <w:tcW w:w="1014" w:type="pct"/>
                <w:vAlign w:val="bottom"/>
              </w:tcPr>
            </w:tcPrChange>
          </w:tcPr>
          <w:p w14:paraId="3F3A9FFD" w14:textId="312BBB68" w:rsidR="00444460" w:rsidRPr="00760E09" w:rsidRDefault="00444460" w:rsidP="00444460">
            <w:pPr>
              <w:spacing w:before="60" w:after="60"/>
              <w:ind w:right="-15"/>
              <w:jc w:val="center"/>
              <w:rPr>
                <w:ins w:id="3876" w:author="Thu Huyen Tran" w:date="2023-12-05T20:51:00Z"/>
                <w:sz w:val="22"/>
              </w:rPr>
            </w:pPr>
            <w:ins w:id="3877" w:author="Thu Huyen Tran" w:date="2024-05-17T20:39:00Z" w16du:dateUtc="2024-05-17T13:39:00Z">
              <w:r w:rsidRPr="00760E09">
                <w:rPr>
                  <w:sz w:val="22"/>
                  <w:rPrChange w:id="3878" w:author="Huyen Tran Thu" w:date="2025-04-28T20:03:00Z" w16du:dateUtc="2025-04-28T13:03:00Z">
                    <w:rPr>
                      <w:rFonts w:ascii="Arial" w:hAnsi="Arial" w:cs="Arial"/>
                      <w:sz w:val="20"/>
                      <w:szCs w:val="20"/>
                    </w:rPr>
                  </w:rPrChange>
                </w:rPr>
                <w:t xml:space="preserve">317.316 </w:t>
              </w:r>
            </w:ins>
          </w:p>
        </w:tc>
      </w:tr>
      <w:tr w:rsidR="00444460" w:rsidRPr="00760E09" w14:paraId="145BE020" w14:textId="77777777" w:rsidTr="002B527E">
        <w:trPr>
          <w:jc w:val="center"/>
          <w:ins w:id="3879" w:author="Thu Huyen Tran" w:date="2023-12-05T20:51:00Z"/>
          <w:trPrChange w:id="3880" w:author="Thu Huyen Tran" w:date="2023-12-05T20:51:00Z">
            <w:trPr>
              <w:jc w:val="center"/>
            </w:trPr>
          </w:trPrChange>
        </w:trPr>
        <w:tc>
          <w:tcPr>
            <w:tcW w:w="371" w:type="pct"/>
            <w:vAlign w:val="bottom"/>
            <w:tcPrChange w:id="3881" w:author="Thu Huyen Tran" w:date="2023-12-05T20:51:00Z">
              <w:tcPr>
                <w:tcW w:w="371" w:type="pct"/>
                <w:vAlign w:val="center"/>
              </w:tcPr>
            </w:tcPrChange>
          </w:tcPr>
          <w:p w14:paraId="12834A99" w14:textId="40ECF615" w:rsidR="00444460" w:rsidRPr="00760E09" w:rsidRDefault="00444460" w:rsidP="00444460">
            <w:pPr>
              <w:spacing w:before="60" w:after="60"/>
              <w:ind w:right="-15"/>
              <w:jc w:val="center"/>
              <w:rPr>
                <w:ins w:id="3882" w:author="Thu Huyen Tran" w:date="2023-12-05T20:51:00Z"/>
                <w:sz w:val="22"/>
              </w:rPr>
            </w:pPr>
            <w:ins w:id="3883" w:author="Thu Huyen Tran" w:date="2023-12-05T20:51:00Z">
              <w:r w:rsidRPr="00760E09">
                <w:rPr>
                  <w:sz w:val="22"/>
                </w:rPr>
                <w:t>1997</w:t>
              </w:r>
            </w:ins>
          </w:p>
        </w:tc>
        <w:tc>
          <w:tcPr>
            <w:tcW w:w="878" w:type="pct"/>
            <w:vAlign w:val="bottom"/>
            <w:tcPrChange w:id="3884" w:author="Thu Huyen Tran" w:date="2023-12-05T20:51:00Z">
              <w:tcPr>
                <w:tcW w:w="878" w:type="pct"/>
                <w:vAlign w:val="bottom"/>
              </w:tcPr>
            </w:tcPrChange>
          </w:tcPr>
          <w:p w14:paraId="51D18DFF" w14:textId="5F97C683" w:rsidR="00444460" w:rsidRPr="00760E09" w:rsidRDefault="00444460" w:rsidP="00444460">
            <w:pPr>
              <w:spacing w:before="60" w:after="60"/>
              <w:ind w:right="-15"/>
              <w:jc w:val="center"/>
              <w:rPr>
                <w:ins w:id="3885" w:author="Thu Huyen Tran" w:date="2023-12-05T20:51:00Z"/>
                <w:sz w:val="22"/>
              </w:rPr>
            </w:pPr>
            <w:ins w:id="3886" w:author="Thu Huyen Tran" w:date="2023-12-05T20:51:00Z">
              <w:r w:rsidRPr="00760E09">
                <w:rPr>
                  <w:sz w:val="22"/>
                  <w:rPrChange w:id="3887" w:author="Huyen Tran Thu" w:date="2025-04-28T20:03:00Z" w16du:dateUtc="2025-04-28T13:03:00Z">
                    <w:rPr>
                      <w:rFonts w:ascii="Arial" w:hAnsi="Arial" w:cs="Arial"/>
                      <w:sz w:val="20"/>
                      <w:szCs w:val="20"/>
                    </w:rPr>
                  </w:rPrChange>
                </w:rPr>
                <w:t xml:space="preserve">2.989.434 </w:t>
              </w:r>
            </w:ins>
          </w:p>
        </w:tc>
        <w:tc>
          <w:tcPr>
            <w:tcW w:w="860" w:type="pct"/>
            <w:vAlign w:val="bottom"/>
            <w:tcPrChange w:id="3888" w:author="Thu Huyen Tran" w:date="2023-12-05T20:51:00Z">
              <w:tcPr>
                <w:tcW w:w="860" w:type="pct"/>
                <w:vAlign w:val="bottom"/>
              </w:tcPr>
            </w:tcPrChange>
          </w:tcPr>
          <w:p w14:paraId="6F41553D" w14:textId="313A1BEA" w:rsidR="00444460" w:rsidRPr="00760E09" w:rsidRDefault="00444460" w:rsidP="00444460">
            <w:pPr>
              <w:spacing w:before="60" w:after="60"/>
              <w:ind w:right="-15"/>
              <w:jc w:val="center"/>
              <w:rPr>
                <w:ins w:id="3889" w:author="Thu Huyen Tran" w:date="2023-12-05T20:51:00Z"/>
                <w:sz w:val="22"/>
              </w:rPr>
            </w:pPr>
            <w:ins w:id="3890" w:author="Thu Huyen Tran" w:date="2023-12-05T20:52:00Z">
              <w:r w:rsidRPr="00760E09">
                <w:rPr>
                  <w:sz w:val="22"/>
                  <w:rPrChange w:id="3891" w:author="Huyen Tran Thu" w:date="2025-04-28T20:03:00Z" w16du:dateUtc="2025-04-28T13:03:00Z">
                    <w:rPr>
                      <w:rFonts w:ascii="Arial" w:hAnsi="Arial" w:cs="Arial"/>
                      <w:sz w:val="20"/>
                      <w:szCs w:val="20"/>
                    </w:rPr>
                  </w:rPrChange>
                </w:rPr>
                <w:t xml:space="preserve">1.681.557 </w:t>
              </w:r>
            </w:ins>
          </w:p>
        </w:tc>
        <w:tc>
          <w:tcPr>
            <w:tcW w:w="939" w:type="pct"/>
            <w:vAlign w:val="bottom"/>
            <w:tcPrChange w:id="3892" w:author="Thu Huyen Tran" w:date="2023-12-05T20:51:00Z">
              <w:tcPr>
                <w:tcW w:w="939" w:type="pct"/>
                <w:vAlign w:val="bottom"/>
              </w:tcPr>
            </w:tcPrChange>
          </w:tcPr>
          <w:p w14:paraId="386FEAB0" w14:textId="4627104A" w:rsidR="00444460" w:rsidRPr="00760E09" w:rsidRDefault="00444460" w:rsidP="00444460">
            <w:pPr>
              <w:spacing w:before="60" w:after="60"/>
              <w:ind w:right="-15"/>
              <w:jc w:val="center"/>
              <w:rPr>
                <w:ins w:id="3893" w:author="Thu Huyen Tran" w:date="2023-12-05T20:51:00Z"/>
                <w:sz w:val="22"/>
              </w:rPr>
            </w:pPr>
            <w:ins w:id="3894" w:author="Thu Huyen Tran" w:date="2024-05-17T20:37:00Z" w16du:dateUtc="2024-05-17T13:37:00Z">
              <w:r w:rsidRPr="00760E09">
                <w:rPr>
                  <w:sz w:val="22"/>
                  <w:rPrChange w:id="3895" w:author="Huyen Tran Thu" w:date="2025-04-28T20:03:00Z" w16du:dateUtc="2025-04-28T13:03:00Z">
                    <w:rPr>
                      <w:rFonts w:ascii="Arial" w:hAnsi="Arial" w:cs="Arial"/>
                      <w:sz w:val="20"/>
                      <w:szCs w:val="20"/>
                    </w:rPr>
                  </w:rPrChange>
                </w:rPr>
                <w:t xml:space="preserve">1.307.878 </w:t>
              </w:r>
            </w:ins>
          </w:p>
        </w:tc>
        <w:tc>
          <w:tcPr>
            <w:tcW w:w="938" w:type="pct"/>
            <w:vAlign w:val="bottom"/>
            <w:tcPrChange w:id="3896" w:author="Thu Huyen Tran" w:date="2023-12-05T20:51:00Z">
              <w:tcPr>
                <w:tcW w:w="938" w:type="pct"/>
                <w:vAlign w:val="bottom"/>
              </w:tcPr>
            </w:tcPrChange>
          </w:tcPr>
          <w:p w14:paraId="388B4093" w14:textId="4323024C" w:rsidR="00444460" w:rsidRPr="00760E09" w:rsidRDefault="00444460" w:rsidP="00444460">
            <w:pPr>
              <w:spacing w:before="60" w:after="60"/>
              <w:ind w:right="-15"/>
              <w:jc w:val="center"/>
              <w:rPr>
                <w:ins w:id="3897" w:author="Thu Huyen Tran" w:date="2023-12-05T20:51:00Z"/>
                <w:sz w:val="22"/>
              </w:rPr>
            </w:pPr>
            <w:ins w:id="3898" w:author="Thu Huyen Tran" w:date="2024-05-17T20:39:00Z" w16du:dateUtc="2024-05-17T13:39:00Z">
              <w:r w:rsidRPr="00760E09">
                <w:rPr>
                  <w:sz w:val="22"/>
                  <w:rPrChange w:id="3899" w:author="Huyen Tran Thu" w:date="2025-04-28T20:03:00Z" w16du:dateUtc="2025-04-28T13:03:00Z">
                    <w:rPr>
                      <w:rFonts w:ascii="Arial" w:hAnsi="Arial" w:cs="Arial"/>
                      <w:sz w:val="20"/>
                      <w:szCs w:val="20"/>
                    </w:rPr>
                  </w:rPrChange>
                </w:rPr>
                <w:t xml:space="preserve">915.514 </w:t>
              </w:r>
            </w:ins>
          </w:p>
        </w:tc>
        <w:tc>
          <w:tcPr>
            <w:tcW w:w="1014" w:type="pct"/>
            <w:vAlign w:val="bottom"/>
            <w:tcPrChange w:id="3900" w:author="Thu Huyen Tran" w:date="2023-12-05T20:51:00Z">
              <w:tcPr>
                <w:tcW w:w="1014" w:type="pct"/>
                <w:vAlign w:val="bottom"/>
              </w:tcPr>
            </w:tcPrChange>
          </w:tcPr>
          <w:p w14:paraId="51390AB0" w14:textId="14E7DBFE" w:rsidR="00444460" w:rsidRPr="00760E09" w:rsidRDefault="00444460" w:rsidP="00444460">
            <w:pPr>
              <w:spacing w:before="60" w:after="60"/>
              <w:ind w:right="-15"/>
              <w:jc w:val="center"/>
              <w:rPr>
                <w:ins w:id="3901" w:author="Thu Huyen Tran" w:date="2023-12-05T20:51:00Z"/>
                <w:sz w:val="22"/>
              </w:rPr>
            </w:pPr>
            <w:ins w:id="3902" w:author="Thu Huyen Tran" w:date="2024-05-17T20:39:00Z" w16du:dateUtc="2024-05-17T13:39:00Z">
              <w:r w:rsidRPr="00760E09">
                <w:rPr>
                  <w:sz w:val="22"/>
                  <w:rPrChange w:id="3903" w:author="Huyen Tran Thu" w:date="2025-04-28T20:03:00Z" w16du:dateUtc="2025-04-28T13:03:00Z">
                    <w:rPr>
                      <w:rFonts w:ascii="Arial" w:hAnsi="Arial" w:cs="Arial"/>
                      <w:sz w:val="20"/>
                      <w:szCs w:val="20"/>
                    </w:rPr>
                  </w:rPrChange>
                </w:rPr>
                <w:t xml:space="preserve">392.363 </w:t>
              </w:r>
            </w:ins>
          </w:p>
        </w:tc>
      </w:tr>
      <w:tr w:rsidR="00444460" w:rsidRPr="00760E09" w14:paraId="28F16BC1" w14:textId="77777777" w:rsidTr="002B527E">
        <w:trPr>
          <w:jc w:val="center"/>
          <w:ins w:id="3904" w:author="Thu Huyen Tran" w:date="2023-12-05T20:51:00Z"/>
          <w:trPrChange w:id="3905" w:author="Thu Huyen Tran" w:date="2023-12-05T20:51:00Z">
            <w:trPr>
              <w:jc w:val="center"/>
            </w:trPr>
          </w:trPrChange>
        </w:trPr>
        <w:tc>
          <w:tcPr>
            <w:tcW w:w="371" w:type="pct"/>
            <w:vAlign w:val="bottom"/>
            <w:tcPrChange w:id="3906" w:author="Thu Huyen Tran" w:date="2023-12-05T20:51:00Z">
              <w:tcPr>
                <w:tcW w:w="371" w:type="pct"/>
                <w:vAlign w:val="center"/>
              </w:tcPr>
            </w:tcPrChange>
          </w:tcPr>
          <w:p w14:paraId="23B1EB77" w14:textId="5DA94809" w:rsidR="00444460" w:rsidRPr="00760E09" w:rsidRDefault="00444460" w:rsidP="00444460">
            <w:pPr>
              <w:spacing w:before="60" w:after="60"/>
              <w:ind w:right="-15"/>
              <w:jc w:val="center"/>
              <w:rPr>
                <w:ins w:id="3907" w:author="Thu Huyen Tran" w:date="2023-12-05T20:51:00Z"/>
                <w:sz w:val="22"/>
              </w:rPr>
            </w:pPr>
            <w:ins w:id="3908" w:author="Thu Huyen Tran" w:date="2023-12-05T20:51:00Z">
              <w:r w:rsidRPr="00760E09">
                <w:rPr>
                  <w:sz w:val="22"/>
                </w:rPr>
                <w:t>1998</w:t>
              </w:r>
            </w:ins>
          </w:p>
        </w:tc>
        <w:tc>
          <w:tcPr>
            <w:tcW w:w="878" w:type="pct"/>
            <w:vAlign w:val="bottom"/>
            <w:tcPrChange w:id="3909" w:author="Thu Huyen Tran" w:date="2023-12-05T20:51:00Z">
              <w:tcPr>
                <w:tcW w:w="878" w:type="pct"/>
                <w:vAlign w:val="bottom"/>
              </w:tcPr>
            </w:tcPrChange>
          </w:tcPr>
          <w:p w14:paraId="7BA304C6" w14:textId="5CA784DA" w:rsidR="00444460" w:rsidRPr="00760E09" w:rsidRDefault="00444460" w:rsidP="00444460">
            <w:pPr>
              <w:spacing w:before="60" w:after="60"/>
              <w:ind w:right="-15"/>
              <w:jc w:val="center"/>
              <w:rPr>
                <w:ins w:id="3910" w:author="Thu Huyen Tran" w:date="2023-12-05T20:51:00Z"/>
                <w:sz w:val="22"/>
              </w:rPr>
            </w:pPr>
            <w:ins w:id="3911" w:author="Thu Huyen Tran" w:date="2023-12-05T20:51:00Z">
              <w:r w:rsidRPr="00760E09">
                <w:rPr>
                  <w:sz w:val="22"/>
                  <w:rPrChange w:id="3912" w:author="Huyen Tran Thu" w:date="2025-04-28T20:03:00Z" w16du:dateUtc="2025-04-28T13:03:00Z">
                    <w:rPr>
                      <w:rFonts w:ascii="Arial" w:hAnsi="Arial" w:cs="Arial"/>
                      <w:sz w:val="20"/>
                      <w:szCs w:val="20"/>
                    </w:rPr>
                  </w:rPrChange>
                </w:rPr>
                <w:t xml:space="preserve">3.322.023 </w:t>
              </w:r>
            </w:ins>
          </w:p>
        </w:tc>
        <w:tc>
          <w:tcPr>
            <w:tcW w:w="860" w:type="pct"/>
            <w:vAlign w:val="bottom"/>
            <w:tcPrChange w:id="3913" w:author="Thu Huyen Tran" w:date="2023-12-05T20:51:00Z">
              <w:tcPr>
                <w:tcW w:w="860" w:type="pct"/>
                <w:vAlign w:val="bottom"/>
              </w:tcPr>
            </w:tcPrChange>
          </w:tcPr>
          <w:p w14:paraId="37FB2A40" w14:textId="1D4DB7AD" w:rsidR="00444460" w:rsidRPr="00760E09" w:rsidRDefault="00444460" w:rsidP="00444460">
            <w:pPr>
              <w:spacing w:before="60" w:after="60"/>
              <w:ind w:right="-15"/>
              <w:jc w:val="center"/>
              <w:rPr>
                <w:ins w:id="3914" w:author="Thu Huyen Tran" w:date="2023-12-05T20:51:00Z"/>
                <w:sz w:val="22"/>
              </w:rPr>
            </w:pPr>
            <w:ins w:id="3915" w:author="Thu Huyen Tran" w:date="2023-12-05T20:52:00Z">
              <w:r w:rsidRPr="00760E09">
                <w:rPr>
                  <w:sz w:val="22"/>
                  <w:rPrChange w:id="3916" w:author="Huyen Tran Thu" w:date="2025-04-28T20:03:00Z" w16du:dateUtc="2025-04-28T13:03:00Z">
                    <w:rPr>
                      <w:rFonts w:ascii="Arial" w:hAnsi="Arial" w:cs="Arial"/>
                      <w:sz w:val="20"/>
                      <w:szCs w:val="20"/>
                    </w:rPr>
                  </w:rPrChange>
                </w:rPr>
                <w:t xml:space="preserve">1.943.383 </w:t>
              </w:r>
            </w:ins>
          </w:p>
        </w:tc>
        <w:tc>
          <w:tcPr>
            <w:tcW w:w="939" w:type="pct"/>
            <w:vAlign w:val="bottom"/>
            <w:tcPrChange w:id="3917" w:author="Thu Huyen Tran" w:date="2023-12-05T20:51:00Z">
              <w:tcPr>
                <w:tcW w:w="939" w:type="pct"/>
                <w:vAlign w:val="bottom"/>
              </w:tcPr>
            </w:tcPrChange>
          </w:tcPr>
          <w:p w14:paraId="399098B7" w14:textId="5BA8AE5F" w:rsidR="00444460" w:rsidRPr="00760E09" w:rsidRDefault="00444460" w:rsidP="00444460">
            <w:pPr>
              <w:spacing w:before="60" w:after="60"/>
              <w:ind w:right="-15"/>
              <w:jc w:val="center"/>
              <w:rPr>
                <w:ins w:id="3918" w:author="Thu Huyen Tran" w:date="2023-12-05T20:51:00Z"/>
                <w:sz w:val="22"/>
              </w:rPr>
            </w:pPr>
            <w:ins w:id="3919" w:author="Thu Huyen Tran" w:date="2024-05-17T20:37:00Z" w16du:dateUtc="2024-05-17T13:37:00Z">
              <w:r w:rsidRPr="00760E09">
                <w:rPr>
                  <w:sz w:val="22"/>
                  <w:rPrChange w:id="3920" w:author="Huyen Tran Thu" w:date="2025-04-28T20:03:00Z" w16du:dateUtc="2025-04-28T13:03:00Z">
                    <w:rPr>
                      <w:rFonts w:ascii="Arial" w:hAnsi="Arial" w:cs="Arial"/>
                      <w:sz w:val="20"/>
                      <w:szCs w:val="20"/>
                    </w:rPr>
                  </w:rPrChange>
                </w:rPr>
                <w:t xml:space="preserve">1.378.639 </w:t>
              </w:r>
            </w:ins>
          </w:p>
        </w:tc>
        <w:tc>
          <w:tcPr>
            <w:tcW w:w="938" w:type="pct"/>
            <w:vAlign w:val="bottom"/>
            <w:tcPrChange w:id="3921" w:author="Thu Huyen Tran" w:date="2023-12-05T20:51:00Z">
              <w:tcPr>
                <w:tcW w:w="938" w:type="pct"/>
                <w:vAlign w:val="bottom"/>
              </w:tcPr>
            </w:tcPrChange>
          </w:tcPr>
          <w:p w14:paraId="7B3F788C" w14:textId="1A4F78AD" w:rsidR="00444460" w:rsidRPr="00760E09" w:rsidRDefault="00444460" w:rsidP="00444460">
            <w:pPr>
              <w:spacing w:before="60" w:after="60"/>
              <w:ind w:right="-15"/>
              <w:jc w:val="center"/>
              <w:rPr>
                <w:ins w:id="3922" w:author="Thu Huyen Tran" w:date="2023-12-05T20:51:00Z"/>
                <w:sz w:val="22"/>
              </w:rPr>
            </w:pPr>
            <w:ins w:id="3923" w:author="Thu Huyen Tran" w:date="2024-05-17T20:39:00Z" w16du:dateUtc="2024-05-17T13:39:00Z">
              <w:r w:rsidRPr="00760E09">
                <w:rPr>
                  <w:sz w:val="22"/>
                  <w:rPrChange w:id="3924" w:author="Huyen Tran Thu" w:date="2025-04-28T20:03:00Z" w16du:dateUtc="2025-04-28T13:03:00Z">
                    <w:rPr>
                      <w:rFonts w:ascii="Arial" w:hAnsi="Arial" w:cs="Arial"/>
                      <w:sz w:val="20"/>
                      <w:szCs w:val="20"/>
                    </w:rPr>
                  </w:rPrChange>
                </w:rPr>
                <w:t xml:space="preserve">965.048 </w:t>
              </w:r>
            </w:ins>
          </w:p>
        </w:tc>
        <w:tc>
          <w:tcPr>
            <w:tcW w:w="1014" w:type="pct"/>
            <w:vAlign w:val="bottom"/>
            <w:tcPrChange w:id="3925" w:author="Thu Huyen Tran" w:date="2023-12-05T20:51:00Z">
              <w:tcPr>
                <w:tcW w:w="1014" w:type="pct"/>
                <w:vAlign w:val="bottom"/>
              </w:tcPr>
            </w:tcPrChange>
          </w:tcPr>
          <w:p w14:paraId="4D008B6B" w14:textId="7FCAF27D" w:rsidR="00444460" w:rsidRPr="00760E09" w:rsidRDefault="00444460" w:rsidP="00444460">
            <w:pPr>
              <w:spacing w:before="60" w:after="60"/>
              <w:ind w:right="-15"/>
              <w:jc w:val="center"/>
              <w:rPr>
                <w:ins w:id="3926" w:author="Thu Huyen Tran" w:date="2023-12-05T20:51:00Z"/>
                <w:sz w:val="22"/>
              </w:rPr>
            </w:pPr>
            <w:ins w:id="3927" w:author="Thu Huyen Tran" w:date="2024-05-17T20:39:00Z" w16du:dateUtc="2024-05-17T13:39:00Z">
              <w:r w:rsidRPr="00760E09">
                <w:rPr>
                  <w:sz w:val="22"/>
                  <w:rPrChange w:id="3928" w:author="Huyen Tran Thu" w:date="2025-04-28T20:03:00Z" w16du:dateUtc="2025-04-28T13:03:00Z">
                    <w:rPr>
                      <w:rFonts w:ascii="Arial" w:hAnsi="Arial" w:cs="Arial"/>
                      <w:sz w:val="20"/>
                      <w:szCs w:val="20"/>
                    </w:rPr>
                  </w:rPrChange>
                </w:rPr>
                <w:t xml:space="preserve">413.592 </w:t>
              </w:r>
            </w:ins>
          </w:p>
        </w:tc>
      </w:tr>
      <w:tr w:rsidR="00444460" w:rsidRPr="00760E09" w14:paraId="018B5755" w14:textId="77777777" w:rsidTr="002B527E">
        <w:trPr>
          <w:jc w:val="center"/>
          <w:ins w:id="3929" w:author="Thu Huyen Tran" w:date="2023-12-05T20:51:00Z"/>
          <w:trPrChange w:id="3930" w:author="Thu Huyen Tran" w:date="2023-12-05T20:51:00Z">
            <w:trPr>
              <w:jc w:val="center"/>
            </w:trPr>
          </w:trPrChange>
        </w:trPr>
        <w:tc>
          <w:tcPr>
            <w:tcW w:w="371" w:type="pct"/>
            <w:vAlign w:val="bottom"/>
            <w:tcPrChange w:id="3931" w:author="Thu Huyen Tran" w:date="2023-12-05T20:51:00Z">
              <w:tcPr>
                <w:tcW w:w="371" w:type="pct"/>
                <w:vAlign w:val="center"/>
              </w:tcPr>
            </w:tcPrChange>
          </w:tcPr>
          <w:p w14:paraId="50BF8375" w14:textId="423D7B41" w:rsidR="00444460" w:rsidRPr="00760E09" w:rsidRDefault="00444460" w:rsidP="00444460">
            <w:pPr>
              <w:spacing w:before="60" w:after="60"/>
              <w:ind w:right="-15"/>
              <w:jc w:val="center"/>
              <w:rPr>
                <w:ins w:id="3932" w:author="Thu Huyen Tran" w:date="2023-12-05T20:51:00Z"/>
                <w:sz w:val="22"/>
              </w:rPr>
            </w:pPr>
            <w:ins w:id="3933" w:author="Thu Huyen Tran" w:date="2023-12-05T20:51:00Z">
              <w:r w:rsidRPr="00760E09">
                <w:rPr>
                  <w:sz w:val="22"/>
                </w:rPr>
                <w:t>1999</w:t>
              </w:r>
            </w:ins>
          </w:p>
        </w:tc>
        <w:tc>
          <w:tcPr>
            <w:tcW w:w="878" w:type="pct"/>
            <w:vAlign w:val="bottom"/>
            <w:tcPrChange w:id="3934" w:author="Thu Huyen Tran" w:date="2023-12-05T20:51:00Z">
              <w:tcPr>
                <w:tcW w:w="878" w:type="pct"/>
                <w:vAlign w:val="bottom"/>
              </w:tcPr>
            </w:tcPrChange>
          </w:tcPr>
          <w:p w14:paraId="5E23101F" w14:textId="21A0834D" w:rsidR="00444460" w:rsidRPr="00760E09" w:rsidRDefault="00444460" w:rsidP="00444460">
            <w:pPr>
              <w:spacing w:before="60" w:after="60"/>
              <w:ind w:right="-15"/>
              <w:jc w:val="center"/>
              <w:rPr>
                <w:ins w:id="3935" w:author="Thu Huyen Tran" w:date="2023-12-05T20:51:00Z"/>
                <w:sz w:val="22"/>
              </w:rPr>
            </w:pPr>
            <w:ins w:id="3936" w:author="Thu Huyen Tran" w:date="2023-12-05T20:51:00Z">
              <w:r w:rsidRPr="00760E09">
                <w:rPr>
                  <w:sz w:val="22"/>
                  <w:rPrChange w:id="3937" w:author="Huyen Tran Thu" w:date="2025-04-28T20:03:00Z" w16du:dateUtc="2025-04-28T13:03:00Z">
                    <w:rPr>
                      <w:rFonts w:ascii="Arial" w:hAnsi="Arial" w:cs="Arial"/>
                      <w:sz w:val="20"/>
                      <w:szCs w:val="20"/>
                    </w:rPr>
                  </w:rPrChange>
                </w:rPr>
                <w:t xml:space="preserve">3.663.616 </w:t>
              </w:r>
            </w:ins>
          </w:p>
        </w:tc>
        <w:tc>
          <w:tcPr>
            <w:tcW w:w="860" w:type="pct"/>
            <w:vAlign w:val="bottom"/>
            <w:tcPrChange w:id="3938" w:author="Thu Huyen Tran" w:date="2023-12-05T20:51:00Z">
              <w:tcPr>
                <w:tcW w:w="860" w:type="pct"/>
                <w:vAlign w:val="bottom"/>
              </w:tcPr>
            </w:tcPrChange>
          </w:tcPr>
          <w:p w14:paraId="022E4F54" w14:textId="498C2F41" w:rsidR="00444460" w:rsidRPr="00760E09" w:rsidRDefault="00444460" w:rsidP="00444460">
            <w:pPr>
              <w:spacing w:before="60" w:after="60"/>
              <w:ind w:right="-15"/>
              <w:jc w:val="center"/>
              <w:rPr>
                <w:ins w:id="3939" w:author="Thu Huyen Tran" w:date="2023-12-05T20:51:00Z"/>
                <w:sz w:val="22"/>
              </w:rPr>
            </w:pPr>
            <w:ins w:id="3940" w:author="Thu Huyen Tran" w:date="2023-12-05T20:52:00Z">
              <w:r w:rsidRPr="00760E09">
                <w:rPr>
                  <w:sz w:val="22"/>
                  <w:rPrChange w:id="3941" w:author="Huyen Tran Thu" w:date="2025-04-28T20:03:00Z" w16du:dateUtc="2025-04-28T13:03:00Z">
                    <w:rPr>
                      <w:rFonts w:ascii="Arial" w:hAnsi="Arial" w:cs="Arial"/>
                      <w:sz w:val="20"/>
                      <w:szCs w:val="20"/>
                    </w:rPr>
                  </w:rPrChange>
                </w:rPr>
                <w:t xml:space="preserve">2.225.647 </w:t>
              </w:r>
            </w:ins>
          </w:p>
        </w:tc>
        <w:tc>
          <w:tcPr>
            <w:tcW w:w="939" w:type="pct"/>
            <w:vAlign w:val="bottom"/>
            <w:tcPrChange w:id="3942" w:author="Thu Huyen Tran" w:date="2023-12-05T20:51:00Z">
              <w:tcPr>
                <w:tcW w:w="939" w:type="pct"/>
                <w:vAlign w:val="bottom"/>
              </w:tcPr>
            </w:tcPrChange>
          </w:tcPr>
          <w:p w14:paraId="45A609BB" w14:textId="4A7811BD" w:rsidR="00444460" w:rsidRPr="00760E09" w:rsidRDefault="00444460" w:rsidP="00444460">
            <w:pPr>
              <w:spacing w:before="60" w:after="60"/>
              <w:ind w:right="-15"/>
              <w:jc w:val="center"/>
              <w:rPr>
                <w:ins w:id="3943" w:author="Thu Huyen Tran" w:date="2023-12-05T20:51:00Z"/>
                <w:sz w:val="22"/>
              </w:rPr>
            </w:pPr>
            <w:ins w:id="3944" w:author="Thu Huyen Tran" w:date="2024-05-17T20:37:00Z" w16du:dateUtc="2024-05-17T13:37:00Z">
              <w:r w:rsidRPr="00760E09">
                <w:rPr>
                  <w:sz w:val="22"/>
                  <w:rPrChange w:id="3945" w:author="Huyen Tran Thu" w:date="2025-04-28T20:03:00Z" w16du:dateUtc="2025-04-28T13:03:00Z">
                    <w:rPr>
                      <w:rFonts w:ascii="Arial" w:hAnsi="Arial" w:cs="Arial"/>
                      <w:sz w:val="20"/>
                      <w:szCs w:val="20"/>
                    </w:rPr>
                  </w:rPrChange>
                </w:rPr>
                <w:t xml:space="preserve">1.437.969 </w:t>
              </w:r>
            </w:ins>
          </w:p>
        </w:tc>
        <w:tc>
          <w:tcPr>
            <w:tcW w:w="938" w:type="pct"/>
            <w:vAlign w:val="bottom"/>
            <w:tcPrChange w:id="3946" w:author="Thu Huyen Tran" w:date="2023-12-05T20:51:00Z">
              <w:tcPr>
                <w:tcW w:w="938" w:type="pct"/>
                <w:vAlign w:val="bottom"/>
              </w:tcPr>
            </w:tcPrChange>
          </w:tcPr>
          <w:p w14:paraId="0DD017F7" w14:textId="0F322196" w:rsidR="00444460" w:rsidRPr="00760E09" w:rsidRDefault="00444460" w:rsidP="00444460">
            <w:pPr>
              <w:spacing w:before="60" w:after="60"/>
              <w:ind w:right="-15"/>
              <w:jc w:val="center"/>
              <w:rPr>
                <w:ins w:id="3947" w:author="Thu Huyen Tran" w:date="2023-12-05T20:51:00Z"/>
                <w:sz w:val="22"/>
              </w:rPr>
            </w:pPr>
            <w:ins w:id="3948" w:author="Thu Huyen Tran" w:date="2024-05-17T20:39:00Z" w16du:dateUtc="2024-05-17T13:39:00Z">
              <w:r w:rsidRPr="00760E09">
                <w:rPr>
                  <w:sz w:val="22"/>
                  <w:rPrChange w:id="3949" w:author="Huyen Tran Thu" w:date="2025-04-28T20:03:00Z" w16du:dateUtc="2025-04-28T13:03:00Z">
                    <w:rPr>
                      <w:rFonts w:ascii="Arial" w:hAnsi="Arial" w:cs="Arial"/>
                      <w:sz w:val="20"/>
                      <w:szCs w:val="20"/>
                    </w:rPr>
                  </w:rPrChange>
                </w:rPr>
                <w:t xml:space="preserve">1.006.579 </w:t>
              </w:r>
            </w:ins>
          </w:p>
        </w:tc>
        <w:tc>
          <w:tcPr>
            <w:tcW w:w="1014" w:type="pct"/>
            <w:vAlign w:val="bottom"/>
            <w:tcPrChange w:id="3950" w:author="Thu Huyen Tran" w:date="2023-12-05T20:51:00Z">
              <w:tcPr>
                <w:tcW w:w="1014" w:type="pct"/>
                <w:vAlign w:val="bottom"/>
              </w:tcPr>
            </w:tcPrChange>
          </w:tcPr>
          <w:p w14:paraId="03341EB9" w14:textId="65667EA8" w:rsidR="00444460" w:rsidRPr="00760E09" w:rsidRDefault="00444460" w:rsidP="00444460">
            <w:pPr>
              <w:spacing w:before="60" w:after="60"/>
              <w:ind w:right="-15"/>
              <w:jc w:val="center"/>
              <w:rPr>
                <w:ins w:id="3951" w:author="Thu Huyen Tran" w:date="2023-12-05T20:51:00Z"/>
                <w:sz w:val="22"/>
              </w:rPr>
            </w:pPr>
            <w:ins w:id="3952" w:author="Thu Huyen Tran" w:date="2024-05-17T20:39:00Z" w16du:dateUtc="2024-05-17T13:39:00Z">
              <w:r w:rsidRPr="00760E09">
                <w:rPr>
                  <w:sz w:val="22"/>
                  <w:rPrChange w:id="3953" w:author="Huyen Tran Thu" w:date="2025-04-28T20:03:00Z" w16du:dateUtc="2025-04-28T13:03:00Z">
                    <w:rPr>
                      <w:rFonts w:ascii="Arial" w:hAnsi="Arial" w:cs="Arial"/>
                      <w:sz w:val="20"/>
                      <w:szCs w:val="20"/>
                    </w:rPr>
                  </w:rPrChange>
                </w:rPr>
                <w:t xml:space="preserve">431.391 </w:t>
              </w:r>
            </w:ins>
          </w:p>
        </w:tc>
      </w:tr>
      <w:tr w:rsidR="00444460" w:rsidRPr="00760E09" w14:paraId="2F9E1602" w14:textId="77777777" w:rsidTr="002B527E">
        <w:trPr>
          <w:jc w:val="center"/>
          <w:ins w:id="3954" w:author="Thu Huyen Tran" w:date="2023-12-05T20:51:00Z"/>
          <w:trPrChange w:id="3955" w:author="Thu Huyen Tran" w:date="2023-12-05T20:51:00Z">
            <w:trPr>
              <w:jc w:val="center"/>
            </w:trPr>
          </w:trPrChange>
        </w:trPr>
        <w:tc>
          <w:tcPr>
            <w:tcW w:w="371" w:type="pct"/>
            <w:vAlign w:val="bottom"/>
            <w:tcPrChange w:id="3956" w:author="Thu Huyen Tran" w:date="2023-12-05T20:51:00Z">
              <w:tcPr>
                <w:tcW w:w="371" w:type="pct"/>
                <w:vAlign w:val="center"/>
              </w:tcPr>
            </w:tcPrChange>
          </w:tcPr>
          <w:p w14:paraId="5247D0FA" w14:textId="4BAE3B5D" w:rsidR="00444460" w:rsidRPr="00760E09" w:rsidRDefault="00444460" w:rsidP="00444460">
            <w:pPr>
              <w:spacing w:before="60" w:after="60"/>
              <w:ind w:right="-15"/>
              <w:jc w:val="center"/>
              <w:rPr>
                <w:ins w:id="3957" w:author="Thu Huyen Tran" w:date="2023-12-05T20:51:00Z"/>
                <w:sz w:val="22"/>
              </w:rPr>
            </w:pPr>
            <w:ins w:id="3958" w:author="Thu Huyen Tran" w:date="2023-12-05T20:51:00Z">
              <w:r w:rsidRPr="00760E09">
                <w:rPr>
                  <w:sz w:val="22"/>
                </w:rPr>
                <w:t>2000</w:t>
              </w:r>
            </w:ins>
          </w:p>
        </w:tc>
        <w:tc>
          <w:tcPr>
            <w:tcW w:w="878" w:type="pct"/>
            <w:vAlign w:val="bottom"/>
            <w:tcPrChange w:id="3959" w:author="Thu Huyen Tran" w:date="2023-12-05T20:51:00Z">
              <w:tcPr>
                <w:tcW w:w="878" w:type="pct"/>
                <w:vAlign w:val="bottom"/>
              </w:tcPr>
            </w:tcPrChange>
          </w:tcPr>
          <w:p w14:paraId="2828E5D5" w14:textId="25D9EE3A" w:rsidR="00444460" w:rsidRPr="00760E09" w:rsidRDefault="00444460" w:rsidP="00444460">
            <w:pPr>
              <w:spacing w:before="60" w:after="60"/>
              <w:ind w:right="-15"/>
              <w:jc w:val="center"/>
              <w:rPr>
                <w:ins w:id="3960" w:author="Thu Huyen Tran" w:date="2023-12-05T20:51:00Z"/>
                <w:sz w:val="22"/>
              </w:rPr>
            </w:pPr>
            <w:ins w:id="3961" w:author="Thu Huyen Tran" w:date="2023-12-05T20:51:00Z">
              <w:r w:rsidRPr="00760E09">
                <w:rPr>
                  <w:sz w:val="22"/>
                  <w:rPrChange w:id="3962" w:author="Huyen Tran Thu" w:date="2025-04-28T20:03:00Z" w16du:dateUtc="2025-04-28T13:03:00Z">
                    <w:rPr>
                      <w:rFonts w:ascii="Arial" w:hAnsi="Arial" w:cs="Arial"/>
                      <w:sz w:val="20"/>
                      <w:szCs w:val="20"/>
                    </w:rPr>
                  </w:rPrChange>
                </w:rPr>
                <w:t xml:space="preserve">4.784.340 </w:t>
              </w:r>
            </w:ins>
          </w:p>
        </w:tc>
        <w:tc>
          <w:tcPr>
            <w:tcW w:w="860" w:type="pct"/>
            <w:vAlign w:val="bottom"/>
            <w:tcPrChange w:id="3963" w:author="Thu Huyen Tran" w:date="2023-12-05T20:51:00Z">
              <w:tcPr>
                <w:tcW w:w="860" w:type="pct"/>
                <w:vAlign w:val="bottom"/>
              </w:tcPr>
            </w:tcPrChange>
          </w:tcPr>
          <w:p w14:paraId="4405DC25" w14:textId="21FDAE6D" w:rsidR="00444460" w:rsidRPr="00760E09" w:rsidRDefault="00444460" w:rsidP="00444460">
            <w:pPr>
              <w:spacing w:before="60" w:after="60"/>
              <w:ind w:right="-15"/>
              <w:jc w:val="center"/>
              <w:rPr>
                <w:ins w:id="3964" w:author="Thu Huyen Tran" w:date="2023-12-05T20:51:00Z"/>
                <w:sz w:val="22"/>
              </w:rPr>
            </w:pPr>
            <w:ins w:id="3965" w:author="Thu Huyen Tran" w:date="2023-12-05T20:52:00Z">
              <w:r w:rsidRPr="00760E09">
                <w:rPr>
                  <w:sz w:val="22"/>
                  <w:rPrChange w:id="3966" w:author="Huyen Tran Thu" w:date="2025-04-28T20:03:00Z" w16du:dateUtc="2025-04-28T13:03:00Z">
                    <w:rPr>
                      <w:rFonts w:ascii="Arial" w:hAnsi="Arial" w:cs="Arial"/>
                      <w:sz w:val="20"/>
                      <w:szCs w:val="20"/>
                    </w:rPr>
                  </w:rPrChange>
                </w:rPr>
                <w:t xml:space="preserve">3.014.134 </w:t>
              </w:r>
            </w:ins>
          </w:p>
        </w:tc>
        <w:tc>
          <w:tcPr>
            <w:tcW w:w="939" w:type="pct"/>
            <w:vAlign w:val="bottom"/>
            <w:tcPrChange w:id="3967" w:author="Thu Huyen Tran" w:date="2023-12-05T20:51:00Z">
              <w:tcPr>
                <w:tcW w:w="939" w:type="pct"/>
                <w:vAlign w:val="bottom"/>
              </w:tcPr>
            </w:tcPrChange>
          </w:tcPr>
          <w:p w14:paraId="2FDB4106" w14:textId="62160DAB" w:rsidR="00444460" w:rsidRPr="00760E09" w:rsidRDefault="00444460" w:rsidP="00444460">
            <w:pPr>
              <w:spacing w:before="60" w:after="60"/>
              <w:ind w:right="-15"/>
              <w:jc w:val="center"/>
              <w:rPr>
                <w:ins w:id="3968" w:author="Thu Huyen Tran" w:date="2023-12-05T20:51:00Z"/>
                <w:sz w:val="22"/>
              </w:rPr>
            </w:pPr>
            <w:ins w:id="3969" w:author="Thu Huyen Tran" w:date="2024-05-17T20:37:00Z" w16du:dateUtc="2024-05-17T13:37:00Z">
              <w:r w:rsidRPr="00760E09">
                <w:rPr>
                  <w:sz w:val="22"/>
                  <w:rPrChange w:id="3970" w:author="Huyen Tran Thu" w:date="2025-04-28T20:03:00Z" w16du:dateUtc="2025-04-28T13:03:00Z">
                    <w:rPr>
                      <w:rFonts w:ascii="Arial" w:hAnsi="Arial" w:cs="Arial"/>
                      <w:sz w:val="20"/>
                      <w:szCs w:val="20"/>
                    </w:rPr>
                  </w:rPrChange>
                </w:rPr>
                <w:t xml:space="preserve">1.770.206 </w:t>
              </w:r>
            </w:ins>
          </w:p>
        </w:tc>
        <w:tc>
          <w:tcPr>
            <w:tcW w:w="938" w:type="pct"/>
            <w:vAlign w:val="bottom"/>
            <w:tcPrChange w:id="3971" w:author="Thu Huyen Tran" w:date="2023-12-05T20:51:00Z">
              <w:tcPr>
                <w:tcW w:w="938" w:type="pct"/>
                <w:vAlign w:val="bottom"/>
              </w:tcPr>
            </w:tcPrChange>
          </w:tcPr>
          <w:p w14:paraId="095A44E5" w14:textId="41E420CC" w:rsidR="00444460" w:rsidRPr="00760E09" w:rsidRDefault="00444460" w:rsidP="00444460">
            <w:pPr>
              <w:spacing w:before="60" w:after="60"/>
              <w:ind w:right="-15"/>
              <w:jc w:val="center"/>
              <w:rPr>
                <w:ins w:id="3972" w:author="Thu Huyen Tran" w:date="2023-12-05T20:51:00Z"/>
                <w:sz w:val="22"/>
              </w:rPr>
            </w:pPr>
            <w:ins w:id="3973" w:author="Thu Huyen Tran" w:date="2024-05-17T20:39:00Z" w16du:dateUtc="2024-05-17T13:39:00Z">
              <w:r w:rsidRPr="00760E09">
                <w:rPr>
                  <w:sz w:val="22"/>
                  <w:rPrChange w:id="3974" w:author="Huyen Tran Thu" w:date="2025-04-28T20:03:00Z" w16du:dateUtc="2025-04-28T13:03:00Z">
                    <w:rPr>
                      <w:rFonts w:ascii="Arial" w:hAnsi="Arial" w:cs="Arial"/>
                      <w:sz w:val="20"/>
                      <w:szCs w:val="20"/>
                    </w:rPr>
                  </w:rPrChange>
                </w:rPr>
                <w:t xml:space="preserve">1.239.144 </w:t>
              </w:r>
            </w:ins>
          </w:p>
        </w:tc>
        <w:tc>
          <w:tcPr>
            <w:tcW w:w="1014" w:type="pct"/>
            <w:vAlign w:val="bottom"/>
            <w:tcPrChange w:id="3975" w:author="Thu Huyen Tran" w:date="2023-12-05T20:51:00Z">
              <w:tcPr>
                <w:tcW w:w="1014" w:type="pct"/>
                <w:vAlign w:val="bottom"/>
              </w:tcPr>
            </w:tcPrChange>
          </w:tcPr>
          <w:p w14:paraId="6711C421" w14:textId="6CBC7AFE" w:rsidR="00444460" w:rsidRPr="00760E09" w:rsidRDefault="00444460" w:rsidP="00444460">
            <w:pPr>
              <w:spacing w:before="60" w:after="60"/>
              <w:ind w:right="-15"/>
              <w:jc w:val="center"/>
              <w:rPr>
                <w:ins w:id="3976" w:author="Thu Huyen Tran" w:date="2023-12-05T20:51:00Z"/>
                <w:sz w:val="22"/>
              </w:rPr>
            </w:pPr>
            <w:ins w:id="3977" w:author="Thu Huyen Tran" w:date="2024-05-17T20:39:00Z" w16du:dateUtc="2024-05-17T13:39:00Z">
              <w:r w:rsidRPr="00760E09">
                <w:rPr>
                  <w:sz w:val="22"/>
                  <w:rPrChange w:id="3978" w:author="Huyen Tran Thu" w:date="2025-04-28T20:03:00Z" w16du:dateUtc="2025-04-28T13:03:00Z">
                    <w:rPr>
                      <w:rFonts w:ascii="Arial" w:hAnsi="Arial" w:cs="Arial"/>
                      <w:sz w:val="20"/>
                      <w:szCs w:val="20"/>
                    </w:rPr>
                  </w:rPrChange>
                </w:rPr>
                <w:t xml:space="preserve">531.062 </w:t>
              </w:r>
            </w:ins>
          </w:p>
        </w:tc>
      </w:tr>
      <w:tr w:rsidR="00444460" w:rsidRPr="00760E09" w14:paraId="2BF89280" w14:textId="77777777" w:rsidTr="002B527E">
        <w:trPr>
          <w:jc w:val="center"/>
          <w:ins w:id="3979" w:author="Thu Huyen Tran" w:date="2023-12-05T20:51:00Z"/>
          <w:trPrChange w:id="3980" w:author="Thu Huyen Tran" w:date="2023-12-05T20:51:00Z">
            <w:trPr>
              <w:jc w:val="center"/>
            </w:trPr>
          </w:trPrChange>
        </w:trPr>
        <w:tc>
          <w:tcPr>
            <w:tcW w:w="371" w:type="pct"/>
            <w:vAlign w:val="bottom"/>
            <w:tcPrChange w:id="3981" w:author="Thu Huyen Tran" w:date="2023-12-05T20:51:00Z">
              <w:tcPr>
                <w:tcW w:w="371" w:type="pct"/>
                <w:vAlign w:val="center"/>
              </w:tcPr>
            </w:tcPrChange>
          </w:tcPr>
          <w:p w14:paraId="5EBF1368" w14:textId="762834F3" w:rsidR="00444460" w:rsidRPr="00760E09" w:rsidRDefault="00444460" w:rsidP="00444460">
            <w:pPr>
              <w:spacing w:before="60" w:after="60"/>
              <w:ind w:right="-15"/>
              <w:jc w:val="center"/>
              <w:rPr>
                <w:ins w:id="3982" w:author="Thu Huyen Tran" w:date="2023-12-05T20:51:00Z"/>
                <w:sz w:val="22"/>
              </w:rPr>
            </w:pPr>
            <w:ins w:id="3983" w:author="Thu Huyen Tran" w:date="2023-12-05T20:51:00Z">
              <w:r w:rsidRPr="00760E09">
                <w:rPr>
                  <w:sz w:val="22"/>
                </w:rPr>
                <w:t>2001</w:t>
              </w:r>
            </w:ins>
          </w:p>
        </w:tc>
        <w:tc>
          <w:tcPr>
            <w:tcW w:w="878" w:type="pct"/>
            <w:vAlign w:val="bottom"/>
            <w:tcPrChange w:id="3984" w:author="Thu Huyen Tran" w:date="2023-12-05T20:51:00Z">
              <w:tcPr>
                <w:tcW w:w="878" w:type="pct"/>
                <w:vAlign w:val="bottom"/>
              </w:tcPr>
            </w:tcPrChange>
          </w:tcPr>
          <w:p w14:paraId="63585DF6" w14:textId="3494E4F6" w:rsidR="00444460" w:rsidRPr="00760E09" w:rsidRDefault="00444460" w:rsidP="00444460">
            <w:pPr>
              <w:spacing w:before="60" w:after="60"/>
              <w:ind w:right="-15"/>
              <w:jc w:val="center"/>
              <w:rPr>
                <w:ins w:id="3985" w:author="Thu Huyen Tran" w:date="2023-12-05T20:51:00Z"/>
                <w:sz w:val="22"/>
              </w:rPr>
            </w:pPr>
            <w:ins w:id="3986" w:author="Thu Huyen Tran" w:date="2023-12-05T20:51:00Z">
              <w:r w:rsidRPr="00760E09">
                <w:rPr>
                  <w:sz w:val="22"/>
                  <w:rPrChange w:id="3987" w:author="Huyen Tran Thu" w:date="2025-04-28T20:03:00Z" w16du:dateUtc="2025-04-28T13:03:00Z">
                    <w:rPr>
                      <w:rFonts w:ascii="Arial" w:hAnsi="Arial" w:cs="Arial"/>
                      <w:sz w:val="20"/>
                      <w:szCs w:val="20"/>
                    </w:rPr>
                  </w:rPrChange>
                </w:rPr>
                <w:t xml:space="preserve">4.930.920 </w:t>
              </w:r>
            </w:ins>
          </w:p>
        </w:tc>
        <w:tc>
          <w:tcPr>
            <w:tcW w:w="860" w:type="pct"/>
            <w:vAlign w:val="bottom"/>
            <w:tcPrChange w:id="3988" w:author="Thu Huyen Tran" w:date="2023-12-05T20:51:00Z">
              <w:tcPr>
                <w:tcW w:w="860" w:type="pct"/>
                <w:vAlign w:val="bottom"/>
              </w:tcPr>
            </w:tcPrChange>
          </w:tcPr>
          <w:p w14:paraId="501996C2" w14:textId="1C194EF6" w:rsidR="00444460" w:rsidRPr="00760E09" w:rsidRDefault="00444460" w:rsidP="00444460">
            <w:pPr>
              <w:spacing w:before="60" w:after="60"/>
              <w:ind w:right="-15"/>
              <w:jc w:val="center"/>
              <w:rPr>
                <w:ins w:id="3989" w:author="Thu Huyen Tran" w:date="2023-12-05T20:51:00Z"/>
                <w:sz w:val="22"/>
              </w:rPr>
            </w:pPr>
            <w:ins w:id="3990" w:author="Thu Huyen Tran" w:date="2023-12-05T20:52:00Z">
              <w:r w:rsidRPr="00760E09">
                <w:rPr>
                  <w:sz w:val="22"/>
                  <w:rPrChange w:id="3991" w:author="Huyen Tran Thu" w:date="2025-04-28T20:03:00Z" w16du:dateUtc="2025-04-28T13:03:00Z">
                    <w:rPr>
                      <w:rFonts w:ascii="Arial" w:hAnsi="Arial" w:cs="Arial"/>
                      <w:sz w:val="20"/>
                      <w:szCs w:val="20"/>
                    </w:rPr>
                  </w:rPrChange>
                </w:rPr>
                <w:t xml:space="preserve">3.217.425 </w:t>
              </w:r>
            </w:ins>
          </w:p>
        </w:tc>
        <w:tc>
          <w:tcPr>
            <w:tcW w:w="939" w:type="pct"/>
            <w:vAlign w:val="bottom"/>
            <w:tcPrChange w:id="3992" w:author="Thu Huyen Tran" w:date="2023-12-05T20:51:00Z">
              <w:tcPr>
                <w:tcW w:w="939" w:type="pct"/>
                <w:vAlign w:val="bottom"/>
              </w:tcPr>
            </w:tcPrChange>
          </w:tcPr>
          <w:p w14:paraId="00B97C01" w14:textId="306626DD" w:rsidR="00444460" w:rsidRPr="00760E09" w:rsidRDefault="00444460" w:rsidP="00444460">
            <w:pPr>
              <w:spacing w:before="60" w:after="60"/>
              <w:ind w:right="-15"/>
              <w:jc w:val="center"/>
              <w:rPr>
                <w:ins w:id="3993" w:author="Thu Huyen Tran" w:date="2023-12-05T20:51:00Z"/>
                <w:sz w:val="22"/>
              </w:rPr>
            </w:pPr>
            <w:ins w:id="3994" w:author="Thu Huyen Tran" w:date="2024-05-17T20:37:00Z" w16du:dateUtc="2024-05-17T13:37:00Z">
              <w:r w:rsidRPr="00760E09">
                <w:rPr>
                  <w:sz w:val="22"/>
                  <w:rPrChange w:id="3995" w:author="Huyen Tran Thu" w:date="2025-04-28T20:03:00Z" w16du:dateUtc="2025-04-28T13:03:00Z">
                    <w:rPr>
                      <w:rFonts w:ascii="Arial" w:hAnsi="Arial" w:cs="Arial"/>
                      <w:sz w:val="20"/>
                      <w:szCs w:val="20"/>
                    </w:rPr>
                  </w:rPrChange>
                </w:rPr>
                <w:t xml:space="preserve">1.713.495 </w:t>
              </w:r>
            </w:ins>
          </w:p>
        </w:tc>
        <w:tc>
          <w:tcPr>
            <w:tcW w:w="938" w:type="pct"/>
            <w:vAlign w:val="bottom"/>
            <w:tcPrChange w:id="3996" w:author="Thu Huyen Tran" w:date="2023-12-05T20:51:00Z">
              <w:tcPr>
                <w:tcW w:w="938" w:type="pct"/>
                <w:vAlign w:val="bottom"/>
              </w:tcPr>
            </w:tcPrChange>
          </w:tcPr>
          <w:p w14:paraId="66D6D893" w14:textId="7328FFDC" w:rsidR="00444460" w:rsidRPr="00760E09" w:rsidRDefault="00444460" w:rsidP="00444460">
            <w:pPr>
              <w:spacing w:before="60" w:after="60"/>
              <w:ind w:right="-15"/>
              <w:jc w:val="center"/>
              <w:rPr>
                <w:ins w:id="3997" w:author="Thu Huyen Tran" w:date="2023-12-05T20:51:00Z"/>
                <w:sz w:val="22"/>
              </w:rPr>
            </w:pPr>
            <w:ins w:id="3998" w:author="Thu Huyen Tran" w:date="2024-05-17T20:39:00Z" w16du:dateUtc="2024-05-17T13:39:00Z">
              <w:r w:rsidRPr="00760E09">
                <w:rPr>
                  <w:sz w:val="22"/>
                  <w:rPrChange w:id="3999" w:author="Huyen Tran Thu" w:date="2025-04-28T20:03:00Z" w16du:dateUtc="2025-04-28T13:03:00Z">
                    <w:rPr>
                      <w:rFonts w:ascii="Arial" w:hAnsi="Arial" w:cs="Arial"/>
                      <w:sz w:val="20"/>
                      <w:szCs w:val="20"/>
                    </w:rPr>
                  </w:rPrChange>
                </w:rPr>
                <w:t xml:space="preserve">1.199.446 </w:t>
              </w:r>
            </w:ins>
          </w:p>
        </w:tc>
        <w:tc>
          <w:tcPr>
            <w:tcW w:w="1014" w:type="pct"/>
            <w:vAlign w:val="bottom"/>
            <w:tcPrChange w:id="4000" w:author="Thu Huyen Tran" w:date="2023-12-05T20:51:00Z">
              <w:tcPr>
                <w:tcW w:w="1014" w:type="pct"/>
                <w:vAlign w:val="bottom"/>
              </w:tcPr>
            </w:tcPrChange>
          </w:tcPr>
          <w:p w14:paraId="5B3F71AB" w14:textId="1BA6E4D4" w:rsidR="00444460" w:rsidRPr="00760E09" w:rsidRDefault="00444460" w:rsidP="00444460">
            <w:pPr>
              <w:spacing w:before="60" w:after="60"/>
              <w:ind w:right="-15"/>
              <w:jc w:val="center"/>
              <w:rPr>
                <w:ins w:id="4001" w:author="Thu Huyen Tran" w:date="2023-12-05T20:51:00Z"/>
                <w:sz w:val="22"/>
              </w:rPr>
            </w:pPr>
            <w:ins w:id="4002" w:author="Thu Huyen Tran" w:date="2024-05-17T20:39:00Z" w16du:dateUtc="2024-05-17T13:39:00Z">
              <w:r w:rsidRPr="00760E09">
                <w:rPr>
                  <w:sz w:val="22"/>
                  <w:rPrChange w:id="4003" w:author="Huyen Tran Thu" w:date="2025-04-28T20:03:00Z" w16du:dateUtc="2025-04-28T13:03:00Z">
                    <w:rPr>
                      <w:rFonts w:ascii="Arial" w:hAnsi="Arial" w:cs="Arial"/>
                      <w:sz w:val="20"/>
                      <w:szCs w:val="20"/>
                    </w:rPr>
                  </w:rPrChange>
                </w:rPr>
                <w:t xml:space="preserve">514.048 </w:t>
              </w:r>
            </w:ins>
          </w:p>
        </w:tc>
      </w:tr>
      <w:tr w:rsidR="00444460" w:rsidRPr="00760E09" w14:paraId="360AE6FC" w14:textId="77777777" w:rsidTr="002B527E">
        <w:trPr>
          <w:jc w:val="center"/>
          <w:ins w:id="4004" w:author="Thu Huyen Tran" w:date="2023-12-05T20:51:00Z"/>
          <w:trPrChange w:id="4005" w:author="Thu Huyen Tran" w:date="2023-12-05T20:51:00Z">
            <w:trPr>
              <w:jc w:val="center"/>
            </w:trPr>
          </w:trPrChange>
        </w:trPr>
        <w:tc>
          <w:tcPr>
            <w:tcW w:w="371" w:type="pct"/>
            <w:vAlign w:val="bottom"/>
            <w:tcPrChange w:id="4006" w:author="Thu Huyen Tran" w:date="2023-12-05T20:51:00Z">
              <w:tcPr>
                <w:tcW w:w="371" w:type="pct"/>
                <w:vAlign w:val="center"/>
              </w:tcPr>
            </w:tcPrChange>
          </w:tcPr>
          <w:p w14:paraId="7A19091F" w14:textId="7F844A21" w:rsidR="00444460" w:rsidRPr="00760E09" w:rsidRDefault="00444460" w:rsidP="00444460">
            <w:pPr>
              <w:spacing w:before="60" w:after="60"/>
              <w:ind w:right="-15"/>
              <w:jc w:val="center"/>
              <w:rPr>
                <w:ins w:id="4007" w:author="Thu Huyen Tran" w:date="2023-12-05T20:51:00Z"/>
                <w:sz w:val="22"/>
              </w:rPr>
            </w:pPr>
            <w:ins w:id="4008" w:author="Thu Huyen Tran" w:date="2023-12-05T20:51:00Z">
              <w:r w:rsidRPr="00760E09">
                <w:rPr>
                  <w:sz w:val="22"/>
                </w:rPr>
                <w:lastRenderedPageBreak/>
                <w:t>2002</w:t>
              </w:r>
            </w:ins>
          </w:p>
        </w:tc>
        <w:tc>
          <w:tcPr>
            <w:tcW w:w="878" w:type="pct"/>
            <w:vAlign w:val="bottom"/>
            <w:tcPrChange w:id="4009" w:author="Thu Huyen Tran" w:date="2023-12-05T20:51:00Z">
              <w:tcPr>
                <w:tcW w:w="878" w:type="pct"/>
                <w:vAlign w:val="bottom"/>
              </w:tcPr>
            </w:tcPrChange>
          </w:tcPr>
          <w:p w14:paraId="2D7FD530" w14:textId="4F208C8E" w:rsidR="00444460" w:rsidRPr="00760E09" w:rsidRDefault="00444460" w:rsidP="00444460">
            <w:pPr>
              <w:spacing w:before="60" w:after="60"/>
              <w:ind w:right="-15"/>
              <w:jc w:val="center"/>
              <w:rPr>
                <w:ins w:id="4010" w:author="Thu Huyen Tran" w:date="2023-12-05T20:51:00Z"/>
                <w:sz w:val="22"/>
              </w:rPr>
            </w:pPr>
            <w:ins w:id="4011" w:author="Thu Huyen Tran" w:date="2023-12-05T20:51:00Z">
              <w:r w:rsidRPr="00760E09">
                <w:rPr>
                  <w:sz w:val="22"/>
                  <w:rPrChange w:id="4012" w:author="Huyen Tran Thu" w:date="2025-04-28T20:03:00Z" w16du:dateUtc="2025-04-28T13:03:00Z">
                    <w:rPr>
                      <w:rFonts w:ascii="Arial" w:hAnsi="Arial" w:cs="Arial"/>
                      <w:sz w:val="20"/>
                      <w:szCs w:val="20"/>
                    </w:rPr>
                  </w:rPrChange>
                </w:rPr>
                <w:t xml:space="preserve">5.077.603 </w:t>
              </w:r>
            </w:ins>
          </w:p>
        </w:tc>
        <w:tc>
          <w:tcPr>
            <w:tcW w:w="860" w:type="pct"/>
            <w:vAlign w:val="bottom"/>
            <w:tcPrChange w:id="4013" w:author="Thu Huyen Tran" w:date="2023-12-05T20:51:00Z">
              <w:tcPr>
                <w:tcW w:w="860" w:type="pct"/>
                <w:vAlign w:val="bottom"/>
              </w:tcPr>
            </w:tcPrChange>
          </w:tcPr>
          <w:p w14:paraId="1C224DB5" w14:textId="11F6F229" w:rsidR="00444460" w:rsidRPr="00760E09" w:rsidRDefault="00444460" w:rsidP="00444460">
            <w:pPr>
              <w:spacing w:before="60" w:after="60"/>
              <w:ind w:right="-15"/>
              <w:jc w:val="center"/>
              <w:rPr>
                <w:ins w:id="4014" w:author="Thu Huyen Tran" w:date="2023-12-05T20:51:00Z"/>
                <w:sz w:val="22"/>
              </w:rPr>
            </w:pPr>
            <w:ins w:id="4015" w:author="Thu Huyen Tran" w:date="2023-12-05T20:52:00Z">
              <w:r w:rsidRPr="00760E09">
                <w:rPr>
                  <w:sz w:val="22"/>
                  <w:rPrChange w:id="4016" w:author="Huyen Tran Thu" w:date="2025-04-28T20:03:00Z" w16du:dateUtc="2025-04-28T13:03:00Z">
                    <w:rPr>
                      <w:rFonts w:ascii="Arial" w:hAnsi="Arial" w:cs="Arial"/>
                      <w:sz w:val="20"/>
                      <w:szCs w:val="20"/>
                    </w:rPr>
                  </w:rPrChange>
                </w:rPr>
                <w:t xml:space="preserve">3.427.382 </w:t>
              </w:r>
            </w:ins>
          </w:p>
        </w:tc>
        <w:tc>
          <w:tcPr>
            <w:tcW w:w="939" w:type="pct"/>
            <w:vAlign w:val="bottom"/>
            <w:tcPrChange w:id="4017" w:author="Thu Huyen Tran" w:date="2023-12-05T20:51:00Z">
              <w:tcPr>
                <w:tcW w:w="939" w:type="pct"/>
                <w:vAlign w:val="bottom"/>
              </w:tcPr>
            </w:tcPrChange>
          </w:tcPr>
          <w:p w14:paraId="6B0BE63A" w14:textId="0DDD1016" w:rsidR="00444460" w:rsidRPr="00760E09" w:rsidRDefault="00444460" w:rsidP="00444460">
            <w:pPr>
              <w:spacing w:before="60" w:after="60"/>
              <w:ind w:right="-15"/>
              <w:jc w:val="center"/>
              <w:rPr>
                <w:ins w:id="4018" w:author="Thu Huyen Tran" w:date="2023-12-05T20:51:00Z"/>
                <w:sz w:val="22"/>
              </w:rPr>
            </w:pPr>
            <w:ins w:id="4019" w:author="Thu Huyen Tran" w:date="2024-05-17T20:37:00Z" w16du:dateUtc="2024-05-17T13:37:00Z">
              <w:r w:rsidRPr="00760E09">
                <w:rPr>
                  <w:sz w:val="22"/>
                  <w:rPrChange w:id="4020" w:author="Huyen Tran Thu" w:date="2025-04-28T20:03:00Z" w16du:dateUtc="2025-04-28T13:03:00Z">
                    <w:rPr>
                      <w:rFonts w:ascii="Arial" w:hAnsi="Arial" w:cs="Arial"/>
                      <w:sz w:val="20"/>
                      <w:szCs w:val="20"/>
                    </w:rPr>
                  </w:rPrChange>
                </w:rPr>
                <w:t xml:space="preserve">1.650.221 </w:t>
              </w:r>
            </w:ins>
          </w:p>
        </w:tc>
        <w:tc>
          <w:tcPr>
            <w:tcW w:w="938" w:type="pct"/>
            <w:vAlign w:val="bottom"/>
            <w:tcPrChange w:id="4021" w:author="Thu Huyen Tran" w:date="2023-12-05T20:51:00Z">
              <w:tcPr>
                <w:tcW w:w="938" w:type="pct"/>
                <w:vAlign w:val="bottom"/>
              </w:tcPr>
            </w:tcPrChange>
          </w:tcPr>
          <w:p w14:paraId="428C383B" w14:textId="3E6F67B7" w:rsidR="00444460" w:rsidRPr="00760E09" w:rsidRDefault="00444460" w:rsidP="00444460">
            <w:pPr>
              <w:spacing w:before="60" w:after="60"/>
              <w:ind w:right="-15"/>
              <w:jc w:val="center"/>
              <w:rPr>
                <w:ins w:id="4022" w:author="Thu Huyen Tran" w:date="2023-12-05T20:51:00Z"/>
                <w:sz w:val="22"/>
              </w:rPr>
            </w:pPr>
            <w:ins w:id="4023" w:author="Thu Huyen Tran" w:date="2024-05-17T20:39:00Z" w16du:dateUtc="2024-05-17T13:39:00Z">
              <w:r w:rsidRPr="00760E09">
                <w:rPr>
                  <w:sz w:val="22"/>
                  <w:rPrChange w:id="4024" w:author="Huyen Tran Thu" w:date="2025-04-28T20:03:00Z" w16du:dateUtc="2025-04-28T13:03:00Z">
                    <w:rPr>
                      <w:rFonts w:ascii="Arial" w:hAnsi="Arial" w:cs="Arial"/>
                      <w:sz w:val="20"/>
                      <w:szCs w:val="20"/>
                    </w:rPr>
                  </w:rPrChange>
                </w:rPr>
                <w:t xml:space="preserve">1.155.155 </w:t>
              </w:r>
            </w:ins>
          </w:p>
        </w:tc>
        <w:tc>
          <w:tcPr>
            <w:tcW w:w="1014" w:type="pct"/>
            <w:vAlign w:val="bottom"/>
            <w:tcPrChange w:id="4025" w:author="Thu Huyen Tran" w:date="2023-12-05T20:51:00Z">
              <w:tcPr>
                <w:tcW w:w="1014" w:type="pct"/>
                <w:vAlign w:val="bottom"/>
              </w:tcPr>
            </w:tcPrChange>
          </w:tcPr>
          <w:p w14:paraId="1855FE56" w14:textId="1DA7E19C" w:rsidR="00444460" w:rsidRPr="00760E09" w:rsidRDefault="00444460" w:rsidP="00444460">
            <w:pPr>
              <w:spacing w:before="60" w:after="60"/>
              <w:ind w:right="-15"/>
              <w:jc w:val="center"/>
              <w:rPr>
                <w:ins w:id="4026" w:author="Thu Huyen Tran" w:date="2023-12-05T20:51:00Z"/>
                <w:sz w:val="22"/>
              </w:rPr>
            </w:pPr>
            <w:ins w:id="4027" w:author="Thu Huyen Tran" w:date="2024-05-17T20:39:00Z" w16du:dateUtc="2024-05-17T13:39:00Z">
              <w:r w:rsidRPr="00760E09">
                <w:rPr>
                  <w:sz w:val="22"/>
                  <w:rPrChange w:id="4028" w:author="Huyen Tran Thu" w:date="2025-04-28T20:03:00Z" w16du:dateUtc="2025-04-28T13:03:00Z">
                    <w:rPr>
                      <w:rFonts w:ascii="Arial" w:hAnsi="Arial" w:cs="Arial"/>
                      <w:sz w:val="20"/>
                      <w:szCs w:val="20"/>
                    </w:rPr>
                  </w:rPrChange>
                </w:rPr>
                <w:t xml:space="preserve">495.066 </w:t>
              </w:r>
            </w:ins>
          </w:p>
        </w:tc>
      </w:tr>
      <w:tr w:rsidR="00444460" w:rsidRPr="00760E09" w14:paraId="22549AF8" w14:textId="77777777" w:rsidTr="002B527E">
        <w:trPr>
          <w:jc w:val="center"/>
          <w:ins w:id="4029" w:author="Thu Huyen Tran" w:date="2023-12-05T20:51:00Z"/>
          <w:trPrChange w:id="4030" w:author="Thu Huyen Tran" w:date="2023-12-05T20:51:00Z">
            <w:trPr>
              <w:jc w:val="center"/>
            </w:trPr>
          </w:trPrChange>
        </w:trPr>
        <w:tc>
          <w:tcPr>
            <w:tcW w:w="371" w:type="pct"/>
            <w:vAlign w:val="bottom"/>
            <w:tcPrChange w:id="4031" w:author="Thu Huyen Tran" w:date="2023-12-05T20:51:00Z">
              <w:tcPr>
                <w:tcW w:w="371" w:type="pct"/>
                <w:vAlign w:val="center"/>
              </w:tcPr>
            </w:tcPrChange>
          </w:tcPr>
          <w:p w14:paraId="5B4C1ECC" w14:textId="111CDDEF" w:rsidR="00444460" w:rsidRPr="00760E09" w:rsidRDefault="00444460" w:rsidP="00444460">
            <w:pPr>
              <w:spacing w:before="60" w:after="60"/>
              <w:ind w:right="-15"/>
              <w:jc w:val="center"/>
              <w:rPr>
                <w:ins w:id="4032" w:author="Thu Huyen Tran" w:date="2023-12-05T20:51:00Z"/>
                <w:sz w:val="22"/>
              </w:rPr>
            </w:pPr>
            <w:ins w:id="4033" w:author="Thu Huyen Tran" w:date="2023-12-05T20:51:00Z">
              <w:r w:rsidRPr="00760E09">
                <w:rPr>
                  <w:sz w:val="22"/>
                </w:rPr>
                <w:t>2003</w:t>
              </w:r>
            </w:ins>
          </w:p>
        </w:tc>
        <w:tc>
          <w:tcPr>
            <w:tcW w:w="878" w:type="pct"/>
            <w:vAlign w:val="bottom"/>
            <w:tcPrChange w:id="4034" w:author="Thu Huyen Tran" w:date="2023-12-05T20:51:00Z">
              <w:tcPr>
                <w:tcW w:w="878" w:type="pct"/>
                <w:vAlign w:val="bottom"/>
              </w:tcPr>
            </w:tcPrChange>
          </w:tcPr>
          <w:p w14:paraId="12465C5E" w14:textId="2EBCFF99" w:rsidR="00444460" w:rsidRPr="00760E09" w:rsidRDefault="00444460" w:rsidP="00444460">
            <w:pPr>
              <w:spacing w:before="60" w:after="60"/>
              <w:ind w:right="-15"/>
              <w:jc w:val="center"/>
              <w:rPr>
                <w:ins w:id="4035" w:author="Thu Huyen Tran" w:date="2023-12-05T20:51:00Z"/>
                <w:sz w:val="22"/>
              </w:rPr>
            </w:pPr>
            <w:ins w:id="4036" w:author="Thu Huyen Tran" w:date="2023-12-05T20:51:00Z">
              <w:r w:rsidRPr="00760E09">
                <w:rPr>
                  <w:sz w:val="22"/>
                  <w:rPrChange w:id="4037" w:author="Huyen Tran Thu" w:date="2025-04-28T20:03:00Z" w16du:dateUtc="2025-04-28T13:03:00Z">
                    <w:rPr>
                      <w:rFonts w:ascii="Arial" w:hAnsi="Arial" w:cs="Arial"/>
                      <w:sz w:val="20"/>
                      <w:szCs w:val="20"/>
                    </w:rPr>
                  </w:rPrChange>
                </w:rPr>
                <w:t xml:space="preserve">5.295.238 </w:t>
              </w:r>
            </w:ins>
          </w:p>
        </w:tc>
        <w:tc>
          <w:tcPr>
            <w:tcW w:w="860" w:type="pct"/>
            <w:vAlign w:val="bottom"/>
            <w:tcPrChange w:id="4038" w:author="Thu Huyen Tran" w:date="2023-12-05T20:51:00Z">
              <w:tcPr>
                <w:tcW w:w="860" w:type="pct"/>
                <w:vAlign w:val="bottom"/>
              </w:tcPr>
            </w:tcPrChange>
          </w:tcPr>
          <w:p w14:paraId="305236F9" w14:textId="49B4CA9D" w:rsidR="00444460" w:rsidRPr="00760E09" w:rsidRDefault="00444460" w:rsidP="00444460">
            <w:pPr>
              <w:spacing w:before="60" w:after="60"/>
              <w:ind w:right="-15"/>
              <w:jc w:val="center"/>
              <w:rPr>
                <w:ins w:id="4039" w:author="Thu Huyen Tran" w:date="2023-12-05T20:51:00Z"/>
                <w:sz w:val="22"/>
              </w:rPr>
            </w:pPr>
            <w:ins w:id="4040" w:author="Thu Huyen Tran" w:date="2023-12-05T20:52:00Z">
              <w:r w:rsidRPr="00760E09">
                <w:rPr>
                  <w:sz w:val="22"/>
                  <w:rPrChange w:id="4041" w:author="Huyen Tran Thu" w:date="2025-04-28T20:03:00Z" w16du:dateUtc="2025-04-28T13:03:00Z">
                    <w:rPr>
                      <w:rFonts w:ascii="Arial" w:hAnsi="Arial" w:cs="Arial"/>
                      <w:sz w:val="20"/>
                      <w:szCs w:val="20"/>
                    </w:rPr>
                  </w:rPrChange>
                </w:rPr>
                <w:t xml:space="preserve">3.693.428 </w:t>
              </w:r>
            </w:ins>
          </w:p>
        </w:tc>
        <w:tc>
          <w:tcPr>
            <w:tcW w:w="939" w:type="pct"/>
            <w:vAlign w:val="bottom"/>
            <w:tcPrChange w:id="4042" w:author="Thu Huyen Tran" w:date="2023-12-05T20:51:00Z">
              <w:tcPr>
                <w:tcW w:w="939" w:type="pct"/>
                <w:vAlign w:val="bottom"/>
              </w:tcPr>
            </w:tcPrChange>
          </w:tcPr>
          <w:p w14:paraId="5D13CA78" w14:textId="55E52EE1" w:rsidR="00444460" w:rsidRPr="00760E09" w:rsidRDefault="00444460" w:rsidP="00444460">
            <w:pPr>
              <w:spacing w:before="60" w:after="60"/>
              <w:ind w:right="-15"/>
              <w:jc w:val="center"/>
              <w:rPr>
                <w:ins w:id="4043" w:author="Thu Huyen Tran" w:date="2023-12-05T20:51:00Z"/>
                <w:sz w:val="22"/>
              </w:rPr>
            </w:pPr>
            <w:ins w:id="4044" w:author="Thu Huyen Tran" w:date="2024-05-17T20:37:00Z" w16du:dateUtc="2024-05-17T13:37:00Z">
              <w:r w:rsidRPr="00760E09">
                <w:rPr>
                  <w:sz w:val="22"/>
                  <w:rPrChange w:id="4045" w:author="Huyen Tran Thu" w:date="2025-04-28T20:03:00Z" w16du:dateUtc="2025-04-28T13:03:00Z">
                    <w:rPr>
                      <w:rFonts w:ascii="Arial" w:hAnsi="Arial" w:cs="Arial"/>
                      <w:sz w:val="20"/>
                      <w:szCs w:val="20"/>
                    </w:rPr>
                  </w:rPrChange>
                </w:rPr>
                <w:t xml:space="preserve">1.601.809 </w:t>
              </w:r>
            </w:ins>
          </w:p>
        </w:tc>
        <w:tc>
          <w:tcPr>
            <w:tcW w:w="938" w:type="pct"/>
            <w:vAlign w:val="bottom"/>
            <w:tcPrChange w:id="4046" w:author="Thu Huyen Tran" w:date="2023-12-05T20:51:00Z">
              <w:tcPr>
                <w:tcW w:w="938" w:type="pct"/>
                <w:vAlign w:val="bottom"/>
              </w:tcPr>
            </w:tcPrChange>
          </w:tcPr>
          <w:p w14:paraId="5B4B3988" w14:textId="125EF46B" w:rsidR="00444460" w:rsidRPr="00760E09" w:rsidRDefault="00444460" w:rsidP="00444460">
            <w:pPr>
              <w:spacing w:before="60" w:after="60"/>
              <w:ind w:right="-15"/>
              <w:jc w:val="center"/>
              <w:rPr>
                <w:ins w:id="4047" w:author="Thu Huyen Tran" w:date="2023-12-05T20:51:00Z"/>
                <w:sz w:val="22"/>
              </w:rPr>
            </w:pPr>
            <w:ins w:id="4048" w:author="Thu Huyen Tran" w:date="2024-05-17T20:39:00Z" w16du:dateUtc="2024-05-17T13:39:00Z">
              <w:r w:rsidRPr="00760E09">
                <w:rPr>
                  <w:sz w:val="22"/>
                  <w:rPrChange w:id="4049" w:author="Huyen Tran Thu" w:date="2025-04-28T20:03:00Z" w16du:dateUtc="2025-04-28T13:03:00Z">
                    <w:rPr>
                      <w:rFonts w:ascii="Arial" w:hAnsi="Arial" w:cs="Arial"/>
                      <w:sz w:val="20"/>
                      <w:szCs w:val="20"/>
                    </w:rPr>
                  </w:rPrChange>
                </w:rPr>
                <w:t xml:space="preserve">1.121.267 </w:t>
              </w:r>
            </w:ins>
          </w:p>
        </w:tc>
        <w:tc>
          <w:tcPr>
            <w:tcW w:w="1014" w:type="pct"/>
            <w:vAlign w:val="bottom"/>
            <w:tcPrChange w:id="4050" w:author="Thu Huyen Tran" w:date="2023-12-05T20:51:00Z">
              <w:tcPr>
                <w:tcW w:w="1014" w:type="pct"/>
                <w:vAlign w:val="bottom"/>
              </w:tcPr>
            </w:tcPrChange>
          </w:tcPr>
          <w:p w14:paraId="6FEAEB5F" w14:textId="6DEC8FA0" w:rsidR="00444460" w:rsidRPr="00760E09" w:rsidRDefault="00444460" w:rsidP="00444460">
            <w:pPr>
              <w:spacing w:before="60" w:after="60"/>
              <w:ind w:right="-15"/>
              <w:jc w:val="center"/>
              <w:rPr>
                <w:ins w:id="4051" w:author="Thu Huyen Tran" w:date="2023-12-05T20:51:00Z"/>
                <w:sz w:val="22"/>
              </w:rPr>
            </w:pPr>
            <w:ins w:id="4052" w:author="Thu Huyen Tran" w:date="2024-05-17T20:39:00Z" w16du:dateUtc="2024-05-17T13:39:00Z">
              <w:r w:rsidRPr="00760E09">
                <w:rPr>
                  <w:sz w:val="22"/>
                  <w:rPrChange w:id="4053" w:author="Huyen Tran Thu" w:date="2025-04-28T20:03:00Z" w16du:dateUtc="2025-04-28T13:03:00Z">
                    <w:rPr>
                      <w:rFonts w:ascii="Arial" w:hAnsi="Arial" w:cs="Arial"/>
                      <w:sz w:val="20"/>
                      <w:szCs w:val="20"/>
                    </w:rPr>
                  </w:rPrChange>
                </w:rPr>
                <w:t xml:space="preserve">480.543 </w:t>
              </w:r>
            </w:ins>
          </w:p>
        </w:tc>
      </w:tr>
      <w:tr w:rsidR="00444460" w:rsidRPr="00760E09" w14:paraId="7DE94B35" w14:textId="77777777" w:rsidTr="002B527E">
        <w:trPr>
          <w:jc w:val="center"/>
          <w:ins w:id="4054" w:author="Thu Huyen Tran" w:date="2023-12-05T20:51:00Z"/>
          <w:trPrChange w:id="4055" w:author="Thu Huyen Tran" w:date="2023-12-05T20:51:00Z">
            <w:trPr>
              <w:jc w:val="center"/>
            </w:trPr>
          </w:trPrChange>
        </w:trPr>
        <w:tc>
          <w:tcPr>
            <w:tcW w:w="371" w:type="pct"/>
            <w:vAlign w:val="bottom"/>
            <w:tcPrChange w:id="4056" w:author="Thu Huyen Tran" w:date="2023-12-05T20:51:00Z">
              <w:tcPr>
                <w:tcW w:w="371" w:type="pct"/>
                <w:vAlign w:val="center"/>
              </w:tcPr>
            </w:tcPrChange>
          </w:tcPr>
          <w:p w14:paraId="22C9CE86" w14:textId="1B7ADCBD" w:rsidR="00444460" w:rsidRPr="00760E09" w:rsidRDefault="00444460" w:rsidP="00444460">
            <w:pPr>
              <w:spacing w:before="60" w:after="60"/>
              <w:ind w:right="-15"/>
              <w:jc w:val="center"/>
              <w:rPr>
                <w:ins w:id="4057" w:author="Thu Huyen Tran" w:date="2023-12-05T20:51:00Z"/>
                <w:sz w:val="22"/>
              </w:rPr>
            </w:pPr>
            <w:ins w:id="4058" w:author="Thu Huyen Tran" w:date="2023-12-05T20:51:00Z">
              <w:r w:rsidRPr="00760E09">
                <w:rPr>
                  <w:sz w:val="22"/>
                </w:rPr>
                <w:t>2004</w:t>
              </w:r>
            </w:ins>
          </w:p>
        </w:tc>
        <w:tc>
          <w:tcPr>
            <w:tcW w:w="878" w:type="pct"/>
            <w:vAlign w:val="bottom"/>
            <w:tcPrChange w:id="4059" w:author="Thu Huyen Tran" w:date="2023-12-05T20:51:00Z">
              <w:tcPr>
                <w:tcW w:w="878" w:type="pct"/>
                <w:vAlign w:val="bottom"/>
              </w:tcPr>
            </w:tcPrChange>
          </w:tcPr>
          <w:p w14:paraId="3304A786" w14:textId="23A66C85" w:rsidR="00444460" w:rsidRPr="00760E09" w:rsidRDefault="00444460" w:rsidP="00444460">
            <w:pPr>
              <w:spacing w:before="60" w:after="60"/>
              <w:ind w:right="-15"/>
              <w:jc w:val="center"/>
              <w:rPr>
                <w:ins w:id="4060" w:author="Thu Huyen Tran" w:date="2023-12-05T20:51:00Z"/>
                <w:sz w:val="22"/>
              </w:rPr>
            </w:pPr>
            <w:ins w:id="4061" w:author="Thu Huyen Tran" w:date="2023-12-05T20:51:00Z">
              <w:r w:rsidRPr="00760E09">
                <w:rPr>
                  <w:sz w:val="22"/>
                  <w:rPrChange w:id="4062" w:author="Huyen Tran Thu" w:date="2025-04-28T20:03:00Z" w16du:dateUtc="2025-04-28T13:03:00Z">
                    <w:rPr>
                      <w:rFonts w:ascii="Arial" w:hAnsi="Arial" w:cs="Arial"/>
                      <w:sz w:val="20"/>
                      <w:szCs w:val="20"/>
                    </w:rPr>
                  </w:rPrChange>
                </w:rPr>
                <w:t xml:space="preserve">5.519.107 </w:t>
              </w:r>
            </w:ins>
          </w:p>
        </w:tc>
        <w:tc>
          <w:tcPr>
            <w:tcW w:w="860" w:type="pct"/>
            <w:vAlign w:val="bottom"/>
            <w:tcPrChange w:id="4063" w:author="Thu Huyen Tran" w:date="2023-12-05T20:51:00Z">
              <w:tcPr>
                <w:tcW w:w="860" w:type="pct"/>
                <w:vAlign w:val="bottom"/>
              </w:tcPr>
            </w:tcPrChange>
          </w:tcPr>
          <w:p w14:paraId="549B8609" w14:textId="37CDB9F5" w:rsidR="00444460" w:rsidRPr="00760E09" w:rsidRDefault="00444460" w:rsidP="00444460">
            <w:pPr>
              <w:spacing w:before="60" w:after="60"/>
              <w:ind w:right="-15"/>
              <w:jc w:val="center"/>
              <w:rPr>
                <w:ins w:id="4064" w:author="Thu Huyen Tran" w:date="2023-12-05T20:51:00Z"/>
                <w:sz w:val="22"/>
              </w:rPr>
            </w:pPr>
            <w:ins w:id="4065" w:author="Thu Huyen Tran" w:date="2023-12-05T20:52:00Z">
              <w:r w:rsidRPr="00760E09">
                <w:rPr>
                  <w:sz w:val="22"/>
                  <w:rPrChange w:id="4066" w:author="Huyen Tran Thu" w:date="2025-04-28T20:03:00Z" w16du:dateUtc="2025-04-28T13:03:00Z">
                    <w:rPr>
                      <w:rFonts w:ascii="Arial" w:hAnsi="Arial" w:cs="Arial"/>
                      <w:sz w:val="20"/>
                      <w:szCs w:val="20"/>
                    </w:rPr>
                  </w:rPrChange>
                </w:rPr>
                <w:t xml:space="preserve">3.973.757 </w:t>
              </w:r>
            </w:ins>
          </w:p>
        </w:tc>
        <w:tc>
          <w:tcPr>
            <w:tcW w:w="939" w:type="pct"/>
            <w:vAlign w:val="bottom"/>
            <w:tcPrChange w:id="4067" w:author="Thu Huyen Tran" w:date="2023-12-05T20:51:00Z">
              <w:tcPr>
                <w:tcW w:w="939" w:type="pct"/>
                <w:vAlign w:val="bottom"/>
              </w:tcPr>
            </w:tcPrChange>
          </w:tcPr>
          <w:p w14:paraId="6D71F69C" w14:textId="5B3881E7" w:rsidR="00444460" w:rsidRPr="00760E09" w:rsidRDefault="00444460" w:rsidP="00444460">
            <w:pPr>
              <w:spacing w:before="60" w:after="60"/>
              <w:ind w:right="-15"/>
              <w:jc w:val="center"/>
              <w:rPr>
                <w:ins w:id="4068" w:author="Thu Huyen Tran" w:date="2023-12-05T20:51:00Z"/>
                <w:sz w:val="22"/>
              </w:rPr>
            </w:pPr>
            <w:ins w:id="4069" w:author="Thu Huyen Tran" w:date="2024-05-17T20:37:00Z" w16du:dateUtc="2024-05-17T13:37:00Z">
              <w:r w:rsidRPr="00760E09">
                <w:rPr>
                  <w:sz w:val="22"/>
                  <w:rPrChange w:id="4070" w:author="Huyen Tran Thu" w:date="2025-04-28T20:03:00Z" w16du:dateUtc="2025-04-28T13:03:00Z">
                    <w:rPr>
                      <w:rFonts w:ascii="Arial" w:hAnsi="Arial" w:cs="Arial"/>
                      <w:sz w:val="20"/>
                      <w:szCs w:val="20"/>
                    </w:rPr>
                  </w:rPrChange>
                </w:rPr>
                <w:t xml:space="preserve">1.545.350 </w:t>
              </w:r>
            </w:ins>
          </w:p>
        </w:tc>
        <w:tc>
          <w:tcPr>
            <w:tcW w:w="938" w:type="pct"/>
            <w:vAlign w:val="bottom"/>
            <w:tcPrChange w:id="4071" w:author="Thu Huyen Tran" w:date="2023-12-05T20:51:00Z">
              <w:tcPr>
                <w:tcW w:w="938" w:type="pct"/>
                <w:vAlign w:val="bottom"/>
              </w:tcPr>
            </w:tcPrChange>
          </w:tcPr>
          <w:p w14:paraId="480EBBBA" w14:textId="4D1551A1" w:rsidR="00444460" w:rsidRPr="00760E09" w:rsidRDefault="00444460" w:rsidP="00444460">
            <w:pPr>
              <w:spacing w:before="60" w:after="60"/>
              <w:ind w:right="-15"/>
              <w:jc w:val="center"/>
              <w:rPr>
                <w:ins w:id="4072" w:author="Thu Huyen Tran" w:date="2023-12-05T20:51:00Z"/>
                <w:sz w:val="22"/>
              </w:rPr>
            </w:pPr>
            <w:ins w:id="4073" w:author="Thu Huyen Tran" w:date="2024-05-17T20:39:00Z" w16du:dateUtc="2024-05-17T13:39:00Z">
              <w:r w:rsidRPr="00760E09">
                <w:rPr>
                  <w:sz w:val="22"/>
                  <w:rPrChange w:id="4074" w:author="Huyen Tran Thu" w:date="2025-04-28T20:03:00Z" w16du:dateUtc="2025-04-28T13:03:00Z">
                    <w:rPr>
                      <w:rFonts w:ascii="Arial" w:hAnsi="Arial" w:cs="Arial"/>
                      <w:sz w:val="20"/>
                      <w:szCs w:val="20"/>
                    </w:rPr>
                  </w:rPrChange>
                </w:rPr>
                <w:t xml:space="preserve">1.081.745 </w:t>
              </w:r>
            </w:ins>
          </w:p>
        </w:tc>
        <w:tc>
          <w:tcPr>
            <w:tcW w:w="1014" w:type="pct"/>
            <w:vAlign w:val="bottom"/>
            <w:tcPrChange w:id="4075" w:author="Thu Huyen Tran" w:date="2023-12-05T20:51:00Z">
              <w:tcPr>
                <w:tcW w:w="1014" w:type="pct"/>
                <w:vAlign w:val="bottom"/>
              </w:tcPr>
            </w:tcPrChange>
          </w:tcPr>
          <w:p w14:paraId="7844AE8D" w14:textId="183E94EC" w:rsidR="00444460" w:rsidRPr="00760E09" w:rsidRDefault="00444460" w:rsidP="00444460">
            <w:pPr>
              <w:spacing w:before="60" w:after="60"/>
              <w:ind w:right="-15"/>
              <w:jc w:val="center"/>
              <w:rPr>
                <w:ins w:id="4076" w:author="Thu Huyen Tran" w:date="2023-12-05T20:51:00Z"/>
                <w:sz w:val="22"/>
              </w:rPr>
            </w:pPr>
            <w:ins w:id="4077" w:author="Thu Huyen Tran" w:date="2024-05-17T20:39:00Z" w16du:dateUtc="2024-05-17T13:39:00Z">
              <w:r w:rsidRPr="00760E09">
                <w:rPr>
                  <w:sz w:val="22"/>
                  <w:rPrChange w:id="4078" w:author="Huyen Tran Thu" w:date="2025-04-28T20:03:00Z" w16du:dateUtc="2025-04-28T13:03:00Z">
                    <w:rPr>
                      <w:rFonts w:ascii="Arial" w:hAnsi="Arial" w:cs="Arial"/>
                      <w:sz w:val="20"/>
                      <w:szCs w:val="20"/>
                    </w:rPr>
                  </w:rPrChange>
                </w:rPr>
                <w:t xml:space="preserve">463.605 </w:t>
              </w:r>
            </w:ins>
          </w:p>
        </w:tc>
      </w:tr>
      <w:tr w:rsidR="00444460" w:rsidRPr="00760E09" w14:paraId="5F9AFC28" w14:textId="77777777" w:rsidTr="002B527E">
        <w:trPr>
          <w:jc w:val="center"/>
          <w:ins w:id="4079" w:author="Thu Huyen Tran" w:date="2023-12-05T20:51:00Z"/>
          <w:trPrChange w:id="4080" w:author="Thu Huyen Tran" w:date="2023-12-05T20:51:00Z">
            <w:trPr>
              <w:jc w:val="center"/>
            </w:trPr>
          </w:trPrChange>
        </w:trPr>
        <w:tc>
          <w:tcPr>
            <w:tcW w:w="371" w:type="pct"/>
            <w:vAlign w:val="bottom"/>
            <w:tcPrChange w:id="4081" w:author="Thu Huyen Tran" w:date="2023-12-05T20:51:00Z">
              <w:tcPr>
                <w:tcW w:w="371" w:type="pct"/>
                <w:vAlign w:val="center"/>
              </w:tcPr>
            </w:tcPrChange>
          </w:tcPr>
          <w:p w14:paraId="79F73759" w14:textId="5372FA01" w:rsidR="00444460" w:rsidRPr="00760E09" w:rsidRDefault="00444460" w:rsidP="00444460">
            <w:pPr>
              <w:spacing w:before="60" w:after="60"/>
              <w:ind w:right="-15"/>
              <w:jc w:val="center"/>
              <w:rPr>
                <w:ins w:id="4082" w:author="Thu Huyen Tran" w:date="2023-12-05T20:51:00Z"/>
                <w:sz w:val="22"/>
              </w:rPr>
            </w:pPr>
            <w:ins w:id="4083" w:author="Thu Huyen Tran" w:date="2023-12-05T20:51:00Z">
              <w:r w:rsidRPr="00760E09">
                <w:rPr>
                  <w:sz w:val="22"/>
                </w:rPr>
                <w:t>2005</w:t>
              </w:r>
            </w:ins>
          </w:p>
        </w:tc>
        <w:tc>
          <w:tcPr>
            <w:tcW w:w="878" w:type="pct"/>
            <w:vAlign w:val="bottom"/>
            <w:tcPrChange w:id="4084" w:author="Thu Huyen Tran" w:date="2023-12-05T20:51:00Z">
              <w:tcPr>
                <w:tcW w:w="878" w:type="pct"/>
                <w:vAlign w:val="bottom"/>
              </w:tcPr>
            </w:tcPrChange>
          </w:tcPr>
          <w:p w14:paraId="1C133E5B" w14:textId="429DFF49" w:rsidR="00444460" w:rsidRPr="00760E09" w:rsidRDefault="00444460" w:rsidP="00444460">
            <w:pPr>
              <w:spacing w:before="60" w:after="60"/>
              <w:ind w:right="-15"/>
              <w:jc w:val="center"/>
              <w:rPr>
                <w:ins w:id="4085" w:author="Thu Huyen Tran" w:date="2023-12-05T20:51:00Z"/>
                <w:sz w:val="22"/>
              </w:rPr>
            </w:pPr>
            <w:ins w:id="4086" w:author="Thu Huyen Tran" w:date="2023-12-05T20:51:00Z">
              <w:r w:rsidRPr="00760E09">
                <w:rPr>
                  <w:sz w:val="22"/>
                  <w:rPrChange w:id="4087" w:author="Huyen Tran Thu" w:date="2025-04-28T20:03:00Z" w16du:dateUtc="2025-04-28T13:03:00Z">
                    <w:rPr>
                      <w:rFonts w:ascii="Arial" w:hAnsi="Arial" w:cs="Arial"/>
                      <w:sz w:val="20"/>
                      <w:szCs w:val="20"/>
                    </w:rPr>
                  </w:rPrChange>
                </w:rPr>
                <w:t xml:space="preserve">5.705.826 </w:t>
              </w:r>
            </w:ins>
          </w:p>
        </w:tc>
        <w:tc>
          <w:tcPr>
            <w:tcW w:w="860" w:type="pct"/>
            <w:vAlign w:val="bottom"/>
            <w:tcPrChange w:id="4088" w:author="Thu Huyen Tran" w:date="2023-12-05T20:51:00Z">
              <w:tcPr>
                <w:tcW w:w="860" w:type="pct"/>
                <w:vAlign w:val="bottom"/>
              </w:tcPr>
            </w:tcPrChange>
          </w:tcPr>
          <w:p w14:paraId="294BE7A0" w14:textId="6A63CC6F" w:rsidR="00444460" w:rsidRPr="00760E09" w:rsidRDefault="00444460" w:rsidP="00444460">
            <w:pPr>
              <w:spacing w:before="60" w:after="60"/>
              <w:ind w:right="-15"/>
              <w:jc w:val="center"/>
              <w:rPr>
                <w:ins w:id="4089" w:author="Thu Huyen Tran" w:date="2023-12-05T20:51:00Z"/>
                <w:sz w:val="22"/>
              </w:rPr>
            </w:pPr>
            <w:ins w:id="4090" w:author="Thu Huyen Tran" w:date="2023-12-05T20:52:00Z">
              <w:r w:rsidRPr="00760E09">
                <w:rPr>
                  <w:sz w:val="22"/>
                  <w:rPrChange w:id="4091" w:author="Huyen Tran Thu" w:date="2025-04-28T20:03:00Z" w16du:dateUtc="2025-04-28T13:03:00Z">
                    <w:rPr>
                      <w:rFonts w:ascii="Arial" w:hAnsi="Arial" w:cs="Arial"/>
                      <w:sz w:val="20"/>
                      <w:szCs w:val="20"/>
                    </w:rPr>
                  </w:rPrChange>
                </w:rPr>
                <w:t xml:space="preserve">4.236.576 </w:t>
              </w:r>
            </w:ins>
          </w:p>
        </w:tc>
        <w:tc>
          <w:tcPr>
            <w:tcW w:w="939" w:type="pct"/>
            <w:vAlign w:val="bottom"/>
            <w:tcPrChange w:id="4092" w:author="Thu Huyen Tran" w:date="2023-12-05T20:51:00Z">
              <w:tcPr>
                <w:tcW w:w="939" w:type="pct"/>
                <w:vAlign w:val="bottom"/>
              </w:tcPr>
            </w:tcPrChange>
          </w:tcPr>
          <w:p w14:paraId="6001B24D" w14:textId="1C16EEE0" w:rsidR="00444460" w:rsidRPr="00760E09" w:rsidRDefault="00444460" w:rsidP="00444460">
            <w:pPr>
              <w:spacing w:before="60" w:after="60"/>
              <w:ind w:right="-15"/>
              <w:jc w:val="center"/>
              <w:rPr>
                <w:ins w:id="4093" w:author="Thu Huyen Tran" w:date="2023-12-05T20:51:00Z"/>
                <w:sz w:val="22"/>
              </w:rPr>
            </w:pPr>
            <w:ins w:id="4094" w:author="Thu Huyen Tran" w:date="2024-05-17T20:37:00Z" w16du:dateUtc="2024-05-17T13:37:00Z">
              <w:r w:rsidRPr="00760E09">
                <w:rPr>
                  <w:sz w:val="22"/>
                  <w:rPrChange w:id="4095" w:author="Huyen Tran Thu" w:date="2025-04-28T20:03:00Z" w16du:dateUtc="2025-04-28T13:03:00Z">
                    <w:rPr>
                      <w:rFonts w:ascii="Arial" w:hAnsi="Arial" w:cs="Arial"/>
                      <w:sz w:val="20"/>
                      <w:szCs w:val="20"/>
                    </w:rPr>
                  </w:rPrChange>
                </w:rPr>
                <w:t xml:space="preserve">1.469.250 </w:t>
              </w:r>
            </w:ins>
          </w:p>
        </w:tc>
        <w:tc>
          <w:tcPr>
            <w:tcW w:w="938" w:type="pct"/>
            <w:vAlign w:val="bottom"/>
            <w:tcPrChange w:id="4096" w:author="Thu Huyen Tran" w:date="2023-12-05T20:51:00Z">
              <w:tcPr>
                <w:tcW w:w="938" w:type="pct"/>
                <w:vAlign w:val="bottom"/>
              </w:tcPr>
            </w:tcPrChange>
          </w:tcPr>
          <w:p w14:paraId="3C221142" w14:textId="2880D86B" w:rsidR="00444460" w:rsidRPr="00760E09" w:rsidRDefault="00444460" w:rsidP="00444460">
            <w:pPr>
              <w:spacing w:before="60" w:after="60"/>
              <w:ind w:right="-15"/>
              <w:jc w:val="center"/>
              <w:rPr>
                <w:ins w:id="4097" w:author="Thu Huyen Tran" w:date="2023-12-05T20:51:00Z"/>
                <w:sz w:val="22"/>
              </w:rPr>
            </w:pPr>
            <w:ins w:id="4098" w:author="Thu Huyen Tran" w:date="2024-05-17T20:39:00Z" w16du:dateUtc="2024-05-17T13:39:00Z">
              <w:r w:rsidRPr="00760E09">
                <w:rPr>
                  <w:sz w:val="22"/>
                  <w:rPrChange w:id="4099" w:author="Huyen Tran Thu" w:date="2025-04-28T20:03:00Z" w16du:dateUtc="2025-04-28T13:03:00Z">
                    <w:rPr>
                      <w:rFonts w:ascii="Arial" w:hAnsi="Arial" w:cs="Arial"/>
                      <w:sz w:val="20"/>
                      <w:szCs w:val="20"/>
                    </w:rPr>
                  </w:rPrChange>
                </w:rPr>
                <w:t xml:space="preserve">1.028.475 </w:t>
              </w:r>
            </w:ins>
          </w:p>
        </w:tc>
        <w:tc>
          <w:tcPr>
            <w:tcW w:w="1014" w:type="pct"/>
            <w:vAlign w:val="bottom"/>
            <w:tcPrChange w:id="4100" w:author="Thu Huyen Tran" w:date="2023-12-05T20:51:00Z">
              <w:tcPr>
                <w:tcW w:w="1014" w:type="pct"/>
                <w:vAlign w:val="bottom"/>
              </w:tcPr>
            </w:tcPrChange>
          </w:tcPr>
          <w:p w14:paraId="01FCF04A" w14:textId="49544950" w:rsidR="00444460" w:rsidRPr="00760E09" w:rsidRDefault="00444460" w:rsidP="00444460">
            <w:pPr>
              <w:spacing w:before="60" w:after="60"/>
              <w:ind w:right="-15"/>
              <w:jc w:val="center"/>
              <w:rPr>
                <w:ins w:id="4101" w:author="Thu Huyen Tran" w:date="2023-12-05T20:51:00Z"/>
                <w:sz w:val="22"/>
              </w:rPr>
            </w:pPr>
            <w:ins w:id="4102" w:author="Thu Huyen Tran" w:date="2024-05-17T20:39:00Z" w16du:dateUtc="2024-05-17T13:39:00Z">
              <w:r w:rsidRPr="00760E09">
                <w:rPr>
                  <w:sz w:val="22"/>
                  <w:rPrChange w:id="4103" w:author="Huyen Tran Thu" w:date="2025-04-28T20:03:00Z" w16du:dateUtc="2025-04-28T13:03:00Z">
                    <w:rPr>
                      <w:rFonts w:ascii="Arial" w:hAnsi="Arial" w:cs="Arial"/>
                      <w:sz w:val="20"/>
                      <w:szCs w:val="20"/>
                    </w:rPr>
                  </w:rPrChange>
                </w:rPr>
                <w:t xml:space="preserve">440.775 </w:t>
              </w:r>
            </w:ins>
          </w:p>
        </w:tc>
      </w:tr>
      <w:tr w:rsidR="00444460" w:rsidRPr="00760E09" w14:paraId="4B066D54" w14:textId="77777777" w:rsidTr="002B527E">
        <w:trPr>
          <w:jc w:val="center"/>
          <w:ins w:id="4104" w:author="Thu Huyen Tran" w:date="2023-12-05T20:51:00Z"/>
          <w:trPrChange w:id="4105" w:author="Thu Huyen Tran" w:date="2023-12-05T20:51:00Z">
            <w:trPr>
              <w:jc w:val="center"/>
            </w:trPr>
          </w:trPrChange>
        </w:trPr>
        <w:tc>
          <w:tcPr>
            <w:tcW w:w="371" w:type="pct"/>
            <w:vAlign w:val="bottom"/>
            <w:tcPrChange w:id="4106" w:author="Thu Huyen Tran" w:date="2023-12-05T20:51:00Z">
              <w:tcPr>
                <w:tcW w:w="371" w:type="pct"/>
                <w:vAlign w:val="center"/>
              </w:tcPr>
            </w:tcPrChange>
          </w:tcPr>
          <w:p w14:paraId="57C869FE" w14:textId="7CEDCCCE" w:rsidR="00444460" w:rsidRPr="00760E09" w:rsidRDefault="00444460" w:rsidP="00444460">
            <w:pPr>
              <w:spacing w:before="60" w:after="60"/>
              <w:ind w:right="-15"/>
              <w:jc w:val="center"/>
              <w:rPr>
                <w:ins w:id="4107" w:author="Thu Huyen Tran" w:date="2023-12-05T20:51:00Z"/>
                <w:sz w:val="22"/>
              </w:rPr>
            </w:pPr>
            <w:ins w:id="4108" w:author="Thu Huyen Tran" w:date="2023-12-05T20:51:00Z">
              <w:r w:rsidRPr="00760E09">
                <w:rPr>
                  <w:sz w:val="22"/>
                </w:rPr>
                <w:t>2006</w:t>
              </w:r>
            </w:ins>
          </w:p>
        </w:tc>
        <w:tc>
          <w:tcPr>
            <w:tcW w:w="878" w:type="pct"/>
            <w:vAlign w:val="bottom"/>
            <w:tcPrChange w:id="4109" w:author="Thu Huyen Tran" w:date="2023-12-05T20:51:00Z">
              <w:tcPr>
                <w:tcW w:w="878" w:type="pct"/>
                <w:vAlign w:val="bottom"/>
              </w:tcPr>
            </w:tcPrChange>
          </w:tcPr>
          <w:p w14:paraId="3E970F7D" w14:textId="42576C9C" w:rsidR="00444460" w:rsidRPr="00760E09" w:rsidRDefault="00444460" w:rsidP="00444460">
            <w:pPr>
              <w:spacing w:before="60" w:after="60"/>
              <w:ind w:right="-15"/>
              <w:jc w:val="center"/>
              <w:rPr>
                <w:ins w:id="4110" w:author="Thu Huyen Tran" w:date="2023-12-05T20:51:00Z"/>
                <w:sz w:val="22"/>
              </w:rPr>
            </w:pPr>
            <w:ins w:id="4111" w:author="Thu Huyen Tran" w:date="2023-12-05T20:51:00Z">
              <w:r w:rsidRPr="00760E09">
                <w:rPr>
                  <w:sz w:val="22"/>
                  <w:rPrChange w:id="4112" w:author="Huyen Tran Thu" w:date="2025-04-28T20:03:00Z" w16du:dateUtc="2025-04-28T13:03:00Z">
                    <w:rPr>
                      <w:rFonts w:ascii="Arial" w:hAnsi="Arial" w:cs="Arial"/>
                      <w:sz w:val="20"/>
                      <w:szCs w:val="20"/>
                    </w:rPr>
                  </w:rPrChange>
                </w:rPr>
                <w:t xml:space="preserve">6.224.671 </w:t>
              </w:r>
            </w:ins>
          </w:p>
        </w:tc>
        <w:tc>
          <w:tcPr>
            <w:tcW w:w="860" w:type="pct"/>
            <w:vAlign w:val="bottom"/>
            <w:tcPrChange w:id="4113" w:author="Thu Huyen Tran" w:date="2023-12-05T20:51:00Z">
              <w:tcPr>
                <w:tcW w:w="860" w:type="pct"/>
                <w:vAlign w:val="bottom"/>
              </w:tcPr>
            </w:tcPrChange>
          </w:tcPr>
          <w:p w14:paraId="4439FC8F" w14:textId="11A6B5C3" w:rsidR="00444460" w:rsidRPr="00760E09" w:rsidRDefault="00444460" w:rsidP="00444460">
            <w:pPr>
              <w:spacing w:before="60" w:after="60"/>
              <w:ind w:right="-15"/>
              <w:jc w:val="center"/>
              <w:rPr>
                <w:ins w:id="4114" w:author="Thu Huyen Tran" w:date="2023-12-05T20:51:00Z"/>
                <w:sz w:val="22"/>
              </w:rPr>
            </w:pPr>
            <w:ins w:id="4115" w:author="Thu Huyen Tran" w:date="2023-12-05T20:52:00Z">
              <w:r w:rsidRPr="00760E09">
                <w:rPr>
                  <w:sz w:val="22"/>
                  <w:rPrChange w:id="4116" w:author="Huyen Tran Thu" w:date="2025-04-28T20:03:00Z" w16du:dateUtc="2025-04-28T13:03:00Z">
                    <w:rPr>
                      <w:rFonts w:ascii="Arial" w:hAnsi="Arial" w:cs="Arial"/>
                      <w:sz w:val="20"/>
                      <w:szCs w:val="20"/>
                    </w:rPr>
                  </w:rPrChange>
                </w:rPr>
                <w:t xml:space="preserve">4.761.873 </w:t>
              </w:r>
            </w:ins>
          </w:p>
        </w:tc>
        <w:tc>
          <w:tcPr>
            <w:tcW w:w="939" w:type="pct"/>
            <w:vAlign w:val="bottom"/>
            <w:tcPrChange w:id="4117" w:author="Thu Huyen Tran" w:date="2023-12-05T20:51:00Z">
              <w:tcPr>
                <w:tcW w:w="939" w:type="pct"/>
                <w:vAlign w:val="bottom"/>
              </w:tcPr>
            </w:tcPrChange>
          </w:tcPr>
          <w:p w14:paraId="7F9AE518" w14:textId="6A1828D8" w:rsidR="00444460" w:rsidRPr="00760E09" w:rsidRDefault="00444460" w:rsidP="00444460">
            <w:pPr>
              <w:spacing w:before="60" w:after="60"/>
              <w:ind w:right="-15"/>
              <w:jc w:val="center"/>
              <w:rPr>
                <w:ins w:id="4118" w:author="Thu Huyen Tran" w:date="2023-12-05T20:51:00Z"/>
                <w:sz w:val="22"/>
              </w:rPr>
            </w:pPr>
            <w:ins w:id="4119" w:author="Thu Huyen Tran" w:date="2024-05-17T20:37:00Z" w16du:dateUtc="2024-05-17T13:37:00Z">
              <w:r w:rsidRPr="00760E09">
                <w:rPr>
                  <w:sz w:val="22"/>
                  <w:rPrChange w:id="4120" w:author="Huyen Tran Thu" w:date="2025-04-28T20:03:00Z" w16du:dateUtc="2025-04-28T13:03:00Z">
                    <w:rPr>
                      <w:rFonts w:ascii="Arial" w:hAnsi="Arial" w:cs="Arial"/>
                      <w:sz w:val="20"/>
                      <w:szCs w:val="20"/>
                    </w:rPr>
                  </w:rPrChange>
                </w:rPr>
                <w:t xml:space="preserve">1.462.798 </w:t>
              </w:r>
            </w:ins>
          </w:p>
        </w:tc>
        <w:tc>
          <w:tcPr>
            <w:tcW w:w="938" w:type="pct"/>
            <w:vAlign w:val="bottom"/>
            <w:tcPrChange w:id="4121" w:author="Thu Huyen Tran" w:date="2023-12-05T20:51:00Z">
              <w:tcPr>
                <w:tcW w:w="938" w:type="pct"/>
                <w:vAlign w:val="bottom"/>
              </w:tcPr>
            </w:tcPrChange>
          </w:tcPr>
          <w:p w14:paraId="7453C02D" w14:textId="5166BA36" w:rsidR="00444460" w:rsidRPr="00760E09" w:rsidRDefault="00444460" w:rsidP="00444460">
            <w:pPr>
              <w:spacing w:before="60" w:after="60"/>
              <w:ind w:right="-15"/>
              <w:jc w:val="center"/>
              <w:rPr>
                <w:ins w:id="4122" w:author="Thu Huyen Tran" w:date="2023-12-05T20:51:00Z"/>
                <w:sz w:val="22"/>
              </w:rPr>
            </w:pPr>
            <w:ins w:id="4123" w:author="Thu Huyen Tran" w:date="2024-05-17T20:39:00Z" w16du:dateUtc="2024-05-17T13:39:00Z">
              <w:r w:rsidRPr="00760E09">
                <w:rPr>
                  <w:sz w:val="22"/>
                  <w:rPrChange w:id="4124" w:author="Huyen Tran Thu" w:date="2025-04-28T20:03:00Z" w16du:dateUtc="2025-04-28T13:03:00Z">
                    <w:rPr>
                      <w:rFonts w:ascii="Arial" w:hAnsi="Arial" w:cs="Arial"/>
                      <w:sz w:val="20"/>
                      <w:szCs w:val="20"/>
                    </w:rPr>
                  </w:rPrChange>
                </w:rPr>
                <w:t xml:space="preserve">1.023.958 </w:t>
              </w:r>
            </w:ins>
          </w:p>
        </w:tc>
        <w:tc>
          <w:tcPr>
            <w:tcW w:w="1014" w:type="pct"/>
            <w:vAlign w:val="bottom"/>
            <w:tcPrChange w:id="4125" w:author="Thu Huyen Tran" w:date="2023-12-05T20:51:00Z">
              <w:tcPr>
                <w:tcW w:w="1014" w:type="pct"/>
                <w:vAlign w:val="bottom"/>
              </w:tcPr>
            </w:tcPrChange>
          </w:tcPr>
          <w:p w14:paraId="4C00854B" w14:textId="64B8795C" w:rsidR="00444460" w:rsidRPr="00760E09" w:rsidRDefault="00444460" w:rsidP="00444460">
            <w:pPr>
              <w:spacing w:before="60" w:after="60"/>
              <w:ind w:right="-15"/>
              <w:jc w:val="center"/>
              <w:rPr>
                <w:ins w:id="4126" w:author="Thu Huyen Tran" w:date="2023-12-05T20:51:00Z"/>
                <w:sz w:val="22"/>
              </w:rPr>
            </w:pPr>
            <w:ins w:id="4127" w:author="Thu Huyen Tran" w:date="2024-05-17T20:39:00Z" w16du:dateUtc="2024-05-17T13:39:00Z">
              <w:r w:rsidRPr="00760E09">
                <w:rPr>
                  <w:sz w:val="22"/>
                  <w:rPrChange w:id="4128" w:author="Huyen Tran Thu" w:date="2025-04-28T20:03:00Z" w16du:dateUtc="2025-04-28T13:03:00Z">
                    <w:rPr>
                      <w:rFonts w:ascii="Arial" w:hAnsi="Arial" w:cs="Arial"/>
                      <w:sz w:val="20"/>
                      <w:szCs w:val="20"/>
                    </w:rPr>
                  </w:rPrChange>
                </w:rPr>
                <w:t xml:space="preserve">438.839 </w:t>
              </w:r>
            </w:ins>
          </w:p>
        </w:tc>
      </w:tr>
      <w:tr w:rsidR="00444460" w:rsidRPr="00760E09" w14:paraId="12DEC9D5" w14:textId="77777777" w:rsidTr="002B527E">
        <w:trPr>
          <w:jc w:val="center"/>
          <w:ins w:id="4129" w:author="Thu Huyen Tran" w:date="2023-12-05T20:51:00Z"/>
          <w:trPrChange w:id="4130" w:author="Thu Huyen Tran" w:date="2023-12-05T20:51:00Z">
            <w:trPr>
              <w:jc w:val="center"/>
            </w:trPr>
          </w:trPrChange>
        </w:trPr>
        <w:tc>
          <w:tcPr>
            <w:tcW w:w="371" w:type="pct"/>
            <w:vAlign w:val="bottom"/>
            <w:tcPrChange w:id="4131" w:author="Thu Huyen Tran" w:date="2023-12-05T20:51:00Z">
              <w:tcPr>
                <w:tcW w:w="371" w:type="pct"/>
                <w:vAlign w:val="center"/>
              </w:tcPr>
            </w:tcPrChange>
          </w:tcPr>
          <w:p w14:paraId="509D1C9C" w14:textId="49D6EFE0" w:rsidR="00444460" w:rsidRPr="00760E09" w:rsidRDefault="00444460" w:rsidP="00444460">
            <w:pPr>
              <w:spacing w:before="60" w:after="60"/>
              <w:ind w:right="-15"/>
              <w:jc w:val="center"/>
              <w:rPr>
                <w:ins w:id="4132" w:author="Thu Huyen Tran" w:date="2023-12-05T20:51:00Z"/>
                <w:sz w:val="22"/>
              </w:rPr>
            </w:pPr>
            <w:ins w:id="4133" w:author="Thu Huyen Tran" w:date="2023-12-05T20:51:00Z">
              <w:r w:rsidRPr="00760E09">
                <w:rPr>
                  <w:sz w:val="22"/>
                </w:rPr>
                <w:t>2007</w:t>
              </w:r>
            </w:ins>
          </w:p>
        </w:tc>
        <w:tc>
          <w:tcPr>
            <w:tcW w:w="878" w:type="pct"/>
            <w:vAlign w:val="bottom"/>
            <w:tcPrChange w:id="4134" w:author="Thu Huyen Tran" w:date="2023-12-05T20:51:00Z">
              <w:tcPr>
                <w:tcW w:w="878" w:type="pct"/>
                <w:vAlign w:val="bottom"/>
              </w:tcPr>
            </w:tcPrChange>
          </w:tcPr>
          <w:p w14:paraId="365F787F" w14:textId="2EEE7563" w:rsidR="00444460" w:rsidRPr="00760E09" w:rsidRDefault="00444460" w:rsidP="00444460">
            <w:pPr>
              <w:spacing w:before="60" w:after="60"/>
              <w:ind w:right="-15"/>
              <w:jc w:val="center"/>
              <w:rPr>
                <w:ins w:id="4135" w:author="Thu Huyen Tran" w:date="2023-12-05T20:51:00Z"/>
                <w:sz w:val="22"/>
              </w:rPr>
            </w:pPr>
            <w:ins w:id="4136" w:author="Thu Huyen Tran" w:date="2023-12-05T20:51:00Z">
              <w:r w:rsidRPr="00760E09">
                <w:rPr>
                  <w:sz w:val="22"/>
                  <w:rPrChange w:id="4137" w:author="Huyen Tran Thu" w:date="2025-04-28T20:03:00Z" w16du:dateUtc="2025-04-28T13:03:00Z">
                    <w:rPr>
                      <w:rFonts w:ascii="Arial" w:hAnsi="Arial" w:cs="Arial"/>
                      <w:sz w:val="20"/>
                      <w:szCs w:val="20"/>
                    </w:rPr>
                  </w:rPrChange>
                </w:rPr>
                <w:t xml:space="preserve">6.760.572 </w:t>
              </w:r>
            </w:ins>
          </w:p>
        </w:tc>
        <w:tc>
          <w:tcPr>
            <w:tcW w:w="860" w:type="pct"/>
            <w:vAlign w:val="bottom"/>
            <w:tcPrChange w:id="4138" w:author="Thu Huyen Tran" w:date="2023-12-05T20:51:00Z">
              <w:tcPr>
                <w:tcW w:w="860" w:type="pct"/>
                <w:vAlign w:val="bottom"/>
              </w:tcPr>
            </w:tcPrChange>
          </w:tcPr>
          <w:p w14:paraId="079E623A" w14:textId="4397C1D9" w:rsidR="00444460" w:rsidRPr="00760E09" w:rsidRDefault="00444460" w:rsidP="00444460">
            <w:pPr>
              <w:spacing w:before="60" w:after="60"/>
              <w:ind w:right="-15"/>
              <w:jc w:val="center"/>
              <w:rPr>
                <w:ins w:id="4139" w:author="Thu Huyen Tran" w:date="2023-12-05T20:51:00Z"/>
                <w:sz w:val="22"/>
              </w:rPr>
            </w:pPr>
            <w:ins w:id="4140" w:author="Thu Huyen Tran" w:date="2023-12-05T20:52:00Z">
              <w:r w:rsidRPr="00760E09">
                <w:rPr>
                  <w:sz w:val="22"/>
                  <w:rPrChange w:id="4141" w:author="Huyen Tran Thu" w:date="2025-04-28T20:03:00Z" w16du:dateUtc="2025-04-28T13:03:00Z">
                    <w:rPr>
                      <w:rFonts w:ascii="Arial" w:hAnsi="Arial" w:cs="Arial"/>
                      <w:sz w:val="20"/>
                      <w:szCs w:val="20"/>
                    </w:rPr>
                  </w:rPrChange>
                </w:rPr>
                <w:t xml:space="preserve">5.323.950 </w:t>
              </w:r>
            </w:ins>
          </w:p>
        </w:tc>
        <w:tc>
          <w:tcPr>
            <w:tcW w:w="939" w:type="pct"/>
            <w:vAlign w:val="bottom"/>
            <w:tcPrChange w:id="4142" w:author="Thu Huyen Tran" w:date="2023-12-05T20:51:00Z">
              <w:tcPr>
                <w:tcW w:w="939" w:type="pct"/>
                <w:vAlign w:val="bottom"/>
              </w:tcPr>
            </w:tcPrChange>
          </w:tcPr>
          <w:p w14:paraId="622B067D" w14:textId="2DAB4D79" w:rsidR="00444460" w:rsidRPr="00760E09" w:rsidRDefault="00444460" w:rsidP="00444460">
            <w:pPr>
              <w:spacing w:before="60" w:after="60"/>
              <w:ind w:right="-15"/>
              <w:jc w:val="center"/>
              <w:rPr>
                <w:ins w:id="4143" w:author="Thu Huyen Tran" w:date="2023-12-05T20:51:00Z"/>
                <w:sz w:val="22"/>
              </w:rPr>
            </w:pPr>
            <w:ins w:id="4144" w:author="Thu Huyen Tran" w:date="2024-05-17T20:37:00Z" w16du:dateUtc="2024-05-17T13:37:00Z">
              <w:r w:rsidRPr="00760E09">
                <w:rPr>
                  <w:sz w:val="22"/>
                  <w:rPrChange w:id="4145" w:author="Huyen Tran Thu" w:date="2025-04-28T20:03:00Z" w16du:dateUtc="2025-04-28T13:03:00Z">
                    <w:rPr>
                      <w:rFonts w:ascii="Arial" w:hAnsi="Arial" w:cs="Arial"/>
                      <w:sz w:val="20"/>
                      <w:szCs w:val="20"/>
                    </w:rPr>
                  </w:rPrChange>
                </w:rPr>
                <w:t xml:space="preserve">1.436.621 </w:t>
              </w:r>
            </w:ins>
          </w:p>
        </w:tc>
        <w:tc>
          <w:tcPr>
            <w:tcW w:w="938" w:type="pct"/>
            <w:vAlign w:val="bottom"/>
            <w:tcPrChange w:id="4146" w:author="Thu Huyen Tran" w:date="2023-12-05T20:51:00Z">
              <w:tcPr>
                <w:tcW w:w="938" w:type="pct"/>
                <w:vAlign w:val="bottom"/>
              </w:tcPr>
            </w:tcPrChange>
          </w:tcPr>
          <w:p w14:paraId="27A4C4D3" w14:textId="181D4747" w:rsidR="00444460" w:rsidRPr="00760E09" w:rsidRDefault="00444460" w:rsidP="00444460">
            <w:pPr>
              <w:spacing w:before="60" w:after="60"/>
              <w:ind w:right="-15"/>
              <w:jc w:val="center"/>
              <w:rPr>
                <w:ins w:id="4147" w:author="Thu Huyen Tran" w:date="2023-12-05T20:51:00Z"/>
                <w:sz w:val="22"/>
              </w:rPr>
            </w:pPr>
            <w:ins w:id="4148" w:author="Thu Huyen Tran" w:date="2024-05-17T20:39:00Z" w16du:dateUtc="2024-05-17T13:39:00Z">
              <w:r w:rsidRPr="00760E09">
                <w:rPr>
                  <w:sz w:val="22"/>
                  <w:rPrChange w:id="4149" w:author="Huyen Tran Thu" w:date="2025-04-28T20:03:00Z" w16du:dateUtc="2025-04-28T13:03:00Z">
                    <w:rPr>
                      <w:rFonts w:ascii="Arial" w:hAnsi="Arial" w:cs="Arial"/>
                      <w:sz w:val="20"/>
                      <w:szCs w:val="20"/>
                    </w:rPr>
                  </w:rPrChange>
                </w:rPr>
                <w:t xml:space="preserve">1.005.635 </w:t>
              </w:r>
            </w:ins>
          </w:p>
        </w:tc>
        <w:tc>
          <w:tcPr>
            <w:tcW w:w="1014" w:type="pct"/>
            <w:vAlign w:val="bottom"/>
            <w:tcPrChange w:id="4150" w:author="Thu Huyen Tran" w:date="2023-12-05T20:51:00Z">
              <w:tcPr>
                <w:tcW w:w="1014" w:type="pct"/>
                <w:vAlign w:val="bottom"/>
              </w:tcPr>
            </w:tcPrChange>
          </w:tcPr>
          <w:p w14:paraId="771F9D34" w14:textId="766CA523" w:rsidR="00444460" w:rsidRPr="00760E09" w:rsidRDefault="00444460" w:rsidP="00444460">
            <w:pPr>
              <w:spacing w:before="60" w:after="60"/>
              <w:ind w:right="-15"/>
              <w:jc w:val="center"/>
              <w:rPr>
                <w:ins w:id="4151" w:author="Thu Huyen Tran" w:date="2023-12-05T20:51:00Z"/>
                <w:sz w:val="22"/>
              </w:rPr>
            </w:pPr>
            <w:ins w:id="4152" w:author="Thu Huyen Tran" w:date="2024-05-17T20:39:00Z" w16du:dateUtc="2024-05-17T13:39:00Z">
              <w:r w:rsidRPr="00760E09">
                <w:rPr>
                  <w:sz w:val="22"/>
                  <w:rPrChange w:id="4153" w:author="Huyen Tran Thu" w:date="2025-04-28T20:03:00Z" w16du:dateUtc="2025-04-28T13:03:00Z">
                    <w:rPr>
                      <w:rFonts w:ascii="Arial" w:hAnsi="Arial" w:cs="Arial"/>
                      <w:sz w:val="20"/>
                      <w:szCs w:val="20"/>
                    </w:rPr>
                  </w:rPrChange>
                </w:rPr>
                <w:t xml:space="preserve">430.986 </w:t>
              </w:r>
            </w:ins>
          </w:p>
        </w:tc>
      </w:tr>
      <w:tr w:rsidR="00444460" w:rsidRPr="00760E09" w14:paraId="5873D116" w14:textId="77777777" w:rsidTr="002B527E">
        <w:trPr>
          <w:jc w:val="center"/>
          <w:ins w:id="4154" w:author="Thu Huyen Tran" w:date="2023-12-05T20:51:00Z"/>
          <w:trPrChange w:id="4155" w:author="Thu Huyen Tran" w:date="2023-12-05T20:51:00Z">
            <w:trPr>
              <w:jc w:val="center"/>
            </w:trPr>
          </w:trPrChange>
        </w:trPr>
        <w:tc>
          <w:tcPr>
            <w:tcW w:w="371" w:type="pct"/>
            <w:vAlign w:val="bottom"/>
            <w:tcPrChange w:id="4156" w:author="Thu Huyen Tran" w:date="2023-12-05T20:51:00Z">
              <w:tcPr>
                <w:tcW w:w="371" w:type="pct"/>
                <w:vAlign w:val="center"/>
              </w:tcPr>
            </w:tcPrChange>
          </w:tcPr>
          <w:p w14:paraId="07F1A043" w14:textId="55BD33B9" w:rsidR="00444460" w:rsidRPr="00760E09" w:rsidRDefault="00444460" w:rsidP="00444460">
            <w:pPr>
              <w:spacing w:before="60" w:after="60"/>
              <w:ind w:right="-15"/>
              <w:jc w:val="center"/>
              <w:rPr>
                <w:ins w:id="4157" w:author="Thu Huyen Tran" w:date="2023-12-05T20:51:00Z"/>
                <w:sz w:val="22"/>
              </w:rPr>
            </w:pPr>
            <w:ins w:id="4158" w:author="Thu Huyen Tran" w:date="2023-12-05T20:51:00Z">
              <w:r w:rsidRPr="00760E09">
                <w:rPr>
                  <w:sz w:val="22"/>
                </w:rPr>
                <w:t>2008</w:t>
              </w:r>
            </w:ins>
          </w:p>
        </w:tc>
        <w:tc>
          <w:tcPr>
            <w:tcW w:w="878" w:type="pct"/>
            <w:vAlign w:val="bottom"/>
            <w:tcPrChange w:id="4159" w:author="Thu Huyen Tran" w:date="2023-12-05T20:51:00Z">
              <w:tcPr>
                <w:tcW w:w="878" w:type="pct"/>
                <w:vAlign w:val="bottom"/>
              </w:tcPr>
            </w:tcPrChange>
          </w:tcPr>
          <w:p w14:paraId="5B9DE070" w14:textId="0D1A3334" w:rsidR="00444460" w:rsidRPr="00760E09" w:rsidRDefault="00444460" w:rsidP="00444460">
            <w:pPr>
              <w:spacing w:before="60" w:after="60"/>
              <w:ind w:right="-15"/>
              <w:jc w:val="center"/>
              <w:rPr>
                <w:ins w:id="4160" w:author="Thu Huyen Tran" w:date="2023-12-05T20:51:00Z"/>
                <w:sz w:val="22"/>
              </w:rPr>
            </w:pPr>
            <w:ins w:id="4161" w:author="Thu Huyen Tran" w:date="2023-12-05T20:51:00Z">
              <w:r w:rsidRPr="00760E09">
                <w:rPr>
                  <w:sz w:val="22"/>
                  <w:rPrChange w:id="4162" w:author="Huyen Tran Thu" w:date="2025-04-28T20:03:00Z" w16du:dateUtc="2025-04-28T13:03:00Z">
                    <w:rPr>
                      <w:rFonts w:ascii="Arial" w:hAnsi="Arial" w:cs="Arial"/>
                      <w:sz w:val="20"/>
                      <w:szCs w:val="20"/>
                    </w:rPr>
                  </w:rPrChange>
                </w:rPr>
                <w:t xml:space="preserve">7.654.829 </w:t>
              </w:r>
            </w:ins>
          </w:p>
        </w:tc>
        <w:tc>
          <w:tcPr>
            <w:tcW w:w="860" w:type="pct"/>
            <w:vAlign w:val="bottom"/>
            <w:tcPrChange w:id="4163" w:author="Thu Huyen Tran" w:date="2023-12-05T20:51:00Z">
              <w:tcPr>
                <w:tcW w:w="860" w:type="pct"/>
                <w:vAlign w:val="bottom"/>
              </w:tcPr>
            </w:tcPrChange>
          </w:tcPr>
          <w:p w14:paraId="52B80812" w14:textId="2FF46AAA" w:rsidR="00444460" w:rsidRPr="00760E09" w:rsidRDefault="00444460" w:rsidP="00444460">
            <w:pPr>
              <w:spacing w:before="60" w:after="60"/>
              <w:ind w:right="-15"/>
              <w:jc w:val="center"/>
              <w:rPr>
                <w:ins w:id="4164" w:author="Thu Huyen Tran" w:date="2023-12-05T20:51:00Z"/>
                <w:sz w:val="22"/>
              </w:rPr>
            </w:pPr>
            <w:ins w:id="4165" w:author="Thu Huyen Tran" w:date="2023-12-05T20:52:00Z">
              <w:r w:rsidRPr="00760E09">
                <w:rPr>
                  <w:sz w:val="22"/>
                  <w:rPrChange w:id="4166" w:author="Huyen Tran Thu" w:date="2025-04-28T20:03:00Z" w16du:dateUtc="2025-04-28T13:03:00Z">
                    <w:rPr>
                      <w:rFonts w:ascii="Arial" w:hAnsi="Arial" w:cs="Arial"/>
                      <w:sz w:val="20"/>
                      <w:szCs w:val="20"/>
                    </w:rPr>
                  </w:rPrChange>
                </w:rPr>
                <w:t xml:space="preserve">6.200.412 </w:t>
              </w:r>
            </w:ins>
          </w:p>
        </w:tc>
        <w:tc>
          <w:tcPr>
            <w:tcW w:w="939" w:type="pct"/>
            <w:vAlign w:val="bottom"/>
            <w:tcPrChange w:id="4167" w:author="Thu Huyen Tran" w:date="2023-12-05T20:51:00Z">
              <w:tcPr>
                <w:tcW w:w="939" w:type="pct"/>
                <w:vAlign w:val="bottom"/>
              </w:tcPr>
            </w:tcPrChange>
          </w:tcPr>
          <w:p w14:paraId="791A7D24" w14:textId="52FBDF51" w:rsidR="00444460" w:rsidRPr="00760E09" w:rsidRDefault="00444460" w:rsidP="00444460">
            <w:pPr>
              <w:spacing w:before="60" w:after="60"/>
              <w:ind w:right="-15"/>
              <w:jc w:val="center"/>
              <w:rPr>
                <w:ins w:id="4168" w:author="Thu Huyen Tran" w:date="2023-12-05T20:51:00Z"/>
                <w:sz w:val="22"/>
              </w:rPr>
            </w:pPr>
            <w:ins w:id="4169" w:author="Thu Huyen Tran" w:date="2024-05-17T20:37:00Z" w16du:dateUtc="2024-05-17T13:37:00Z">
              <w:r w:rsidRPr="00760E09">
                <w:rPr>
                  <w:sz w:val="22"/>
                  <w:rPrChange w:id="4170" w:author="Huyen Tran Thu" w:date="2025-04-28T20:03:00Z" w16du:dateUtc="2025-04-28T13:03:00Z">
                    <w:rPr>
                      <w:rFonts w:ascii="Arial" w:hAnsi="Arial" w:cs="Arial"/>
                      <w:sz w:val="20"/>
                      <w:szCs w:val="20"/>
                    </w:rPr>
                  </w:rPrChange>
                </w:rPr>
                <w:t xml:space="preserve">1.454.418 </w:t>
              </w:r>
            </w:ins>
          </w:p>
        </w:tc>
        <w:tc>
          <w:tcPr>
            <w:tcW w:w="938" w:type="pct"/>
            <w:vAlign w:val="bottom"/>
            <w:tcPrChange w:id="4171" w:author="Thu Huyen Tran" w:date="2023-12-05T20:51:00Z">
              <w:tcPr>
                <w:tcW w:w="938" w:type="pct"/>
                <w:vAlign w:val="bottom"/>
              </w:tcPr>
            </w:tcPrChange>
          </w:tcPr>
          <w:p w14:paraId="083FCFC8" w14:textId="6FF77652" w:rsidR="00444460" w:rsidRPr="00760E09" w:rsidRDefault="00444460" w:rsidP="00444460">
            <w:pPr>
              <w:spacing w:before="60" w:after="60"/>
              <w:ind w:right="-15"/>
              <w:jc w:val="center"/>
              <w:rPr>
                <w:ins w:id="4172" w:author="Thu Huyen Tran" w:date="2023-12-05T20:51:00Z"/>
                <w:sz w:val="22"/>
              </w:rPr>
            </w:pPr>
            <w:ins w:id="4173" w:author="Thu Huyen Tran" w:date="2024-05-17T20:39:00Z" w16du:dateUtc="2024-05-17T13:39:00Z">
              <w:r w:rsidRPr="00760E09">
                <w:rPr>
                  <w:sz w:val="22"/>
                  <w:rPrChange w:id="4174" w:author="Huyen Tran Thu" w:date="2025-04-28T20:03:00Z" w16du:dateUtc="2025-04-28T13:03:00Z">
                    <w:rPr>
                      <w:rFonts w:ascii="Arial" w:hAnsi="Arial" w:cs="Arial"/>
                      <w:sz w:val="20"/>
                      <w:szCs w:val="20"/>
                    </w:rPr>
                  </w:rPrChange>
                </w:rPr>
                <w:t xml:space="preserve">1.018.092 </w:t>
              </w:r>
            </w:ins>
          </w:p>
        </w:tc>
        <w:tc>
          <w:tcPr>
            <w:tcW w:w="1014" w:type="pct"/>
            <w:vAlign w:val="bottom"/>
            <w:tcPrChange w:id="4175" w:author="Thu Huyen Tran" w:date="2023-12-05T20:51:00Z">
              <w:tcPr>
                <w:tcW w:w="1014" w:type="pct"/>
                <w:vAlign w:val="bottom"/>
              </w:tcPr>
            </w:tcPrChange>
          </w:tcPr>
          <w:p w14:paraId="1312EF52" w14:textId="70099439" w:rsidR="00444460" w:rsidRPr="00760E09" w:rsidRDefault="00444460" w:rsidP="00444460">
            <w:pPr>
              <w:spacing w:before="60" w:after="60"/>
              <w:ind w:right="-15"/>
              <w:jc w:val="center"/>
              <w:rPr>
                <w:ins w:id="4176" w:author="Thu Huyen Tran" w:date="2023-12-05T20:51:00Z"/>
                <w:sz w:val="22"/>
              </w:rPr>
            </w:pPr>
            <w:ins w:id="4177" w:author="Thu Huyen Tran" w:date="2024-05-17T20:39:00Z" w16du:dateUtc="2024-05-17T13:39:00Z">
              <w:r w:rsidRPr="00760E09">
                <w:rPr>
                  <w:sz w:val="22"/>
                  <w:rPrChange w:id="4178" w:author="Huyen Tran Thu" w:date="2025-04-28T20:03:00Z" w16du:dateUtc="2025-04-28T13:03:00Z">
                    <w:rPr>
                      <w:rFonts w:ascii="Arial" w:hAnsi="Arial" w:cs="Arial"/>
                      <w:sz w:val="20"/>
                      <w:szCs w:val="20"/>
                    </w:rPr>
                  </w:rPrChange>
                </w:rPr>
                <w:t xml:space="preserve">436.325 </w:t>
              </w:r>
            </w:ins>
          </w:p>
        </w:tc>
      </w:tr>
      <w:tr w:rsidR="00444460" w:rsidRPr="00760E09" w14:paraId="1861AD24" w14:textId="77777777" w:rsidTr="002B527E">
        <w:trPr>
          <w:jc w:val="center"/>
          <w:ins w:id="4179" w:author="Thu Huyen Tran" w:date="2023-12-05T20:51:00Z"/>
          <w:trPrChange w:id="4180" w:author="Thu Huyen Tran" w:date="2023-12-05T20:51:00Z">
            <w:trPr>
              <w:jc w:val="center"/>
            </w:trPr>
          </w:trPrChange>
        </w:trPr>
        <w:tc>
          <w:tcPr>
            <w:tcW w:w="371" w:type="pct"/>
            <w:vAlign w:val="bottom"/>
            <w:tcPrChange w:id="4181" w:author="Thu Huyen Tran" w:date="2023-12-05T20:51:00Z">
              <w:tcPr>
                <w:tcW w:w="371" w:type="pct"/>
                <w:vAlign w:val="center"/>
              </w:tcPr>
            </w:tcPrChange>
          </w:tcPr>
          <w:p w14:paraId="6E2930F3" w14:textId="567627C2" w:rsidR="00444460" w:rsidRPr="00760E09" w:rsidRDefault="00444460" w:rsidP="00444460">
            <w:pPr>
              <w:spacing w:before="60" w:after="60"/>
              <w:ind w:right="-15"/>
              <w:jc w:val="center"/>
              <w:rPr>
                <w:ins w:id="4182" w:author="Thu Huyen Tran" w:date="2023-12-05T20:51:00Z"/>
                <w:sz w:val="22"/>
              </w:rPr>
            </w:pPr>
            <w:ins w:id="4183" w:author="Thu Huyen Tran" w:date="2023-12-05T20:51:00Z">
              <w:r w:rsidRPr="00760E09">
                <w:rPr>
                  <w:sz w:val="22"/>
                </w:rPr>
                <w:t>2009</w:t>
              </w:r>
            </w:ins>
          </w:p>
        </w:tc>
        <w:tc>
          <w:tcPr>
            <w:tcW w:w="878" w:type="pct"/>
            <w:vAlign w:val="bottom"/>
            <w:tcPrChange w:id="4184" w:author="Thu Huyen Tran" w:date="2023-12-05T20:51:00Z">
              <w:tcPr>
                <w:tcW w:w="878" w:type="pct"/>
                <w:vAlign w:val="bottom"/>
              </w:tcPr>
            </w:tcPrChange>
          </w:tcPr>
          <w:p w14:paraId="3D47D310" w14:textId="412B1C5F" w:rsidR="00444460" w:rsidRPr="00760E09" w:rsidRDefault="00444460" w:rsidP="00444460">
            <w:pPr>
              <w:spacing w:before="60" w:after="60"/>
              <w:ind w:right="-15"/>
              <w:jc w:val="center"/>
              <w:rPr>
                <w:ins w:id="4185" w:author="Thu Huyen Tran" w:date="2023-12-05T20:51:00Z"/>
                <w:sz w:val="22"/>
              </w:rPr>
            </w:pPr>
            <w:ins w:id="4186" w:author="Thu Huyen Tran" w:date="2023-12-05T20:51:00Z">
              <w:r w:rsidRPr="00760E09">
                <w:rPr>
                  <w:sz w:val="22"/>
                  <w:rPrChange w:id="4187" w:author="Huyen Tran Thu" w:date="2025-04-28T20:03:00Z" w16du:dateUtc="2025-04-28T13:03:00Z">
                    <w:rPr>
                      <w:rFonts w:ascii="Arial" w:hAnsi="Arial" w:cs="Arial"/>
                      <w:sz w:val="20"/>
                      <w:szCs w:val="20"/>
                    </w:rPr>
                  </w:rPrChange>
                </w:rPr>
                <w:t xml:space="preserve">8.871.495 </w:t>
              </w:r>
            </w:ins>
          </w:p>
        </w:tc>
        <w:tc>
          <w:tcPr>
            <w:tcW w:w="860" w:type="pct"/>
            <w:vAlign w:val="bottom"/>
            <w:tcPrChange w:id="4188" w:author="Thu Huyen Tran" w:date="2023-12-05T20:51:00Z">
              <w:tcPr>
                <w:tcW w:w="860" w:type="pct"/>
                <w:vAlign w:val="bottom"/>
              </w:tcPr>
            </w:tcPrChange>
          </w:tcPr>
          <w:p w14:paraId="0778DF2A" w14:textId="4EACC483" w:rsidR="00444460" w:rsidRPr="00760E09" w:rsidRDefault="00444460" w:rsidP="00444460">
            <w:pPr>
              <w:spacing w:before="60" w:after="60"/>
              <w:ind w:right="-15"/>
              <w:jc w:val="center"/>
              <w:rPr>
                <w:ins w:id="4189" w:author="Thu Huyen Tran" w:date="2023-12-05T20:51:00Z"/>
                <w:sz w:val="22"/>
              </w:rPr>
            </w:pPr>
            <w:ins w:id="4190" w:author="Thu Huyen Tran" w:date="2023-12-05T20:52:00Z">
              <w:r w:rsidRPr="00760E09">
                <w:rPr>
                  <w:sz w:val="22"/>
                  <w:rPrChange w:id="4191" w:author="Huyen Tran Thu" w:date="2025-04-28T20:03:00Z" w16du:dateUtc="2025-04-28T13:03:00Z">
                    <w:rPr>
                      <w:rFonts w:ascii="Arial" w:hAnsi="Arial" w:cs="Arial"/>
                      <w:sz w:val="20"/>
                      <w:szCs w:val="20"/>
                    </w:rPr>
                  </w:rPrChange>
                </w:rPr>
                <w:t xml:space="preserve">7.318.983 </w:t>
              </w:r>
            </w:ins>
          </w:p>
        </w:tc>
        <w:tc>
          <w:tcPr>
            <w:tcW w:w="939" w:type="pct"/>
            <w:vAlign w:val="bottom"/>
            <w:tcPrChange w:id="4192" w:author="Thu Huyen Tran" w:date="2023-12-05T20:51:00Z">
              <w:tcPr>
                <w:tcW w:w="939" w:type="pct"/>
                <w:vAlign w:val="bottom"/>
              </w:tcPr>
            </w:tcPrChange>
          </w:tcPr>
          <w:p w14:paraId="4315F346" w14:textId="28375EAF" w:rsidR="00444460" w:rsidRPr="00760E09" w:rsidRDefault="00444460" w:rsidP="00444460">
            <w:pPr>
              <w:spacing w:before="60" w:after="60"/>
              <w:ind w:right="-15"/>
              <w:jc w:val="center"/>
              <w:rPr>
                <w:ins w:id="4193" w:author="Thu Huyen Tran" w:date="2023-12-05T20:51:00Z"/>
                <w:sz w:val="22"/>
              </w:rPr>
            </w:pPr>
            <w:ins w:id="4194" w:author="Thu Huyen Tran" w:date="2024-05-17T20:37:00Z" w16du:dateUtc="2024-05-17T13:37:00Z">
              <w:r w:rsidRPr="00760E09">
                <w:rPr>
                  <w:sz w:val="22"/>
                  <w:rPrChange w:id="4195" w:author="Huyen Tran Thu" w:date="2025-04-28T20:03:00Z" w16du:dateUtc="2025-04-28T13:03:00Z">
                    <w:rPr>
                      <w:rFonts w:ascii="Arial" w:hAnsi="Arial" w:cs="Arial"/>
                      <w:sz w:val="20"/>
                      <w:szCs w:val="20"/>
                    </w:rPr>
                  </w:rPrChange>
                </w:rPr>
                <w:t xml:space="preserve">1.552.512 </w:t>
              </w:r>
            </w:ins>
          </w:p>
        </w:tc>
        <w:tc>
          <w:tcPr>
            <w:tcW w:w="938" w:type="pct"/>
            <w:vAlign w:val="bottom"/>
            <w:tcPrChange w:id="4196" w:author="Thu Huyen Tran" w:date="2023-12-05T20:51:00Z">
              <w:tcPr>
                <w:tcW w:w="938" w:type="pct"/>
                <w:vAlign w:val="bottom"/>
              </w:tcPr>
            </w:tcPrChange>
          </w:tcPr>
          <w:p w14:paraId="3C2293EE" w14:textId="57C4E27D" w:rsidR="00444460" w:rsidRPr="00760E09" w:rsidRDefault="00444460" w:rsidP="00444460">
            <w:pPr>
              <w:spacing w:before="60" w:after="60"/>
              <w:ind w:right="-15"/>
              <w:jc w:val="center"/>
              <w:rPr>
                <w:ins w:id="4197" w:author="Thu Huyen Tran" w:date="2023-12-05T20:51:00Z"/>
                <w:sz w:val="22"/>
              </w:rPr>
            </w:pPr>
            <w:ins w:id="4198" w:author="Thu Huyen Tran" w:date="2024-05-17T20:39:00Z" w16du:dateUtc="2024-05-17T13:39:00Z">
              <w:r w:rsidRPr="00760E09">
                <w:rPr>
                  <w:sz w:val="22"/>
                  <w:rPrChange w:id="4199" w:author="Huyen Tran Thu" w:date="2025-04-28T20:03:00Z" w16du:dateUtc="2025-04-28T13:03:00Z">
                    <w:rPr>
                      <w:rFonts w:ascii="Arial" w:hAnsi="Arial" w:cs="Arial"/>
                      <w:sz w:val="20"/>
                      <w:szCs w:val="20"/>
                    </w:rPr>
                  </w:rPrChange>
                </w:rPr>
                <w:t xml:space="preserve">1.086.758 </w:t>
              </w:r>
            </w:ins>
          </w:p>
        </w:tc>
        <w:tc>
          <w:tcPr>
            <w:tcW w:w="1014" w:type="pct"/>
            <w:vAlign w:val="bottom"/>
            <w:tcPrChange w:id="4200" w:author="Thu Huyen Tran" w:date="2023-12-05T20:51:00Z">
              <w:tcPr>
                <w:tcW w:w="1014" w:type="pct"/>
                <w:vAlign w:val="bottom"/>
              </w:tcPr>
            </w:tcPrChange>
          </w:tcPr>
          <w:p w14:paraId="1591E097" w14:textId="1AB82D6D" w:rsidR="00444460" w:rsidRPr="00760E09" w:rsidRDefault="00444460" w:rsidP="00444460">
            <w:pPr>
              <w:spacing w:before="60" w:after="60"/>
              <w:ind w:right="-15"/>
              <w:jc w:val="center"/>
              <w:rPr>
                <w:ins w:id="4201" w:author="Thu Huyen Tran" w:date="2023-12-05T20:51:00Z"/>
                <w:sz w:val="22"/>
              </w:rPr>
            </w:pPr>
            <w:ins w:id="4202" w:author="Thu Huyen Tran" w:date="2024-05-17T20:39:00Z" w16du:dateUtc="2024-05-17T13:39:00Z">
              <w:r w:rsidRPr="00760E09">
                <w:rPr>
                  <w:sz w:val="22"/>
                  <w:rPrChange w:id="4203" w:author="Huyen Tran Thu" w:date="2025-04-28T20:03:00Z" w16du:dateUtc="2025-04-28T13:03:00Z">
                    <w:rPr>
                      <w:rFonts w:ascii="Arial" w:hAnsi="Arial" w:cs="Arial"/>
                      <w:sz w:val="20"/>
                      <w:szCs w:val="20"/>
                    </w:rPr>
                  </w:rPrChange>
                </w:rPr>
                <w:t xml:space="preserve">465.753 </w:t>
              </w:r>
            </w:ins>
          </w:p>
        </w:tc>
      </w:tr>
      <w:tr w:rsidR="00444460" w:rsidRPr="00760E09" w14:paraId="5146027E" w14:textId="77777777" w:rsidTr="002B527E">
        <w:trPr>
          <w:jc w:val="center"/>
          <w:ins w:id="4204" w:author="Thu Huyen Tran" w:date="2023-12-05T20:51:00Z"/>
        </w:trPr>
        <w:tc>
          <w:tcPr>
            <w:tcW w:w="371" w:type="pct"/>
            <w:vAlign w:val="bottom"/>
          </w:tcPr>
          <w:p w14:paraId="2832B6AE" w14:textId="0DE0185E" w:rsidR="00444460" w:rsidRPr="00760E09" w:rsidRDefault="00444460" w:rsidP="00444460">
            <w:pPr>
              <w:spacing w:before="60" w:after="60"/>
              <w:ind w:right="-15"/>
              <w:jc w:val="center"/>
              <w:rPr>
                <w:ins w:id="4205" w:author="Thu Huyen Tran" w:date="2023-12-05T20:51:00Z"/>
                <w:sz w:val="22"/>
              </w:rPr>
            </w:pPr>
            <w:ins w:id="4206" w:author="Thu Huyen Tran" w:date="2023-12-05T20:51:00Z">
              <w:r w:rsidRPr="00760E09">
                <w:rPr>
                  <w:sz w:val="22"/>
                </w:rPr>
                <w:t>2010</w:t>
              </w:r>
            </w:ins>
          </w:p>
        </w:tc>
        <w:tc>
          <w:tcPr>
            <w:tcW w:w="878" w:type="pct"/>
            <w:vAlign w:val="bottom"/>
          </w:tcPr>
          <w:p w14:paraId="3C96F911" w14:textId="2DEC311E" w:rsidR="00444460" w:rsidRPr="00760E09" w:rsidRDefault="00444460" w:rsidP="00444460">
            <w:pPr>
              <w:spacing w:before="60" w:after="60"/>
              <w:ind w:right="-15"/>
              <w:jc w:val="center"/>
              <w:rPr>
                <w:ins w:id="4207" w:author="Thu Huyen Tran" w:date="2023-12-05T20:51:00Z"/>
                <w:sz w:val="22"/>
              </w:rPr>
            </w:pPr>
            <w:ins w:id="4208" w:author="Thu Huyen Tran" w:date="2023-12-05T20:51:00Z">
              <w:r w:rsidRPr="00760E09">
                <w:rPr>
                  <w:sz w:val="22"/>
                  <w:rPrChange w:id="4209" w:author="Huyen Tran Thu" w:date="2025-04-28T20:03:00Z" w16du:dateUtc="2025-04-28T13:03:00Z">
                    <w:rPr>
                      <w:rFonts w:ascii="Arial" w:hAnsi="Arial" w:cs="Arial"/>
                      <w:b/>
                      <w:bCs/>
                      <w:sz w:val="20"/>
                      <w:szCs w:val="20"/>
                    </w:rPr>
                  </w:rPrChange>
                </w:rPr>
                <w:t xml:space="preserve">9.658.083 </w:t>
              </w:r>
            </w:ins>
          </w:p>
        </w:tc>
        <w:tc>
          <w:tcPr>
            <w:tcW w:w="860" w:type="pct"/>
            <w:vAlign w:val="bottom"/>
          </w:tcPr>
          <w:p w14:paraId="06DDE270" w14:textId="54FBBDBD" w:rsidR="00444460" w:rsidRPr="00760E09" w:rsidRDefault="00444460" w:rsidP="00444460">
            <w:pPr>
              <w:spacing w:before="60" w:after="60"/>
              <w:ind w:right="-15"/>
              <w:jc w:val="center"/>
              <w:rPr>
                <w:ins w:id="4210" w:author="Thu Huyen Tran" w:date="2023-12-05T20:51:00Z"/>
                <w:sz w:val="22"/>
              </w:rPr>
            </w:pPr>
            <w:ins w:id="4211" w:author="Thu Huyen Tran" w:date="2023-12-05T20:52:00Z">
              <w:r w:rsidRPr="00760E09">
                <w:rPr>
                  <w:sz w:val="22"/>
                  <w:rPrChange w:id="4212" w:author="Huyen Tran Thu" w:date="2025-04-28T20:03:00Z" w16du:dateUtc="2025-04-28T13:03:00Z">
                    <w:rPr>
                      <w:rFonts w:ascii="Arial" w:hAnsi="Arial" w:cs="Arial"/>
                      <w:b/>
                      <w:bCs/>
                      <w:sz w:val="20"/>
                      <w:szCs w:val="20"/>
                    </w:rPr>
                  </w:rPrChange>
                </w:rPr>
                <w:t xml:space="preserve">8.112.789 </w:t>
              </w:r>
            </w:ins>
          </w:p>
        </w:tc>
        <w:tc>
          <w:tcPr>
            <w:tcW w:w="939" w:type="pct"/>
            <w:vAlign w:val="bottom"/>
          </w:tcPr>
          <w:p w14:paraId="09448D53" w14:textId="5733D4E4" w:rsidR="00444460" w:rsidRPr="00760E09" w:rsidRDefault="00444460" w:rsidP="00444460">
            <w:pPr>
              <w:spacing w:before="60" w:after="60"/>
              <w:ind w:right="-15"/>
              <w:jc w:val="center"/>
              <w:rPr>
                <w:ins w:id="4213" w:author="Thu Huyen Tran" w:date="2023-12-05T20:51:00Z"/>
                <w:sz w:val="22"/>
              </w:rPr>
            </w:pPr>
            <w:ins w:id="4214" w:author="Thu Huyen Tran" w:date="2024-05-17T20:37:00Z" w16du:dateUtc="2024-05-17T13:37:00Z">
              <w:r w:rsidRPr="00760E09">
                <w:rPr>
                  <w:sz w:val="22"/>
                  <w:rPrChange w:id="4215" w:author="Huyen Tran Thu" w:date="2025-04-28T20:03:00Z" w16du:dateUtc="2025-04-28T13:03:00Z">
                    <w:rPr>
                      <w:rFonts w:ascii="Arial" w:hAnsi="Arial" w:cs="Arial"/>
                      <w:sz w:val="20"/>
                      <w:szCs w:val="20"/>
                    </w:rPr>
                  </w:rPrChange>
                </w:rPr>
                <w:t xml:space="preserve">1.545.293 </w:t>
              </w:r>
            </w:ins>
          </w:p>
        </w:tc>
        <w:tc>
          <w:tcPr>
            <w:tcW w:w="938" w:type="pct"/>
            <w:vAlign w:val="bottom"/>
          </w:tcPr>
          <w:p w14:paraId="25EE6A31" w14:textId="081FDBCC" w:rsidR="00444460" w:rsidRPr="00760E09" w:rsidRDefault="00444460" w:rsidP="00444460">
            <w:pPr>
              <w:spacing w:before="60" w:after="60"/>
              <w:ind w:right="-15"/>
              <w:jc w:val="center"/>
              <w:rPr>
                <w:ins w:id="4216" w:author="Thu Huyen Tran" w:date="2023-12-05T20:51:00Z"/>
                <w:sz w:val="22"/>
              </w:rPr>
            </w:pPr>
            <w:ins w:id="4217" w:author="Thu Huyen Tran" w:date="2024-05-17T20:39:00Z" w16du:dateUtc="2024-05-17T13:39:00Z">
              <w:r w:rsidRPr="00760E09">
                <w:rPr>
                  <w:sz w:val="22"/>
                  <w:rPrChange w:id="4218" w:author="Huyen Tran Thu" w:date="2025-04-28T20:03:00Z" w16du:dateUtc="2025-04-28T13:03:00Z">
                    <w:rPr>
                      <w:rFonts w:ascii="Arial" w:hAnsi="Arial" w:cs="Arial"/>
                      <w:sz w:val="20"/>
                      <w:szCs w:val="20"/>
                    </w:rPr>
                  </w:rPrChange>
                </w:rPr>
                <w:t xml:space="preserve">1.081.705 </w:t>
              </w:r>
            </w:ins>
          </w:p>
        </w:tc>
        <w:tc>
          <w:tcPr>
            <w:tcW w:w="1014" w:type="pct"/>
            <w:vAlign w:val="bottom"/>
          </w:tcPr>
          <w:p w14:paraId="466CA6C1" w14:textId="4BB4D9D7" w:rsidR="00444460" w:rsidRPr="00760E09" w:rsidRDefault="00444460" w:rsidP="00444460">
            <w:pPr>
              <w:spacing w:before="60" w:after="60"/>
              <w:ind w:right="-15"/>
              <w:jc w:val="center"/>
              <w:rPr>
                <w:ins w:id="4219" w:author="Thu Huyen Tran" w:date="2023-12-05T20:51:00Z"/>
                <w:sz w:val="22"/>
              </w:rPr>
            </w:pPr>
            <w:ins w:id="4220" w:author="Thu Huyen Tran" w:date="2024-05-17T20:39:00Z" w16du:dateUtc="2024-05-17T13:39:00Z">
              <w:r w:rsidRPr="00760E09">
                <w:rPr>
                  <w:sz w:val="22"/>
                  <w:rPrChange w:id="4221" w:author="Huyen Tran Thu" w:date="2025-04-28T20:03:00Z" w16du:dateUtc="2025-04-28T13:03:00Z">
                    <w:rPr>
                      <w:rFonts w:ascii="Arial" w:hAnsi="Arial" w:cs="Arial"/>
                      <w:sz w:val="20"/>
                      <w:szCs w:val="20"/>
                    </w:rPr>
                  </w:rPrChange>
                </w:rPr>
                <w:t xml:space="preserve">463.588 </w:t>
              </w:r>
            </w:ins>
          </w:p>
        </w:tc>
      </w:tr>
      <w:tr w:rsidR="00444460" w:rsidRPr="00760E09" w14:paraId="61969935" w14:textId="77777777" w:rsidTr="002B527E">
        <w:trPr>
          <w:jc w:val="center"/>
          <w:ins w:id="4222" w:author="Thu Huyen Tran" w:date="2023-12-05T20:51:00Z"/>
        </w:trPr>
        <w:tc>
          <w:tcPr>
            <w:tcW w:w="371" w:type="pct"/>
            <w:vAlign w:val="bottom"/>
          </w:tcPr>
          <w:p w14:paraId="05DA8773" w14:textId="69138E49" w:rsidR="00444460" w:rsidRPr="00760E09" w:rsidRDefault="00444460" w:rsidP="00444460">
            <w:pPr>
              <w:spacing w:before="60" w:after="60"/>
              <w:ind w:right="-15"/>
              <w:jc w:val="center"/>
              <w:rPr>
                <w:ins w:id="4223" w:author="Thu Huyen Tran" w:date="2023-12-05T20:51:00Z"/>
                <w:sz w:val="22"/>
              </w:rPr>
            </w:pPr>
            <w:ins w:id="4224" w:author="Thu Huyen Tran" w:date="2023-12-05T20:51:00Z">
              <w:r w:rsidRPr="00760E09">
                <w:rPr>
                  <w:sz w:val="22"/>
                </w:rPr>
                <w:t>2011</w:t>
              </w:r>
            </w:ins>
          </w:p>
        </w:tc>
        <w:tc>
          <w:tcPr>
            <w:tcW w:w="878" w:type="pct"/>
            <w:vAlign w:val="bottom"/>
          </w:tcPr>
          <w:p w14:paraId="2B8AFAEE" w14:textId="5925261C" w:rsidR="00444460" w:rsidRPr="00760E09" w:rsidRDefault="00444460" w:rsidP="00444460">
            <w:pPr>
              <w:spacing w:before="60" w:after="60"/>
              <w:ind w:right="-15"/>
              <w:jc w:val="center"/>
              <w:rPr>
                <w:ins w:id="4225" w:author="Thu Huyen Tran" w:date="2023-12-05T20:51:00Z"/>
                <w:sz w:val="22"/>
              </w:rPr>
            </w:pPr>
            <w:ins w:id="4226" w:author="Thu Huyen Tran" w:date="2023-12-05T20:51:00Z">
              <w:r w:rsidRPr="00760E09">
                <w:rPr>
                  <w:sz w:val="22"/>
                  <w:rPrChange w:id="4227" w:author="Huyen Tran Thu" w:date="2025-04-28T20:03:00Z" w16du:dateUtc="2025-04-28T13:03:00Z">
                    <w:rPr>
                      <w:rFonts w:ascii="Arial" w:hAnsi="Arial" w:cs="Arial"/>
                      <w:color w:val="FF0000"/>
                      <w:sz w:val="20"/>
                      <w:szCs w:val="20"/>
                    </w:rPr>
                  </w:rPrChange>
                </w:rPr>
                <w:t xml:space="preserve">10.817.052 </w:t>
              </w:r>
            </w:ins>
          </w:p>
        </w:tc>
        <w:tc>
          <w:tcPr>
            <w:tcW w:w="860" w:type="pct"/>
            <w:vAlign w:val="bottom"/>
          </w:tcPr>
          <w:p w14:paraId="0DC94020" w14:textId="58AAE7EE" w:rsidR="00444460" w:rsidRPr="00760E09" w:rsidRDefault="00444460" w:rsidP="00444460">
            <w:pPr>
              <w:spacing w:before="60" w:after="60"/>
              <w:ind w:right="-15"/>
              <w:jc w:val="center"/>
              <w:rPr>
                <w:ins w:id="4228" w:author="Thu Huyen Tran" w:date="2023-12-05T20:51:00Z"/>
                <w:sz w:val="22"/>
              </w:rPr>
            </w:pPr>
            <w:ins w:id="4229" w:author="Thu Huyen Tran" w:date="2023-12-05T20:52:00Z">
              <w:r w:rsidRPr="00760E09">
                <w:rPr>
                  <w:sz w:val="22"/>
                  <w:rPrChange w:id="4230" w:author="Huyen Tran Thu" w:date="2025-04-28T20:03:00Z" w16du:dateUtc="2025-04-28T13:03:00Z">
                    <w:rPr>
                      <w:rFonts w:ascii="Arial" w:hAnsi="Arial" w:cs="Arial"/>
                      <w:sz w:val="20"/>
                      <w:szCs w:val="20"/>
                    </w:rPr>
                  </w:rPrChange>
                </w:rPr>
                <w:t xml:space="preserve">9.086.324 </w:t>
              </w:r>
            </w:ins>
          </w:p>
        </w:tc>
        <w:tc>
          <w:tcPr>
            <w:tcW w:w="939" w:type="pct"/>
            <w:vAlign w:val="bottom"/>
          </w:tcPr>
          <w:p w14:paraId="7CADBFEC" w14:textId="5EBD4622" w:rsidR="00444460" w:rsidRPr="00760E09" w:rsidRDefault="00444460" w:rsidP="00444460">
            <w:pPr>
              <w:spacing w:before="60" w:after="60"/>
              <w:ind w:right="-15"/>
              <w:jc w:val="center"/>
              <w:rPr>
                <w:ins w:id="4231" w:author="Thu Huyen Tran" w:date="2023-12-05T20:51:00Z"/>
                <w:sz w:val="22"/>
              </w:rPr>
            </w:pPr>
            <w:ins w:id="4232" w:author="Thu Huyen Tran" w:date="2024-05-17T20:37:00Z" w16du:dateUtc="2024-05-17T13:37:00Z">
              <w:r w:rsidRPr="00760E09">
                <w:rPr>
                  <w:sz w:val="22"/>
                  <w:rPrChange w:id="4233" w:author="Huyen Tran Thu" w:date="2025-04-28T20:03:00Z" w16du:dateUtc="2025-04-28T13:03:00Z">
                    <w:rPr>
                      <w:rFonts w:ascii="Arial" w:hAnsi="Arial" w:cs="Arial"/>
                      <w:sz w:val="20"/>
                      <w:szCs w:val="20"/>
                    </w:rPr>
                  </w:rPrChange>
                </w:rPr>
                <w:t xml:space="preserve">1.730.728 </w:t>
              </w:r>
            </w:ins>
          </w:p>
        </w:tc>
        <w:tc>
          <w:tcPr>
            <w:tcW w:w="938" w:type="pct"/>
            <w:vAlign w:val="bottom"/>
          </w:tcPr>
          <w:p w14:paraId="30A8B8B2" w14:textId="301BF80E" w:rsidR="00444460" w:rsidRPr="00760E09" w:rsidRDefault="00444460" w:rsidP="00444460">
            <w:pPr>
              <w:spacing w:before="60" w:after="60"/>
              <w:ind w:right="-15"/>
              <w:jc w:val="center"/>
              <w:rPr>
                <w:ins w:id="4234" w:author="Thu Huyen Tran" w:date="2023-12-05T20:51:00Z"/>
                <w:sz w:val="22"/>
              </w:rPr>
            </w:pPr>
            <w:ins w:id="4235" w:author="Thu Huyen Tran" w:date="2024-05-17T20:39:00Z" w16du:dateUtc="2024-05-17T13:39:00Z">
              <w:r w:rsidRPr="00760E09">
                <w:rPr>
                  <w:sz w:val="22"/>
                  <w:rPrChange w:id="4236" w:author="Huyen Tran Thu" w:date="2025-04-28T20:03:00Z" w16du:dateUtc="2025-04-28T13:03:00Z">
                    <w:rPr>
                      <w:rFonts w:ascii="Arial" w:hAnsi="Arial" w:cs="Arial"/>
                      <w:sz w:val="20"/>
                      <w:szCs w:val="20"/>
                    </w:rPr>
                  </w:rPrChange>
                </w:rPr>
                <w:t xml:space="preserve">1.211.510 </w:t>
              </w:r>
            </w:ins>
          </w:p>
        </w:tc>
        <w:tc>
          <w:tcPr>
            <w:tcW w:w="1014" w:type="pct"/>
            <w:vAlign w:val="bottom"/>
          </w:tcPr>
          <w:p w14:paraId="53C25729" w14:textId="07B3FECE" w:rsidR="00444460" w:rsidRPr="00760E09" w:rsidRDefault="00444460" w:rsidP="00444460">
            <w:pPr>
              <w:spacing w:before="60" w:after="60"/>
              <w:ind w:right="-15"/>
              <w:jc w:val="center"/>
              <w:rPr>
                <w:ins w:id="4237" w:author="Thu Huyen Tran" w:date="2023-12-05T20:51:00Z"/>
                <w:sz w:val="22"/>
              </w:rPr>
            </w:pPr>
            <w:ins w:id="4238" w:author="Thu Huyen Tran" w:date="2024-05-17T20:39:00Z" w16du:dateUtc="2024-05-17T13:39:00Z">
              <w:r w:rsidRPr="00760E09">
                <w:rPr>
                  <w:sz w:val="22"/>
                  <w:rPrChange w:id="4239" w:author="Huyen Tran Thu" w:date="2025-04-28T20:03:00Z" w16du:dateUtc="2025-04-28T13:03:00Z">
                    <w:rPr>
                      <w:rFonts w:ascii="Arial" w:hAnsi="Arial" w:cs="Arial"/>
                      <w:sz w:val="20"/>
                      <w:szCs w:val="20"/>
                    </w:rPr>
                  </w:rPrChange>
                </w:rPr>
                <w:t xml:space="preserve">519.219 </w:t>
              </w:r>
            </w:ins>
          </w:p>
        </w:tc>
      </w:tr>
      <w:tr w:rsidR="00444460" w:rsidRPr="00760E09" w14:paraId="449A6392" w14:textId="77777777" w:rsidTr="002B527E">
        <w:trPr>
          <w:jc w:val="center"/>
          <w:ins w:id="4240" w:author="Thu Huyen Tran" w:date="2023-12-05T20:51:00Z"/>
        </w:trPr>
        <w:tc>
          <w:tcPr>
            <w:tcW w:w="371" w:type="pct"/>
            <w:vAlign w:val="bottom"/>
          </w:tcPr>
          <w:p w14:paraId="698073DF" w14:textId="2E4672F1" w:rsidR="00444460" w:rsidRPr="00760E09" w:rsidRDefault="00444460" w:rsidP="00444460">
            <w:pPr>
              <w:spacing w:before="60" w:after="60"/>
              <w:ind w:right="-15"/>
              <w:jc w:val="center"/>
              <w:rPr>
                <w:ins w:id="4241" w:author="Thu Huyen Tran" w:date="2023-12-05T20:51:00Z"/>
                <w:sz w:val="22"/>
              </w:rPr>
            </w:pPr>
            <w:ins w:id="4242" w:author="Thu Huyen Tran" w:date="2023-12-05T20:51:00Z">
              <w:r w:rsidRPr="00760E09">
                <w:rPr>
                  <w:sz w:val="22"/>
                </w:rPr>
                <w:t>2012</w:t>
              </w:r>
            </w:ins>
          </w:p>
        </w:tc>
        <w:tc>
          <w:tcPr>
            <w:tcW w:w="878" w:type="pct"/>
            <w:vAlign w:val="bottom"/>
          </w:tcPr>
          <w:p w14:paraId="7FEA283F" w14:textId="0133F4B1" w:rsidR="00444460" w:rsidRPr="00760E09" w:rsidRDefault="00444460" w:rsidP="00444460">
            <w:pPr>
              <w:spacing w:before="60" w:after="60"/>
              <w:ind w:right="-15"/>
              <w:jc w:val="center"/>
              <w:rPr>
                <w:ins w:id="4243" w:author="Thu Huyen Tran" w:date="2023-12-05T20:51:00Z"/>
                <w:sz w:val="22"/>
              </w:rPr>
            </w:pPr>
            <w:ins w:id="4244" w:author="Thu Huyen Tran" w:date="2023-12-05T20:51:00Z">
              <w:r w:rsidRPr="00760E09">
                <w:rPr>
                  <w:sz w:val="22"/>
                  <w:rPrChange w:id="4245" w:author="Huyen Tran Thu" w:date="2025-04-28T20:03:00Z" w16du:dateUtc="2025-04-28T13:03:00Z">
                    <w:rPr>
                      <w:rFonts w:ascii="Arial" w:hAnsi="Arial" w:cs="Arial"/>
                      <w:color w:val="FF0000"/>
                      <w:sz w:val="20"/>
                      <w:szCs w:val="20"/>
                    </w:rPr>
                  </w:rPrChange>
                </w:rPr>
                <w:t xml:space="preserve">12.115.099 </w:t>
              </w:r>
            </w:ins>
          </w:p>
        </w:tc>
        <w:tc>
          <w:tcPr>
            <w:tcW w:w="860" w:type="pct"/>
            <w:vAlign w:val="bottom"/>
          </w:tcPr>
          <w:p w14:paraId="5516EADA" w14:textId="2F90815C" w:rsidR="00444460" w:rsidRPr="00760E09" w:rsidRDefault="00444460" w:rsidP="00444460">
            <w:pPr>
              <w:spacing w:before="60" w:after="60"/>
              <w:ind w:right="-15"/>
              <w:jc w:val="center"/>
              <w:rPr>
                <w:ins w:id="4246" w:author="Thu Huyen Tran" w:date="2023-12-05T20:51:00Z"/>
                <w:sz w:val="22"/>
              </w:rPr>
            </w:pPr>
            <w:ins w:id="4247" w:author="Thu Huyen Tran" w:date="2023-12-05T20:52:00Z">
              <w:r w:rsidRPr="00760E09">
                <w:rPr>
                  <w:sz w:val="22"/>
                  <w:rPrChange w:id="4248" w:author="Huyen Tran Thu" w:date="2025-04-28T20:03:00Z" w16du:dateUtc="2025-04-28T13:03:00Z">
                    <w:rPr>
                      <w:rFonts w:ascii="Arial" w:hAnsi="Arial" w:cs="Arial"/>
                      <w:sz w:val="20"/>
                      <w:szCs w:val="20"/>
                    </w:rPr>
                  </w:rPrChange>
                </w:rPr>
                <w:t xml:space="preserve">10.176.683 </w:t>
              </w:r>
            </w:ins>
          </w:p>
        </w:tc>
        <w:tc>
          <w:tcPr>
            <w:tcW w:w="939" w:type="pct"/>
            <w:vAlign w:val="bottom"/>
          </w:tcPr>
          <w:p w14:paraId="6B3C91AC" w14:textId="77A05D80" w:rsidR="00444460" w:rsidRPr="00760E09" w:rsidRDefault="00444460" w:rsidP="00444460">
            <w:pPr>
              <w:spacing w:before="60" w:after="60"/>
              <w:ind w:right="-15"/>
              <w:jc w:val="center"/>
              <w:rPr>
                <w:ins w:id="4249" w:author="Thu Huyen Tran" w:date="2023-12-05T20:51:00Z"/>
                <w:sz w:val="22"/>
              </w:rPr>
            </w:pPr>
            <w:ins w:id="4250" w:author="Thu Huyen Tran" w:date="2024-05-17T20:37:00Z" w16du:dateUtc="2024-05-17T13:37:00Z">
              <w:r w:rsidRPr="00760E09">
                <w:rPr>
                  <w:sz w:val="22"/>
                  <w:rPrChange w:id="4251" w:author="Huyen Tran Thu" w:date="2025-04-28T20:03:00Z" w16du:dateUtc="2025-04-28T13:03:00Z">
                    <w:rPr>
                      <w:rFonts w:ascii="Arial" w:hAnsi="Arial" w:cs="Arial"/>
                      <w:sz w:val="20"/>
                      <w:szCs w:val="20"/>
                    </w:rPr>
                  </w:rPrChange>
                </w:rPr>
                <w:t xml:space="preserve">1.938.416 </w:t>
              </w:r>
            </w:ins>
          </w:p>
        </w:tc>
        <w:tc>
          <w:tcPr>
            <w:tcW w:w="938" w:type="pct"/>
            <w:vAlign w:val="bottom"/>
          </w:tcPr>
          <w:p w14:paraId="0DAD6395" w14:textId="18F4762A" w:rsidR="00444460" w:rsidRPr="00760E09" w:rsidRDefault="00444460" w:rsidP="00444460">
            <w:pPr>
              <w:spacing w:before="60" w:after="60"/>
              <w:ind w:right="-15"/>
              <w:jc w:val="center"/>
              <w:rPr>
                <w:ins w:id="4252" w:author="Thu Huyen Tran" w:date="2023-12-05T20:51:00Z"/>
                <w:sz w:val="22"/>
              </w:rPr>
            </w:pPr>
            <w:ins w:id="4253" w:author="Thu Huyen Tran" w:date="2024-05-17T20:39:00Z" w16du:dateUtc="2024-05-17T13:39:00Z">
              <w:r w:rsidRPr="00760E09">
                <w:rPr>
                  <w:sz w:val="22"/>
                  <w:rPrChange w:id="4254" w:author="Huyen Tran Thu" w:date="2025-04-28T20:03:00Z" w16du:dateUtc="2025-04-28T13:03:00Z">
                    <w:rPr>
                      <w:rFonts w:ascii="Arial" w:hAnsi="Arial" w:cs="Arial"/>
                      <w:sz w:val="20"/>
                      <w:szCs w:val="20"/>
                    </w:rPr>
                  </w:rPrChange>
                </w:rPr>
                <w:t xml:space="preserve">1.356.891 </w:t>
              </w:r>
            </w:ins>
          </w:p>
        </w:tc>
        <w:tc>
          <w:tcPr>
            <w:tcW w:w="1014" w:type="pct"/>
            <w:vAlign w:val="bottom"/>
          </w:tcPr>
          <w:p w14:paraId="4FD1F46A" w14:textId="628845B3" w:rsidR="00444460" w:rsidRPr="00760E09" w:rsidRDefault="00444460" w:rsidP="00444460">
            <w:pPr>
              <w:spacing w:before="60" w:after="60"/>
              <w:ind w:right="-15"/>
              <w:jc w:val="center"/>
              <w:rPr>
                <w:ins w:id="4255" w:author="Thu Huyen Tran" w:date="2023-12-05T20:51:00Z"/>
                <w:sz w:val="22"/>
              </w:rPr>
            </w:pPr>
            <w:ins w:id="4256" w:author="Thu Huyen Tran" w:date="2024-05-17T20:39:00Z" w16du:dateUtc="2024-05-17T13:39:00Z">
              <w:r w:rsidRPr="00760E09">
                <w:rPr>
                  <w:sz w:val="22"/>
                  <w:rPrChange w:id="4257" w:author="Huyen Tran Thu" w:date="2025-04-28T20:03:00Z" w16du:dateUtc="2025-04-28T13:03:00Z">
                    <w:rPr>
                      <w:rFonts w:ascii="Arial" w:hAnsi="Arial" w:cs="Arial"/>
                      <w:sz w:val="20"/>
                      <w:szCs w:val="20"/>
                    </w:rPr>
                  </w:rPrChange>
                </w:rPr>
                <w:t xml:space="preserve">581.525 </w:t>
              </w:r>
            </w:ins>
          </w:p>
        </w:tc>
      </w:tr>
      <w:tr w:rsidR="00444460" w:rsidRPr="00760E09" w14:paraId="04074B22" w14:textId="77777777" w:rsidTr="002B527E">
        <w:trPr>
          <w:jc w:val="center"/>
          <w:ins w:id="4258" w:author="Thu Huyen Tran" w:date="2023-12-05T20:51:00Z"/>
        </w:trPr>
        <w:tc>
          <w:tcPr>
            <w:tcW w:w="371" w:type="pct"/>
            <w:vAlign w:val="bottom"/>
          </w:tcPr>
          <w:p w14:paraId="71EAA271" w14:textId="5FB45B05" w:rsidR="00444460" w:rsidRPr="00760E09" w:rsidRDefault="00444460" w:rsidP="00444460">
            <w:pPr>
              <w:spacing w:before="60" w:after="60"/>
              <w:ind w:right="-15"/>
              <w:jc w:val="center"/>
              <w:rPr>
                <w:ins w:id="4259" w:author="Thu Huyen Tran" w:date="2023-12-05T20:51:00Z"/>
                <w:sz w:val="22"/>
              </w:rPr>
            </w:pPr>
            <w:ins w:id="4260" w:author="Thu Huyen Tran" w:date="2023-12-05T20:51:00Z">
              <w:r w:rsidRPr="00760E09">
                <w:rPr>
                  <w:sz w:val="22"/>
                </w:rPr>
                <w:t>2013</w:t>
              </w:r>
            </w:ins>
          </w:p>
        </w:tc>
        <w:tc>
          <w:tcPr>
            <w:tcW w:w="878" w:type="pct"/>
            <w:vAlign w:val="bottom"/>
          </w:tcPr>
          <w:p w14:paraId="5166B10D" w14:textId="413EC8B9" w:rsidR="00444460" w:rsidRPr="00760E09" w:rsidRDefault="00444460" w:rsidP="00444460">
            <w:pPr>
              <w:spacing w:before="60" w:after="60"/>
              <w:ind w:right="-15"/>
              <w:jc w:val="center"/>
              <w:rPr>
                <w:ins w:id="4261" w:author="Thu Huyen Tran" w:date="2023-12-05T20:51:00Z"/>
                <w:sz w:val="22"/>
              </w:rPr>
            </w:pPr>
            <w:ins w:id="4262" w:author="Thu Huyen Tran" w:date="2023-12-05T20:51:00Z">
              <w:r w:rsidRPr="00760E09">
                <w:rPr>
                  <w:sz w:val="22"/>
                  <w:rPrChange w:id="4263" w:author="Huyen Tran Thu" w:date="2025-04-28T20:03:00Z" w16du:dateUtc="2025-04-28T13:03:00Z">
                    <w:rPr>
                      <w:rFonts w:ascii="Arial" w:hAnsi="Arial" w:cs="Arial"/>
                      <w:color w:val="FF0000"/>
                      <w:sz w:val="20"/>
                      <w:szCs w:val="20"/>
                    </w:rPr>
                  </w:rPrChange>
                </w:rPr>
                <w:t xml:space="preserve">13.568.911 </w:t>
              </w:r>
            </w:ins>
          </w:p>
        </w:tc>
        <w:tc>
          <w:tcPr>
            <w:tcW w:w="860" w:type="pct"/>
            <w:vAlign w:val="bottom"/>
          </w:tcPr>
          <w:p w14:paraId="6BA31E0E" w14:textId="55BF6F7A" w:rsidR="00444460" w:rsidRPr="00760E09" w:rsidRDefault="00444460" w:rsidP="00444460">
            <w:pPr>
              <w:spacing w:before="60" w:after="60"/>
              <w:ind w:right="-15"/>
              <w:jc w:val="center"/>
              <w:rPr>
                <w:ins w:id="4264" w:author="Thu Huyen Tran" w:date="2023-12-05T20:51:00Z"/>
                <w:sz w:val="22"/>
              </w:rPr>
            </w:pPr>
            <w:ins w:id="4265" w:author="Thu Huyen Tran" w:date="2023-12-05T20:52:00Z">
              <w:r w:rsidRPr="00760E09">
                <w:rPr>
                  <w:sz w:val="22"/>
                  <w:rPrChange w:id="4266" w:author="Huyen Tran Thu" w:date="2025-04-28T20:03:00Z" w16du:dateUtc="2025-04-28T13:03:00Z">
                    <w:rPr>
                      <w:rFonts w:ascii="Arial" w:hAnsi="Arial" w:cs="Arial"/>
                      <w:sz w:val="20"/>
                      <w:szCs w:val="20"/>
                    </w:rPr>
                  </w:rPrChange>
                </w:rPr>
                <w:t xml:space="preserve">11.397.885 </w:t>
              </w:r>
            </w:ins>
          </w:p>
        </w:tc>
        <w:tc>
          <w:tcPr>
            <w:tcW w:w="939" w:type="pct"/>
            <w:vAlign w:val="bottom"/>
          </w:tcPr>
          <w:p w14:paraId="6BC4F339" w14:textId="6E2AE992" w:rsidR="00444460" w:rsidRPr="00760E09" w:rsidRDefault="00444460" w:rsidP="00444460">
            <w:pPr>
              <w:spacing w:before="60" w:after="60"/>
              <w:ind w:right="-15"/>
              <w:jc w:val="center"/>
              <w:rPr>
                <w:ins w:id="4267" w:author="Thu Huyen Tran" w:date="2023-12-05T20:51:00Z"/>
                <w:sz w:val="22"/>
              </w:rPr>
            </w:pPr>
            <w:ins w:id="4268" w:author="Thu Huyen Tran" w:date="2024-05-17T20:37:00Z" w16du:dateUtc="2024-05-17T13:37:00Z">
              <w:r w:rsidRPr="00760E09">
                <w:rPr>
                  <w:sz w:val="22"/>
                  <w:rPrChange w:id="4269" w:author="Huyen Tran Thu" w:date="2025-04-28T20:03:00Z" w16du:dateUtc="2025-04-28T13:03:00Z">
                    <w:rPr>
                      <w:rFonts w:ascii="Arial" w:hAnsi="Arial" w:cs="Arial"/>
                      <w:sz w:val="20"/>
                      <w:szCs w:val="20"/>
                    </w:rPr>
                  </w:rPrChange>
                </w:rPr>
                <w:t xml:space="preserve">2.171.026 </w:t>
              </w:r>
            </w:ins>
          </w:p>
        </w:tc>
        <w:tc>
          <w:tcPr>
            <w:tcW w:w="938" w:type="pct"/>
            <w:vAlign w:val="bottom"/>
          </w:tcPr>
          <w:p w14:paraId="7DB3C086" w14:textId="6127FA94" w:rsidR="00444460" w:rsidRPr="00760E09" w:rsidRDefault="00444460" w:rsidP="00444460">
            <w:pPr>
              <w:spacing w:before="60" w:after="60"/>
              <w:ind w:right="-15"/>
              <w:jc w:val="center"/>
              <w:rPr>
                <w:ins w:id="4270" w:author="Thu Huyen Tran" w:date="2023-12-05T20:51:00Z"/>
                <w:sz w:val="22"/>
              </w:rPr>
            </w:pPr>
            <w:ins w:id="4271" w:author="Thu Huyen Tran" w:date="2024-05-17T20:39:00Z" w16du:dateUtc="2024-05-17T13:39:00Z">
              <w:r w:rsidRPr="00760E09">
                <w:rPr>
                  <w:sz w:val="22"/>
                  <w:rPrChange w:id="4272" w:author="Huyen Tran Thu" w:date="2025-04-28T20:03:00Z" w16du:dateUtc="2025-04-28T13:03:00Z">
                    <w:rPr>
                      <w:rFonts w:ascii="Arial" w:hAnsi="Arial" w:cs="Arial"/>
                      <w:sz w:val="20"/>
                      <w:szCs w:val="20"/>
                    </w:rPr>
                  </w:rPrChange>
                </w:rPr>
                <w:t xml:space="preserve">1.519.718 </w:t>
              </w:r>
            </w:ins>
          </w:p>
        </w:tc>
        <w:tc>
          <w:tcPr>
            <w:tcW w:w="1014" w:type="pct"/>
            <w:vAlign w:val="bottom"/>
          </w:tcPr>
          <w:p w14:paraId="73EDC764" w14:textId="4FCC76C9" w:rsidR="00444460" w:rsidRPr="00760E09" w:rsidRDefault="00444460" w:rsidP="00444460">
            <w:pPr>
              <w:spacing w:before="60" w:after="60"/>
              <w:ind w:right="-15"/>
              <w:jc w:val="center"/>
              <w:rPr>
                <w:ins w:id="4273" w:author="Thu Huyen Tran" w:date="2023-12-05T20:51:00Z"/>
                <w:sz w:val="22"/>
              </w:rPr>
            </w:pPr>
            <w:ins w:id="4274" w:author="Thu Huyen Tran" w:date="2024-05-17T20:39:00Z" w16du:dateUtc="2024-05-17T13:39:00Z">
              <w:r w:rsidRPr="00760E09">
                <w:rPr>
                  <w:sz w:val="22"/>
                  <w:rPrChange w:id="4275" w:author="Huyen Tran Thu" w:date="2025-04-28T20:03:00Z" w16du:dateUtc="2025-04-28T13:03:00Z">
                    <w:rPr>
                      <w:rFonts w:ascii="Arial" w:hAnsi="Arial" w:cs="Arial"/>
                      <w:sz w:val="20"/>
                      <w:szCs w:val="20"/>
                    </w:rPr>
                  </w:rPrChange>
                </w:rPr>
                <w:t xml:space="preserve">651.308 </w:t>
              </w:r>
            </w:ins>
          </w:p>
        </w:tc>
      </w:tr>
      <w:tr w:rsidR="00444460" w:rsidRPr="00760E09" w14:paraId="07A13007" w14:textId="77777777" w:rsidTr="008F0616">
        <w:trPr>
          <w:jc w:val="center"/>
          <w:ins w:id="4276" w:author="Thu Huyen Tran" w:date="2023-12-05T20:51:00Z"/>
        </w:trPr>
        <w:tc>
          <w:tcPr>
            <w:tcW w:w="371" w:type="pct"/>
            <w:vAlign w:val="center"/>
          </w:tcPr>
          <w:p w14:paraId="26D9F7F2" w14:textId="2514B5FF" w:rsidR="00444460" w:rsidRPr="00760E09" w:rsidRDefault="00444460" w:rsidP="00444460">
            <w:pPr>
              <w:spacing w:before="60" w:after="60"/>
              <w:ind w:right="-15"/>
              <w:jc w:val="center"/>
              <w:rPr>
                <w:ins w:id="4277" w:author="Thu Huyen Tran" w:date="2023-12-05T20:51:00Z"/>
                <w:sz w:val="22"/>
              </w:rPr>
            </w:pPr>
            <w:ins w:id="4278" w:author="Thu Huyen Tran" w:date="2023-12-05T20:51:00Z">
              <w:r w:rsidRPr="00760E09">
                <w:rPr>
                  <w:sz w:val="22"/>
                </w:rPr>
                <w:t>2014</w:t>
              </w:r>
            </w:ins>
          </w:p>
        </w:tc>
        <w:tc>
          <w:tcPr>
            <w:tcW w:w="878" w:type="pct"/>
            <w:vAlign w:val="bottom"/>
          </w:tcPr>
          <w:p w14:paraId="1309D948" w14:textId="20A7314F" w:rsidR="00444460" w:rsidRPr="00760E09" w:rsidRDefault="00444460" w:rsidP="00444460">
            <w:pPr>
              <w:spacing w:before="60" w:after="60"/>
              <w:ind w:right="-15"/>
              <w:jc w:val="center"/>
              <w:rPr>
                <w:ins w:id="4279" w:author="Thu Huyen Tran" w:date="2023-12-05T20:51:00Z"/>
                <w:sz w:val="22"/>
              </w:rPr>
            </w:pPr>
            <w:ins w:id="4280" w:author="Thu Huyen Tran" w:date="2023-12-05T20:51:00Z">
              <w:r w:rsidRPr="00760E09">
                <w:rPr>
                  <w:sz w:val="22"/>
                  <w:rPrChange w:id="4281" w:author="Huyen Tran Thu" w:date="2025-04-28T20:03:00Z" w16du:dateUtc="2025-04-28T13:03:00Z">
                    <w:rPr>
                      <w:rFonts w:ascii="Arial" w:hAnsi="Arial" w:cs="Arial"/>
                      <w:color w:val="0070C0"/>
                      <w:sz w:val="20"/>
                      <w:szCs w:val="20"/>
                    </w:rPr>
                  </w:rPrChange>
                </w:rPr>
                <w:t xml:space="preserve">13.568.982 </w:t>
              </w:r>
            </w:ins>
          </w:p>
        </w:tc>
        <w:tc>
          <w:tcPr>
            <w:tcW w:w="860" w:type="pct"/>
            <w:vAlign w:val="bottom"/>
          </w:tcPr>
          <w:p w14:paraId="7BE154E0" w14:textId="2C2478FB" w:rsidR="00444460" w:rsidRPr="00760E09" w:rsidRDefault="00444460" w:rsidP="00444460">
            <w:pPr>
              <w:spacing w:before="60" w:after="60"/>
              <w:ind w:right="-15"/>
              <w:jc w:val="center"/>
              <w:rPr>
                <w:ins w:id="4282" w:author="Thu Huyen Tran" w:date="2023-12-05T20:51:00Z"/>
                <w:sz w:val="22"/>
              </w:rPr>
            </w:pPr>
            <w:ins w:id="4283" w:author="Thu Huyen Tran" w:date="2023-12-05T20:52:00Z">
              <w:r w:rsidRPr="00760E09">
                <w:rPr>
                  <w:sz w:val="22"/>
                  <w:rPrChange w:id="4284" w:author="Huyen Tran Thu" w:date="2025-04-28T20:03:00Z" w16du:dateUtc="2025-04-28T13:03:00Z">
                    <w:rPr>
                      <w:rFonts w:ascii="Arial" w:hAnsi="Arial" w:cs="Arial"/>
                      <w:color w:val="FF0000"/>
                      <w:sz w:val="20"/>
                      <w:szCs w:val="20"/>
                    </w:rPr>
                  </w:rPrChange>
                </w:rPr>
                <w:t xml:space="preserve">11.533.635 </w:t>
              </w:r>
            </w:ins>
          </w:p>
        </w:tc>
        <w:tc>
          <w:tcPr>
            <w:tcW w:w="939" w:type="pct"/>
            <w:vAlign w:val="bottom"/>
          </w:tcPr>
          <w:p w14:paraId="0E821EA6" w14:textId="26964473" w:rsidR="00444460" w:rsidRPr="00760E09" w:rsidRDefault="00444460" w:rsidP="00444460">
            <w:pPr>
              <w:spacing w:before="60" w:after="60"/>
              <w:ind w:right="-15"/>
              <w:jc w:val="center"/>
              <w:rPr>
                <w:ins w:id="4285" w:author="Thu Huyen Tran" w:date="2023-12-05T20:51:00Z"/>
                <w:sz w:val="22"/>
              </w:rPr>
            </w:pPr>
            <w:ins w:id="4286" w:author="Thu Huyen Tran" w:date="2024-05-17T20:37:00Z" w16du:dateUtc="2024-05-17T13:37:00Z">
              <w:r w:rsidRPr="00760E09">
                <w:rPr>
                  <w:sz w:val="22"/>
                  <w:rPrChange w:id="4287" w:author="Huyen Tran Thu" w:date="2025-04-28T20:03:00Z" w16du:dateUtc="2025-04-28T13:03:00Z">
                    <w:rPr>
                      <w:rFonts w:ascii="Arial" w:hAnsi="Arial" w:cs="Arial"/>
                      <w:sz w:val="20"/>
                      <w:szCs w:val="20"/>
                    </w:rPr>
                  </w:rPrChange>
                </w:rPr>
                <w:t xml:space="preserve">4.833.437 </w:t>
              </w:r>
            </w:ins>
          </w:p>
        </w:tc>
        <w:tc>
          <w:tcPr>
            <w:tcW w:w="938" w:type="pct"/>
            <w:vAlign w:val="bottom"/>
          </w:tcPr>
          <w:p w14:paraId="30DE70CA" w14:textId="7D0D9345" w:rsidR="00444460" w:rsidRPr="00760E09" w:rsidRDefault="00444460" w:rsidP="00444460">
            <w:pPr>
              <w:spacing w:before="60" w:after="60"/>
              <w:ind w:right="-15"/>
              <w:jc w:val="center"/>
              <w:rPr>
                <w:ins w:id="4288" w:author="Thu Huyen Tran" w:date="2023-12-05T20:51:00Z"/>
                <w:sz w:val="22"/>
              </w:rPr>
            </w:pPr>
            <w:ins w:id="4289" w:author="Thu Huyen Tran" w:date="2024-05-17T20:39:00Z" w16du:dateUtc="2024-05-17T13:39:00Z">
              <w:r w:rsidRPr="00760E09">
                <w:rPr>
                  <w:sz w:val="22"/>
                  <w:rPrChange w:id="4290" w:author="Huyen Tran Thu" w:date="2025-04-28T20:03:00Z" w16du:dateUtc="2025-04-28T13:03:00Z">
                    <w:rPr>
                      <w:rFonts w:ascii="Arial" w:hAnsi="Arial" w:cs="Arial"/>
                      <w:sz w:val="20"/>
                      <w:szCs w:val="20"/>
                    </w:rPr>
                  </w:rPrChange>
                </w:rPr>
                <w:t xml:space="preserve">3.383.406 </w:t>
              </w:r>
            </w:ins>
          </w:p>
        </w:tc>
        <w:tc>
          <w:tcPr>
            <w:tcW w:w="1014" w:type="pct"/>
            <w:vAlign w:val="bottom"/>
          </w:tcPr>
          <w:p w14:paraId="6099CED8" w14:textId="7EAB0E51" w:rsidR="00444460" w:rsidRPr="00760E09" w:rsidRDefault="00444460" w:rsidP="00444460">
            <w:pPr>
              <w:spacing w:before="60" w:after="60"/>
              <w:ind w:right="-15"/>
              <w:jc w:val="center"/>
              <w:rPr>
                <w:ins w:id="4291" w:author="Thu Huyen Tran" w:date="2023-12-05T20:51:00Z"/>
                <w:sz w:val="22"/>
              </w:rPr>
            </w:pPr>
            <w:ins w:id="4292" w:author="Thu Huyen Tran" w:date="2024-05-17T20:39:00Z" w16du:dateUtc="2024-05-17T13:39:00Z">
              <w:r w:rsidRPr="00760E09">
                <w:rPr>
                  <w:sz w:val="22"/>
                  <w:rPrChange w:id="4293" w:author="Huyen Tran Thu" w:date="2025-04-28T20:03:00Z" w16du:dateUtc="2025-04-28T13:03:00Z">
                    <w:rPr>
                      <w:rFonts w:ascii="Arial" w:hAnsi="Arial" w:cs="Arial"/>
                      <w:sz w:val="20"/>
                      <w:szCs w:val="20"/>
                    </w:rPr>
                  </w:rPrChange>
                </w:rPr>
                <w:t xml:space="preserve">1.450.031 </w:t>
              </w:r>
            </w:ins>
          </w:p>
        </w:tc>
      </w:tr>
      <w:tr w:rsidR="00444460" w:rsidRPr="00760E09" w14:paraId="6D9EB248" w14:textId="77777777" w:rsidTr="008F0616">
        <w:trPr>
          <w:jc w:val="center"/>
          <w:ins w:id="4294" w:author="Thu Huyen Tran" w:date="2023-12-05T20:51:00Z"/>
        </w:trPr>
        <w:tc>
          <w:tcPr>
            <w:tcW w:w="371" w:type="pct"/>
            <w:vAlign w:val="center"/>
          </w:tcPr>
          <w:p w14:paraId="4DBC442D" w14:textId="2696AFAF" w:rsidR="00444460" w:rsidRPr="00760E09" w:rsidRDefault="00444460" w:rsidP="00444460">
            <w:pPr>
              <w:spacing w:before="60" w:after="60"/>
              <w:ind w:right="-15"/>
              <w:jc w:val="center"/>
              <w:rPr>
                <w:ins w:id="4295" w:author="Thu Huyen Tran" w:date="2023-12-05T20:51:00Z"/>
                <w:sz w:val="22"/>
              </w:rPr>
            </w:pPr>
            <w:ins w:id="4296" w:author="Thu Huyen Tran" w:date="2023-12-05T20:51:00Z">
              <w:r w:rsidRPr="00760E09">
                <w:rPr>
                  <w:sz w:val="22"/>
                </w:rPr>
                <w:t>2015</w:t>
              </w:r>
            </w:ins>
          </w:p>
        </w:tc>
        <w:tc>
          <w:tcPr>
            <w:tcW w:w="878" w:type="pct"/>
            <w:vAlign w:val="bottom"/>
          </w:tcPr>
          <w:p w14:paraId="4A903EB3" w14:textId="491B694F" w:rsidR="00444460" w:rsidRPr="00760E09" w:rsidRDefault="00444460" w:rsidP="00444460">
            <w:pPr>
              <w:spacing w:before="60" w:after="60"/>
              <w:ind w:right="-15"/>
              <w:jc w:val="center"/>
              <w:rPr>
                <w:ins w:id="4297" w:author="Thu Huyen Tran" w:date="2023-12-05T20:51:00Z"/>
                <w:sz w:val="22"/>
              </w:rPr>
            </w:pPr>
            <w:ins w:id="4298" w:author="Thu Huyen Tran" w:date="2023-12-05T20:51:00Z">
              <w:r w:rsidRPr="00760E09">
                <w:rPr>
                  <w:sz w:val="22"/>
                  <w:rPrChange w:id="4299" w:author="Huyen Tran Thu" w:date="2025-04-28T20:03:00Z" w16du:dateUtc="2025-04-28T13:03:00Z">
                    <w:rPr>
                      <w:rFonts w:ascii="Arial" w:hAnsi="Arial" w:cs="Arial"/>
                      <w:color w:val="0070C0"/>
                      <w:sz w:val="20"/>
                      <w:szCs w:val="20"/>
                    </w:rPr>
                  </w:rPrChange>
                </w:rPr>
                <w:t xml:space="preserve">13.817.781 </w:t>
              </w:r>
            </w:ins>
          </w:p>
        </w:tc>
        <w:tc>
          <w:tcPr>
            <w:tcW w:w="860" w:type="pct"/>
            <w:vAlign w:val="bottom"/>
          </w:tcPr>
          <w:p w14:paraId="1AC23664" w14:textId="0E4210F9" w:rsidR="00444460" w:rsidRPr="00760E09" w:rsidRDefault="00444460" w:rsidP="00444460">
            <w:pPr>
              <w:spacing w:before="60" w:after="60"/>
              <w:ind w:right="-15"/>
              <w:jc w:val="center"/>
              <w:rPr>
                <w:ins w:id="4300" w:author="Thu Huyen Tran" w:date="2023-12-05T20:51:00Z"/>
                <w:sz w:val="22"/>
              </w:rPr>
            </w:pPr>
            <w:ins w:id="4301" w:author="Thu Huyen Tran" w:date="2023-12-05T20:52:00Z">
              <w:r w:rsidRPr="00760E09">
                <w:rPr>
                  <w:sz w:val="22"/>
                  <w:rPrChange w:id="4302" w:author="Huyen Tran Thu" w:date="2025-04-28T20:03:00Z" w16du:dateUtc="2025-04-28T13:03:00Z">
                    <w:rPr>
                      <w:rFonts w:ascii="Arial" w:hAnsi="Arial" w:cs="Arial"/>
                      <w:color w:val="FF0000"/>
                      <w:sz w:val="20"/>
                      <w:szCs w:val="20"/>
                    </w:rPr>
                  </w:rPrChange>
                </w:rPr>
                <w:t xml:space="preserve">11.831.475 </w:t>
              </w:r>
            </w:ins>
          </w:p>
        </w:tc>
        <w:tc>
          <w:tcPr>
            <w:tcW w:w="939" w:type="pct"/>
            <w:vAlign w:val="bottom"/>
          </w:tcPr>
          <w:p w14:paraId="27AD5A3E" w14:textId="63349185" w:rsidR="00444460" w:rsidRPr="00760E09" w:rsidRDefault="00444460" w:rsidP="00444460">
            <w:pPr>
              <w:spacing w:before="60" w:after="60"/>
              <w:ind w:right="-15"/>
              <w:jc w:val="center"/>
              <w:rPr>
                <w:ins w:id="4303" w:author="Thu Huyen Tran" w:date="2023-12-05T20:51:00Z"/>
                <w:sz w:val="22"/>
              </w:rPr>
            </w:pPr>
            <w:ins w:id="4304" w:author="Thu Huyen Tran" w:date="2024-05-17T20:37:00Z" w16du:dateUtc="2024-05-17T13:37:00Z">
              <w:r w:rsidRPr="00760E09">
                <w:rPr>
                  <w:sz w:val="22"/>
                  <w:rPrChange w:id="4305" w:author="Huyen Tran Thu" w:date="2025-04-28T20:03:00Z" w16du:dateUtc="2025-04-28T13:03:00Z">
                    <w:rPr>
                      <w:rFonts w:ascii="Arial" w:hAnsi="Arial" w:cs="Arial"/>
                      <w:sz w:val="20"/>
                      <w:szCs w:val="20"/>
                    </w:rPr>
                  </w:rPrChange>
                </w:rPr>
                <w:t xml:space="preserve">4.941.346 </w:t>
              </w:r>
            </w:ins>
          </w:p>
        </w:tc>
        <w:tc>
          <w:tcPr>
            <w:tcW w:w="938" w:type="pct"/>
            <w:vAlign w:val="bottom"/>
          </w:tcPr>
          <w:p w14:paraId="406BD40A" w14:textId="4960C932" w:rsidR="00444460" w:rsidRPr="00760E09" w:rsidRDefault="00444460" w:rsidP="00444460">
            <w:pPr>
              <w:spacing w:before="60" w:after="60"/>
              <w:ind w:right="-15"/>
              <w:jc w:val="center"/>
              <w:rPr>
                <w:ins w:id="4306" w:author="Thu Huyen Tran" w:date="2023-12-05T20:51:00Z"/>
                <w:sz w:val="22"/>
              </w:rPr>
            </w:pPr>
            <w:ins w:id="4307" w:author="Thu Huyen Tran" w:date="2024-05-17T20:39:00Z" w16du:dateUtc="2024-05-17T13:39:00Z">
              <w:r w:rsidRPr="00760E09">
                <w:rPr>
                  <w:sz w:val="22"/>
                  <w:rPrChange w:id="4308" w:author="Huyen Tran Thu" w:date="2025-04-28T20:03:00Z" w16du:dateUtc="2025-04-28T13:03:00Z">
                    <w:rPr>
                      <w:rFonts w:ascii="Arial" w:hAnsi="Arial" w:cs="Arial"/>
                      <w:sz w:val="20"/>
                      <w:szCs w:val="20"/>
                    </w:rPr>
                  </w:rPrChange>
                </w:rPr>
                <w:t xml:space="preserve">3.458.942 </w:t>
              </w:r>
            </w:ins>
          </w:p>
        </w:tc>
        <w:tc>
          <w:tcPr>
            <w:tcW w:w="1014" w:type="pct"/>
            <w:vAlign w:val="bottom"/>
          </w:tcPr>
          <w:p w14:paraId="03B26378" w14:textId="5BAFC32B" w:rsidR="00444460" w:rsidRPr="00760E09" w:rsidRDefault="00444460" w:rsidP="00444460">
            <w:pPr>
              <w:spacing w:before="60" w:after="60"/>
              <w:ind w:right="-15"/>
              <w:jc w:val="center"/>
              <w:rPr>
                <w:ins w:id="4309" w:author="Thu Huyen Tran" w:date="2023-12-05T20:51:00Z"/>
                <w:sz w:val="22"/>
              </w:rPr>
            </w:pPr>
            <w:ins w:id="4310" w:author="Thu Huyen Tran" w:date="2024-05-17T20:39:00Z" w16du:dateUtc="2024-05-17T13:39:00Z">
              <w:r w:rsidRPr="00760E09">
                <w:rPr>
                  <w:sz w:val="22"/>
                  <w:rPrChange w:id="4311" w:author="Huyen Tran Thu" w:date="2025-04-28T20:03:00Z" w16du:dateUtc="2025-04-28T13:03:00Z">
                    <w:rPr>
                      <w:rFonts w:ascii="Arial" w:hAnsi="Arial" w:cs="Arial"/>
                      <w:sz w:val="20"/>
                      <w:szCs w:val="20"/>
                    </w:rPr>
                  </w:rPrChange>
                </w:rPr>
                <w:t xml:space="preserve">1.482.404 </w:t>
              </w:r>
            </w:ins>
          </w:p>
        </w:tc>
      </w:tr>
      <w:tr w:rsidR="00444460" w:rsidRPr="00760E09" w14:paraId="0704FAA3" w14:textId="77777777" w:rsidTr="008F0616">
        <w:trPr>
          <w:jc w:val="center"/>
          <w:ins w:id="4312" w:author="Thu Huyen Tran" w:date="2023-12-05T20:51:00Z"/>
        </w:trPr>
        <w:tc>
          <w:tcPr>
            <w:tcW w:w="371" w:type="pct"/>
            <w:vAlign w:val="center"/>
          </w:tcPr>
          <w:p w14:paraId="7C2A5D21" w14:textId="7DDEA151" w:rsidR="00444460" w:rsidRPr="00760E09" w:rsidRDefault="00444460" w:rsidP="00444460">
            <w:pPr>
              <w:spacing w:before="60" w:after="60"/>
              <w:ind w:right="-15"/>
              <w:jc w:val="center"/>
              <w:rPr>
                <w:ins w:id="4313" w:author="Thu Huyen Tran" w:date="2023-12-05T20:51:00Z"/>
                <w:sz w:val="22"/>
              </w:rPr>
            </w:pPr>
            <w:ins w:id="4314" w:author="Thu Huyen Tran" w:date="2023-12-05T20:51:00Z">
              <w:r w:rsidRPr="00760E09">
                <w:rPr>
                  <w:sz w:val="22"/>
                </w:rPr>
                <w:t>2016</w:t>
              </w:r>
            </w:ins>
          </w:p>
        </w:tc>
        <w:tc>
          <w:tcPr>
            <w:tcW w:w="878" w:type="pct"/>
            <w:vAlign w:val="bottom"/>
          </w:tcPr>
          <w:p w14:paraId="0043A744" w14:textId="3BA3CBB9" w:rsidR="00444460" w:rsidRPr="00760E09" w:rsidRDefault="00444460" w:rsidP="00444460">
            <w:pPr>
              <w:spacing w:before="60" w:after="60"/>
              <w:ind w:right="-15"/>
              <w:jc w:val="center"/>
              <w:rPr>
                <w:ins w:id="4315" w:author="Thu Huyen Tran" w:date="2023-12-05T20:51:00Z"/>
                <w:sz w:val="22"/>
              </w:rPr>
            </w:pPr>
            <w:ins w:id="4316" w:author="Thu Huyen Tran" w:date="2023-12-05T20:51:00Z">
              <w:r w:rsidRPr="00760E09">
                <w:rPr>
                  <w:sz w:val="22"/>
                  <w:rPrChange w:id="4317" w:author="Huyen Tran Thu" w:date="2025-04-28T20:03:00Z" w16du:dateUtc="2025-04-28T13:03:00Z">
                    <w:rPr>
                      <w:rFonts w:ascii="Arial" w:hAnsi="Arial" w:cs="Arial"/>
                      <w:color w:val="0070C0"/>
                      <w:sz w:val="20"/>
                      <w:szCs w:val="20"/>
                    </w:rPr>
                  </w:rPrChange>
                </w:rPr>
                <w:t xml:space="preserve">14.035.890 </w:t>
              </w:r>
            </w:ins>
          </w:p>
        </w:tc>
        <w:tc>
          <w:tcPr>
            <w:tcW w:w="860" w:type="pct"/>
            <w:vAlign w:val="bottom"/>
          </w:tcPr>
          <w:p w14:paraId="3E747AF3" w14:textId="1791E77E" w:rsidR="00444460" w:rsidRPr="00760E09" w:rsidRDefault="00444460" w:rsidP="00444460">
            <w:pPr>
              <w:spacing w:before="60" w:after="60"/>
              <w:ind w:right="-15"/>
              <w:jc w:val="center"/>
              <w:rPr>
                <w:ins w:id="4318" w:author="Thu Huyen Tran" w:date="2023-12-05T20:51:00Z"/>
                <w:sz w:val="22"/>
              </w:rPr>
            </w:pPr>
            <w:ins w:id="4319" w:author="Thu Huyen Tran" w:date="2023-12-05T20:52:00Z">
              <w:r w:rsidRPr="00760E09">
                <w:rPr>
                  <w:sz w:val="22"/>
                  <w:rPrChange w:id="4320" w:author="Huyen Tran Thu" w:date="2025-04-28T20:03:00Z" w16du:dateUtc="2025-04-28T13:03:00Z">
                    <w:rPr>
                      <w:rFonts w:ascii="Arial" w:hAnsi="Arial" w:cs="Arial"/>
                      <w:color w:val="0070C0"/>
                      <w:sz w:val="20"/>
                      <w:szCs w:val="20"/>
                    </w:rPr>
                  </w:rPrChange>
                </w:rPr>
                <w:t xml:space="preserve">12.105.955 </w:t>
              </w:r>
            </w:ins>
          </w:p>
        </w:tc>
        <w:tc>
          <w:tcPr>
            <w:tcW w:w="939" w:type="pct"/>
            <w:vAlign w:val="bottom"/>
          </w:tcPr>
          <w:p w14:paraId="159D8C4E" w14:textId="36EFC657" w:rsidR="00444460" w:rsidRPr="00760E09" w:rsidRDefault="00444460" w:rsidP="00444460">
            <w:pPr>
              <w:spacing w:before="60" w:after="60"/>
              <w:ind w:right="-15"/>
              <w:jc w:val="center"/>
              <w:rPr>
                <w:ins w:id="4321" w:author="Thu Huyen Tran" w:date="2023-12-05T20:51:00Z"/>
                <w:sz w:val="22"/>
              </w:rPr>
            </w:pPr>
            <w:ins w:id="4322" w:author="Thu Huyen Tran" w:date="2024-05-17T20:37:00Z" w16du:dateUtc="2024-05-17T13:37:00Z">
              <w:r w:rsidRPr="00760E09">
                <w:rPr>
                  <w:sz w:val="22"/>
                  <w:rPrChange w:id="4323" w:author="Huyen Tran Thu" w:date="2025-04-28T20:03:00Z" w16du:dateUtc="2025-04-28T13:03:00Z">
                    <w:rPr>
                      <w:rFonts w:ascii="Arial" w:hAnsi="Arial" w:cs="Arial"/>
                      <w:sz w:val="20"/>
                      <w:szCs w:val="20"/>
                    </w:rPr>
                  </w:rPrChange>
                </w:rPr>
                <w:t xml:space="preserve">4.156.435 </w:t>
              </w:r>
            </w:ins>
          </w:p>
        </w:tc>
        <w:tc>
          <w:tcPr>
            <w:tcW w:w="938" w:type="pct"/>
            <w:vAlign w:val="bottom"/>
          </w:tcPr>
          <w:p w14:paraId="581C4DE6" w14:textId="7F5F5B78" w:rsidR="00444460" w:rsidRPr="00760E09" w:rsidRDefault="00444460" w:rsidP="00444460">
            <w:pPr>
              <w:spacing w:before="60" w:after="60"/>
              <w:ind w:right="-15"/>
              <w:jc w:val="center"/>
              <w:rPr>
                <w:ins w:id="4324" w:author="Thu Huyen Tran" w:date="2023-12-05T20:51:00Z"/>
                <w:sz w:val="22"/>
              </w:rPr>
            </w:pPr>
            <w:ins w:id="4325" w:author="Thu Huyen Tran" w:date="2024-05-17T20:39:00Z" w16du:dateUtc="2024-05-17T13:39:00Z">
              <w:r w:rsidRPr="00760E09">
                <w:rPr>
                  <w:sz w:val="22"/>
                  <w:rPrChange w:id="4326" w:author="Huyen Tran Thu" w:date="2025-04-28T20:03:00Z" w16du:dateUtc="2025-04-28T13:03:00Z">
                    <w:rPr>
                      <w:rFonts w:ascii="Arial" w:hAnsi="Arial" w:cs="Arial"/>
                      <w:sz w:val="20"/>
                      <w:szCs w:val="20"/>
                    </w:rPr>
                  </w:rPrChange>
                </w:rPr>
                <w:t xml:space="preserve">2.909.504 </w:t>
              </w:r>
            </w:ins>
          </w:p>
        </w:tc>
        <w:tc>
          <w:tcPr>
            <w:tcW w:w="1014" w:type="pct"/>
            <w:vAlign w:val="bottom"/>
          </w:tcPr>
          <w:p w14:paraId="50E547EC" w14:textId="0D5EF8D8" w:rsidR="00444460" w:rsidRPr="00760E09" w:rsidRDefault="00444460" w:rsidP="00444460">
            <w:pPr>
              <w:spacing w:before="60" w:after="60"/>
              <w:ind w:right="-15"/>
              <w:jc w:val="center"/>
              <w:rPr>
                <w:ins w:id="4327" w:author="Thu Huyen Tran" w:date="2023-12-05T20:51:00Z"/>
                <w:sz w:val="22"/>
              </w:rPr>
            </w:pPr>
            <w:ins w:id="4328" w:author="Thu Huyen Tran" w:date="2024-05-17T20:39:00Z" w16du:dateUtc="2024-05-17T13:39:00Z">
              <w:r w:rsidRPr="00760E09">
                <w:rPr>
                  <w:sz w:val="22"/>
                  <w:rPrChange w:id="4329" w:author="Huyen Tran Thu" w:date="2025-04-28T20:03:00Z" w16du:dateUtc="2025-04-28T13:03:00Z">
                    <w:rPr>
                      <w:rFonts w:ascii="Arial" w:hAnsi="Arial" w:cs="Arial"/>
                      <w:sz w:val="20"/>
                      <w:szCs w:val="20"/>
                    </w:rPr>
                  </w:rPrChange>
                </w:rPr>
                <w:t xml:space="preserve">1.246.930 </w:t>
              </w:r>
            </w:ins>
          </w:p>
        </w:tc>
      </w:tr>
      <w:tr w:rsidR="00444460" w:rsidRPr="00760E09" w14:paraId="3927269E" w14:textId="77777777" w:rsidTr="008F0616">
        <w:trPr>
          <w:jc w:val="center"/>
          <w:ins w:id="4330" w:author="Thu Huyen Tran" w:date="2023-12-05T20:51:00Z"/>
        </w:trPr>
        <w:tc>
          <w:tcPr>
            <w:tcW w:w="371" w:type="pct"/>
            <w:vAlign w:val="center"/>
          </w:tcPr>
          <w:p w14:paraId="650FE0C8" w14:textId="60DF8AF9" w:rsidR="00444460" w:rsidRPr="00760E09" w:rsidRDefault="00444460" w:rsidP="00444460">
            <w:pPr>
              <w:spacing w:before="60" w:after="60"/>
              <w:ind w:right="-15"/>
              <w:jc w:val="center"/>
              <w:rPr>
                <w:ins w:id="4331" w:author="Thu Huyen Tran" w:date="2023-12-05T20:51:00Z"/>
                <w:sz w:val="22"/>
              </w:rPr>
            </w:pPr>
            <w:ins w:id="4332" w:author="Thu Huyen Tran" w:date="2023-12-05T20:51:00Z">
              <w:r w:rsidRPr="00760E09">
                <w:rPr>
                  <w:sz w:val="22"/>
                </w:rPr>
                <w:t>2017</w:t>
              </w:r>
            </w:ins>
          </w:p>
        </w:tc>
        <w:tc>
          <w:tcPr>
            <w:tcW w:w="878" w:type="pct"/>
            <w:vAlign w:val="bottom"/>
          </w:tcPr>
          <w:p w14:paraId="2D2F40E2" w14:textId="15CB51C0" w:rsidR="00444460" w:rsidRPr="00760E09" w:rsidRDefault="00444460" w:rsidP="00444460">
            <w:pPr>
              <w:spacing w:before="60" w:after="60"/>
              <w:ind w:right="-15"/>
              <w:jc w:val="center"/>
              <w:rPr>
                <w:ins w:id="4333" w:author="Thu Huyen Tran" w:date="2023-12-05T20:51:00Z"/>
                <w:sz w:val="22"/>
              </w:rPr>
            </w:pPr>
            <w:ins w:id="4334" w:author="Thu Huyen Tran" w:date="2023-12-05T20:51:00Z">
              <w:r w:rsidRPr="00760E09">
                <w:rPr>
                  <w:sz w:val="22"/>
                  <w:rPrChange w:id="4335" w:author="Huyen Tran Thu" w:date="2025-04-28T20:03:00Z" w16du:dateUtc="2025-04-28T13:03:00Z">
                    <w:rPr>
                      <w:rFonts w:ascii="Arial" w:hAnsi="Arial" w:cs="Arial"/>
                      <w:color w:val="0070C0"/>
                      <w:sz w:val="20"/>
                      <w:szCs w:val="20"/>
                    </w:rPr>
                  </w:rPrChange>
                </w:rPr>
                <w:t xml:space="preserve">15.884.800 </w:t>
              </w:r>
            </w:ins>
          </w:p>
        </w:tc>
        <w:tc>
          <w:tcPr>
            <w:tcW w:w="860" w:type="pct"/>
            <w:vAlign w:val="bottom"/>
          </w:tcPr>
          <w:p w14:paraId="08D8EAFB" w14:textId="536A87BE" w:rsidR="00444460" w:rsidRPr="00760E09" w:rsidRDefault="00444460" w:rsidP="00444460">
            <w:pPr>
              <w:spacing w:before="60" w:after="60"/>
              <w:ind w:right="-15"/>
              <w:jc w:val="center"/>
              <w:rPr>
                <w:ins w:id="4336" w:author="Thu Huyen Tran" w:date="2023-12-05T20:51:00Z"/>
                <w:sz w:val="22"/>
              </w:rPr>
            </w:pPr>
            <w:ins w:id="4337" w:author="Thu Huyen Tran" w:date="2023-12-05T20:52:00Z">
              <w:r w:rsidRPr="00760E09">
                <w:rPr>
                  <w:sz w:val="22"/>
                  <w:rPrChange w:id="4338" w:author="Huyen Tran Thu" w:date="2025-04-28T20:03:00Z" w16du:dateUtc="2025-04-28T13:03:00Z">
                    <w:rPr>
                      <w:rFonts w:ascii="Arial" w:hAnsi="Arial" w:cs="Arial"/>
                      <w:color w:val="FF0000"/>
                      <w:sz w:val="20"/>
                      <w:szCs w:val="20"/>
                    </w:rPr>
                  </w:rPrChange>
                </w:rPr>
                <w:t xml:space="preserve">13.799.920 </w:t>
              </w:r>
            </w:ins>
          </w:p>
        </w:tc>
        <w:tc>
          <w:tcPr>
            <w:tcW w:w="939" w:type="pct"/>
            <w:vAlign w:val="bottom"/>
          </w:tcPr>
          <w:p w14:paraId="04BB609A" w14:textId="2C79D628" w:rsidR="00444460" w:rsidRPr="00760E09" w:rsidRDefault="00444460" w:rsidP="00444460">
            <w:pPr>
              <w:spacing w:before="60" w:after="60"/>
              <w:ind w:right="-15"/>
              <w:jc w:val="center"/>
              <w:rPr>
                <w:ins w:id="4339" w:author="Thu Huyen Tran" w:date="2023-12-05T20:51:00Z"/>
                <w:sz w:val="22"/>
              </w:rPr>
            </w:pPr>
            <w:ins w:id="4340" w:author="Thu Huyen Tran" w:date="2024-05-17T20:37:00Z" w16du:dateUtc="2024-05-17T13:37:00Z">
              <w:r w:rsidRPr="00760E09">
                <w:rPr>
                  <w:sz w:val="22"/>
                  <w:rPrChange w:id="4341" w:author="Huyen Tran Thu" w:date="2025-04-28T20:03:00Z" w16du:dateUtc="2025-04-28T13:03:00Z">
                    <w:rPr>
                      <w:rFonts w:ascii="Arial" w:hAnsi="Arial" w:cs="Arial"/>
                      <w:sz w:val="20"/>
                      <w:szCs w:val="20"/>
                    </w:rPr>
                  </w:rPrChange>
                </w:rPr>
                <w:t xml:space="preserve">4.342.770 </w:t>
              </w:r>
            </w:ins>
          </w:p>
        </w:tc>
        <w:tc>
          <w:tcPr>
            <w:tcW w:w="938" w:type="pct"/>
            <w:vAlign w:val="bottom"/>
          </w:tcPr>
          <w:p w14:paraId="23759704" w14:textId="5DDB4D56" w:rsidR="00444460" w:rsidRPr="00760E09" w:rsidRDefault="00444460" w:rsidP="00444460">
            <w:pPr>
              <w:spacing w:before="60" w:after="60"/>
              <w:ind w:right="-15"/>
              <w:jc w:val="center"/>
              <w:rPr>
                <w:ins w:id="4342" w:author="Thu Huyen Tran" w:date="2023-12-05T20:51:00Z"/>
                <w:sz w:val="22"/>
              </w:rPr>
            </w:pPr>
            <w:ins w:id="4343" w:author="Thu Huyen Tran" w:date="2024-05-17T20:39:00Z" w16du:dateUtc="2024-05-17T13:39:00Z">
              <w:r w:rsidRPr="00760E09">
                <w:rPr>
                  <w:sz w:val="22"/>
                  <w:rPrChange w:id="4344" w:author="Huyen Tran Thu" w:date="2025-04-28T20:03:00Z" w16du:dateUtc="2025-04-28T13:03:00Z">
                    <w:rPr>
                      <w:rFonts w:ascii="Arial" w:hAnsi="Arial" w:cs="Arial"/>
                      <w:sz w:val="20"/>
                      <w:szCs w:val="20"/>
                    </w:rPr>
                  </w:rPrChange>
                </w:rPr>
                <w:t xml:space="preserve">3.039.939 </w:t>
              </w:r>
            </w:ins>
          </w:p>
        </w:tc>
        <w:tc>
          <w:tcPr>
            <w:tcW w:w="1014" w:type="pct"/>
            <w:vAlign w:val="bottom"/>
          </w:tcPr>
          <w:p w14:paraId="712F283A" w14:textId="5117F691" w:rsidR="00444460" w:rsidRPr="00760E09" w:rsidRDefault="00444460" w:rsidP="00444460">
            <w:pPr>
              <w:spacing w:before="60" w:after="60"/>
              <w:ind w:right="-15"/>
              <w:jc w:val="center"/>
              <w:rPr>
                <w:ins w:id="4345" w:author="Thu Huyen Tran" w:date="2023-12-05T20:51:00Z"/>
                <w:sz w:val="22"/>
              </w:rPr>
            </w:pPr>
            <w:ins w:id="4346" w:author="Thu Huyen Tran" w:date="2024-05-17T20:39:00Z" w16du:dateUtc="2024-05-17T13:39:00Z">
              <w:r w:rsidRPr="00760E09">
                <w:rPr>
                  <w:sz w:val="22"/>
                  <w:rPrChange w:id="4347" w:author="Huyen Tran Thu" w:date="2025-04-28T20:03:00Z" w16du:dateUtc="2025-04-28T13:03:00Z">
                    <w:rPr>
                      <w:rFonts w:ascii="Arial" w:hAnsi="Arial" w:cs="Arial"/>
                      <w:sz w:val="20"/>
                      <w:szCs w:val="20"/>
                    </w:rPr>
                  </w:rPrChange>
                </w:rPr>
                <w:t xml:space="preserve">1.302.831 </w:t>
              </w:r>
            </w:ins>
          </w:p>
        </w:tc>
      </w:tr>
      <w:tr w:rsidR="00444460" w:rsidRPr="00760E09" w14:paraId="302FD081" w14:textId="77777777" w:rsidTr="008F0616">
        <w:trPr>
          <w:jc w:val="center"/>
          <w:ins w:id="4348" w:author="Thu Huyen Tran" w:date="2023-12-05T20:51:00Z"/>
        </w:trPr>
        <w:tc>
          <w:tcPr>
            <w:tcW w:w="371" w:type="pct"/>
            <w:vAlign w:val="center"/>
          </w:tcPr>
          <w:p w14:paraId="2E014474" w14:textId="7AE357AF" w:rsidR="00444460" w:rsidRPr="00760E09" w:rsidRDefault="00444460" w:rsidP="00444460">
            <w:pPr>
              <w:spacing w:before="60" w:after="60"/>
              <w:ind w:right="-15"/>
              <w:jc w:val="center"/>
              <w:rPr>
                <w:ins w:id="4349" w:author="Thu Huyen Tran" w:date="2023-12-05T20:51:00Z"/>
                <w:sz w:val="22"/>
              </w:rPr>
            </w:pPr>
            <w:ins w:id="4350" w:author="Thu Huyen Tran" w:date="2023-12-05T20:51:00Z">
              <w:r w:rsidRPr="00760E09">
                <w:rPr>
                  <w:sz w:val="22"/>
                </w:rPr>
                <w:t>2018</w:t>
              </w:r>
            </w:ins>
          </w:p>
        </w:tc>
        <w:tc>
          <w:tcPr>
            <w:tcW w:w="878" w:type="pct"/>
            <w:vAlign w:val="bottom"/>
          </w:tcPr>
          <w:p w14:paraId="01ABF3CE" w14:textId="340BE88D" w:rsidR="00444460" w:rsidRPr="00760E09" w:rsidRDefault="00444460" w:rsidP="00444460">
            <w:pPr>
              <w:spacing w:before="60" w:after="60"/>
              <w:ind w:right="-15"/>
              <w:jc w:val="center"/>
              <w:rPr>
                <w:ins w:id="4351" w:author="Thu Huyen Tran" w:date="2023-12-05T20:51:00Z"/>
                <w:sz w:val="22"/>
              </w:rPr>
            </w:pPr>
            <w:ins w:id="4352" w:author="Thu Huyen Tran" w:date="2023-12-05T20:51:00Z">
              <w:r w:rsidRPr="00760E09">
                <w:rPr>
                  <w:sz w:val="22"/>
                  <w:rPrChange w:id="4353" w:author="Huyen Tran Thu" w:date="2025-04-28T20:03:00Z" w16du:dateUtc="2025-04-28T13:03:00Z">
                    <w:rPr>
                      <w:rFonts w:ascii="Arial" w:hAnsi="Arial" w:cs="Arial"/>
                      <w:color w:val="0070C0"/>
                      <w:sz w:val="20"/>
                      <w:szCs w:val="20"/>
                    </w:rPr>
                  </w:rPrChange>
                </w:rPr>
                <w:t xml:space="preserve">16.877.600 </w:t>
              </w:r>
            </w:ins>
          </w:p>
        </w:tc>
        <w:tc>
          <w:tcPr>
            <w:tcW w:w="860" w:type="pct"/>
            <w:vAlign w:val="bottom"/>
          </w:tcPr>
          <w:p w14:paraId="3CB4DB43" w14:textId="38E65BFD" w:rsidR="00444460" w:rsidRPr="00760E09" w:rsidRDefault="00444460" w:rsidP="00444460">
            <w:pPr>
              <w:spacing w:before="60" w:after="60"/>
              <w:ind w:right="-15"/>
              <w:jc w:val="center"/>
              <w:rPr>
                <w:ins w:id="4354" w:author="Thu Huyen Tran" w:date="2023-12-05T20:51:00Z"/>
                <w:sz w:val="22"/>
              </w:rPr>
            </w:pPr>
            <w:ins w:id="4355" w:author="Thu Huyen Tran" w:date="2023-12-05T20:52:00Z">
              <w:r w:rsidRPr="00760E09">
                <w:rPr>
                  <w:sz w:val="22"/>
                  <w:rPrChange w:id="4356" w:author="Huyen Tran Thu" w:date="2025-04-28T20:03:00Z" w16du:dateUtc="2025-04-28T13:03:00Z">
                    <w:rPr>
                      <w:rFonts w:ascii="Arial" w:hAnsi="Arial" w:cs="Arial"/>
                      <w:color w:val="FF0000"/>
                      <w:sz w:val="20"/>
                      <w:szCs w:val="20"/>
                    </w:rPr>
                  </w:rPrChange>
                </w:rPr>
                <w:t xml:space="preserve">14.767.900 </w:t>
              </w:r>
            </w:ins>
          </w:p>
        </w:tc>
        <w:tc>
          <w:tcPr>
            <w:tcW w:w="939" w:type="pct"/>
            <w:vAlign w:val="bottom"/>
          </w:tcPr>
          <w:p w14:paraId="014C6061" w14:textId="43FB5F95" w:rsidR="00444460" w:rsidRPr="00760E09" w:rsidRDefault="00444460" w:rsidP="00444460">
            <w:pPr>
              <w:spacing w:before="60" w:after="60"/>
              <w:ind w:right="-15"/>
              <w:jc w:val="center"/>
              <w:rPr>
                <w:ins w:id="4357" w:author="Thu Huyen Tran" w:date="2023-12-05T20:51:00Z"/>
                <w:sz w:val="22"/>
              </w:rPr>
            </w:pPr>
            <w:ins w:id="4358" w:author="Thu Huyen Tran" w:date="2024-05-17T20:37:00Z" w16du:dateUtc="2024-05-17T13:37:00Z">
              <w:r w:rsidRPr="00760E09">
                <w:rPr>
                  <w:sz w:val="22"/>
                  <w:rPrChange w:id="4359" w:author="Huyen Tran Thu" w:date="2025-04-28T20:03:00Z" w16du:dateUtc="2025-04-28T13:03:00Z">
                    <w:rPr>
                      <w:rFonts w:ascii="Arial" w:hAnsi="Arial" w:cs="Arial"/>
                      <w:sz w:val="20"/>
                      <w:szCs w:val="20"/>
                    </w:rPr>
                  </w:rPrChange>
                </w:rPr>
                <w:t xml:space="preserve">4.420.880 </w:t>
              </w:r>
            </w:ins>
          </w:p>
        </w:tc>
        <w:tc>
          <w:tcPr>
            <w:tcW w:w="938" w:type="pct"/>
            <w:vAlign w:val="bottom"/>
          </w:tcPr>
          <w:p w14:paraId="6A1A14D8" w14:textId="557107E8" w:rsidR="00444460" w:rsidRPr="00760E09" w:rsidRDefault="00444460" w:rsidP="00444460">
            <w:pPr>
              <w:spacing w:before="60" w:after="60"/>
              <w:ind w:right="-15"/>
              <w:jc w:val="center"/>
              <w:rPr>
                <w:ins w:id="4360" w:author="Thu Huyen Tran" w:date="2023-12-05T20:51:00Z"/>
                <w:sz w:val="22"/>
              </w:rPr>
            </w:pPr>
            <w:ins w:id="4361" w:author="Thu Huyen Tran" w:date="2024-05-17T20:39:00Z" w16du:dateUtc="2024-05-17T13:39:00Z">
              <w:r w:rsidRPr="00760E09">
                <w:rPr>
                  <w:sz w:val="22"/>
                  <w:rPrChange w:id="4362" w:author="Huyen Tran Thu" w:date="2025-04-28T20:03:00Z" w16du:dateUtc="2025-04-28T13:03:00Z">
                    <w:rPr>
                      <w:rFonts w:ascii="Arial" w:hAnsi="Arial" w:cs="Arial"/>
                      <w:sz w:val="20"/>
                      <w:szCs w:val="20"/>
                    </w:rPr>
                  </w:rPrChange>
                </w:rPr>
                <w:t xml:space="preserve">3.094.616 </w:t>
              </w:r>
            </w:ins>
          </w:p>
        </w:tc>
        <w:tc>
          <w:tcPr>
            <w:tcW w:w="1014" w:type="pct"/>
            <w:vAlign w:val="bottom"/>
          </w:tcPr>
          <w:p w14:paraId="059E97BD" w14:textId="01D833EB" w:rsidR="00444460" w:rsidRPr="00760E09" w:rsidRDefault="00444460" w:rsidP="00444460">
            <w:pPr>
              <w:spacing w:before="60" w:after="60"/>
              <w:ind w:right="-15"/>
              <w:jc w:val="center"/>
              <w:rPr>
                <w:ins w:id="4363" w:author="Thu Huyen Tran" w:date="2023-12-05T20:51:00Z"/>
                <w:sz w:val="22"/>
              </w:rPr>
            </w:pPr>
            <w:ins w:id="4364" w:author="Thu Huyen Tran" w:date="2024-05-17T20:39:00Z" w16du:dateUtc="2024-05-17T13:39:00Z">
              <w:r w:rsidRPr="00760E09">
                <w:rPr>
                  <w:sz w:val="22"/>
                  <w:rPrChange w:id="4365" w:author="Huyen Tran Thu" w:date="2025-04-28T20:03:00Z" w16du:dateUtc="2025-04-28T13:03:00Z">
                    <w:rPr>
                      <w:rFonts w:ascii="Arial" w:hAnsi="Arial" w:cs="Arial"/>
                      <w:sz w:val="20"/>
                      <w:szCs w:val="20"/>
                    </w:rPr>
                  </w:rPrChange>
                </w:rPr>
                <w:t xml:space="preserve">1.326.264 </w:t>
              </w:r>
            </w:ins>
          </w:p>
        </w:tc>
      </w:tr>
      <w:tr w:rsidR="00760E09" w:rsidRPr="00760E09" w14:paraId="470EFDEE" w14:textId="77777777" w:rsidTr="008F0616">
        <w:trPr>
          <w:jc w:val="center"/>
          <w:ins w:id="4366" w:author="Huyen Tran Thu" w:date="2025-04-28T20:01:00Z"/>
        </w:trPr>
        <w:tc>
          <w:tcPr>
            <w:tcW w:w="371" w:type="pct"/>
            <w:vAlign w:val="center"/>
          </w:tcPr>
          <w:p w14:paraId="6BB3DF25" w14:textId="10698BF0" w:rsidR="00760E09" w:rsidRPr="00760E09" w:rsidRDefault="00760E09" w:rsidP="00760E09">
            <w:pPr>
              <w:spacing w:before="60" w:after="60"/>
              <w:ind w:right="-15"/>
              <w:jc w:val="center"/>
              <w:rPr>
                <w:ins w:id="4367" w:author="Huyen Tran Thu" w:date="2025-04-28T20:01:00Z" w16du:dateUtc="2025-04-28T13:01:00Z"/>
                <w:sz w:val="22"/>
              </w:rPr>
            </w:pPr>
            <w:ins w:id="4368" w:author="Huyen Tran Thu" w:date="2025-04-28T20:01:00Z" w16du:dateUtc="2025-04-28T13:01:00Z">
              <w:r w:rsidRPr="00760E09">
                <w:rPr>
                  <w:sz w:val="22"/>
                </w:rPr>
                <w:t>2019</w:t>
              </w:r>
            </w:ins>
          </w:p>
        </w:tc>
        <w:tc>
          <w:tcPr>
            <w:tcW w:w="878" w:type="pct"/>
            <w:vAlign w:val="bottom"/>
          </w:tcPr>
          <w:p w14:paraId="6E8475D7" w14:textId="438E57AD" w:rsidR="00760E09" w:rsidRPr="00760E09" w:rsidRDefault="00760E09" w:rsidP="00760E09">
            <w:pPr>
              <w:spacing w:before="60" w:after="60"/>
              <w:ind w:right="-15"/>
              <w:jc w:val="center"/>
              <w:rPr>
                <w:ins w:id="4369" w:author="Huyen Tran Thu" w:date="2025-04-28T20:01:00Z" w16du:dateUtc="2025-04-28T13:01:00Z"/>
                <w:sz w:val="22"/>
              </w:rPr>
            </w:pPr>
            <w:ins w:id="4370" w:author="Huyen Tran Thu" w:date="2025-04-28T20:02:00Z" w16du:dateUtc="2025-04-28T13:02:00Z">
              <w:r w:rsidRPr="00760E09">
                <w:rPr>
                  <w:color w:val="0070C0"/>
                  <w:sz w:val="22"/>
                  <w:rPrChange w:id="4371" w:author="Huyen Tran Thu" w:date="2025-04-28T20:03:00Z" w16du:dateUtc="2025-04-28T13:03:00Z">
                    <w:rPr>
                      <w:rFonts w:ascii="Arial" w:hAnsi="Arial" w:cs="Arial"/>
                      <w:color w:val="0070C0"/>
                      <w:sz w:val="20"/>
                      <w:szCs w:val="20"/>
                    </w:rPr>
                  </w:rPrChange>
                </w:rPr>
                <w:t xml:space="preserve">17.870.400 </w:t>
              </w:r>
            </w:ins>
          </w:p>
        </w:tc>
        <w:tc>
          <w:tcPr>
            <w:tcW w:w="860" w:type="pct"/>
            <w:vAlign w:val="bottom"/>
          </w:tcPr>
          <w:p w14:paraId="6AA9AC6B" w14:textId="17BAB83C" w:rsidR="00760E09" w:rsidRPr="00760E09" w:rsidRDefault="00760E09" w:rsidP="00760E09">
            <w:pPr>
              <w:spacing w:before="60" w:after="60"/>
              <w:ind w:right="-15"/>
              <w:jc w:val="center"/>
              <w:rPr>
                <w:ins w:id="4372" w:author="Huyen Tran Thu" w:date="2025-04-28T20:01:00Z" w16du:dateUtc="2025-04-28T13:01:00Z"/>
                <w:sz w:val="22"/>
              </w:rPr>
            </w:pPr>
            <w:ins w:id="4373" w:author="Huyen Tran Thu" w:date="2025-04-28T20:02:00Z" w16du:dateUtc="2025-04-28T13:02:00Z">
              <w:r w:rsidRPr="00760E09">
                <w:rPr>
                  <w:color w:val="0070C0"/>
                  <w:sz w:val="22"/>
                  <w:rPrChange w:id="4374" w:author="Huyen Tran Thu" w:date="2025-04-28T20:03:00Z" w16du:dateUtc="2025-04-28T13:03:00Z">
                    <w:rPr>
                      <w:rFonts w:ascii="Arial" w:hAnsi="Arial" w:cs="Arial"/>
                      <w:color w:val="0070C0"/>
                      <w:sz w:val="20"/>
                      <w:szCs w:val="20"/>
                    </w:rPr>
                  </w:rPrChange>
                </w:rPr>
                <w:t xml:space="preserve">15.748.290 </w:t>
              </w:r>
            </w:ins>
          </w:p>
        </w:tc>
        <w:tc>
          <w:tcPr>
            <w:tcW w:w="939" w:type="pct"/>
            <w:vAlign w:val="bottom"/>
          </w:tcPr>
          <w:p w14:paraId="0A4873B2" w14:textId="06487902" w:rsidR="00760E09" w:rsidRPr="00760E09" w:rsidRDefault="00760E09" w:rsidP="00760E09">
            <w:pPr>
              <w:spacing w:before="60" w:after="60"/>
              <w:ind w:right="-15"/>
              <w:jc w:val="center"/>
              <w:rPr>
                <w:ins w:id="4375" w:author="Huyen Tran Thu" w:date="2025-04-28T20:01:00Z" w16du:dateUtc="2025-04-28T13:01:00Z"/>
                <w:sz w:val="22"/>
              </w:rPr>
            </w:pPr>
            <w:ins w:id="4376" w:author="Huyen Tran Thu" w:date="2025-04-28T20:02:00Z" w16du:dateUtc="2025-04-28T13:02:00Z">
              <w:r w:rsidRPr="00760E09">
                <w:rPr>
                  <w:sz w:val="22"/>
                  <w:rPrChange w:id="4377" w:author="Huyen Tran Thu" w:date="2025-04-28T20:03:00Z" w16du:dateUtc="2025-04-28T13:03:00Z">
                    <w:rPr>
                      <w:rFonts w:ascii="Arial" w:hAnsi="Arial" w:cs="Arial"/>
                      <w:sz w:val="20"/>
                      <w:szCs w:val="20"/>
                    </w:rPr>
                  </w:rPrChange>
                </w:rPr>
                <w:t xml:space="preserve">4.440.919 </w:t>
              </w:r>
            </w:ins>
          </w:p>
        </w:tc>
        <w:tc>
          <w:tcPr>
            <w:tcW w:w="938" w:type="pct"/>
            <w:vAlign w:val="bottom"/>
          </w:tcPr>
          <w:p w14:paraId="188B1995" w14:textId="0681EFCF" w:rsidR="00760E09" w:rsidRPr="00760E09" w:rsidRDefault="00760E09" w:rsidP="00760E09">
            <w:pPr>
              <w:spacing w:before="60" w:after="60"/>
              <w:ind w:right="-15"/>
              <w:jc w:val="center"/>
              <w:rPr>
                <w:ins w:id="4378" w:author="Huyen Tran Thu" w:date="2025-04-28T20:01:00Z" w16du:dateUtc="2025-04-28T13:01:00Z"/>
                <w:sz w:val="22"/>
              </w:rPr>
            </w:pPr>
            <w:ins w:id="4379" w:author="Huyen Tran Thu" w:date="2025-04-28T20:02:00Z" w16du:dateUtc="2025-04-28T13:02:00Z">
              <w:r w:rsidRPr="00760E09">
                <w:rPr>
                  <w:sz w:val="22"/>
                  <w:rPrChange w:id="4380" w:author="Huyen Tran Thu" w:date="2025-04-28T20:03:00Z" w16du:dateUtc="2025-04-28T13:03:00Z">
                    <w:rPr>
                      <w:rFonts w:ascii="Arial" w:hAnsi="Arial" w:cs="Arial"/>
                      <w:sz w:val="20"/>
                      <w:szCs w:val="20"/>
                    </w:rPr>
                  </w:rPrChange>
                </w:rPr>
                <w:t xml:space="preserve">3.108.643 </w:t>
              </w:r>
            </w:ins>
          </w:p>
        </w:tc>
        <w:tc>
          <w:tcPr>
            <w:tcW w:w="1014" w:type="pct"/>
            <w:vAlign w:val="bottom"/>
          </w:tcPr>
          <w:p w14:paraId="2B611929" w14:textId="3C0F49A3" w:rsidR="00760E09" w:rsidRPr="00760E09" w:rsidRDefault="00760E09" w:rsidP="00760E09">
            <w:pPr>
              <w:spacing w:before="60" w:after="60"/>
              <w:ind w:right="-15"/>
              <w:jc w:val="center"/>
              <w:rPr>
                <w:ins w:id="4381" w:author="Huyen Tran Thu" w:date="2025-04-28T20:01:00Z" w16du:dateUtc="2025-04-28T13:01:00Z"/>
                <w:sz w:val="22"/>
              </w:rPr>
            </w:pPr>
            <w:ins w:id="4382" w:author="Huyen Tran Thu" w:date="2025-04-28T20:02:00Z" w16du:dateUtc="2025-04-28T13:02:00Z">
              <w:r w:rsidRPr="00760E09">
                <w:rPr>
                  <w:sz w:val="22"/>
                  <w:rPrChange w:id="4383" w:author="Huyen Tran Thu" w:date="2025-04-28T20:03:00Z" w16du:dateUtc="2025-04-28T13:03:00Z">
                    <w:rPr>
                      <w:rFonts w:ascii="Arial" w:hAnsi="Arial" w:cs="Arial"/>
                      <w:sz w:val="20"/>
                      <w:szCs w:val="20"/>
                    </w:rPr>
                  </w:rPrChange>
                </w:rPr>
                <w:t xml:space="preserve">1.332.276 </w:t>
              </w:r>
            </w:ins>
          </w:p>
        </w:tc>
      </w:tr>
      <w:tr w:rsidR="00760E09" w:rsidRPr="00760E09" w14:paraId="49833C75" w14:textId="77777777" w:rsidTr="008F0616">
        <w:trPr>
          <w:jc w:val="center"/>
          <w:ins w:id="4384" w:author="Huyen Tran Thu" w:date="2025-04-28T20:01:00Z"/>
        </w:trPr>
        <w:tc>
          <w:tcPr>
            <w:tcW w:w="371" w:type="pct"/>
            <w:vAlign w:val="center"/>
          </w:tcPr>
          <w:p w14:paraId="0C0DBCEC" w14:textId="546CDF34" w:rsidR="00760E09" w:rsidRPr="00760E09" w:rsidRDefault="00760E09" w:rsidP="00760E09">
            <w:pPr>
              <w:spacing w:before="60" w:after="60"/>
              <w:ind w:right="-15"/>
              <w:jc w:val="center"/>
              <w:rPr>
                <w:ins w:id="4385" w:author="Huyen Tran Thu" w:date="2025-04-28T20:01:00Z" w16du:dateUtc="2025-04-28T13:01:00Z"/>
                <w:sz w:val="22"/>
              </w:rPr>
            </w:pPr>
            <w:ins w:id="4386" w:author="Huyen Tran Thu" w:date="2025-04-28T20:01:00Z" w16du:dateUtc="2025-04-28T13:01:00Z">
              <w:r w:rsidRPr="00760E09">
                <w:rPr>
                  <w:sz w:val="22"/>
                </w:rPr>
                <w:t>2020</w:t>
              </w:r>
            </w:ins>
          </w:p>
        </w:tc>
        <w:tc>
          <w:tcPr>
            <w:tcW w:w="878" w:type="pct"/>
            <w:vAlign w:val="bottom"/>
          </w:tcPr>
          <w:p w14:paraId="06155A71" w14:textId="46C65553" w:rsidR="00760E09" w:rsidRPr="00760E09" w:rsidRDefault="00760E09" w:rsidP="00760E09">
            <w:pPr>
              <w:spacing w:before="60" w:after="60"/>
              <w:ind w:right="-15"/>
              <w:jc w:val="center"/>
              <w:rPr>
                <w:ins w:id="4387" w:author="Huyen Tran Thu" w:date="2025-04-28T20:01:00Z" w16du:dateUtc="2025-04-28T13:01:00Z"/>
                <w:sz w:val="22"/>
              </w:rPr>
            </w:pPr>
            <w:ins w:id="4388" w:author="Huyen Tran Thu" w:date="2025-04-28T20:02:00Z" w16du:dateUtc="2025-04-28T13:02:00Z">
              <w:r w:rsidRPr="00760E09">
                <w:rPr>
                  <w:color w:val="0070C0"/>
                  <w:sz w:val="22"/>
                  <w:rPrChange w:id="4389" w:author="Huyen Tran Thu" w:date="2025-04-28T20:03:00Z" w16du:dateUtc="2025-04-28T13:03:00Z">
                    <w:rPr>
                      <w:rFonts w:ascii="Arial" w:hAnsi="Arial" w:cs="Arial"/>
                      <w:color w:val="0070C0"/>
                      <w:sz w:val="20"/>
                      <w:szCs w:val="20"/>
                    </w:rPr>
                  </w:rPrChange>
                </w:rPr>
                <w:t xml:space="preserve">20.647.613 </w:t>
              </w:r>
            </w:ins>
          </w:p>
        </w:tc>
        <w:tc>
          <w:tcPr>
            <w:tcW w:w="860" w:type="pct"/>
            <w:vAlign w:val="bottom"/>
          </w:tcPr>
          <w:p w14:paraId="7C3B5712" w14:textId="713A81ED" w:rsidR="00760E09" w:rsidRPr="00760E09" w:rsidRDefault="00760E09" w:rsidP="00760E09">
            <w:pPr>
              <w:spacing w:before="60" w:after="60"/>
              <w:ind w:right="-15"/>
              <w:jc w:val="center"/>
              <w:rPr>
                <w:ins w:id="4390" w:author="Huyen Tran Thu" w:date="2025-04-28T20:01:00Z" w16du:dateUtc="2025-04-28T13:01:00Z"/>
                <w:sz w:val="22"/>
              </w:rPr>
            </w:pPr>
            <w:ins w:id="4391" w:author="Huyen Tran Thu" w:date="2025-04-28T20:02:00Z" w16du:dateUtc="2025-04-28T13:02:00Z">
              <w:r w:rsidRPr="00760E09">
                <w:rPr>
                  <w:sz w:val="22"/>
                  <w:rPrChange w:id="4392" w:author="Huyen Tran Thu" w:date="2025-04-28T20:03:00Z" w16du:dateUtc="2025-04-28T13:03:00Z">
                    <w:rPr>
                      <w:rFonts w:ascii="Arial" w:hAnsi="Arial" w:cs="Arial"/>
                      <w:sz w:val="20"/>
                      <w:szCs w:val="20"/>
                    </w:rPr>
                  </w:rPrChange>
                </w:rPr>
                <w:t xml:space="preserve">18.324.757 </w:t>
              </w:r>
            </w:ins>
          </w:p>
        </w:tc>
        <w:tc>
          <w:tcPr>
            <w:tcW w:w="939" w:type="pct"/>
            <w:vAlign w:val="bottom"/>
          </w:tcPr>
          <w:p w14:paraId="0B884C52" w14:textId="2556F847" w:rsidR="00760E09" w:rsidRPr="00760E09" w:rsidRDefault="00760E09" w:rsidP="00760E09">
            <w:pPr>
              <w:spacing w:before="60" w:after="60"/>
              <w:ind w:right="-15"/>
              <w:jc w:val="center"/>
              <w:rPr>
                <w:ins w:id="4393" w:author="Huyen Tran Thu" w:date="2025-04-28T20:01:00Z" w16du:dateUtc="2025-04-28T13:01:00Z"/>
                <w:sz w:val="22"/>
              </w:rPr>
            </w:pPr>
            <w:ins w:id="4394" w:author="Huyen Tran Thu" w:date="2025-04-28T20:02:00Z" w16du:dateUtc="2025-04-28T13:02:00Z">
              <w:r w:rsidRPr="00760E09">
                <w:rPr>
                  <w:sz w:val="22"/>
                  <w:rPrChange w:id="4395" w:author="Huyen Tran Thu" w:date="2025-04-28T20:03:00Z" w16du:dateUtc="2025-04-28T13:03:00Z">
                    <w:rPr>
                      <w:rFonts w:ascii="Arial" w:hAnsi="Arial" w:cs="Arial"/>
                      <w:sz w:val="20"/>
                      <w:szCs w:val="20"/>
                    </w:rPr>
                  </w:rPrChange>
                </w:rPr>
                <w:t xml:space="preserve">5.801.924 </w:t>
              </w:r>
            </w:ins>
          </w:p>
        </w:tc>
        <w:tc>
          <w:tcPr>
            <w:tcW w:w="938" w:type="pct"/>
            <w:vAlign w:val="bottom"/>
          </w:tcPr>
          <w:p w14:paraId="06E4A628" w14:textId="41D987DB" w:rsidR="00760E09" w:rsidRPr="00760E09" w:rsidRDefault="00760E09" w:rsidP="00760E09">
            <w:pPr>
              <w:spacing w:before="60" w:after="60"/>
              <w:ind w:right="-15"/>
              <w:jc w:val="center"/>
              <w:rPr>
                <w:ins w:id="4396" w:author="Huyen Tran Thu" w:date="2025-04-28T20:01:00Z" w16du:dateUtc="2025-04-28T13:01:00Z"/>
                <w:sz w:val="22"/>
              </w:rPr>
            </w:pPr>
            <w:ins w:id="4397" w:author="Huyen Tran Thu" w:date="2025-04-28T20:02:00Z" w16du:dateUtc="2025-04-28T13:02:00Z">
              <w:r w:rsidRPr="00760E09">
                <w:rPr>
                  <w:sz w:val="22"/>
                  <w:rPrChange w:id="4398" w:author="Huyen Tran Thu" w:date="2025-04-28T20:03:00Z" w16du:dateUtc="2025-04-28T13:03:00Z">
                    <w:rPr>
                      <w:rFonts w:ascii="Arial" w:hAnsi="Arial" w:cs="Arial"/>
                      <w:sz w:val="20"/>
                      <w:szCs w:val="20"/>
                    </w:rPr>
                  </w:rPrChange>
                </w:rPr>
                <w:t xml:space="preserve">4.061.346 </w:t>
              </w:r>
            </w:ins>
          </w:p>
        </w:tc>
        <w:tc>
          <w:tcPr>
            <w:tcW w:w="1014" w:type="pct"/>
            <w:vAlign w:val="bottom"/>
          </w:tcPr>
          <w:p w14:paraId="0CC70122" w14:textId="3188D220" w:rsidR="00760E09" w:rsidRPr="00760E09" w:rsidRDefault="00760E09" w:rsidP="00760E09">
            <w:pPr>
              <w:spacing w:before="60" w:after="60"/>
              <w:ind w:right="-15"/>
              <w:jc w:val="center"/>
              <w:rPr>
                <w:ins w:id="4399" w:author="Huyen Tran Thu" w:date="2025-04-28T20:01:00Z" w16du:dateUtc="2025-04-28T13:01:00Z"/>
                <w:sz w:val="22"/>
              </w:rPr>
            </w:pPr>
            <w:ins w:id="4400" w:author="Huyen Tran Thu" w:date="2025-04-28T20:02:00Z" w16du:dateUtc="2025-04-28T13:02:00Z">
              <w:r w:rsidRPr="00760E09">
                <w:rPr>
                  <w:sz w:val="22"/>
                  <w:rPrChange w:id="4401" w:author="Huyen Tran Thu" w:date="2025-04-28T20:03:00Z" w16du:dateUtc="2025-04-28T13:03:00Z">
                    <w:rPr>
                      <w:rFonts w:ascii="Arial" w:hAnsi="Arial" w:cs="Arial"/>
                      <w:sz w:val="20"/>
                      <w:szCs w:val="20"/>
                    </w:rPr>
                  </w:rPrChange>
                </w:rPr>
                <w:t xml:space="preserve">1.740.577 </w:t>
              </w:r>
            </w:ins>
          </w:p>
        </w:tc>
      </w:tr>
      <w:tr w:rsidR="00760E09" w:rsidRPr="00760E09" w14:paraId="324E7777" w14:textId="77777777" w:rsidTr="008F0616">
        <w:trPr>
          <w:jc w:val="center"/>
          <w:ins w:id="4402" w:author="Huyen Tran Thu" w:date="2025-04-28T20:01:00Z"/>
        </w:trPr>
        <w:tc>
          <w:tcPr>
            <w:tcW w:w="371" w:type="pct"/>
            <w:vAlign w:val="center"/>
          </w:tcPr>
          <w:p w14:paraId="0834D2F1" w14:textId="52F47267" w:rsidR="00760E09" w:rsidRPr="00760E09" w:rsidRDefault="00760E09" w:rsidP="00760E09">
            <w:pPr>
              <w:spacing w:before="60" w:after="60"/>
              <w:ind w:right="-15"/>
              <w:jc w:val="center"/>
              <w:rPr>
                <w:ins w:id="4403" w:author="Huyen Tran Thu" w:date="2025-04-28T20:01:00Z" w16du:dateUtc="2025-04-28T13:01:00Z"/>
                <w:sz w:val="22"/>
              </w:rPr>
            </w:pPr>
            <w:ins w:id="4404" w:author="Huyen Tran Thu" w:date="2025-04-28T20:01:00Z" w16du:dateUtc="2025-04-28T13:01:00Z">
              <w:r w:rsidRPr="00760E09">
                <w:rPr>
                  <w:sz w:val="22"/>
                </w:rPr>
                <w:t>2021</w:t>
              </w:r>
            </w:ins>
          </w:p>
        </w:tc>
        <w:tc>
          <w:tcPr>
            <w:tcW w:w="878" w:type="pct"/>
            <w:vAlign w:val="bottom"/>
          </w:tcPr>
          <w:p w14:paraId="6D8D199A" w14:textId="41C423F3" w:rsidR="00760E09" w:rsidRPr="00760E09" w:rsidRDefault="00760E09" w:rsidP="00760E09">
            <w:pPr>
              <w:spacing w:before="60" w:after="60"/>
              <w:ind w:right="-15"/>
              <w:jc w:val="center"/>
              <w:rPr>
                <w:ins w:id="4405" w:author="Huyen Tran Thu" w:date="2025-04-28T20:01:00Z" w16du:dateUtc="2025-04-28T13:01:00Z"/>
                <w:sz w:val="22"/>
              </w:rPr>
            </w:pPr>
            <w:ins w:id="4406" w:author="Huyen Tran Thu" w:date="2025-04-28T20:02:00Z" w16du:dateUtc="2025-04-28T13:02:00Z">
              <w:r w:rsidRPr="00760E09">
                <w:rPr>
                  <w:color w:val="0070C0"/>
                  <w:sz w:val="22"/>
                  <w:rPrChange w:id="4407" w:author="Huyen Tran Thu" w:date="2025-04-28T20:03:00Z" w16du:dateUtc="2025-04-28T13:03:00Z">
                    <w:rPr>
                      <w:rFonts w:ascii="Arial" w:hAnsi="Arial" w:cs="Arial"/>
                      <w:color w:val="0070C0"/>
                      <w:sz w:val="20"/>
                      <w:szCs w:val="20"/>
                    </w:rPr>
                  </w:rPrChange>
                </w:rPr>
                <w:t xml:space="preserve">14.078.111 </w:t>
              </w:r>
            </w:ins>
          </w:p>
        </w:tc>
        <w:tc>
          <w:tcPr>
            <w:tcW w:w="860" w:type="pct"/>
            <w:vAlign w:val="bottom"/>
          </w:tcPr>
          <w:p w14:paraId="591C0FAC" w14:textId="6C9760C6" w:rsidR="00760E09" w:rsidRPr="00760E09" w:rsidRDefault="00760E09" w:rsidP="00760E09">
            <w:pPr>
              <w:spacing w:before="60" w:after="60"/>
              <w:ind w:right="-15"/>
              <w:jc w:val="center"/>
              <w:rPr>
                <w:ins w:id="4408" w:author="Huyen Tran Thu" w:date="2025-04-28T20:01:00Z" w16du:dateUtc="2025-04-28T13:01:00Z"/>
                <w:sz w:val="22"/>
              </w:rPr>
            </w:pPr>
            <w:ins w:id="4409" w:author="Huyen Tran Thu" w:date="2025-04-28T20:02:00Z" w16du:dateUtc="2025-04-28T13:02:00Z">
              <w:r w:rsidRPr="00760E09">
                <w:rPr>
                  <w:sz w:val="22"/>
                  <w:rPrChange w:id="4410" w:author="Huyen Tran Thu" w:date="2025-04-28T20:03:00Z" w16du:dateUtc="2025-04-28T13:03:00Z">
                    <w:rPr>
                      <w:rFonts w:ascii="Arial" w:hAnsi="Arial" w:cs="Arial"/>
                      <w:sz w:val="20"/>
                      <w:szCs w:val="20"/>
                    </w:rPr>
                  </w:rPrChange>
                </w:rPr>
                <w:t xml:space="preserve">13.531.366 </w:t>
              </w:r>
            </w:ins>
          </w:p>
        </w:tc>
        <w:tc>
          <w:tcPr>
            <w:tcW w:w="939" w:type="pct"/>
            <w:vAlign w:val="bottom"/>
          </w:tcPr>
          <w:p w14:paraId="24921486" w14:textId="147F7843" w:rsidR="00760E09" w:rsidRPr="00760E09" w:rsidRDefault="00760E09" w:rsidP="00760E09">
            <w:pPr>
              <w:spacing w:before="60" w:after="60"/>
              <w:ind w:right="-15"/>
              <w:jc w:val="center"/>
              <w:rPr>
                <w:ins w:id="4411" w:author="Huyen Tran Thu" w:date="2025-04-28T20:01:00Z" w16du:dateUtc="2025-04-28T13:01:00Z"/>
                <w:sz w:val="22"/>
              </w:rPr>
            </w:pPr>
            <w:ins w:id="4412" w:author="Huyen Tran Thu" w:date="2025-04-28T20:02:00Z" w16du:dateUtc="2025-04-28T13:02:00Z">
              <w:r w:rsidRPr="00760E09">
                <w:rPr>
                  <w:sz w:val="22"/>
                  <w:rPrChange w:id="4413" w:author="Huyen Tran Thu" w:date="2025-04-28T20:03:00Z" w16du:dateUtc="2025-04-28T13:03:00Z">
                    <w:rPr>
                      <w:rFonts w:ascii="Arial" w:hAnsi="Arial" w:cs="Arial"/>
                      <w:sz w:val="20"/>
                      <w:szCs w:val="20"/>
                    </w:rPr>
                  </w:rPrChange>
                </w:rPr>
                <w:t xml:space="preserve">3.115.758 </w:t>
              </w:r>
            </w:ins>
          </w:p>
        </w:tc>
        <w:tc>
          <w:tcPr>
            <w:tcW w:w="938" w:type="pct"/>
            <w:vAlign w:val="bottom"/>
          </w:tcPr>
          <w:p w14:paraId="132A26C2" w14:textId="513DA41D" w:rsidR="00760E09" w:rsidRPr="00760E09" w:rsidRDefault="00760E09" w:rsidP="00760E09">
            <w:pPr>
              <w:spacing w:before="60" w:after="60"/>
              <w:ind w:right="-15"/>
              <w:jc w:val="center"/>
              <w:rPr>
                <w:ins w:id="4414" w:author="Huyen Tran Thu" w:date="2025-04-28T20:01:00Z" w16du:dateUtc="2025-04-28T13:01:00Z"/>
                <w:sz w:val="22"/>
              </w:rPr>
            </w:pPr>
            <w:ins w:id="4415" w:author="Huyen Tran Thu" w:date="2025-04-28T20:02:00Z" w16du:dateUtc="2025-04-28T13:02:00Z">
              <w:r w:rsidRPr="00760E09">
                <w:rPr>
                  <w:sz w:val="22"/>
                  <w:rPrChange w:id="4416" w:author="Huyen Tran Thu" w:date="2025-04-28T20:03:00Z" w16du:dateUtc="2025-04-28T13:03:00Z">
                    <w:rPr>
                      <w:rFonts w:ascii="Arial" w:hAnsi="Arial" w:cs="Arial"/>
                      <w:sz w:val="20"/>
                      <w:szCs w:val="20"/>
                    </w:rPr>
                  </w:rPrChange>
                </w:rPr>
                <w:t xml:space="preserve">2.181.030 </w:t>
              </w:r>
            </w:ins>
          </w:p>
        </w:tc>
        <w:tc>
          <w:tcPr>
            <w:tcW w:w="1014" w:type="pct"/>
            <w:vAlign w:val="bottom"/>
          </w:tcPr>
          <w:p w14:paraId="531D9E4B" w14:textId="68F1DC48" w:rsidR="00760E09" w:rsidRPr="00760E09" w:rsidRDefault="00760E09" w:rsidP="00760E09">
            <w:pPr>
              <w:spacing w:before="60" w:after="60"/>
              <w:ind w:right="-15"/>
              <w:jc w:val="center"/>
              <w:rPr>
                <w:ins w:id="4417" w:author="Huyen Tran Thu" w:date="2025-04-28T20:01:00Z" w16du:dateUtc="2025-04-28T13:01:00Z"/>
                <w:sz w:val="22"/>
              </w:rPr>
            </w:pPr>
            <w:ins w:id="4418" w:author="Huyen Tran Thu" w:date="2025-04-28T20:02:00Z" w16du:dateUtc="2025-04-28T13:02:00Z">
              <w:r w:rsidRPr="00760E09">
                <w:rPr>
                  <w:sz w:val="22"/>
                  <w:rPrChange w:id="4419" w:author="Huyen Tran Thu" w:date="2025-04-28T20:03:00Z" w16du:dateUtc="2025-04-28T13:03:00Z">
                    <w:rPr>
                      <w:rFonts w:ascii="Arial" w:hAnsi="Arial" w:cs="Arial"/>
                      <w:sz w:val="20"/>
                      <w:szCs w:val="20"/>
                    </w:rPr>
                  </w:rPrChange>
                </w:rPr>
                <w:t xml:space="preserve">934.727 </w:t>
              </w:r>
            </w:ins>
          </w:p>
        </w:tc>
      </w:tr>
      <w:tr w:rsidR="00760E09" w:rsidRPr="00760E09" w14:paraId="1D6E4568" w14:textId="77777777" w:rsidTr="008F0616">
        <w:trPr>
          <w:jc w:val="center"/>
          <w:ins w:id="4420" w:author="Huyen Tran Thu" w:date="2025-04-28T20:01:00Z"/>
        </w:trPr>
        <w:tc>
          <w:tcPr>
            <w:tcW w:w="371" w:type="pct"/>
            <w:vAlign w:val="center"/>
          </w:tcPr>
          <w:p w14:paraId="2D5D2018" w14:textId="6165C715" w:rsidR="00760E09" w:rsidRPr="00760E09" w:rsidRDefault="00760E09" w:rsidP="00760E09">
            <w:pPr>
              <w:spacing w:before="60" w:after="60"/>
              <w:ind w:right="-15"/>
              <w:jc w:val="center"/>
              <w:rPr>
                <w:ins w:id="4421" w:author="Huyen Tran Thu" w:date="2025-04-28T20:01:00Z" w16du:dateUtc="2025-04-28T13:01:00Z"/>
                <w:sz w:val="22"/>
              </w:rPr>
            </w:pPr>
            <w:ins w:id="4422" w:author="Huyen Tran Thu" w:date="2025-04-28T20:02:00Z" w16du:dateUtc="2025-04-28T13:02:00Z">
              <w:r w:rsidRPr="00760E09">
                <w:rPr>
                  <w:sz w:val="22"/>
                </w:rPr>
                <w:t>2022</w:t>
              </w:r>
            </w:ins>
          </w:p>
        </w:tc>
        <w:tc>
          <w:tcPr>
            <w:tcW w:w="878" w:type="pct"/>
            <w:vAlign w:val="bottom"/>
          </w:tcPr>
          <w:p w14:paraId="68A4F4CF" w14:textId="1CA3F01B" w:rsidR="00760E09" w:rsidRPr="00760E09" w:rsidRDefault="00760E09" w:rsidP="00760E09">
            <w:pPr>
              <w:spacing w:before="60" w:after="60"/>
              <w:ind w:right="-15"/>
              <w:jc w:val="center"/>
              <w:rPr>
                <w:ins w:id="4423" w:author="Huyen Tran Thu" w:date="2025-04-28T20:01:00Z" w16du:dateUtc="2025-04-28T13:01:00Z"/>
                <w:sz w:val="22"/>
              </w:rPr>
            </w:pPr>
            <w:ins w:id="4424" w:author="Huyen Tran Thu" w:date="2025-04-28T20:02:00Z" w16du:dateUtc="2025-04-28T13:02:00Z">
              <w:r w:rsidRPr="00760E09">
                <w:rPr>
                  <w:color w:val="0070C0"/>
                  <w:sz w:val="22"/>
                  <w:rPrChange w:id="4425" w:author="Huyen Tran Thu" w:date="2025-04-28T20:03:00Z" w16du:dateUtc="2025-04-28T13:03:00Z">
                    <w:rPr>
                      <w:rFonts w:ascii="Arial" w:hAnsi="Arial" w:cs="Arial"/>
                      <w:color w:val="0070C0"/>
                      <w:sz w:val="20"/>
                      <w:szCs w:val="20"/>
                    </w:rPr>
                  </w:rPrChange>
                </w:rPr>
                <w:t xml:space="preserve">13.550.696 </w:t>
              </w:r>
            </w:ins>
          </w:p>
        </w:tc>
        <w:tc>
          <w:tcPr>
            <w:tcW w:w="860" w:type="pct"/>
            <w:vAlign w:val="bottom"/>
          </w:tcPr>
          <w:p w14:paraId="1B509CF7" w14:textId="0668798E" w:rsidR="00760E09" w:rsidRPr="00760E09" w:rsidRDefault="00760E09" w:rsidP="00760E09">
            <w:pPr>
              <w:spacing w:before="60" w:after="60"/>
              <w:ind w:right="-15"/>
              <w:jc w:val="center"/>
              <w:rPr>
                <w:ins w:id="4426" w:author="Huyen Tran Thu" w:date="2025-04-28T20:01:00Z" w16du:dateUtc="2025-04-28T13:01:00Z"/>
                <w:sz w:val="22"/>
              </w:rPr>
            </w:pPr>
            <w:ins w:id="4427" w:author="Huyen Tran Thu" w:date="2025-04-28T20:02:00Z" w16du:dateUtc="2025-04-28T13:02:00Z">
              <w:r w:rsidRPr="00760E09">
                <w:rPr>
                  <w:sz w:val="22"/>
                  <w:rPrChange w:id="4428" w:author="Huyen Tran Thu" w:date="2025-04-28T20:03:00Z" w16du:dateUtc="2025-04-28T13:03:00Z">
                    <w:rPr>
                      <w:rFonts w:ascii="Arial" w:hAnsi="Arial" w:cs="Arial"/>
                      <w:sz w:val="20"/>
                      <w:szCs w:val="20"/>
                    </w:rPr>
                  </w:rPrChange>
                </w:rPr>
                <w:t xml:space="preserve">13.081.154 </w:t>
              </w:r>
            </w:ins>
          </w:p>
        </w:tc>
        <w:tc>
          <w:tcPr>
            <w:tcW w:w="939" w:type="pct"/>
            <w:vAlign w:val="bottom"/>
          </w:tcPr>
          <w:p w14:paraId="7EA27B8E" w14:textId="79356C37" w:rsidR="00760E09" w:rsidRPr="00760E09" w:rsidRDefault="00760E09" w:rsidP="00760E09">
            <w:pPr>
              <w:spacing w:before="60" w:after="60"/>
              <w:ind w:right="-15"/>
              <w:jc w:val="center"/>
              <w:rPr>
                <w:ins w:id="4429" w:author="Huyen Tran Thu" w:date="2025-04-28T20:01:00Z" w16du:dateUtc="2025-04-28T13:01:00Z"/>
                <w:sz w:val="22"/>
              </w:rPr>
            </w:pPr>
            <w:ins w:id="4430" w:author="Huyen Tran Thu" w:date="2025-04-28T20:02:00Z" w16du:dateUtc="2025-04-28T13:02:00Z">
              <w:r w:rsidRPr="00760E09">
                <w:rPr>
                  <w:sz w:val="22"/>
                  <w:rPrChange w:id="4431" w:author="Huyen Tran Thu" w:date="2025-04-28T20:03:00Z" w16du:dateUtc="2025-04-28T13:03:00Z">
                    <w:rPr>
                      <w:rFonts w:ascii="Arial" w:hAnsi="Arial" w:cs="Arial"/>
                      <w:sz w:val="20"/>
                      <w:szCs w:val="20"/>
                    </w:rPr>
                  </w:rPrChange>
                </w:rPr>
                <w:t xml:space="preserve">2.953.079 </w:t>
              </w:r>
            </w:ins>
          </w:p>
        </w:tc>
        <w:tc>
          <w:tcPr>
            <w:tcW w:w="938" w:type="pct"/>
            <w:vAlign w:val="bottom"/>
          </w:tcPr>
          <w:p w14:paraId="3A6AEFE5" w14:textId="44CDD848" w:rsidR="00760E09" w:rsidRPr="00760E09" w:rsidRDefault="00760E09" w:rsidP="00760E09">
            <w:pPr>
              <w:spacing w:before="60" w:after="60"/>
              <w:ind w:right="-15"/>
              <w:jc w:val="center"/>
              <w:rPr>
                <w:ins w:id="4432" w:author="Huyen Tran Thu" w:date="2025-04-28T20:01:00Z" w16du:dateUtc="2025-04-28T13:01:00Z"/>
                <w:sz w:val="22"/>
              </w:rPr>
            </w:pPr>
            <w:ins w:id="4433" w:author="Huyen Tran Thu" w:date="2025-04-28T20:02:00Z" w16du:dateUtc="2025-04-28T13:02:00Z">
              <w:r w:rsidRPr="00760E09">
                <w:rPr>
                  <w:sz w:val="22"/>
                  <w:rPrChange w:id="4434" w:author="Huyen Tran Thu" w:date="2025-04-28T20:03:00Z" w16du:dateUtc="2025-04-28T13:03:00Z">
                    <w:rPr>
                      <w:rFonts w:ascii="Arial" w:hAnsi="Arial" w:cs="Arial"/>
                      <w:sz w:val="20"/>
                      <w:szCs w:val="20"/>
                    </w:rPr>
                  </w:rPrChange>
                </w:rPr>
                <w:t xml:space="preserve">2.067.155 </w:t>
              </w:r>
            </w:ins>
          </w:p>
        </w:tc>
        <w:tc>
          <w:tcPr>
            <w:tcW w:w="1014" w:type="pct"/>
            <w:vAlign w:val="bottom"/>
          </w:tcPr>
          <w:p w14:paraId="33820107" w14:textId="219C9B03" w:rsidR="00760E09" w:rsidRPr="00760E09" w:rsidRDefault="00760E09" w:rsidP="00760E09">
            <w:pPr>
              <w:spacing w:before="60" w:after="60"/>
              <w:ind w:right="-15"/>
              <w:jc w:val="center"/>
              <w:rPr>
                <w:ins w:id="4435" w:author="Huyen Tran Thu" w:date="2025-04-28T20:01:00Z" w16du:dateUtc="2025-04-28T13:01:00Z"/>
                <w:sz w:val="22"/>
              </w:rPr>
            </w:pPr>
            <w:ins w:id="4436" w:author="Huyen Tran Thu" w:date="2025-04-28T20:02:00Z" w16du:dateUtc="2025-04-28T13:02:00Z">
              <w:r w:rsidRPr="00760E09">
                <w:rPr>
                  <w:sz w:val="22"/>
                  <w:rPrChange w:id="4437" w:author="Huyen Tran Thu" w:date="2025-04-28T20:03:00Z" w16du:dateUtc="2025-04-28T13:03:00Z">
                    <w:rPr>
                      <w:rFonts w:ascii="Arial" w:hAnsi="Arial" w:cs="Arial"/>
                      <w:sz w:val="20"/>
                      <w:szCs w:val="20"/>
                    </w:rPr>
                  </w:rPrChange>
                </w:rPr>
                <w:t xml:space="preserve">885.924 </w:t>
              </w:r>
            </w:ins>
          </w:p>
        </w:tc>
      </w:tr>
    </w:tbl>
    <w:p w14:paraId="5174791E" w14:textId="77777777" w:rsidR="00323A89" w:rsidRDefault="00323A89">
      <w:pPr>
        <w:spacing w:before="0" w:after="200"/>
        <w:jc w:val="left"/>
        <w:rPr>
          <w:ins w:id="4438" w:author="Thu Huyen Tran" w:date="2023-12-05T20:53:00Z"/>
          <w:szCs w:val="26"/>
        </w:rPr>
      </w:pPr>
    </w:p>
    <w:p w14:paraId="00A1F06D" w14:textId="77777777" w:rsidR="00323A89" w:rsidRDefault="00323A89" w:rsidP="00323A89">
      <w:pPr>
        <w:ind w:firstLine="709"/>
        <w:rPr>
          <w:ins w:id="4439" w:author="Thu Huyen Tran" w:date="2023-12-05T20:53:00Z"/>
          <w:b/>
          <w:bCs/>
          <w:szCs w:val="26"/>
          <w:lang w:val="en-US"/>
        </w:rPr>
      </w:pPr>
      <w:ins w:id="4440" w:author="Thu Huyen Tran" w:date="2023-12-05T20:53:00Z">
        <w:r w:rsidRPr="00323A89">
          <w:rPr>
            <w:b/>
            <w:bCs/>
            <w:szCs w:val="26"/>
            <w:lang w:val="en-US"/>
            <w:rPrChange w:id="4441" w:author="Thu Huyen Tran" w:date="2023-12-05T20:53:00Z">
              <w:rPr>
                <w:szCs w:val="26"/>
              </w:rPr>
            </w:rPrChange>
          </w:rPr>
          <w:t xml:space="preserve">iii. </w:t>
        </w:r>
        <w:r>
          <w:rPr>
            <w:b/>
            <w:bCs/>
            <w:szCs w:val="26"/>
            <w:lang w:val="en-US"/>
          </w:rPr>
          <w:t>Ước tính t</w:t>
        </w:r>
        <w:r w:rsidRPr="00323A89">
          <w:rPr>
            <w:b/>
            <w:bCs/>
            <w:szCs w:val="26"/>
            <w:lang w:val="en-US"/>
            <w:rPrChange w:id="4442" w:author="Thu Huyen Tran" w:date="2023-12-05T20:53:00Z">
              <w:rPr>
                <w:szCs w:val="26"/>
              </w:rPr>
            </w:rPrChange>
          </w:rPr>
          <w:t xml:space="preserve">ổng lượng chất thải rắn đô thị được chôn lấp </w:t>
        </w:r>
      </w:ins>
    </w:p>
    <w:p w14:paraId="0DD8C121" w14:textId="77777777" w:rsidR="00323A89" w:rsidRDefault="00323A89" w:rsidP="00323A89">
      <w:pPr>
        <w:spacing w:before="0" w:after="200"/>
        <w:rPr>
          <w:ins w:id="4443" w:author="Huyen Tran Thu" w:date="2025-04-28T22:46:00Z" w16du:dateUtc="2025-04-28T15:46:00Z"/>
          <w:szCs w:val="26"/>
        </w:rPr>
      </w:pPr>
      <w:ins w:id="4444" w:author="Thu Huyen Tran" w:date="2023-12-05T20:53:00Z">
        <w:r>
          <w:rPr>
            <w:szCs w:val="26"/>
          </w:rPr>
          <w:tab/>
          <w:t>Tổng lượng chất thải rắn đô thị được chôn lấp b</w:t>
        </w:r>
      </w:ins>
      <w:ins w:id="4445" w:author="Thu Huyen Tran" w:date="2023-12-05T20:54:00Z">
        <w:r>
          <w:rPr>
            <w:szCs w:val="26"/>
          </w:rPr>
          <w:t>ằng Tổng lượng CTR chôn lấp hợp vệ sinh cộng với Tổng lượng CTR chôn lấp lộ thiên và được thể hiện trong bảng sau:</w:t>
        </w:r>
      </w:ins>
    </w:p>
    <w:p w14:paraId="1D3E103B" w14:textId="335D8958" w:rsidR="00FD7EAF" w:rsidDel="003902CD" w:rsidRDefault="00FD7EAF" w:rsidP="00F57EA1">
      <w:pPr>
        <w:pStyle w:val="Caption"/>
        <w:rPr>
          <w:del w:id="4446" w:author="Huyen Tran Thu" w:date="2025-04-28T22:46:00Z" w16du:dateUtc="2025-04-28T15:46:00Z"/>
        </w:rPr>
      </w:pPr>
    </w:p>
    <w:p w14:paraId="13052BD2" w14:textId="22C0927A" w:rsidR="00DB39B6" w:rsidRPr="003902CD" w:rsidDel="00FD7EAF" w:rsidRDefault="003902CD">
      <w:pPr>
        <w:pStyle w:val="Caption"/>
        <w:rPr>
          <w:ins w:id="4447" w:author="Thu Huyen Tran" w:date="2023-12-05T20:19:00Z"/>
          <w:del w:id="4448" w:author="Huyen Tran Thu" w:date="2025-04-28T22:46:00Z" w16du:dateUtc="2025-04-28T15:46:00Z"/>
        </w:rPr>
        <w:pPrChange w:id="4449" w:author="Huyen Tran Thu" w:date="2025-04-28T22:55:00Z" w16du:dateUtc="2025-04-28T15:55:00Z">
          <w:pPr>
            <w:spacing w:before="0" w:after="200"/>
            <w:jc w:val="left"/>
          </w:pPr>
        </w:pPrChange>
      </w:pPr>
      <w:bookmarkStart w:id="4450" w:name="_Toc196773788"/>
      <w:ins w:id="4451" w:author="Huyen Tran Thu" w:date="2025-04-28T22:55:00Z" w16du:dateUtc="2025-04-28T15:55:00Z">
        <w:r>
          <w:t xml:space="preserve">Bảng 1. </w:t>
        </w:r>
        <w:r>
          <w:rPr>
            <w:b w:val="0"/>
            <w:bCs w:val="0"/>
          </w:rPr>
          <w:fldChar w:fldCharType="begin"/>
        </w:r>
        <w:r>
          <w:instrText xml:space="preserve"> SEQ Bảng_1. \* ARABIC </w:instrText>
        </w:r>
      </w:ins>
      <w:r>
        <w:rPr>
          <w:b w:val="0"/>
          <w:bCs w:val="0"/>
        </w:rPr>
        <w:fldChar w:fldCharType="separate"/>
      </w:r>
      <w:ins w:id="4452" w:author="Huyen Tran Thu" w:date="2025-04-28T22:55:00Z" w16du:dateUtc="2025-04-28T15:55:00Z">
        <w:r>
          <w:rPr>
            <w:noProof/>
          </w:rPr>
          <w:t>7</w:t>
        </w:r>
        <w:r>
          <w:rPr>
            <w:b w:val="0"/>
            <w:bCs w:val="0"/>
          </w:rPr>
          <w:fldChar w:fldCharType="end"/>
        </w:r>
        <w:r>
          <w:t xml:space="preserve"> Tổng lượng chất thải rắn đô thị được chôn lấp giai đoạn 1990-2022</w:t>
        </w:r>
      </w:ins>
      <w:bookmarkEnd w:id="4450"/>
      <w:ins w:id="4453" w:author="Thu Huyen Tran" w:date="2023-12-05T20:19:00Z">
        <w:del w:id="4454" w:author="Huyen Tran Thu" w:date="2025-04-28T22:46:00Z" w16du:dateUtc="2025-04-28T15:46:00Z">
          <w:r w:rsidR="00DB39B6" w:rsidRPr="00323A89" w:rsidDel="00FD7EAF">
            <w:rPr>
              <w:szCs w:val="26"/>
            </w:rPr>
            <w:br w:type="page"/>
          </w:r>
        </w:del>
      </w:ins>
    </w:p>
    <w:p w14:paraId="0AFDBB78" w14:textId="1C5DC16A" w:rsidR="00F122ED" w:rsidDel="00323A89" w:rsidRDefault="00513DFA">
      <w:pPr>
        <w:ind w:firstLine="652"/>
        <w:jc w:val="center"/>
        <w:rPr>
          <w:del w:id="4455" w:author="Thu Huyen Tran" w:date="2023-12-05T20:54:00Z"/>
          <w:szCs w:val="26"/>
        </w:rPr>
        <w:pPrChange w:id="4456" w:author="Huyen Tran Thu" w:date="2025-04-28T22:55:00Z" w16du:dateUtc="2025-04-28T15:55:00Z">
          <w:pPr>
            <w:ind w:firstLine="652"/>
          </w:pPr>
        </w:pPrChange>
      </w:pPr>
      <w:del w:id="4457" w:author="Thu Huyen Tran" w:date="2023-12-05T20:54:00Z">
        <w:r w:rsidDel="00323A89">
          <w:rPr>
            <w:szCs w:val="26"/>
          </w:rPr>
          <w:delText xml:space="preserve">Đối với số liệu về chất thải còn lại (không được thu gom) với giả định là </w:delText>
        </w:r>
        <w:r w:rsidR="003501E9" w:rsidDel="00323A89">
          <w:rPr>
            <w:szCs w:val="26"/>
          </w:rPr>
          <w:delText xml:space="preserve">70% là </w:delText>
        </w:r>
        <w:r w:rsidR="00662DA7" w:rsidDel="00323A89">
          <w:rPr>
            <w:szCs w:val="26"/>
          </w:rPr>
          <w:delText>chôn lấp lộ thiên</w:delText>
        </w:r>
        <w:r w:rsidR="003501E9" w:rsidDel="00323A89">
          <w:rPr>
            <w:szCs w:val="26"/>
          </w:rPr>
          <w:delText xml:space="preserve"> và 30% là </w:delText>
        </w:r>
        <w:r w:rsidR="002E5402" w:rsidDel="00323A89">
          <w:rPr>
            <w:szCs w:val="26"/>
          </w:rPr>
          <w:delText>đốt lộ thiên</w:delText>
        </w:r>
        <w:r w:rsidR="003501E9" w:rsidDel="00323A89">
          <w:rPr>
            <w:szCs w:val="26"/>
          </w:rPr>
          <w:delText xml:space="preserve"> cho kết quả như sau:</w:delText>
        </w:r>
      </w:del>
    </w:p>
    <w:p w14:paraId="4D4FA5E6" w14:textId="6F9550EB" w:rsidR="002B32C5" w:rsidDel="00323A89" w:rsidRDefault="002B32C5">
      <w:pPr>
        <w:pStyle w:val="Caption"/>
        <w:rPr>
          <w:ins w:id="4458" w:author="Huyen Tran Thu" w:date="2023-03-30T08:44:00Z"/>
          <w:del w:id="4459" w:author="Thu Huyen Tran" w:date="2023-12-05T20:54:00Z"/>
        </w:rPr>
      </w:pPr>
    </w:p>
    <w:p w14:paraId="6F1ADDB3" w14:textId="641BC13A" w:rsidR="003501E9" w:rsidRDefault="00F57EA1" w:rsidP="003902CD">
      <w:pPr>
        <w:pStyle w:val="Caption"/>
      </w:pPr>
      <w:bookmarkStart w:id="4460" w:name="_Toc131781220"/>
      <w:bookmarkStart w:id="4461" w:name="_Toc152710013"/>
      <w:del w:id="4462" w:author="Huyen Tran Thu" w:date="2025-04-28T22:46:00Z" w16du:dateUtc="2025-04-28T15:46:00Z">
        <w:r w:rsidDel="00FD7EAF">
          <w:delText xml:space="preserve">Bảng 1. </w:delText>
        </w:r>
        <w:r w:rsidDel="00FD7EAF">
          <w:fldChar w:fldCharType="begin"/>
        </w:r>
        <w:r w:rsidDel="00FD7EAF">
          <w:delInstrText xml:space="preserve"> SEQ Bảng_1. \* ARABIC </w:delInstrText>
        </w:r>
        <w:r w:rsidDel="00FD7EAF">
          <w:fldChar w:fldCharType="separate"/>
        </w:r>
      </w:del>
      <w:ins w:id="4463" w:author="Thu Huyen Tran" w:date="2023-12-05T23:05:00Z">
        <w:del w:id="4464" w:author="Huyen Tran Thu" w:date="2025-04-28T19:38:00Z" w16du:dateUtc="2025-04-28T12:38:00Z">
          <w:r w:rsidR="003E09D4" w:rsidDel="00197181">
            <w:rPr>
              <w:noProof/>
            </w:rPr>
            <w:delText>6</w:delText>
          </w:r>
        </w:del>
      </w:ins>
      <w:del w:id="4465" w:author="Huyen Tran Thu" w:date="2025-04-28T19:38:00Z" w16du:dateUtc="2025-04-28T12:38:00Z">
        <w:r w:rsidR="007A3D0C" w:rsidDel="00197181">
          <w:rPr>
            <w:noProof/>
          </w:rPr>
          <w:delText>3</w:delText>
        </w:r>
      </w:del>
      <w:del w:id="4466" w:author="Huyen Tran Thu" w:date="2025-04-28T22:46:00Z" w16du:dateUtc="2025-04-28T15:46:00Z">
        <w:r w:rsidDel="00FD7EAF">
          <w:fldChar w:fldCharType="end"/>
        </w:r>
        <w:r w:rsidR="003501E9" w:rsidDel="00FD7EAF">
          <w:delText xml:space="preserve">: </w:delText>
        </w:r>
      </w:del>
      <w:del w:id="4467" w:author="Thu Huyen Tran" w:date="2023-12-05T20:54:00Z">
        <w:r w:rsidR="003501E9" w:rsidDel="00323A89">
          <w:delText xml:space="preserve">Khối lượng chất thải rắn </w:delText>
        </w:r>
        <w:r w:rsidR="00662DA7" w:rsidDel="00323A89">
          <w:delText>chôn lấp lộ thiên</w:delText>
        </w:r>
        <w:r w:rsidR="003501E9" w:rsidDel="00323A89">
          <w:delText xml:space="preserve"> và </w:delText>
        </w:r>
        <w:r w:rsidR="002E5402" w:rsidDel="00323A89">
          <w:delText>đốt lộ thiên</w:delText>
        </w:r>
        <w:r w:rsidR="003501E9" w:rsidDel="00323A89">
          <w:delText xml:space="preserve"> giai đoạn 199</w:delText>
        </w:r>
        <w:r w:rsidR="00470EB3" w:rsidDel="00323A89">
          <w:delText>0</w:delText>
        </w:r>
        <w:r w:rsidR="003501E9" w:rsidDel="00323A89">
          <w:delText>-20</w:delText>
        </w:r>
        <w:r w:rsidR="00AD2A2F" w:rsidDel="00323A89">
          <w:delText>1</w:delText>
        </w:r>
        <w:r w:rsidR="003501E9" w:rsidDel="00323A89">
          <w:delText>3</w:delText>
        </w:r>
      </w:del>
      <w:bookmarkEnd w:id="4460"/>
      <w:ins w:id="4468" w:author="Thu Huyen Tran" w:date="2023-12-05T20:54:00Z">
        <w:del w:id="4469" w:author="Huyen Tran Thu" w:date="2025-04-28T22:55:00Z" w16du:dateUtc="2025-04-28T15:55:00Z">
          <w:r w:rsidR="00323A89" w:rsidDel="003902CD">
            <w:delText>Tổng lượng chất thải rắn đô thị được chôn lấp giai đoạn 1990-20</w:delText>
          </w:r>
        </w:del>
        <w:del w:id="4470" w:author="Huyen Tran Thu" w:date="2025-04-28T20:03:00Z" w16du:dateUtc="2025-04-28T13:03:00Z">
          <w:r w:rsidR="00323A89" w:rsidDel="00760E09">
            <w:delText>18</w:delText>
          </w:r>
        </w:del>
      </w:ins>
      <w:bookmarkEnd w:id="446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
        <w:gridCol w:w="3030"/>
        <w:gridCol w:w="2708"/>
        <w:gridCol w:w="2400"/>
      </w:tblGrid>
      <w:tr w:rsidR="00F122ED" w:rsidRPr="00760E09" w14:paraId="08579A7C" w14:textId="77777777" w:rsidTr="0066799A">
        <w:trPr>
          <w:tblHeader/>
          <w:jc w:val="center"/>
        </w:trPr>
        <w:tc>
          <w:tcPr>
            <w:tcW w:w="510" w:type="pct"/>
            <w:vAlign w:val="center"/>
          </w:tcPr>
          <w:p w14:paraId="582FA125" w14:textId="77777777" w:rsidR="00F122ED" w:rsidRPr="00760E09" w:rsidRDefault="00F122ED" w:rsidP="0066799A">
            <w:pPr>
              <w:spacing w:before="60" w:after="60"/>
              <w:ind w:right="-15"/>
              <w:jc w:val="center"/>
              <w:rPr>
                <w:b/>
                <w:bCs/>
                <w:sz w:val="22"/>
              </w:rPr>
            </w:pPr>
            <w:r w:rsidRPr="00760E09">
              <w:rPr>
                <w:b/>
                <w:bCs/>
                <w:sz w:val="22"/>
              </w:rPr>
              <w:lastRenderedPageBreak/>
              <w:t>Năm</w:t>
            </w:r>
          </w:p>
        </w:tc>
        <w:tc>
          <w:tcPr>
            <w:tcW w:w="1672" w:type="pct"/>
            <w:vAlign w:val="center"/>
          </w:tcPr>
          <w:p w14:paraId="3645DEFC" w14:textId="7FE321A5" w:rsidR="00F122ED" w:rsidRPr="00760E09" w:rsidRDefault="00F122ED" w:rsidP="0066799A">
            <w:pPr>
              <w:spacing w:before="60" w:after="60"/>
              <w:ind w:right="-15"/>
              <w:jc w:val="center"/>
              <w:rPr>
                <w:b/>
                <w:bCs/>
                <w:sz w:val="22"/>
              </w:rPr>
            </w:pPr>
            <w:r w:rsidRPr="00760E09">
              <w:rPr>
                <w:b/>
                <w:bCs/>
                <w:sz w:val="22"/>
              </w:rPr>
              <w:t xml:space="preserve">Tổng lượng CTR </w:t>
            </w:r>
            <w:del w:id="4471" w:author="Thu Huyen Tran" w:date="2023-12-05T20:55:00Z">
              <w:r w:rsidRPr="00760E09" w:rsidDel="00323A89">
                <w:rPr>
                  <w:b/>
                  <w:bCs/>
                  <w:sz w:val="22"/>
                </w:rPr>
                <w:delText xml:space="preserve">còn lại không được </w:delText>
              </w:r>
            </w:del>
            <w:r w:rsidRPr="00760E09">
              <w:rPr>
                <w:b/>
                <w:bCs/>
                <w:sz w:val="22"/>
              </w:rPr>
              <w:t>chôn lấp Hợp vệ sinh</w:t>
            </w:r>
          </w:p>
          <w:p w14:paraId="31883B85" w14:textId="77777777" w:rsidR="00F122ED" w:rsidRPr="00760E09" w:rsidRDefault="00F122ED" w:rsidP="0066799A">
            <w:pPr>
              <w:spacing w:before="60" w:after="60"/>
              <w:ind w:right="-15"/>
              <w:jc w:val="center"/>
              <w:rPr>
                <w:b/>
                <w:bCs/>
                <w:sz w:val="22"/>
              </w:rPr>
            </w:pPr>
            <w:r w:rsidRPr="00760E09">
              <w:rPr>
                <w:b/>
                <w:bCs/>
                <w:sz w:val="22"/>
              </w:rPr>
              <w:t>(tấn)</w:t>
            </w:r>
          </w:p>
        </w:tc>
        <w:tc>
          <w:tcPr>
            <w:tcW w:w="1494" w:type="pct"/>
            <w:vAlign w:val="center"/>
          </w:tcPr>
          <w:p w14:paraId="52602C37" w14:textId="77777777" w:rsidR="00F122ED" w:rsidRPr="00760E09" w:rsidRDefault="00F122ED" w:rsidP="0066799A">
            <w:pPr>
              <w:spacing w:before="60" w:after="60"/>
              <w:ind w:right="-15"/>
              <w:jc w:val="center"/>
              <w:rPr>
                <w:b/>
                <w:bCs/>
                <w:sz w:val="22"/>
              </w:rPr>
            </w:pPr>
            <w:r w:rsidRPr="00760E09">
              <w:rPr>
                <w:b/>
                <w:bCs/>
                <w:sz w:val="22"/>
              </w:rPr>
              <w:t>Tổng lượng CTR chôn lấp lộ thiên</w:t>
            </w:r>
          </w:p>
          <w:p w14:paraId="4E8D1E16" w14:textId="77777777" w:rsidR="00F122ED" w:rsidRPr="00760E09" w:rsidRDefault="00F122ED" w:rsidP="0066799A">
            <w:pPr>
              <w:spacing w:before="60" w:after="60"/>
              <w:ind w:right="-15"/>
              <w:jc w:val="center"/>
              <w:rPr>
                <w:b/>
                <w:bCs/>
                <w:sz w:val="22"/>
              </w:rPr>
            </w:pPr>
            <w:r w:rsidRPr="00760E09">
              <w:rPr>
                <w:b/>
                <w:bCs/>
                <w:sz w:val="22"/>
              </w:rPr>
              <w:t>(tấn)</w:t>
            </w:r>
          </w:p>
        </w:tc>
        <w:tc>
          <w:tcPr>
            <w:tcW w:w="1324" w:type="pct"/>
            <w:vAlign w:val="center"/>
          </w:tcPr>
          <w:p w14:paraId="16C7FF3F" w14:textId="47C96EB2" w:rsidR="00F122ED" w:rsidRPr="00760E09" w:rsidRDefault="00F122ED" w:rsidP="0066799A">
            <w:pPr>
              <w:spacing w:before="60" w:after="60"/>
              <w:ind w:right="-15"/>
              <w:jc w:val="center"/>
              <w:rPr>
                <w:b/>
                <w:bCs/>
                <w:sz w:val="22"/>
              </w:rPr>
            </w:pPr>
            <w:r w:rsidRPr="00760E09">
              <w:rPr>
                <w:b/>
                <w:bCs/>
                <w:sz w:val="22"/>
              </w:rPr>
              <w:t xml:space="preserve">Tổng lượng CTR </w:t>
            </w:r>
            <w:del w:id="4472" w:author="Thu Huyen Tran" w:date="2023-12-05T20:55:00Z">
              <w:r w:rsidRPr="00760E09" w:rsidDel="00323A89">
                <w:rPr>
                  <w:b/>
                  <w:bCs/>
                  <w:sz w:val="22"/>
                </w:rPr>
                <w:delText>đốt lộ thiên</w:delText>
              </w:r>
            </w:del>
            <w:ins w:id="4473" w:author="Thu Huyen Tran" w:date="2023-12-05T20:55:00Z">
              <w:r w:rsidR="00323A89" w:rsidRPr="00760E09">
                <w:rPr>
                  <w:b/>
                  <w:bCs/>
                  <w:sz w:val="22"/>
                </w:rPr>
                <w:t>được chôn lấp</w:t>
              </w:r>
            </w:ins>
          </w:p>
          <w:p w14:paraId="1197D1C8" w14:textId="77777777" w:rsidR="00F122ED" w:rsidRPr="00760E09" w:rsidRDefault="00F122ED" w:rsidP="0066799A">
            <w:pPr>
              <w:spacing w:before="60" w:after="60"/>
              <w:ind w:right="-15"/>
              <w:jc w:val="center"/>
              <w:rPr>
                <w:b/>
                <w:bCs/>
                <w:sz w:val="22"/>
              </w:rPr>
            </w:pPr>
            <w:r w:rsidRPr="00760E09">
              <w:rPr>
                <w:b/>
                <w:bCs/>
                <w:sz w:val="22"/>
              </w:rPr>
              <w:t>(tấn)</w:t>
            </w:r>
          </w:p>
        </w:tc>
      </w:tr>
      <w:tr w:rsidR="00526C15" w:rsidRPr="00760E09" w14:paraId="393665DF" w14:textId="77777777" w:rsidTr="0066799A">
        <w:trPr>
          <w:jc w:val="center"/>
        </w:trPr>
        <w:tc>
          <w:tcPr>
            <w:tcW w:w="510" w:type="pct"/>
            <w:vAlign w:val="center"/>
          </w:tcPr>
          <w:p w14:paraId="23CE3CB3" w14:textId="77777777" w:rsidR="00526C15" w:rsidRPr="00760E09" w:rsidRDefault="00526C15" w:rsidP="00526C15">
            <w:pPr>
              <w:spacing w:before="60" w:after="60"/>
              <w:ind w:right="-15"/>
              <w:jc w:val="center"/>
              <w:rPr>
                <w:sz w:val="22"/>
              </w:rPr>
            </w:pPr>
            <w:r w:rsidRPr="00760E09">
              <w:rPr>
                <w:sz w:val="22"/>
              </w:rPr>
              <w:t>1990</w:t>
            </w:r>
          </w:p>
        </w:tc>
        <w:tc>
          <w:tcPr>
            <w:tcW w:w="1672" w:type="pct"/>
            <w:vAlign w:val="bottom"/>
          </w:tcPr>
          <w:p w14:paraId="39FB549A" w14:textId="1316B156" w:rsidR="00526C15" w:rsidRPr="00760E09" w:rsidRDefault="00526C15" w:rsidP="00526C15">
            <w:pPr>
              <w:spacing w:before="60" w:after="60"/>
              <w:ind w:right="-15"/>
              <w:jc w:val="center"/>
              <w:rPr>
                <w:sz w:val="22"/>
              </w:rPr>
            </w:pPr>
            <w:ins w:id="4474" w:author="Thu Huyen Tran" w:date="2024-05-17T20:40:00Z" w16du:dateUtc="2024-05-17T13:40:00Z">
              <w:r w:rsidRPr="00760E09">
                <w:rPr>
                  <w:sz w:val="22"/>
                  <w:rPrChange w:id="4475" w:author="Huyen Tran Thu" w:date="2025-04-28T20:04:00Z" w16du:dateUtc="2025-04-28T13:04:00Z">
                    <w:rPr>
                      <w:rFonts w:ascii="Arial" w:hAnsi="Arial" w:cs="Arial"/>
                      <w:sz w:val="20"/>
                      <w:szCs w:val="20"/>
                    </w:rPr>
                  </w:rPrChange>
                </w:rPr>
                <w:t xml:space="preserve">511.610 </w:t>
              </w:r>
            </w:ins>
            <w:del w:id="4476" w:author="Thu Huyen Tran" w:date="2023-12-05T20:55:00Z">
              <w:r w:rsidRPr="00760E09" w:rsidDel="00263198">
                <w:rPr>
                  <w:sz w:val="22"/>
                </w:rPr>
                <w:delText xml:space="preserve">611.740 </w:delText>
              </w:r>
            </w:del>
          </w:p>
        </w:tc>
        <w:tc>
          <w:tcPr>
            <w:tcW w:w="1494" w:type="pct"/>
            <w:vAlign w:val="bottom"/>
          </w:tcPr>
          <w:p w14:paraId="79E96CE9" w14:textId="676A8BC8" w:rsidR="00526C15" w:rsidRPr="00760E09" w:rsidRDefault="00526C15" w:rsidP="00526C15">
            <w:pPr>
              <w:spacing w:before="60" w:after="60"/>
              <w:ind w:right="-15"/>
              <w:jc w:val="center"/>
              <w:rPr>
                <w:sz w:val="22"/>
              </w:rPr>
            </w:pPr>
            <w:ins w:id="4477" w:author="Thu Huyen Tran" w:date="2024-05-17T20:41:00Z" w16du:dateUtc="2024-05-17T13:41:00Z">
              <w:r w:rsidRPr="00760E09">
                <w:rPr>
                  <w:sz w:val="22"/>
                  <w:rPrChange w:id="4478" w:author="Huyen Tran Thu" w:date="2025-04-28T20:04:00Z" w16du:dateUtc="2025-04-28T13:04:00Z">
                    <w:rPr>
                      <w:rFonts w:ascii="Arial" w:hAnsi="Arial" w:cs="Arial"/>
                      <w:sz w:val="20"/>
                      <w:szCs w:val="20"/>
                    </w:rPr>
                  </w:rPrChange>
                </w:rPr>
                <w:t xml:space="preserve">526.137 </w:t>
              </w:r>
            </w:ins>
            <w:del w:id="4479" w:author="Thu Huyen Tran" w:date="2023-12-05T20:55:00Z">
              <w:r w:rsidRPr="00760E09" w:rsidDel="00C23F90">
                <w:rPr>
                  <w:sz w:val="22"/>
                </w:rPr>
                <w:delText xml:space="preserve">428.218 </w:delText>
              </w:r>
            </w:del>
          </w:p>
        </w:tc>
        <w:tc>
          <w:tcPr>
            <w:tcW w:w="1324" w:type="pct"/>
            <w:vAlign w:val="bottom"/>
          </w:tcPr>
          <w:p w14:paraId="0B04261A" w14:textId="2FF99E43" w:rsidR="00526C15" w:rsidRPr="00760E09" w:rsidRDefault="00526C15" w:rsidP="00526C15">
            <w:pPr>
              <w:spacing w:before="60" w:after="60"/>
              <w:ind w:right="-15"/>
              <w:jc w:val="center"/>
              <w:rPr>
                <w:sz w:val="22"/>
              </w:rPr>
            </w:pPr>
            <w:ins w:id="4480" w:author="Thu Huyen Tran" w:date="2024-05-17T20:41:00Z" w16du:dateUtc="2024-05-17T13:41:00Z">
              <w:r w:rsidRPr="00760E09">
                <w:rPr>
                  <w:sz w:val="22"/>
                  <w:rPrChange w:id="4481" w:author="Huyen Tran Thu" w:date="2025-04-28T20:04:00Z" w16du:dateUtc="2025-04-28T13:04:00Z">
                    <w:rPr>
                      <w:rFonts w:ascii="Arial" w:hAnsi="Arial" w:cs="Arial"/>
                      <w:sz w:val="20"/>
                      <w:szCs w:val="20"/>
                    </w:rPr>
                  </w:rPrChange>
                </w:rPr>
                <w:t xml:space="preserve">1.037.747 </w:t>
              </w:r>
            </w:ins>
            <w:del w:id="4482" w:author="Thu Huyen Tran" w:date="2023-12-05T20:56:00Z">
              <w:r w:rsidRPr="00760E09" w:rsidDel="00EC7E78">
                <w:rPr>
                  <w:sz w:val="22"/>
                </w:rPr>
                <w:delText xml:space="preserve">183.522 </w:delText>
              </w:r>
            </w:del>
          </w:p>
        </w:tc>
      </w:tr>
      <w:tr w:rsidR="00526C15" w:rsidRPr="00760E09" w14:paraId="21654EB1" w14:textId="77777777" w:rsidTr="0066799A">
        <w:trPr>
          <w:jc w:val="center"/>
        </w:trPr>
        <w:tc>
          <w:tcPr>
            <w:tcW w:w="510" w:type="pct"/>
            <w:vAlign w:val="center"/>
          </w:tcPr>
          <w:p w14:paraId="76EEFF37" w14:textId="77777777" w:rsidR="00526C15" w:rsidRPr="00760E09" w:rsidRDefault="00526C15" w:rsidP="00526C15">
            <w:pPr>
              <w:spacing w:before="60" w:after="60"/>
              <w:ind w:right="-15"/>
              <w:jc w:val="center"/>
              <w:rPr>
                <w:sz w:val="22"/>
              </w:rPr>
            </w:pPr>
            <w:r w:rsidRPr="00760E09">
              <w:rPr>
                <w:sz w:val="22"/>
              </w:rPr>
              <w:t>1991</w:t>
            </w:r>
          </w:p>
        </w:tc>
        <w:tc>
          <w:tcPr>
            <w:tcW w:w="1672" w:type="pct"/>
            <w:vAlign w:val="bottom"/>
          </w:tcPr>
          <w:p w14:paraId="49C1CDB3" w14:textId="0E13060D" w:rsidR="00526C15" w:rsidRPr="00760E09" w:rsidRDefault="00526C15" w:rsidP="00526C15">
            <w:pPr>
              <w:spacing w:before="60" w:after="60"/>
              <w:ind w:right="-15"/>
              <w:jc w:val="center"/>
              <w:rPr>
                <w:sz w:val="22"/>
              </w:rPr>
            </w:pPr>
            <w:ins w:id="4483" w:author="Thu Huyen Tran" w:date="2024-05-17T20:40:00Z" w16du:dateUtc="2024-05-17T13:40:00Z">
              <w:r w:rsidRPr="00760E09">
                <w:rPr>
                  <w:sz w:val="22"/>
                  <w:rPrChange w:id="4484" w:author="Huyen Tran Thu" w:date="2025-04-28T20:04:00Z" w16du:dateUtc="2025-04-28T13:04:00Z">
                    <w:rPr>
                      <w:rFonts w:ascii="Arial" w:hAnsi="Arial" w:cs="Arial"/>
                      <w:sz w:val="20"/>
                      <w:szCs w:val="20"/>
                    </w:rPr>
                  </w:rPrChange>
                </w:rPr>
                <w:t xml:space="preserve">594.051 </w:t>
              </w:r>
            </w:ins>
            <w:del w:id="4485" w:author="Thu Huyen Tran" w:date="2023-12-05T20:55:00Z">
              <w:r w:rsidRPr="00760E09" w:rsidDel="00263198">
                <w:rPr>
                  <w:sz w:val="22"/>
                </w:rPr>
                <w:delText xml:space="preserve">662.976 </w:delText>
              </w:r>
            </w:del>
          </w:p>
        </w:tc>
        <w:tc>
          <w:tcPr>
            <w:tcW w:w="1494" w:type="pct"/>
            <w:vAlign w:val="bottom"/>
          </w:tcPr>
          <w:p w14:paraId="2AFD3B73" w14:textId="67F4A637" w:rsidR="00526C15" w:rsidRPr="00760E09" w:rsidRDefault="00526C15" w:rsidP="00526C15">
            <w:pPr>
              <w:spacing w:before="60" w:after="60"/>
              <w:ind w:right="-15"/>
              <w:jc w:val="center"/>
              <w:rPr>
                <w:sz w:val="22"/>
              </w:rPr>
            </w:pPr>
            <w:ins w:id="4486" w:author="Thu Huyen Tran" w:date="2024-05-17T20:41:00Z" w16du:dateUtc="2024-05-17T13:41:00Z">
              <w:r w:rsidRPr="00760E09">
                <w:rPr>
                  <w:sz w:val="22"/>
                  <w:rPrChange w:id="4487" w:author="Huyen Tran Thu" w:date="2025-04-28T20:04:00Z" w16du:dateUtc="2025-04-28T13:04:00Z">
                    <w:rPr>
                      <w:rFonts w:ascii="Arial" w:hAnsi="Arial" w:cs="Arial"/>
                      <w:sz w:val="20"/>
                      <w:szCs w:val="20"/>
                    </w:rPr>
                  </w:rPrChange>
                </w:rPr>
                <w:t xml:space="preserve">556.879 </w:t>
              </w:r>
            </w:ins>
            <w:del w:id="4488" w:author="Thu Huyen Tran" w:date="2023-12-05T20:55:00Z">
              <w:r w:rsidRPr="00760E09" w:rsidDel="00C23F90">
                <w:rPr>
                  <w:sz w:val="22"/>
                </w:rPr>
                <w:delText xml:space="preserve">464.083 </w:delText>
              </w:r>
            </w:del>
          </w:p>
        </w:tc>
        <w:tc>
          <w:tcPr>
            <w:tcW w:w="1324" w:type="pct"/>
            <w:vAlign w:val="bottom"/>
          </w:tcPr>
          <w:p w14:paraId="4FDE6213" w14:textId="2A9869A8" w:rsidR="00526C15" w:rsidRPr="00760E09" w:rsidRDefault="00526C15" w:rsidP="00526C15">
            <w:pPr>
              <w:spacing w:before="60" w:after="60"/>
              <w:ind w:right="-15"/>
              <w:jc w:val="center"/>
              <w:rPr>
                <w:sz w:val="22"/>
              </w:rPr>
            </w:pPr>
            <w:ins w:id="4489" w:author="Thu Huyen Tran" w:date="2024-05-17T20:41:00Z" w16du:dateUtc="2024-05-17T13:41:00Z">
              <w:r w:rsidRPr="00760E09">
                <w:rPr>
                  <w:sz w:val="22"/>
                  <w:rPrChange w:id="4490" w:author="Huyen Tran Thu" w:date="2025-04-28T20:04:00Z" w16du:dateUtc="2025-04-28T13:04:00Z">
                    <w:rPr>
                      <w:rFonts w:ascii="Arial" w:hAnsi="Arial" w:cs="Arial"/>
                      <w:sz w:val="20"/>
                      <w:szCs w:val="20"/>
                    </w:rPr>
                  </w:rPrChange>
                </w:rPr>
                <w:t xml:space="preserve">1.150.929 </w:t>
              </w:r>
            </w:ins>
            <w:del w:id="4491" w:author="Thu Huyen Tran" w:date="2023-12-05T20:56:00Z">
              <w:r w:rsidRPr="00760E09" w:rsidDel="00EC7E78">
                <w:rPr>
                  <w:sz w:val="22"/>
                </w:rPr>
                <w:delText xml:space="preserve">198.893 </w:delText>
              </w:r>
            </w:del>
          </w:p>
        </w:tc>
      </w:tr>
      <w:tr w:rsidR="00526C15" w:rsidRPr="00760E09" w14:paraId="6E066B79" w14:textId="77777777" w:rsidTr="0066799A">
        <w:trPr>
          <w:jc w:val="center"/>
        </w:trPr>
        <w:tc>
          <w:tcPr>
            <w:tcW w:w="510" w:type="pct"/>
            <w:vAlign w:val="center"/>
          </w:tcPr>
          <w:p w14:paraId="4688A355" w14:textId="77777777" w:rsidR="00526C15" w:rsidRPr="00760E09" w:rsidRDefault="00526C15" w:rsidP="00526C15">
            <w:pPr>
              <w:spacing w:before="60" w:after="60"/>
              <w:ind w:right="-15"/>
              <w:jc w:val="center"/>
              <w:rPr>
                <w:sz w:val="22"/>
              </w:rPr>
            </w:pPr>
            <w:r w:rsidRPr="00760E09">
              <w:rPr>
                <w:sz w:val="22"/>
              </w:rPr>
              <w:t>1992</w:t>
            </w:r>
          </w:p>
        </w:tc>
        <w:tc>
          <w:tcPr>
            <w:tcW w:w="1672" w:type="pct"/>
            <w:vAlign w:val="bottom"/>
          </w:tcPr>
          <w:p w14:paraId="02EED537" w14:textId="2F4E6FDB" w:rsidR="00526C15" w:rsidRPr="00760E09" w:rsidRDefault="00526C15" w:rsidP="00526C15">
            <w:pPr>
              <w:spacing w:before="60" w:after="60"/>
              <w:ind w:right="-15"/>
              <w:jc w:val="center"/>
              <w:rPr>
                <w:sz w:val="22"/>
              </w:rPr>
            </w:pPr>
            <w:ins w:id="4492" w:author="Thu Huyen Tran" w:date="2024-05-17T20:40:00Z" w16du:dateUtc="2024-05-17T13:40:00Z">
              <w:r w:rsidRPr="00760E09">
                <w:rPr>
                  <w:sz w:val="22"/>
                  <w:rPrChange w:id="4493" w:author="Huyen Tran Thu" w:date="2025-04-28T20:04:00Z" w16du:dateUtc="2025-04-28T13:04:00Z">
                    <w:rPr>
                      <w:rFonts w:ascii="Arial" w:hAnsi="Arial" w:cs="Arial"/>
                      <w:sz w:val="20"/>
                      <w:szCs w:val="20"/>
                    </w:rPr>
                  </w:rPrChange>
                </w:rPr>
                <w:t xml:space="preserve">686.594 </w:t>
              </w:r>
            </w:ins>
            <w:del w:id="4494" w:author="Thu Huyen Tran" w:date="2023-12-05T20:55:00Z">
              <w:r w:rsidRPr="00760E09" w:rsidDel="00263198">
                <w:rPr>
                  <w:sz w:val="22"/>
                </w:rPr>
                <w:delText xml:space="preserve">714.138 </w:delText>
              </w:r>
            </w:del>
          </w:p>
        </w:tc>
        <w:tc>
          <w:tcPr>
            <w:tcW w:w="1494" w:type="pct"/>
            <w:vAlign w:val="bottom"/>
          </w:tcPr>
          <w:p w14:paraId="1F765096" w14:textId="3030BDEC" w:rsidR="00526C15" w:rsidRPr="00760E09" w:rsidRDefault="00526C15" w:rsidP="00526C15">
            <w:pPr>
              <w:spacing w:before="60" w:after="60"/>
              <w:ind w:right="-15"/>
              <w:jc w:val="center"/>
              <w:rPr>
                <w:sz w:val="22"/>
              </w:rPr>
            </w:pPr>
            <w:ins w:id="4495" w:author="Thu Huyen Tran" w:date="2024-05-17T20:41:00Z" w16du:dateUtc="2024-05-17T13:41:00Z">
              <w:r w:rsidRPr="00760E09">
                <w:rPr>
                  <w:sz w:val="22"/>
                  <w:rPrChange w:id="4496" w:author="Huyen Tran Thu" w:date="2025-04-28T20:04:00Z" w16du:dateUtc="2025-04-28T13:04:00Z">
                    <w:rPr>
                      <w:rFonts w:ascii="Arial" w:hAnsi="Arial" w:cs="Arial"/>
                      <w:sz w:val="20"/>
                      <w:szCs w:val="20"/>
                    </w:rPr>
                  </w:rPrChange>
                </w:rPr>
                <w:t xml:space="preserve">587.419 </w:t>
              </w:r>
            </w:ins>
            <w:del w:id="4497" w:author="Thu Huyen Tran" w:date="2023-12-05T20:55:00Z">
              <w:r w:rsidRPr="00760E09" w:rsidDel="00C23F90">
                <w:rPr>
                  <w:sz w:val="22"/>
                </w:rPr>
                <w:delText xml:space="preserve">499.897 </w:delText>
              </w:r>
            </w:del>
          </w:p>
        </w:tc>
        <w:tc>
          <w:tcPr>
            <w:tcW w:w="1324" w:type="pct"/>
            <w:vAlign w:val="bottom"/>
          </w:tcPr>
          <w:p w14:paraId="18FE476A" w14:textId="6A96413E" w:rsidR="00526C15" w:rsidRPr="00760E09" w:rsidRDefault="00526C15" w:rsidP="00526C15">
            <w:pPr>
              <w:spacing w:before="60" w:after="60"/>
              <w:ind w:right="-15"/>
              <w:jc w:val="center"/>
              <w:rPr>
                <w:sz w:val="22"/>
              </w:rPr>
            </w:pPr>
            <w:ins w:id="4498" w:author="Thu Huyen Tran" w:date="2024-05-17T20:41:00Z" w16du:dateUtc="2024-05-17T13:41:00Z">
              <w:r w:rsidRPr="00760E09">
                <w:rPr>
                  <w:sz w:val="22"/>
                  <w:rPrChange w:id="4499" w:author="Huyen Tran Thu" w:date="2025-04-28T20:04:00Z" w16du:dateUtc="2025-04-28T13:04:00Z">
                    <w:rPr>
                      <w:rFonts w:ascii="Arial" w:hAnsi="Arial" w:cs="Arial"/>
                      <w:sz w:val="20"/>
                      <w:szCs w:val="20"/>
                    </w:rPr>
                  </w:rPrChange>
                </w:rPr>
                <w:t xml:space="preserve">1.274.013 </w:t>
              </w:r>
            </w:ins>
            <w:del w:id="4500" w:author="Thu Huyen Tran" w:date="2023-12-05T20:56:00Z">
              <w:r w:rsidRPr="00760E09" w:rsidDel="00EC7E78">
                <w:rPr>
                  <w:sz w:val="22"/>
                </w:rPr>
                <w:delText xml:space="preserve">214.241 </w:delText>
              </w:r>
            </w:del>
          </w:p>
        </w:tc>
      </w:tr>
      <w:tr w:rsidR="00526C15" w:rsidRPr="00760E09" w14:paraId="6E4A059B" w14:textId="77777777" w:rsidTr="0066799A">
        <w:trPr>
          <w:jc w:val="center"/>
        </w:trPr>
        <w:tc>
          <w:tcPr>
            <w:tcW w:w="510" w:type="pct"/>
            <w:vAlign w:val="center"/>
          </w:tcPr>
          <w:p w14:paraId="0755E31E" w14:textId="77777777" w:rsidR="00526C15" w:rsidRPr="00760E09" w:rsidRDefault="00526C15" w:rsidP="00526C15">
            <w:pPr>
              <w:spacing w:before="60" w:after="60"/>
              <w:ind w:right="-15"/>
              <w:jc w:val="center"/>
              <w:rPr>
                <w:sz w:val="22"/>
              </w:rPr>
            </w:pPr>
            <w:r w:rsidRPr="00760E09">
              <w:rPr>
                <w:sz w:val="22"/>
              </w:rPr>
              <w:t>1993</w:t>
            </w:r>
          </w:p>
        </w:tc>
        <w:tc>
          <w:tcPr>
            <w:tcW w:w="1672" w:type="pct"/>
            <w:vAlign w:val="bottom"/>
          </w:tcPr>
          <w:p w14:paraId="04F6A794" w14:textId="1C2248D2" w:rsidR="00526C15" w:rsidRPr="00760E09" w:rsidRDefault="00526C15" w:rsidP="00526C15">
            <w:pPr>
              <w:spacing w:before="60" w:after="60"/>
              <w:ind w:right="-15"/>
              <w:jc w:val="center"/>
              <w:rPr>
                <w:sz w:val="22"/>
              </w:rPr>
            </w:pPr>
            <w:ins w:id="4501" w:author="Thu Huyen Tran" w:date="2024-05-17T20:40:00Z" w16du:dateUtc="2024-05-17T13:40:00Z">
              <w:r w:rsidRPr="00760E09">
                <w:rPr>
                  <w:sz w:val="22"/>
                  <w:rPrChange w:id="4502" w:author="Huyen Tran Thu" w:date="2025-04-28T20:04:00Z" w16du:dateUtc="2025-04-28T13:04:00Z">
                    <w:rPr>
                      <w:rFonts w:ascii="Arial" w:hAnsi="Arial" w:cs="Arial"/>
                      <w:sz w:val="20"/>
                      <w:szCs w:val="20"/>
                    </w:rPr>
                  </w:rPrChange>
                </w:rPr>
                <w:t xml:space="preserve">790.280 </w:t>
              </w:r>
            </w:ins>
            <w:del w:id="4503" w:author="Thu Huyen Tran" w:date="2023-12-05T20:55:00Z">
              <w:r w:rsidRPr="00760E09" w:rsidDel="00263198">
                <w:rPr>
                  <w:sz w:val="22"/>
                </w:rPr>
                <w:delText xml:space="preserve">764.976 </w:delText>
              </w:r>
            </w:del>
          </w:p>
        </w:tc>
        <w:tc>
          <w:tcPr>
            <w:tcW w:w="1494" w:type="pct"/>
            <w:vAlign w:val="bottom"/>
          </w:tcPr>
          <w:p w14:paraId="05879CA8" w14:textId="74822868" w:rsidR="00526C15" w:rsidRPr="00760E09" w:rsidRDefault="00526C15" w:rsidP="00526C15">
            <w:pPr>
              <w:spacing w:before="60" w:after="60"/>
              <w:ind w:right="-15"/>
              <w:jc w:val="center"/>
              <w:rPr>
                <w:sz w:val="22"/>
              </w:rPr>
            </w:pPr>
            <w:ins w:id="4504" w:author="Thu Huyen Tran" w:date="2024-05-17T20:41:00Z" w16du:dateUtc="2024-05-17T13:41:00Z">
              <w:r w:rsidRPr="00760E09">
                <w:rPr>
                  <w:sz w:val="22"/>
                  <w:rPrChange w:id="4505" w:author="Huyen Tran Thu" w:date="2025-04-28T20:04:00Z" w16du:dateUtc="2025-04-28T13:04:00Z">
                    <w:rPr>
                      <w:rFonts w:ascii="Arial" w:hAnsi="Arial" w:cs="Arial"/>
                      <w:sz w:val="20"/>
                      <w:szCs w:val="20"/>
                    </w:rPr>
                  </w:rPrChange>
                </w:rPr>
                <w:t xml:space="preserve">617.589 </w:t>
              </w:r>
            </w:ins>
            <w:del w:id="4506" w:author="Thu Huyen Tran" w:date="2023-12-05T20:55:00Z">
              <w:r w:rsidRPr="00760E09" w:rsidDel="00C23F90">
                <w:rPr>
                  <w:sz w:val="22"/>
                </w:rPr>
                <w:delText xml:space="preserve">535.484 </w:delText>
              </w:r>
            </w:del>
          </w:p>
        </w:tc>
        <w:tc>
          <w:tcPr>
            <w:tcW w:w="1324" w:type="pct"/>
            <w:vAlign w:val="bottom"/>
          </w:tcPr>
          <w:p w14:paraId="3E917BE0" w14:textId="5BF1D63C" w:rsidR="00526C15" w:rsidRPr="00760E09" w:rsidRDefault="00526C15" w:rsidP="00526C15">
            <w:pPr>
              <w:spacing w:before="60" w:after="60"/>
              <w:ind w:right="-15"/>
              <w:jc w:val="center"/>
              <w:rPr>
                <w:sz w:val="22"/>
              </w:rPr>
            </w:pPr>
            <w:ins w:id="4507" w:author="Thu Huyen Tran" w:date="2024-05-17T20:41:00Z" w16du:dateUtc="2024-05-17T13:41:00Z">
              <w:r w:rsidRPr="00760E09">
                <w:rPr>
                  <w:sz w:val="22"/>
                  <w:rPrChange w:id="4508" w:author="Huyen Tran Thu" w:date="2025-04-28T20:04:00Z" w16du:dateUtc="2025-04-28T13:04:00Z">
                    <w:rPr>
                      <w:rFonts w:ascii="Arial" w:hAnsi="Arial" w:cs="Arial"/>
                      <w:sz w:val="20"/>
                      <w:szCs w:val="20"/>
                    </w:rPr>
                  </w:rPrChange>
                </w:rPr>
                <w:t xml:space="preserve">1.407.869 </w:t>
              </w:r>
            </w:ins>
            <w:del w:id="4509" w:author="Thu Huyen Tran" w:date="2023-12-05T20:56:00Z">
              <w:r w:rsidRPr="00760E09" w:rsidDel="00EC7E78">
                <w:rPr>
                  <w:sz w:val="22"/>
                </w:rPr>
                <w:delText xml:space="preserve">229.493 </w:delText>
              </w:r>
            </w:del>
          </w:p>
        </w:tc>
      </w:tr>
      <w:tr w:rsidR="00526C15" w:rsidRPr="00760E09" w14:paraId="690B0EDA" w14:textId="77777777" w:rsidTr="0066799A">
        <w:trPr>
          <w:jc w:val="center"/>
        </w:trPr>
        <w:tc>
          <w:tcPr>
            <w:tcW w:w="510" w:type="pct"/>
            <w:vAlign w:val="center"/>
          </w:tcPr>
          <w:p w14:paraId="28C60538" w14:textId="77777777" w:rsidR="00526C15" w:rsidRPr="00760E09" w:rsidRDefault="00526C15" w:rsidP="00526C15">
            <w:pPr>
              <w:spacing w:before="60" w:after="60"/>
              <w:ind w:right="-15"/>
              <w:jc w:val="center"/>
              <w:rPr>
                <w:sz w:val="22"/>
              </w:rPr>
            </w:pPr>
            <w:r w:rsidRPr="00760E09">
              <w:rPr>
                <w:sz w:val="22"/>
              </w:rPr>
              <w:t>1994</w:t>
            </w:r>
          </w:p>
        </w:tc>
        <w:tc>
          <w:tcPr>
            <w:tcW w:w="1672" w:type="pct"/>
            <w:vAlign w:val="bottom"/>
          </w:tcPr>
          <w:p w14:paraId="4FC2FD33" w14:textId="2853C4BD" w:rsidR="00526C15" w:rsidRPr="00760E09" w:rsidRDefault="00526C15" w:rsidP="00526C15">
            <w:pPr>
              <w:spacing w:before="60" w:after="60"/>
              <w:ind w:right="-15"/>
              <w:jc w:val="center"/>
              <w:rPr>
                <w:sz w:val="22"/>
              </w:rPr>
            </w:pPr>
            <w:ins w:id="4510" w:author="Thu Huyen Tran" w:date="2024-05-17T20:40:00Z" w16du:dateUtc="2024-05-17T13:40:00Z">
              <w:r w:rsidRPr="00760E09">
                <w:rPr>
                  <w:sz w:val="22"/>
                  <w:rPrChange w:id="4511" w:author="Huyen Tran Thu" w:date="2025-04-28T20:04:00Z" w16du:dateUtc="2025-04-28T13:04:00Z">
                    <w:rPr>
                      <w:rFonts w:ascii="Arial" w:hAnsi="Arial" w:cs="Arial"/>
                      <w:sz w:val="20"/>
                      <w:szCs w:val="20"/>
                    </w:rPr>
                  </w:rPrChange>
                </w:rPr>
                <w:t xml:space="preserve">922.102 </w:t>
              </w:r>
            </w:ins>
            <w:del w:id="4512" w:author="Thu Huyen Tran" w:date="2023-12-05T20:55:00Z">
              <w:r w:rsidRPr="00760E09" w:rsidDel="00263198">
                <w:rPr>
                  <w:sz w:val="22"/>
                </w:rPr>
                <w:delText xml:space="preserve">831.985 </w:delText>
              </w:r>
            </w:del>
          </w:p>
        </w:tc>
        <w:tc>
          <w:tcPr>
            <w:tcW w:w="1494" w:type="pct"/>
            <w:vAlign w:val="bottom"/>
          </w:tcPr>
          <w:p w14:paraId="06786ECA" w14:textId="186CCC56" w:rsidR="00526C15" w:rsidRPr="00760E09" w:rsidRDefault="00526C15" w:rsidP="00526C15">
            <w:pPr>
              <w:spacing w:before="60" w:after="60"/>
              <w:ind w:right="-15"/>
              <w:jc w:val="center"/>
              <w:rPr>
                <w:sz w:val="22"/>
              </w:rPr>
            </w:pPr>
            <w:ins w:id="4513" w:author="Thu Huyen Tran" w:date="2024-05-17T20:41:00Z" w16du:dateUtc="2024-05-17T13:41:00Z">
              <w:r w:rsidRPr="00760E09">
                <w:rPr>
                  <w:sz w:val="22"/>
                  <w:rPrChange w:id="4514" w:author="Huyen Tran Thu" w:date="2025-04-28T20:04:00Z" w16du:dateUtc="2025-04-28T13:04:00Z">
                    <w:rPr>
                      <w:rFonts w:ascii="Arial" w:hAnsi="Arial" w:cs="Arial"/>
                      <w:sz w:val="20"/>
                      <w:szCs w:val="20"/>
                    </w:rPr>
                  </w:rPrChange>
                </w:rPr>
                <w:t xml:space="preserve">658.512 </w:t>
              </w:r>
            </w:ins>
            <w:del w:id="4515" w:author="Thu Huyen Tran" w:date="2023-12-05T20:55:00Z">
              <w:r w:rsidRPr="00760E09" w:rsidDel="00C23F90">
                <w:rPr>
                  <w:sz w:val="22"/>
                </w:rPr>
                <w:delText xml:space="preserve">582.389 </w:delText>
              </w:r>
            </w:del>
          </w:p>
        </w:tc>
        <w:tc>
          <w:tcPr>
            <w:tcW w:w="1324" w:type="pct"/>
            <w:vAlign w:val="bottom"/>
          </w:tcPr>
          <w:p w14:paraId="553EE604" w14:textId="1933197B" w:rsidR="00526C15" w:rsidRPr="00760E09" w:rsidRDefault="00526C15" w:rsidP="00526C15">
            <w:pPr>
              <w:spacing w:before="60" w:after="60"/>
              <w:ind w:right="-15"/>
              <w:jc w:val="center"/>
              <w:rPr>
                <w:sz w:val="22"/>
              </w:rPr>
            </w:pPr>
            <w:ins w:id="4516" w:author="Thu Huyen Tran" w:date="2024-05-17T20:41:00Z" w16du:dateUtc="2024-05-17T13:41:00Z">
              <w:r w:rsidRPr="00760E09">
                <w:rPr>
                  <w:sz w:val="22"/>
                  <w:rPrChange w:id="4517" w:author="Huyen Tran Thu" w:date="2025-04-28T20:04:00Z" w16du:dateUtc="2025-04-28T13:04:00Z">
                    <w:rPr>
                      <w:rFonts w:ascii="Arial" w:hAnsi="Arial" w:cs="Arial"/>
                      <w:sz w:val="20"/>
                      <w:szCs w:val="20"/>
                    </w:rPr>
                  </w:rPrChange>
                </w:rPr>
                <w:t xml:space="preserve">1.580.614 </w:t>
              </w:r>
            </w:ins>
            <w:del w:id="4518" w:author="Thu Huyen Tran" w:date="2023-12-05T20:56:00Z">
              <w:r w:rsidRPr="00760E09" w:rsidDel="00EC7E78">
                <w:rPr>
                  <w:sz w:val="22"/>
                </w:rPr>
                <w:delText xml:space="preserve">249.595 </w:delText>
              </w:r>
            </w:del>
          </w:p>
        </w:tc>
      </w:tr>
      <w:tr w:rsidR="00526C15" w:rsidRPr="00760E09" w14:paraId="4DC68981" w14:textId="77777777" w:rsidTr="0066799A">
        <w:trPr>
          <w:jc w:val="center"/>
        </w:trPr>
        <w:tc>
          <w:tcPr>
            <w:tcW w:w="510" w:type="pct"/>
            <w:vAlign w:val="center"/>
          </w:tcPr>
          <w:p w14:paraId="6845B482" w14:textId="77777777" w:rsidR="00526C15" w:rsidRPr="00760E09" w:rsidRDefault="00526C15" w:rsidP="00526C15">
            <w:pPr>
              <w:spacing w:before="60" w:after="60"/>
              <w:ind w:right="-15"/>
              <w:jc w:val="center"/>
              <w:rPr>
                <w:sz w:val="22"/>
              </w:rPr>
            </w:pPr>
            <w:r w:rsidRPr="00760E09">
              <w:rPr>
                <w:sz w:val="22"/>
              </w:rPr>
              <w:t>1995</w:t>
            </w:r>
          </w:p>
        </w:tc>
        <w:tc>
          <w:tcPr>
            <w:tcW w:w="1672" w:type="pct"/>
            <w:vAlign w:val="bottom"/>
          </w:tcPr>
          <w:p w14:paraId="552ACDF8" w14:textId="4DDA5C70" w:rsidR="00526C15" w:rsidRPr="00760E09" w:rsidRDefault="00526C15" w:rsidP="00526C15">
            <w:pPr>
              <w:spacing w:before="60" w:after="60"/>
              <w:ind w:right="-15"/>
              <w:jc w:val="center"/>
              <w:rPr>
                <w:sz w:val="22"/>
              </w:rPr>
            </w:pPr>
            <w:ins w:id="4519" w:author="Thu Huyen Tran" w:date="2024-05-17T20:40:00Z" w16du:dateUtc="2024-05-17T13:40:00Z">
              <w:r w:rsidRPr="00760E09">
                <w:rPr>
                  <w:sz w:val="22"/>
                  <w:rPrChange w:id="4520" w:author="Huyen Tran Thu" w:date="2025-04-28T20:04:00Z" w16du:dateUtc="2025-04-28T13:04:00Z">
                    <w:rPr>
                      <w:rFonts w:ascii="Arial" w:hAnsi="Arial" w:cs="Arial"/>
                      <w:sz w:val="20"/>
                      <w:szCs w:val="20"/>
                    </w:rPr>
                  </w:rPrChange>
                </w:rPr>
                <w:t xml:space="preserve">1.077.894 </w:t>
              </w:r>
            </w:ins>
            <w:del w:id="4521" w:author="Thu Huyen Tran" w:date="2023-12-05T20:55:00Z">
              <w:r w:rsidRPr="00760E09" w:rsidDel="00263198">
                <w:rPr>
                  <w:sz w:val="22"/>
                </w:rPr>
                <w:delText xml:space="preserve">905.349 </w:delText>
              </w:r>
            </w:del>
          </w:p>
        </w:tc>
        <w:tc>
          <w:tcPr>
            <w:tcW w:w="1494" w:type="pct"/>
            <w:vAlign w:val="bottom"/>
          </w:tcPr>
          <w:p w14:paraId="662C8EC4" w14:textId="761E933A" w:rsidR="00526C15" w:rsidRPr="00760E09" w:rsidRDefault="00526C15" w:rsidP="00526C15">
            <w:pPr>
              <w:spacing w:before="60" w:after="60"/>
              <w:ind w:right="-15"/>
              <w:jc w:val="center"/>
              <w:rPr>
                <w:sz w:val="22"/>
              </w:rPr>
            </w:pPr>
            <w:ins w:id="4522" w:author="Thu Huyen Tran" w:date="2024-05-17T20:41:00Z" w16du:dateUtc="2024-05-17T13:41:00Z">
              <w:r w:rsidRPr="00760E09">
                <w:rPr>
                  <w:sz w:val="22"/>
                  <w:rPrChange w:id="4523" w:author="Huyen Tran Thu" w:date="2025-04-28T20:04:00Z" w16du:dateUtc="2025-04-28T13:04:00Z">
                    <w:rPr>
                      <w:rFonts w:ascii="Arial" w:hAnsi="Arial" w:cs="Arial"/>
                      <w:sz w:val="20"/>
                      <w:szCs w:val="20"/>
                    </w:rPr>
                  </w:rPrChange>
                </w:rPr>
                <w:t xml:space="preserve">703.495 </w:t>
              </w:r>
            </w:ins>
            <w:del w:id="4524" w:author="Thu Huyen Tran" w:date="2023-12-05T20:55:00Z">
              <w:r w:rsidRPr="00760E09" w:rsidDel="00C23F90">
                <w:rPr>
                  <w:sz w:val="22"/>
                </w:rPr>
                <w:delText xml:space="preserve">633.745 </w:delText>
              </w:r>
            </w:del>
          </w:p>
        </w:tc>
        <w:tc>
          <w:tcPr>
            <w:tcW w:w="1324" w:type="pct"/>
            <w:vAlign w:val="bottom"/>
          </w:tcPr>
          <w:p w14:paraId="566DCFB7" w14:textId="3E7D8C01" w:rsidR="00526C15" w:rsidRPr="00760E09" w:rsidRDefault="00526C15" w:rsidP="00526C15">
            <w:pPr>
              <w:spacing w:before="60" w:after="60"/>
              <w:ind w:right="-15"/>
              <w:jc w:val="center"/>
              <w:rPr>
                <w:sz w:val="22"/>
              </w:rPr>
            </w:pPr>
            <w:ins w:id="4525" w:author="Thu Huyen Tran" w:date="2024-05-17T20:41:00Z" w16du:dateUtc="2024-05-17T13:41:00Z">
              <w:r w:rsidRPr="00760E09">
                <w:rPr>
                  <w:sz w:val="22"/>
                  <w:rPrChange w:id="4526" w:author="Huyen Tran Thu" w:date="2025-04-28T20:04:00Z" w16du:dateUtc="2025-04-28T13:04:00Z">
                    <w:rPr>
                      <w:rFonts w:ascii="Arial" w:hAnsi="Arial" w:cs="Arial"/>
                      <w:sz w:val="20"/>
                      <w:szCs w:val="20"/>
                    </w:rPr>
                  </w:rPrChange>
                </w:rPr>
                <w:t xml:space="preserve">1.781.390 </w:t>
              </w:r>
            </w:ins>
            <w:del w:id="4527" w:author="Thu Huyen Tran" w:date="2023-12-05T20:56:00Z">
              <w:r w:rsidRPr="00760E09" w:rsidDel="00EC7E78">
                <w:rPr>
                  <w:sz w:val="22"/>
                </w:rPr>
                <w:delText xml:space="preserve">271.605 </w:delText>
              </w:r>
            </w:del>
          </w:p>
        </w:tc>
      </w:tr>
      <w:tr w:rsidR="00526C15" w:rsidRPr="00760E09" w14:paraId="7D36F1B5" w14:textId="77777777" w:rsidTr="0066799A">
        <w:trPr>
          <w:jc w:val="center"/>
        </w:trPr>
        <w:tc>
          <w:tcPr>
            <w:tcW w:w="510" w:type="pct"/>
            <w:vAlign w:val="center"/>
          </w:tcPr>
          <w:p w14:paraId="5495F487" w14:textId="77777777" w:rsidR="00526C15" w:rsidRPr="00760E09" w:rsidRDefault="00526C15" w:rsidP="00526C15">
            <w:pPr>
              <w:spacing w:before="60" w:after="60"/>
              <w:ind w:right="-15"/>
              <w:jc w:val="center"/>
              <w:rPr>
                <w:sz w:val="22"/>
              </w:rPr>
            </w:pPr>
            <w:r w:rsidRPr="00760E09">
              <w:rPr>
                <w:sz w:val="22"/>
              </w:rPr>
              <w:t>1996</w:t>
            </w:r>
          </w:p>
        </w:tc>
        <w:tc>
          <w:tcPr>
            <w:tcW w:w="1672" w:type="pct"/>
            <w:vAlign w:val="bottom"/>
          </w:tcPr>
          <w:p w14:paraId="17D2B0A5" w14:textId="55941F9C" w:rsidR="00526C15" w:rsidRPr="00760E09" w:rsidRDefault="00526C15" w:rsidP="00526C15">
            <w:pPr>
              <w:spacing w:before="60" w:after="60"/>
              <w:ind w:right="-15"/>
              <w:jc w:val="center"/>
              <w:rPr>
                <w:sz w:val="22"/>
              </w:rPr>
            </w:pPr>
            <w:ins w:id="4528" w:author="Thu Huyen Tran" w:date="2024-05-17T20:40:00Z" w16du:dateUtc="2024-05-17T13:40:00Z">
              <w:r w:rsidRPr="00760E09">
                <w:rPr>
                  <w:sz w:val="22"/>
                  <w:rPrChange w:id="4529" w:author="Huyen Tran Thu" w:date="2025-04-28T20:04:00Z" w16du:dateUtc="2025-04-28T13:04:00Z">
                    <w:rPr>
                      <w:rFonts w:ascii="Arial" w:hAnsi="Arial" w:cs="Arial"/>
                      <w:sz w:val="20"/>
                      <w:szCs w:val="20"/>
                    </w:rPr>
                  </w:rPrChange>
                </w:rPr>
                <w:t xml:space="preserve">1.241.670 </w:t>
              </w:r>
            </w:ins>
            <w:del w:id="4530" w:author="Thu Huyen Tran" w:date="2023-12-05T20:55:00Z">
              <w:r w:rsidRPr="00760E09" w:rsidDel="00263198">
                <w:rPr>
                  <w:sz w:val="22"/>
                </w:rPr>
                <w:delText xml:space="preserve">967.011 </w:delText>
              </w:r>
            </w:del>
          </w:p>
        </w:tc>
        <w:tc>
          <w:tcPr>
            <w:tcW w:w="1494" w:type="pct"/>
            <w:vAlign w:val="bottom"/>
          </w:tcPr>
          <w:p w14:paraId="08CF5601" w14:textId="23E193FB" w:rsidR="00526C15" w:rsidRPr="00760E09" w:rsidRDefault="00526C15" w:rsidP="00526C15">
            <w:pPr>
              <w:spacing w:before="60" w:after="60"/>
              <w:ind w:right="-15"/>
              <w:jc w:val="center"/>
              <w:rPr>
                <w:sz w:val="22"/>
              </w:rPr>
            </w:pPr>
            <w:ins w:id="4531" w:author="Thu Huyen Tran" w:date="2024-05-17T20:41:00Z" w16du:dateUtc="2024-05-17T13:41:00Z">
              <w:r w:rsidRPr="00760E09">
                <w:rPr>
                  <w:sz w:val="22"/>
                  <w:rPrChange w:id="4532" w:author="Huyen Tran Thu" w:date="2025-04-28T20:04:00Z" w16du:dateUtc="2025-04-28T13:04:00Z">
                    <w:rPr>
                      <w:rFonts w:ascii="Arial" w:hAnsi="Arial" w:cs="Arial"/>
                      <w:sz w:val="20"/>
                      <w:szCs w:val="20"/>
                    </w:rPr>
                  </w:rPrChange>
                </w:rPr>
                <w:t xml:space="preserve">740.403 </w:t>
              </w:r>
            </w:ins>
            <w:del w:id="4533" w:author="Thu Huyen Tran" w:date="2023-12-05T20:55:00Z">
              <w:r w:rsidRPr="00760E09" w:rsidDel="00C23F90">
                <w:rPr>
                  <w:sz w:val="22"/>
                </w:rPr>
                <w:delText xml:space="preserve">676.908 </w:delText>
              </w:r>
            </w:del>
          </w:p>
        </w:tc>
        <w:tc>
          <w:tcPr>
            <w:tcW w:w="1324" w:type="pct"/>
            <w:vAlign w:val="bottom"/>
          </w:tcPr>
          <w:p w14:paraId="15231059" w14:textId="13DBD01F" w:rsidR="00526C15" w:rsidRPr="00760E09" w:rsidRDefault="00526C15" w:rsidP="00526C15">
            <w:pPr>
              <w:spacing w:before="60" w:after="60"/>
              <w:ind w:right="-15"/>
              <w:jc w:val="center"/>
              <w:rPr>
                <w:sz w:val="22"/>
              </w:rPr>
            </w:pPr>
            <w:ins w:id="4534" w:author="Thu Huyen Tran" w:date="2024-05-17T20:41:00Z" w16du:dateUtc="2024-05-17T13:41:00Z">
              <w:r w:rsidRPr="00760E09">
                <w:rPr>
                  <w:sz w:val="22"/>
                  <w:rPrChange w:id="4535" w:author="Huyen Tran Thu" w:date="2025-04-28T20:04:00Z" w16du:dateUtc="2025-04-28T13:04:00Z">
                    <w:rPr>
                      <w:rFonts w:ascii="Arial" w:hAnsi="Arial" w:cs="Arial"/>
                      <w:sz w:val="20"/>
                      <w:szCs w:val="20"/>
                    </w:rPr>
                  </w:rPrChange>
                </w:rPr>
                <w:t xml:space="preserve">1.982.073 </w:t>
              </w:r>
            </w:ins>
            <w:del w:id="4536" w:author="Thu Huyen Tran" w:date="2023-12-05T20:56:00Z">
              <w:r w:rsidRPr="00760E09" w:rsidDel="00EC7E78">
                <w:rPr>
                  <w:sz w:val="22"/>
                </w:rPr>
                <w:delText xml:space="preserve">290.103 </w:delText>
              </w:r>
            </w:del>
          </w:p>
        </w:tc>
      </w:tr>
      <w:tr w:rsidR="00526C15" w:rsidRPr="00760E09" w14:paraId="65834D12" w14:textId="77777777" w:rsidTr="0066799A">
        <w:trPr>
          <w:jc w:val="center"/>
        </w:trPr>
        <w:tc>
          <w:tcPr>
            <w:tcW w:w="510" w:type="pct"/>
            <w:vAlign w:val="center"/>
          </w:tcPr>
          <w:p w14:paraId="3FE3A29E" w14:textId="77777777" w:rsidR="00526C15" w:rsidRPr="00760E09" w:rsidRDefault="00526C15" w:rsidP="00526C15">
            <w:pPr>
              <w:spacing w:before="60" w:after="60"/>
              <w:ind w:right="-15"/>
              <w:jc w:val="center"/>
              <w:rPr>
                <w:sz w:val="22"/>
              </w:rPr>
            </w:pPr>
            <w:r w:rsidRPr="00760E09">
              <w:rPr>
                <w:sz w:val="22"/>
              </w:rPr>
              <w:t>1997</w:t>
            </w:r>
          </w:p>
        </w:tc>
        <w:tc>
          <w:tcPr>
            <w:tcW w:w="1672" w:type="pct"/>
            <w:vAlign w:val="bottom"/>
          </w:tcPr>
          <w:p w14:paraId="1AE2569A" w14:textId="0770811B" w:rsidR="00526C15" w:rsidRPr="00760E09" w:rsidRDefault="00526C15" w:rsidP="00526C15">
            <w:pPr>
              <w:spacing w:before="60" w:after="60"/>
              <w:ind w:right="-15"/>
              <w:jc w:val="center"/>
              <w:rPr>
                <w:sz w:val="22"/>
              </w:rPr>
            </w:pPr>
            <w:ins w:id="4537" w:author="Thu Huyen Tran" w:date="2024-05-17T20:40:00Z" w16du:dateUtc="2024-05-17T13:40:00Z">
              <w:r w:rsidRPr="00760E09">
                <w:rPr>
                  <w:sz w:val="22"/>
                  <w:rPrChange w:id="4538" w:author="Huyen Tran Thu" w:date="2025-04-28T20:04:00Z" w16du:dateUtc="2025-04-28T13:04:00Z">
                    <w:rPr>
                      <w:rFonts w:ascii="Arial" w:hAnsi="Arial" w:cs="Arial"/>
                      <w:sz w:val="20"/>
                      <w:szCs w:val="20"/>
                    </w:rPr>
                  </w:rPrChange>
                </w:rPr>
                <w:t xml:space="preserve">1.681.557 </w:t>
              </w:r>
            </w:ins>
            <w:del w:id="4539" w:author="Thu Huyen Tran" w:date="2023-12-05T20:55:00Z">
              <w:r w:rsidRPr="00760E09" w:rsidDel="00263198">
                <w:rPr>
                  <w:sz w:val="22"/>
                </w:rPr>
                <w:delText xml:space="preserve">1.236.122 </w:delText>
              </w:r>
            </w:del>
          </w:p>
        </w:tc>
        <w:tc>
          <w:tcPr>
            <w:tcW w:w="1494" w:type="pct"/>
            <w:vAlign w:val="bottom"/>
          </w:tcPr>
          <w:p w14:paraId="78210531" w14:textId="5874AE9B" w:rsidR="00526C15" w:rsidRPr="00760E09" w:rsidRDefault="00526C15" w:rsidP="00526C15">
            <w:pPr>
              <w:spacing w:before="60" w:after="60"/>
              <w:ind w:right="-15"/>
              <w:jc w:val="center"/>
              <w:rPr>
                <w:sz w:val="22"/>
              </w:rPr>
            </w:pPr>
            <w:ins w:id="4540" w:author="Thu Huyen Tran" w:date="2024-05-17T20:41:00Z" w16du:dateUtc="2024-05-17T13:41:00Z">
              <w:r w:rsidRPr="00760E09">
                <w:rPr>
                  <w:sz w:val="22"/>
                  <w:rPrChange w:id="4541" w:author="Huyen Tran Thu" w:date="2025-04-28T20:04:00Z" w16du:dateUtc="2025-04-28T13:04:00Z">
                    <w:rPr>
                      <w:rFonts w:ascii="Arial" w:hAnsi="Arial" w:cs="Arial"/>
                      <w:sz w:val="20"/>
                      <w:szCs w:val="20"/>
                    </w:rPr>
                  </w:rPrChange>
                </w:rPr>
                <w:t xml:space="preserve">915.514 </w:t>
              </w:r>
            </w:ins>
            <w:del w:id="4542" w:author="Thu Huyen Tran" w:date="2023-12-05T20:55:00Z">
              <w:r w:rsidRPr="00760E09" w:rsidDel="00C23F90">
                <w:rPr>
                  <w:sz w:val="22"/>
                </w:rPr>
                <w:delText xml:space="preserve">865.285 </w:delText>
              </w:r>
            </w:del>
          </w:p>
        </w:tc>
        <w:tc>
          <w:tcPr>
            <w:tcW w:w="1324" w:type="pct"/>
            <w:vAlign w:val="bottom"/>
          </w:tcPr>
          <w:p w14:paraId="25D1324C" w14:textId="17A03ED0" w:rsidR="00526C15" w:rsidRPr="00760E09" w:rsidRDefault="00526C15" w:rsidP="00526C15">
            <w:pPr>
              <w:spacing w:before="60" w:after="60"/>
              <w:ind w:right="-15"/>
              <w:jc w:val="center"/>
              <w:rPr>
                <w:sz w:val="22"/>
              </w:rPr>
            </w:pPr>
            <w:ins w:id="4543" w:author="Thu Huyen Tran" w:date="2024-05-17T20:41:00Z" w16du:dateUtc="2024-05-17T13:41:00Z">
              <w:r w:rsidRPr="00760E09">
                <w:rPr>
                  <w:sz w:val="22"/>
                  <w:rPrChange w:id="4544" w:author="Huyen Tran Thu" w:date="2025-04-28T20:04:00Z" w16du:dateUtc="2025-04-28T13:04:00Z">
                    <w:rPr>
                      <w:rFonts w:ascii="Arial" w:hAnsi="Arial" w:cs="Arial"/>
                      <w:sz w:val="20"/>
                      <w:szCs w:val="20"/>
                    </w:rPr>
                  </w:rPrChange>
                </w:rPr>
                <w:t xml:space="preserve">2.597.071 </w:t>
              </w:r>
            </w:ins>
            <w:del w:id="4545" w:author="Thu Huyen Tran" w:date="2023-12-05T20:56:00Z">
              <w:r w:rsidRPr="00760E09" w:rsidDel="00EC7E78">
                <w:rPr>
                  <w:sz w:val="22"/>
                </w:rPr>
                <w:delText xml:space="preserve">370.836 </w:delText>
              </w:r>
            </w:del>
          </w:p>
        </w:tc>
      </w:tr>
      <w:tr w:rsidR="00526C15" w:rsidRPr="00760E09" w14:paraId="3CCF994B" w14:textId="77777777" w:rsidTr="0066799A">
        <w:trPr>
          <w:jc w:val="center"/>
        </w:trPr>
        <w:tc>
          <w:tcPr>
            <w:tcW w:w="510" w:type="pct"/>
            <w:vAlign w:val="center"/>
          </w:tcPr>
          <w:p w14:paraId="7930A5F8" w14:textId="77777777" w:rsidR="00526C15" w:rsidRPr="00760E09" w:rsidRDefault="00526C15" w:rsidP="00526C15">
            <w:pPr>
              <w:spacing w:before="60" w:after="60"/>
              <w:ind w:right="-15"/>
              <w:jc w:val="center"/>
              <w:rPr>
                <w:sz w:val="22"/>
              </w:rPr>
            </w:pPr>
            <w:r w:rsidRPr="00760E09">
              <w:rPr>
                <w:sz w:val="22"/>
              </w:rPr>
              <w:t>1998</w:t>
            </w:r>
          </w:p>
        </w:tc>
        <w:tc>
          <w:tcPr>
            <w:tcW w:w="1672" w:type="pct"/>
            <w:vAlign w:val="bottom"/>
          </w:tcPr>
          <w:p w14:paraId="5A5C13A7" w14:textId="1491D1BE" w:rsidR="00526C15" w:rsidRPr="00760E09" w:rsidRDefault="00526C15" w:rsidP="00526C15">
            <w:pPr>
              <w:spacing w:before="60" w:after="60"/>
              <w:ind w:right="-15"/>
              <w:jc w:val="center"/>
              <w:rPr>
                <w:sz w:val="22"/>
              </w:rPr>
            </w:pPr>
            <w:ins w:id="4546" w:author="Thu Huyen Tran" w:date="2024-05-17T20:40:00Z" w16du:dateUtc="2024-05-17T13:40:00Z">
              <w:r w:rsidRPr="00760E09">
                <w:rPr>
                  <w:sz w:val="22"/>
                  <w:rPrChange w:id="4547" w:author="Huyen Tran Thu" w:date="2025-04-28T20:04:00Z" w16du:dateUtc="2025-04-28T13:04:00Z">
                    <w:rPr>
                      <w:rFonts w:ascii="Arial" w:hAnsi="Arial" w:cs="Arial"/>
                      <w:sz w:val="20"/>
                      <w:szCs w:val="20"/>
                    </w:rPr>
                  </w:rPrChange>
                </w:rPr>
                <w:t xml:space="preserve">1.943.383 </w:t>
              </w:r>
            </w:ins>
            <w:del w:id="4548" w:author="Thu Huyen Tran" w:date="2023-12-05T20:55:00Z">
              <w:r w:rsidRPr="00760E09" w:rsidDel="00263198">
                <w:rPr>
                  <w:sz w:val="22"/>
                </w:rPr>
                <w:delText xml:space="preserve">1.317.843 </w:delText>
              </w:r>
            </w:del>
          </w:p>
        </w:tc>
        <w:tc>
          <w:tcPr>
            <w:tcW w:w="1494" w:type="pct"/>
            <w:vAlign w:val="bottom"/>
          </w:tcPr>
          <w:p w14:paraId="196AD18D" w14:textId="3F042546" w:rsidR="00526C15" w:rsidRPr="00760E09" w:rsidRDefault="00526C15" w:rsidP="00526C15">
            <w:pPr>
              <w:spacing w:before="60" w:after="60"/>
              <w:ind w:right="-15"/>
              <w:jc w:val="center"/>
              <w:rPr>
                <w:sz w:val="22"/>
              </w:rPr>
            </w:pPr>
            <w:ins w:id="4549" w:author="Thu Huyen Tran" w:date="2024-05-17T20:41:00Z" w16du:dateUtc="2024-05-17T13:41:00Z">
              <w:r w:rsidRPr="00760E09">
                <w:rPr>
                  <w:sz w:val="22"/>
                  <w:rPrChange w:id="4550" w:author="Huyen Tran Thu" w:date="2025-04-28T20:04:00Z" w16du:dateUtc="2025-04-28T13:04:00Z">
                    <w:rPr>
                      <w:rFonts w:ascii="Arial" w:hAnsi="Arial" w:cs="Arial"/>
                      <w:sz w:val="20"/>
                      <w:szCs w:val="20"/>
                    </w:rPr>
                  </w:rPrChange>
                </w:rPr>
                <w:t xml:space="preserve">965.048 </w:t>
              </w:r>
            </w:ins>
            <w:del w:id="4551" w:author="Thu Huyen Tran" w:date="2023-12-05T20:55:00Z">
              <w:r w:rsidRPr="00760E09" w:rsidDel="00C23F90">
                <w:rPr>
                  <w:sz w:val="22"/>
                </w:rPr>
                <w:delText xml:space="preserve">922.490 </w:delText>
              </w:r>
            </w:del>
          </w:p>
        </w:tc>
        <w:tc>
          <w:tcPr>
            <w:tcW w:w="1324" w:type="pct"/>
            <w:vAlign w:val="bottom"/>
          </w:tcPr>
          <w:p w14:paraId="31F5C692" w14:textId="1AB77669" w:rsidR="00526C15" w:rsidRPr="00760E09" w:rsidRDefault="00526C15" w:rsidP="00526C15">
            <w:pPr>
              <w:spacing w:before="60" w:after="60"/>
              <w:ind w:right="-15"/>
              <w:jc w:val="center"/>
              <w:rPr>
                <w:sz w:val="22"/>
              </w:rPr>
            </w:pPr>
            <w:ins w:id="4552" w:author="Thu Huyen Tran" w:date="2024-05-17T20:41:00Z" w16du:dateUtc="2024-05-17T13:41:00Z">
              <w:r w:rsidRPr="00760E09">
                <w:rPr>
                  <w:sz w:val="22"/>
                  <w:rPrChange w:id="4553" w:author="Huyen Tran Thu" w:date="2025-04-28T20:04:00Z" w16du:dateUtc="2025-04-28T13:04:00Z">
                    <w:rPr>
                      <w:rFonts w:ascii="Arial" w:hAnsi="Arial" w:cs="Arial"/>
                      <w:sz w:val="20"/>
                      <w:szCs w:val="20"/>
                    </w:rPr>
                  </w:rPrChange>
                </w:rPr>
                <w:t xml:space="preserve">2.908.431 </w:t>
              </w:r>
            </w:ins>
            <w:del w:id="4554" w:author="Thu Huyen Tran" w:date="2023-12-05T20:56:00Z">
              <w:r w:rsidRPr="00760E09" w:rsidDel="00EC7E78">
                <w:rPr>
                  <w:sz w:val="22"/>
                </w:rPr>
                <w:delText xml:space="preserve">395.353 </w:delText>
              </w:r>
            </w:del>
          </w:p>
        </w:tc>
      </w:tr>
      <w:tr w:rsidR="00526C15" w:rsidRPr="00760E09" w14:paraId="43EAA510" w14:textId="77777777" w:rsidTr="0066799A">
        <w:trPr>
          <w:jc w:val="center"/>
        </w:trPr>
        <w:tc>
          <w:tcPr>
            <w:tcW w:w="510" w:type="pct"/>
            <w:vAlign w:val="center"/>
          </w:tcPr>
          <w:p w14:paraId="0338AC50" w14:textId="77777777" w:rsidR="00526C15" w:rsidRPr="00760E09" w:rsidRDefault="00526C15" w:rsidP="00526C15">
            <w:pPr>
              <w:spacing w:before="60" w:after="60"/>
              <w:ind w:right="-15"/>
              <w:jc w:val="center"/>
              <w:rPr>
                <w:sz w:val="22"/>
              </w:rPr>
            </w:pPr>
            <w:r w:rsidRPr="00760E09">
              <w:rPr>
                <w:sz w:val="22"/>
              </w:rPr>
              <w:t>1999</w:t>
            </w:r>
          </w:p>
        </w:tc>
        <w:tc>
          <w:tcPr>
            <w:tcW w:w="1672" w:type="pct"/>
            <w:vAlign w:val="bottom"/>
          </w:tcPr>
          <w:p w14:paraId="30373947" w14:textId="547254A3" w:rsidR="00526C15" w:rsidRPr="00760E09" w:rsidRDefault="00526C15" w:rsidP="00526C15">
            <w:pPr>
              <w:spacing w:before="60" w:after="60"/>
              <w:ind w:right="-15"/>
              <w:jc w:val="center"/>
              <w:rPr>
                <w:sz w:val="22"/>
              </w:rPr>
            </w:pPr>
            <w:ins w:id="4555" w:author="Thu Huyen Tran" w:date="2024-05-17T20:40:00Z" w16du:dateUtc="2024-05-17T13:40:00Z">
              <w:r w:rsidRPr="00760E09">
                <w:rPr>
                  <w:sz w:val="22"/>
                  <w:rPrChange w:id="4556" w:author="Huyen Tran Thu" w:date="2025-04-28T20:04:00Z" w16du:dateUtc="2025-04-28T13:04:00Z">
                    <w:rPr>
                      <w:rFonts w:ascii="Arial" w:hAnsi="Arial" w:cs="Arial"/>
                      <w:sz w:val="20"/>
                      <w:szCs w:val="20"/>
                    </w:rPr>
                  </w:rPrChange>
                </w:rPr>
                <w:t xml:space="preserve">2.225.647 </w:t>
              </w:r>
            </w:ins>
            <w:del w:id="4557" w:author="Thu Huyen Tran" w:date="2023-12-05T20:55:00Z">
              <w:r w:rsidRPr="00760E09" w:rsidDel="00263198">
                <w:rPr>
                  <w:sz w:val="22"/>
                </w:rPr>
                <w:delText xml:space="preserve">1.387.860 </w:delText>
              </w:r>
            </w:del>
          </w:p>
        </w:tc>
        <w:tc>
          <w:tcPr>
            <w:tcW w:w="1494" w:type="pct"/>
            <w:vAlign w:val="bottom"/>
          </w:tcPr>
          <w:p w14:paraId="519D25D2" w14:textId="0F6F60D6" w:rsidR="00526C15" w:rsidRPr="00760E09" w:rsidRDefault="00526C15" w:rsidP="00526C15">
            <w:pPr>
              <w:spacing w:before="60" w:after="60"/>
              <w:ind w:right="-15"/>
              <w:jc w:val="center"/>
              <w:rPr>
                <w:sz w:val="22"/>
              </w:rPr>
            </w:pPr>
            <w:ins w:id="4558" w:author="Thu Huyen Tran" w:date="2024-05-17T20:41:00Z" w16du:dateUtc="2024-05-17T13:41:00Z">
              <w:r w:rsidRPr="00760E09">
                <w:rPr>
                  <w:sz w:val="22"/>
                  <w:rPrChange w:id="4559" w:author="Huyen Tran Thu" w:date="2025-04-28T20:04:00Z" w16du:dateUtc="2025-04-28T13:04:00Z">
                    <w:rPr>
                      <w:rFonts w:ascii="Arial" w:hAnsi="Arial" w:cs="Arial"/>
                      <w:sz w:val="20"/>
                      <w:szCs w:val="20"/>
                    </w:rPr>
                  </w:rPrChange>
                </w:rPr>
                <w:t xml:space="preserve">1.006.579 </w:t>
              </w:r>
            </w:ins>
            <w:del w:id="4560" w:author="Thu Huyen Tran" w:date="2023-12-05T20:55:00Z">
              <w:r w:rsidRPr="00760E09" w:rsidDel="00C23F90">
                <w:rPr>
                  <w:sz w:val="22"/>
                </w:rPr>
                <w:delText xml:space="preserve">971.502 </w:delText>
              </w:r>
            </w:del>
          </w:p>
        </w:tc>
        <w:tc>
          <w:tcPr>
            <w:tcW w:w="1324" w:type="pct"/>
            <w:vAlign w:val="bottom"/>
          </w:tcPr>
          <w:p w14:paraId="14C0CFA5" w14:textId="23BD9732" w:rsidR="00526C15" w:rsidRPr="00760E09" w:rsidRDefault="00526C15" w:rsidP="00526C15">
            <w:pPr>
              <w:spacing w:before="60" w:after="60"/>
              <w:ind w:right="-15"/>
              <w:jc w:val="center"/>
              <w:rPr>
                <w:sz w:val="22"/>
              </w:rPr>
            </w:pPr>
            <w:ins w:id="4561" w:author="Thu Huyen Tran" w:date="2024-05-17T20:41:00Z" w16du:dateUtc="2024-05-17T13:41:00Z">
              <w:r w:rsidRPr="00760E09">
                <w:rPr>
                  <w:sz w:val="22"/>
                  <w:rPrChange w:id="4562" w:author="Huyen Tran Thu" w:date="2025-04-28T20:04:00Z" w16du:dateUtc="2025-04-28T13:04:00Z">
                    <w:rPr>
                      <w:rFonts w:ascii="Arial" w:hAnsi="Arial" w:cs="Arial"/>
                      <w:sz w:val="20"/>
                      <w:szCs w:val="20"/>
                    </w:rPr>
                  </w:rPrChange>
                </w:rPr>
                <w:t xml:space="preserve">3.232.225 </w:t>
              </w:r>
            </w:ins>
            <w:del w:id="4563" w:author="Thu Huyen Tran" w:date="2023-12-05T20:56:00Z">
              <w:r w:rsidRPr="00760E09" w:rsidDel="00EC7E78">
                <w:rPr>
                  <w:sz w:val="22"/>
                </w:rPr>
                <w:delText xml:space="preserve">416.358 </w:delText>
              </w:r>
            </w:del>
          </w:p>
        </w:tc>
      </w:tr>
      <w:tr w:rsidR="00526C15" w:rsidRPr="00760E09" w14:paraId="47DF4056" w14:textId="77777777" w:rsidTr="0066799A">
        <w:trPr>
          <w:jc w:val="center"/>
        </w:trPr>
        <w:tc>
          <w:tcPr>
            <w:tcW w:w="510" w:type="pct"/>
            <w:vAlign w:val="center"/>
          </w:tcPr>
          <w:p w14:paraId="1BCB3287" w14:textId="77777777" w:rsidR="00526C15" w:rsidRPr="00760E09" w:rsidRDefault="00526C15" w:rsidP="00526C15">
            <w:pPr>
              <w:spacing w:before="60" w:after="60"/>
              <w:ind w:right="-15"/>
              <w:jc w:val="center"/>
              <w:rPr>
                <w:sz w:val="22"/>
              </w:rPr>
            </w:pPr>
            <w:r w:rsidRPr="00760E09">
              <w:rPr>
                <w:sz w:val="22"/>
              </w:rPr>
              <w:t>2000</w:t>
            </w:r>
          </w:p>
        </w:tc>
        <w:tc>
          <w:tcPr>
            <w:tcW w:w="1672" w:type="pct"/>
            <w:vAlign w:val="bottom"/>
          </w:tcPr>
          <w:p w14:paraId="5D5E251B" w14:textId="6313BC6F" w:rsidR="00526C15" w:rsidRPr="00760E09" w:rsidRDefault="00526C15" w:rsidP="00526C15">
            <w:pPr>
              <w:spacing w:before="60" w:after="60"/>
              <w:ind w:right="-15"/>
              <w:jc w:val="center"/>
              <w:rPr>
                <w:sz w:val="22"/>
              </w:rPr>
            </w:pPr>
            <w:ins w:id="4564" w:author="Thu Huyen Tran" w:date="2024-05-17T20:40:00Z" w16du:dateUtc="2024-05-17T13:40:00Z">
              <w:r w:rsidRPr="00760E09">
                <w:rPr>
                  <w:sz w:val="22"/>
                  <w:rPrChange w:id="4565" w:author="Huyen Tran Thu" w:date="2025-04-28T20:04:00Z" w16du:dateUtc="2025-04-28T13:04:00Z">
                    <w:rPr>
                      <w:rFonts w:ascii="Arial" w:hAnsi="Arial" w:cs="Arial"/>
                      <w:sz w:val="20"/>
                      <w:szCs w:val="20"/>
                    </w:rPr>
                  </w:rPrChange>
                </w:rPr>
                <w:t xml:space="preserve">3.014.134 </w:t>
              </w:r>
            </w:ins>
            <w:del w:id="4566" w:author="Thu Huyen Tran" w:date="2023-12-05T20:55:00Z">
              <w:r w:rsidRPr="00760E09" w:rsidDel="00263198">
                <w:rPr>
                  <w:sz w:val="22"/>
                </w:rPr>
                <w:delText xml:space="preserve">1.770.206 </w:delText>
              </w:r>
            </w:del>
          </w:p>
        </w:tc>
        <w:tc>
          <w:tcPr>
            <w:tcW w:w="1494" w:type="pct"/>
            <w:vAlign w:val="bottom"/>
          </w:tcPr>
          <w:p w14:paraId="7FC26242" w14:textId="169E95E4" w:rsidR="00526C15" w:rsidRPr="00760E09" w:rsidRDefault="00526C15" w:rsidP="00526C15">
            <w:pPr>
              <w:spacing w:before="60" w:after="60"/>
              <w:ind w:right="-15"/>
              <w:jc w:val="center"/>
              <w:rPr>
                <w:sz w:val="22"/>
              </w:rPr>
            </w:pPr>
            <w:ins w:id="4567" w:author="Thu Huyen Tran" w:date="2024-05-17T20:41:00Z" w16du:dateUtc="2024-05-17T13:41:00Z">
              <w:r w:rsidRPr="00760E09">
                <w:rPr>
                  <w:sz w:val="22"/>
                  <w:rPrChange w:id="4568" w:author="Huyen Tran Thu" w:date="2025-04-28T20:04:00Z" w16du:dateUtc="2025-04-28T13:04:00Z">
                    <w:rPr>
                      <w:rFonts w:ascii="Arial" w:hAnsi="Arial" w:cs="Arial"/>
                      <w:sz w:val="20"/>
                      <w:szCs w:val="20"/>
                    </w:rPr>
                  </w:rPrChange>
                </w:rPr>
                <w:t xml:space="preserve">1.239.144 </w:t>
              </w:r>
            </w:ins>
            <w:del w:id="4569" w:author="Thu Huyen Tran" w:date="2023-12-05T20:55:00Z">
              <w:r w:rsidRPr="00760E09" w:rsidDel="00C23F90">
                <w:rPr>
                  <w:sz w:val="22"/>
                </w:rPr>
                <w:delText xml:space="preserve">1.239.144 </w:delText>
              </w:r>
            </w:del>
          </w:p>
        </w:tc>
        <w:tc>
          <w:tcPr>
            <w:tcW w:w="1324" w:type="pct"/>
            <w:vAlign w:val="bottom"/>
          </w:tcPr>
          <w:p w14:paraId="5F407BEE" w14:textId="21EF8310" w:rsidR="00526C15" w:rsidRPr="00760E09" w:rsidRDefault="00526C15" w:rsidP="00526C15">
            <w:pPr>
              <w:spacing w:before="60" w:after="60"/>
              <w:ind w:right="-15"/>
              <w:jc w:val="center"/>
              <w:rPr>
                <w:sz w:val="22"/>
              </w:rPr>
            </w:pPr>
            <w:ins w:id="4570" w:author="Thu Huyen Tran" w:date="2024-05-17T20:41:00Z" w16du:dateUtc="2024-05-17T13:41:00Z">
              <w:r w:rsidRPr="00760E09">
                <w:rPr>
                  <w:sz w:val="22"/>
                  <w:rPrChange w:id="4571" w:author="Huyen Tran Thu" w:date="2025-04-28T20:04:00Z" w16du:dateUtc="2025-04-28T13:04:00Z">
                    <w:rPr>
                      <w:rFonts w:ascii="Arial" w:hAnsi="Arial" w:cs="Arial"/>
                      <w:sz w:val="20"/>
                      <w:szCs w:val="20"/>
                    </w:rPr>
                  </w:rPrChange>
                </w:rPr>
                <w:t xml:space="preserve">4.253.278 </w:t>
              </w:r>
            </w:ins>
            <w:del w:id="4572" w:author="Thu Huyen Tran" w:date="2023-12-05T20:56:00Z">
              <w:r w:rsidRPr="00760E09" w:rsidDel="00EC7E78">
                <w:rPr>
                  <w:sz w:val="22"/>
                </w:rPr>
                <w:delText xml:space="preserve">531.062 </w:delText>
              </w:r>
            </w:del>
          </w:p>
        </w:tc>
      </w:tr>
      <w:tr w:rsidR="00526C15" w:rsidRPr="00760E09" w14:paraId="71827902" w14:textId="77777777" w:rsidTr="0066799A">
        <w:trPr>
          <w:jc w:val="center"/>
        </w:trPr>
        <w:tc>
          <w:tcPr>
            <w:tcW w:w="510" w:type="pct"/>
            <w:vAlign w:val="center"/>
          </w:tcPr>
          <w:p w14:paraId="5AB40C24" w14:textId="77777777" w:rsidR="00526C15" w:rsidRPr="00760E09" w:rsidRDefault="00526C15" w:rsidP="00526C15">
            <w:pPr>
              <w:spacing w:before="60" w:after="60"/>
              <w:ind w:right="-15"/>
              <w:jc w:val="center"/>
              <w:rPr>
                <w:sz w:val="22"/>
              </w:rPr>
            </w:pPr>
            <w:r w:rsidRPr="00760E09">
              <w:rPr>
                <w:sz w:val="22"/>
              </w:rPr>
              <w:t>2001</w:t>
            </w:r>
          </w:p>
        </w:tc>
        <w:tc>
          <w:tcPr>
            <w:tcW w:w="1672" w:type="pct"/>
            <w:vAlign w:val="bottom"/>
          </w:tcPr>
          <w:p w14:paraId="4842A64E" w14:textId="7ACB67C1" w:rsidR="00526C15" w:rsidRPr="00760E09" w:rsidRDefault="00526C15" w:rsidP="00526C15">
            <w:pPr>
              <w:spacing w:before="60" w:after="60"/>
              <w:ind w:right="-15"/>
              <w:jc w:val="center"/>
              <w:rPr>
                <w:sz w:val="22"/>
              </w:rPr>
            </w:pPr>
            <w:ins w:id="4573" w:author="Thu Huyen Tran" w:date="2024-05-17T20:40:00Z" w16du:dateUtc="2024-05-17T13:40:00Z">
              <w:r w:rsidRPr="00760E09">
                <w:rPr>
                  <w:sz w:val="22"/>
                  <w:rPrChange w:id="4574" w:author="Huyen Tran Thu" w:date="2025-04-28T20:04:00Z" w16du:dateUtc="2025-04-28T13:04:00Z">
                    <w:rPr>
                      <w:rFonts w:ascii="Arial" w:hAnsi="Arial" w:cs="Arial"/>
                      <w:sz w:val="20"/>
                      <w:szCs w:val="20"/>
                    </w:rPr>
                  </w:rPrChange>
                </w:rPr>
                <w:t xml:space="preserve">3.217.425 </w:t>
              </w:r>
            </w:ins>
            <w:del w:id="4575" w:author="Thu Huyen Tran" w:date="2023-12-05T20:55:00Z">
              <w:r w:rsidRPr="00760E09" w:rsidDel="00263198">
                <w:rPr>
                  <w:sz w:val="22"/>
                </w:rPr>
                <w:delText xml:space="preserve">1.713.495 </w:delText>
              </w:r>
            </w:del>
          </w:p>
        </w:tc>
        <w:tc>
          <w:tcPr>
            <w:tcW w:w="1494" w:type="pct"/>
            <w:vAlign w:val="bottom"/>
          </w:tcPr>
          <w:p w14:paraId="3FF2E763" w14:textId="738E2E5F" w:rsidR="00526C15" w:rsidRPr="00760E09" w:rsidRDefault="00526C15" w:rsidP="00526C15">
            <w:pPr>
              <w:spacing w:before="60" w:after="60"/>
              <w:ind w:right="-15"/>
              <w:jc w:val="center"/>
              <w:rPr>
                <w:sz w:val="22"/>
              </w:rPr>
            </w:pPr>
            <w:ins w:id="4576" w:author="Thu Huyen Tran" w:date="2024-05-17T20:41:00Z" w16du:dateUtc="2024-05-17T13:41:00Z">
              <w:r w:rsidRPr="00760E09">
                <w:rPr>
                  <w:sz w:val="22"/>
                  <w:rPrChange w:id="4577" w:author="Huyen Tran Thu" w:date="2025-04-28T20:04:00Z" w16du:dateUtc="2025-04-28T13:04:00Z">
                    <w:rPr>
                      <w:rFonts w:ascii="Arial" w:hAnsi="Arial" w:cs="Arial"/>
                      <w:sz w:val="20"/>
                      <w:szCs w:val="20"/>
                    </w:rPr>
                  </w:rPrChange>
                </w:rPr>
                <w:t xml:space="preserve">1.199.446 </w:t>
              </w:r>
            </w:ins>
            <w:del w:id="4578" w:author="Thu Huyen Tran" w:date="2023-12-05T20:55:00Z">
              <w:r w:rsidRPr="00760E09" w:rsidDel="00C23F90">
                <w:rPr>
                  <w:sz w:val="22"/>
                </w:rPr>
                <w:delText xml:space="preserve">1.199.446 </w:delText>
              </w:r>
            </w:del>
          </w:p>
        </w:tc>
        <w:tc>
          <w:tcPr>
            <w:tcW w:w="1324" w:type="pct"/>
            <w:vAlign w:val="bottom"/>
          </w:tcPr>
          <w:p w14:paraId="64A38DC4" w14:textId="65E337F6" w:rsidR="00526C15" w:rsidRPr="00760E09" w:rsidRDefault="00526C15" w:rsidP="00526C15">
            <w:pPr>
              <w:spacing w:before="60" w:after="60"/>
              <w:ind w:right="-15"/>
              <w:jc w:val="center"/>
              <w:rPr>
                <w:sz w:val="22"/>
              </w:rPr>
            </w:pPr>
            <w:ins w:id="4579" w:author="Thu Huyen Tran" w:date="2024-05-17T20:41:00Z" w16du:dateUtc="2024-05-17T13:41:00Z">
              <w:r w:rsidRPr="00760E09">
                <w:rPr>
                  <w:sz w:val="22"/>
                  <w:rPrChange w:id="4580" w:author="Huyen Tran Thu" w:date="2025-04-28T20:04:00Z" w16du:dateUtc="2025-04-28T13:04:00Z">
                    <w:rPr>
                      <w:rFonts w:ascii="Arial" w:hAnsi="Arial" w:cs="Arial"/>
                      <w:sz w:val="20"/>
                      <w:szCs w:val="20"/>
                    </w:rPr>
                  </w:rPrChange>
                </w:rPr>
                <w:t xml:space="preserve">4.416.872 </w:t>
              </w:r>
            </w:ins>
            <w:del w:id="4581" w:author="Thu Huyen Tran" w:date="2023-12-05T20:56:00Z">
              <w:r w:rsidRPr="00760E09" w:rsidDel="00EC7E78">
                <w:rPr>
                  <w:sz w:val="22"/>
                </w:rPr>
                <w:delText xml:space="preserve">514.048 </w:delText>
              </w:r>
            </w:del>
          </w:p>
        </w:tc>
      </w:tr>
      <w:tr w:rsidR="00526C15" w:rsidRPr="00760E09" w14:paraId="5DCC3BB0" w14:textId="77777777" w:rsidTr="0066799A">
        <w:trPr>
          <w:jc w:val="center"/>
        </w:trPr>
        <w:tc>
          <w:tcPr>
            <w:tcW w:w="510" w:type="pct"/>
            <w:vAlign w:val="center"/>
          </w:tcPr>
          <w:p w14:paraId="356935A4" w14:textId="77777777" w:rsidR="00526C15" w:rsidRPr="00760E09" w:rsidRDefault="00526C15" w:rsidP="00526C15">
            <w:pPr>
              <w:spacing w:before="60" w:after="60"/>
              <w:ind w:right="-15"/>
              <w:jc w:val="center"/>
              <w:rPr>
                <w:sz w:val="22"/>
              </w:rPr>
            </w:pPr>
            <w:r w:rsidRPr="00760E09">
              <w:rPr>
                <w:sz w:val="22"/>
              </w:rPr>
              <w:t>2002</w:t>
            </w:r>
          </w:p>
        </w:tc>
        <w:tc>
          <w:tcPr>
            <w:tcW w:w="1672" w:type="pct"/>
            <w:vAlign w:val="bottom"/>
          </w:tcPr>
          <w:p w14:paraId="203BAE6B" w14:textId="2120247B" w:rsidR="00526C15" w:rsidRPr="00760E09" w:rsidRDefault="00526C15" w:rsidP="00526C15">
            <w:pPr>
              <w:spacing w:before="60" w:after="60"/>
              <w:ind w:right="-15"/>
              <w:jc w:val="center"/>
              <w:rPr>
                <w:sz w:val="22"/>
              </w:rPr>
            </w:pPr>
            <w:ins w:id="4582" w:author="Thu Huyen Tran" w:date="2024-05-17T20:40:00Z" w16du:dateUtc="2024-05-17T13:40:00Z">
              <w:r w:rsidRPr="00760E09">
                <w:rPr>
                  <w:sz w:val="22"/>
                  <w:rPrChange w:id="4583" w:author="Huyen Tran Thu" w:date="2025-04-28T20:04:00Z" w16du:dateUtc="2025-04-28T13:04:00Z">
                    <w:rPr>
                      <w:rFonts w:ascii="Arial" w:hAnsi="Arial" w:cs="Arial"/>
                      <w:sz w:val="20"/>
                      <w:szCs w:val="20"/>
                    </w:rPr>
                  </w:rPrChange>
                </w:rPr>
                <w:t xml:space="preserve">3.427.382 </w:t>
              </w:r>
            </w:ins>
            <w:del w:id="4584" w:author="Thu Huyen Tran" w:date="2023-12-05T20:55:00Z">
              <w:r w:rsidRPr="00760E09" w:rsidDel="00263198">
                <w:rPr>
                  <w:sz w:val="22"/>
                </w:rPr>
                <w:delText xml:space="preserve">1.650.221 </w:delText>
              </w:r>
            </w:del>
          </w:p>
        </w:tc>
        <w:tc>
          <w:tcPr>
            <w:tcW w:w="1494" w:type="pct"/>
            <w:vAlign w:val="bottom"/>
          </w:tcPr>
          <w:p w14:paraId="2C9F108B" w14:textId="04A3FB9D" w:rsidR="00526C15" w:rsidRPr="00760E09" w:rsidRDefault="00526C15" w:rsidP="00526C15">
            <w:pPr>
              <w:spacing w:before="60" w:after="60"/>
              <w:ind w:right="-15"/>
              <w:jc w:val="center"/>
              <w:rPr>
                <w:sz w:val="22"/>
              </w:rPr>
            </w:pPr>
            <w:ins w:id="4585" w:author="Thu Huyen Tran" w:date="2024-05-17T20:41:00Z" w16du:dateUtc="2024-05-17T13:41:00Z">
              <w:r w:rsidRPr="00760E09">
                <w:rPr>
                  <w:sz w:val="22"/>
                  <w:rPrChange w:id="4586" w:author="Huyen Tran Thu" w:date="2025-04-28T20:04:00Z" w16du:dateUtc="2025-04-28T13:04:00Z">
                    <w:rPr>
                      <w:rFonts w:ascii="Arial" w:hAnsi="Arial" w:cs="Arial"/>
                      <w:sz w:val="20"/>
                      <w:szCs w:val="20"/>
                    </w:rPr>
                  </w:rPrChange>
                </w:rPr>
                <w:t xml:space="preserve">1.155.155 </w:t>
              </w:r>
            </w:ins>
            <w:del w:id="4587" w:author="Thu Huyen Tran" w:date="2023-12-05T20:55:00Z">
              <w:r w:rsidRPr="00760E09" w:rsidDel="00C23F90">
                <w:rPr>
                  <w:sz w:val="22"/>
                </w:rPr>
                <w:delText xml:space="preserve">1.155.155 </w:delText>
              </w:r>
            </w:del>
          </w:p>
        </w:tc>
        <w:tc>
          <w:tcPr>
            <w:tcW w:w="1324" w:type="pct"/>
            <w:vAlign w:val="bottom"/>
          </w:tcPr>
          <w:p w14:paraId="6D4A7DE2" w14:textId="2A9C2FE3" w:rsidR="00526C15" w:rsidRPr="00760E09" w:rsidRDefault="00526C15" w:rsidP="00526C15">
            <w:pPr>
              <w:spacing w:before="60" w:after="60"/>
              <w:ind w:right="-15"/>
              <w:jc w:val="center"/>
              <w:rPr>
                <w:sz w:val="22"/>
              </w:rPr>
            </w:pPr>
            <w:ins w:id="4588" w:author="Thu Huyen Tran" w:date="2024-05-17T20:41:00Z" w16du:dateUtc="2024-05-17T13:41:00Z">
              <w:r w:rsidRPr="00760E09">
                <w:rPr>
                  <w:sz w:val="22"/>
                  <w:rPrChange w:id="4589" w:author="Huyen Tran Thu" w:date="2025-04-28T20:04:00Z" w16du:dateUtc="2025-04-28T13:04:00Z">
                    <w:rPr>
                      <w:rFonts w:ascii="Arial" w:hAnsi="Arial" w:cs="Arial"/>
                      <w:sz w:val="20"/>
                      <w:szCs w:val="20"/>
                    </w:rPr>
                  </w:rPrChange>
                </w:rPr>
                <w:t xml:space="preserve">4.582.536 </w:t>
              </w:r>
            </w:ins>
            <w:del w:id="4590" w:author="Thu Huyen Tran" w:date="2023-12-05T20:56:00Z">
              <w:r w:rsidRPr="00760E09" w:rsidDel="00EC7E78">
                <w:rPr>
                  <w:sz w:val="22"/>
                </w:rPr>
                <w:delText xml:space="preserve">495.066 </w:delText>
              </w:r>
            </w:del>
          </w:p>
        </w:tc>
      </w:tr>
      <w:tr w:rsidR="00526C15" w:rsidRPr="00760E09" w14:paraId="037D9181" w14:textId="77777777" w:rsidTr="0066799A">
        <w:trPr>
          <w:jc w:val="center"/>
        </w:trPr>
        <w:tc>
          <w:tcPr>
            <w:tcW w:w="510" w:type="pct"/>
            <w:vAlign w:val="center"/>
          </w:tcPr>
          <w:p w14:paraId="7F1AC10D" w14:textId="77777777" w:rsidR="00526C15" w:rsidRPr="00760E09" w:rsidRDefault="00526C15" w:rsidP="00526C15">
            <w:pPr>
              <w:spacing w:before="60" w:after="60"/>
              <w:ind w:right="-15"/>
              <w:jc w:val="center"/>
              <w:rPr>
                <w:sz w:val="22"/>
              </w:rPr>
            </w:pPr>
            <w:r w:rsidRPr="00760E09">
              <w:rPr>
                <w:sz w:val="22"/>
              </w:rPr>
              <w:t>2003</w:t>
            </w:r>
          </w:p>
        </w:tc>
        <w:tc>
          <w:tcPr>
            <w:tcW w:w="1672" w:type="pct"/>
            <w:vAlign w:val="bottom"/>
          </w:tcPr>
          <w:p w14:paraId="406D0210" w14:textId="308E8E6B" w:rsidR="00526C15" w:rsidRPr="00760E09" w:rsidRDefault="00526C15" w:rsidP="00526C15">
            <w:pPr>
              <w:spacing w:before="60" w:after="60"/>
              <w:ind w:right="-15"/>
              <w:jc w:val="center"/>
              <w:rPr>
                <w:sz w:val="22"/>
              </w:rPr>
            </w:pPr>
            <w:ins w:id="4591" w:author="Thu Huyen Tran" w:date="2024-05-17T20:40:00Z" w16du:dateUtc="2024-05-17T13:40:00Z">
              <w:r w:rsidRPr="00760E09">
                <w:rPr>
                  <w:sz w:val="22"/>
                  <w:rPrChange w:id="4592" w:author="Huyen Tran Thu" w:date="2025-04-28T20:04:00Z" w16du:dateUtc="2025-04-28T13:04:00Z">
                    <w:rPr>
                      <w:rFonts w:ascii="Arial" w:hAnsi="Arial" w:cs="Arial"/>
                      <w:sz w:val="20"/>
                      <w:szCs w:val="20"/>
                    </w:rPr>
                  </w:rPrChange>
                </w:rPr>
                <w:t xml:space="preserve">3.693.428 </w:t>
              </w:r>
            </w:ins>
            <w:del w:id="4593" w:author="Thu Huyen Tran" w:date="2023-12-05T20:55:00Z">
              <w:r w:rsidRPr="00760E09" w:rsidDel="00263198">
                <w:rPr>
                  <w:sz w:val="22"/>
                </w:rPr>
                <w:delText xml:space="preserve">1.601.809 </w:delText>
              </w:r>
            </w:del>
          </w:p>
        </w:tc>
        <w:tc>
          <w:tcPr>
            <w:tcW w:w="1494" w:type="pct"/>
            <w:vAlign w:val="bottom"/>
          </w:tcPr>
          <w:p w14:paraId="30F500D9" w14:textId="4F7954D8" w:rsidR="00526C15" w:rsidRPr="00760E09" w:rsidRDefault="00526C15" w:rsidP="00526C15">
            <w:pPr>
              <w:spacing w:before="60" w:after="60"/>
              <w:ind w:right="-15"/>
              <w:jc w:val="center"/>
              <w:rPr>
                <w:sz w:val="22"/>
              </w:rPr>
            </w:pPr>
            <w:ins w:id="4594" w:author="Thu Huyen Tran" w:date="2024-05-17T20:41:00Z" w16du:dateUtc="2024-05-17T13:41:00Z">
              <w:r w:rsidRPr="00760E09">
                <w:rPr>
                  <w:sz w:val="22"/>
                  <w:rPrChange w:id="4595" w:author="Huyen Tran Thu" w:date="2025-04-28T20:04:00Z" w16du:dateUtc="2025-04-28T13:04:00Z">
                    <w:rPr>
                      <w:rFonts w:ascii="Arial" w:hAnsi="Arial" w:cs="Arial"/>
                      <w:sz w:val="20"/>
                      <w:szCs w:val="20"/>
                    </w:rPr>
                  </w:rPrChange>
                </w:rPr>
                <w:t xml:space="preserve">1.121.267 </w:t>
              </w:r>
            </w:ins>
            <w:del w:id="4596" w:author="Thu Huyen Tran" w:date="2023-12-05T20:55:00Z">
              <w:r w:rsidRPr="00760E09" w:rsidDel="00C23F90">
                <w:rPr>
                  <w:sz w:val="22"/>
                </w:rPr>
                <w:delText xml:space="preserve">1.121.267 </w:delText>
              </w:r>
            </w:del>
          </w:p>
        </w:tc>
        <w:tc>
          <w:tcPr>
            <w:tcW w:w="1324" w:type="pct"/>
            <w:vAlign w:val="bottom"/>
          </w:tcPr>
          <w:p w14:paraId="422E40ED" w14:textId="404AFE57" w:rsidR="00526C15" w:rsidRPr="00760E09" w:rsidRDefault="00526C15" w:rsidP="00526C15">
            <w:pPr>
              <w:spacing w:before="60" w:after="60"/>
              <w:ind w:right="-15"/>
              <w:jc w:val="center"/>
              <w:rPr>
                <w:sz w:val="22"/>
              </w:rPr>
            </w:pPr>
            <w:ins w:id="4597" w:author="Thu Huyen Tran" w:date="2024-05-17T20:41:00Z" w16du:dateUtc="2024-05-17T13:41:00Z">
              <w:r w:rsidRPr="00760E09">
                <w:rPr>
                  <w:sz w:val="22"/>
                  <w:rPrChange w:id="4598" w:author="Huyen Tran Thu" w:date="2025-04-28T20:04:00Z" w16du:dateUtc="2025-04-28T13:04:00Z">
                    <w:rPr>
                      <w:rFonts w:ascii="Arial" w:hAnsi="Arial" w:cs="Arial"/>
                      <w:sz w:val="20"/>
                      <w:szCs w:val="20"/>
                    </w:rPr>
                  </w:rPrChange>
                </w:rPr>
                <w:t xml:space="preserve">4.814.695 </w:t>
              </w:r>
            </w:ins>
            <w:del w:id="4599" w:author="Thu Huyen Tran" w:date="2023-12-05T20:56:00Z">
              <w:r w:rsidRPr="00760E09" w:rsidDel="00EC7E78">
                <w:rPr>
                  <w:sz w:val="22"/>
                </w:rPr>
                <w:delText xml:space="preserve">480.543 </w:delText>
              </w:r>
            </w:del>
          </w:p>
        </w:tc>
      </w:tr>
      <w:tr w:rsidR="00526C15" w:rsidRPr="00760E09" w14:paraId="32E68205" w14:textId="77777777" w:rsidTr="0066799A">
        <w:trPr>
          <w:jc w:val="center"/>
        </w:trPr>
        <w:tc>
          <w:tcPr>
            <w:tcW w:w="510" w:type="pct"/>
            <w:vAlign w:val="center"/>
          </w:tcPr>
          <w:p w14:paraId="0343A755" w14:textId="77777777" w:rsidR="00526C15" w:rsidRPr="00760E09" w:rsidRDefault="00526C15" w:rsidP="00526C15">
            <w:pPr>
              <w:spacing w:before="60" w:after="60"/>
              <w:ind w:right="-15"/>
              <w:jc w:val="center"/>
              <w:rPr>
                <w:sz w:val="22"/>
              </w:rPr>
            </w:pPr>
            <w:r w:rsidRPr="00760E09">
              <w:rPr>
                <w:sz w:val="22"/>
              </w:rPr>
              <w:t>2004</w:t>
            </w:r>
          </w:p>
        </w:tc>
        <w:tc>
          <w:tcPr>
            <w:tcW w:w="1672" w:type="pct"/>
            <w:vAlign w:val="bottom"/>
          </w:tcPr>
          <w:p w14:paraId="55771476" w14:textId="0AEDBE38" w:rsidR="00526C15" w:rsidRPr="00760E09" w:rsidRDefault="00526C15" w:rsidP="00526C15">
            <w:pPr>
              <w:spacing w:before="60" w:after="60"/>
              <w:ind w:right="-15"/>
              <w:jc w:val="center"/>
              <w:rPr>
                <w:sz w:val="22"/>
              </w:rPr>
            </w:pPr>
            <w:ins w:id="4600" w:author="Thu Huyen Tran" w:date="2024-05-17T20:40:00Z" w16du:dateUtc="2024-05-17T13:40:00Z">
              <w:r w:rsidRPr="00760E09">
                <w:rPr>
                  <w:sz w:val="22"/>
                  <w:rPrChange w:id="4601" w:author="Huyen Tran Thu" w:date="2025-04-28T20:04:00Z" w16du:dateUtc="2025-04-28T13:04:00Z">
                    <w:rPr>
                      <w:rFonts w:ascii="Arial" w:hAnsi="Arial" w:cs="Arial"/>
                      <w:sz w:val="20"/>
                      <w:szCs w:val="20"/>
                    </w:rPr>
                  </w:rPrChange>
                </w:rPr>
                <w:t xml:space="preserve">3.973.757 </w:t>
              </w:r>
            </w:ins>
            <w:del w:id="4602" w:author="Thu Huyen Tran" w:date="2023-12-05T20:55:00Z">
              <w:r w:rsidRPr="00760E09" w:rsidDel="00263198">
                <w:rPr>
                  <w:sz w:val="22"/>
                </w:rPr>
                <w:delText xml:space="preserve">1.545.350 </w:delText>
              </w:r>
            </w:del>
          </w:p>
        </w:tc>
        <w:tc>
          <w:tcPr>
            <w:tcW w:w="1494" w:type="pct"/>
            <w:vAlign w:val="bottom"/>
          </w:tcPr>
          <w:p w14:paraId="5458CFA1" w14:textId="548D6659" w:rsidR="00526C15" w:rsidRPr="00760E09" w:rsidRDefault="00526C15" w:rsidP="00526C15">
            <w:pPr>
              <w:spacing w:before="60" w:after="60"/>
              <w:ind w:right="-15"/>
              <w:jc w:val="center"/>
              <w:rPr>
                <w:sz w:val="22"/>
              </w:rPr>
            </w:pPr>
            <w:ins w:id="4603" w:author="Thu Huyen Tran" w:date="2024-05-17T20:41:00Z" w16du:dateUtc="2024-05-17T13:41:00Z">
              <w:r w:rsidRPr="00760E09">
                <w:rPr>
                  <w:sz w:val="22"/>
                  <w:rPrChange w:id="4604" w:author="Huyen Tran Thu" w:date="2025-04-28T20:04:00Z" w16du:dateUtc="2025-04-28T13:04:00Z">
                    <w:rPr>
                      <w:rFonts w:ascii="Arial" w:hAnsi="Arial" w:cs="Arial"/>
                      <w:sz w:val="20"/>
                      <w:szCs w:val="20"/>
                    </w:rPr>
                  </w:rPrChange>
                </w:rPr>
                <w:t xml:space="preserve">1.081.745 </w:t>
              </w:r>
            </w:ins>
            <w:del w:id="4605" w:author="Thu Huyen Tran" w:date="2023-12-05T20:55:00Z">
              <w:r w:rsidRPr="00760E09" w:rsidDel="00C23F90">
                <w:rPr>
                  <w:sz w:val="22"/>
                </w:rPr>
                <w:delText xml:space="preserve">1.081.745 </w:delText>
              </w:r>
            </w:del>
          </w:p>
        </w:tc>
        <w:tc>
          <w:tcPr>
            <w:tcW w:w="1324" w:type="pct"/>
            <w:vAlign w:val="bottom"/>
          </w:tcPr>
          <w:p w14:paraId="6E223F62" w14:textId="275F37EA" w:rsidR="00526C15" w:rsidRPr="00760E09" w:rsidRDefault="00526C15" w:rsidP="00526C15">
            <w:pPr>
              <w:spacing w:before="60" w:after="60"/>
              <w:ind w:right="-15"/>
              <w:jc w:val="center"/>
              <w:rPr>
                <w:sz w:val="22"/>
              </w:rPr>
            </w:pPr>
            <w:ins w:id="4606" w:author="Thu Huyen Tran" w:date="2024-05-17T20:41:00Z" w16du:dateUtc="2024-05-17T13:41:00Z">
              <w:r w:rsidRPr="00760E09">
                <w:rPr>
                  <w:sz w:val="22"/>
                  <w:rPrChange w:id="4607" w:author="Huyen Tran Thu" w:date="2025-04-28T20:04:00Z" w16du:dateUtc="2025-04-28T13:04:00Z">
                    <w:rPr>
                      <w:rFonts w:ascii="Arial" w:hAnsi="Arial" w:cs="Arial"/>
                      <w:sz w:val="20"/>
                      <w:szCs w:val="20"/>
                    </w:rPr>
                  </w:rPrChange>
                </w:rPr>
                <w:t xml:space="preserve">5.055.502 </w:t>
              </w:r>
            </w:ins>
            <w:del w:id="4608" w:author="Thu Huyen Tran" w:date="2023-12-05T20:56:00Z">
              <w:r w:rsidRPr="00760E09" w:rsidDel="00EC7E78">
                <w:rPr>
                  <w:sz w:val="22"/>
                </w:rPr>
                <w:delText xml:space="preserve">463.605 </w:delText>
              </w:r>
            </w:del>
          </w:p>
        </w:tc>
      </w:tr>
      <w:tr w:rsidR="00526C15" w:rsidRPr="00760E09" w14:paraId="13CB720B" w14:textId="77777777" w:rsidTr="0066799A">
        <w:trPr>
          <w:jc w:val="center"/>
        </w:trPr>
        <w:tc>
          <w:tcPr>
            <w:tcW w:w="510" w:type="pct"/>
            <w:vAlign w:val="center"/>
          </w:tcPr>
          <w:p w14:paraId="5016D78D" w14:textId="77777777" w:rsidR="00526C15" w:rsidRPr="00760E09" w:rsidRDefault="00526C15" w:rsidP="00526C15">
            <w:pPr>
              <w:spacing w:before="60" w:after="60"/>
              <w:ind w:right="-15"/>
              <w:jc w:val="center"/>
              <w:rPr>
                <w:sz w:val="22"/>
              </w:rPr>
            </w:pPr>
            <w:r w:rsidRPr="00760E09">
              <w:rPr>
                <w:sz w:val="22"/>
              </w:rPr>
              <w:t>2005</w:t>
            </w:r>
          </w:p>
        </w:tc>
        <w:tc>
          <w:tcPr>
            <w:tcW w:w="1672" w:type="pct"/>
            <w:vAlign w:val="bottom"/>
          </w:tcPr>
          <w:p w14:paraId="17581EFB" w14:textId="725D4E5C" w:rsidR="00526C15" w:rsidRPr="00760E09" w:rsidRDefault="00526C15" w:rsidP="00526C15">
            <w:pPr>
              <w:spacing w:before="60" w:after="60"/>
              <w:ind w:right="-15"/>
              <w:jc w:val="center"/>
              <w:rPr>
                <w:sz w:val="22"/>
              </w:rPr>
            </w:pPr>
            <w:ins w:id="4609" w:author="Thu Huyen Tran" w:date="2024-05-17T20:40:00Z" w16du:dateUtc="2024-05-17T13:40:00Z">
              <w:r w:rsidRPr="00760E09">
                <w:rPr>
                  <w:sz w:val="22"/>
                  <w:rPrChange w:id="4610" w:author="Huyen Tran Thu" w:date="2025-04-28T20:04:00Z" w16du:dateUtc="2025-04-28T13:04:00Z">
                    <w:rPr>
                      <w:rFonts w:ascii="Arial" w:hAnsi="Arial" w:cs="Arial"/>
                      <w:sz w:val="20"/>
                      <w:szCs w:val="20"/>
                    </w:rPr>
                  </w:rPrChange>
                </w:rPr>
                <w:t xml:space="preserve">4.236.576 </w:t>
              </w:r>
            </w:ins>
            <w:del w:id="4611" w:author="Thu Huyen Tran" w:date="2023-12-05T20:55:00Z">
              <w:r w:rsidRPr="00760E09" w:rsidDel="00263198">
                <w:rPr>
                  <w:sz w:val="22"/>
                </w:rPr>
                <w:delText xml:space="preserve">1.469.250 </w:delText>
              </w:r>
            </w:del>
          </w:p>
        </w:tc>
        <w:tc>
          <w:tcPr>
            <w:tcW w:w="1494" w:type="pct"/>
            <w:vAlign w:val="bottom"/>
          </w:tcPr>
          <w:p w14:paraId="2AA94619" w14:textId="3796F4D5" w:rsidR="00526C15" w:rsidRPr="00760E09" w:rsidRDefault="00526C15" w:rsidP="00526C15">
            <w:pPr>
              <w:spacing w:before="60" w:after="60"/>
              <w:ind w:right="-15"/>
              <w:jc w:val="center"/>
              <w:rPr>
                <w:sz w:val="22"/>
              </w:rPr>
            </w:pPr>
            <w:ins w:id="4612" w:author="Thu Huyen Tran" w:date="2024-05-17T20:41:00Z" w16du:dateUtc="2024-05-17T13:41:00Z">
              <w:r w:rsidRPr="00760E09">
                <w:rPr>
                  <w:sz w:val="22"/>
                  <w:rPrChange w:id="4613" w:author="Huyen Tran Thu" w:date="2025-04-28T20:04:00Z" w16du:dateUtc="2025-04-28T13:04:00Z">
                    <w:rPr>
                      <w:rFonts w:ascii="Arial" w:hAnsi="Arial" w:cs="Arial"/>
                      <w:sz w:val="20"/>
                      <w:szCs w:val="20"/>
                    </w:rPr>
                  </w:rPrChange>
                </w:rPr>
                <w:t xml:space="preserve">1.028.475 </w:t>
              </w:r>
            </w:ins>
            <w:del w:id="4614" w:author="Thu Huyen Tran" w:date="2023-12-05T20:55:00Z">
              <w:r w:rsidRPr="00760E09" w:rsidDel="00C23F90">
                <w:rPr>
                  <w:sz w:val="22"/>
                </w:rPr>
                <w:delText xml:space="preserve">1.028.475 </w:delText>
              </w:r>
            </w:del>
          </w:p>
        </w:tc>
        <w:tc>
          <w:tcPr>
            <w:tcW w:w="1324" w:type="pct"/>
            <w:vAlign w:val="bottom"/>
          </w:tcPr>
          <w:p w14:paraId="3AF2E86D" w14:textId="5241FA75" w:rsidR="00526C15" w:rsidRPr="00760E09" w:rsidRDefault="00526C15" w:rsidP="00526C15">
            <w:pPr>
              <w:spacing w:before="60" w:after="60"/>
              <w:ind w:right="-15"/>
              <w:jc w:val="center"/>
              <w:rPr>
                <w:sz w:val="22"/>
              </w:rPr>
            </w:pPr>
            <w:ins w:id="4615" w:author="Thu Huyen Tran" w:date="2024-05-17T20:41:00Z" w16du:dateUtc="2024-05-17T13:41:00Z">
              <w:r w:rsidRPr="00760E09">
                <w:rPr>
                  <w:sz w:val="22"/>
                  <w:rPrChange w:id="4616" w:author="Huyen Tran Thu" w:date="2025-04-28T20:04:00Z" w16du:dateUtc="2025-04-28T13:04:00Z">
                    <w:rPr>
                      <w:rFonts w:ascii="Arial" w:hAnsi="Arial" w:cs="Arial"/>
                      <w:sz w:val="20"/>
                      <w:szCs w:val="20"/>
                    </w:rPr>
                  </w:rPrChange>
                </w:rPr>
                <w:t xml:space="preserve">5.265.051 </w:t>
              </w:r>
            </w:ins>
            <w:del w:id="4617" w:author="Thu Huyen Tran" w:date="2023-12-05T20:56:00Z">
              <w:r w:rsidRPr="00760E09" w:rsidDel="00EC7E78">
                <w:rPr>
                  <w:sz w:val="22"/>
                </w:rPr>
                <w:delText xml:space="preserve">440.775 </w:delText>
              </w:r>
            </w:del>
          </w:p>
        </w:tc>
      </w:tr>
      <w:tr w:rsidR="00526C15" w:rsidRPr="00760E09" w14:paraId="4C136052" w14:textId="77777777" w:rsidTr="0066799A">
        <w:trPr>
          <w:jc w:val="center"/>
        </w:trPr>
        <w:tc>
          <w:tcPr>
            <w:tcW w:w="510" w:type="pct"/>
            <w:vAlign w:val="center"/>
          </w:tcPr>
          <w:p w14:paraId="7EE2DEAB" w14:textId="77777777" w:rsidR="00526C15" w:rsidRPr="00760E09" w:rsidRDefault="00526C15" w:rsidP="00526C15">
            <w:pPr>
              <w:spacing w:before="60" w:after="60"/>
              <w:ind w:right="-15"/>
              <w:jc w:val="center"/>
              <w:rPr>
                <w:sz w:val="22"/>
              </w:rPr>
            </w:pPr>
            <w:r w:rsidRPr="00760E09">
              <w:rPr>
                <w:sz w:val="22"/>
              </w:rPr>
              <w:t>2006</w:t>
            </w:r>
          </w:p>
        </w:tc>
        <w:tc>
          <w:tcPr>
            <w:tcW w:w="1672" w:type="pct"/>
            <w:vAlign w:val="bottom"/>
          </w:tcPr>
          <w:p w14:paraId="60853BAF" w14:textId="4B2F8A16" w:rsidR="00526C15" w:rsidRPr="00760E09" w:rsidRDefault="00526C15" w:rsidP="00526C15">
            <w:pPr>
              <w:spacing w:before="60" w:after="60"/>
              <w:ind w:right="-15"/>
              <w:jc w:val="center"/>
              <w:rPr>
                <w:sz w:val="22"/>
              </w:rPr>
            </w:pPr>
            <w:ins w:id="4618" w:author="Thu Huyen Tran" w:date="2024-05-17T20:40:00Z" w16du:dateUtc="2024-05-17T13:40:00Z">
              <w:r w:rsidRPr="00760E09">
                <w:rPr>
                  <w:sz w:val="22"/>
                  <w:rPrChange w:id="4619" w:author="Huyen Tran Thu" w:date="2025-04-28T20:04:00Z" w16du:dateUtc="2025-04-28T13:04:00Z">
                    <w:rPr>
                      <w:rFonts w:ascii="Arial" w:hAnsi="Arial" w:cs="Arial"/>
                      <w:sz w:val="20"/>
                      <w:szCs w:val="20"/>
                    </w:rPr>
                  </w:rPrChange>
                </w:rPr>
                <w:t xml:space="preserve">4.761.873 </w:t>
              </w:r>
            </w:ins>
            <w:del w:id="4620" w:author="Thu Huyen Tran" w:date="2023-12-05T20:55:00Z">
              <w:r w:rsidRPr="00760E09" w:rsidDel="00263198">
                <w:rPr>
                  <w:sz w:val="22"/>
                </w:rPr>
                <w:delText xml:space="preserve">1.462.798 </w:delText>
              </w:r>
            </w:del>
          </w:p>
        </w:tc>
        <w:tc>
          <w:tcPr>
            <w:tcW w:w="1494" w:type="pct"/>
            <w:vAlign w:val="bottom"/>
          </w:tcPr>
          <w:p w14:paraId="724F8243" w14:textId="3F244A59" w:rsidR="00526C15" w:rsidRPr="00760E09" w:rsidRDefault="00526C15" w:rsidP="00526C15">
            <w:pPr>
              <w:spacing w:before="60" w:after="60"/>
              <w:ind w:right="-15"/>
              <w:jc w:val="center"/>
              <w:rPr>
                <w:sz w:val="22"/>
              </w:rPr>
            </w:pPr>
            <w:ins w:id="4621" w:author="Thu Huyen Tran" w:date="2024-05-17T20:41:00Z" w16du:dateUtc="2024-05-17T13:41:00Z">
              <w:r w:rsidRPr="00760E09">
                <w:rPr>
                  <w:sz w:val="22"/>
                  <w:rPrChange w:id="4622" w:author="Huyen Tran Thu" w:date="2025-04-28T20:04:00Z" w16du:dateUtc="2025-04-28T13:04:00Z">
                    <w:rPr>
                      <w:rFonts w:ascii="Arial" w:hAnsi="Arial" w:cs="Arial"/>
                      <w:sz w:val="20"/>
                      <w:szCs w:val="20"/>
                    </w:rPr>
                  </w:rPrChange>
                </w:rPr>
                <w:t xml:space="preserve">1.023.958 </w:t>
              </w:r>
            </w:ins>
            <w:del w:id="4623" w:author="Thu Huyen Tran" w:date="2023-12-05T20:55:00Z">
              <w:r w:rsidRPr="00760E09" w:rsidDel="00C23F90">
                <w:rPr>
                  <w:sz w:val="22"/>
                </w:rPr>
                <w:delText xml:space="preserve">1.023.958 </w:delText>
              </w:r>
            </w:del>
          </w:p>
        </w:tc>
        <w:tc>
          <w:tcPr>
            <w:tcW w:w="1324" w:type="pct"/>
            <w:vAlign w:val="bottom"/>
          </w:tcPr>
          <w:p w14:paraId="6F452E70" w14:textId="4ADAD0F3" w:rsidR="00526C15" w:rsidRPr="00760E09" w:rsidRDefault="00526C15" w:rsidP="00526C15">
            <w:pPr>
              <w:spacing w:before="60" w:after="60"/>
              <w:ind w:right="-15"/>
              <w:jc w:val="center"/>
              <w:rPr>
                <w:sz w:val="22"/>
              </w:rPr>
            </w:pPr>
            <w:ins w:id="4624" w:author="Thu Huyen Tran" w:date="2024-05-17T20:41:00Z" w16du:dateUtc="2024-05-17T13:41:00Z">
              <w:r w:rsidRPr="00760E09">
                <w:rPr>
                  <w:sz w:val="22"/>
                  <w:rPrChange w:id="4625" w:author="Huyen Tran Thu" w:date="2025-04-28T20:04:00Z" w16du:dateUtc="2025-04-28T13:04:00Z">
                    <w:rPr>
                      <w:rFonts w:ascii="Arial" w:hAnsi="Arial" w:cs="Arial"/>
                      <w:sz w:val="20"/>
                      <w:szCs w:val="20"/>
                    </w:rPr>
                  </w:rPrChange>
                </w:rPr>
                <w:t xml:space="preserve">5.785.831 </w:t>
              </w:r>
            </w:ins>
            <w:del w:id="4626" w:author="Thu Huyen Tran" w:date="2023-12-05T20:56:00Z">
              <w:r w:rsidRPr="00760E09" w:rsidDel="00EC7E78">
                <w:rPr>
                  <w:sz w:val="22"/>
                </w:rPr>
                <w:delText xml:space="preserve">438.839 </w:delText>
              </w:r>
            </w:del>
          </w:p>
        </w:tc>
      </w:tr>
      <w:tr w:rsidR="00526C15" w:rsidRPr="00760E09" w14:paraId="633613A0" w14:textId="77777777" w:rsidTr="0066799A">
        <w:trPr>
          <w:jc w:val="center"/>
        </w:trPr>
        <w:tc>
          <w:tcPr>
            <w:tcW w:w="510" w:type="pct"/>
            <w:vAlign w:val="center"/>
          </w:tcPr>
          <w:p w14:paraId="1E62F758" w14:textId="77777777" w:rsidR="00526C15" w:rsidRPr="00760E09" w:rsidRDefault="00526C15" w:rsidP="00526C15">
            <w:pPr>
              <w:spacing w:before="60" w:after="60"/>
              <w:ind w:right="-15"/>
              <w:jc w:val="center"/>
              <w:rPr>
                <w:sz w:val="22"/>
              </w:rPr>
            </w:pPr>
            <w:r w:rsidRPr="00760E09">
              <w:rPr>
                <w:sz w:val="22"/>
              </w:rPr>
              <w:t>2007</w:t>
            </w:r>
          </w:p>
        </w:tc>
        <w:tc>
          <w:tcPr>
            <w:tcW w:w="1672" w:type="pct"/>
            <w:vAlign w:val="bottom"/>
          </w:tcPr>
          <w:p w14:paraId="55B79E5E" w14:textId="6AC0CA67" w:rsidR="00526C15" w:rsidRPr="00760E09" w:rsidRDefault="00526C15" w:rsidP="00526C15">
            <w:pPr>
              <w:spacing w:before="60" w:after="60"/>
              <w:ind w:right="-15"/>
              <w:jc w:val="center"/>
              <w:rPr>
                <w:sz w:val="22"/>
              </w:rPr>
            </w:pPr>
            <w:ins w:id="4627" w:author="Thu Huyen Tran" w:date="2024-05-17T20:40:00Z" w16du:dateUtc="2024-05-17T13:40:00Z">
              <w:r w:rsidRPr="00760E09">
                <w:rPr>
                  <w:sz w:val="22"/>
                  <w:rPrChange w:id="4628" w:author="Huyen Tran Thu" w:date="2025-04-28T20:04:00Z" w16du:dateUtc="2025-04-28T13:04:00Z">
                    <w:rPr>
                      <w:rFonts w:ascii="Arial" w:hAnsi="Arial" w:cs="Arial"/>
                      <w:sz w:val="20"/>
                      <w:szCs w:val="20"/>
                    </w:rPr>
                  </w:rPrChange>
                </w:rPr>
                <w:t xml:space="preserve">5.323.950 </w:t>
              </w:r>
            </w:ins>
            <w:del w:id="4629" w:author="Thu Huyen Tran" w:date="2023-12-05T20:55:00Z">
              <w:r w:rsidRPr="00760E09" w:rsidDel="00263198">
                <w:rPr>
                  <w:sz w:val="22"/>
                </w:rPr>
                <w:delText xml:space="preserve">1.436.621 </w:delText>
              </w:r>
            </w:del>
          </w:p>
        </w:tc>
        <w:tc>
          <w:tcPr>
            <w:tcW w:w="1494" w:type="pct"/>
            <w:vAlign w:val="bottom"/>
          </w:tcPr>
          <w:p w14:paraId="00436D38" w14:textId="6C975F7B" w:rsidR="00526C15" w:rsidRPr="00760E09" w:rsidRDefault="00526C15" w:rsidP="00526C15">
            <w:pPr>
              <w:spacing w:before="60" w:after="60"/>
              <w:ind w:right="-15"/>
              <w:jc w:val="center"/>
              <w:rPr>
                <w:sz w:val="22"/>
              </w:rPr>
            </w:pPr>
            <w:ins w:id="4630" w:author="Thu Huyen Tran" w:date="2024-05-17T20:41:00Z" w16du:dateUtc="2024-05-17T13:41:00Z">
              <w:r w:rsidRPr="00760E09">
                <w:rPr>
                  <w:sz w:val="22"/>
                  <w:rPrChange w:id="4631" w:author="Huyen Tran Thu" w:date="2025-04-28T20:04:00Z" w16du:dateUtc="2025-04-28T13:04:00Z">
                    <w:rPr>
                      <w:rFonts w:ascii="Arial" w:hAnsi="Arial" w:cs="Arial"/>
                      <w:sz w:val="20"/>
                      <w:szCs w:val="20"/>
                    </w:rPr>
                  </w:rPrChange>
                </w:rPr>
                <w:t xml:space="preserve">1.005.635 </w:t>
              </w:r>
            </w:ins>
            <w:del w:id="4632" w:author="Thu Huyen Tran" w:date="2023-12-05T20:55:00Z">
              <w:r w:rsidRPr="00760E09" w:rsidDel="00C23F90">
                <w:rPr>
                  <w:sz w:val="22"/>
                </w:rPr>
                <w:delText xml:space="preserve">1.005.635 </w:delText>
              </w:r>
            </w:del>
          </w:p>
        </w:tc>
        <w:tc>
          <w:tcPr>
            <w:tcW w:w="1324" w:type="pct"/>
            <w:vAlign w:val="bottom"/>
          </w:tcPr>
          <w:p w14:paraId="35C1B47E" w14:textId="4C4721C3" w:rsidR="00526C15" w:rsidRPr="00760E09" w:rsidRDefault="00526C15" w:rsidP="00526C15">
            <w:pPr>
              <w:spacing w:before="60" w:after="60"/>
              <w:ind w:right="-15"/>
              <w:jc w:val="center"/>
              <w:rPr>
                <w:sz w:val="22"/>
              </w:rPr>
            </w:pPr>
            <w:ins w:id="4633" w:author="Thu Huyen Tran" w:date="2024-05-17T20:41:00Z" w16du:dateUtc="2024-05-17T13:41:00Z">
              <w:r w:rsidRPr="00760E09">
                <w:rPr>
                  <w:sz w:val="22"/>
                  <w:rPrChange w:id="4634" w:author="Huyen Tran Thu" w:date="2025-04-28T20:04:00Z" w16du:dateUtc="2025-04-28T13:04:00Z">
                    <w:rPr>
                      <w:rFonts w:ascii="Arial" w:hAnsi="Arial" w:cs="Arial"/>
                      <w:sz w:val="20"/>
                      <w:szCs w:val="20"/>
                    </w:rPr>
                  </w:rPrChange>
                </w:rPr>
                <w:t xml:space="preserve">6.329.585 </w:t>
              </w:r>
            </w:ins>
            <w:del w:id="4635" w:author="Thu Huyen Tran" w:date="2023-12-05T20:56:00Z">
              <w:r w:rsidRPr="00760E09" w:rsidDel="00EC7E78">
                <w:rPr>
                  <w:sz w:val="22"/>
                </w:rPr>
                <w:delText xml:space="preserve">430.986 </w:delText>
              </w:r>
            </w:del>
          </w:p>
        </w:tc>
      </w:tr>
      <w:tr w:rsidR="00526C15" w:rsidRPr="00760E09" w14:paraId="081C3B2C" w14:textId="77777777" w:rsidTr="0066799A">
        <w:trPr>
          <w:jc w:val="center"/>
        </w:trPr>
        <w:tc>
          <w:tcPr>
            <w:tcW w:w="510" w:type="pct"/>
            <w:vAlign w:val="center"/>
          </w:tcPr>
          <w:p w14:paraId="2C9BBEC9" w14:textId="77777777" w:rsidR="00526C15" w:rsidRPr="00760E09" w:rsidRDefault="00526C15" w:rsidP="00526C15">
            <w:pPr>
              <w:spacing w:before="60" w:after="60"/>
              <w:ind w:right="-15"/>
              <w:jc w:val="center"/>
              <w:rPr>
                <w:sz w:val="22"/>
              </w:rPr>
            </w:pPr>
            <w:r w:rsidRPr="00760E09">
              <w:rPr>
                <w:sz w:val="22"/>
              </w:rPr>
              <w:t>2008</w:t>
            </w:r>
          </w:p>
        </w:tc>
        <w:tc>
          <w:tcPr>
            <w:tcW w:w="1672" w:type="pct"/>
            <w:vAlign w:val="bottom"/>
          </w:tcPr>
          <w:p w14:paraId="6DF300CE" w14:textId="08489FE3" w:rsidR="00526C15" w:rsidRPr="00760E09" w:rsidRDefault="00526C15" w:rsidP="00526C15">
            <w:pPr>
              <w:spacing w:before="60" w:after="60"/>
              <w:ind w:right="-15"/>
              <w:jc w:val="center"/>
              <w:rPr>
                <w:sz w:val="22"/>
              </w:rPr>
            </w:pPr>
            <w:ins w:id="4636" w:author="Thu Huyen Tran" w:date="2024-05-17T20:40:00Z" w16du:dateUtc="2024-05-17T13:40:00Z">
              <w:r w:rsidRPr="00760E09">
                <w:rPr>
                  <w:sz w:val="22"/>
                  <w:rPrChange w:id="4637" w:author="Huyen Tran Thu" w:date="2025-04-28T20:04:00Z" w16du:dateUtc="2025-04-28T13:04:00Z">
                    <w:rPr>
                      <w:rFonts w:ascii="Arial" w:hAnsi="Arial" w:cs="Arial"/>
                      <w:sz w:val="20"/>
                      <w:szCs w:val="20"/>
                    </w:rPr>
                  </w:rPrChange>
                </w:rPr>
                <w:t xml:space="preserve">6.200.412 </w:t>
              </w:r>
            </w:ins>
            <w:del w:id="4638" w:author="Thu Huyen Tran" w:date="2023-12-05T20:55:00Z">
              <w:r w:rsidRPr="00760E09" w:rsidDel="00263198">
                <w:rPr>
                  <w:sz w:val="22"/>
                </w:rPr>
                <w:delText xml:space="preserve">1.454.418 </w:delText>
              </w:r>
            </w:del>
          </w:p>
        </w:tc>
        <w:tc>
          <w:tcPr>
            <w:tcW w:w="1494" w:type="pct"/>
            <w:vAlign w:val="bottom"/>
          </w:tcPr>
          <w:p w14:paraId="1E72CC3C" w14:textId="008395E9" w:rsidR="00526C15" w:rsidRPr="00760E09" w:rsidRDefault="00526C15" w:rsidP="00526C15">
            <w:pPr>
              <w:spacing w:before="60" w:after="60"/>
              <w:ind w:right="-15"/>
              <w:jc w:val="center"/>
              <w:rPr>
                <w:sz w:val="22"/>
              </w:rPr>
            </w:pPr>
            <w:ins w:id="4639" w:author="Thu Huyen Tran" w:date="2024-05-17T20:41:00Z" w16du:dateUtc="2024-05-17T13:41:00Z">
              <w:r w:rsidRPr="00760E09">
                <w:rPr>
                  <w:sz w:val="22"/>
                  <w:rPrChange w:id="4640" w:author="Huyen Tran Thu" w:date="2025-04-28T20:04:00Z" w16du:dateUtc="2025-04-28T13:04:00Z">
                    <w:rPr>
                      <w:rFonts w:ascii="Arial" w:hAnsi="Arial" w:cs="Arial"/>
                      <w:sz w:val="20"/>
                      <w:szCs w:val="20"/>
                    </w:rPr>
                  </w:rPrChange>
                </w:rPr>
                <w:t xml:space="preserve">1.018.092 </w:t>
              </w:r>
            </w:ins>
            <w:del w:id="4641" w:author="Thu Huyen Tran" w:date="2023-12-05T20:55:00Z">
              <w:r w:rsidRPr="00760E09" w:rsidDel="00C23F90">
                <w:rPr>
                  <w:sz w:val="22"/>
                </w:rPr>
                <w:delText xml:space="preserve">1.018.092 </w:delText>
              </w:r>
            </w:del>
          </w:p>
        </w:tc>
        <w:tc>
          <w:tcPr>
            <w:tcW w:w="1324" w:type="pct"/>
            <w:vAlign w:val="bottom"/>
          </w:tcPr>
          <w:p w14:paraId="3511D4C4" w14:textId="3E00DB81" w:rsidR="00526C15" w:rsidRPr="00760E09" w:rsidRDefault="00526C15" w:rsidP="00526C15">
            <w:pPr>
              <w:spacing w:before="60" w:after="60"/>
              <w:ind w:right="-15"/>
              <w:jc w:val="center"/>
              <w:rPr>
                <w:sz w:val="22"/>
              </w:rPr>
            </w:pPr>
            <w:ins w:id="4642" w:author="Thu Huyen Tran" w:date="2024-05-17T20:41:00Z" w16du:dateUtc="2024-05-17T13:41:00Z">
              <w:r w:rsidRPr="00760E09">
                <w:rPr>
                  <w:sz w:val="22"/>
                  <w:rPrChange w:id="4643" w:author="Huyen Tran Thu" w:date="2025-04-28T20:04:00Z" w16du:dateUtc="2025-04-28T13:04:00Z">
                    <w:rPr>
                      <w:rFonts w:ascii="Arial" w:hAnsi="Arial" w:cs="Arial"/>
                      <w:sz w:val="20"/>
                      <w:szCs w:val="20"/>
                    </w:rPr>
                  </w:rPrChange>
                </w:rPr>
                <w:t xml:space="preserve">7.218.504 </w:t>
              </w:r>
            </w:ins>
            <w:del w:id="4644" w:author="Thu Huyen Tran" w:date="2023-12-05T20:56:00Z">
              <w:r w:rsidRPr="00760E09" w:rsidDel="00EC7E78">
                <w:rPr>
                  <w:sz w:val="22"/>
                </w:rPr>
                <w:delText xml:space="preserve">436.325 </w:delText>
              </w:r>
            </w:del>
          </w:p>
        </w:tc>
      </w:tr>
      <w:tr w:rsidR="00526C15" w:rsidRPr="00760E09" w14:paraId="52D20387" w14:textId="77777777" w:rsidTr="0066799A">
        <w:trPr>
          <w:jc w:val="center"/>
        </w:trPr>
        <w:tc>
          <w:tcPr>
            <w:tcW w:w="510" w:type="pct"/>
            <w:vAlign w:val="center"/>
          </w:tcPr>
          <w:p w14:paraId="3E16C3E7" w14:textId="77777777" w:rsidR="00526C15" w:rsidRPr="00760E09" w:rsidRDefault="00526C15" w:rsidP="00526C15">
            <w:pPr>
              <w:spacing w:before="60" w:after="60"/>
              <w:ind w:right="-15"/>
              <w:jc w:val="center"/>
              <w:rPr>
                <w:sz w:val="22"/>
              </w:rPr>
            </w:pPr>
            <w:r w:rsidRPr="00760E09">
              <w:rPr>
                <w:sz w:val="22"/>
              </w:rPr>
              <w:t>2009</w:t>
            </w:r>
          </w:p>
        </w:tc>
        <w:tc>
          <w:tcPr>
            <w:tcW w:w="1672" w:type="pct"/>
            <w:vAlign w:val="bottom"/>
          </w:tcPr>
          <w:p w14:paraId="0A66423F" w14:textId="2AA7021F" w:rsidR="00526C15" w:rsidRPr="00760E09" w:rsidRDefault="00526C15" w:rsidP="00526C15">
            <w:pPr>
              <w:spacing w:before="60" w:after="60"/>
              <w:ind w:right="-15"/>
              <w:jc w:val="center"/>
              <w:rPr>
                <w:sz w:val="22"/>
              </w:rPr>
            </w:pPr>
            <w:ins w:id="4645" w:author="Thu Huyen Tran" w:date="2024-05-17T20:40:00Z" w16du:dateUtc="2024-05-17T13:40:00Z">
              <w:r w:rsidRPr="00760E09">
                <w:rPr>
                  <w:sz w:val="22"/>
                  <w:rPrChange w:id="4646" w:author="Huyen Tran Thu" w:date="2025-04-28T20:04:00Z" w16du:dateUtc="2025-04-28T13:04:00Z">
                    <w:rPr>
                      <w:rFonts w:ascii="Arial" w:hAnsi="Arial" w:cs="Arial"/>
                      <w:sz w:val="20"/>
                      <w:szCs w:val="20"/>
                    </w:rPr>
                  </w:rPrChange>
                </w:rPr>
                <w:t xml:space="preserve">7.318.983 </w:t>
              </w:r>
            </w:ins>
            <w:del w:id="4647" w:author="Thu Huyen Tran" w:date="2023-12-05T20:55:00Z">
              <w:r w:rsidRPr="00760E09" w:rsidDel="00263198">
                <w:rPr>
                  <w:sz w:val="22"/>
                </w:rPr>
                <w:delText xml:space="preserve">1.552.512 </w:delText>
              </w:r>
            </w:del>
          </w:p>
        </w:tc>
        <w:tc>
          <w:tcPr>
            <w:tcW w:w="1494" w:type="pct"/>
            <w:vAlign w:val="bottom"/>
          </w:tcPr>
          <w:p w14:paraId="10082FC0" w14:textId="45BDE771" w:rsidR="00526C15" w:rsidRPr="00760E09" w:rsidRDefault="00526C15" w:rsidP="00526C15">
            <w:pPr>
              <w:spacing w:before="60" w:after="60"/>
              <w:ind w:right="-15"/>
              <w:jc w:val="center"/>
              <w:rPr>
                <w:sz w:val="22"/>
              </w:rPr>
            </w:pPr>
            <w:ins w:id="4648" w:author="Thu Huyen Tran" w:date="2024-05-17T20:41:00Z" w16du:dateUtc="2024-05-17T13:41:00Z">
              <w:r w:rsidRPr="00760E09">
                <w:rPr>
                  <w:sz w:val="22"/>
                  <w:rPrChange w:id="4649" w:author="Huyen Tran Thu" w:date="2025-04-28T20:04:00Z" w16du:dateUtc="2025-04-28T13:04:00Z">
                    <w:rPr>
                      <w:rFonts w:ascii="Arial" w:hAnsi="Arial" w:cs="Arial"/>
                      <w:sz w:val="20"/>
                      <w:szCs w:val="20"/>
                    </w:rPr>
                  </w:rPrChange>
                </w:rPr>
                <w:t xml:space="preserve">1.086.758 </w:t>
              </w:r>
            </w:ins>
            <w:del w:id="4650" w:author="Thu Huyen Tran" w:date="2023-12-05T20:55:00Z">
              <w:r w:rsidRPr="00760E09" w:rsidDel="00C23F90">
                <w:rPr>
                  <w:sz w:val="22"/>
                </w:rPr>
                <w:delText xml:space="preserve">1.086.758 </w:delText>
              </w:r>
            </w:del>
          </w:p>
        </w:tc>
        <w:tc>
          <w:tcPr>
            <w:tcW w:w="1324" w:type="pct"/>
            <w:vAlign w:val="bottom"/>
          </w:tcPr>
          <w:p w14:paraId="251C8975" w14:textId="7201B452" w:rsidR="00526C15" w:rsidRPr="00760E09" w:rsidRDefault="00526C15" w:rsidP="00526C15">
            <w:pPr>
              <w:spacing w:before="60" w:after="60"/>
              <w:ind w:right="-15"/>
              <w:jc w:val="center"/>
              <w:rPr>
                <w:sz w:val="22"/>
              </w:rPr>
            </w:pPr>
            <w:ins w:id="4651" w:author="Thu Huyen Tran" w:date="2024-05-17T20:41:00Z" w16du:dateUtc="2024-05-17T13:41:00Z">
              <w:r w:rsidRPr="00760E09">
                <w:rPr>
                  <w:sz w:val="22"/>
                  <w:rPrChange w:id="4652" w:author="Huyen Tran Thu" w:date="2025-04-28T20:04:00Z" w16du:dateUtc="2025-04-28T13:04:00Z">
                    <w:rPr>
                      <w:rFonts w:ascii="Arial" w:hAnsi="Arial" w:cs="Arial"/>
                      <w:sz w:val="20"/>
                      <w:szCs w:val="20"/>
                    </w:rPr>
                  </w:rPrChange>
                </w:rPr>
                <w:t xml:space="preserve">8.405.741 </w:t>
              </w:r>
            </w:ins>
            <w:del w:id="4653" w:author="Thu Huyen Tran" w:date="2023-12-05T20:56:00Z">
              <w:r w:rsidRPr="00760E09" w:rsidDel="00EC7E78">
                <w:rPr>
                  <w:sz w:val="22"/>
                </w:rPr>
                <w:delText xml:space="preserve">465.753 </w:delText>
              </w:r>
            </w:del>
          </w:p>
        </w:tc>
      </w:tr>
      <w:tr w:rsidR="00526C15" w:rsidRPr="00760E09" w14:paraId="45AE1432" w14:textId="77777777" w:rsidTr="0066799A">
        <w:trPr>
          <w:jc w:val="center"/>
        </w:trPr>
        <w:tc>
          <w:tcPr>
            <w:tcW w:w="510" w:type="pct"/>
            <w:vAlign w:val="center"/>
          </w:tcPr>
          <w:p w14:paraId="5DDE2A75" w14:textId="77777777" w:rsidR="00526C15" w:rsidRPr="00760E09" w:rsidRDefault="00526C15" w:rsidP="00526C15">
            <w:pPr>
              <w:spacing w:before="60" w:after="60"/>
              <w:ind w:right="-15"/>
              <w:jc w:val="center"/>
              <w:rPr>
                <w:sz w:val="22"/>
              </w:rPr>
            </w:pPr>
            <w:r w:rsidRPr="00760E09">
              <w:rPr>
                <w:sz w:val="22"/>
              </w:rPr>
              <w:t>2010</w:t>
            </w:r>
          </w:p>
        </w:tc>
        <w:tc>
          <w:tcPr>
            <w:tcW w:w="1672" w:type="pct"/>
            <w:vAlign w:val="bottom"/>
          </w:tcPr>
          <w:p w14:paraId="2F0FB13B" w14:textId="4E59A937" w:rsidR="00526C15" w:rsidRPr="00760E09" w:rsidRDefault="00526C15" w:rsidP="00526C15">
            <w:pPr>
              <w:spacing w:before="60" w:after="60"/>
              <w:ind w:right="-15"/>
              <w:jc w:val="center"/>
              <w:rPr>
                <w:sz w:val="22"/>
              </w:rPr>
            </w:pPr>
            <w:ins w:id="4654" w:author="Thu Huyen Tran" w:date="2024-05-17T20:40:00Z" w16du:dateUtc="2024-05-17T13:40:00Z">
              <w:r w:rsidRPr="00760E09">
                <w:rPr>
                  <w:sz w:val="22"/>
                  <w:rPrChange w:id="4655" w:author="Huyen Tran Thu" w:date="2025-04-28T20:04:00Z" w16du:dateUtc="2025-04-28T13:04:00Z">
                    <w:rPr>
                      <w:rFonts w:ascii="Arial" w:hAnsi="Arial" w:cs="Arial"/>
                      <w:sz w:val="20"/>
                      <w:szCs w:val="20"/>
                    </w:rPr>
                  </w:rPrChange>
                </w:rPr>
                <w:t xml:space="preserve">8.112.789 </w:t>
              </w:r>
            </w:ins>
            <w:del w:id="4656" w:author="Thu Huyen Tran" w:date="2023-12-05T20:55:00Z">
              <w:r w:rsidRPr="00760E09" w:rsidDel="00263198">
                <w:rPr>
                  <w:sz w:val="22"/>
                </w:rPr>
                <w:delText xml:space="preserve">1.545.293 </w:delText>
              </w:r>
            </w:del>
          </w:p>
        </w:tc>
        <w:tc>
          <w:tcPr>
            <w:tcW w:w="1494" w:type="pct"/>
            <w:vAlign w:val="bottom"/>
          </w:tcPr>
          <w:p w14:paraId="080EFF66" w14:textId="2EE8C86A" w:rsidR="00526C15" w:rsidRPr="00760E09" w:rsidRDefault="00526C15" w:rsidP="00526C15">
            <w:pPr>
              <w:spacing w:before="60" w:after="60"/>
              <w:ind w:right="-15"/>
              <w:jc w:val="center"/>
              <w:rPr>
                <w:sz w:val="22"/>
              </w:rPr>
            </w:pPr>
            <w:ins w:id="4657" w:author="Thu Huyen Tran" w:date="2024-05-17T20:41:00Z" w16du:dateUtc="2024-05-17T13:41:00Z">
              <w:r w:rsidRPr="00760E09">
                <w:rPr>
                  <w:sz w:val="22"/>
                  <w:rPrChange w:id="4658" w:author="Huyen Tran Thu" w:date="2025-04-28T20:04:00Z" w16du:dateUtc="2025-04-28T13:04:00Z">
                    <w:rPr>
                      <w:rFonts w:ascii="Arial" w:hAnsi="Arial" w:cs="Arial"/>
                      <w:sz w:val="20"/>
                      <w:szCs w:val="20"/>
                    </w:rPr>
                  </w:rPrChange>
                </w:rPr>
                <w:t xml:space="preserve">1.081.705 </w:t>
              </w:r>
            </w:ins>
            <w:del w:id="4659" w:author="Thu Huyen Tran" w:date="2023-12-05T20:55:00Z">
              <w:r w:rsidRPr="00760E09" w:rsidDel="00C23F90">
                <w:rPr>
                  <w:sz w:val="22"/>
                </w:rPr>
                <w:delText xml:space="preserve">1.081.705 </w:delText>
              </w:r>
            </w:del>
          </w:p>
        </w:tc>
        <w:tc>
          <w:tcPr>
            <w:tcW w:w="1324" w:type="pct"/>
            <w:vAlign w:val="bottom"/>
          </w:tcPr>
          <w:p w14:paraId="4268B329" w14:textId="40DDEFC9" w:rsidR="00526C15" w:rsidRPr="00760E09" w:rsidRDefault="00526C15" w:rsidP="00526C15">
            <w:pPr>
              <w:spacing w:before="60" w:after="60"/>
              <w:ind w:right="-15"/>
              <w:jc w:val="center"/>
              <w:rPr>
                <w:sz w:val="22"/>
              </w:rPr>
            </w:pPr>
            <w:ins w:id="4660" w:author="Thu Huyen Tran" w:date="2024-05-17T20:41:00Z" w16du:dateUtc="2024-05-17T13:41:00Z">
              <w:r w:rsidRPr="00760E09">
                <w:rPr>
                  <w:sz w:val="22"/>
                  <w:rPrChange w:id="4661" w:author="Huyen Tran Thu" w:date="2025-04-28T20:04:00Z" w16du:dateUtc="2025-04-28T13:04:00Z">
                    <w:rPr>
                      <w:rFonts w:ascii="Arial" w:hAnsi="Arial" w:cs="Arial"/>
                      <w:sz w:val="20"/>
                      <w:szCs w:val="20"/>
                    </w:rPr>
                  </w:rPrChange>
                </w:rPr>
                <w:t xml:space="preserve">9.194.495 </w:t>
              </w:r>
            </w:ins>
            <w:del w:id="4662" w:author="Thu Huyen Tran" w:date="2023-12-05T20:56:00Z">
              <w:r w:rsidRPr="00760E09" w:rsidDel="00EC7E78">
                <w:rPr>
                  <w:sz w:val="22"/>
                </w:rPr>
                <w:delText xml:space="preserve">463.588 </w:delText>
              </w:r>
            </w:del>
          </w:p>
        </w:tc>
      </w:tr>
      <w:tr w:rsidR="00526C15" w:rsidRPr="00760E09" w14:paraId="628DC4FE" w14:textId="77777777" w:rsidTr="0066799A">
        <w:trPr>
          <w:jc w:val="center"/>
        </w:trPr>
        <w:tc>
          <w:tcPr>
            <w:tcW w:w="510" w:type="pct"/>
            <w:vAlign w:val="center"/>
          </w:tcPr>
          <w:p w14:paraId="42499602" w14:textId="77777777" w:rsidR="00526C15" w:rsidRPr="00760E09" w:rsidRDefault="00526C15" w:rsidP="00526C15">
            <w:pPr>
              <w:spacing w:before="60" w:after="60"/>
              <w:ind w:right="-15"/>
              <w:jc w:val="center"/>
              <w:rPr>
                <w:sz w:val="22"/>
              </w:rPr>
            </w:pPr>
            <w:r w:rsidRPr="00760E09">
              <w:rPr>
                <w:sz w:val="22"/>
              </w:rPr>
              <w:t>2011</w:t>
            </w:r>
          </w:p>
        </w:tc>
        <w:tc>
          <w:tcPr>
            <w:tcW w:w="1672" w:type="pct"/>
            <w:vAlign w:val="bottom"/>
          </w:tcPr>
          <w:p w14:paraId="1C0CAE62" w14:textId="61532B7C" w:rsidR="00526C15" w:rsidRPr="00760E09" w:rsidRDefault="00526C15" w:rsidP="00526C15">
            <w:pPr>
              <w:spacing w:before="60" w:after="60"/>
              <w:ind w:right="-15"/>
              <w:jc w:val="center"/>
              <w:rPr>
                <w:sz w:val="22"/>
              </w:rPr>
            </w:pPr>
            <w:ins w:id="4663" w:author="Thu Huyen Tran" w:date="2024-05-17T20:40:00Z" w16du:dateUtc="2024-05-17T13:40:00Z">
              <w:r w:rsidRPr="00760E09">
                <w:rPr>
                  <w:sz w:val="22"/>
                  <w:rPrChange w:id="4664" w:author="Huyen Tran Thu" w:date="2025-04-28T20:04:00Z" w16du:dateUtc="2025-04-28T13:04:00Z">
                    <w:rPr>
                      <w:rFonts w:ascii="Arial" w:hAnsi="Arial" w:cs="Arial"/>
                      <w:sz w:val="20"/>
                      <w:szCs w:val="20"/>
                    </w:rPr>
                  </w:rPrChange>
                </w:rPr>
                <w:t xml:space="preserve">9.086.324 </w:t>
              </w:r>
            </w:ins>
            <w:del w:id="4665" w:author="Thu Huyen Tran" w:date="2023-12-05T20:55:00Z">
              <w:r w:rsidRPr="00760E09" w:rsidDel="00263198">
                <w:rPr>
                  <w:sz w:val="22"/>
                </w:rPr>
                <w:delText xml:space="preserve">1.810.402 </w:delText>
              </w:r>
            </w:del>
          </w:p>
        </w:tc>
        <w:tc>
          <w:tcPr>
            <w:tcW w:w="1494" w:type="pct"/>
            <w:vAlign w:val="bottom"/>
          </w:tcPr>
          <w:p w14:paraId="2D8AAF68" w14:textId="2146F75A" w:rsidR="00526C15" w:rsidRPr="00760E09" w:rsidRDefault="00526C15" w:rsidP="00526C15">
            <w:pPr>
              <w:spacing w:before="60" w:after="60"/>
              <w:ind w:right="-15"/>
              <w:jc w:val="center"/>
              <w:rPr>
                <w:sz w:val="22"/>
              </w:rPr>
            </w:pPr>
            <w:ins w:id="4666" w:author="Thu Huyen Tran" w:date="2024-05-17T20:41:00Z" w16du:dateUtc="2024-05-17T13:41:00Z">
              <w:r w:rsidRPr="00760E09">
                <w:rPr>
                  <w:sz w:val="22"/>
                  <w:rPrChange w:id="4667" w:author="Huyen Tran Thu" w:date="2025-04-28T20:04:00Z" w16du:dateUtc="2025-04-28T13:04:00Z">
                    <w:rPr>
                      <w:rFonts w:ascii="Arial" w:hAnsi="Arial" w:cs="Arial"/>
                      <w:sz w:val="20"/>
                      <w:szCs w:val="20"/>
                    </w:rPr>
                  </w:rPrChange>
                </w:rPr>
                <w:t xml:space="preserve">1.211.510 </w:t>
              </w:r>
            </w:ins>
            <w:del w:id="4668" w:author="Thu Huyen Tran" w:date="2023-12-05T20:55:00Z">
              <w:r w:rsidRPr="00760E09" w:rsidDel="00C23F90">
                <w:rPr>
                  <w:sz w:val="22"/>
                </w:rPr>
                <w:delText xml:space="preserve">1.267.281 </w:delText>
              </w:r>
            </w:del>
          </w:p>
        </w:tc>
        <w:tc>
          <w:tcPr>
            <w:tcW w:w="1324" w:type="pct"/>
            <w:vAlign w:val="bottom"/>
          </w:tcPr>
          <w:p w14:paraId="3C77FF66" w14:textId="734AA8B8" w:rsidR="00526C15" w:rsidRPr="00760E09" w:rsidRDefault="00526C15" w:rsidP="00526C15">
            <w:pPr>
              <w:spacing w:before="60" w:after="60"/>
              <w:ind w:right="-15"/>
              <w:jc w:val="center"/>
              <w:rPr>
                <w:sz w:val="22"/>
              </w:rPr>
            </w:pPr>
            <w:ins w:id="4669" w:author="Thu Huyen Tran" w:date="2024-05-17T20:41:00Z" w16du:dateUtc="2024-05-17T13:41:00Z">
              <w:r w:rsidRPr="00760E09">
                <w:rPr>
                  <w:sz w:val="22"/>
                  <w:rPrChange w:id="4670" w:author="Huyen Tran Thu" w:date="2025-04-28T20:04:00Z" w16du:dateUtc="2025-04-28T13:04:00Z">
                    <w:rPr>
                      <w:rFonts w:ascii="Arial" w:hAnsi="Arial" w:cs="Arial"/>
                      <w:sz w:val="20"/>
                      <w:szCs w:val="20"/>
                    </w:rPr>
                  </w:rPrChange>
                </w:rPr>
                <w:t xml:space="preserve">10.297.834 </w:t>
              </w:r>
            </w:ins>
            <w:del w:id="4671" w:author="Thu Huyen Tran" w:date="2023-12-05T20:56:00Z">
              <w:r w:rsidRPr="00760E09" w:rsidDel="00EC7E78">
                <w:rPr>
                  <w:sz w:val="22"/>
                </w:rPr>
                <w:delText xml:space="preserve">543.121 </w:delText>
              </w:r>
            </w:del>
          </w:p>
        </w:tc>
      </w:tr>
      <w:tr w:rsidR="00526C15" w:rsidRPr="00760E09" w14:paraId="68119D05" w14:textId="77777777" w:rsidTr="0066799A">
        <w:trPr>
          <w:jc w:val="center"/>
        </w:trPr>
        <w:tc>
          <w:tcPr>
            <w:tcW w:w="510" w:type="pct"/>
            <w:vAlign w:val="center"/>
          </w:tcPr>
          <w:p w14:paraId="73CB356A" w14:textId="77777777" w:rsidR="00526C15" w:rsidRPr="00760E09" w:rsidRDefault="00526C15" w:rsidP="00526C15">
            <w:pPr>
              <w:spacing w:before="60" w:after="60"/>
              <w:ind w:right="-15"/>
              <w:jc w:val="center"/>
              <w:rPr>
                <w:sz w:val="22"/>
              </w:rPr>
            </w:pPr>
            <w:r w:rsidRPr="00760E09">
              <w:rPr>
                <w:sz w:val="22"/>
              </w:rPr>
              <w:t>2012</w:t>
            </w:r>
          </w:p>
        </w:tc>
        <w:tc>
          <w:tcPr>
            <w:tcW w:w="1672" w:type="pct"/>
            <w:vAlign w:val="bottom"/>
          </w:tcPr>
          <w:p w14:paraId="55CD07FC" w14:textId="07A01C21" w:rsidR="00526C15" w:rsidRPr="00760E09" w:rsidRDefault="00526C15" w:rsidP="00526C15">
            <w:pPr>
              <w:spacing w:before="60" w:after="60"/>
              <w:ind w:right="-15"/>
              <w:jc w:val="center"/>
              <w:rPr>
                <w:sz w:val="22"/>
              </w:rPr>
            </w:pPr>
            <w:ins w:id="4672" w:author="Thu Huyen Tran" w:date="2024-05-17T20:40:00Z" w16du:dateUtc="2024-05-17T13:40:00Z">
              <w:r w:rsidRPr="00760E09">
                <w:rPr>
                  <w:sz w:val="22"/>
                  <w:rPrChange w:id="4673" w:author="Huyen Tran Thu" w:date="2025-04-28T20:04:00Z" w16du:dateUtc="2025-04-28T13:04:00Z">
                    <w:rPr>
                      <w:rFonts w:ascii="Arial" w:hAnsi="Arial" w:cs="Arial"/>
                      <w:sz w:val="20"/>
                      <w:szCs w:val="20"/>
                    </w:rPr>
                  </w:rPrChange>
                </w:rPr>
                <w:t xml:space="preserve">10.176.683 </w:t>
              </w:r>
            </w:ins>
            <w:del w:id="4674" w:author="Thu Huyen Tran" w:date="2023-12-05T20:55:00Z">
              <w:r w:rsidRPr="00760E09" w:rsidDel="00263198">
                <w:rPr>
                  <w:sz w:val="22"/>
                </w:rPr>
                <w:delText xml:space="preserve">2.047.555 </w:delText>
              </w:r>
            </w:del>
          </w:p>
        </w:tc>
        <w:tc>
          <w:tcPr>
            <w:tcW w:w="1494" w:type="pct"/>
            <w:vAlign w:val="bottom"/>
          </w:tcPr>
          <w:p w14:paraId="35B83EB7" w14:textId="257C00A4" w:rsidR="00526C15" w:rsidRPr="00760E09" w:rsidRDefault="00526C15" w:rsidP="00526C15">
            <w:pPr>
              <w:spacing w:before="60" w:after="60"/>
              <w:ind w:right="-15"/>
              <w:jc w:val="center"/>
              <w:rPr>
                <w:sz w:val="22"/>
              </w:rPr>
            </w:pPr>
            <w:ins w:id="4675" w:author="Thu Huyen Tran" w:date="2024-05-17T20:41:00Z" w16du:dateUtc="2024-05-17T13:41:00Z">
              <w:r w:rsidRPr="00760E09">
                <w:rPr>
                  <w:sz w:val="22"/>
                  <w:rPrChange w:id="4676" w:author="Huyen Tran Thu" w:date="2025-04-28T20:04:00Z" w16du:dateUtc="2025-04-28T13:04:00Z">
                    <w:rPr>
                      <w:rFonts w:ascii="Arial" w:hAnsi="Arial" w:cs="Arial"/>
                      <w:sz w:val="20"/>
                      <w:szCs w:val="20"/>
                    </w:rPr>
                  </w:rPrChange>
                </w:rPr>
                <w:t xml:space="preserve">1.356.891 </w:t>
              </w:r>
            </w:ins>
            <w:del w:id="4677" w:author="Thu Huyen Tran" w:date="2023-12-05T20:55:00Z">
              <w:r w:rsidRPr="00760E09" w:rsidDel="00C23F90">
                <w:rPr>
                  <w:sz w:val="22"/>
                </w:rPr>
                <w:delText xml:space="preserve">1.433.289 </w:delText>
              </w:r>
            </w:del>
          </w:p>
        </w:tc>
        <w:tc>
          <w:tcPr>
            <w:tcW w:w="1324" w:type="pct"/>
            <w:vAlign w:val="bottom"/>
          </w:tcPr>
          <w:p w14:paraId="784AC918" w14:textId="7AD0C6B1" w:rsidR="00526C15" w:rsidRPr="00760E09" w:rsidRDefault="00526C15" w:rsidP="00526C15">
            <w:pPr>
              <w:spacing w:before="60" w:after="60"/>
              <w:ind w:right="-15"/>
              <w:jc w:val="center"/>
              <w:rPr>
                <w:sz w:val="22"/>
              </w:rPr>
            </w:pPr>
            <w:ins w:id="4678" w:author="Thu Huyen Tran" w:date="2024-05-17T20:41:00Z" w16du:dateUtc="2024-05-17T13:41:00Z">
              <w:r w:rsidRPr="00760E09">
                <w:rPr>
                  <w:sz w:val="22"/>
                  <w:rPrChange w:id="4679" w:author="Huyen Tran Thu" w:date="2025-04-28T20:04:00Z" w16du:dateUtc="2025-04-28T13:04:00Z">
                    <w:rPr>
                      <w:rFonts w:ascii="Arial" w:hAnsi="Arial" w:cs="Arial"/>
                      <w:sz w:val="20"/>
                      <w:szCs w:val="20"/>
                    </w:rPr>
                  </w:rPrChange>
                </w:rPr>
                <w:t xml:space="preserve">11.533.574 </w:t>
              </w:r>
            </w:ins>
            <w:del w:id="4680" w:author="Thu Huyen Tran" w:date="2023-12-05T20:56:00Z">
              <w:r w:rsidRPr="00760E09" w:rsidDel="00EC7E78">
                <w:rPr>
                  <w:sz w:val="22"/>
                </w:rPr>
                <w:delText xml:space="preserve">614.267 </w:delText>
              </w:r>
            </w:del>
          </w:p>
        </w:tc>
      </w:tr>
      <w:tr w:rsidR="00526C15" w:rsidRPr="00760E09" w14:paraId="09E22CFC" w14:textId="77777777" w:rsidTr="0066799A">
        <w:trPr>
          <w:jc w:val="center"/>
        </w:trPr>
        <w:tc>
          <w:tcPr>
            <w:tcW w:w="510" w:type="pct"/>
            <w:vAlign w:val="center"/>
          </w:tcPr>
          <w:p w14:paraId="06C1BA09" w14:textId="77777777" w:rsidR="00526C15" w:rsidRPr="00760E09" w:rsidRDefault="00526C15" w:rsidP="00526C15">
            <w:pPr>
              <w:spacing w:before="60" w:after="60"/>
              <w:ind w:right="-15"/>
              <w:jc w:val="center"/>
              <w:rPr>
                <w:sz w:val="22"/>
              </w:rPr>
            </w:pPr>
            <w:r w:rsidRPr="00760E09">
              <w:rPr>
                <w:sz w:val="22"/>
              </w:rPr>
              <w:t>2013</w:t>
            </w:r>
          </w:p>
        </w:tc>
        <w:tc>
          <w:tcPr>
            <w:tcW w:w="1672" w:type="pct"/>
            <w:vAlign w:val="bottom"/>
          </w:tcPr>
          <w:p w14:paraId="510AB05A" w14:textId="2589E6D8" w:rsidR="00526C15" w:rsidRPr="00760E09" w:rsidRDefault="00526C15" w:rsidP="00526C15">
            <w:pPr>
              <w:spacing w:before="60" w:after="60"/>
              <w:ind w:right="-15"/>
              <w:jc w:val="center"/>
              <w:rPr>
                <w:sz w:val="22"/>
              </w:rPr>
            </w:pPr>
            <w:ins w:id="4681" w:author="Thu Huyen Tran" w:date="2024-05-17T20:40:00Z" w16du:dateUtc="2024-05-17T13:40:00Z">
              <w:r w:rsidRPr="00760E09">
                <w:rPr>
                  <w:sz w:val="22"/>
                  <w:rPrChange w:id="4682" w:author="Huyen Tran Thu" w:date="2025-04-28T20:04:00Z" w16du:dateUtc="2025-04-28T13:04:00Z">
                    <w:rPr>
                      <w:rFonts w:ascii="Arial" w:hAnsi="Arial" w:cs="Arial"/>
                      <w:sz w:val="20"/>
                      <w:szCs w:val="20"/>
                    </w:rPr>
                  </w:rPrChange>
                </w:rPr>
                <w:t xml:space="preserve">11.397.885 </w:t>
              </w:r>
            </w:ins>
            <w:del w:id="4683" w:author="Thu Huyen Tran" w:date="2023-12-05T20:55:00Z">
              <w:r w:rsidRPr="00760E09" w:rsidDel="00263198">
                <w:rPr>
                  <w:sz w:val="22"/>
                </w:rPr>
                <w:delText xml:space="preserve">2.292.582 </w:delText>
              </w:r>
            </w:del>
          </w:p>
        </w:tc>
        <w:tc>
          <w:tcPr>
            <w:tcW w:w="1494" w:type="pct"/>
            <w:vAlign w:val="bottom"/>
          </w:tcPr>
          <w:p w14:paraId="221C58AB" w14:textId="7C62A007" w:rsidR="00526C15" w:rsidRPr="00760E09" w:rsidRDefault="00526C15" w:rsidP="00526C15">
            <w:pPr>
              <w:spacing w:before="60" w:after="60"/>
              <w:ind w:right="-15"/>
              <w:jc w:val="center"/>
              <w:rPr>
                <w:sz w:val="22"/>
              </w:rPr>
            </w:pPr>
            <w:ins w:id="4684" w:author="Thu Huyen Tran" w:date="2024-05-17T20:41:00Z" w16du:dateUtc="2024-05-17T13:41:00Z">
              <w:r w:rsidRPr="00760E09">
                <w:rPr>
                  <w:sz w:val="22"/>
                  <w:rPrChange w:id="4685" w:author="Huyen Tran Thu" w:date="2025-04-28T20:04:00Z" w16du:dateUtc="2025-04-28T13:04:00Z">
                    <w:rPr>
                      <w:rFonts w:ascii="Arial" w:hAnsi="Arial" w:cs="Arial"/>
                      <w:sz w:val="20"/>
                      <w:szCs w:val="20"/>
                    </w:rPr>
                  </w:rPrChange>
                </w:rPr>
                <w:t xml:space="preserve">1.519.718 </w:t>
              </w:r>
            </w:ins>
            <w:del w:id="4686" w:author="Thu Huyen Tran" w:date="2023-12-05T20:55:00Z">
              <w:r w:rsidRPr="00760E09" w:rsidDel="00C23F90">
                <w:rPr>
                  <w:sz w:val="22"/>
                </w:rPr>
                <w:delText xml:space="preserve">1.604.807 </w:delText>
              </w:r>
            </w:del>
          </w:p>
        </w:tc>
        <w:tc>
          <w:tcPr>
            <w:tcW w:w="1324" w:type="pct"/>
            <w:vAlign w:val="bottom"/>
          </w:tcPr>
          <w:p w14:paraId="34826825" w14:textId="1EE3FCEC" w:rsidR="00526C15" w:rsidRPr="00760E09" w:rsidRDefault="00526C15" w:rsidP="00526C15">
            <w:pPr>
              <w:spacing w:before="60" w:after="60"/>
              <w:ind w:right="-15"/>
              <w:jc w:val="center"/>
              <w:rPr>
                <w:sz w:val="22"/>
              </w:rPr>
            </w:pPr>
            <w:ins w:id="4687" w:author="Thu Huyen Tran" w:date="2024-05-17T20:41:00Z" w16du:dateUtc="2024-05-17T13:41:00Z">
              <w:r w:rsidRPr="00760E09">
                <w:rPr>
                  <w:sz w:val="22"/>
                  <w:rPrChange w:id="4688" w:author="Huyen Tran Thu" w:date="2025-04-28T20:04:00Z" w16du:dateUtc="2025-04-28T13:04:00Z">
                    <w:rPr>
                      <w:rFonts w:ascii="Arial" w:hAnsi="Arial" w:cs="Arial"/>
                      <w:sz w:val="20"/>
                      <w:szCs w:val="20"/>
                    </w:rPr>
                  </w:rPrChange>
                </w:rPr>
                <w:t xml:space="preserve">12.917.603 </w:t>
              </w:r>
            </w:ins>
            <w:del w:id="4689" w:author="Thu Huyen Tran" w:date="2023-12-05T20:56:00Z">
              <w:r w:rsidRPr="00760E09" w:rsidDel="00EC7E78">
                <w:rPr>
                  <w:sz w:val="22"/>
                </w:rPr>
                <w:delText xml:space="preserve">687.775 </w:delText>
              </w:r>
            </w:del>
          </w:p>
        </w:tc>
      </w:tr>
      <w:tr w:rsidR="00526C15" w:rsidRPr="00760E09" w14:paraId="45A88795" w14:textId="77777777" w:rsidTr="0066799A">
        <w:trPr>
          <w:jc w:val="center"/>
          <w:ins w:id="4690" w:author="Thu Huyen Tran" w:date="2023-12-05T20:55:00Z"/>
        </w:trPr>
        <w:tc>
          <w:tcPr>
            <w:tcW w:w="510" w:type="pct"/>
            <w:vAlign w:val="center"/>
          </w:tcPr>
          <w:p w14:paraId="2476B4C6" w14:textId="5A967BC4" w:rsidR="00526C15" w:rsidRPr="00760E09" w:rsidRDefault="00526C15" w:rsidP="00526C15">
            <w:pPr>
              <w:spacing w:before="60" w:after="60"/>
              <w:ind w:right="-15"/>
              <w:jc w:val="center"/>
              <w:rPr>
                <w:ins w:id="4691" w:author="Thu Huyen Tran" w:date="2023-12-05T20:55:00Z"/>
                <w:sz w:val="22"/>
              </w:rPr>
            </w:pPr>
            <w:ins w:id="4692" w:author="Thu Huyen Tran" w:date="2023-12-05T20:55:00Z">
              <w:r w:rsidRPr="00760E09">
                <w:rPr>
                  <w:sz w:val="22"/>
                </w:rPr>
                <w:t>2014</w:t>
              </w:r>
            </w:ins>
          </w:p>
        </w:tc>
        <w:tc>
          <w:tcPr>
            <w:tcW w:w="1672" w:type="pct"/>
            <w:vAlign w:val="bottom"/>
          </w:tcPr>
          <w:p w14:paraId="7901D948" w14:textId="0DF5EF68" w:rsidR="00526C15" w:rsidRPr="00760E09" w:rsidRDefault="00526C15" w:rsidP="00526C15">
            <w:pPr>
              <w:spacing w:before="60" w:after="60"/>
              <w:ind w:right="-15"/>
              <w:jc w:val="center"/>
              <w:rPr>
                <w:ins w:id="4693" w:author="Thu Huyen Tran" w:date="2023-12-05T20:55:00Z"/>
                <w:sz w:val="22"/>
              </w:rPr>
            </w:pPr>
            <w:ins w:id="4694" w:author="Thu Huyen Tran" w:date="2024-05-17T20:40:00Z" w16du:dateUtc="2024-05-17T13:40:00Z">
              <w:r w:rsidRPr="00760E09">
                <w:rPr>
                  <w:sz w:val="22"/>
                  <w:rPrChange w:id="4695" w:author="Huyen Tran Thu" w:date="2025-04-28T20:04:00Z" w16du:dateUtc="2025-04-28T13:04:00Z">
                    <w:rPr>
                      <w:rFonts w:ascii="Arial" w:hAnsi="Arial" w:cs="Arial"/>
                      <w:sz w:val="20"/>
                      <w:szCs w:val="20"/>
                    </w:rPr>
                  </w:rPrChange>
                </w:rPr>
                <w:t xml:space="preserve">6.230.218 </w:t>
              </w:r>
            </w:ins>
          </w:p>
        </w:tc>
        <w:tc>
          <w:tcPr>
            <w:tcW w:w="1494" w:type="pct"/>
            <w:vAlign w:val="bottom"/>
          </w:tcPr>
          <w:p w14:paraId="56F998B0" w14:textId="5E453103" w:rsidR="00526C15" w:rsidRPr="00760E09" w:rsidRDefault="00526C15" w:rsidP="00526C15">
            <w:pPr>
              <w:spacing w:before="60" w:after="60"/>
              <w:ind w:right="-15"/>
              <w:jc w:val="center"/>
              <w:rPr>
                <w:ins w:id="4696" w:author="Thu Huyen Tran" w:date="2023-12-05T20:55:00Z"/>
                <w:sz w:val="22"/>
              </w:rPr>
            </w:pPr>
            <w:ins w:id="4697" w:author="Thu Huyen Tran" w:date="2024-05-17T20:41:00Z" w16du:dateUtc="2024-05-17T13:41:00Z">
              <w:r w:rsidRPr="00760E09">
                <w:rPr>
                  <w:sz w:val="22"/>
                  <w:rPrChange w:id="4698" w:author="Huyen Tran Thu" w:date="2025-04-28T20:04:00Z" w16du:dateUtc="2025-04-28T13:04:00Z">
                    <w:rPr>
                      <w:rFonts w:ascii="Arial" w:hAnsi="Arial" w:cs="Arial"/>
                      <w:sz w:val="20"/>
                      <w:szCs w:val="20"/>
                    </w:rPr>
                  </w:rPrChange>
                </w:rPr>
                <w:t xml:space="preserve">3.383.406 </w:t>
              </w:r>
            </w:ins>
          </w:p>
        </w:tc>
        <w:tc>
          <w:tcPr>
            <w:tcW w:w="1324" w:type="pct"/>
            <w:vAlign w:val="bottom"/>
          </w:tcPr>
          <w:p w14:paraId="406389C1" w14:textId="36FAF150" w:rsidR="00526C15" w:rsidRPr="00760E09" w:rsidRDefault="00526C15" w:rsidP="00526C15">
            <w:pPr>
              <w:spacing w:before="60" w:after="60"/>
              <w:ind w:right="-15"/>
              <w:jc w:val="center"/>
              <w:rPr>
                <w:ins w:id="4699" w:author="Thu Huyen Tran" w:date="2023-12-05T20:55:00Z"/>
                <w:sz w:val="22"/>
              </w:rPr>
            </w:pPr>
            <w:ins w:id="4700" w:author="Thu Huyen Tran" w:date="2024-05-17T20:41:00Z" w16du:dateUtc="2024-05-17T13:41:00Z">
              <w:r w:rsidRPr="00760E09">
                <w:rPr>
                  <w:sz w:val="22"/>
                  <w:rPrChange w:id="4701" w:author="Huyen Tran Thu" w:date="2025-04-28T20:04:00Z" w16du:dateUtc="2025-04-28T13:04:00Z">
                    <w:rPr>
                      <w:rFonts w:ascii="Arial" w:hAnsi="Arial" w:cs="Arial"/>
                      <w:sz w:val="20"/>
                      <w:szCs w:val="20"/>
                    </w:rPr>
                  </w:rPrChange>
                </w:rPr>
                <w:t xml:space="preserve">9.613.624 </w:t>
              </w:r>
            </w:ins>
          </w:p>
        </w:tc>
      </w:tr>
      <w:tr w:rsidR="00526C15" w:rsidRPr="00760E09" w14:paraId="316A6BA8" w14:textId="77777777" w:rsidTr="0066799A">
        <w:trPr>
          <w:jc w:val="center"/>
          <w:ins w:id="4702" w:author="Thu Huyen Tran" w:date="2023-12-05T20:55:00Z"/>
        </w:trPr>
        <w:tc>
          <w:tcPr>
            <w:tcW w:w="510" w:type="pct"/>
            <w:vAlign w:val="center"/>
          </w:tcPr>
          <w:p w14:paraId="5F5E4285" w14:textId="5A16EF4F" w:rsidR="00526C15" w:rsidRPr="00760E09" w:rsidRDefault="00526C15" w:rsidP="00526C15">
            <w:pPr>
              <w:spacing w:before="60" w:after="60"/>
              <w:ind w:right="-15"/>
              <w:jc w:val="center"/>
              <w:rPr>
                <w:ins w:id="4703" w:author="Thu Huyen Tran" w:date="2023-12-05T20:55:00Z"/>
                <w:sz w:val="22"/>
              </w:rPr>
            </w:pPr>
            <w:ins w:id="4704" w:author="Thu Huyen Tran" w:date="2023-12-05T20:55:00Z">
              <w:r w:rsidRPr="00760E09">
                <w:rPr>
                  <w:sz w:val="22"/>
                </w:rPr>
                <w:t>2015</w:t>
              </w:r>
            </w:ins>
          </w:p>
        </w:tc>
        <w:tc>
          <w:tcPr>
            <w:tcW w:w="1672" w:type="pct"/>
            <w:vAlign w:val="bottom"/>
          </w:tcPr>
          <w:p w14:paraId="3E2AC41B" w14:textId="01D2A9BA" w:rsidR="00526C15" w:rsidRPr="00760E09" w:rsidRDefault="00526C15" w:rsidP="00526C15">
            <w:pPr>
              <w:spacing w:before="60" w:after="60"/>
              <w:ind w:right="-15"/>
              <w:jc w:val="center"/>
              <w:rPr>
                <w:ins w:id="4705" w:author="Thu Huyen Tran" w:date="2023-12-05T20:55:00Z"/>
                <w:sz w:val="22"/>
              </w:rPr>
            </w:pPr>
            <w:ins w:id="4706" w:author="Thu Huyen Tran" w:date="2024-05-17T20:40:00Z" w16du:dateUtc="2024-05-17T13:40:00Z">
              <w:r w:rsidRPr="00760E09">
                <w:rPr>
                  <w:sz w:val="22"/>
                  <w:rPrChange w:id="4707" w:author="Huyen Tran Thu" w:date="2025-04-28T20:04:00Z" w16du:dateUtc="2025-04-28T13:04:00Z">
                    <w:rPr>
                      <w:rFonts w:ascii="Arial" w:hAnsi="Arial" w:cs="Arial"/>
                      <w:sz w:val="20"/>
                      <w:szCs w:val="20"/>
                    </w:rPr>
                  </w:rPrChange>
                </w:rPr>
                <w:t xml:space="preserve">6.331.819 </w:t>
              </w:r>
            </w:ins>
          </w:p>
        </w:tc>
        <w:tc>
          <w:tcPr>
            <w:tcW w:w="1494" w:type="pct"/>
            <w:vAlign w:val="bottom"/>
          </w:tcPr>
          <w:p w14:paraId="09B206D8" w14:textId="13123703" w:rsidR="00526C15" w:rsidRPr="00760E09" w:rsidRDefault="00526C15" w:rsidP="00526C15">
            <w:pPr>
              <w:spacing w:before="60" w:after="60"/>
              <w:ind w:right="-15"/>
              <w:jc w:val="center"/>
              <w:rPr>
                <w:ins w:id="4708" w:author="Thu Huyen Tran" w:date="2023-12-05T20:55:00Z"/>
                <w:sz w:val="22"/>
              </w:rPr>
            </w:pPr>
            <w:ins w:id="4709" w:author="Thu Huyen Tran" w:date="2024-05-17T20:41:00Z" w16du:dateUtc="2024-05-17T13:41:00Z">
              <w:r w:rsidRPr="00760E09">
                <w:rPr>
                  <w:sz w:val="22"/>
                  <w:rPrChange w:id="4710" w:author="Huyen Tran Thu" w:date="2025-04-28T20:04:00Z" w16du:dateUtc="2025-04-28T13:04:00Z">
                    <w:rPr>
                      <w:rFonts w:ascii="Arial" w:hAnsi="Arial" w:cs="Arial"/>
                      <w:sz w:val="20"/>
                      <w:szCs w:val="20"/>
                    </w:rPr>
                  </w:rPrChange>
                </w:rPr>
                <w:t xml:space="preserve">3.458.942 </w:t>
              </w:r>
            </w:ins>
          </w:p>
        </w:tc>
        <w:tc>
          <w:tcPr>
            <w:tcW w:w="1324" w:type="pct"/>
            <w:vAlign w:val="bottom"/>
          </w:tcPr>
          <w:p w14:paraId="0DBD4771" w14:textId="5E9A615C" w:rsidR="00526C15" w:rsidRPr="00760E09" w:rsidRDefault="00526C15" w:rsidP="00526C15">
            <w:pPr>
              <w:spacing w:before="60" w:after="60"/>
              <w:ind w:right="-15"/>
              <w:jc w:val="center"/>
              <w:rPr>
                <w:ins w:id="4711" w:author="Thu Huyen Tran" w:date="2023-12-05T20:55:00Z"/>
                <w:sz w:val="22"/>
              </w:rPr>
            </w:pPr>
            <w:ins w:id="4712" w:author="Thu Huyen Tran" w:date="2024-05-17T20:41:00Z" w16du:dateUtc="2024-05-17T13:41:00Z">
              <w:r w:rsidRPr="00760E09">
                <w:rPr>
                  <w:sz w:val="22"/>
                  <w:rPrChange w:id="4713" w:author="Huyen Tran Thu" w:date="2025-04-28T20:04:00Z" w16du:dateUtc="2025-04-28T13:04:00Z">
                    <w:rPr>
                      <w:rFonts w:ascii="Arial" w:hAnsi="Arial" w:cs="Arial"/>
                      <w:sz w:val="20"/>
                      <w:szCs w:val="20"/>
                    </w:rPr>
                  </w:rPrChange>
                </w:rPr>
                <w:t xml:space="preserve">9.790.761 </w:t>
              </w:r>
            </w:ins>
          </w:p>
        </w:tc>
      </w:tr>
      <w:tr w:rsidR="00526C15" w:rsidRPr="00760E09" w14:paraId="28163330" w14:textId="77777777" w:rsidTr="0066799A">
        <w:trPr>
          <w:jc w:val="center"/>
          <w:ins w:id="4714" w:author="Thu Huyen Tran" w:date="2023-12-05T20:55:00Z"/>
        </w:trPr>
        <w:tc>
          <w:tcPr>
            <w:tcW w:w="510" w:type="pct"/>
            <w:vAlign w:val="center"/>
          </w:tcPr>
          <w:p w14:paraId="47323550" w14:textId="3CE79320" w:rsidR="00526C15" w:rsidRPr="00760E09" w:rsidRDefault="00526C15" w:rsidP="00526C15">
            <w:pPr>
              <w:spacing w:before="60" w:after="60"/>
              <w:ind w:right="-15"/>
              <w:jc w:val="center"/>
              <w:rPr>
                <w:ins w:id="4715" w:author="Thu Huyen Tran" w:date="2023-12-05T20:55:00Z"/>
                <w:sz w:val="22"/>
              </w:rPr>
            </w:pPr>
            <w:ins w:id="4716" w:author="Thu Huyen Tran" w:date="2023-12-05T20:55:00Z">
              <w:r w:rsidRPr="00760E09">
                <w:rPr>
                  <w:sz w:val="22"/>
                </w:rPr>
                <w:t>2016</w:t>
              </w:r>
            </w:ins>
          </w:p>
        </w:tc>
        <w:tc>
          <w:tcPr>
            <w:tcW w:w="1672" w:type="pct"/>
            <w:vAlign w:val="bottom"/>
          </w:tcPr>
          <w:p w14:paraId="6C340F0F" w14:textId="0B734E68" w:rsidR="00526C15" w:rsidRPr="00760E09" w:rsidRDefault="00526C15" w:rsidP="00526C15">
            <w:pPr>
              <w:spacing w:before="60" w:after="60"/>
              <w:ind w:right="-15"/>
              <w:jc w:val="center"/>
              <w:rPr>
                <w:ins w:id="4717" w:author="Thu Huyen Tran" w:date="2023-12-05T20:55:00Z"/>
                <w:sz w:val="22"/>
              </w:rPr>
            </w:pPr>
            <w:ins w:id="4718" w:author="Thu Huyen Tran" w:date="2024-05-17T20:40:00Z" w16du:dateUtc="2024-05-17T13:40:00Z">
              <w:r w:rsidRPr="00760E09">
                <w:rPr>
                  <w:sz w:val="22"/>
                  <w:rPrChange w:id="4719" w:author="Huyen Tran Thu" w:date="2025-04-28T20:04:00Z" w16du:dateUtc="2025-04-28T13:04:00Z">
                    <w:rPr>
                      <w:rFonts w:ascii="Arial" w:hAnsi="Arial" w:cs="Arial"/>
                      <w:sz w:val="20"/>
                      <w:szCs w:val="20"/>
                    </w:rPr>
                  </w:rPrChange>
                </w:rPr>
                <w:t xml:space="preserve">7.036.678 </w:t>
              </w:r>
            </w:ins>
          </w:p>
        </w:tc>
        <w:tc>
          <w:tcPr>
            <w:tcW w:w="1494" w:type="pct"/>
            <w:vAlign w:val="bottom"/>
          </w:tcPr>
          <w:p w14:paraId="243299DA" w14:textId="591EF635" w:rsidR="00526C15" w:rsidRPr="00760E09" w:rsidRDefault="00526C15" w:rsidP="00526C15">
            <w:pPr>
              <w:spacing w:before="60" w:after="60"/>
              <w:ind w:right="-15"/>
              <w:jc w:val="center"/>
              <w:rPr>
                <w:ins w:id="4720" w:author="Thu Huyen Tran" w:date="2023-12-05T20:55:00Z"/>
                <w:sz w:val="22"/>
              </w:rPr>
            </w:pPr>
            <w:ins w:id="4721" w:author="Thu Huyen Tran" w:date="2024-05-17T20:41:00Z" w16du:dateUtc="2024-05-17T13:41:00Z">
              <w:r w:rsidRPr="00760E09">
                <w:rPr>
                  <w:sz w:val="22"/>
                  <w:rPrChange w:id="4722" w:author="Huyen Tran Thu" w:date="2025-04-28T20:04:00Z" w16du:dateUtc="2025-04-28T13:04:00Z">
                    <w:rPr>
                      <w:rFonts w:ascii="Arial" w:hAnsi="Arial" w:cs="Arial"/>
                      <w:sz w:val="20"/>
                      <w:szCs w:val="20"/>
                    </w:rPr>
                  </w:rPrChange>
                </w:rPr>
                <w:t xml:space="preserve">2.909.504 </w:t>
              </w:r>
            </w:ins>
          </w:p>
        </w:tc>
        <w:tc>
          <w:tcPr>
            <w:tcW w:w="1324" w:type="pct"/>
            <w:vAlign w:val="bottom"/>
          </w:tcPr>
          <w:p w14:paraId="44450D26" w14:textId="0913CD25" w:rsidR="00526C15" w:rsidRPr="00760E09" w:rsidRDefault="00526C15" w:rsidP="00526C15">
            <w:pPr>
              <w:spacing w:before="60" w:after="60"/>
              <w:ind w:right="-15"/>
              <w:jc w:val="center"/>
              <w:rPr>
                <w:ins w:id="4723" w:author="Thu Huyen Tran" w:date="2023-12-05T20:55:00Z"/>
                <w:sz w:val="22"/>
              </w:rPr>
            </w:pPr>
            <w:ins w:id="4724" w:author="Thu Huyen Tran" w:date="2024-05-17T20:41:00Z" w16du:dateUtc="2024-05-17T13:41:00Z">
              <w:r w:rsidRPr="00760E09">
                <w:rPr>
                  <w:sz w:val="22"/>
                  <w:rPrChange w:id="4725" w:author="Huyen Tran Thu" w:date="2025-04-28T20:04:00Z" w16du:dateUtc="2025-04-28T13:04:00Z">
                    <w:rPr>
                      <w:rFonts w:ascii="Arial" w:hAnsi="Arial" w:cs="Arial"/>
                      <w:sz w:val="20"/>
                      <w:szCs w:val="20"/>
                    </w:rPr>
                  </w:rPrChange>
                </w:rPr>
                <w:t xml:space="preserve">9.946.182 </w:t>
              </w:r>
            </w:ins>
          </w:p>
        </w:tc>
      </w:tr>
      <w:tr w:rsidR="00526C15" w:rsidRPr="00760E09" w14:paraId="33D321B4" w14:textId="77777777" w:rsidTr="0066799A">
        <w:trPr>
          <w:jc w:val="center"/>
          <w:ins w:id="4726" w:author="Thu Huyen Tran" w:date="2023-12-05T20:55:00Z"/>
        </w:trPr>
        <w:tc>
          <w:tcPr>
            <w:tcW w:w="510" w:type="pct"/>
            <w:vAlign w:val="center"/>
          </w:tcPr>
          <w:p w14:paraId="1769C1C0" w14:textId="1B03FBE8" w:rsidR="00526C15" w:rsidRPr="00760E09" w:rsidRDefault="00526C15" w:rsidP="00526C15">
            <w:pPr>
              <w:spacing w:before="60" w:after="60"/>
              <w:ind w:right="-15"/>
              <w:jc w:val="center"/>
              <w:rPr>
                <w:ins w:id="4727" w:author="Thu Huyen Tran" w:date="2023-12-05T20:55:00Z"/>
                <w:sz w:val="22"/>
              </w:rPr>
            </w:pPr>
            <w:ins w:id="4728" w:author="Thu Huyen Tran" w:date="2023-12-05T20:55:00Z">
              <w:r w:rsidRPr="00760E09">
                <w:rPr>
                  <w:sz w:val="22"/>
                </w:rPr>
                <w:t>2017</w:t>
              </w:r>
            </w:ins>
          </w:p>
        </w:tc>
        <w:tc>
          <w:tcPr>
            <w:tcW w:w="1672" w:type="pct"/>
            <w:vAlign w:val="bottom"/>
          </w:tcPr>
          <w:p w14:paraId="4F3AB073" w14:textId="78C10C1C" w:rsidR="00526C15" w:rsidRPr="00760E09" w:rsidRDefault="00526C15" w:rsidP="00526C15">
            <w:pPr>
              <w:spacing w:before="60" w:after="60"/>
              <w:ind w:right="-15"/>
              <w:jc w:val="center"/>
              <w:rPr>
                <w:ins w:id="4729" w:author="Thu Huyen Tran" w:date="2023-12-05T20:55:00Z"/>
                <w:sz w:val="22"/>
              </w:rPr>
            </w:pPr>
            <w:ins w:id="4730" w:author="Thu Huyen Tran" w:date="2024-05-17T20:40:00Z" w16du:dateUtc="2024-05-17T13:40:00Z">
              <w:r w:rsidRPr="00760E09">
                <w:rPr>
                  <w:sz w:val="22"/>
                  <w:rPrChange w:id="4731" w:author="Huyen Tran Thu" w:date="2025-04-28T20:04:00Z" w16du:dateUtc="2025-04-28T13:04:00Z">
                    <w:rPr>
                      <w:rFonts w:ascii="Arial" w:hAnsi="Arial" w:cs="Arial"/>
                      <w:sz w:val="20"/>
                      <w:szCs w:val="20"/>
                    </w:rPr>
                  </w:rPrChange>
                </w:rPr>
                <w:t xml:space="preserve">8.217.420 </w:t>
              </w:r>
            </w:ins>
          </w:p>
        </w:tc>
        <w:tc>
          <w:tcPr>
            <w:tcW w:w="1494" w:type="pct"/>
            <w:vAlign w:val="bottom"/>
          </w:tcPr>
          <w:p w14:paraId="1990137B" w14:textId="67318971" w:rsidR="00526C15" w:rsidRPr="00760E09" w:rsidRDefault="00526C15" w:rsidP="00526C15">
            <w:pPr>
              <w:spacing w:before="60" w:after="60"/>
              <w:ind w:right="-15"/>
              <w:jc w:val="center"/>
              <w:rPr>
                <w:ins w:id="4732" w:author="Thu Huyen Tran" w:date="2023-12-05T20:55:00Z"/>
                <w:sz w:val="22"/>
              </w:rPr>
            </w:pPr>
            <w:ins w:id="4733" w:author="Thu Huyen Tran" w:date="2024-05-17T20:41:00Z" w16du:dateUtc="2024-05-17T13:41:00Z">
              <w:r w:rsidRPr="00760E09">
                <w:rPr>
                  <w:sz w:val="22"/>
                  <w:rPrChange w:id="4734" w:author="Huyen Tran Thu" w:date="2025-04-28T20:04:00Z" w16du:dateUtc="2025-04-28T13:04:00Z">
                    <w:rPr>
                      <w:rFonts w:ascii="Arial" w:hAnsi="Arial" w:cs="Arial"/>
                      <w:sz w:val="20"/>
                      <w:szCs w:val="20"/>
                    </w:rPr>
                  </w:rPrChange>
                </w:rPr>
                <w:t xml:space="preserve">3.039.939 </w:t>
              </w:r>
            </w:ins>
          </w:p>
        </w:tc>
        <w:tc>
          <w:tcPr>
            <w:tcW w:w="1324" w:type="pct"/>
            <w:vAlign w:val="bottom"/>
          </w:tcPr>
          <w:p w14:paraId="47481825" w14:textId="55CFFC3A" w:rsidR="00526C15" w:rsidRPr="00760E09" w:rsidRDefault="00526C15" w:rsidP="00526C15">
            <w:pPr>
              <w:spacing w:before="60" w:after="60"/>
              <w:ind w:right="-15"/>
              <w:jc w:val="center"/>
              <w:rPr>
                <w:ins w:id="4735" w:author="Thu Huyen Tran" w:date="2023-12-05T20:55:00Z"/>
                <w:sz w:val="22"/>
              </w:rPr>
            </w:pPr>
            <w:ins w:id="4736" w:author="Thu Huyen Tran" w:date="2024-05-17T20:41:00Z" w16du:dateUtc="2024-05-17T13:41:00Z">
              <w:r w:rsidRPr="00760E09">
                <w:rPr>
                  <w:sz w:val="22"/>
                  <w:rPrChange w:id="4737" w:author="Huyen Tran Thu" w:date="2025-04-28T20:04:00Z" w16du:dateUtc="2025-04-28T13:04:00Z">
                    <w:rPr>
                      <w:rFonts w:ascii="Arial" w:hAnsi="Arial" w:cs="Arial"/>
                      <w:sz w:val="20"/>
                      <w:szCs w:val="20"/>
                    </w:rPr>
                  </w:rPrChange>
                </w:rPr>
                <w:t xml:space="preserve">11.257.359 </w:t>
              </w:r>
            </w:ins>
          </w:p>
        </w:tc>
      </w:tr>
      <w:tr w:rsidR="00526C15" w:rsidRPr="00760E09" w14:paraId="55C58451" w14:textId="77777777" w:rsidTr="0066799A">
        <w:trPr>
          <w:jc w:val="center"/>
          <w:ins w:id="4738" w:author="Thu Huyen Tran" w:date="2023-12-05T20:55:00Z"/>
        </w:trPr>
        <w:tc>
          <w:tcPr>
            <w:tcW w:w="510" w:type="pct"/>
            <w:vAlign w:val="center"/>
          </w:tcPr>
          <w:p w14:paraId="45AF7E6A" w14:textId="02E3BF7D" w:rsidR="00526C15" w:rsidRPr="00760E09" w:rsidRDefault="00526C15" w:rsidP="00526C15">
            <w:pPr>
              <w:spacing w:before="60" w:after="60"/>
              <w:ind w:right="-15"/>
              <w:jc w:val="center"/>
              <w:rPr>
                <w:ins w:id="4739" w:author="Thu Huyen Tran" w:date="2023-12-05T20:55:00Z"/>
                <w:sz w:val="22"/>
              </w:rPr>
            </w:pPr>
            <w:ins w:id="4740" w:author="Thu Huyen Tran" w:date="2023-12-05T20:55:00Z">
              <w:r w:rsidRPr="00760E09">
                <w:rPr>
                  <w:sz w:val="22"/>
                </w:rPr>
                <w:t>2018</w:t>
              </w:r>
            </w:ins>
          </w:p>
        </w:tc>
        <w:tc>
          <w:tcPr>
            <w:tcW w:w="1672" w:type="pct"/>
            <w:vAlign w:val="bottom"/>
          </w:tcPr>
          <w:p w14:paraId="7891900E" w14:textId="439FD3CD" w:rsidR="00526C15" w:rsidRPr="00760E09" w:rsidRDefault="00526C15" w:rsidP="00526C15">
            <w:pPr>
              <w:spacing w:before="60" w:after="60"/>
              <w:ind w:right="-15"/>
              <w:jc w:val="center"/>
              <w:rPr>
                <w:ins w:id="4741" w:author="Thu Huyen Tran" w:date="2023-12-05T20:55:00Z"/>
                <w:sz w:val="22"/>
              </w:rPr>
            </w:pPr>
            <w:ins w:id="4742" w:author="Thu Huyen Tran" w:date="2024-05-17T20:40:00Z" w16du:dateUtc="2024-05-17T13:40:00Z">
              <w:r w:rsidRPr="00760E09">
                <w:rPr>
                  <w:color w:val="FF0000"/>
                  <w:sz w:val="22"/>
                  <w:rPrChange w:id="4743" w:author="Huyen Tran Thu" w:date="2025-04-28T20:04:00Z" w16du:dateUtc="2025-04-28T13:04:00Z">
                    <w:rPr>
                      <w:rFonts w:ascii="Arial" w:hAnsi="Arial" w:cs="Arial"/>
                      <w:color w:val="FF0000"/>
                      <w:sz w:val="20"/>
                      <w:szCs w:val="20"/>
                    </w:rPr>
                  </w:rPrChange>
                </w:rPr>
                <w:t xml:space="preserve">8.867.383 </w:t>
              </w:r>
            </w:ins>
          </w:p>
        </w:tc>
        <w:tc>
          <w:tcPr>
            <w:tcW w:w="1494" w:type="pct"/>
            <w:vAlign w:val="bottom"/>
          </w:tcPr>
          <w:p w14:paraId="03506A57" w14:textId="2FFF3266" w:rsidR="00526C15" w:rsidRPr="00760E09" w:rsidRDefault="00526C15" w:rsidP="00526C15">
            <w:pPr>
              <w:spacing w:before="60" w:after="60"/>
              <w:ind w:right="-15"/>
              <w:jc w:val="center"/>
              <w:rPr>
                <w:ins w:id="4744" w:author="Thu Huyen Tran" w:date="2023-12-05T20:55:00Z"/>
                <w:sz w:val="22"/>
              </w:rPr>
            </w:pPr>
            <w:ins w:id="4745" w:author="Thu Huyen Tran" w:date="2024-05-17T20:41:00Z" w16du:dateUtc="2024-05-17T13:41:00Z">
              <w:r w:rsidRPr="00760E09">
                <w:rPr>
                  <w:sz w:val="22"/>
                  <w:rPrChange w:id="4746" w:author="Huyen Tran Thu" w:date="2025-04-28T20:04:00Z" w16du:dateUtc="2025-04-28T13:04:00Z">
                    <w:rPr>
                      <w:rFonts w:ascii="Arial" w:hAnsi="Arial" w:cs="Arial"/>
                      <w:sz w:val="20"/>
                      <w:szCs w:val="20"/>
                    </w:rPr>
                  </w:rPrChange>
                </w:rPr>
                <w:t xml:space="preserve">3.094.616 </w:t>
              </w:r>
            </w:ins>
          </w:p>
        </w:tc>
        <w:tc>
          <w:tcPr>
            <w:tcW w:w="1324" w:type="pct"/>
            <w:vAlign w:val="bottom"/>
          </w:tcPr>
          <w:p w14:paraId="3F0C4BD2" w14:textId="1647D547" w:rsidR="00526C15" w:rsidRPr="00760E09" w:rsidRDefault="00526C15" w:rsidP="00526C15">
            <w:pPr>
              <w:spacing w:before="60" w:after="60"/>
              <w:ind w:right="-15"/>
              <w:jc w:val="center"/>
              <w:rPr>
                <w:ins w:id="4747" w:author="Thu Huyen Tran" w:date="2023-12-05T20:55:00Z"/>
                <w:sz w:val="22"/>
              </w:rPr>
            </w:pPr>
            <w:ins w:id="4748" w:author="Thu Huyen Tran" w:date="2024-05-17T20:41:00Z" w16du:dateUtc="2024-05-17T13:41:00Z">
              <w:r w:rsidRPr="00760E09">
                <w:rPr>
                  <w:sz w:val="22"/>
                  <w:rPrChange w:id="4749" w:author="Huyen Tran Thu" w:date="2025-04-28T20:04:00Z" w16du:dateUtc="2025-04-28T13:04:00Z">
                    <w:rPr>
                      <w:rFonts w:ascii="Arial" w:hAnsi="Arial" w:cs="Arial"/>
                      <w:sz w:val="20"/>
                      <w:szCs w:val="20"/>
                    </w:rPr>
                  </w:rPrChange>
                </w:rPr>
                <w:t xml:space="preserve">11.961.999 </w:t>
              </w:r>
            </w:ins>
          </w:p>
        </w:tc>
      </w:tr>
      <w:tr w:rsidR="00760E09" w:rsidRPr="00760E09" w14:paraId="0636060C" w14:textId="77777777" w:rsidTr="0066799A">
        <w:trPr>
          <w:jc w:val="center"/>
          <w:ins w:id="4750" w:author="Huyen Tran Thu" w:date="2025-04-28T20:03:00Z"/>
        </w:trPr>
        <w:tc>
          <w:tcPr>
            <w:tcW w:w="510" w:type="pct"/>
            <w:vAlign w:val="center"/>
          </w:tcPr>
          <w:p w14:paraId="2DD7C11D" w14:textId="09134789" w:rsidR="00760E09" w:rsidRPr="00760E09" w:rsidRDefault="00760E09" w:rsidP="00760E09">
            <w:pPr>
              <w:spacing w:before="60" w:after="60"/>
              <w:ind w:right="-15"/>
              <w:jc w:val="center"/>
              <w:rPr>
                <w:ins w:id="4751" w:author="Huyen Tran Thu" w:date="2025-04-28T20:03:00Z" w16du:dateUtc="2025-04-28T13:03:00Z"/>
                <w:sz w:val="22"/>
              </w:rPr>
            </w:pPr>
            <w:ins w:id="4752" w:author="Huyen Tran Thu" w:date="2025-04-28T20:03:00Z" w16du:dateUtc="2025-04-28T13:03:00Z">
              <w:r w:rsidRPr="00760E09">
                <w:rPr>
                  <w:sz w:val="22"/>
                </w:rPr>
                <w:t>2019</w:t>
              </w:r>
            </w:ins>
          </w:p>
        </w:tc>
        <w:tc>
          <w:tcPr>
            <w:tcW w:w="1672" w:type="pct"/>
            <w:vAlign w:val="bottom"/>
          </w:tcPr>
          <w:p w14:paraId="49184E7A" w14:textId="3F4B29B6" w:rsidR="00760E09" w:rsidRPr="00760E09" w:rsidRDefault="00760E09" w:rsidP="00760E09">
            <w:pPr>
              <w:spacing w:before="60" w:after="60"/>
              <w:ind w:right="-15"/>
              <w:jc w:val="center"/>
              <w:rPr>
                <w:ins w:id="4753" w:author="Huyen Tran Thu" w:date="2025-04-28T20:03:00Z" w16du:dateUtc="2025-04-28T13:03:00Z"/>
                <w:color w:val="FF0000"/>
                <w:sz w:val="22"/>
              </w:rPr>
            </w:pPr>
            <w:ins w:id="4754" w:author="Huyen Tran Thu" w:date="2025-04-28T20:03:00Z" w16du:dateUtc="2025-04-28T13:03:00Z">
              <w:r w:rsidRPr="00760E09">
                <w:rPr>
                  <w:color w:val="FF0000"/>
                  <w:sz w:val="22"/>
                  <w:rPrChange w:id="4755" w:author="Huyen Tran Thu" w:date="2025-04-28T20:04:00Z" w16du:dateUtc="2025-04-28T13:04:00Z">
                    <w:rPr>
                      <w:rFonts w:ascii="Arial" w:hAnsi="Arial" w:cs="Arial"/>
                      <w:color w:val="FF0000"/>
                      <w:sz w:val="20"/>
                      <w:szCs w:val="20"/>
                    </w:rPr>
                  </w:rPrChange>
                </w:rPr>
                <w:t xml:space="preserve">9.558.120 </w:t>
              </w:r>
            </w:ins>
          </w:p>
        </w:tc>
        <w:tc>
          <w:tcPr>
            <w:tcW w:w="1494" w:type="pct"/>
            <w:vAlign w:val="bottom"/>
          </w:tcPr>
          <w:p w14:paraId="44876919" w14:textId="78CCF82D" w:rsidR="00760E09" w:rsidRPr="00760E09" w:rsidRDefault="00760E09" w:rsidP="00760E09">
            <w:pPr>
              <w:spacing w:before="60" w:after="60"/>
              <w:ind w:right="-15"/>
              <w:jc w:val="center"/>
              <w:rPr>
                <w:ins w:id="4756" w:author="Huyen Tran Thu" w:date="2025-04-28T20:03:00Z" w16du:dateUtc="2025-04-28T13:03:00Z"/>
                <w:sz w:val="22"/>
              </w:rPr>
            </w:pPr>
            <w:ins w:id="4757" w:author="Huyen Tran Thu" w:date="2025-04-28T20:03:00Z" w16du:dateUtc="2025-04-28T13:03:00Z">
              <w:r w:rsidRPr="00760E09">
                <w:rPr>
                  <w:sz w:val="22"/>
                  <w:rPrChange w:id="4758" w:author="Huyen Tran Thu" w:date="2025-04-28T20:04:00Z" w16du:dateUtc="2025-04-28T13:04:00Z">
                    <w:rPr>
                      <w:rFonts w:ascii="Arial" w:hAnsi="Arial" w:cs="Arial"/>
                      <w:sz w:val="20"/>
                      <w:szCs w:val="20"/>
                    </w:rPr>
                  </w:rPrChange>
                </w:rPr>
                <w:t xml:space="preserve">3.108.643 </w:t>
              </w:r>
            </w:ins>
          </w:p>
        </w:tc>
        <w:tc>
          <w:tcPr>
            <w:tcW w:w="1324" w:type="pct"/>
            <w:vAlign w:val="bottom"/>
          </w:tcPr>
          <w:p w14:paraId="19D7C890" w14:textId="2187F7C7" w:rsidR="00760E09" w:rsidRPr="00760E09" w:rsidRDefault="00760E09" w:rsidP="00760E09">
            <w:pPr>
              <w:spacing w:before="60" w:after="60"/>
              <w:ind w:right="-15"/>
              <w:jc w:val="center"/>
              <w:rPr>
                <w:ins w:id="4759" w:author="Huyen Tran Thu" w:date="2025-04-28T20:03:00Z" w16du:dateUtc="2025-04-28T13:03:00Z"/>
                <w:sz w:val="22"/>
              </w:rPr>
            </w:pPr>
            <w:ins w:id="4760" w:author="Huyen Tran Thu" w:date="2025-04-28T20:03:00Z" w16du:dateUtc="2025-04-28T13:03:00Z">
              <w:r w:rsidRPr="00760E09">
                <w:rPr>
                  <w:sz w:val="22"/>
                  <w:rPrChange w:id="4761" w:author="Huyen Tran Thu" w:date="2025-04-28T20:04:00Z" w16du:dateUtc="2025-04-28T13:04:00Z">
                    <w:rPr>
                      <w:rFonts w:ascii="Arial" w:hAnsi="Arial" w:cs="Arial"/>
                      <w:sz w:val="20"/>
                      <w:szCs w:val="20"/>
                    </w:rPr>
                  </w:rPrChange>
                </w:rPr>
                <w:t xml:space="preserve">12.666.763 </w:t>
              </w:r>
            </w:ins>
          </w:p>
        </w:tc>
      </w:tr>
      <w:tr w:rsidR="00760E09" w:rsidRPr="00760E09" w14:paraId="1CC7E4A2" w14:textId="77777777" w:rsidTr="0066799A">
        <w:trPr>
          <w:jc w:val="center"/>
          <w:ins w:id="4762" w:author="Huyen Tran Thu" w:date="2025-04-28T20:03:00Z"/>
        </w:trPr>
        <w:tc>
          <w:tcPr>
            <w:tcW w:w="510" w:type="pct"/>
            <w:vAlign w:val="center"/>
          </w:tcPr>
          <w:p w14:paraId="7D9D75DF" w14:textId="050861A3" w:rsidR="00760E09" w:rsidRPr="00760E09" w:rsidRDefault="00760E09" w:rsidP="00760E09">
            <w:pPr>
              <w:spacing w:before="60" w:after="60"/>
              <w:ind w:right="-15"/>
              <w:jc w:val="center"/>
              <w:rPr>
                <w:ins w:id="4763" w:author="Huyen Tran Thu" w:date="2025-04-28T20:03:00Z" w16du:dateUtc="2025-04-28T13:03:00Z"/>
                <w:sz w:val="22"/>
              </w:rPr>
            </w:pPr>
            <w:ins w:id="4764" w:author="Huyen Tran Thu" w:date="2025-04-28T20:03:00Z" w16du:dateUtc="2025-04-28T13:03:00Z">
              <w:r w:rsidRPr="00760E09">
                <w:rPr>
                  <w:sz w:val="22"/>
                </w:rPr>
                <w:t>2020</w:t>
              </w:r>
            </w:ins>
          </w:p>
        </w:tc>
        <w:tc>
          <w:tcPr>
            <w:tcW w:w="1672" w:type="pct"/>
            <w:vAlign w:val="bottom"/>
          </w:tcPr>
          <w:p w14:paraId="1CBFD849" w14:textId="418BFDA7" w:rsidR="00760E09" w:rsidRPr="00760E09" w:rsidRDefault="00760E09" w:rsidP="00760E09">
            <w:pPr>
              <w:spacing w:before="60" w:after="60"/>
              <w:ind w:right="-15"/>
              <w:jc w:val="center"/>
              <w:rPr>
                <w:ins w:id="4765" w:author="Huyen Tran Thu" w:date="2025-04-28T20:03:00Z" w16du:dateUtc="2025-04-28T13:03:00Z"/>
                <w:color w:val="FF0000"/>
                <w:sz w:val="22"/>
              </w:rPr>
            </w:pPr>
            <w:ins w:id="4766" w:author="Huyen Tran Thu" w:date="2025-04-28T20:03:00Z" w16du:dateUtc="2025-04-28T13:03:00Z">
              <w:r w:rsidRPr="00760E09">
                <w:rPr>
                  <w:color w:val="FF0000"/>
                  <w:sz w:val="22"/>
                  <w:rPrChange w:id="4767" w:author="Huyen Tran Thu" w:date="2025-04-28T20:04:00Z" w16du:dateUtc="2025-04-28T13:04:00Z">
                    <w:rPr>
                      <w:rFonts w:ascii="Arial" w:hAnsi="Arial" w:cs="Arial"/>
                      <w:color w:val="FF0000"/>
                      <w:sz w:val="20"/>
                      <w:szCs w:val="20"/>
                    </w:rPr>
                  </w:rPrChange>
                </w:rPr>
                <w:t xml:space="preserve">10.575.230 </w:t>
              </w:r>
            </w:ins>
          </w:p>
        </w:tc>
        <w:tc>
          <w:tcPr>
            <w:tcW w:w="1494" w:type="pct"/>
            <w:vAlign w:val="bottom"/>
          </w:tcPr>
          <w:p w14:paraId="06D92E22" w14:textId="6A59CE61" w:rsidR="00760E09" w:rsidRPr="00760E09" w:rsidRDefault="00760E09" w:rsidP="00760E09">
            <w:pPr>
              <w:spacing w:before="60" w:after="60"/>
              <w:ind w:right="-15"/>
              <w:jc w:val="center"/>
              <w:rPr>
                <w:ins w:id="4768" w:author="Huyen Tran Thu" w:date="2025-04-28T20:03:00Z" w16du:dateUtc="2025-04-28T13:03:00Z"/>
                <w:sz w:val="22"/>
              </w:rPr>
            </w:pPr>
            <w:ins w:id="4769" w:author="Huyen Tran Thu" w:date="2025-04-28T20:03:00Z" w16du:dateUtc="2025-04-28T13:03:00Z">
              <w:r w:rsidRPr="00760E09">
                <w:rPr>
                  <w:sz w:val="22"/>
                  <w:rPrChange w:id="4770" w:author="Huyen Tran Thu" w:date="2025-04-28T20:04:00Z" w16du:dateUtc="2025-04-28T13:04:00Z">
                    <w:rPr>
                      <w:rFonts w:ascii="Arial" w:hAnsi="Arial" w:cs="Arial"/>
                      <w:sz w:val="20"/>
                      <w:szCs w:val="20"/>
                    </w:rPr>
                  </w:rPrChange>
                </w:rPr>
                <w:t xml:space="preserve">4.061.346 </w:t>
              </w:r>
            </w:ins>
          </w:p>
        </w:tc>
        <w:tc>
          <w:tcPr>
            <w:tcW w:w="1324" w:type="pct"/>
            <w:vAlign w:val="bottom"/>
          </w:tcPr>
          <w:p w14:paraId="54CB7803" w14:textId="7839572B" w:rsidR="00760E09" w:rsidRPr="00760E09" w:rsidRDefault="00760E09" w:rsidP="00760E09">
            <w:pPr>
              <w:spacing w:before="60" w:after="60"/>
              <w:ind w:right="-15"/>
              <w:jc w:val="center"/>
              <w:rPr>
                <w:ins w:id="4771" w:author="Huyen Tran Thu" w:date="2025-04-28T20:03:00Z" w16du:dateUtc="2025-04-28T13:03:00Z"/>
                <w:sz w:val="22"/>
              </w:rPr>
            </w:pPr>
            <w:ins w:id="4772" w:author="Huyen Tran Thu" w:date="2025-04-28T20:03:00Z" w16du:dateUtc="2025-04-28T13:03:00Z">
              <w:r w:rsidRPr="00760E09">
                <w:rPr>
                  <w:sz w:val="22"/>
                  <w:rPrChange w:id="4773" w:author="Huyen Tran Thu" w:date="2025-04-28T20:04:00Z" w16du:dateUtc="2025-04-28T13:04:00Z">
                    <w:rPr>
                      <w:rFonts w:ascii="Arial" w:hAnsi="Arial" w:cs="Arial"/>
                      <w:sz w:val="20"/>
                      <w:szCs w:val="20"/>
                    </w:rPr>
                  </w:rPrChange>
                </w:rPr>
                <w:t xml:space="preserve">14.636.577 </w:t>
              </w:r>
            </w:ins>
          </w:p>
        </w:tc>
      </w:tr>
      <w:tr w:rsidR="00760E09" w:rsidRPr="00760E09" w14:paraId="73AF5D97" w14:textId="77777777" w:rsidTr="0066799A">
        <w:trPr>
          <w:jc w:val="center"/>
          <w:ins w:id="4774" w:author="Huyen Tran Thu" w:date="2025-04-28T20:03:00Z"/>
        </w:trPr>
        <w:tc>
          <w:tcPr>
            <w:tcW w:w="510" w:type="pct"/>
            <w:vAlign w:val="center"/>
          </w:tcPr>
          <w:p w14:paraId="1DA7E3D1" w14:textId="6BAFA190" w:rsidR="00760E09" w:rsidRPr="00760E09" w:rsidRDefault="00760E09" w:rsidP="00760E09">
            <w:pPr>
              <w:spacing w:before="60" w:after="60"/>
              <w:ind w:right="-15"/>
              <w:jc w:val="center"/>
              <w:rPr>
                <w:ins w:id="4775" w:author="Huyen Tran Thu" w:date="2025-04-28T20:03:00Z" w16du:dateUtc="2025-04-28T13:03:00Z"/>
                <w:sz w:val="22"/>
              </w:rPr>
            </w:pPr>
            <w:ins w:id="4776" w:author="Huyen Tran Thu" w:date="2025-04-28T20:03:00Z" w16du:dateUtc="2025-04-28T13:03:00Z">
              <w:r w:rsidRPr="00760E09">
                <w:rPr>
                  <w:sz w:val="22"/>
                </w:rPr>
                <w:t>2021</w:t>
              </w:r>
            </w:ins>
          </w:p>
        </w:tc>
        <w:tc>
          <w:tcPr>
            <w:tcW w:w="1672" w:type="pct"/>
            <w:vAlign w:val="bottom"/>
          </w:tcPr>
          <w:p w14:paraId="4CDB86BE" w14:textId="328EB940" w:rsidR="00760E09" w:rsidRPr="00760E09" w:rsidRDefault="00760E09" w:rsidP="00760E09">
            <w:pPr>
              <w:spacing w:before="60" w:after="60"/>
              <w:ind w:right="-15"/>
              <w:jc w:val="center"/>
              <w:rPr>
                <w:ins w:id="4777" w:author="Huyen Tran Thu" w:date="2025-04-28T20:03:00Z" w16du:dateUtc="2025-04-28T13:03:00Z"/>
                <w:color w:val="FF0000"/>
                <w:sz w:val="22"/>
              </w:rPr>
            </w:pPr>
            <w:ins w:id="4778" w:author="Huyen Tran Thu" w:date="2025-04-28T20:03:00Z" w16du:dateUtc="2025-04-28T13:03:00Z">
              <w:r w:rsidRPr="00760E09">
                <w:rPr>
                  <w:sz w:val="22"/>
                  <w:rPrChange w:id="4779" w:author="Huyen Tran Thu" w:date="2025-04-28T20:04:00Z" w16du:dateUtc="2025-04-28T13:04:00Z">
                    <w:rPr>
                      <w:rFonts w:ascii="Arial" w:hAnsi="Arial" w:cs="Arial"/>
                      <w:sz w:val="20"/>
                      <w:szCs w:val="20"/>
                    </w:rPr>
                  </w:rPrChange>
                </w:rPr>
                <w:t xml:space="preserve">6.618.936 </w:t>
              </w:r>
            </w:ins>
          </w:p>
        </w:tc>
        <w:tc>
          <w:tcPr>
            <w:tcW w:w="1494" w:type="pct"/>
            <w:vAlign w:val="bottom"/>
          </w:tcPr>
          <w:p w14:paraId="1CCCFB3F" w14:textId="124F5F25" w:rsidR="00760E09" w:rsidRPr="00760E09" w:rsidRDefault="00760E09" w:rsidP="00760E09">
            <w:pPr>
              <w:spacing w:before="60" w:after="60"/>
              <w:ind w:right="-15"/>
              <w:jc w:val="center"/>
              <w:rPr>
                <w:ins w:id="4780" w:author="Huyen Tran Thu" w:date="2025-04-28T20:03:00Z" w16du:dateUtc="2025-04-28T13:03:00Z"/>
                <w:sz w:val="22"/>
              </w:rPr>
            </w:pPr>
            <w:ins w:id="4781" w:author="Huyen Tran Thu" w:date="2025-04-28T20:03:00Z" w16du:dateUtc="2025-04-28T13:03:00Z">
              <w:r w:rsidRPr="00760E09">
                <w:rPr>
                  <w:sz w:val="22"/>
                  <w:rPrChange w:id="4782" w:author="Huyen Tran Thu" w:date="2025-04-28T20:04:00Z" w16du:dateUtc="2025-04-28T13:04:00Z">
                    <w:rPr>
                      <w:rFonts w:ascii="Arial" w:hAnsi="Arial" w:cs="Arial"/>
                      <w:sz w:val="20"/>
                      <w:szCs w:val="20"/>
                    </w:rPr>
                  </w:rPrChange>
                </w:rPr>
                <w:t xml:space="preserve">2.181.030 </w:t>
              </w:r>
            </w:ins>
          </w:p>
        </w:tc>
        <w:tc>
          <w:tcPr>
            <w:tcW w:w="1324" w:type="pct"/>
            <w:vAlign w:val="bottom"/>
          </w:tcPr>
          <w:p w14:paraId="7ECF59A7" w14:textId="4AD21092" w:rsidR="00760E09" w:rsidRPr="00760E09" w:rsidRDefault="00760E09" w:rsidP="00760E09">
            <w:pPr>
              <w:spacing w:before="60" w:after="60"/>
              <w:ind w:right="-15"/>
              <w:jc w:val="center"/>
              <w:rPr>
                <w:ins w:id="4783" w:author="Huyen Tran Thu" w:date="2025-04-28T20:03:00Z" w16du:dateUtc="2025-04-28T13:03:00Z"/>
                <w:sz w:val="22"/>
              </w:rPr>
            </w:pPr>
            <w:ins w:id="4784" w:author="Huyen Tran Thu" w:date="2025-04-28T20:03:00Z" w16du:dateUtc="2025-04-28T13:03:00Z">
              <w:r w:rsidRPr="00760E09">
                <w:rPr>
                  <w:sz w:val="22"/>
                  <w:rPrChange w:id="4785" w:author="Huyen Tran Thu" w:date="2025-04-28T20:04:00Z" w16du:dateUtc="2025-04-28T13:04:00Z">
                    <w:rPr>
                      <w:rFonts w:ascii="Arial" w:hAnsi="Arial" w:cs="Arial"/>
                      <w:sz w:val="20"/>
                      <w:szCs w:val="20"/>
                    </w:rPr>
                  </w:rPrChange>
                </w:rPr>
                <w:t xml:space="preserve">8.799.967 </w:t>
              </w:r>
            </w:ins>
          </w:p>
        </w:tc>
      </w:tr>
      <w:tr w:rsidR="00760E09" w:rsidRPr="00760E09" w14:paraId="2F3610E8" w14:textId="77777777" w:rsidTr="0066799A">
        <w:trPr>
          <w:jc w:val="center"/>
          <w:ins w:id="4786" w:author="Huyen Tran Thu" w:date="2025-04-28T20:03:00Z"/>
        </w:trPr>
        <w:tc>
          <w:tcPr>
            <w:tcW w:w="510" w:type="pct"/>
            <w:vAlign w:val="center"/>
          </w:tcPr>
          <w:p w14:paraId="378FB90B" w14:textId="09B27A36" w:rsidR="00760E09" w:rsidRPr="00760E09" w:rsidRDefault="00760E09" w:rsidP="00760E09">
            <w:pPr>
              <w:spacing w:before="60" w:after="60"/>
              <w:ind w:right="-15"/>
              <w:jc w:val="center"/>
              <w:rPr>
                <w:ins w:id="4787" w:author="Huyen Tran Thu" w:date="2025-04-28T20:03:00Z" w16du:dateUtc="2025-04-28T13:03:00Z"/>
                <w:sz w:val="22"/>
              </w:rPr>
            </w:pPr>
            <w:ins w:id="4788" w:author="Huyen Tran Thu" w:date="2025-04-28T20:03:00Z" w16du:dateUtc="2025-04-28T13:03:00Z">
              <w:r w:rsidRPr="00760E09">
                <w:rPr>
                  <w:sz w:val="22"/>
                </w:rPr>
                <w:lastRenderedPageBreak/>
                <w:t>2022</w:t>
              </w:r>
            </w:ins>
          </w:p>
        </w:tc>
        <w:tc>
          <w:tcPr>
            <w:tcW w:w="1672" w:type="pct"/>
            <w:vAlign w:val="bottom"/>
          </w:tcPr>
          <w:p w14:paraId="1FBAA7F3" w14:textId="28658DF7" w:rsidR="00760E09" w:rsidRPr="00760E09" w:rsidRDefault="00760E09" w:rsidP="00760E09">
            <w:pPr>
              <w:spacing w:before="60" w:after="60"/>
              <w:ind w:right="-15"/>
              <w:jc w:val="center"/>
              <w:rPr>
                <w:ins w:id="4789" w:author="Huyen Tran Thu" w:date="2025-04-28T20:03:00Z" w16du:dateUtc="2025-04-28T13:03:00Z"/>
                <w:color w:val="FF0000"/>
                <w:sz w:val="22"/>
              </w:rPr>
            </w:pPr>
            <w:ins w:id="4790" w:author="Huyen Tran Thu" w:date="2025-04-28T20:03:00Z" w16du:dateUtc="2025-04-28T13:03:00Z">
              <w:r w:rsidRPr="00760E09">
                <w:rPr>
                  <w:sz w:val="22"/>
                  <w:rPrChange w:id="4791" w:author="Huyen Tran Thu" w:date="2025-04-28T20:04:00Z" w16du:dateUtc="2025-04-28T13:04:00Z">
                    <w:rPr>
                      <w:rFonts w:ascii="Arial" w:hAnsi="Arial" w:cs="Arial"/>
                      <w:sz w:val="20"/>
                      <w:szCs w:val="20"/>
                    </w:rPr>
                  </w:rPrChange>
                </w:rPr>
                <w:t xml:space="preserve">6.305.093 </w:t>
              </w:r>
            </w:ins>
          </w:p>
        </w:tc>
        <w:tc>
          <w:tcPr>
            <w:tcW w:w="1494" w:type="pct"/>
            <w:vAlign w:val="bottom"/>
          </w:tcPr>
          <w:p w14:paraId="56C9DDA8" w14:textId="0A01C43E" w:rsidR="00760E09" w:rsidRPr="00760E09" w:rsidRDefault="00760E09" w:rsidP="00760E09">
            <w:pPr>
              <w:spacing w:before="60" w:after="60"/>
              <w:ind w:right="-15"/>
              <w:jc w:val="center"/>
              <w:rPr>
                <w:ins w:id="4792" w:author="Huyen Tran Thu" w:date="2025-04-28T20:03:00Z" w16du:dateUtc="2025-04-28T13:03:00Z"/>
                <w:sz w:val="22"/>
              </w:rPr>
            </w:pPr>
            <w:ins w:id="4793" w:author="Huyen Tran Thu" w:date="2025-04-28T20:03:00Z" w16du:dateUtc="2025-04-28T13:03:00Z">
              <w:r w:rsidRPr="00760E09">
                <w:rPr>
                  <w:sz w:val="22"/>
                  <w:rPrChange w:id="4794" w:author="Huyen Tran Thu" w:date="2025-04-28T20:04:00Z" w16du:dateUtc="2025-04-28T13:04:00Z">
                    <w:rPr>
                      <w:rFonts w:ascii="Arial" w:hAnsi="Arial" w:cs="Arial"/>
                      <w:sz w:val="20"/>
                      <w:szCs w:val="20"/>
                    </w:rPr>
                  </w:rPrChange>
                </w:rPr>
                <w:t xml:space="preserve">2.067.155 </w:t>
              </w:r>
            </w:ins>
          </w:p>
        </w:tc>
        <w:tc>
          <w:tcPr>
            <w:tcW w:w="1324" w:type="pct"/>
            <w:vAlign w:val="bottom"/>
          </w:tcPr>
          <w:p w14:paraId="194961B5" w14:textId="77D285EE" w:rsidR="00760E09" w:rsidRPr="00760E09" w:rsidRDefault="00760E09" w:rsidP="00760E09">
            <w:pPr>
              <w:spacing w:before="60" w:after="60"/>
              <w:ind w:right="-15"/>
              <w:jc w:val="center"/>
              <w:rPr>
                <w:ins w:id="4795" w:author="Huyen Tran Thu" w:date="2025-04-28T20:03:00Z" w16du:dateUtc="2025-04-28T13:03:00Z"/>
                <w:sz w:val="22"/>
              </w:rPr>
            </w:pPr>
            <w:ins w:id="4796" w:author="Huyen Tran Thu" w:date="2025-04-28T20:03:00Z" w16du:dateUtc="2025-04-28T13:03:00Z">
              <w:r w:rsidRPr="00760E09">
                <w:rPr>
                  <w:sz w:val="22"/>
                  <w:rPrChange w:id="4797" w:author="Huyen Tran Thu" w:date="2025-04-28T20:04:00Z" w16du:dateUtc="2025-04-28T13:04:00Z">
                    <w:rPr>
                      <w:rFonts w:ascii="Arial" w:hAnsi="Arial" w:cs="Arial"/>
                      <w:sz w:val="20"/>
                      <w:szCs w:val="20"/>
                    </w:rPr>
                  </w:rPrChange>
                </w:rPr>
                <w:t xml:space="preserve">8.372.249 </w:t>
              </w:r>
            </w:ins>
          </w:p>
        </w:tc>
      </w:tr>
    </w:tbl>
    <w:p w14:paraId="03A6C499" w14:textId="5FCD1A3A" w:rsidR="005C6C81" w:rsidRPr="00816D68" w:rsidDel="00DB39B6" w:rsidRDefault="00816D68" w:rsidP="00266BB1">
      <w:pPr>
        <w:ind w:firstLine="652"/>
        <w:rPr>
          <w:del w:id="4798" w:author="Thu Huyen Tran" w:date="2023-12-05T20:19:00Z"/>
          <w:szCs w:val="26"/>
          <w:u w:val="single"/>
        </w:rPr>
      </w:pPr>
      <w:del w:id="4799" w:author="Thu Huyen Tran" w:date="2023-12-05T20:19:00Z">
        <w:r w:rsidRPr="00816D68" w:rsidDel="00DB39B6">
          <w:rPr>
            <w:szCs w:val="26"/>
            <w:u w:val="single"/>
          </w:rPr>
          <w:delText>Giai đoạn 2014-20</w:delText>
        </w:r>
      </w:del>
      <w:ins w:id="4800" w:author="Huyen Tran Thu" w:date="2023-03-28T19:44:00Z">
        <w:del w:id="4801" w:author="Thu Huyen Tran" w:date="2023-12-05T20:19:00Z">
          <w:r w:rsidR="00AB4BFE" w:rsidDel="00DB39B6">
            <w:rPr>
              <w:szCs w:val="26"/>
              <w:u w:val="single"/>
            </w:rPr>
            <w:delText>18</w:delText>
          </w:r>
        </w:del>
      </w:ins>
      <w:del w:id="4802" w:author="Thu Huyen Tran" w:date="2023-12-05T20:19:00Z">
        <w:r w:rsidR="00F57EA1" w:rsidDel="00DB39B6">
          <w:rPr>
            <w:szCs w:val="26"/>
            <w:u w:val="single"/>
          </w:rPr>
          <w:delText>20</w:delText>
        </w:r>
      </w:del>
    </w:p>
    <w:p w14:paraId="3718E43B" w14:textId="35C16401" w:rsidR="00816D68" w:rsidDel="00DB39B6" w:rsidRDefault="00816D68" w:rsidP="00816D68">
      <w:pPr>
        <w:ind w:firstLine="720"/>
        <w:rPr>
          <w:del w:id="4803" w:author="Thu Huyen Tran" w:date="2023-12-05T20:19:00Z"/>
          <w:szCs w:val="26"/>
          <w:lang w:val="vi-VN"/>
        </w:rPr>
      </w:pPr>
      <w:del w:id="4804" w:author="Thu Huyen Tran" w:date="2023-12-05T20:19:00Z">
        <w:r w:rsidRPr="00E63221" w:rsidDel="00DB39B6">
          <w:rPr>
            <w:szCs w:val="26"/>
            <w:lang w:val="vi-VN"/>
          </w:rPr>
          <w:delText>Số liệu giai đoạn 2014 đến 20</w:delText>
        </w:r>
        <w:r w:rsidR="00F57EA1" w:rsidDel="00DB39B6">
          <w:rPr>
            <w:szCs w:val="26"/>
            <w:lang w:val="en-US"/>
          </w:rPr>
          <w:delText>1</w:delText>
        </w:r>
      </w:del>
      <w:ins w:id="4805" w:author="Huyen Tran Thu" w:date="2023-03-28T19:44:00Z">
        <w:del w:id="4806" w:author="Thu Huyen Tran" w:date="2023-12-05T20:19:00Z">
          <w:r w:rsidR="00AB4BFE" w:rsidDel="00DB39B6">
            <w:rPr>
              <w:szCs w:val="26"/>
              <w:lang w:val="en-US"/>
            </w:rPr>
            <w:delText>8</w:delText>
          </w:r>
        </w:del>
      </w:ins>
      <w:del w:id="4807" w:author="Thu Huyen Tran" w:date="2023-12-05T20:19:00Z">
        <w:r w:rsidR="00F57EA1" w:rsidDel="00DB39B6">
          <w:rPr>
            <w:szCs w:val="26"/>
            <w:lang w:val="en-US"/>
          </w:rPr>
          <w:delText>9</w:delText>
        </w:r>
        <w:r w:rsidRPr="00E63221" w:rsidDel="00DB39B6">
          <w:rPr>
            <w:szCs w:val="26"/>
            <w:lang w:val="vi-VN"/>
          </w:rPr>
          <w:delText xml:space="preserve"> được thu thập từ Tổng cục thống kê</w:delText>
        </w:r>
        <w:r w:rsidR="00F57EA1" w:rsidDel="00DB39B6">
          <w:rPr>
            <w:szCs w:val="26"/>
            <w:lang w:val="en-US"/>
          </w:rPr>
          <w:delText xml:space="preserve"> năm 2014-201</w:delText>
        </w:r>
      </w:del>
      <w:ins w:id="4808" w:author="Huyen Tran Thu" w:date="2023-03-28T19:44:00Z">
        <w:del w:id="4809" w:author="Thu Huyen Tran" w:date="2023-12-05T20:19:00Z">
          <w:r w:rsidR="00AB4BFE" w:rsidDel="00DB39B6">
            <w:rPr>
              <w:szCs w:val="26"/>
              <w:lang w:val="en-US"/>
            </w:rPr>
            <w:delText>8</w:delText>
          </w:r>
        </w:del>
      </w:ins>
      <w:del w:id="4810" w:author="Thu Huyen Tran" w:date="2023-12-05T20:19:00Z">
        <w:r w:rsidR="00F57EA1" w:rsidDel="00DB39B6">
          <w:rPr>
            <w:szCs w:val="26"/>
            <w:lang w:val="en-US"/>
          </w:rPr>
          <w:delText>9. Riêng số liệu năm 2020 đã sử dụng phương pháp ngoại suy để ước tính</w:delText>
        </w:r>
        <w:r w:rsidRPr="00E63221" w:rsidDel="00DB39B6">
          <w:rPr>
            <w:szCs w:val="26"/>
            <w:lang w:val="vi-VN"/>
          </w:rPr>
          <w:delText xml:space="preserve">. </w:delText>
        </w:r>
        <w:r w:rsidRPr="008875BE" w:rsidDel="00DB39B6">
          <w:rPr>
            <w:szCs w:val="26"/>
            <w:lang w:val="vi-VN"/>
          </w:rPr>
          <w:delText xml:space="preserve">Số liệu về chất thải rắn thông thường được thu gom và xử lý đạt tiêu chuẩn được thể hiện như trong bảng sau: </w:delText>
        </w:r>
      </w:del>
    </w:p>
    <w:p w14:paraId="6A5BE6B1" w14:textId="4B20F3D1" w:rsidR="002E5402" w:rsidRDefault="002E5402" w:rsidP="00816D68">
      <w:pPr>
        <w:ind w:firstLine="720"/>
        <w:rPr>
          <w:szCs w:val="26"/>
          <w:lang w:val="vi-VN"/>
        </w:rPr>
      </w:pPr>
    </w:p>
    <w:p w14:paraId="4A36686D" w14:textId="756C38F2" w:rsidR="002E5402" w:rsidDel="003178C8" w:rsidRDefault="002E5402" w:rsidP="00816D68">
      <w:pPr>
        <w:ind w:firstLine="720"/>
        <w:rPr>
          <w:del w:id="4811" w:author="Thu Huyen Tran" w:date="2023-12-05T20:58:00Z"/>
          <w:szCs w:val="26"/>
          <w:lang w:val="vi-VN"/>
        </w:rPr>
      </w:pPr>
    </w:p>
    <w:p w14:paraId="26C0C3CB" w14:textId="53D1A2DC" w:rsidR="002E5402" w:rsidDel="003178C8" w:rsidRDefault="002E5402" w:rsidP="00816D68">
      <w:pPr>
        <w:ind w:firstLine="720"/>
        <w:rPr>
          <w:del w:id="4812" w:author="Thu Huyen Tran" w:date="2023-12-05T20:58:00Z"/>
          <w:szCs w:val="26"/>
          <w:lang w:val="vi-VN"/>
        </w:rPr>
      </w:pPr>
    </w:p>
    <w:p w14:paraId="50F872FD" w14:textId="43B2D0E9" w:rsidR="00816D68" w:rsidRPr="00F57EA1" w:rsidDel="00DB39B6" w:rsidRDefault="00F57EA1" w:rsidP="00F57EA1">
      <w:pPr>
        <w:pStyle w:val="Caption"/>
        <w:rPr>
          <w:del w:id="4813" w:author="Thu Huyen Tran" w:date="2023-12-05T20:19:00Z"/>
          <w:lang w:val="vi-VN"/>
        </w:rPr>
      </w:pPr>
      <w:bookmarkStart w:id="4814" w:name="_Toc131781221"/>
      <w:bookmarkEnd w:id="2383"/>
      <w:del w:id="4815" w:author="Thu Huyen Tran" w:date="2023-12-05T20:19:00Z">
        <w:r w:rsidRPr="00F57EA1" w:rsidDel="00DB39B6">
          <w:rPr>
            <w:lang w:val="vi-VN"/>
          </w:rPr>
          <w:delText xml:space="preserve">Bảng 1. </w:delText>
        </w:r>
        <w:r w:rsidDel="00DB39B6">
          <w:rPr>
            <w:b w:val="0"/>
            <w:bCs w:val="0"/>
          </w:rPr>
          <w:fldChar w:fldCharType="begin"/>
        </w:r>
        <w:r w:rsidRPr="00F57EA1" w:rsidDel="00DB39B6">
          <w:rPr>
            <w:lang w:val="vi-VN"/>
          </w:rPr>
          <w:delInstrText xml:space="preserve"> SEQ Bảng_1. \* ARABIC </w:delInstrText>
        </w:r>
        <w:r w:rsidDel="00DB39B6">
          <w:rPr>
            <w:b w:val="0"/>
            <w:bCs w:val="0"/>
          </w:rPr>
          <w:fldChar w:fldCharType="separate"/>
        </w:r>
        <w:r w:rsidR="007A3D0C" w:rsidDel="00DB39B6">
          <w:rPr>
            <w:noProof/>
            <w:lang w:val="vi-VN"/>
          </w:rPr>
          <w:delText>4</w:delText>
        </w:r>
        <w:r w:rsidDel="00DB39B6">
          <w:rPr>
            <w:b w:val="0"/>
            <w:bCs w:val="0"/>
          </w:rPr>
          <w:fldChar w:fldCharType="end"/>
        </w:r>
        <w:r w:rsidR="00816D68" w:rsidRPr="00422083" w:rsidDel="00DB39B6">
          <w:rPr>
            <w:lang w:val="vi-VN"/>
          </w:rPr>
          <w:delText xml:space="preserve">: Tổng lượng chất thải rắn thông thường được thu gom và xử lý đạt tiêu chuẩn, quy chuẩn kỹ thuật quốc gia </w:delText>
        </w:r>
        <w:r w:rsidR="00816D68" w:rsidRPr="006D3BEF" w:rsidDel="00DB39B6">
          <w:rPr>
            <w:lang w:val="vi-VN"/>
          </w:rPr>
          <w:delText>giai đoạn 2014-20</w:delText>
        </w:r>
      </w:del>
      <w:del w:id="4816" w:author="Thu Huyen Tran" w:date="2023-04-07T17:34:00Z">
        <w:r w:rsidRPr="00F57EA1" w:rsidDel="007A3D0C">
          <w:rPr>
            <w:lang w:val="vi-VN"/>
          </w:rPr>
          <w:delText>20</w:delText>
        </w:r>
      </w:del>
      <w:bookmarkEnd w:id="48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5"/>
        <w:gridCol w:w="2790"/>
        <w:gridCol w:w="3600"/>
        <w:gridCol w:w="1747"/>
      </w:tblGrid>
      <w:tr w:rsidR="00F122ED" w:rsidRPr="005F55C6" w:rsidDel="00DB39B6" w14:paraId="76424E4F" w14:textId="5E95D3BA" w:rsidTr="00922FCA">
        <w:trPr>
          <w:tblHeader/>
          <w:jc w:val="center"/>
          <w:del w:id="4817" w:author="Thu Huyen Tran" w:date="2023-12-05T20:19:00Z"/>
        </w:trPr>
        <w:tc>
          <w:tcPr>
            <w:tcW w:w="510" w:type="pct"/>
            <w:vAlign w:val="center"/>
          </w:tcPr>
          <w:p w14:paraId="0D140F57" w14:textId="6ED45BB7" w:rsidR="00F122ED" w:rsidRPr="005F55C6" w:rsidDel="00DB39B6" w:rsidRDefault="00F122ED" w:rsidP="00F122ED">
            <w:pPr>
              <w:spacing w:before="60" w:after="60"/>
              <w:ind w:right="-15"/>
              <w:jc w:val="center"/>
              <w:rPr>
                <w:del w:id="4818" w:author="Thu Huyen Tran" w:date="2023-12-05T20:19:00Z"/>
                <w:b/>
                <w:bCs/>
                <w:sz w:val="22"/>
              </w:rPr>
            </w:pPr>
            <w:bookmarkStart w:id="4819" w:name="_Hlk55809113"/>
            <w:del w:id="4820" w:author="Thu Huyen Tran" w:date="2023-12-05T20:19:00Z">
              <w:r w:rsidRPr="005F55C6" w:rsidDel="00DB39B6">
                <w:rPr>
                  <w:b/>
                  <w:bCs/>
                  <w:sz w:val="22"/>
                </w:rPr>
                <w:delText>Năm</w:delText>
              </w:r>
            </w:del>
          </w:p>
        </w:tc>
        <w:tc>
          <w:tcPr>
            <w:tcW w:w="1539" w:type="pct"/>
            <w:vAlign w:val="center"/>
          </w:tcPr>
          <w:p w14:paraId="36051259" w14:textId="59383C06" w:rsidR="00F122ED" w:rsidRPr="005F55C6" w:rsidDel="00DB39B6" w:rsidRDefault="00F122ED" w:rsidP="00F122ED">
            <w:pPr>
              <w:spacing w:before="60" w:after="60"/>
              <w:ind w:right="-15"/>
              <w:jc w:val="center"/>
              <w:rPr>
                <w:del w:id="4821" w:author="Thu Huyen Tran" w:date="2023-12-05T20:19:00Z"/>
                <w:b/>
                <w:bCs/>
                <w:sz w:val="22"/>
              </w:rPr>
            </w:pPr>
            <w:del w:id="4822" w:author="Thu Huyen Tran" w:date="2023-12-05T20:19:00Z">
              <w:r w:rsidRPr="005F55C6" w:rsidDel="00DB39B6">
                <w:rPr>
                  <w:b/>
                  <w:bCs/>
                  <w:sz w:val="22"/>
                </w:rPr>
                <w:delText>Tổng lượng CTR thông thường được thu gom</w:delText>
              </w:r>
            </w:del>
          </w:p>
          <w:p w14:paraId="0A9523F1" w14:textId="74F30DDF" w:rsidR="00F122ED" w:rsidRPr="005F55C6" w:rsidDel="00DB39B6" w:rsidRDefault="00F122ED" w:rsidP="00F122ED">
            <w:pPr>
              <w:spacing w:before="60" w:after="60"/>
              <w:ind w:right="-15"/>
              <w:jc w:val="center"/>
              <w:rPr>
                <w:del w:id="4823" w:author="Thu Huyen Tran" w:date="2023-12-05T20:19:00Z"/>
                <w:b/>
                <w:bCs/>
                <w:sz w:val="22"/>
                <w:lang w:val="en-US"/>
              </w:rPr>
            </w:pPr>
            <w:del w:id="4824" w:author="Thu Huyen Tran" w:date="2023-12-05T20:19:00Z">
              <w:r w:rsidRPr="005F55C6" w:rsidDel="00DB39B6">
                <w:rPr>
                  <w:b/>
                  <w:bCs/>
                  <w:sz w:val="22"/>
                </w:rPr>
                <w:delText>(tấn)</w:delText>
              </w:r>
            </w:del>
          </w:p>
        </w:tc>
        <w:tc>
          <w:tcPr>
            <w:tcW w:w="1986" w:type="pct"/>
            <w:vAlign w:val="center"/>
          </w:tcPr>
          <w:p w14:paraId="6A279C3E" w14:textId="33BB55B3" w:rsidR="00F122ED" w:rsidRPr="005F55C6" w:rsidDel="00DB39B6" w:rsidRDefault="00F122ED" w:rsidP="00F122ED">
            <w:pPr>
              <w:spacing w:before="60" w:after="60"/>
              <w:ind w:right="-15"/>
              <w:jc w:val="center"/>
              <w:rPr>
                <w:del w:id="4825" w:author="Thu Huyen Tran" w:date="2023-12-05T20:19:00Z"/>
                <w:b/>
                <w:bCs/>
                <w:sz w:val="22"/>
              </w:rPr>
            </w:pPr>
            <w:del w:id="4826" w:author="Thu Huyen Tran" w:date="2023-12-05T20:19:00Z">
              <w:r w:rsidRPr="005F55C6" w:rsidDel="00DB39B6">
                <w:rPr>
                  <w:b/>
                  <w:bCs/>
                  <w:sz w:val="22"/>
                </w:rPr>
                <w:delText>Tổng lượng CTR thông thường được xử lý đạt tiêu chuẩn, quy chuẩn kỹ thuật quốc gia tương ứng</w:delText>
              </w:r>
            </w:del>
          </w:p>
          <w:p w14:paraId="42DEB948" w14:textId="1A38EB3E" w:rsidR="00F122ED" w:rsidRPr="005F55C6" w:rsidDel="00DB39B6" w:rsidRDefault="00F122ED" w:rsidP="00F122ED">
            <w:pPr>
              <w:spacing w:before="60" w:after="60"/>
              <w:ind w:right="-15"/>
              <w:jc w:val="center"/>
              <w:rPr>
                <w:del w:id="4827" w:author="Thu Huyen Tran" w:date="2023-12-05T20:19:00Z"/>
                <w:b/>
                <w:bCs/>
                <w:sz w:val="22"/>
                <w:lang w:val="en-US"/>
              </w:rPr>
            </w:pPr>
            <w:del w:id="4828" w:author="Thu Huyen Tran" w:date="2023-12-05T20:19:00Z">
              <w:r w:rsidRPr="005F55C6" w:rsidDel="00DB39B6">
                <w:rPr>
                  <w:b/>
                  <w:bCs/>
                  <w:sz w:val="22"/>
                </w:rPr>
                <w:delText>(tấn)</w:delText>
              </w:r>
            </w:del>
          </w:p>
        </w:tc>
        <w:tc>
          <w:tcPr>
            <w:tcW w:w="964" w:type="pct"/>
            <w:vAlign w:val="center"/>
          </w:tcPr>
          <w:p w14:paraId="3CDF0B1B" w14:textId="6478317D" w:rsidR="00F122ED" w:rsidRPr="005F55C6" w:rsidDel="00DB39B6" w:rsidRDefault="00F122ED" w:rsidP="00F122ED">
            <w:pPr>
              <w:spacing w:before="60" w:after="60"/>
              <w:ind w:right="-15"/>
              <w:jc w:val="center"/>
              <w:rPr>
                <w:del w:id="4829" w:author="Thu Huyen Tran" w:date="2023-12-05T20:19:00Z"/>
                <w:b/>
                <w:bCs/>
                <w:sz w:val="22"/>
              </w:rPr>
            </w:pPr>
            <w:del w:id="4830" w:author="Thu Huyen Tran" w:date="2023-12-05T20:19:00Z">
              <w:r w:rsidRPr="005F55C6" w:rsidDel="00DB39B6">
                <w:rPr>
                  <w:b/>
                  <w:bCs/>
                  <w:sz w:val="22"/>
                </w:rPr>
                <w:delText>Tổng lượng CTR còn lại</w:delText>
              </w:r>
            </w:del>
          </w:p>
          <w:p w14:paraId="6CD9B003" w14:textId="1B246726" w:rsidR="00F122ED" w:rsidRPr="005F55C6" w:rsidDel="00DB39B6" w:rsidRDefault="00F122ED" w:rsidP="00F122ED">
            <w:pPr>
              <w:spacing w:before="60" w:after="60"/>
              <w:ind w:right="-15"/>
              <w:jc w:val="center"/>
              <w:rPr>
                <w:del w:id="4831" w:author="Thu Huyen Tran" w:date="2023-12-05T20:19:00Z"/>
                <w:b/>
                <w:bCs/>
                <w:sz w:val="22"/>
              </w:rPr>
            </w:pPr>
            <w:del w:id="4832" w:author="Thu Huyen Tran" w:date="2023-12-05T20:19:00Z">
              <w:r w:rsidRPr="005F55C6" w:rsidDel="00DB39B6">
                <w:rPr>
                  <w:b/>
                  <w:bCs/>
                  <w:sz w:val="22"/>
                </w:rPr>
                <w:delText>(tấn)</w:delText>
              </w:r>
            </w:del>
          </w:p>
        </w:tc>
      </w:tr>
      <w:tr w:rsidR="00F122ED" w:rsidRPr="005F55C6" w:rsidDel="00DB39B6" w14:paraId="7BCAEF34" w14:textId="738685B3" w:rsidTr="00922FCA">
        <w:trPr>
          <w:jc w:val="center"/>
          <w:del w:id="4833" w:author="Thu Huyen Tran" w:date="2023-12-05T20:19:00Z"/>
        </w:trPr>
        <w:tc>
          <w:tcPr>
            <w:tcW w:w="510" w:type="pct"/>
            <w:vAlign w:val="center"/>
          </w:tcPr>
          <w:p w14:paraId="68C32A34" w14:textId="52994460" w:rsidR="00F122ED" w:rsidRPr="005F55C6" w:rsidDel="00DB39B6" w:rsidRDefault="00F122ED" w:rsidP="00F122ED">
            <w:pPr>
              <w:spacing w:before="60" w:after="60"/>
              <w:ind w:right="-15"/>
              <w:jc w:val="center"/>
              <w:rPr>
                <w:del w:id="4834" w:author="Thu Huyen Tran" w:date="2023-12-05T20:19:00Z"/>
                <w:sz w:val="22"/>
                <w:lang w:val="en-US"/>
              </w:rPr>
            </w:pPr>
            <w:del w:id="4835" w:author="Thu Huyen Tran" w:date="2023-12-05T20:19:00Z">
              <w:r w:rsidRPr="005F55C6" w:rsidDel="00DB39B6">
                <w:rPr>
                  <w:sz w:val="22"/>
                </w:rPr>
                <w:delText>2014</w:delText>
              </w:r>
            </w:del>
          </w:p>
        </w:tc>
        <w:tc>
          <w:tcPr>
            <w:tcW w:w="1539" w:type="pct"/>
            <w:vAlign w:val="bottom"/>
          </w:tcPr>
          <w:p w14:paraId="2236F053" w14:textId="3D570474" w:rsidR="00F122ED" w:rsidRPr="005F55C6" w:rsidDel="00DB39B6" w:rsidRDefault="00F122ED" w:rsidP="00F122ED">
            <w:pPr>
              <w:spacing w:before="60" w:after="60"/>
              <w:ind w:right="-15"/>
              <w:jc w:val="center"/>
              <w:rPr>
                <w:del w:id="4836" w:author="Thu Huyen Tran" w:date="2023-12-05T20:19:00Z"/>
                <w:sz w:val="22"/>
                <w:lang w:val="en-US"/>
              </w:rPr>
            </w:pPr>
            <w:del w:id="4837" w:author="Thu Huyen Tran" w:date="2023-12-05T20:19:00Z">
              <w:r w:rsidRPr="005F55C6" w:rsidDel="00DB39B6">
                <w:rPr>
                  <w:color w:val="FF0000"/>
                  <w:sz w:val="22"/>
                </w:rPr>
                <w:delText xml:space="preserve">11.533.635 </w:delText>
              </w:r>
            </w:del>
          </w:p>
        </w:tc>
        <w:tc>
          <w:tcPr>
            <w:tcW w:w="1986" w:type="pct"/>
            <w:vAlign w:val="bottom"/>
          </w:tcPr>
          <w:p w14:paraId="30AE550E" w14:textId="54D16662" w:rsidR="00F122ED" w:rsidRPr="005F55C6" w:rsidDel="00DB39B6" w:rsidRDefault="00F122ED" w:rsidP="00F122ED">
            <w:pPr>
              <w:spacing w:before="60" w:after="60"/>
              <w:ind w:right="-15"/>
              <w:jc w:val="center"/>
              <w:rPr>
                <w:del w:id="4838" w:author="Thu Huyen Tran" w:date="2023-12-05T20:19:00Z"/>
                <w:sz w:val="22"/>
                <w:lang w:val="en-US"/>
              </w:rPr>
            </w:pPr>
            <w:del w:id="4839" w:author="Thu Huyen Tran" w:date="2023-12-05T20:19:00Z">
              <w:r w:rsidRPr="005F55C6" w:rsidDel="00DB39B6">
                <w:rPr>
                  <w:sz w:val="22"/>
                </w:rPr>
                <w:delText xml:space="preserve">8.735.545 </w:delText>
              </w:r>
            </w:del>
          </w:p>
        </w:tc>
        <w:tc>
          <w:tcPr>
            <w:tcW w:w="964" w:type="pct"/>
            <w:vAlign w:val="bottom"/>
          </w:tcPr>
          <w:p w14:paraId="2B01B6B4" w14:textId="53B8CC68" w:rsidR="00F122ED" w:rsidRPr="005F55C6" w:rsidDel="00DB39B6" w:rsidRDefault="00F122ED" w:rsidP="00F122ED">
            <w:pPr>
              <w:spacing w:before="60" w:after="60"/>
              <w:ind w:right="-15"/>
              <w:jc w:val="center"/>
              <w:rPr>
                <w:del w:id="4840" w:author="Thu Huyen Tran" w:date="2023-12-05T20:19:00Z"/>
                <w:sz w:val="22"/>
                <w:lang w:val="en-US"/>
              </w:rPr>
            </w:pPr>
            <w:del w:id="4841" w:author="Thu Huyen Tran" w:date="2023-12-05T20:19:00Z">
              <w:r w:rsidRPr="005F55C6" w:rsidDel="00DB39B6">
                <w:rPr>
                  <w:sz w:val="22"/>
                </w:rPr>
                <w:delText xml:space="preserve">2.798.090 </w:delText>
              </w:r>
            </w:del>
          </w:p>
        </w:tc>
      </w:tr>
      <w:tr w:rsidR="00F122ED" w:rsidRPr="005F55C6" w:rsidDel="00DB39B6" w14:paraId="5301DE5B" w14:textId="1E54AD62" w:rsidTr="00922FCA">
        <w:trPr>
          <w:jc w:val="center"/>
          <w:del w:id="4842" w:author="Thu Huyen Tran" w:date="2023-12-05T20:19:00Z"/>
        </w:trPr>
        <w:tc>
          <w:tcPr>
            <w:tcW w:w="510" w:type="pct"/>
            <w:vAlign w:val="center"/>
          </w:tcPr>
          <w:p w14:paraId="33479999" w14:textId="209AC999" w:rsidR="00F122ED" w:rsidRPr="005F55C6" w:rsidDel="00DB39B6" w:rsidRDefault="00F122ED" w:rsidP="00F122ED">
            <w:pPr>
              <w:spacing w:before="60" w:after="60"/>
              <w:ind w:right="-15"/>
              <w:jc w:val="center"/>
              <w:rPr>
                <w:del w:id="4843" w:author="Thu Huyen Tran" w:date="2023-12-05T20:19:00Z"/>
                <w:sz w:val="22"/>
                <w:lang w:val="en-US"/>
              </w:rPr>
            </w:pPr>
            <w:del w:id="4844" w:author="Thu Huyen Tran" w:date="2023-12-05T20:19:00Z">
              <w:r w:rsidRPr="005F55C6" w:rsidDel="00DB39B6">
                <w:rPr>
                  <w:sz w:val="22"/>
                </w:rPr>
                <w:delText>2015</w:delText>
              </w:r>
            </w:del>
          </w:p>
        </w:tc>
        <w:tc>
          <w:tcPr>
            <w:tcW w:w="1539" w:type="pct"/>
            <w:vAlign w:val="bottom"/>
          </w:tcPr>
          <w:p w14:paraId="5CDC5839" w14:textId="1A995F2E" w:rsidR="00F122ED" w:rsidRPr="005F55C6" w:rsidDel="00DB39B6" w:rsidRDefault="00F122ED" w:rsidP="00F122ED">
            <w:pPr>
              <w:spacing w:before="60" w:after="60"/>
              <w:ind w:right="-15"/>
              <w:jc w:val="center"/>
              <w:rPr>
                <w:del w:id="4845" w:author="Thu Huyen Tran" w:date="2023-12-05T20:19:00Z"/>
                <w:sz w:val="22"/>
              </w:rPr>
            </w:pPr>
            <w:del w:id="4846" w:author="Thu Huyen Tran" w:date="2023-12-05T20:19:00Z">
              <w:r w:rsidRPr="005F55C6" w:rsidDel="00DB39B6">
                <w:rPr>
                  <w:color w:val="FF0000"/>
                  <w:sz w:val="22"/>
                </w:rPr>
                <w:delText xml:space="preserve">11.831.475 </w:delText>
              </w:r>
            </w:del>
          </w:p>
        </w:tc>
        <w:tc>
          <w:tcPr>
            <w:tcW w:w="1986" w:type="pct"/>
            <w:vAlign w:val="bottom"/>
          </w:tcPr>
          <w:p w14:paraId="0C317427" w14:textId="5AF173D9" w:rsidR="00F122ED" w:rsidRPr="005F55C6" w:rsidDel="00DB39B6" w:rsidRDefault="00F122ED" w:rsidP="00F122ED">
            <w:pPr>
              <w:spacing w:before="60" w:after="60"/>
              <w:ind w:right="-15"/>
              <w:jc w:val="center"/>
              <w:rPr>
                <w:del w:id="4847" w:author="Thu Huyen Tran" w:date="2023-12-05T20:19:00Z"/>
                <w:sz w:val="22"/>
                <w:lang w:val="en-US"/>
              </w:rPr>
            </w:pPr>
            <w:del w:id="4848" w:author="Thu Huyen Tran" w:date="2023-12-05T20:19:00Z">
              <w:r w:rsidRPr="005F55C6" w:rsidDel="00DB39B6">
                <w:rPr>
                  <w:sz w:val="22"/>
                </w:rPr>
                <w:delText xml:space="preserve">8.879.720 </w:delText>
              </w:r>
            </w:del>
          </w:p>
        </w:tc>
        <w:tc>
          <w:tcPr>
            <w:tcW w:w="964" w:type="pct"/>
            <w:vAlign w:val="bottom"/>
          </w:tcPr>
          <w:p w14:paraId="6041AFCB" w14:textId="2C3592FD" w:rsidR="00F122ED" w:rsidRPr="005F55C6" w:rsidDel="00DB39B6" w:rsidRDefault="00F122ED" w:rsidP="00F122ED">
            <w:pPr>
              <w:spacing w:before="60" w:after="60"/>
              <w:ind w:right="-15"/>
              <w:jc w:val="center"/>
              <w:rPr>
                <w:del w:id="4849" w:author="Thu Huyen Tran" w:date="2023-12-05T20:19:00Z"/>
                <w:sz w:val="22"/>
                <w:lang w:val="en-US"/>
              </w:rPr>
            </w:pPr>
            <w:del w:id="4850" w:author="Thu Huyen Tran" w:date="2023-12-05T20:19:00Z">
              <w:r w:rsidRPr="005F55C6" w:rsidDel="00DB39B6">
                <w:rPr>
                  <w:sz w:val="22"/>
                </w:rPr>
                <w:delText xml:space="preserve">2.951.755 </w:delText>
              </w:r>
            </w:del>
          </w:p>
        </w:tc>
      </w:tr>
      <w:tr w:rsidR="00F122ED" w:rsidRPr="005F55C6" w:rsidDel="00DB39B6" w14:paraId="23D5BFAB" w14:textId="42A05E87" w:rsidTr="00922FCA">
        <w:trPr>
          <w:jc w:val="center"/>
          <w:del w:id="4851" w:author="Thu Huyen Tran" w:date="2023-12-05T20:19:00Z"/>
        </w:trPr>
        <w:tc>
          <w:tcPr>
            <w:tcW w:w="510" w:type="pct"/>
            <w:vAlign w:val="center"/>
          </w:tcPr>
          <w:p w14:paraId="09BC1A36" w14:textId="6DBE27DB" w:rsidR="00F122ED" w:rsidRPr="005F55C6" w:rsidDel="00DB39B6" w:rsidRDefault="00F122ED" w:rsidP="00F122ED">
            <w:pPr>
              <w:spacing w:before="60" w:after="60"/>
              <w:ind w:right="-15"/>
              <w:jc w:val="center"/>
              <w:rPr>
                <w:del w:id="4852" w:author="Thu Huyen Tran" w:date="2023-12-05T20:19:00Z"/>
                <w:sz w:val="22"/>
                <w:lang w:val="en-US"/>
              </w:rPr>
            </w:pPr>
            <w:del w:id="4853" w:author="Thu Huyen Tran" w:date="2023-12-05T20:19:00Z">
              <w:r w:rsidRPr="005F55C6" w:rsidDel="00DB39B6">
                <w:rPr>
                  <w:sz w:val="22"/>
                </w:rPr>
                <w:delText>2016</w:delText>
              </w:r>
            </w:del>
          </w:p>
        </w:tc>
        <w:tc>
          <w:tcPr>
            <w:tcW w:w="1539" w:type="pct"/>
            <w:vAlign w:val="bottom"/>
          </w:tcPr>
          <w:p w14:paraId="1046323B" w14:textId="6AED190A" w:rsidR="00F122ED" w:rsidRPr="005F55C6" w:rsidDel="00DB39B6" w:rsidRDefault="00F122ED" w:rsidP="00F122ED">
            <w:pPr>
              <w:spacing w:before="60" w:after="60"/>
              <w:ind w:right="-15"/>
              <w:jc w:val="center"/>
              <w:rPr>
                <w:del w:id="4854" w:author="Thu Huyen Tran" w:date="2023-12-05T20:19:00Z"/>
                <w:sz w:val="22"/>
              </w:rPr>
            </w:pPr>
            <w:del w:id="4855" w:author="Thu Huyen Tran" w:date="2023-12-05T20:19:00Z">
              <w:r w:rsidRPr="005F55C6" w:rsidDel="00DB39B6">
                <w:rPr>
                  <w:color w:val="FF0000"/>
                  <w:sz w:val="22"/>
                </w:rPr>
                <w:delText xml:space="preserve">12.106.320 </w:delText>
              </w:r>
            </w:del>
          </w:p>
        </w:tc>
        <w:tc>
          <w:tcPr>
            <w:tcW w:w="1986" w:type="pct"/>
            <w:vAlign w:val="bottom"/>
          </w:tcPr>
          <w:p w14:paraId="7001C624" w14:textId="3B02DD6C" w:rsidR="00F122ED" w:rsidRPr="005F55C6" w:rsidDel="00DB39B6" w:rsidRDefault="00F122ED" w:rsidP="00F122ED">
            <w:pPr>
              <w:spacing w:before="60" w:after="60"/>
              <w:ind w:right="-15"/>
              <w:jc w:val="center"/>
              <w:rPr>
                <w:del w:id="4856" w:author="Thu Huyen Tran" w:date="2023-12-05T20:19:00Z"/>
                <w:sz w:val="22"/>
                <w:lang w:val="en-US"/>
              </w:rPr>
            </w:pPr>
            <w:del w:id="4857" w:author="Thu Huyen Tran" w:date="2023-12-05T20:19:00Z">
              <w:r w:rsidRPr="005F55C6" w:rsidDel="00DB39B6">
                <w:rPr>
                  <w:sz w:val="22"/>
                </w:rPr>
                <w:delText xml:space="preserve">9.856.460 </w:delText>
              </w:r>
            </w:del>
          </w:p>
        </w:tc>
        <w:tc>
          <w:tcPr>
            <w:tcW w:w="964" w:type="pct"/>
            <w:vAlign w:val="bottom"/>
          </w:tcPr>
          <w:p w14:paraId="0F1B4293" w14:textId="1683354C" w:rsidR="00F122ED" w:rsidRPr="005F55C6" w:rsidDel="00DB39B6" w:rsidRDefault="00F122ED" w:rsidP="00F122ED">
            <w:pPr>
              <w:spacing w:before="60" w:after="60"/>
              <w:ind w:right="-15"/>
              <w:jc w:val="center"/>
              <w:rPr>
                <w:del w:id="4858" w:author="Thu Huyen Tran" w:date="2023-12-05T20:19:00Z"/>
                <w:sz w:val="22"/>
                <w:lang w:val="en-US"/>
              </w:rPr>
            </w:pPr>
            <w:del w:id="4859" w:author="Thu Huyen Tran" w:date="2023-12-05T20:19:00Z">
              <w:r w:rsidRPr="005F55C6" w:rsidDel="00DB39B6">
                <w:rPr>
                  <w:sz w:val="22"/>
                </w:rPr>
                <w:delText xml:space="preserve">2.249.860 </w:delText>
              </w:r>
            </w:del>
          </w:p>
        </w:tc>
      </w:tr>
      <w:tr w:rsidR="00F122ED" w:rsidRPr="005F55C6" w:rsidDel="00DB39B6" w14:paraId="467D47E8" w14:textId="35FF184E" w:rsidTr="00922FCA">
        <w:trPr>
          <w:jc w:val="center"/>
          <w:del w:id="4860" w:author="Thu Huyen Tran" w:date="2023-12-05T20:19:00Z"/>
        </w:trPr>
        <w:tc>
          <w:tcPr>
            <w:tcW w:w="510" w:type="pct"/>
            <w:vAlign w:val="center"/>
          </w:tcPr>
          <w:p w14:paraId="5A26DAC9" w14:textId="38D386BF" w:rsidR="00F122ED" w:rsidRPr="005F55C6" w:rsidDel="00DB39B6" w:rsidRDefault="00F122ED" w:rsidP="00F122ED">
            <w:pPr>
              <w:spacing w:before="60" w:after="60"/>
              <w:ind w:right="-15"/>
              <w:jc w:val="center"/>
              <w:rPr>
                <w:del w:id="4861" w:author="Thu Huyen Tran" w:date="2023-12-05T20:19:00Z"/>
                <w:sz w:val="22"/>
                <w:lang w:val="en-US"/>
              </w:rPr>
            </w:pPr>
            <w:del w:id="4862" w:author="Thu Huyen Tran" w:date="2023-12-05T20:19:00Z">
              <w:r w:rsidRPr="005F55C6" w:rsidDel="00DB39B6">
                <w:rPr>
                  <w:sz w:val="22"/>
                </w:rPr>
                <w:delText>2017</w:delText>
              </w:r>
            </w:del>
          </w:p>
        </w:tc>
        <w:tc>
          <w:tcPr>
            <w:tcW w:w="1539" w:type="pct"/>
            <w:vAlign w:val="bottom"/>
          </w:tcPr>
          <w:p w14:paraId="1FA43ECB" w14:textId="60756C64" w:rsidR="00F122ED" w:rsidRPr="005F55C6" w:rsidDel="00DB39B6" w:rsidRDefault="00F122ED" w:rsidP="00F122ED">
            <w:pPr>
              <w:spacing w:before="60" w:after="60"/>
              <w:ind w:right="-15"/>
              <w:jc w:val="center"/>
              <w:rPr>
                <w:del w:id="4863" w:author="Thu Huyen Tran" w:date="2023-12-05T20:19:00Z"/>
                <w:sz w:val="22"/>
              </w:rPr>
            </w:pPr>
            <w:del w:id="4864" w:author="Thu Huyen Tran" w:date="2023-12-05T20:19:00Z">
              <w:r w:rsidRPr="005F55C6" w:rsidDel="00DB39B6">
                <w:rPr>
                  <w:color w:val="FF0000"/>
                  <w:sz w:val="22"/>
                </w:rPr>
                <w:delText xml:space="preserve">13.799.920 </w:delText>
              </w:r>
            </w:del>
          </w:p>
        </w:tc>
        <w:tc>
          <w:tcPr>
            <w:tcW w:w="1986" w:type="pct"/>
            <w:vAlign w:val="bottom"/>
          </w:tcPr>
          <w:p w14:paraId="7B09A931" w14:textId="19740FAE" w:rsidR="00F122ED" w:rsidRPr="005F55C6" w:rsidDel="00DB39B6" w:rsidRDefault="00F122ED" w:rsidP="00F122ED">
            <w:pPr>
              <w:spacing w:before="60" w:after="60"/>
              <w:ind w:right="-15"/>
              <w:jc w:val="center"/>
              <w:rPr>
                <w:del w:id="4865" w:author="Thu Huyen Tran" w:date="2023-12-05T20:19:00Z"/>
                <w:sz w:val="22"/>
                <w:lang w:val="en-US"/>
              </w:rPr>
            </w:pPr>
            <w:del w:id="4866" w:author="Thu Huyen Tran" w:date="2023-12-05T20:19:00Z">
              <w:r w:rsidRPr="005F55C6" w:rsidDel="00DB39B6">
                <w:rPr>
                  <w:sz w:val="22"/>
                </w:rPr>
                <w:delText xml:space="preserve">11.542.030 </w:delText>
              </w:r>
            </w:del>
          </w:p>
        </w:tc>
        <w:tc>
          <w:tcPr>
            <w:tcW w:w="964" w:type="pct"/>
            <w:vAlign w:val="bottom"/>
          </w:tcPr>
          <w:p w14:paraId="3CACA686" w14:textId="180FECE0" w:rsidR="00F122ED" w:rsidRPr="005F55C6" w:rsidDel="00DB39B6" w:rsidRDefault="00F122ED" w:rsidP="00F122ED">
            <w:pPr>
              <w:spacing w:before="60" w:after="60"/>
              <w:ind w:right="-15"/>
              <w:jc w:val="center"/>
              <w:rPr>
                <w:del w:id="4867" w:author="Thu Huyen Tran" w:date="2023-12-05T20:19:00Z"/>
                <w:sz w:val="22"/>
                <w:lang w:val="en-US"/>
              </w:rPr>
            </w:pPr>
            <w:del w:id="4868" w:author="Thu Huyen Tran" w:date="2023-12-05T20:19:00Z">
              <w:r w:rsidRPr="005F55C6" w:rsidDel="00DB39B6">
                <w:rPr>
                  <w:sz w:val="22"/>
                </w:rPr>
                <w:delText xml:space="preserve">2.257.890 </w:delText>
              </w:r>
            </w:del>
          </w:p>
        </w:tc>
      </w:tr>
      <w:tr w:rsidR="00F122ED" w:rsidRPr="005F55C6" w:rsidDel="00DB39B6" w14:paraId="7BDC61E9" w14:textId="02BE2FEE" w:rsidTr="00922FCA">
        <w:trPr>
          <w:jc w:val="center"/>
          <w:del w:id="4869" w:author="Thu Huyen Tran" w:date="2023-12-05T20:19:00Z"/>
        </w:trPr>
        <w:tc>
          <w:tcPr>
            <w:tcW w:w="510" w:type="pct"/>
            <w:vAlign w:val="center"/>
          </w:tcPr>
          <w:p w14:paraId="4F3C7855" w14:textId="376AA1D1" w:rsidR="00F122ED" w:rsidRPr="005F55C6" w:rsidDel="00DB39B6" w:rsidRDefault="00F122ED" w:rsidP="00F122ED">
            <w:pPr>
              <w:spacing w:before="60" w:after="60"/>
              <w:ind w:right="-15"/>
              <w:jc w:val="center"/>
              <w:rPr>
                <w:del w:id="4870" w:author="Thu Huyen Tran" w:date="2023-12-05T20:19:00Z"/>
                <w:sz w:val="22"/>
                <w:lang w:val="en-US"/>
              </w:rPr>
            </w:pPr>
            <w:del w:id="4871" w:author="Thu Huyen Tran" w:date="2023-12-05T20:19:00Z">
              <w:r w:rsidRPr="005F55C6" w:rsidDel="00DB39B6">
                <w:rPr>
                  <w:sz w:val="22"/>
                </w:rPr>
                <w:delText>2018</w:delText>
              </w:r>
            </w:del>
          </w:p>
        </w:tc>
        <w:tc>
          <w:tcPr>
            <w:tcW w:w="1539" w:type="pct"/>
            <w:vAlign w:val="bottom"/>
          </w:tcPr>
          <w:p w14:paraId="5DE121AE" w14:textId="61C3092B" w:rsidR="00F122ED" w:rsidRPr="005F55C6" w:rsidDel="00DB39B6" w:rsidRDefault="00F122ED" w:rsidP="00F122ED">
            <w:pPr>
              <w:spacing w:before="60" w:after="60"/>
              <w:ind w:right="-15"/>
              <w:jc w:val="center"/>
              <w:rPr>
                <w:del w:id="4872" w:author="Thu Huyen Tran" w:date="2023-12-05T20:19:00Z"/>
                <w:sz w:val="22"/>
              </w:rPr>
            </w:pPr>
            <w:del w:id="4873" w:author="Thu Huyen Tran" w:date="2023-12-05T20:19:00Z">
              <w:r w:rsidRPr="005F55C6" w:rsidDel="00DB39B6">
                <w:rPr>
                  <w:color w:val="FF0000"/>
                  <w:sz w:val="22"/>
                </w:rPr>
                <w:delText xml:space="preserve">14.767.900 </w:delText>
              </w:r>
            </w:del>
          </w:p>
        </w:tc>
        <w:tc>
          <w:tcPr>
            <w:tcW w:w="1986" w:type="pct"/>
            <w:vAlign w:val="bottom"/>
          </w:tcPr>
          <w:p w14:paraId="20D5F105" w14:textId="480C2DE1" w:rsidR="00F122ED" w:rsidRPr="005F55C6" w:rsidDel="00DB39B6" w:rsidRDefault="00F122ED" w:rsidP="00F122ED">
            <w:pPr>
              <w:spacing w:before="60" w:after="60"/>
              <w:ind w:right="-15"/>
              <w:jc w:val="center"/>
              <w:rPr>
                <w:del w:id="4874" w:author="Thu Huyen Tran" w:date="2023-12-05T20:19:00Z"/>
                <w:sz w:val="22"/>
                <w:lang w:val="en-US"/>
              </w:rPr>
            </w:pPr>
            <w:del w:id="4875" w:author="Thu Huyen Tran" w:date="2023-12-05T20:19:00Z">
              <w:r w:rsidRPr="005F55C6" w:rsidDel="00DB39B6">
                <w:rPr>
                  <w:sz w:val="22"/>
                </w:rPr>
                <w:delText xml:space="preserve">12.456.720 </w:delText>
              </w:r>
            </w:del>
          </w:p>
        </w:tc>
        <w:tc>
          <w:tcPr>
            <w:tcW w:w="964" w:type="pct"/>
            <w:vAlign w:val="bottom"/>
          </w:tcPr>
          <w:p w14:paraId="4A8C1A5E" w14:textId="07813440" w:rsidR="00F122ED" w:rsidRPr="005F55C6" w:rsidDel="00DB39B6" w:rsidRDefault="00F122ED" w:rsidP="00F122ED">
            <w:pPr>
              <w:spacing w:before="60" w:after="60"/>
              <w:ind w:right="-15"/>
              <w:jc w:val="center"/>
              <w:rPr>
                <w:del w:id="4876" w:author="Thu Huyen Tran" w:date="2023-12-05T20:19:00Z"/>
                <w:sz w:val="22"/>
                <w:lang w:val="en-US"/>
              </w:rPr>
            </w:pPr>
            <w:del w:id="4877" w:author="Thu Huyen Tran" w:date="2023-12-05T20:19:00Z">
              <w:r w:rsidRPr="005F55C6" w:rsidDel="00DB39B6">
                <w:rPr>
                  <w:sz w:val="22"/>
                </w:rPr>
                <w:delText xml:space="preserve">2.311.180 </w:delText>
              </w:r>
            </w:del>
          </w:p>
        </w:tc>
      </w:tr>
      <w:tr w:rsidR="00F122ED" w:rsidRPr="005F55C6" w:rsidDel="00DB39B6" w14:paraId="72348585" w14:textId="43231CB9" w:rsidTr="00922FCA">
        <w:trPr>
          <w:jc w:val="center"/>
          <w:del w:id="4878" w:author="Thu Huyen Tran" w:date="2023-12-05T20:19:00Z"/>
        </w:trPr>
        <w:tc>
          <w:tcPr>
            <w:tcW w:w="510" w:type="pct"/>
            <w:vAlign w:val="center"/>
          </w:tcPr>
          <w:p w14:paraId="50A518B6" w14:textId="48D32D2A" w:rsidR="00F122ED" w:rsidRPr="005F55C6" w:rsidDel="00DB39B6" w:rsidRDefault="00F122ED" w:rsidP="00F122ED">
            <w:pPr>
              <w:spacing w:before="60" w:after="60"/>
              <w:ind w:right="-15"/>
              <w:jc w:val="center"/>
              <w:rPr>
                <w:del w:id="4879" w:author="Thu Huyen Tran" w:date="2023-12-05T20:19:00Z"/>
                <w:sz w:val="22"/>
                <w:lang w:val="en-US"/>
              </w:rPr>
            </w:pPr>
            <w:del w:id="4880" w:author="Thu Huyen Tran" w:date="2023-12-05T20:19:00Z">
              <w:r w:rsidRPr="005F55C6" w:rsidDel="00DB39B6">
                <w:rPr>
                  <w:sz w:val="22"/>
                </w:rPr>
                <w:delText>2019</w:delText>
              </w:r>
            </w:del>
          </w:p>
        </w:tc>
        <w:tc>
          <w:tcPr>
            <w:tcW w:w="1539" w:type="pct"/>
            <w:vAlign w:val="bottom"/>
          </w:tcPr>
          <w:p w14:paraId="68B1DBB3" w14:textId="742538BF" w:rsidR="00F122ED" w:rsidRPr="005F55C6" w:rsidDel="00DB39B6" w:rsidRDefault="00F122ED" w:rsidP="00F122ED">
            <w:pPr>
              <w:spacing w:before="60" w:after="60"/>
              <w:ind w:right="-15"/>
              <w:jc w:val="center"/>
              <w:rPr>
                <w:del w:id="4881" w:author="Thu Huyen Tran" w:date="2023-12-05T20:19:00Z"/>
                <w:sz w:val="22"/>
              </w:rPr>
            </w:pPr>
            <w:del w:id="4882" w:author="Thu Huyen Tran" w:date="2023-12-05T20:19:00Z">
              <w:r w:rsidRPr="005F55C6" w:rsidDel="00DB39B6">
                <w:rPr>
                  <w:color w:val="FF0000"/>
                  <w:sz w:val="22"/>
                </w:rPr>
                <w:delText xml:space="preserve">15.846.986 </w:delText>
              </w:r>
            </w:del>
          </w:p>
        </w:tc>
        <w:tc>
          <w:tcPr>
            <w:tcW w:w="1986" w:type="pct"/>
            <w:vAlign w:val="bottom"/>
          </w:tcPr>
          <w:p w14:paraId="0A465D37" w14:textId="1ACEE935" w:rsidR="00F122ED" w:rsidRPr="005F55C6" w:rsidDel="00DB39B6" w:rsidRDefault="00F122ED" w:rsidP="00F122ED">
            <w:pPr>
              <w:spacing w:before="60" w:after="60"/>
              <w:ind w:right="-15"/>
              <w:jc w:val="center"/>
              <w:rPr>
                <w:del w:id="4883" w:author="Thu Huyen Tran" w:date="2023-12-05T20:19:00Z"/>
                <w:sz w:val="22"/>
                <w:lang w:val="en-US"/>
              </w:rPr>
            </w:pPr>
            <w:del w:id="4884" w:author="Thu Huyen Tran" w:date="2023-12-05T20:19:00Z">
              <w:r w:rsidRPr="005F55C6" w:rsidDel="00DB39B6">
                <w:rPr>
                  <w:sz w:val="22"/>
                </w:rPr>
                <w:delText xml:space="preserve">13.429.482 </w:delText>
              </w:r>
            </w:del>
          </w:p>
        </w:tc>
        <w:tc>
          <w:tcPr>
            <w:tcW w:w="964" w:type="pct"/>
            <w:vAlign w:val="bottom"/>
          </w:tcPr>
          <w:p w14:paraId="4872ABC5" w14:textId="2A741A56" w:rsidR="00F122ED" w:rsidRPr="005F55C6" w:rsidDel="00DB39B6" w:rsidRDefault="00F122ED" w:rsidP="00F122ED">
            <w:pPr>
              <w:spacing w:before="60" w:after="60"/>
              <w:ind w:right="-15"/>
              <w:jc w:val="center"/>
              <w:rPr>
                <w:del w:id="4885" w:author="Thu Huyen Tran" w:date="2023-12-05T20:19:00Z"/>
                <w:sz w:val="22"/>
                <w:lang w:val="en-US"/>
              </w:rPr>
            </w:pPr>
            <w:del w:id="4886" w:author="Thu Huyen Tran" w:date="2023-12-05T20:19:00Z">
              <w:r w:rsidRPr="005F55C6" w:rsidDel="00DB39B6">
                <w:rPr>
                  <w:sz w:val="22"/>
                </w:rPr>
                <w:delText xml:space="preserve">2.417.505 </w:delText>
              </w:r>
            </w:del>
          </w:p>
        </w:tc>
      </w:tr>
      <w:tr w:rsidR="00F122ED" w:rsidRPr="005F55C6" w:rsidDel="00DB39B6" w14:paraId="58B87F99" w14:textId="0B8D1975" w:rsidTr="00922FCA">
        <w:trPr>
          <w:jc w:val="center"/>
          <w:del w:id="4887" w:author="Thu Huyen Tran" w:date="2023-12-05T20:19:00Z"/>
        </w:trPr>
        <w:tc>
          <w:tcPr>
            <w:tcW w:w="510" w:type="pct"/>
            <w:vAlign w:val="center"/>
          </w:tcPr>
          <w:p w14:paraId="63F3412A" w14:textId="067EAE27" w:rsidR="00F122ED" w:rsidRPr="005F55C6" w:rsidDel="00DB39B6" w:rsidRDefault="00F122ED" w:rsidP="00F122ED">
            <w:pPr>
              <w:spacing w:before="60" w:after="60"/>
              <w:ind w:right="-15"/>
              <w:jc w:val="center"/>
              <w:rPr>
                <w:del w:id="4888" w:author="Thu Huyen Tran" w:date="2023-12-05T20:19:00Z"/>
                <w:sz w:val="22"/>
                <w:lang w:val="en-US"/>
              </w:rPr>
            </w:pPr>
            <w:del w:id="4889" w:author="Thu Huyen Tran" w:date="2023-12-05T20:19:00Z">
              <w:r w:rsidRPr="005F55C6" w:rsidDel="00DB39B6">
                <w:rPr>
                  <w:sz w:val="22"/>
                </w:rPr>
                <w:delText>2020</w:delText>
              </w:r>
            </w:del>
          </w:p>
        </w:tc>
        <w:tc>
          <w:tcPr>
            <w:tcW w:w="1539" w:type="pct"/>
            <w:vAlign w:val="bottom"/>
          </w:tcPr>
          <w:p w14:paraId="0617E039" w14:textId="25311471" w:rsidR="00F122ED" w:rsidRPr="005F55C6" w:rsidDel="00DB39B6" w:rsidRDefault="00F122ED" w:rsidP="00F122ED">
            <w:pPr>
              <w:spacing w:before="60" w:after="60"/>
              <w:ind w:right="-15"/>
              <w:jc w:val="center"/>
              <w:rPr>
                <w:del w:id="4890" w:author="Thu Huyen Tran" w:date="2023-12-05T20:19:00Z"/>
                <w:sz w:val="22"/>
                <w:lang w:val="en-US"/>
              </w:rPr>
            </w:pPr>
            <w:del w:id="4891" w:author="Thu Huyen Tran" w:date="2023-12-05T20:19:00Z">
              <w:r w:rsidRPr="005F55C6" w:rsidDel="00DB39B6">
                <w:rPr>
                  <w:sz w:val="22"/>
                </w:rPr>
                <w:delText xml:space="preserve">16.838.605 </w:delText>
              </w:r>
            </w:del>
          </w:p>
        </w:tc>
        <w:tc>
          <w:tcPr>
            <w:tcW w:w="1986" w:type="pct"/>
            <w:vAlign w:val="bottom"/>
          </w:tcPr>
          <w:p w14:paraId="5D0196C3" w14:textId="3790CB75" w:rsidR="00F122ED" w:rsidRPr="005F55C6" w:rsidDel="00DB39B6" w:rsidRDefault="00F122ED" w:rsidP="00F122ED">
            <w:pPr>
              <w:spacing w:before="60" w:after="60"/>
              <w:ind w:right="-15"/>
              <w:jc w:val="center"/>
              <w:rPr>
                <w:del w:id="4892" w:author="Thu Huyen Tran" w:date="2023-12-05T20:19:00Z"/>
                <w:sz w:val="22"/>
                <w:lang w:val="en-US"/>
              </w:rPr>
            </w:pPr>
            <w:del w:id="4893" w:author="Thu Huyen Tran" w:date="2023-12-05T20:19:00Z">
              <w:r w:rsidRPr="005F55C6" w:rsidDel="00DB39B6">
                <w:rPr>
                  <w:sz w:val="22"/>
                </w:rPr>
                <w:delText xml:space="preserve">14.269.826 </w:delText>
              </w:r>
            </w:del>
          </w:p>
        </w:tc>
        <w:tc>
          <w:tcPr>
            <w:tcW w:w="964" w:type="pct"/>
            <w:vAlign w:val="bottom"/>
          </w:tcPr>
          <w:p w14:paraId="2101AF8D" w14:textId="6F4A2C29" w:rsidR="00F122ED" w:rsidRPr="005F55C6" w:rsidDel="00DB39B6" w:rsidRDefault="00F122ED" w:rsidP="00F122ED">
            <w:pPr>
              <w:spacing w:before="60" w:after="60"/>
              <w:ind w:right="-15"/>
              <w:jc w:val="center"/>
              <w:rPr>
                <w:del w:id="4894" w:author="Thu Huyen Tran" w:date="2023-12-05T20:19:00Z"/>
                <w:sz w:val="22"/>
                <w:lang w:val="en-US"/>
              </w:rPr>
            </w:pPr>
            <w:del w:id="4895" w:author="Thu Huyen Tran" w:date="2023-12-05T20:19:00Z">
              <w:r w:rsidRPr="005F55C6" w:rsidDel="00DB39B6">
                <w:rPr>
                  <w:sz w:val="22"/>
                </w:rPr>
                <w:delText xml:space="preserve">2.568.779 </w:delText>
              </w:r>
            </w:del>
          </w:p>
        </w:tc>
      </w:tr>
    </w:tbl>
    <w:p w14:paraId="39040672" w14:textId="0E06BFFF" w:rsidR="00D133A9" w:rsidRPr="00F57EA1" w:rsidDel="00DB39B6" w:rsidRDefault="00D133A9" w:rsidP="00D133A9">
      <w:pPr>
        <w:ind w:firstLine="720"/>
        <w:jc w:val="right"/>
        <w:rPr>
          <w:del w:id="4896" w:author="Thu Huyen Tran" w:date="2023-12-05T20:19:00Z"/>
          <w:i/>
          <w:iCs/>
          <w:sz w:val="22"/>
        </w:rPr>
      </w:pPr>
      <w:del w:id="4897" w:author="Thu Huyen Tran" w:date="2023-12-05T20:19:00Z">
        <w:r w:rsidRPr="00F57EA1" w:rsidDel="00DB39B6">
          <w:rPr>
            <w:i/>
            <w:iCs/>
            <w:sz w:val="22"/>
          </w:rPr>
          <w:delText>Nguồn: Tổng cục thống kê, 2014-201</w:delText>
        </w:r>
      </w:del>
      <w:ins w:id="4898" w:author="Huyen Tran Thu" w:date="2023-03-28T19:44:00Z">
        <w:del w:id="4899" w:author="Thu Huyen Tran" w:date="2023-12-05T20:19:00Z">
          <w:r w:rsidR="00AB4BFE" w:rsidDel="00DB39B6">
            <w:rPr>
              <w:i/>
              <w:iCs/>
              <w:sz w:val="22"/>
            </w:rPr>
            <w:delText>8</w:delText>
          </w:r>
        </w:del>
      </w:ins>
      <w:del w:id="4900" w:author="Thu Huyen Tran" w:date="2023-12-05T20:19:00Z">
        <w:r w:rsidRPr="00F57EA1" w:rsidDel="00DB39B6">
          <w:rPr>
            <w:i/>
            <w:iCs/>
            <w:sz w:val="22"/>
          </w:rPr>
          <w:delText>9</w:delText>
        </w:r>
      </w:del>
    </w:p>
    <w:p w14:paraId="17F29D11" w14:textId="14B60720" w:rsidR="00F122ED" w:rsidDel="00DB39B6" w:rsidRDefault="00F122ED" w:rsidP="00F122ED">
      <w:pPr>
        <w:ind w:firstLine="720"/>
        <w:rPr>
          <w:del w:id="4901" w:author="Thu Huyen Tran" w:date="2023-12-05T20:19:00Z"/>
          <w:szCs w:val="26"/>
        </w:rPr>
      </w:pPr>
      <w:del w:id="4902" w:author="Thu Huyen Tran" w:date="2023-12-05T20:19:00Z">
        <w:r w:rsidDel="00DB39B6">
          <w:rPr>
            <w:szCs w:val="26"/>
          </w:rPr>
          <w:delText xml:space="preserve">Số liệu tổng lượng chất thải rắn thông thường được xử lý, đạt tiêu chuẩn, quy chuẩn kỹ thuật quốc gia tương ứng sẽ bao gồm các hình thức xử lý sau: chôn lấp hợp vệ sinh, thiêu đốt và xử lý sinh học. Số liệu về tổng lượng chất thải rắn còn lại bao gồm chôn lấp lộ thiên và đốt lộ thiên. Theo Báo cáo hiện trạng môi trường quốc gia giai đoạn 2016-2020: “Trên tổng khối lượng CTRSH được thu gom, khoảng 71% được xử lý bằng lương pháp chôn lấp; 16% được xử lý tại các nhà máy chế biến compost và 13% được xử lý bằng phương pháp đốt. Ước tính lượng chất thải rắn được chôn lấp, đốt lộ thiên, thiêu đốt, và xử lý sinh học như sau: </w:delText>
        </w:r>
      </w:del>
    </w:p>
    <w:p w14:paraId="09024DBF" w14:textId="4004B063" w:rsidR="00107EB0" w:rsidDel="00DB39B6" w:rsidRDefault="009F4CF2" w:rsidP="009F4CF2">
      <w:pPr>
        <w:pStyle w:val="Caption"/>
        <w:rPr>
          <w:del w:id="4903" w:author="Thu Huyen Tran" w:date="2023-12-05T20:19:00Z"/>
          <w:szCs w:val="26"/>
          <w:lang w:val="en-US"/>
        </w:rPr>
      </w:pPr>
      <w:bookmarkStart w:id="4904" w:name="_Toc131781222"/>
      <w:del w:id="4905" w:author="Thu Huyen Tran" w:date="2023-12-05T20:19:00Z">
        <w:r w:rsidDel="00DB39B6">
          <w:delText xml:space="preserve">Bảng 1. </w:delText>
        </w:r>
        <w:r w:rsidDel="00DB39B6">
          <w:rPr>
            <w:b w:val="0"/>
            <w:bCs w:val="0"/>
          </w:rPr>
          <w:fldChar w:fldCharType="begin"/>
        </w:r>
        <w:r w:rsidDel="00DB39B6">
          <w:delInstrText xml:space="preserve"> SEQ Bảng_1. \* ARABIC </w:delInstrText>
        </w:r>
        <w:r w:rsidDel="00DB39B6">
          <w:rPr>
            <w:b w:val="0"/>
            <w:bCs w:val="0"/>
          </w:rPr>
          <w:fldChar w:fldCharType="separate"/>
        </w:r>
        <w:r w:rsidR="007A3D0C" w:rsidDel="00DB39B6">
          <w:rPr>
            <w:noProof/>
          </w:rPr>
          <w:delText>5</w:delText>
        </w:r>
        <w:r w:rsidDel="00DB39B6">
          <w:rPr>
            <w:b w:val="0"/>
            <w:bCs w:val="0"/>
          </w:rPr>
          <w:fldChar w:fldCharType="end"/>
        </w:r>
        <w:r w:rsidR="00107EB0" w:rsidDel="00DB39B6">
          <w:delText>: Tổng lượng chất thải rắn sinh hoạt đô thị được xử lý theo các hình thức khác nhau</w:delText>
        </w:r>
        <w:r w:rsidR="0061795B" w:rsidDel="00DB39B6">
          <w:rPr>
            <w:szCs w:val="26"/>
            <w:lang w:val="en-US"/>
          </w:rPr>
          <w:delText xml:space="preserve"> </w:delText>
        </w:r>
        <w:r w:rsidR="00FB1A37" w:rsidDel="00DB39B6">
          <w:rPr>
            <w:szCs w:val="26"/>
            <w:lang w:val="en-US"/>
          </w:rPr>
          <w:delText>năm 2014-202</w:delText>
        </w:r>
      </w:del>
      <w:ins w:id="4906" w:author="Huyen Tran Thu" w:date="2023-03-28T19:44:00Z">
        <w:del w:id="4907" w:author="Thu Huyen Tran" w:date="2023-12-05T20:19:00Z">
          <w:r w:rsidR="00AB4BFE" w:rsidDel="00DB39B6">
            <w:rPr>
              <w:szCs w:val="26"/>
              <w:lang w:val="en-US"/>
            </w:rPr>
            <w:delText>18</w:delText>
          </w:r>
        </w:del>
      </w:ins>
      <w:bookmarkEnd w:id="4904"/>
      <w:del w:id="4908" w:author="Thu Huyen Tran" w:date="2023-12-05T20:19:00Z">
        <w:r w:rsidR="00FB1A37" w:rsidDel="00DB39B6">
          <w:rPr>
            <w:szCs w:val="26"/>
            <w:lang w:val="en-US"/>
          </w:rPr>
          <w:delText>0</w:delText>
        </w:r>
      </w:del>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2"/>
        <w:gridCol w:w="1591"/>
        <w:gridCol w:w="1559"/>
        <w:gridCol w:w="1702"/>
        <w:gridCol w:w="1700"/>
        <w:gridCol w:w="1838"/>
      </w:tblGrid>
      <w:tr w:rsidR="00F122ED" w:rsidRPr="00FA045B" w:rsidDel="00DB39B6" w14:paraId="60285854" w14:textId="380AAE2B" w:rsidTr="00FA045B">
        <w:trPr>
          <w:trHeight w:val="1298"/>
          <w:tblHeader/>
          <w:jc w:val="center"/>
          <w:del w:id="4909" w:author="Thu Huyen Tran" w:date="2023-12-05T20:19:00Z"/>
        </w:trPr>
        <w:tc>
          <w:tcPr>
            <w:tcW w:w="371" w:type="pct"/>
            <w:vAlign w:val="center"/>
          </w:tcPr>
          <w:p w14:paraId="386D4857" w14:textId="1A622D0B" w:rsidR="00F122ED" w:rsidRPr="00FA045B" w:rsidDel="00DB39B6" w:rsidRDefault="00F122ED" w:rsidP="00F122ED">
            <w:pPr>
              <w:spacing w:before="60" w:after="60"/>
              <w:ind w:right="-15"/>
              <w:jc w:val="center"/>
              <w:rPr>
                <w:del w:id="4910" w:author="Thu Huyen Tran" w:date="2023-12-05T20:19:00Z"/>
                <w:b/>
                <w:bCs/>
                <w:sz w:val="22"/>
              </w:rPr>
            </w:pPr>
            <w:del w:id="4911" w:author="Thu Huyen Tran" w:date="2023-12-05T20:19:00Z">
              <w:r w:rsidRPr="00FA045B" w:rsidDel="00DB39B6">
                <w:rPr>
                  <w:b/>
                  <w:bCs/>
                  <w:sz w:val="22"/>
                </w:rPr>
                <w:delText>Năm</w:delText>
              </w:r>
            </w:del>
          </w:p>
        </w:tc>
        <w:tc>
          <w:tcPr>
            <w:tcW w:w="878" w:type="pct"/>
            <w:vAlign w:val="center"/>
          </w:tcPr>
          <w:p w14:paraId="1DBFEAC8" w14:textId="1936C17B" w:rsidR="00F122ED" w:rsidRPr="00FA045B" w:rsidDel="00DB39B6" w:rsidRDefault="00F122ED" w:rsidP="00F122ED">
            <w:pPr>
              <w:spacing w:before="60" w:after="60"/>
              <w:ind w:right="-15"/>
              <w:jc w:val="center"/>
              <w:rPr>
                <w:del w:id="4912" w:author="Thu Huyen Tran" w:date="2023-12-05T20:19:00Z"/>
                <w:b/>
                <w:bCs/>
                <w:sz w:val="22"/>
              </w:rPr>
            </w:pPr>
            <w:del w:id="4913" w:author="Thu Huyen Tran" w:date="2023-12-05T20:19:00Z">
              <w:r w:rsidRPr="00FA045B" w:rsidDel="00DB39B6">
                <w:rPr>
                  <w:b/>
                  <w:bCs/>
                  <w:sz w:val="22"/>
                </w:rPr>
                <w:delText>Tổng lượng CTR đô thị chôn lấp hợp vệ sinh</w:delText>
              </w:r>
            </w:del>
          </w:p>
          <w:p w14:paraId="009CD589" w14:textId="279B60B2" w:rsidR="00F122ED" w:rsidRPr="00FA045B" w:rsidDel="00DB39B6" w:rsidRDefault="00F122ED" w:rsidP="00F122ED">
            <w:pPr>
              <w:spacing w:before="60" w:after="60"/>
              <w:ind w:right="-15"/>
              <w:jc w:val="center"/>
              <w:rPr>
                <w:del w:id="4914" w:author="Thu Huyen Tran" w:date="2023-12-05T20:19:00Z"/>
                <w:b/>
                <w:bCs/>
                <w:sz w:val="22"/>
                <w:lang w:val="en-US"/>
              </w:rPr>
            </w:pPr>
            <w:del w:id="4915" w:author="Thu Huyen Tran" w:date="2023-12-05T20:19:00Z">
              <w:r w:rsidRPr="00FA045B" w:rsidDel="00DB39B6">
                <w:rPr>
                  <w:b/>
                  <w:bCs/>
                  <w:sz w:val="22"/>
                </w:rPr>
                <w:delText>(tấn)</w:delText>
              </w:r>
            </w:del>
          </w:p>
        </w:tc>
        <w:tc>
          <w:tcPr>
            <w:tcW w:w="860" w:type="pct"/>
            <w:vAlign w:val="center"/>
          </w:tcPr>
          <w:p w14:paraId="4F47FEF0" w14:textId="1F5CF98D" w:rsidR="00F122ED" w:rsidRPr="00FA045B" w:rsidDel="00DB39B6" w:rsidRDefault="00F122ED" w:rsidP="00F122ED">
            <w:pPr>
              <w:spacing w:before="60" w:after="60"/>
              <w:ind w:right="-15"/>
              <w:jc w:val="center"/>
              <w:rPr>
                <w:del w:id="4916" w:author="Thu Huyen Tran" w:date="2023-12-05T20:19:00Z"/>
                <w:b/>
                <w:bCs/>
                <w:sz w:val="22"/>
              </w:rPr>
            </w:pPr>
            <w:del w:id="4917" w:author="Thu Huyen Tran" w:date="2023-12-05T20:19:00Z">
              <w:r w:rsidRPr="00FA045B" w:rsidDel="00DB39B6">
                <w:rPr>
                  <w:b/>
                  <w:bCs/>
                  <w:sz w:val="22"/>
                </w:rPr>
                <w:delText>Tổng lượng CTR đô thị chôn lấp lộ thiên</w:delText>
              </w:r>
            </w:del>
          </w:p>
          <w:p w14:paraId="15AD9EC9" w14:textId="78D6A89C" w:rsidR="00F122ED" w:rsidRPr="00FA045B" w:rsidDel="00DB39B6" w:rsidRDefault="00F122ED" w:rsidP="00F122ED">
            <w:pPr>
              <w:spacing w:before="60" w:after="60"/>
              <w:ind w:right="-15"/>
              <w:jc w:val="center"/>
              <w:rPr>
                <w:del w:id="4918" w:author="Thu Huyen Tran" w:date="2023-12-05T20:19:00Z"/>
                <w:b/>
                <w:bCs/>
                <w:sz w:val="22"/>
                <w:lang w:val="en-US"/>
              </w:rPr>
            </w:pPr>
            <w:del w:id="4919" w:author="Thu Huyen Tran" w:date="2023-12-05T20:19:00Z">
              <w:r w:rsidRPr="00FA045B" w:rsidDel="00DB39B6">
                <w:rPr>
                  <w:b/>
                  <w:bCs/>
                  <w:sz w:val="22"/>
                </w:rPr>
                <w:delText>(tấn)</w:delText>
              </w:r>
            </w:del>
          </w:p>
        </w:tc>
        <w:tc>
          <w:tcPr>
            <w:tcW w:w="939" w:type="pct"/>
            <w:vAlign w:val="center"/>
          </w:tcPr>
          <w:p w14:paraId="6DF03C1D" w14:textId="44E7DD94" w:rsidR="00F122ED" w:rsidRPr="00FA045B" w:rsidDel="00DB39B6" w:rsidRDefault="00F122ED" w:rsidP="00F122ED">
            <w:pPr>
              <w:spacing w:before="60" w:after="60"/>
              <w:ind w:right="-15"/>
              <w:jc w:val="center"/>
              <w:rPr>
                <w:del w:id="4920" w:author="Thu Huyen Tran" w:date="2023-12-05T20:19:00Z"/>
                <w:b/>
                <w:bCs/>
                <w:sz w:val="22"/>
              </w:rPr>
            </w:pPr>
            <w:del w:id="4921" w:author="Thu Huyen Tran" w:date="2023-12-05T20:19:00Z">
              <w:r w:rsidRPr="00FA045B" w:rsidDel="00DB39B6">
                <w:rPr>
                  <w:b/>
                  <w:bCs/>
                  <w:sz w:val="22"/>
                </w:rPr>
                <w:delText>Tổng lượng CTR đô thị được thiêu đốt</w:delText>
              </w:r>
            </w:del>
          </w:p>
          <w:p w14:paraId="6ADDF5B7" w14:textId="2941E28E" w:rsidR="00F122ED" w:rsidRPr="00FA045B" w:rsidDel="00DB39B6" w:rsidRDefault="00F122ED" w:rsidP="00F122ED">
            <w:pPr>
              <w:spacing w:before="60" w:after="60"/>
              <w:ind w:right="-15"/>
              <w:jc w:val="center"/>
              <w:rPr>
                <w:del w:id="4922" w:author="Thu Huyen Tran" w:date="2023-12-05T20:19:00Z"/>
                <w:b/>
                <w:bCs/>
                <w:sz w:val="22"/>
              </w:rPr>
            </w:pPr>
            <w:del w:id="4923" w:author="Thu Huyen Tran" w:date="2023-12-05T20:19:00Z">
              <w:r w:rsidRPr="00FA045B" w:rsidDel="00DB39B6">
                <w:rPr>
                  <w:b/>
                  <w:bCs/>
                  <w:sz w:val="22"/>
                </w:rPr>
                <w:delText>(tấn)</w:delText>
              </w:r>
            </w:del>
          </w:p>
        </w:tc>
        <w:tc>
          <w:tcPr>
            <w:tcW w:w="938" w:type="pct"/>
          </w:tcPr>
          <w:p w14:paraId="35B2C7F5" w14:textId="1A47A67D" w:rsidR="00F122ED" w:rsidRPr="00FA045B" w:rsidDel="00DB39B6" w:rsidRDefault="00F122ED" w:rsidP="00F122ED">
            <w:pPr>
              <w:spacing w:before="60" w:after="60"/>
              <w:ind w:right="-15"/>
              <w:jc w:val="center"/>
              <w:rPr>
                <w:del w:id="4924" w:author="Thu Huyen Tran" w:date="2023-12-05T20:19:00Z"/>
                <w:b/>
                <w:bCs/>
                <w:sz w:val="22"/>
              </w:rPr>
            </w:pPr>
            <w:del w:id="4925" w:author="Thu Huyen Tran" w:date="2023-12-05T20:19:00Z">
              <w:r w:rsidRPr="00FA045B" w:rsidDel="00DB39B6">
                <w:rPr>
                  <w:b/>
                  <w:bCs/>
                  <w:sz w:val="22"/>
                </w:rPr>
                <w:delText xml:space="preserve">Tổng lượng CTR đô thị được </w:delText>
              </w:r>
              <w:r w:rsidDel="00DB39B6">
                <w:rPr>
                  <w:b/>
                  <w:bCs/>
                  <w:sz w:val="22"/>
                </w:rPr>
                <w:delText>đốt lộ thiên</w:delText>
              </w:r>
            </w:del>
          </w:p>
          <w:p w14:paraId="042BB475" w14:textId="584561FD" w:rsidR="00F122ED" w:rsidRPr="00FA045B" w:rsidDel="00DB39B6" w:rsidRDefault="00F122ED" w:rsidP="00F122ED">
            <w:pPr>
              <w:spacing w:before="60" w:after="60"/>
              <w:ind w:right="-15"/>
              <w:jc w:val="center"/>
              <w:rPr>
                <w:del w:id="4926" w:author="Thu Huyen Tran" w:date="2023-12-05T20:19:00Z"/>
                <w:b/>
                <w:bCs/>
                <w:sz w:val="22"/>
              </w:rPr>
            </w:pPr>
            <w:del w:id="4927" w:author="Thu Huyen Tran" w:date="2023-12-05T20:19:00Z">
              <w:r w:rsidRPr="00FA045B" w:rsidDel="00DB39B6">
                <w:rPr>
                  <w:b/>
                  <w:bCs/>
                  <w:sz w:val="22"/>
                </w:rPr>
                <w:delText>(tấn)</w:delText>
              </w:r>
            </w:del>
          </w:p>
        </w:tc>
        <w:tc>
          <w:tcPr>
            <w:tcW w:w="1014" w:type="pct"/>
          </w:tcPr>
          <w:p w14:paraId="43CDB8B9" w14:textId="033FBB94" w:rsidR="00F122ED" w:rsidRPr="00FA045B" w:rsidDel="00DB39B6" w:rsidRDefault="00F122ED" w:rsidP="00F122ED">
            <w:pPr>
              <w:spacing w:before="60" w:after="60"/>
              <w:ind w:right="-15"/>
              <w:jc w:val="center"/>
              <w:rPr>
                <w:del w:id="4928" w:author="Thu Huyen Tran" w:date="2023-12-05T20:19:00Z"/>
                <w:b/>
                <w:bCs/>
                <w:sz w:val="22"/>
              </w:rPr>
            </w:pPr>
            <w:del w:id="4929" w:author="Thu Huyen Tran" w:date="2023-12-05T20:19:00Z">
              <w:r w:rsidRPr="00FA045B" w:rsidDel="00DB39B6">
                <w:rPr>
                  <w:b/>
                  <w:bCs/>
                  <w:sz w:val="22"/>
                </w:rPr>
                <w:delText>Tổng lượng CTR đô thị được xử lý sinh học</w:delText>
              </w:r>
            </w:del>
          </w:p>
          <w:p w14:paraId="6DA542E8" w14:textId="2C4D999C" w:rsidR="00F122ED" w:rsidRPr="00FA045B" w:rsidDel="00DB39B6" w:rsidRDefault="00F122ED" w:rsidP="00F122ED">
            <w:pPr>
              <w:spacing w:before="60" w:after="60"/>
              <w:ind w:right="-15"/>
              <w:jc w:val="center"/>
              <w:rPr>
                <w:del w:id="4930" w:author="Thu Huyen Tran" w:date="2023-12-05T20:19:00Z"/>
                <w:b/>
                <w:bCs/>
                <w:sz w:val="22"/>
              </w:rPr>
            </w:pPr>
            <w:del w:id="4931" w:author="Thu Huyen Tran" w:date="2023-12-05T20:19:00Z">
              <w:r w:rsidRPr="00FA045B" w:rsidDel="00DB39B6">
                <w:rPr>
                  <w:b/>
                  <w:bCs/>
                  <w:sz w:val="22"/>
                </w:rPr>
                <w:delText>(tấn)</w:delText>
              </w:r>
            </w:del>
          </w:p>
        </w:tc>
      </w:tr>
      <w:tr w:rsidR="00F122ED" w:rsidRPr="00FA045B" w:rsidDel="00DB39B6" w14:paraId="02B1366C" w14:textId="062FB63A" w:rsidTr="00FA045B">
        <w:trPr>
          <w:jc w:val="center"/>
          <w:del w:id="4932" w:author="Thu Huyen Tran" w:date="2023-12-05T20:19:00Z"/>
        </w:trPr>
        <w:tc>
          <w:tcPr>
            <w:tcW w:w="371" w:type="pct"/>
            <w:vAlign w:val="center"/>
          </w:tcPr>
          <w:p w14:paraId="06D16942" w14:textId="02DC2063" w:rsidR="00F122ED" w:rsidRPr="00FA045B" w:rsidDel="00DB39B6" w:rsidRDefault="00F122ED" w:rsidP="00F122ED">
            <w:pPr>
              <w:spacing w:before="60" w:after="60"/>
              <w:ind w:right="-15"/>
              <w:jc w:val="center"/>
              <w:rPr>
                <w:del w:id="4933" w:author="Thu Huyen Tran" w:date="2023-12-05T20:19:00Z"/>
                <w:sz w:val="22"/>
                <w:lang w:val="en-US"/>
              </w:rPr>
            </w:pPr>
            <w:del w:id="4934" w:author="Thu Huyen Tran" w:date="2023-12-05T20:19:00Z">
              <w:r w:rsidRPr="00FA045B" w:rsidDel="00DB39B6">
                <w:rPr>
                  <w:sz w:val="22"/>
                </w:rPr>
                <w:delText>2014</w:delText>
              </w:r>
            </w:del>
          </w:p>
        </w:tc>
        <w:tc>
          <w:tcPr>
            <w:tcW w:w="878" w:type="pct"/>
            <w:vAlign w:val="bottom"/>
          </w:tcPr>
          <w:p w14:paraId="2ABFBB2E" w14:textId="2EEF0E73" w:rsidR="00F122ED" w:rsidRPr="00FA045B" w:rsidDel="00DB39B6" w:rsidRDefault="00F122ED" w:rsidP="00F122ED">
            <w:pPr>
              <w:spacing w:before="60" w:after="60"/>
              <w:ind w:right="-15"/>
              <w:jc w:val="center"/>
              <w:rPr>
                <w:del w:id="4935" w:author="Thu Huyen Tran" w:date="2023-12-05T20:19:00Z"/>
                <w:sz w:val="22"/>
                <w:lang w:val="en-US"/>
              </w:rPr>
            </w:pPr>
            <w:del w:id="4936" w:author="Thu Huyen Tran" w:date="2023-12-05T20:19:00Z">
              <w:r w:rsidRPr="001D3D56" w:rsidDel="00DB39B6">
                <w:rPr>
                  <w:sz w:val="22"/>
                </w:rPr>
                <w:delText xml:space="preserve">6.230.218 </w:delText>
              </w:r>
            </w:del>
          </w:p>
        </w:tc>
        <w:tc>
          <w:tcPr>
            <w:tcW w:w="860" w:type="pct"/>
            <w:vAlign w:val="bottom"/>
          </w:tcPr>
          <w:p w14:paraId="187CA204" w14:textId="30EB2F9A" w:rsidR="00F122ED" w:rsidRPr="00FA045B" w:rsidDel="00DB39B6" w:rsidRDefault="00F122ED" w:rsidP="00F122ED">
            <w:pPr>
              <w:spacing w:before="60" w:after="60"/>
              <w:ind w:right="-15"/>
              <w:jc w:val="center"/>
              <w:rPr>
                <w:del w:id="4937" w:author="Thu Huyen Tran" w:date="2023-12-05T20:19:00Z"/>
                <w:sz w:val="22"/>
                <w:lang w:val="en-US"/>
              </w:rPr>
            </w:pPr>
            <w:del w:id="4938" w:author="Thu Huyen Tran" w:date="2023-12-05T20:19:00Z">
              <w:r w:rsidRPr="001D3D56" w:rsidDel="00DB39B6">
                <w:rPr>
                  <w:sz w:val="22"/>
                </w:rPr>
                <w:delText xml:space="preserve">1.958.663 </w:delText>
              </w:r>
            </w:del>
          </w:p>
        </w:tc>
        <w:tc>
          <w:tcPr>
            <w:tcW w:w="939" w:type="pct"/>
            <w:vAlign w:val="bottom"/>
          </w:tcPr>
          <w:p w14:paraId="00601FD1" w14:textId="68818806" w:rsidR="00F122ED" w:rsidRPr="00FA045B" w:rsidDel="00DB39B6" w:rsidRDefault="00F122ED" w:rsidP="00F122ED">
            <w:pPr>
              <w:spacing w:before="60" w:after="60"/>
              <w:ind w:right="-15"/>
              <w:jc w:val="center"/>
              <w:rPr>
                <w:del w:id="4939" w:author="Thu Huyen Tran" w:date="2023-12-05T20:19:00Z"/>
                <w:sz w:val="22"/>
                <w:lang w:val="en-US"/>
              </w:rPr>
            </w:pPr>
            <w:del w:id="4940" w:author="Thu Huyen Tran" w:date="2023-12-05T20:19:00Z">
              <w:r w:rsidRPr="001D3D56" w:rsidDel="00DB39B6">
                <w:rPr>
                  <w:sz w:val="22"/>
                </w:rPr>
                <w:delText xml:space="preserve">659.946 </w:delText>
              </w:r>
            </w:del>
          </w:p>
        </w:tc>
        <w:tc>
          <w:tcPr>
            <w:tcW w:w="938" w:type="pct"/>
            <w:vAlign w:val="bottom"/>
          </w:tcPr>
          <w:p w14:paraId="49F01D2A" w14:textId="2534451D" w:rsidR="00F122ED" w:rsidRPr="00FA045B" w:rsidDel="00DB39B6" w:rsidRDefault="00F122ED" w:rsidP="00F122ED">
            <w:pPr>
              <w:spacing w:before="60" w:after="60"/>
              <w:ind w:right="-15"/>
              <w:jc w:val="center"/>
              <w:rPr>
                <w:del w:id="4941" w:author="Thu Huyen Tran" w:date="2023-12-05T20:19:00Z"/>
                <w:sz w:val="22"/>
              </w:rPr>
            </w:pPr>
            <w:del w:id="4942" w:author="Thu Huyen Tran" w:date="2023-12-05T20:19:00Z">
              <w:r w:rsidRPr="001D3D56" w:rsidDel="00DB39B6">
                <w:rPr>
                  <w:sz w:val="22"/>
                </w:rPr>
                <w:delText xml:space="preserve">839.427 </w:delText>
              </w:r>
            </w:del>
          </w:p>
        </w:tc>
        <w:tc>
          <w:tcPr>
            <w:tcW w:w="1014" w:type="pct"/>
            <w:vAlign w:val="bottom"/>
          </w:tcPr>
          <w:p w14:paraId="644F635E" w14:textId="42C7CDD1" w:rsidR="00F122ED" w:rsidRPr="00FA045B" w:rsidDel="00DB39B6" w:rsidRDefault="00F122ED" w:rsidP="00F122ED">
            <w:pPr>
              <w:spacing w:before="60" w:after="60"/>
              <w:ind w:right="-15"/>
              <w:jc w:val="center"/>
              <w:rPr>
                <w:del w:id="4943" w:author="Thu Huyen Tran" w:date="2023-12-05T20:19:00Z"/>
                <w:sz w:val="22"/>
              </w:rPr>
            </w:pPr>
            <w:del w:id="4944" w:author="Thu Huyen Tran" w:date="2023-12-05T20:19:00Z">
              <w:r w:rsidRPr="001D3D56" w:rsidDel="00DB39B6">
                <w:rPr>
                  <w:sz w:val="22"/>
                </w:rPr>
                <w:delText xml:space="preserve">1.845.382 </w:delText>
              </w:r>
            </w:del>
          </w:p>
        </w:tc>
      </w:tr>
      <w:tr w:rsidR="00F122ED" w:rsidRPr="00FA045B" w:rsidDel="00DB39B6" w14:paraId="4AD4FF73" w14:textId="54C11D1E" w:rsidTr="00FA045B">
        <w:trPr>
          <w:jc w:val="center"/>
          <w:del w:id="4945" w:author="Thu Huyen Tran" w:date="2023-12-05T20:19:00Z"/>
        </w:trPr>
        <w:tc>
          <w:tcPr>
            <w:tcW w:w="371" w:type="pct"/>
            <w:vAlign w:val="center"/>
          </w:tcPr>
          <w:p w14:paraId="63818821" w14:textId="7E33FF49" w:rsidR="00F122ED" w:rsidRPr="00FA045B" w:rsidDel="00DB39B6" w:rsidRDefault="00F122ED" w:rsidP="00F122ED">
            <w:pPr>
              <w:spacing w:before="60" w:after="60"/>
              <w:ind w:right="-15"/>
              <w:jc w:val="center"/>
              <w:rPr>
                <w:del w:id="4946" w:author="Thu Huyen Tran" w:date="2023-12-05T20:19:00Z"/>
                <w:sz w:val="22"/>
                <w:lang w:val="en-US"/>
              </w:rPr>
            </w:pPr>
            <w:del w:id="4947" w:author="Thu Huyen Tran" w:date="2023-12-05T20:19:00Z">
              <w:r w:rsidRPr="00FA045B" w:rsidDel="00DB39B6">
                <w:rPr>
                  <w:sz w:val="22"/>
                </w:rPr>
                <w:delText>2015</w:delText>
              </w:r>
            </w:del>
          </w:p>
        </w:tc>
        <w:tc>
          <w:tcPr>
            <w:tcW w:w="878" w:type="pct"/>
            <w:vAlign w:val="bottom"/>
          </w:tcPr>
          <w:p w14:paraId="7B50395B" w14:textId="3B6E7382" w:rsidR="00F122ED" w:rsidRPr="00FA045B" w:rsidDel="00DB39B6" w:rsidRDefault="00F122ED" w:rsidP="00F122ED">
            <w:pPr>
              <w:spacing w:before="60" w:after="60"/>
              <w:ind w:right="-15"/>
              <w:jc w:val="center"/>
              <w:rPr>
                <w:del w:id="4948" w:author="Thu Huyen Tran" w:date="2023-12-05T20:19:00Z"/>
                <w:sz w:val="22"/>
              </w:rPr>
            </w:pPr>
            <w:del w:id="4949" w:author="Thu Huyen Tran" w:date="2023-12-05T20:19:00Z">
              <w:r w:rsidRPr="001D3D56" w:rsidDel="00DB39B6">
                <w:rPr>
                  <w:sz w:val="22"/>
                </w:rPr>
                <w:delText xml:space="preserve">6.334.119 </w:delText>
              </w:r>
            </w:del>
          </w:p>
        </w:tc>
        <w:tc>
          <w:tcPr>
            <w:tcW w:w="860" w:type="pct"/>
            <w:vAlign w:val="bottom"/>
          </w:tcPr>
          <w:p w14:paraId="4FB5611A" w14:textId="40EF4DAC" w:rsidR="00F122ED" w:rsidRPr="00FA045B" w:rsidDel="00DB39B6" w:rsidRDefault="00F122ED" w:rsidP="00F122ED">
            <w:pPr>
              <w:spacing w:before="60" w:after="60"/>
              <w:ind w:right="-15"/>
              <w:jc w:val="center"/>
              <w:rPr>
                <w:del w:id="4950" w:author="Thu Huyen Tran" w:date="2023-12-05T20:19:00Z"/>
                <w:sz w:val="22"/>
                <w:lang w:val="en-US"/>
              </w:rPr>
            </w:pPr>
            <w:del w:id="4951" w:author="Thu Huyen Tran" w:date="2023-12-05T20:19:00Z">
              <w:r w:rsidRPr="001D3D56" w:rsidDel="00DB39B6">
                <w:rPr>
                  <w:sz w:val="22"/>
                </w:rPr>
                <w:delText xml:space="preserve">2.066.229 </w:delText>
              </w:r>
            </w:del>
          </w:p>
        </w:tc>
        <w:tc>
          <w:tcPr>
            <w:tcW w:w="939" w:type="pct"/>
            <w:vAlign w:val="bottom"/>
          </w:tcPr>
          <w:p w14:paraId="7C5B04D3" w14:textId="4D2547C4" w:rsidR="00F122ED" w:rsidRPr="00FA045B" w:rsidDel="00DB39B6" w:rsidRDefault="00F122ED" w:rsidP="00F122ED">
            <w:pPr>
              <w:spacing w:before="60" w:after="60"/>
              <w:ind w:right="-15"/>
              <w:jc w:val="center"/>
              <w:rPr>
                <w:del w:id="4952" w:author="Thu Huyen Tran" w:date="2023-12-05T20:19:00Z"/>
                <w:sz w:val="22"/>
                <w:lang w:val="en-US"/>
              </w:rPr>
            </w:pPr>
            <w:del w:id="4953" w:author="Thu Huyen Tran" w:date="2023-12-05T20:19:00Z">
              <w:r w:rsidRPr="001D3D56" w:rsidDel="00DB39B6">
                <w:rPr>
                  <w:sz w:val="22"/>
                </w:rPr>
                <w:delText xml:space="preserve">652.565 </w:delText>
              </w:r>
            </w:del>
          </w:p>
        </w:tc>
        <w:tc>
          <w:tcPr>
            <w:tcW w:w="938" w:type="pct"/>
            <w:vAlign w:val="bottom"/>
          </w:tcPr>
          <w:p w14:paraId="3D4D93F2" w14:textId="4EE407A9" w:rsidR="00F122ED" w:rsidRPr="00FA045B" w:rsidDel="00DB39B6" w:rsidRDefault="00F122ED" w:rsidP="00F122ED">
            <w:pPr>
              <w:spacing w:before="60" w:after="60"/>
              <w:ind w:right="-15"/>
              <w:jc w:val="center"/>
              <w:rPr>
                <w:del w:id="4954" w:author="Thu Huyen Tran" w:date="2023-12-05T20:19:00Z"/>
                <w:sz w:val="22"/>
              </w:rPr>
            </w:pPr>
            <w:del w:id="4955" w:author="Thu Huyen Tran" w:date="2023-12-05T20:19:00Z">
              <w:r w:rsidRPr="001D3D56" w:rsidDel="00DB39B6">
                <w:rPr>
                  <w:sz w:val="22"/>
                </w:rPr>
                <w:delText xml:space="preserve">885.527 </w:delText>
              </w:r>
            </w:del>
          </w:p>
        </w:tc>
        <w:tc>
          <w:tcPr>
            <w:tcW w:w="1014" w:type="pct"/>
            <w:vAlign w:val="bottom"/>
          </w:tcPr>
          <w:p w14:paraId="31C6E838" w14:textId="23DF9E1A" w:rsidR="00F122ED" w:rsidRPr="00FA045B" w:rsidDel="00DB39B6" w:rsidRDefault="00F122ED" w:rsidP="00F122ED">
            <w:pPr>
              <w:spacing w:before="60" w:after="60"/>
              <w:ind w:right="-15"/>
              <w:jc w:val="center"/>
              <w:rPr>
                <w:del w:id="4956" w:author="Thu Huyen Tran" w:date="2023-12-05T20:19:00Z"/>
                <w:sz w:val="22"/>
              </w:rPr>
            </w:pPr>
            <w:del w:id="4957" w:author="Thu Huyen Tran" w:date="2023-12-05T20:19:00Z">
              <w:r w:rsidRPr="001D3D56" w:rsidDel="00DB39B6">
                <w:rPr>
                  <w:sz w:val="22"/>
                </w:rPr>
                <w:delText xml:space="preserve">1.893.036 </w:delText>
              </w:r>
            </w:del>
          </w:p>
        </w:tc>
      </w:tr>
      <w:tr w:rsidR="00F122ED" w:rsidRPr="00FA045B" w:rsidDel="00DB39B6" w14:paraId="4ADB8CFB" w14:textId="25291E10" w:rsidTr="00FA045B">
        <w:trPr>
          <w:jc w:val="center"/>
          <w:del w:id="4958" w:author="Thu Huyen Tran" w:date="2023-12-05T20:19:00Z"/>
        </w:trPr>
        <w:tc>
          <w:tcPr>
            <w:tcW w:w="371" w:type="pct"/>
            <w:vAlign w:val="center"/>
          </w:tcPr>
          <w:p w14:paraId="6858AEB9" w14:textId="447DA21C" w:rsidR="00F122ED" w:rsidRPr="00FA045B" w:rsidDel="00DB39B6" w:rsidRDefault="00F122ED" w:rsidP="00F122ED">
            <w:pPr>
              <w:spacing w:before="60" w:after="60"/>
              <w:ind w:right="-15"/>
              <w:jc w:val="center"/>
              <w:rPr>
                <w:del w:id="4959" w:author="Thu Huyen Tran" w:date="2023-12-05T20:19:00Z"/>
                <w:sz w:val="22"/>
                <w:lang w:val="en-US"/>
              </w:rPr>
            </w:pPr>
            <w:del w:id="4960" w:author="Thu Huyen Tran" w:date="2023-12-05T20:19:00Z">
              <w:r w:rsidRPr="00FA045B" w:rsidDel="00DB39B6">
                <w:rPr>
                  <w:sz w:val="22"/>
                </w:rPr>
                <w:delText>2016</w:delText>
              </w:r>
            </w:del>
          </w:p>
        </w:tc>
        <w:tc>
          <w:tcPr>
            <w:tcW w:w="878" w:type="pct"/>
            <w:vAlign w:val="bottom"/>
          </w:tcPr>
          <w:p w14:paraId="2D33E825" w14:textId="5B286B13" w:rsidR="00F122ED" w:rsidRPr="00FA045B" w:rsidDel="00DB39B6" w:rsidRDefault="00F122ED" w:rsidP="00F122ED">
            <w:pPr>
              <w:spacing w:before="60" w:after="60"/>
              <w:ind w:right="-15"/>
              <w:jc w:val="center"/>
              <w:rPr>
                <w:del w:id="4961" w:author="Thu Huyen Tran" w:date="2023-12-05T20:19:00Z"/>
                <w:sz w:val="22"/>
              </w:rPr>
            </w:pPr>
            <w:del w:id="4962" w:author="Thu Huyen Tran" w:date="2023-12-05T20:19:00Z">
              <w:r w:rsidRPr="001D3D56" w:rsidDel="00DB39B6">
                <w:rPr>
                  <w:sz w:val="22"/>
                </w:rPr>
                <w:delText xml:space="preserve">7.020.585 </w:delText>
              </w:r>
            </w:del>
          </w:p>
        </w:tc>
        <w:tc>
          <w:tcPr>
            <w:tcW w:w="860" w:type="pct"/>
            <w:vAlign w:val="bottom"/>
          </w:tcPr>
          <w:p w14:paraId="3B5D8D5D" w14:textId="04122B8B" w:rsidR="00F122ED" w:rsidRPr="00FA045B" w:rsidDel="00DB39B6" w:rsidRDefault="00F122ED" w:rsidP="00F122ED">
            <w:pPr>
              <w:spacing w:before="60" w:after="60"/>
              <w:ind w:right="-15"/>
              <w:jc w:val="center"/>
              <w:rPr>
                <w:del w:id="4963" w:author="Thu Huyen Tran" w:date="2023-12-05T20:19:00Z"/>
                <w:sz w:val="22"/>
                <w:lang w:val="en-US"/>
              </w:rPr>
            </w:pPr>
            <w:del w:id="4964" w:author="Thu Huyen Tran" w:date="2023-12-05T20:19:00Z">
              <w:r w:rsidRPr="001D3D56" w:rsidDel="00DB39B6">
                <w:rPr>
                  <w:sz w:val="22"/>
                </w:rPr>
                <w:delText xml:space="preserve">1.574.902 </w:delText>
              </w:r>
            </w:del>
          </w:p>
        </w:tc>
        <w:tc>
          <w:tcPr>
            <w:tcW w:w="939" w:type="pct"/>
            <w:vAlign w:val="bottom"/>
          </w:tcPr>
          <w:p w14:paraId="0F04EBED" w14:textId="20CBF760" w:rsidR="00F122ED" w:rsidRPr="00FA045B" w:rsidDel="00DB39B6" w:rsidRDefault="00F122ED" w:rsidP="00F122ED">
            <w:pPr>
              <w:spacing w:before="60" w:after="60"/>
              <w:ind w:right="-15"/>
              <w:jc w:val="center"/>
              <w:rPr>
                <w:del w:id="4965" w:author="Thu Huyen Tran" w:date="2023-12-05T20:19:00Z"/>
                <w:sz w:val="22"/>
                <w:lang w:val="en-US"/>
              </w:rPr>
            </w:pPr>
            <w:del w:id="4966" w:author="Thu Huyen Tran" w:date="2023-12-05T20:19:00Z">
              <w:r w:rsidRPr="001D3D56" w:rsidDel="00DB39B6">
                <w:rPr>
                  <w:sz w:val="22"/>
                </w:rPr>
                <w:delText xml:space="preserve">898.864 </w:delText>
              </w:r>
            </w:del>
          </w:p>
        </w:tc>
        <w:tc>
          <w:tcPr>
            <w:tcW w:w="938" w:type="pct"/>
            <w:vAlign w:val="bottom"/>
          </w:tcPr>
          <w:p w14:paraId="5A6E3568" w14:textId="17BAFB1C" w:rsidR="00F122ED" w:rsidRPr="00FA045B" w:rsidDel="00DB39B6" w:rsidRDefault="00F122ED" w:rsidP="00F122ED">
            <w:pPr>
              <w:spacing w:before="60" w:after="60"/>
              <w:ind w:right="-15"/>
              <w:jc w:val="center"/>
              <w:rPr>
                <w:del w:id="4967" w:author="Thu Huyen Tran" w:date="2023-12-05T20:19:00Z"/>
                <w:sz w:val="22"/>
              </w:rPr>
            </w:pPr>
            <w:del w:id="4968" w:author="Thu Huyen Tran" w:date="2023-12-05T20:19:00Z">
              <w:r w:rsidRPr="001D3D56" w:rsidDel="00DB39B6">
                <w:rPr>
                  <w:sz w:val="22"/>
                </w:rPr>
                <w:delText xml:space="preserve">674.958 </w:delText>
              </w:r>
            </w:del>
          </w:p>
        </w:tc>
        <w:tc>
          <w:tcPr>
            <w:tcW w:w="1014" w:type="pct"/>
            <w:vAlign w:val="bottom"/>
          </w:tcPr>
          <w:p w14:paraId="1B463ADC" w14:textId="68D742C3" w:rsidR="00F122ED" w:rsidRPr="00FA045B" w:rsidDel="00DB39B6" w:rsidRDefault="00F122ED" w:rsidP="00F122ED">
            <w:pPr>
              <w:spacing w:before="60" w:after="60"/>
              <w:ind w:right="-15"/>
              <w:jc w:val="center"/>
              <w:rPr>
                <w:del w:id="4969" w:author="Thu Huyen Tran" w:date="2023-12-05T20:19:00Z"/>
                <w:sz w:val="22"/>
              </w:rPr>
            </w:pPr>
            <w:del w:id="4970" w:author="Thu Huyen Tran" w:date="2023-12-05T20:19:00Z">
              <w:r w:rsidRPr="001D3D56" w:rsidDel="00DB39B6">
                <w:rPr>
                  <w:sz w:val="22"/>
                </w:rPr>
                <w:delText xml:space="preserve">1.937.011 </w:delText>
              </w:r>
            </w:del>
          </w:p>
        </w:tc>
      </w:tr>
      <w:tr w:rsidR="00F122ED" w:rsidRPr="00FA045B" w:rsidDel="00DB39B6" w14:paraId="6502DB11" w14:textId="6B74FE53" w:rsidTr="00FA045B">
        <w:trPr>
          <w:jc w:val="center"/>
          <w:del w:id="4971" w:author="Thu Huyen Tran" w:date="2023-12-05T20:19:00Z"/>
        </w:trPr>
        <w:tc>
          <w:tcPr>
            <w:tcW w:w="371" w:type="pct"/>
            <w:vAlign w:val="center"/>
          </w:tcPr>
          <w:p w14:paraId="63BC67A0" w14:textId="1D0DEE21" w:rsidR="00F122ED" w:rsidRPr="00FA045B" w:rsidDel="00DB39B6" w:rsidRDefault="00F122ED" w:rsidP="00F122ED">
            <w:pPr>
              <w:spacing w:before="60" w:after="60"/>
              <w:ind w:right="-15"/>
              <w:jc w:val="center"/>
              <w:rPr>
                <w:del w:id="4972" w:author="Thu Huyen Tran" w:date="2023-12-05T20:19:00Z"/>
                <w:sz w:val="22"/>
                <w:lang w:val="en-US"/>
              </w:rPr>
            </w:pPr>
            <w:del w:id="4973" w:author="Thu Huyen Tran" w:date="2023-12-05T20:19:00Z">
              <w:r w:rsidRPr="00FA045B" w:rsidDel="00DB39B6">
                <w:rPr>
                  <w:sz w:val="22"/>
                </w:rPr>
                <w:delText>2017</w:delText>
              </w:r>
            </w:del>
          </w:p>
        </w:tc>
        <w:tc>
          <w:tcPr>
            <w:tcW w:w="878" w:type="pct"/>
            <w:vAlign w:val="bottom"/>
          </w:tcPr>
          <w:p w14:paraId="4DE05B49" w14:textId="3974D85C" w:rsidR="00F122ED" w:rsidRPr="00FA045B" w:rsidDel="00DB39B6" w:rsidRDefault="00F122ED" w:rsidP="00F122ED">
            <w:pPr>
              <w:spacing w:before="60" w:after="60"/>
              <w:ind w:right="-15"/>
              <w:jc w:val="center"/>
              <w:rPr>
                <w:del w:id="4974" w:author="Thu Huyen Tran" w:date="2023-12-05T20:19:00Z"/>
                <w:sz w:val="22"/>
              </w:rPr>
            </w:pPr>
            <w:del w:id="4975" w:author="Thu Huyen Tran" w:date="2023-12-05T20:19:00Z">
              <w:r w:rsidRPr="001D3D56" w:rsidDel="00DB39B6">
                <w:rPr>
                  <w:sz w:val="22"/>
                </w:rPr>
                <w:delText xml:space="preserve">8.217.420 </w:delText>
              </w:r>
            </w:del>
          </w:p>
        </w:tc>
        <w:tc>
          <w:tcPr>
            <w:tcW w:w="860" w:type="pct"/>
            <w:vAlign w:val="bottom"/>
          </w:tcPr>
          <w:p w14:paraId="331AEA85" w14:textId="7056C912" w:rsidR="00F122ED" w:rsidRPr="00FA045B" w:rsidDel="00DB39B6" w:rsidRDefault="00F122ED" w:rsidP="00F122ED">
            <w:pPr>
              <w:spacing w:before="60" w:after="60"/>
              <w:ind w:right="-15"/>
              <w:jc w:val="center"/>
              <w:rPr>
                <w:del w:id="4976" w:author="Thu Huyen Tran" w:date="2023-12-05T20:19:00Z"/>
                <w:sz w:val="22"/>
                <w:lang w:val="en-US"/>
              </w:rPr>
            </w:pPr>
            <w:del w:id="4977" w:author="Thu Huyen Tran" w:date="2023-12-05T20:19:00Z">
              <w:r w:rsidRPr="001D3D56" w:rsidDel="00DB39B6">
                <w:rPr>
                  <w:sz w:val="22"/>
                </w:rPr>
                <w:delText xml:space="preserve">1.580.523 </w:delText>
              </w:r>
            </w:del>
          </w:p>
        </w:tc>
        <w:tc>
          <w:tcPr>
            <w:tcW w:w="939" w:type="pct"/>
            <w:vAlign w:val="bottom"/>
          </w:tcPr>
          <w:p w14:paraId="2AA3B27B" w14:textId="7E3CCEF2" w:rsidR="00F122ED" w:rsidRPr="00FA045B" w:rsidDel="00DB39B6" w:rsidRDefault="00F122ED" w:rsidP="00F122ED">
            <w:pPr>
              <w:spacing w:before="60" w:after="60"/>
              <w:ind w:right="-15"/>
              <w:jc w:val="center"/>
              <w:rPr>
                <w:del w:id="4978" w:author="Thu Huyen Tran" w:date="2023-12-05T20:19:00Z"/>
                <w:sz w:val="22"/>
                <w:lang w:val="en-US"/>
              </w:rPr>
            </w:pPr>
            <w:del w:id="4979" w:author="Thu Huyen Tran" w:date="2023-12-05T20:19:00Z">
              <w:r w:rsidRPr="001D3D56" w:rsidDel="00DB39B6">
                <w:rPr>
                  <w:sz w:val="22"/>
                </w:rPr>
                <w:delText xml:space="preserve">1.116.623 </w:delText>
              </w:r>
            </w:del>
          </w:p>
        </w:tc>
        <w:tc>
          <w:tcPr>
            <w:tcW w:w="938" w:type="pct"/>
            <w:vAlign w:val="bottom"/>
          </w:tcPr>
          <w:p w14:paraId="1595D5B2" w14:textId="015B51C8" w:rsidR="00F122ED" w:rsidRPr="00FA045B" w:rsidDel="00DB39B6" w:rsidRDefault="00F122ED" w:rsidP="00F122ED">
            <w:pPr>
              <w:spacing w:before="60" w:after="60"/>
              <w:ind w:right="-15"/>
              <w:jc w:val="center"/>
              <w:rPr>
                <w:del w:id="4980" w:author="Thu Huyen Tran" w:date="2023-12-05T20:19:00Z"/>
                <w:sz w:val="22"/>
              </w:rPr>
            </w:pPr>
            <w:del w:id="4981" w:author="Thu Huyen Tran" w:date="2023-12-05T20:19:00Z">
              <w:r w:rsidRPr="001D3D56" w:rsidDel="00DB39B6">
                <w:rPr>
                  <w:sz w:val="22"/>
                </w:rPr>
                <w:delText xml:space="preserve">677.367 </w:delText>
              </w:r>
            </w:del>
          </w:p>
        </w:tc>
        <w:tc>
          <w:tcPr>
            <w:tcW w:w="1014" w:type="pct"/>
            <w:vAlign w:val="bottom"/>
          </w:tcPr>
          <w:p w14:paraId="4AC00717" w14:textId="3B37EC67" w:rsidR="00F122ED" w:rsidRPr="00FA045B" w:rsidDel="00DB39B6" w:rsidRDefault="00F122ED" w:rsidP="00F122ED">
            <w:pPr>
              <w:spacing w:before="60" w:after="60"/>
              <w:ind w:right="-15"/>
              <w:jc w:val="center"/>
              <w:rPr>
                <w:del w:id="4982" w:author="Thu Huyen Tran" w:date="2023-12-05T20:19:00Z"/>
                <w:sz w:val="22"/>
              </w:rPr>
            </w:pPr>
            <w:del w:id="4983" w:author="Thu Huyen Tran" w:date="2023-12-05T20:19:00Z">
              <w:r w:rsidRPr="001D3D56" w:rsidDel="00DB39B6">
                <w:rPr>
                  <w:sz w:val="22"/>
                </w:rPr>
                <w:delText xml:space="preserve">2.207.987 </w:delText>
              </w:r>
            </w:del>
          </w:p>
        </w:tc>
      </w:tr>
      <w:tr w:rsidR="00F122ED" w:rsidRPr="00FA045B" w:rsidDel="00DB39B6" w14:paraId="633D1557" w14:textId="3812F8F8" w:rsidTr="00FA045B">
        <w:trPr>
          <w:jc w:val="center"/>
          <w:del w:id="4984" w:author="Thu Huyen Tran" w:date="2023-12-05T20:19:00Z"/>
        </w:trPr>
        <w:tc>
          <w:tcPr>
            <w:tcW w:w="371" w:type="pct"/>
            <w:vAlign w:val="center"/>
          </w:tcPr>
          <w:p w14:paraId="399B18D5" w14:textId="776594BD" w:rsidR="00F122ED" w:rsidRPr="00FA045B" w:rsidDel="00DB39B6" w:rsidRDefault="00F122ED" w:rsidP="00F122ED">
            <w:pPr>
              <w:spacing w:before="60" w:after="60"/>
              <w:ind w:right="-15"/>
              <w:jc w:val="center"/>
              <w:rPr>
                <w:del w:id="4985" w:author="Thu Huyen Tran" w:date="2023-12-05T20:19:00Z"/>
                <w:sz w:val="22"/>
                <w:lang w:val="en-US"/>
              </w:rPr>
            </w:pPr>
            <w:del w:id="4986" w:author="Thu Huyen Tran" w:date="2023-12-05T20:19:00Z">
              <w:r w:rsidRPr="00FA045B" w:rsidDel="00DB39B6">
                <w:rPr>
                  <w:sz w:val="22"/>
                </w:rPr>
                <w:delText>2018</w:delText>
              </w:r>
            </w:del>
          </w:p>
        </w:tc>
        <w:tc>
          <w:tcPr>
            <w:tcW w:w="878" w:type="pct"/>
            <w:vAlign w:val="bottom"/>
          </w:tcPr>
          <w:p w14:paraId="0E146E50" w14:textId="45C39521" w:rsidR="00F122ED" w:rsidRPr="00FA045B" w:rsidDel="00DB39B6" w:rsidRDefault="00F122ED" w:rsidP="00F122ED">
            <w:pPr>
              <w:spacing w:before="60" w:after="60"/>
              <w:ind w:right="-15"/>
              <w:jc w:val="center"/>
              <w:rPr>
                <w:del w:id="4987" w:author="Thu Huyen Tran" w:date="2023-12-05T20:19:00Z"/>
                <w:sz w:val="22"/>
              </w:rPr>
            </w:pPr>
            <w:del w:id="4988" w:author="Thu Huyen Tran" w:date="2023-12-05T20:19:00Z">
              <w:r w:rsidRPr="001D3D56" w:rsidDel="00DB39B6">
                <w:rPr>
                  <w:sz w:val="22"/>
                </w:rPr>
                <w:delText xml:space="preserve">8.867.383 </w:delText>
              </w:r>
            </w:del>
          </w:p>
        </w:tc>
        <w:tc>
          <w:tcPr>
            <w:tcW w:w="860" w:type="pct"/>
            <w:vAlign w:val="bottom"/>
          </w:tcPr>
          <w:p w14:paraId="40D898C0" w14:textId="69BB452E" w:rsidR="00F122ED" w:rsidRPr="00FA045B" w:rsidDel="00DB39B6" w:rsidRDefault="00F122ED" w:rsidP="00F122ED">
            <w:pPr>
              <w:spacing w:before="60" w:after="60"/>
              <w:ind w:right="-15"/>
              <w:jc w:val="center"/>
              <w:rPr>
                <w:del w:id="4989" w:author="Thu Huyen Tran" w:date="2023-12-05T20:19:00Z"/>
                <w:sz w:val="22"/>
                <w:lang w:val="en-US"/>
              </w:rPr>
            </w:pPr>
            <w:del w:id="4990" w:author="Thu Huyen Tran" w:date="2023-12-05T20:19:00Z">
              <w:r w:rsidRPr="001D3D56" w:rsidDel="00DB39B6">
                <w:rPr>
                  <w:sz w:val="22"/>
                </w:rPr>
                <w:delText xml:space="preserve">1.617.826 </w:delText>
              </w:r>
            </w:del>
          </w:p>
        </w:tc>
        <w:tc>
          <w:tcPr>
            <w:tcW w:w="939" w:type="pct"/>
            <w:vAlign w:val="bottom"/>
          </w:tcPr>
          <w:p w14:paraId="5068E59A" w14:textId="22818E9E" w:rsidR="00F122ED" w:rsidRPr="00FA045B" w:rsidDel="00DB39B6" w:rsidRDefault="00F122ED" w:rsidP="00F122ED">
            <w:pPr>
              <w:spacing w:before="60" w:after="60"/>
              <w:ind w:right="-15"/>
              <w:jc w:val="center"/>
              <w:rPr>
                <w:del w:id="4991" w:author="Thu Huyen Tran" w:date="2023-12-05T20:19:00Z"/>
                <w:sz w:val="22"/>
                <w:lang w:val="en-US"/>
              </w:rPr>
            </w:pPr>
            <w:del w:id="4992" w:author="Thu Huyen Tran" w:date="2023-12-05T20:19:00Z">
              <w:r w:rsidRPr="001D3D56" w:rsidDel="00DB39B6">
                <w:rPr>
                  <w:sz w:val="22"/>
                </w:rPr>
                <w:delText xml:space="preserve">1.226.473 </w:delText>
              </w:r>
            </w:del>
          </w:p>
        </w:tc>
        <w:tc>
          <w:tcPr>
            <w:tcW w:w="938" w:type="pct"/>
            <w:vAlign w:val="bottom"/>
          </w:tcPr>
          <w:p w14:paraId="4DB0464D" w14:textId="10F3D5DB" w:rsidR="00F122ED" w:rsidRPr="00FA045B" w:rsidDel="00DB39B6" w:rsidRDefault="00F122ED" w:rsidP="00F122ED">
            <w:pPr>
              <w:spacing w:before="60" w:after="60"/>
              <w:ind w:right="-15"/>
              <w:jc w:val="center"/>
              <w:rPr>
                <w:del w:id="4993" w:author="Thu Huyen Tran" w:date="2023-12-05T20:19:00Z"/>
                <w:sz w:val="22"/>
              </w:rPr>
            </w:pPr>
            <w:del w:id="4994" w:author="Thu Huyen Tran" w:date="2023-12-05T20:19:00Z">
              <w:r w:rsidRPr="001D3D56" w:rsidDel="00DB39B6">
                <w:rPr>
                  <w:sz w:val="22"/>
                </w:rPr>
                <w:delText xml:space="preserve">693.354 </w:delText>
              </w:r>
            </w:del>
          </w:p>
        </w:tc>
        <w:tc>
          <w:tcPr>
            <w:tcW w:w="1014" w:type="pct"/>
            <w:vAlign w:val="bottom"/>
          </w:tcPr>
          <w:p w14:paraId="08F67953" w14:textId="7BA9B1B2" w:rsidR="00F122ED" w:rsidRPr="00FA045B" w:rsidDel="00DB39B6" w:rsidRDefault="00F122ED" w:rsidP="00F122ED">
            <w:pPr>
              <w:spacing w:before="60" w:after="60"/>
              <w:ind w:right="-15"/>
              <w:jc w:val="center"/>
              <w:rPr>
                <w:del w:id="4995" w:author="Thu Huyen Tran" w:date="2023-12-05T20:19:00Z"/>
                <w:sz w:val="22"/>
              </w:rPr>
            </w:pPr>
            <w:del w:id="4996" w:author="Thu Huyen Tran" w:date="2023-12-05T20:19:00Z">
              <w:r w:rsidRPr="001D3D56" w:rsidDel="00DB39B6">
                <w:rPr>
                  <w:sz w:val="22"/>
                </w:rPr>
                <w:delText xml:space="preserve">2.362.864 </w:delText>
              </w:r>
            </w:del>
          </w:p>
        </w:tc>
      </w:tr>
      <w:tr w:rsidR="00F122ED" w:rsidRPr="00FA045B" w:rsidDel="003178C8" w14:paraId="72DBE29D" w14:textId="59A8AE36" w:rsidTr="00FA045B">
        <w:trPr>
          <w:jc w:val="center"/>
          <w:del w:id="4997" w:author="Thu Huyen Tran" w:date="2023-12-05T20:58:00Z"/>
        </w:trPr>
        <w:tc>
          <w:tcPr>
            <w:tcW w:w="371" w:type="pct"/>
            <w:vAlign w:val="center"/>
          </w:tcPr>
          <w:p w14:paraId="3968A6FD" w14:textId="67115453" w:rsidR="00F122ED" w:rsidRPr="00FA045B" w:rsidDel="003178C8" w:rsidRDefault="00F122ED" w:rsidP="00F122ED">
            <w:pPr>
              <w:spacing w:before="60" w:after="60"/>
              <w:ind w:right="-15"/>
              <w:jc w:val="center"/>
              <w:rPr>
                <w:del w:id="4998" w:author="Thu Huyen Tran" w:date="2023-12-05T20:58:00Z"/>
                <w:sz w:val="22"/>
                <w:lang w:val="en-US"/>
              </w:rPr>
            </w:pPr>
            <w:del w:id="4999" w:author="Thu Huyen Tran" w:date="2023-12-05T20:58:00Z">
              <w:r w:rsidRPr="00FA045B" w:rsidDel="003178C8">
                <w:rPr>
                  <w:sz w:val="22"/>
                </w:rPr>
                <w:delText>2019</w:delText>
              </w:r>
            </w:del>
          </w:p>
        </w:tc>
        <w:tc>
          <w:tcPr>
            <w:tcW w:w="878" w:type="pct"/>
            <w:vAlign w:val="bottom"/>
          </w:tcPr>
          <w:p w14:paraId="7EDAFF77" w14:textId="1A07E1BB" w:rsidR="00F122ED" w:rsidRPr="00FA045B" w:rsidDel="003178C8" w:rsidRDefault="00F122ED" w:rsidP="00F122ED">
            <w:pPr>
              <w:spacing w:before="60" w:after="60"/>
              <w:ind w:right="-15"/>
              <w:jc w:val="center"/>
              <w:rPr>
                <w:del w:id="5000" w:author="Thu Huyen Tran" w:date="2023-12-05T20:58:00Z"/>
                <w:sz w:val="22"/>
              </w:rPr>
            </w:pPr>
            <w:del w:id="5001" w:author="Thu Huyen Tran" w:date="2023-12-05T20:58:00Z">
              <w:r w:rsidRPr="001D3D56" w:rsidDel="003178C8">
                <w:rPr>
                  <w:sz w:val="22"/>
                </w:rPr>
                <w:delText xml:space="preserve">9.559.107 </w:delText>
              </w:r>
            </w:del>
          </w:p>
        </w:tc>
        <w:tc>
          <w:tcPr>
            <w:tcW w:w="860" w:type="pct"/>
            <w:vAlign w:val="bottom"/>
          </w:tcPr>
          <w:p w14:paraId="328763FA" w14:textId="24E6C91A" w:rsidR="00F122ED" w:rsidRPr="00FA045B" w:rsidDel="003178C8" w:rsidRDefault="00F122ED" w:rsidP="00F122ED">
            <w:pPr>
              <w:spacing w:before="60" w:after="60"/>
              <w:ind w:right="-15"/>
              <w:jc w:val="center"/>
              <w:rPr>
                <w:del w:id="5002" w:author="Thu Huyen Tran" w:date="2023-12-05T20:58:00Z"/>
                <w:sz w:val="22"/>
                <w:lang w:val="en-US"/>
              </w:rPr>
            </w:pPr>
            <w:del w:id="5003" w:author="Thu Huyen Tran" w:date="2023-12-05T20:58:00Z">
              <w:r w:rsidRPr="001D3D56" w:rsidDel="003178C8">
                <w:rPr>
                  <w:sz w:val="22"/>
                </w:rPr>
                <w:delText xml:space="preserve">1.692.253 </w:delText>
              </w:r>
            </w:del>
          </w:p>
        </w:tc>
        <w:tc>
          <w:tcPr>
            <w:tcW w:w="939" w:type="pct"/>
            <w:vAlign w:val="bottom"/>
          </w:tcPr>
          <w:p w14:paraId="0F134F75" w14:textId="3D9627E9" w:rsidR="00F122ED" w:rsidRPr="00FA045B" w:rsidDel="003178C8" w:rsidRDefault="00F122ED" w:rsidP="00F122ED">
            <w:pPr>
              <w:spacing w:before="60" w:after="60"/>
              <w:ind w:right="-15"/>
              <w:jc w:val="center"/>
              <w:rPr>
                <w:del w:id="5004" w:author="Thu Huyen Tran" w:date="2023-12-05T20:58:00Z"/>
                <w:sz w:val="22"/>
                <w:lang w:val="en-US"/>
              </w:rPr>
            </w:pPr>
            <w:del w:id="5005" w:author="Thu Huyen Tran" w:date="2023-12-05T20:58:00Z">
              <w:r w:rsidRPr="001D3D56" w:rsidDel="003178C8">
                <w:rPr>
                  <w:sz w:val="22"/>
                </w:rPr>
                <w:delText xml:space="preserve">1.334.857 </w:delText>
              </w:r>
            </w:del>
          </w:p>
        </w:tc>
        <w:tc>
          <w:tcPr>
            <w:tcW w:w="938" w:type="pct"/>
            <w:vAlign w:val="bottom"/>
          </w:tcPr>
          <w:p w14:paraId="6DC0B663" w14:textId="5F8F2D3F" w:rsidR="00F122ED" w:rsidRPr="00FA045B" w:rsidDel="003178C8" w:rsidRDefault="00F122ED" w:rsidP="00F122ED">
            <w:pPr>
              <w:spacing w:before="60" w:after="60"/>
              <w:ind w:right="-15"/>
              <w:jc w:val="center"/>
              <w:rPr>
                <w:del w:id="5006" w:author="Thu Huyen Tran" w:date="2023-12-05T20:58:00Z"/>
                <w:sz w:val="22"/>
              </w:rPr>
            </w:pPr>
            <w:del w:id="5007" w:author="Thu Huyen Tran" w:date="2023-12-05T20:58:00Z">
              <w:r w:rsidRPr="001D3D56" w:rsidDel="003178C8">
                <w:rPr>
                  <w:sz w:val="22"/>
                </w:rPr>
                <w:delText xml:space="preserve">725.251 </w:delText>
              </w:r>
            </w:del>
          </w:p>
        </w:tc>
        <w:tc>
          <w:tcPr>
            <w:tcW w:w="1014" w:type="pct"/>
            <w:vAlign w:val="bottom"/>
          </w:tcPr>
          <w:p w14:paraId="766F68DD" w14:textId="11147A68" w:rsidR="00F122ED" w:rsidRPr="00FA045B" w:rsidDel="003178C8" w:rsidRDefault="00F122ED" w:rsidP="00F122ED">
            <w:pPr>
              <w:spacing w:before="60" w:after="60"/>
              <w:ind w:right="-15"/>
              <w:jc w:val="center"/>
              <w:rPr>
                <w:del w:id="5008" w:author="Thu Huyen Tran" w:date="2023-12-05T20:58:00Z"/>
                <w:sz w:val="22"/>
              </w:rPr>
            </w:pPr>
            <w:del w:id="5009" w:author="Thu Huyen Tran" w:date="2023-12-05T20:58:00Z">
              <w:r w:rsidRPr="001D3D56" w:rsidDel="003178C8">
                <w:rPr>
                  <w:sz w:val="22"/>
                </w:rPr>
                <w:delText xml:space="preserve">2.535.518 </w:delText>
              </w:r>
            </w:del>
          </w:p>
        </w:tc>
      </w:tr>
      <w:tr w:rsidR="00F122ED" w:rsidRPr="00FA045B" w:rsidDel="003178C8" w14:paraId="27BC21E9" w14:textId="126409A1" w:rsidTr="00FA045B">
        <w:trPr>
          <w:jc w:val="center"/>
          <w:del w:id="5010" w:author="Thu Huyen Tran" w:date="2023-12-05T20:58:00Z"/>
        </w:trPr>
        <w:tc>
          <w:tcPr>
            <w:tcW w:w="371" w:type="pct"/>
            <w:vAlign w:val="center"/>
          </w:tcPr>
          <w:p w14:paraId="78919A31" w14:textId="51AAD408" w:rsidR="00F122ED" w:rsidRPr="00FA045B" w:rsidDel="003178C8" w:rsidRDefault="00F122ED" w:rsidP="00F122ED">
            <w:pPr>
              <w:spacing w:before="60" w:after="60"/>
              <w:ind w:right="-15"/>
              <w:jc w:val="center"/>
              <w:rPr>
                <w:del w:id="5011" w:author="Thu Huyen Tran" w:date="2023-12-05T20:58:00Z"/>
                <w:sz w:val="22"/>
                <w:lang w:val="en-US"/>
              </w:rPr>
            </w:pPr>
            <w:del w:id="5012" w:author="Thu Huyen Tran" w:date="2023-12-05T20:58:00Z">
              <w:r w:rsidRPr="00FA045B" w:rsidDel="003178C8">
                <w:rPr>
                  <w:sz w:val="22"/>
                </w:rPr>
                <w:delText>2020</w:delText>
              </w:r>
            </w:del>
          </w:p>
        </w:tc>
        <w:tc>
          <w:tcPr>
            <w:tcW w:w="878" w:type="pct"/>
            <w:vAlign w:val="bottom"/>
          </w:tcPr>
          <w:p w14:paraId="04D53F11" w14:textId="6FA775EF" w:rsidR="00F122ED" w:rsidRPr="00FA045B" w:rsidDel="003178C8" w:rsidRDefault="00F122ED" w:rsidP="00F122ED">
            <w:pPr>
              <w:spacing w:before="60" w:after="60"/>
              <w:ind w:right="-15"/>
              <w:jc w:val="center"/>
              <w:rPr>
                <w:del w:id="5013" w:author="Thu Huyen Tran" w:date="2023-12-05T20:58:00Z"/>
                <w:sz w:val="22"/>
                <w:lang w:val="en-US"/>
              </w:rPr>
            </w:pPr>
            <w:del w:id="5014" w:author="Thu Huyen Tran" w:date="2023-12-05T20:58:00Z">
              <w:r w:rsidRPr="001D3D56" w:rsidDel="003178C8">
                <w:rPr>
                  <w:sz w:val="22"/>
                </w:rPr>
                <w:delText xml:space="preserve">10.157.264 </w:delText>
              </w:r>
            </w:del>
          </w:p>
        </w:tc>
        <w:tc>
          <w:tcPr>
            <w:tcW w:w="860" w:type="pct"/>
            <w:vAlign w:val="bottom"/>
          </w:tcPr>
          <w:p w14:paraId="03E12CFF" w14:textId="503BB8D8" w:rsidR="00F122ED" w:rsidRPr="00FA045B" w:rsidDel="003178C8" w:rsidRDefault="00F122ED" w:rsidP="00F122ED">
            <w:pPr>
              <w:spacing w:before="60" w:after="60"/>
              <w:ind w:right="-15"/>
              <w:jc w:val="center"/>
              <w:rPr>
                <w:del w:id="5015" w:author="Thu Huyen Tran" w:date="2023-12-05T20:58:00Z"/>
                <w:sz w:val="22"/>
                <w:lang w:val="en-US"/>
              </w:rPr>
            </w:pPr>
            <w:del w:id="5016" w:author="Thu Huyen Tran" w:date="2023-12-05T20:58:00Z">
              <w:r w:rsidRPr="001D3D56" w:rsidDel="003178C8">
                <w:rPr>
                  <w:sz w:val="22"/>
                </w:rPr>
                <w:delText xml:space="preserve">1.798.145 </w:delText>
              </w:r>
            </w:del>
          </w:p>
        </w:tc>
        <w:tc>
          <w:tcPr>
            <w:tcW w:w="939" w:type="pct"/>
            <w:vAlign w:val="bottom"/>
          </w:tcPr>
          <w:p w14:paraId="7087E07D" w14:textId="0E1B9DAD" w:rsidR="00F122ED" w:rsidRPr="00FA045B" w:rsidDel="003178C8" w:rsidRDefault="00F122ED" w:rsidP="00F122ED">
            <w:pPr>
              <w:spacing w:before="60" w:after="60"/>
              <w:ind w:right="-15"/>
              <w:jc w:val="center"/>
              <w:rPr>
                <w:del w:id="5017" w:author="Thu Huyen Tran" w:date="2023-12-05T20:58:00Z"/>
                <w:sz w:val="22"/>
                <w:lang w:val="en-US"/>
              </w:rPr>
            </w:pPr>
            <w:del w:id="5018" w:author="Thu Huyen Tran" w:date="2023-12-05T20:58:00Z">
              <w:r w:rsidRPr="001D3D56" w:rsidDel="003178C8">
                <w:rPr>
                  <w:sz w:val="22"/>
                </w:rPr>
                <w:delText xml:space="preserve">1.418.385 </w:delText>
              </w:r>
            </w:del>
          </w:p>
        </w:tc>
        <w:tc>
          <w:tcPr>
            <w:tcW w:w="938" w:type="pct"/>
            <w:vAlign w:val="bottom"/>
          </w:tcPr>
          <w:p w14:paraId="531F61AD" w14:textId="4FBA6CD4" w:rsidR="00F122ED" w:rsidRPr="00FA045B" w:rsidDel="003178C8" w:rsidRDefault="00F122ED" w:rsidP="00F122ED">
            <w:pPr>
              <w:spacing w:before="60" w:after="60"/>
              <w:ind w:right="-15"/>
              <w:jc w:val="center"/>
              <w:rPr>
                <w:del w:id="5019" w:author="Thu Huyen Tran" w:date="2023-12-05T20:58:00Z"/>
                <w:sz w:val="22"/>
              </w:rPr>
            </w:pPr>
            <w:del w:id="5020" w:author="Thu Huyen Tran" w:date="2023-12-05T20:58:00Z">
              <w:r w:rsidRPr="001D3D56" w:rsidDel="003178C8">
                <w:rPr>
                  <w:sz w:val="22"/>
                </w:rPr>
                <w:delText xml:space="preserve">770.634 </w:delText>
              </w:r>
            </w:del>
          </w:p>
        </w:tc>
        <w:tc>
          <w:tcPr>
            <w:tcW w:w="1014" w:type="pct"/>
            <w:vAlign w:val="bottom"/>
          </w:tcPr>
          <w:p w14:paraId="2816A0D9" w14:textId="6B395AFA" w:rsidR="00F122ED" w:rsidRPr="00FA045B" w:rsidDel="003178C8" w:rsidRDefault="00F122ED" w:rsidP="00F122ED">
            <w:pPr>
              <w:spacing w:before="60" w:after="60"/>
              <w:ind w:right="-15"/>
              <w:jc w:val="center"/>
              <w:rPr>
                <w:del w:id="5021" w:author="Thu Huyen Tran" w:date="2023-12-05T20:58:00Z"/>
                <w:sz w:val="22"/>
              </w:rPr>
            </w:pPr>
            <w:del w:id="5022" w:author="Thu Huyen Tran" w:date="2023-12-05T20:58:00Z">
              <w:r w:rsidRPr="001D3D56" w:rsidDel="003178C8">
                <w:rPr>
                  <w:sz w:val="22"/>
                </w:rPr>
                <w:delText xml:space="preserve">2.694.177 </w:delText>
              </w:r>
            </w:del>
          </w:p>
        </w:tc>
      </w:tr>
    </w:tbl>
    <w:p w14:paraId="22AE56A9" w14:textId="25E969A4" w:rsidR="00FA045B" w:rsidDel="003178C8" w:rsidRDefault="00816D68" w:rsidP="00FA045B">
      <w:pPr>
        <w:ind w:firstLine="720"/>
        <w:rPr>
          <w:del w:id="5023" w:author="Thu Huyen Tran" w:date="2023-12-05T20:58:00Z"/>
          <w:szCs w:val="26"/>
          <w:lang w:val="en-US"/>
        </w:rPr>
      </w:pPr>
      <w:del w:id="5024" w:author="Thu Huyen Tran" w:date="2023-12-05T20:58:00Z">
        <w:r w:rsidRPr="00F57EA1" w:rsidDel="003178C8">
          <w:rPr>
            <w:szCs w:val="26"/>
            <w:lang w:val="vi-VN"/>
          </w:rPr>
          <w:delText xml:space="preserve">Như vây, </w:delText>
        </w:r>
        <w:bookmarkEnd w:id="4819"/>
        <w:r w:rsidR="00FA045B" w:rsidDel="003178C8">
          <w:rPr>
            <w:szCs w:val="26"/>
            <w:lang w:val="en-US"/>
          </w:rPr>
          <w:delText xml:space="preserve">tổng lượng chất thải rắn sinh hoạt đô thị được chôn lấp bao gồm chôn lấp hợp vệ sinh và chôn lấp lộ thiên như sau: </w:delText>
        </w:r>
      </w:del>
    </w:p>
    <w:p w14:paraId="6EC4FD64" w14:textId="06868DC7" w:rsidR="00AB4BFE" w:rsidDel="003178C8" w:rsidRDefault="00AB4BFE" w:rsidP="009F4CF2">
      <w:pPr>
        <w:pStyle w:val="Caption"/>
        <w:rPr>
          <w:ins w:id="5025" w:author="Huyen Tran Thu" w:date="2023-03-28T19:45:00Z"/>
          <w:del w:id="5026" w:author="Thu Huyen Tran" w:date="2023-12-05T20:58:00Z"/>
        </w:rPr>
      </w:pPr>
    </w:p>
    <w:p w14:paraId="4F8F55DD" w14:textId="72F9AC8F" w:rsidR="00AB4BFE" w:rsidDel="003178C8" w:rsidRDefault="00AB4BFE" w:rsidP="009F4CF2">
      <w:pPr>
        <w:pStyle w:val="Caption"/>
        <w:rPr>
          <w:ins w:id="5027" w:author="Huyen Tran Thu" w:date="2023-03-28T19:45:00Z"/>
          <w:del w:id="5028" w:author="Thu Huyen Tran" w:date="2023-12-05T20:58:00Z"/>
        </w:rPr>
      </w:pPr>
    </w:p>
    <w:p w14:paraId="302853C1" w14:textId="74F63C16" w:rsidR="00FA045B" w:rsidDel="003178C8" w:rsidRDefault="009F4CF2" w:rsidP="009F4CF2">
      <w:pPr>
        <w:pStyle w:val="Caption"/>
        <w:rPr>
          <w:del w:id="5029" w:author="Thu Huyen Tran" w:date="2023-12-05T20:58:00Z"/>
        </w:rPr>
      </w:pPr>
      <w:bookmarkStart w:id="5030" w:name="_Toc131781223"/>
      <w:del w:id="5031" w:author="Thu Huyen Tran" w:date="2023-12-05T20:58:00Z">
        <w:r w:rsidDel="003178C8">
          <w:delText xml:space="preserve">Bảng 1. </w:delText>
        </w:r>
        <w:r w:rsidDel="003178C8">
          <w:rPr>
            <w:b w:val="0"/>
            <w:bCs w:val="0"/>
          </w:rPr>
          <w:fldChar w:fldCharType="begin"/>
        </w:r>
        <w:r w:rsidDel="003178C8">
          <w:delInstrText xml:space="preserve"> SEQ Bảng_1. \* ARABIC </w:delInstrText>
        </w:r>
        <w:r w:rsidDel="003178C8">
          <w:rPr>
            <w:b w:val="0"/>
            <w:bCs w:val="0"/>
          </w:rPr>
          <w:fldChar w:fldCharType="separate"/>
        </w:r>
        <w:r w:rsidR="007A3D0C" w:rsidDel="003178C8">
          <w:rPr>
            <w:noProof/>
          </w:rPr>
          <w:delText>6</w:delText>
        </w:r>
        <w:r w:rsidDel="003178C8">
          <w:rPr>
            <w:b w:val="0"/>
            <w:bCs w:val="0"/>
          </w:rPr>
          <w:fldChar w:fldCharType="end"/>
        </w:r>
        <w:r w:rsidR="00FA045B" w:rsidDel="003178C8">
          <w:delText>: Tổng lượng chất thải rắn sinh hoạt đô thị được chôn lấp giai đoạn 1990-20</w:delText>
        </w:r>
      </w:del>
      <w:ins w:id="5032" w:author="Huyen Tran Thu" w:date="2023-03-28T19:45:00Z">
        <w:del w:id="5033" w:author="Thu Huyen Tran" w:date="2023-12-05T20:58:00Z">
          <w:r w:rsidR="00AB4BFE" w:rsidDel="003178C8">
            <w:delText>18</w:delText>
          </w:r>
        </w:del>
      </w:ins>
      <w:bookmarkEnd w:id="5030"/>
      <w:del w:id="5034" w:author="Thu Huyen Tran" w:date="2023-12-05T20:58:00Z">
        <w:r w:rsidR="00FA045B" w:rsidDel="003178C8">
          <w:delText>20</w:delText>
        </w:r>
      </w:del>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
        <w:gridCol w:w="2757"/>
        <w:gridCol w:w="2981"/>
        <w:gridCol w:w="2400"/>
      </w:tblGrid>
      <w:tr w:rsidR="00F122ED" w:rsidRPr="00F249C8" w:rsidDel="003178C8" w14:paraId="3FAEF3AB" w14:textId="61CACCB5" w:rsidTr="00F249C8">
        <w:trPr>
          <w:tblHeader/>
          <w:jc w:val="center"/>
          <w:del w:id="5035" w:author="Thu Huyen Tran" w:date="2023-12-05T20:58:00Z"/>
        </w:trPr>
        <w:tc>
          <w:tcPr>
            <w:tcW w:w="510" w:type="pct"/>
            <w:vAlign w:val="center"/>
          </w:tcPr>
          <w:p w14:paraId="3F2282C0" w14:textId="3DF1D309" w:rsidR="00F122ED" w:rsidRPr="00F249C8" w:rsidDel="003178C8" w:rsidRDefault="00F122ED" w:rsidP="00F122ED">
            <w:pPr>
              <w:spacing w:before="60" w:after="60"/>
              <w:ind w:right="-15"/>
              <w:jc w:val="center"/>
              <w:rPr>
                <w:del w:id="5036" w:author="Thu Huyen Tran" w:date="2023-12-05T20:58:00Z"/>
                <w:b/>
                <w:bCs/>
                <w:sz w:val="22"/>
              </w:rPr>
            </w:pPr>
            <w:del w:id="5037" w:author="Thu Huyen Tran" w:date="2023-12-05T20:58:00Z">
              <w:r w:rsidRPr="00F249C8" w:rsidDel="003178C8">
                <w:rPr>
                  <w:b/>
                  <w:bCs/>
                  <w:sz w:val="22"/>
                </w:rPr>
                <w:delText>Năm</w:delText>
              </w:r>
            </w:del>
          </w:p>
        </w:tc>
        <w:tc>
          <w:tcPr>
            <w:tcW w:w="1521" w:type="pct"/>
            <w:vAlign w:val="center"/>
          </w:tcPr>
          <w:p w14:paraId="309DCB26" w14:textId="0B265FC7" w:rsidR="00F122ED" w:rsidRPr="00F249C8" w:rsidDel="003178C8" w:rsidRDefault="00F122ED" w:rsidP="00F122ED">
            <w:pPr>
              <w:spacing w:before="60" w:after="60"/>
              <w:ind w:right="-15"/>
              <w:jc w:val="center"/>
              <w:rPr>
                <w:del w:id="5038" w:author="Thu Huyen Tran" w:date="2023-12-05T20:58:00Z"/>
                <w:b/>
                <w:bCs/>
                <w:sz w:val="22"/>
                <w:lang w:val="en-US"/>
              </w:rPr>
            </w:pPr>
            <w:del w:id="5039" w:author="Thu Huyen Tran" w:date="2023-12-05T20:58:00Z">
              <w:r w:rsidRPr="00F249C8" w:rsidDel="003178C8">
                <w:rPr>
                  <w:b/>
                  <w:bCs/>
                  <w:sz w:val="22"/>
                </w:rPr>
                <w:delText>Tổng lượng CTR đô thị được chôn lấp</w:delText>
              </w:r>
              <w:r w:rsidDel="003178C8">
                <w:rPr>
                  <w:b/>
                  <w:bCs/>
                  <w:sz w:val="22"/>
                </w:rPr>
                <w:delText xml:space="preserve"> </w:delText>
              </w:r>
              <w:r w:rsidRPr="00F249C8" w:rsidDel="003178C8">
                <w:rPr>
                  <w:b/>
                  <w:bCs/>
                  <w:sz w:val="22"/>
                </w:rPr>
                <w:delText>(tấn)</w:delText>
              </w:r>
            </w:del>
          </w:p>
        </w:tc>
        <w:tc>
          <w:tcPr>
            <w:tcW w:w="1645" w:type="pct"/>
            <w:vAlign w:val="center"/>
          </w:tcPr>
          <w:p w14:paraId="5141ADDF" w14:textId="2870E59A" w:rsidR="00F122ED" w:rsidRPr="00F249C8" w:rsidDel="003178C8" w:rsidRDefault="00F122ED" w:rsidP="00F122ED">
            <w:pPr>
              <w:spacing w:before="60" w:after="60"/>
              <w:ind w:right="-15"/>
              <w:jc w:val="center"/>
              <w:rPr>
                <w:del w:id="5040" w:author="Thu Huyen Tran" w:date="2023-12-05T20:58:00Z"/>
                <w:b/>
                <w:bCs/>
                <w:sz w:val="22"/>
                <w:lang w:val="en-US"/>
              </w:rPr>
            </w:pPr>
            <w:del w:id="5041" w:author="Thu Huyen Tran" w:date="2023-12-05T20:58:00Z">
              <w:r w:rsidRPr="00F249C8" w:rsidDel="003178C8">
                <w:rPr>
                  <w:b/>
                  <w:bCs/>
                  <w:sz w:val="22"/>
                </w:rPr>
                <w:delText>Tổng lượng CTR chôn lấp hợp vệ sinh</w:delText>
              </w:r>
              <w:r w:rsidDel="003178C8">
                <w:rPr>
                  <w:b/>
                  <w:bCs/>
                  <w:sz w:val="22"/>
                </w:rPr>
                <w:delText xml:space="preserve"> </w:delText>
              </w:r>
              <w:r w:rsidRPr="00F249C8" w:rsidDel="003178C8">
                <w:rPr>
                  <w:b/>
                  <w:bCs/>
                  <w:sz w:val="22"/>
                </w:rPr>
                <w:delText>(tấn)</w:delText>
              </w:r>
            </w:del>
          </w:p>
        </w:tc>
        <w:tc>
          <w:tcPr>
            <w:tcW w:w="1324" w:type="pct"/>
            <w:vAlign w:val="center"/>
          </w:tcPr>
          <w:p w14:paraId="3688F86B" w14:textId="2F762088" w:rsidR="00F122ED" w:rsidRPr="00F249C8" w:rsidDel="003178C8" w:rsidRDefault="00F122ED" w:rsidP="00F122ED">
            <w:pPr>
              <w:spacing w:before="60" w:after="60"/>
              <w:ind w:right="-15"/>
              <w:jc w:val="center"/>
              <w:rPr>
                <w:del w:id="5042" w:author="Thu Huyen Tran" w:date="2023-12-05T20:58:00Z"/>
                <w:b/>
                <w:bCs/>
                <w:sz w:val="22"/>
              </w:rPr>
            </w:pPr>
            <w:del w:id="5043" w:author="Thu Huyen Tran" w:date="2023-12-05T20:58:00Z">
              <w:r w:rsidRPr="00F249C8" w:rsidDel="003178C8">
                <w:rPr>
                  <w:b/>
                  <w:bCs/>
                  <w:sz w:val="22"/>
                </w:rPr>
                <w:delText>Tổng lượng CTR chôn lấp lộ thiên</w:delText>
              </w:r>
              <w:r w:rsidDel="003178C8">
                <w:rPr>
                  <w:b/>
                  <w:bCs/>
                  <w:sz w:val="22"/>
                </w:rPr>
                <w:delText xml:space="preserve"> </w:delText>
              </w:r>
              <w:r w:rsidRPr="00F249C8" w:rsidDel="003178C8">
                <w:rPr>
                  <w:b/>
                  <w:bCs/>
                  <w:sz w:val="22"/>
                </w:rPr>
                <w:delText>(tấn)</w:delText>
              </w:r>
            </w:del>
          </w:p>
        </w:tc>
      </w:tr>
      <w:tr w:rsidR="00F122ED" w:rsidRPr="00F249C8" w:rsidDel="003178C8" w14:paraId="5A9F264A" w14:textId="15BCD636" w:rsidTr="00F249C8">
        <w:trPr>
          <w:jc w:val="center"/>
          <w:del w:id="5044" w:author="Thu Huyen Tran" w:date="2023-12-05T20:58:00Z"/>
        </w:trPr>
        <w:tc>
          <w:tcPr>
            <w:tcW w:w="510" w:type="pct"/>
            <w:vAlign w:val="center"/>
          </w:tcPr>
          <w:p w14:paraId="35C6B5F2" w14:textId="1F9CF58D" w:rsidR="00F122ED" w:rsidRPr="00F249C8" w:rsidDel="003178C8" w:rsidRDefault="00F122ED" w:rsidP="00F122ED">
            <w:pPr>
              <w:spacing w:before="60" w:after="60"/>
              <w:ind w:right="-15"/>
              <w:jc w:val="center"/>
              <w:rPr>
                <w:del w:id="5045" w:author="Thu Huyen Tran" w:date="2023-12-05T20:58:00Z"/>
                <w:sz w:val="22"/>
                <w:lang w:val="en-US"/>
              </w:rPr>
            </w:pPr>
            <w:del w:id="5046" w:author="Thu Huyen Tran" w:date="2023-12-05T20:58:00Z">
              <w:r w:rsidRPr="00F249C8" w:rsidDel="003178C8">
                <w:rPr>
                  <w:sz w:val="22"/>
                </w:rPr>
                <w:delText>1990</w:delText>
              </w:r>
            </w:del>
          </w:p>
        </w:tc>
        <w:tc>
          <w:tcPr>
            <w:tcW w:w="1521" w:type="pct"/>
            <w:vAlign w:val="bottom"/>
          </w:tcPr>
          <w:p w14:paraId="233EE20D" w14:textId="7EA4708B" w:rsidR="00F122ED" w:rsidRPr="00F249C8" w:rsidDel="003178C8" w:rsidRDefault="00F122ED" w:rsidP="00F122ED">
            <w:pPr>
              <w:spacing w:before="60" w:after="60"/>
              <w:ind w:right="-15"/>
              <w:jc w:val="center"/>
              <w:rPr>
                <w:del w:id="5047" w:author="Thu Huyen Tran" w:date="2023-12-05T20:58:00Z"/>
                <w:sz w:val="22"/>
                <w:lang w:val="en-US"/>
              </w:rPr>
            </w:pPr>
            <w:del w:id="5048" w:author="Thu Huyen Tran" w:date="2023-12-05T20:58:00Z">
              <w:r w:rsidRPr="00F249C8" w:rsidDel="003178C8">
                <w:rPr>
                  <w:sz w:val="22"/>
                </w:rPr>
                <w:delText xml:space="preserve">844.612 </w:delText>
              </w:r>
            </w:del>
          </w:p>
        </w:tc>
        <w:tc>
          <w:tcPr>
            <w:tcW w:w="1645" w:type="pct"/>
            <w:vAlign w:val="bottom"/>
          </w:tcPr>
          <w:p w14:paraId="3E72DE18" w14:textId="60C7036E" w:rsidR="00F122ED" w:rsidRPr="00F249C8" w:rsidDel="003178C8" w:rsidRDefault="00F122ED" w:rsidP="00F122ED">
            <w:pPr>
              <w:spacing w:before="60" w:after="60"/>
              <w:ind w:right="-15"/>
              <w:jc w:val="center"/>
              <w:rPr>
                <w:del w:id="5049" w:author="Thu Huyen Tran" w:date="2023-12-05T20:58:00Z"/>
                <w:sz w:val="22"/>
                <w:lang w:val="en-US"/>
              </w:rPr>
            </w:pPr>
            <w:del w:id="5050" w:author="Thu Huyen Tran" w:date="2023-12-05T20:58:00Z">
              <w:r w:rsidRPr="00F249C8" w:rsidDel="003178C8">
                <w:rPr>
                  <w:sz w:val="22"/>
                </w:rPr>
                <w:delText xml:space="preserve">416.394 </w:delText>
              </w:r>
            </w:del>
          </w:p>
        </w:tc>
        <w:tc>
          <w:tcPr>
            <w:tcW w:w="1324" w:type="pct"/>
            <w:vAlign w:val="bottom"/>
          </w:tcPr>
          <w:p w14:paraId="57BF2299" w14:textId="7B1CAA43" w:rsidR="00F122ED" w:rsidRPr="00F249C8" w:rsidDel="003178C8" w:rsidRDefault="00F122ED" w:rsidP="00F122ED">
            <w:pPr>
              <w:spacing w:before="60" w:after="60"/>
              <w:ind w:right="-15"/>
              <w:jc w:val="center"/>
              <w:rPr>
                <w:del w:id="5051" w:author="Thu Huyen Tran" w:date="2023-12-05T20:58:00Z"/>
                <w:sz w:val="22"/>
                <w:lang w:val="en-US"/>
              </w:rPr>
            </w:pPr>
            <w:del w:id="5052" w:author="Thu Huyen Tran" w:date="2023-12-05T20:58:00Z">
              <w:r w:rsidRPr="00F249C8" w:rsidDel="003178C8">
                <w:rPr>
                  <w:sz w:val="22"/>
                </w:rPr>
                <w:delText xml:space="preserve">428.218 </w:delText>
              </w:r>
            </w:del>
          </w:p>
        </w:tc>
      </w:tr>
      <w:tr w:rsidR="00F122ED" w:rsidRPr="00F249C8" w:rsidDel="003178C8" w14:paraId="249832E9" w14:textId="784899A7" w:rsidTr="00F249C8">
        <w:trPr>
          <w:jc w:val="center"/>
          <w:del w:id="5053" w:author="Thu Huyen Tran" w:date="2023-12-05T20:58:00Z"/>
        </w:trPr>
        <w:tc>
          <w:tcPr>
            <w:tcW w:w="510" w:type="pct"/>
            <w:vAlign w:val="center"/>
          </w:tcPr>
          <w:p w14:paraId="268CD580" w14:textId="2E4420E8" w:rsidR="00F122ED" w:rsidRPr="00F249C8" w:rsidDel="003178C8" w:rsidRDefault="00F122ED" w:rsidP="00F122ED">
            <w:pPr>
              <w:spacing w:before="60" w:after="60"/>
              <w:ind w:right="-15"/>
              <w:jc w:val="center"/>
              <w:rPr>
                <w:del w:id="5054" w:author="Thu Huyen Tran" w:date="2023-12-05T20:58:00Z"/>
                <w:sz w:val="22"/>
                <w:lang w:val="en-US"/>
              </w:rPr>
            </w:pPr>
            <w:del w:id="5055" w:author="Thu Huyen Tran" w:date="2023-12-05T20:58:00Z">
              <w:r w:rsidRPr="00F249C8" w:rsidDel="003178C8">
                <w:rPr>
                  <w:sz w:val="22"/>
                </w:rPr>
                <w:delText>1991</w:delText>
              </w:r>
            </w:del>
          </w:p>
        </w:tc>
        <w:tc>
          <w:tcPr>
            <w:tcW w:w="1521" w:type="pct"/>
            <w:vAlign w:val="bottom"/>
          </w:tcPr>
          <w:p w14:paraId="03E76991" w14:textId="0BAFBFC8" w:rsidR="00F122ED" w:rsidRPr="00F249C8" w:rsidDel="003178C8" w:rsidRDefault="00F122ED" w:rsidP="00F122ED">
            <w:pPr>
              <w:spacing w:before="60" w:after="60"/>
              <w:ind w:right="-15"/>
              <w:jc w:val="center"/>
              <w:rPr>
                <w:del w:id="5056" w:author="Thu Huyen Tran" w:date="2023-12-05T20:58:00Z"/>
                <w:sz w:val="22"/>
              </w:rPr>
            </w:pPr>
            <w:del w:id="5057" w:author="Thu Huyen Tran" w:date="2023-12-05T20:58:00Z">
              <w:r w:rsidRPr="00F249C8" w:rsidDel="003178C8">
                <w:rPr>
                  <w:sz w:val="22"/>
                </w:rPr>
                <w:delText xml:space="preserve">959.144 </w:delText>
              </w:r>
            </w:del>
          </w:p>
        </w:tc>
        <w:tc>
          <w:tcPr>
            <w:tcW w:w="1645" w:type="pct"/>
            <w:vAlign w:val="bottom"/>
          </w:tcPr>
          <w:p w14:paraId="5FC99FE3" w14:textId="3F1FC5BF" w:rsidR="00F122ED" w:rsidRPr="00F249C8" w:rsidDel="003178C8" w:rsidRDefault="00F122ED" w:rsidP="00F122ED">
            <w:pPr>
              <w:spacing w:before="60" w:after="60"/>
              <w:ind w:right="-15"/>
              <w:jc w:val="center"/>
              <w:rPr>
                <w:del w:id="5058" w:author="Thu Huyen Tran" w:date="2023-12-05T20:58:00Z"/>
                <w:sz w:val="22"/>
                <w:lang w:val="en-US"/>
              </w:rPr>
            </w:pPr>
            <w:del w:id="5059" w:author="Thu Huyen Tran" w:date="2023-12-05T20:58:00Z">
              <w:r w:rsidRPr="00F249C8" w:rsidDel="003178C8">
                <w:rPr>
                  <w:sz w:val="22"/>
                </w:rPr>
                <w:delText xml:space="preserve">495.061 </w:delText>
              </w:r>
            </w:del>
          </w:p>
        </w:tc>
        <w:tc>
          <w:tcPr>
            <w:tcW w:w="1324" w:type="pct"/>
            <w:vAlign w:val="bottom"/>
          </w:tcPr>
          <w:p w14:paraId="5507BADA" w14:textId="1E853B82" w:rsidR="00F122ED" w:rsidRPr="00F249C8" w:rsidDel="003178C8" w:rsidRDefault="00F122ED" w:rsidP="00F122ED">
            <w:pPr>
              <w:spacing w:before="60" w:after="60"/>
              <w:ind w:right="-15"/>
              <w:jc w:val="center"/>
              <w:rPr>
                <w:del w:id="5060" w:author="Thu Huyen Tran" w:date="2023-12-05T20:58:00Z"/>
                <w:sz w:val="22"/>
                <w:lang w:val="en-US"/>
              </w:rPr>
            </w:pPr>
            <w:del w:id="5061" w:author="Thu Huyen Tran" w:date="2023-12-05T20:58:00Z">
              <w:r w:rsidRPr="00F249C8" w:rsidDel="003178C8">
                <w:rPr>
                  <w:sz w:val="22"/>
                </w:rPr>
                <w:delText xml:space="preserve">464.083 </w:delText>
              </w:r>
            </w:del>
          </w:p>
        </w:tc>
      </w:tr>
      <w:tr w:rsidR="00F122ED" w:rsidRPr="00F249C8" w:rsidDel="003178C8" w14:paraId="0314674C" w14:textId="189513F9" w:rsidTr="00F249C8">
        <w:trPr>
          <w:jc w:val="center"/>
          <w:del w:id="5062" w:author="Thu Huyen Tran" w:date="2023-12-05T20:58:00Z"/>
        </w:trPr>
        <w:tc>
          <w:tcPr>
            <w:tcW w:w="510" w:type="pct"/>
            <w:vAlign w:val="center"/>
          </w:tcPr>
          <w:p w14:paraId="7DE5D5D4" w14:textId="4DB7ED1B" w:rsidR="00F122ED" w:rsidRPr="00F249C8" w:rsidDel="003178C8" w:rsidRDefault="00F122ED" w:rsidP="00F122ED">
            <w:pPr>
              <w:spacing w:before="60" w:after="60"/>
              <w:ind w:right="-15"/>
              <w:jc w:val="center"/>
              <w:rPr>
                <w:del w:id="5063" w:author="Thu Huyen Tran" w:date="2023-12-05T20:58:00Z"/>
                <w:sz w:val="22"/>
                <w:lang w:val="en-US"/>
              </w:rPr>
            </w:pPr>
            <w:del w:id="5064" w:author="Thu Huyen Tran" w:date="2023-12-05T20:58:00Z">
              <w:r w:rsidRPr="00F249C8" w:rsidDel="003178C8">
                <w:rPr>
                  <w:sz w:val="22"/>
                </w:rPr>
                <w:delText>1992</w:delText>
              </w:r>
            </w:del>
          </w:p>
        </w:tc>
        <w:tc>
          <w:tcPr>
            <w:tcW w:w="1521" w:type="pct"/>
            <w:vAlign w:val="bottom"/>
          </w:tcPr>
          <w:p w14:paraId="75492744" w14:textId="15A30CBA" w:rsidR="00F122ED" w:rsidRPr="00F249C8" w:rsidDel="003178C8" w:rsidRDefault="00F122ED" w:rsidP="00F122ED">
            <w:pPr>
              <w:spacing w:before="60" w:after="60"/>
              <w:ind w:right="-15"/>
              <w:jc w:val="center"/>
              <w:rPr>
                <w:del w:id="5065" w:author="Thu Huyen Tran" w:date="2023-12-05T20:58:00Z"/>
                <w:sz w:val="22"/>
              </w:rPr>
            </w:pPr>
            <w:del w:id="5066" w:author="Thu Huyen Tran" w:date="2023-12-05T20:58:00Z">
              <w:r w:rsidRPr="00F249C8" w:rsidDel="003178C8">
                <w:rPr>
                  <w:sz w:val="22"/>
                </w:rPr>
                <w:delText xml:space="preserve">1.084.192 </w:delText>
              </w:r>
            </w:del>
          </w:p>
        </w:tc>
        <w:tc>
          <w:tcPr>
            <w:tcW w:w="1645" w:type="pct"/>
            <w:vAlign w:val="bottom"/>
          </w:tcPr>
          <w:p w14:paraId="12744248" w14:textId="5330267B" w:rsidR="00F122ED" w:rsidRPr="00F249C8" w:rsidDel="003178C8" w:rsidRDefault="00F122ED" w:rsidP="00F122ED">
            <w:pPr>
              <w:spacing w:before="60" w:after="60"/>
              <w:ind w:right="-15"/>
              <w:jc w:val="center"/>
              <w:rPr>
                <w:del w:id="5067" w:author="Thu Huyen Tran" w:date="2023-12-05T20:58:00Z"/>
                <w:sz w:val="22"/>
                <w:lang w:val="en-US"/>
              </w:rPr>
            </w:pPr>
            <w:del w:id="5068" w:author="Thu Huyen Tran" w:date="2023-12-05T20:58:00Z">
              <w:r w:rsidRPr="00F249C8" w:rsidDel="003178C8">
                <w:rPr>
                  <w:sz w:val="22"/>
                </w:rPr>
                <w:delText xml:space="preserve">584.295 </w:delText>
              </w:r>
            </w:del>
          </w:p>
        </w:tc>
        <w:tc>
          <w:tcPr>
            <w:tcW w:w="1324" w:type="pct"/>
            <w:vAlign w:val="bottom"/>
          </w:tcPr>
          <w:p w14:paraId="111F9143" w14:textId="54C1598B" w:rsidR="00F122ED" w:rsidRPr="00F249C8" w:rsidDel="003178C8" w:rsidRDefault="00F122ED" w:rsidP="00F122ED">
            <w:pPr>
              <w:spacing w:before="60" w:after="60"/>
              <w:ind w:right="-15"/>
              <w:jc w:val="center"/>
              <w:rPr>
                <w:del w:id="5069" w:author="Thu Huyen Tran" w:date="2023-12-05T20:58:00Z"/>
                <w:sz w:val="22"/>
                <w:lang w:val="en-US"/>
              </w:rPr>
            </w:pPr>
            <w:del w:id="5070" w:author="Thu Huyen Tran" w:date="2023-12-05T20:58:00Z">
              <w:r w:rsidRPr="00F249C8" w:rsidDel="003178C8">
                <w:rPr>
                  <w:sz w:val="22"/>
                </w:rPr>
                <w:delText xml:space="preserve">499.897 </w:delText>
              </w:r>
            </w:del>
          </w:p>
        </w:tc>
      </w:tr>
      <w:tr w:rsidR="00F122ED" w:rsidRPr="00F249C8" w:rsidDel="003178C8" w14:paraId="546D0853" w14:textId="0BBC5261" w:rsidTr="00F249C8">
        <w:trPr>
          <w:jc w:val="center"/>
          <w:del w:id="5071" w:author="Thu Huyen Tran" w:date="2023-12-05T20:58:00Z"/>
        </w:trPr>
        <w:tc>
          <w:tcPr>
            <w:tcW w:w="510" w:type="pct"/>
            <w:vAlign w:val="center"/>
          </w:tcPr>
          <w:p w14:paraId="40CB8BAD" w14:textId="72847D1F" w:rsidR="00F122ED" w:rsidRPr="00F249C8" w:rsidDel="003178C8" w:rsidRDefault="00F122ED" w:rsidP="00F122ED">
            <w:pPr>
              <w:spacing w:before="60" w:after="60"/>
              <w:ind w:right="-15"/>
              <w:jc w:val="center"/>
              <w:rPr>
                <w:del w:id="5072" w:author="Thu Huyen Tran" w:date="2023-12-05T20:58:00Z"/>
                <w:sz w:val="22"/>
                <w:lang w:val="en-US"/>
              </w:rPr>
            </w:pPr>
            <w:del w:id="5073" w:author="Thu Huyen Tran" w:date="2023-12-05T20:58:00Z">
              <w:r w:rsidRPr="00F249C8" w:rsidDel="003178C8">
                <w:rPr>
                  <w:sz w:val="22"/>
                </w:rPr>
                <w:delText>1993</w:delText>
              </w:r>
            </w:del>
          </w:p>
        </w:tc>
        <w:tc>
          <w:tcPr>
            <w:tcW w:w="1521" w:type="pct"/>
            <w:vAlign w:val="bottom"/>
          </w:tcPr>
          <w:p w14:paraId="5BBA471C" w14:textId="0B8E65FB" w:rsidR="00F122ED" w:rsidRPr="00F249C8" w:rsidDel="003178C8" w:rsidRDefault="00F122ED" w:rsidP="00F122ED">
            <w:pPr>
              <w:spacing w:before="60" w:after="60"/>
              <w:ind w:right="-15"/>
              <w:jc w:val="center"/>
              <w:rPr>
                <w:del w:id="5074" w:author="Thu Huyen Tran" w:date="2023-12-05T20:58:00Z"/>
                <w:sz w:val="22"/>
              </w:rPr>
            </w:pPr>
            <w:del w:id="5075" w:author="Thu Huyen Tran" w:date="2023-12-05T20:58:00Z">
              <w:r w:rsidRPr="00F249C8" w:rsidDel="003178C8">
                <w:rPr>
                  <w:sz w:val="22"/>
                </w:rPr>
                <w:delText xml:space="preserve">1.220.699 </w:delText>
              </w:r>
            </w:del>
          </w:p>
        </w:tc>
        <w:tc>
          <w:tcPr>
            <w:tcW w:w="1645" w:type="pct"/>
            <w:vAlign w:val="bottom"/>
          </w:tcPr>
          <w:p w14:paraId="1446F728" w14:textId="014FB1B8" w:rsidR="00F122ED" w:rsidRPr="00F249C8" w:rsidDel="003178C8" w:rsidRDefault="00F122ED" w:rsidP="00F122ED">
            <w:pPr>
              <w:spacing w:before="60" w:after="60"/>
              <w:ind w:right="-15"/>
              <w:jc w:val="center"/>
              <w:rPr>
                <w:del w:id="5076" w:author="Thu Huyen Tran" w:date="2023-12-05T20:58:00Z"/>
                <w:sz w:val="22"/>
                <w:lang w:val="en-US"/>
              </w:rPr>
            </w:pPr>
            <w:del w:id="5077" w:author="Thu Huyen Tran" w:date="2023-12-05T20:58:00Z">
              <w:r w:rsidRPr="00F249C8" w:rsidDel="003178C8">
                <w:rPr>
                  <w:sz w:val="22"/>
                </w:rPr>
                <w:delText xml:space="preserve">685.216 </w:delText>
              </w:r>
            </w:del>
          </w:p>
        </w:tc>
        <w:tc>
          <w:tcPr>
            <w:tcW w:w="1324" w:type="pct"/>
            <w:vAlign w:val="bottom"/>
          </w:tcPr>
          <w:p w14:paraId="01848849" w14:textId="5F4C433D" w:rsidR="00F122ED" w:rsidRPr="00F249C8" w:rsidDel="003178C8" w:rsidRDefault="00F122ED" w:rsidP="00F122ED">
            <w:pPr>
              <w:spacing w:before="60" w:after="60"/>
              <w:ind w:right="-15"/>
              <w:jc w:val="center"/>
              <w:rPr>
                <w:del w:id="5078" w:author="Thu Huyen Tran" w:date="2023-12-05T20:58:00Z"/>
                <w:sz w:val="22"/>
                <w:lang w:val="en-US"/>
              </w:rPr>
            </w:pPr>
            <w:del w:id="5079" w:author="Thu Huyen Tran" w:date="2023-12-05T20:58:00Z">
              <w:r w:rsidRPr="00F249C8" w:rsidDel="003178C8">
                <w:rPr>
                  <w:sz w:val="22"/>
                </w:rPr>
                <w:delText xml:space="preserve">535.484 </w:delText>
              </w:r>
            </w:del>
          </w:p>
        </w:tc>
      </w:tr>
      <w:tr w:rsidR="00F122ED" w:rsidRPr="00F249C8" w:rsidDel="003178C8" w14:paraId="0CC3BE74" w14:textId="03E523F2" w:rsidTr="00F249C8">
        <w:trPr>
          <w:jc w:val="center"/>
          <w:del w:id="5080" w:author="Thu Huyen Tran" w:date="2023-12-05T20:58:00Z"/>
        </w:trPr>
        <w:tc>
          <w:tcPr>
            <w:tcW w:w="510" w:type="pct"/>
            <w:vAlign w:val="center"/>
          </w:tcPr>
          <w:p w14:paraId="75E52DA5" w14:textId="6ED3CFB3" w:rsidR="00F122ED" w:rsidRPr="00F249C8" w:rsidDel="003178C8" w:rsidRDefault="00F122ED" w:rsidP="00F122ED">
            <w:pPr>
              <w:spacing w:before="60" w:after="60"/>
              <w:ind w:right="-15"/>
              <w:jc w:val="center"/>
              <w:rPr>
                <w:del w:id="5081" w:author="Thu Huyen Tran" w:date="2023-12-05T20:58:00Z"/>
                <w:sz w:val="22"/>
                <w:lang w:val="en-US"/>
              </w:rPr>
            </w:pPr>
            <w:del w:id="5082" w:author="Thu Huyen Tran" w:date="2023-12-05T20:58:00Z">
              <w:r w:rsidRPr="00F249C8" w:rsidDel="003178C8">
                <w:rPr>
                  <w:sz w:val="22"/>
                </w:rPr>
                <w:delText>1994</w:delText>
              </w:r>
            </w:del>
          </w:p>
        </w:tc>
        <w:tc>
          <w:tcPr>
            <w:tcW w:w="1521" w:type="pct"/>
            <w:vAlign w:val="bottom"/>
          </w:tcPr>
          <w:p w14:paraId="741501E8" w14:textId="334B41DC" w:rsidR="00F122ED" w:rsidRPr="00F249C8" w:rsidDel="003178C8" w:rsidRDefault="00F122ED" w:rsidP="00F122ED">
            <w:pPr>
              <w:spacing w:before="60" w:after="60"/>
              <w:ind w:right="-15"/>
              <w:jc w:val="center"/>
              <w:rPr>
                <w:del w:id="5083" w:author="Thu Huyen Tran" w:date="2023-12-05T20:58:00Z"/>
                <w:sz w:val="22"/>
              </w:rPr>
            </w:pPr>
            <w:del w:id="5084" w:author="Thu Huyen Tran" w:date="2023-12-05T20:58:00Z">
              <w:r w:rsidRPr="00F249C8" w:rsidDel="003178C8">
                <w:rPr>
                  <w:sz w:val="22"/>
                </w:rPr>
                <w:delText xml:space="preserve">1.397.899 </w:delText>
              </w:r>
            </w:del>
          </w:p>
        </w:tc>
        <w:tc>
          <w:tcPr>
            <w:tcW w:w="1645" w:type="pct"/>
            <w:vAlign w:val="bottom"/>
          </w:tcPr>
          <w:p w14:paraId="64F721EE" w14:textId="19B779BC" w:rsidR="00F122ED" w:rsidRPr="00F249C8" w:rsidDel="003178C8" w:rsidRDefault="00F122ED" w:rsidP="00F122ED">
            <w:pPr>
              <w:spacing w:before="60" w:after="60"/>
              <w:ind w:right="-15"/>
              <w:jc w:val="center"/>
              <w:rPr>
                <w:del w:id="5085" w:author="Thu Huyen Tran" w:date="2023-12-05T20:58:00Z"/>
                <w:sz w:val="22"/>
                <w:lang w:val="en-US"/>
              </w:rPr>
            </w:pPr>
            <w:del w:id="5086" w:author="Thu Huyen Tran" w:date="2023-12-05T20:58:00Z">
              <w:r w:rsidRPr="00F249C8" w:rsidDel="003178C8">
                <w:rPr>
                  <w:sz w:val="22"/>
                </w:rPr>
                <w:delText xml:space="preserve">815.510 </w:delText>
              </w:r>
            </w:del>
          </w:p>
        </w:tc>
        <w:tc>
          <w:tcPr>
            <w:tcW w:w="1324" w:type="pct"/>
            <w:vAlign w:val="bottom"/>
          </w:tcPr>
          <w:p w14:paraId="77DDA304" w14:textId="7621A5DE" w:rsidR="00F122ED" w:rsidRPr="00F249C8" w:rsidDel="003178C8" w:rsidRDefault="00F122ED" w:rsidP="00F122ED">
            <w:pPr>
              <w:spacing w:before="60" w:after="60"/>
              <w:ind w:right="-15"/>
              <w:jc w:val="center"/>
              <w:rPr>
                <w:del w:id="5087" w:author="Thu Huyen Tran" w:date="2023-12-05T20:58:00Z"/>
                <w:sz w:val="22"/>
                <w:lang w:val="en-US"/>
              </w:rPr>
            </w:pPr>
            <w:del w:id="5088" w:author="Thu Huyen Tran" w:date="2023-12-05T20:58:00Z">
              <w:r w:rsidRPr="00F249C8" w:rsidDel="003178C8">
                <w:rPr>
                  <w:sz w:val="22"/>
                </w:rPr>
                <w:delText xml:space="preserve">582.389 </w:delText>
              </w:r>
            </w:del>
          </w:p>
        </w:tc>
      </w:tr>
      <w:tr w:rsidR="00F122ED" w:rsidRPr="00F249C8" w:rsidDel="003178C8" w14:paraId="3CFDFE45" w14:textId="653158BF" w:rsidTr="00F249C8">
        <w:trPr>
          <w:jc w:val="center"/>
          <w:del w:id="5089" w:author="Thu Huyen Tran" w:date="2023-12-05T20:58:00Z"/>
        </w:trPr>
        <w:tc>
          <w:tcPr>
            <w:tcW w:w="510" w:type="pct"/>
            <w:vAlign w:val="center"/>
          </w:tcPr>
          <w:p w14:paraId="4C6E0E21" w14:textId="1976EB2C" w:rsidR="00F122ED" w:rsidRPr="00F249C8" w:rsidDel="003178C8" w:rsidRDefault="00F122ED" w:rsidP="00F122ED">
            <w:pPr>
              <w:spacing w:before="60" w:after="60"/>
              <w:ind w:right="-15"/>
              <w:jc w:val="center"/>
              <w:rPr>
                <w:del w:id="5090" w:author="Thu Huyen Tran" w:date="2023-12-05T20:58:00Z"/>
                <w:sz w:val="22"/>
                <w:lang w:val="en-US"/>
              </w:rPr>
            </w:pPr>
            <w:del w:id="5091" w:author="Thu Huyen Tran" w:date="2023-12-05T20:58:00Z">
              <w:r w:rsidRPr="00F249C8" w:rsidDel="003178C8">
                <w:rPr>
                  <w:sz w:val="22"/>
                </w:rPr>
                <w:delText>1995</w:delText>
              </w:r>
            </w:del>
          </w:p>
        </w:tc>
        <w:tc>
          <w:tcPr>
            <w:tcW w:w="1521" w:type="pct"/>
            <w:vAlign w:val="bottom"/>
          </w:tcPr>
          <w:p w14:paraId="3520E55A" w14:textId="6F36EA7B" w:rsidR="00F122ED" w:rsidRPr="00F249C8" w:rsidDel="003178C8" w:rsidRDefault="00F122ED" w:rsidP="00F122ED">
            <w:pPr>
              <w:spacing w:before="60" w:after="60"/>
              <w:ind w:right="-15"/>
              <w:jc w:val="center"/>
              <w:rPr>
                <w:del w:id="5092" w:author="Thu Huyen Tran" w:date="2023-12-05T20:58:00Z"/>
                <w:sz w:val="22"/>
              </w:rPr>
            </w:pPr>
            <w:del w:id="5093" w:author="Thu Huyen Tran" w:date="2023-12-05T20:58:00Z">
              <w:r w:rsidRPr="00F249C8" w:rsidDel="003178C8">
                <w:rPr>
                  <w:sz w:val="22"/>
                </w:rPr>
                <w:delText xml:space="preserve">1.604.767 </w:delText>
              </w:r>
            </w:del>
          </w:p>
        </w:tc>
        <w:tc>
          <w:tcPr>
            <w:tcW w:w="1645" w:type="pct"/>
            <w:vAlign w:val="bottom"/>
          </w:tcPr>
          <w:p w14:paraId="4A0B6D9C" w14:textId="12D91CA0" w:rsidR="00F122ED" w:rsidRPr="00F249C8" w:rsidDel="003178C8" w:rsidRDefault="00F122ED" w:rsidP="00F122ED">
            <w:pPr>
              <w:spacing w:before="60" w:after="60"/>
              <w:ind w:right="-15"/>
              <w:jc w:val="center"/>
              <w:rPr>
                <w:del w:id="5094" w:author="Thu Huyen Tran" w:date="2023-12-05T20:58:00Z"/>
                <w:sz w:val="22"/>
                <w:lang w:val="en-US"/>
              </w:rPr>
            </w:pPr>
            <w:del w:id="5095" w:author="Thu Huyen Tran" w:date="2023-12-05T20:58:00Z">
              <w:r w:rsidRPr="00F249C8" w:rsidDel="003178C8">
                <w:rPr>
                  <w:sz w:val="22"/>
                </w:rPr>
                <w:delText xml:space="preserve">971.022 </w:delText>
              </w:r>
            </w:del>
          </w:p>
        </w:tc>
        <w:tc>
          <w:tcPr>
            <w:tcW w:w="1324" w:type="pct"/>
            <w:vAlign w:val="bottom"/>
          </w:tcPr>
          <w:p w14:paraId="3378D130" w14:textId="65220547" w:rsidR="00F122ED" w:rsidRPr="00F249C8" w:rsidDel="003178C8" w:rsidRDefault="00F122ED" w:rsidP="00F122ED">
            <w:pPr>
              <w:spacing w:before="60" w:after="60"/>
              <w:ind w:right="-15"/>
              <w:jc w:val="center"/>
              <w:rPr>
                <w:del w:id="5096" w:author="Thu Huyen Tran" w:date="2023-12-05T20:58:00Z"/>
                <w:sz w:val="22"/>
                <w:lang w:val="en-US"/>
              </w:rPr>
            </w:pPr>
            <w:del w:id="5097" w:author="Thu Huyen Tran" w:date="2023-12-05T20:58:00Z">
              <w:r w:rsidRPr="00F249C8" w:rsidDel="003178C8">
                <w:rPr>
                  <w:sz w:val="22"/>
                </w:rPr>
                <w:delText xml:space="preserve">633.745 </w:delText>
              </w:r>
            </w:del>
          </w:p>
        </w:tc>
      </w:tr>
      <w:tr w:rsidR="00F122ED" w:rsidRPr="00F249C8" w:rsidDel="003178C8" w14:paraId="2C4C4524" w14:textId="40854C91" w:rsidTr="00F249C8">
        <w:trPr>
          <w:jc w:val="center"/>
          <w:del w:id="5098" w:author="Thu Huyen Tran" w:date="2023-12-05T20:58:00Z"/>
        </w:trPr>
        <w:tc>
          <w:tcPr>
            <w:tcW w:w="510" w:type="pct"/>
            <w:vAlign w:val="center"/>
          </w:tcPr>
          <w:p w14:paraId="7710831E" w14:textId="2C98BB4F" w:rsidR="00F122ED" w:rsidRPr="00F249C8" w:rsidDel="003178C8" w:rsidRDefault="00F122ED" w:rsidP="00F122ED">
            <w:pPr>
              <w:spacing w:before="60" w:after="60"/>
              <w:ind w:right="-15"/>
              <w:jc w:val="center"/>
              <w:rPr>
                <w:del w:id="5099" w:author="Thu Huyen Tran" w:date="2023-12-05T20:58:00Z"/>
                <w:sz w:val="22"/>
                <w:lang w:val="en-US"/>
              </w:rPr>
            </w:pPr>
            <w:del w:id="5100" w:author="Thu Huyen Tran" w:date="2023-12-05T20:58:00Z">
              <w:r w:rsidRPr="00F249C8" w:rsidDel="003178C8">
                <w:rPr>
                  <w:sz w:val="22"/>
                </w:rPr>
                <w:delText>1996</w:delText>
              </w:r>
            </w:del>
          </w:p>
        </w:tc>
        <w:tc>
          <w:tcPr>
            <w:tcW w:w="1521" w:type="pct"/>
            <w:vAlign w:val="bottom"/>
          </w:tcPr>
          <w:p w14:paraId="4F82FEDF" w14:textId="684A41C5" w:rsidR="00F122ED" w:rsidRPr="00F249C8" w:rsidDel="003178C8" w:rsidRDefault="00F122ED" w:rsidP="00F122ED">
            <w:pPr>
              <w:spacing w:before="60" w:after="60"/>
              <w:ind w:right="-15"/>
              <w:jc w:val="center"/>
              <w:rPr>
                <w:del w:id="5101" w:author="Thu Huyen Tran" w:date="2023-12-05T20:58:00Z"/>
                <w:sz w:val="22"/>
                <w:lang w:val="en-US"/>
              </w:rPr>
            </w:pPr>
            <w:del w:id="5102" w:author="Thu Huyen Tran" w:date="2023-12-05T20:58:00Z">
              <w:r w:rsidRPr="00F249C8" w:rsidDel="003178C8">
                <w:rPr>
                  <w:sz w:val="22"/>
                </w:rPr>
                <w:delText xml:space="preserve">1.812.095 </w:delText>
              </w:r>
            </w:del>
          </w:p>
        </w:tc>
        <w:tc>
          <w:tcPr>
            <w:tcW w:w="1645" w:type="pct"/>
            <w:vAlign w:val="bottom"/>
          </w:tcPr>
          <w:p w14:paraId="6F789D48" w14:textId="77A86AA8" w:rsidR="00F122ED" w:rsidRPr="00F249C8" w:rsidDel="003178C8" w:rsidRDefault="00F122ED" w:rsidP="00F122ED">
            <w:pPr>
              <w:spacing w:before="60" w:after="60"/>
              <w:ind w:right="-15"/>
              <w:jc w:val="center"/>
              <w:rPr>
                <w:del w:id="5103" w:author="Thu Huyen Tran" w:date="2023-12-05T20:58:00Z"/>
                <w:sz w:val="22"/>
                <w:lang w:val="en-US"/>
              </w:rPr>
            </w:pPr>
            <w:del w:id="5104" w:author="Thu Huyen Tran" w:date="2023-12-05T20:58:00Z">
              <w:r w:rsidRPr="00F249C8" w:rsidDel="003178C8">
                <w:rPr>
                  <w:sz w:val="22"/>
                </w:rPr>
                <w:delText xml:space="preserve">1.135.187 </w:delText>
              </w:r>
            </w:del>
          </w:p>
        </w:tc>
        <w:tc>
          <w:tcPr>
            <w:tcW w:w="1324" w:type="pct"/>
            <w:vAlign w:val="bottom"/>
          </w:tcPr>
          <w:p w14:paraId="0136BF0F" w14:textId="004DB780" w:rsidR="00F122ED" w:rsidRPr="00F249C8" w:rsidDel="003178C8" w:rsidRDefault="00F122ED" w:rsidP="00F122ED">
            <w:pPr>
              <w:spacing w:before="60" w:after="60"/>
              <w:ind w:right="-15"/>
              <w:jc w:val="center"/>
              <w:rPr>
                <w:del w:id="5105" w:author="Thu Huyen Tran" w:date="2023-12-05T20:58:00Z"/>
                <w:sz w:val="22"/>
                <w:lang w:val="en-US"/>
              </w:rPr>
            </w:pPr>
            <w:del w:id="5106" w:author="Thu Huyen Tran" w:date="2023-12-05T20:58:00Z">
              <w:r w:rsidRPr="00F249C8" w:rsidDel="003178C8">
                <w:rPr>
                  <w:sz w:val="22"/>
                </w:rPr>
                <w:delText xml:space="preserve">676.908 </w:delText>
              </w:r>
            </w:del>
          </w:p>
        </w:tc>
      </w:tr>
      <w:tr w:rsidR="00F122ED" w:rsidRPr="00F249C8" w:rsidDel="003178C8" w14:paraId="63FDA98F" w14:textId="6168EFDE" w:rsidTr="00F249C8">
        <w:trPr>
          <w:jc w:val="center"/>
          <w:del w:id="5107" w:author="Thu Huyen Tran" w:date="2023-12-05T20:58:00Z"/>
        </w:trPr>
        <w:tc>
          <w:tcPr>
            <w:tcW w:w="510" w:type="pct"/>
            <w:vAlign w:val="center"/>
          </w:tcPr>
          <w:p w14:paraId="050553BE" w14:textId="5E78977E" w:rsidR="00F122ED" w:rsidRPr="00F249C8" w:rsidDel="003178C8" w:rsidRDefault="00F122ED" w:rsidP="00F122ED">
            <w:pPr>
              <w:spacing w:before="60" w:after="60"/>
              <w:ind w:right="-15"/>
              <w:jc w:val="center"/>
              <w:rPr>
                <w:del w:id="5108" w:author="Thu Huyen Tran" w:date="2023-12-05T20:58:00Z"/>
                <w:sz w:val="22"/>
                <w:lang w:val="en-US"/>
              </w:rPr>
            </w:pPr>
            <w:del w:id="5109" w:author="Thu Huyen Tran" w:date="2023-12-05T20:58:00Z">
              <w:r w:rsidRPr="00F249C8" w:rsidDel="003178C8">
                <w:rPr>
                  <w:sz w:val="22"/>
                </w:rPr>
                <w:delText>1997</w:delText>
              </w:r>
            </w:del>
          </w:p>
        </w:tc>
        <w:tc>
          <w:tcPr>
            <w:tcW w:w="1521" w:type="pct"/>
            <w:vAlign w:val="bottom"/>
          </w:tcPr>
          <w:p w14:paraId="386A60F3" w14:textId="0B14FA00" w:rsidR="00F122ED" w:rsidRPr="00F249C8" w:rsidDel="003178C8" w:rsidRDefault="00F122ED" w:rsidP="00F122ED">
            <w:pPr>
              <w:spacing w:before="60" w:after="60"/>
              <w:ind w:right="-15"/>
              <w:jc w:val="center"/>
              <w:rPr>
                <w:del w:id="5110" w:author="Thu Huyen Tran" w:date="2023-12-05T20:58:00Z"/>
                <w:sz w:val="22"/>
                <w:lang w:val="en-US"/>
              </w:rPr>
            </w:pPr>
            <w:del w:id="5111" w:author="Thu Huyen Tran" w:date="2023-12-05T20:58:00Z">
              <w:r w:rsidRPr="00F249C8" w:rsidDel="003178C8">
                <w:rPr>
                  <w:sz w:val="22"/>
                </w:rPr>
                <w:delText xml:space="preserve">2.454.584 </w:delText>
              </w:r>
            </w:del>
          </w:p>
        </w:tc>
        <w:tc>
          <w:tcPr>
            <w:tcW w:w="1645" w:type="pct"/>
            <w:vAlign w:val="bottom"/>
          </w:tcPr>
          <w:p w14:paraId="64161FF5" w14:textId="082761AF" w:rsidR="00F122ED" w:rsidRPr="00F249C8" w:rsidDel="003178C8" w:rsidRDefault="00F122ED" w:rsidP="00F122ED">
            <w:pPr>
              <w:spacing w:before="60" w:after="60"/>
              <w:ind w:right="-15"/>
              <w:jc w:val="center"/>
              <w:rPr>
                <w:del w:id="5112" w:author="Thu Huyen Tran" w:date="2023-12-05T20:58:00Z"/>
                <w:sz w:val="22"/>
                <w:lang w:val="en-US"/>
              </w:rPr>
            </w:pPr>
            <w:del w:id="5113" w:author="Thu Huyen Tran" w:date="2023-12-05T20:58:00Z">
              <w:r w:rsidRPr="00F249C8" w:rsidDel="003178C8">
                <w:rPr>
                  <w:sz w:val="22"/>
                </w:rPr>
                <w:delText xml:space="preserve">1.589.299 </w:delText>
              </w:r>
            </w:del>
          </w:p>
        </w:tc>
        <w:tc>
          <w:tcPr>
            <w:tcW w:w="1324" w:type="pct"/>
            <w:vAlign w:val="bottom"/>
          </w:tcPr>
          <w:p w14:paraId="3FD4DBB6" w14:textId="195EB596" w:rsidR="00F122ED" w:rsidRPr="00F249C8" w:rsidDel="003178C8" w:rsidRDefault="00F122ED" w:rsidP="00F122ED">
            <w:pPr>
              <w:spacing w:before="60" w:after="60"/>
              <w:ind w:right="-15"/>
              <w:jc w:val="center"/>
              <w:rPr>
                <w:del w:id="5114" w:author="Thu Huyen Tran" w:date="2023-12-05T20:58:00Z"/>
                <w:sz w:val="22"/>
                <w:lang w:val="en-US"/>
              </w:rPr>
            </w:pPr>
            <w:del w:id="5115" w:author="Thu Huyen Tran" w:date="2023-12-05T20:58:00Z">
              <w:r w:rsidRPr="00F249C8" w:rsidDel="003178C8">
                <w:rPr>
                  <w:sz w:val="22"/>
                </w:rPr>
                <w:delText xml:space="preserve">865.285 </w:delText>
              </w:r>
            </w:del>
          </w:p>
        </w:tc>
      </w:tr>
      <w:tr w:rsidR="00F122ED" w:rsidRPr="00F249C8" w:rsidDel="003178C8" w14:paraId="7E76088E" w14:textId="77D790B6" w:rsidTr="00F249C8">
        <w:trPr>
          <w:jc w:val="center"/>
          <w:del w:id="5116" w:author="Thu Huyen Tran" w:date="2023-12-05T20:58:00Z"/>
        </w:trPr>
        <w:tc>
          <w:tcPr>
            <w:tcW w:w="510" w:type="pct"/>
            <w:vAlign w:val="center"/>
          </w:tcPr>
          <w:p w14:paraId="155EC7FD" w14:textId="17FA3C49" w:rsidR="00F122ED" w:rsidRPr="00F249C8" w:rsidDel="003178C8" w:rsidRDefault="00F122ED" w:rsidP="00F122ED">
            <w:pPr>
              <w:spacing w:before="60" w:after="60"/>
              <w:ind w:right="-15"/>
              <w:jc w:val="center"/>
              <w:rPr>
                <w:del w:id="5117" w:author="Thu Huyen Tran" w:date="2023-12-05T20:58:00Z"/>
                <w:sz w:val="22"/>
                <w:lang w:val="en-US"/>
              </w:rPr>
            </w:pPr>
            <w:del w:id="5118" w:author="Thu Huyen Tran" w:date="2023-12-05T20:58:00Z">
              <w:r w:rsidRPr="00F249C8" w:rsidDel="003178C8">
                <w:rPr>
                  <w:sz w:val="22"/>
                </w:rPr>
                <w:delText>1998</w:delText>
              </w:r>
            </w:del>
          </w:p>
        </w:tc>
        <w:tc>
          <w:tcPr>
            <w:tcW w:w="1521" w:type="pct"/>
            <w:vAlign w:val="bottom"/>
          </w:tcPr>
          <w:p w14:paraId="702B041B" w14:textId="49AF4798" w:rsidR="00F122ED" w:rsidRPr="00F249C8" w:rsidDel="003178C8" w:rsidRDefault="00F122ED" w:rsidP="00F122ED">
            <w:pPr>
              <w:spacing w:before="60" w:after="60"/>
              <w:ind w:right="-15"/>
              <w:jc w:val="center"/>
              <w:rPr>
                <w:del w:id="5119" w:author="Thu Huyen Tran" w:date="2023-12-05T20:58:00Z"/>
                <w:sz w:val="22"/>
                <w:lang w:val="en-US"/>
              </w:rPr>
            </w:pPr>
            <w:del w:id="5120" w:author="Thu Huyen Tran" w:date="2023-12-05T20:58:00Z">
              <w:r w:rsidRPr="00F249C8" w:rsidDel="003178C8">
                <w:rPr>
                  <w:sz w:val="22"/>
                </w:rPr>
                <w:delText xml:space="preserve">2.780.171 </w:delText>
              </w:r>
            </w:del>
          </w:p>
        </w:tc>
        <w:tc>
          <w:tcPr>
            <w:tcW w:w="1645" w:type="pct"/>
            <w:vAlign w:val="bottom"/>
          </w:tcPr>
          <w:p w14:paraId="3D497FC9" w14:textId="7D0FC02F" w:rsidR="00F122ED" w:rsidRPr="00F249C8" w:rsidDel="003178C8" w:rsidRDefault="00F122ED" w:rsidP="00F122ED">
            <w:pPr>
              <w:spacing w:before="60" w:after="60"/>
              <w:ind w:right="-15"/>
              <w:jc w:val="center"/>
              <w:rPr>
                <w:del w:id="5121" w:author="Thu Huyen Tran" w:date="2023-12-05T20:58:00Z"/>
                <w:sz w:val="22"/>
                <w:lang w:val="en-US"/>
              </w:rPr>
            </w:pPr>
            <w:del w:id="5122" w:author="Thu Huyen Tran" w:date="2023-12-05T20:58:00Z">
              <w:r w:rsidRPr="00F249C8" w:rsidDel="003178C8">
                <w:rPr>
                  <w:sz w:val="22"/>
                </w:rPr>
                <w:delText xml:space="preserve">1.857.682 </w:delText>
              </w:r>
            </w:del>
          </w:p>
        </w:tc>
        <w:tc>
          <w:tcPr>
            <w:tcW w:w="1324" w:type="pct"/>
            <w:vAlign w:val="bottom"/>
          </w:tcPr>
          <w:p w14:paraId="47B82526" w14:textId="7E89643E" w:rsidR="00F122ED" w:rsidRPr="00F249C8" w:rsidDel="003178C8" w:rsidRDefault="00F122ED" w:rsidP="00F122ED">
            <w:pPr>
              <w:spacing w:before="60" w:after="60"/>
              <w:ind w:right="-15"/>
              <w:jc w:val="center"/>
              <w:rPr>
                <w:del w:id="5123" w:author="Thu Huyen Tran" w:date="2023-12-05T20:58:00Z"/>
                <w:sz w:val="22"/>
                <w:lang w:val="en-US"/>
              </w:rPr>
            </w:pPr>
            <w:del w:id="5124" w:author="Thu Huyen Tran" w:date="2023-12-05T20:58:00Z">
              <w:r w:rsidRPr="00F249C8" w:rsidDel="003178C8">
                <w:rPr>
                  <w:sz w:val="22"/>
                </w:rPr>
                <w:delText xml:space="preserve">922.490 </w:delText>
              </w:r>
            </w:del>
          </w:p>
        </w:tc>
      </w:tr>
      <w:tr w:rsidR="00F122ED" w:rsidRPr="00F249C8" w:rsidDel="003178C8" w14:paraId="2E15E417" w14:textId="19A49585" w:rsidTr="00F249C8">
        <w:trPr>
          <w:jc w:val="center"/>
          <w:del w:id="5125" w:author="Thu Huyen Tran" w:date="2023-12-05T20:58:00Z"/>
        </w:trPr>
        <w:tc>
          <w:tcPr>
            <w:tcW w:w="510" w:type="pct"/>
            <w:vAlign w:val="center"/>
          </w:tcPr>
          <w:p w14:paraId="1133230E" w14:textId="1FA62570" w:rsidR="00F122ED" w:rsidRPr="00F249C8" w:rsidDel="003178C8" w:rsidRDefault="00F122ED" w:rsidP="00F122ED">
            <w:pPr>
              <w:spacing w:before="60" w:after="60"/>
              <w:ind w:right="-15"/>
              <w:jc w:val="center"/>
              <w:rPr>
                <w:del w:id="5126" w:author="Thu Huyen Tran" w:date="2023-12-05T20:58:00Z"/>
                <w:sz w:val="22"/>
                <w:lang w:val="en-US"/>
              </w:rPr>
            </w:pPr>
            <w:del w:id="5127" w:author="Thu Huyen Tran" w:date="2023-12-05T20:58:00Z">
              <w:r w:rsidRPr="00F249C8" w:rsidDel="003178C8">
                <w:rPr>
                  <w:sz w:val="22"/>
                </w:rPr>
                <w:delText>1999</w:delText>
              </w:r>
            </w:del>
          </w:p>
        </w:tc>
        <w:tc>
          <w:tcPr>
            <w:tcW w:w="1521" w:type="pct"/>
            <w:vAlign w:val="bottom"/>
          </w:tcPr>
          <w:p w14:paraId="71D4801D" w14:textId="7342D26F" w:rsidR="00F122ED" w:rsidRPr="00F249C8" w:rsidDel="003178C8" w:rsidRDefault="00F122ED" w:rsidP="00F122ED">
            <w:pPr>
              <w:spacing w:before="60" w:after="60"/>
              <w:ind w:right="-15"/>
              <w:jc w:val="center"/>
              <w:rPr>
                <w:del w:id="5128" w:author="Thu Huyen Tran" w:date="2023-12-05T20:58:00Z"/>
                <w:sz w:val="22"/>
                <w:lang w:val="en-US"/>
              </w:rPr>
            </w:pPr>
            <w:del w:id="5129" w:author="Thu Huyen Tran" w:date="2023-12-05T20:58:00Z">
              <w:r w:rsidRPr="00F249C8" w:rsidDel="003178C8">
                <w:rPr>
                  <w:sz w:val="22"/>
                </w:rPr>
                <w:delText xml:space="preserve">3.119.590 </w:delText>
              </w:r>
            </w:del>
          </w:p>
        </w:tc>
        <w:tc>
          <w:tcPr>
            <w:tcW w:w="1645" w:type="pct"/>
            <w:vAlign w:val="bottom"/>
          </w:tcPr>
          <w:p w14:paraId="0043C2F0" w14:textId="5DF322E5" w:rsidR="00F122ED" w:rsidRPr="00F249C8" w:rsidDel="003178C8" w:rsidRDefault="00F122ED" w:rsidP="00F122ED">
            <w:pPr>
              <w:spacing w:before="60" w:after="60"/>
              <w:ind w:right="-15"/>
              <w:jc w:val="center"/>
              <w:rPr>
                <w:del w:id="5130" w:author="Thu Huyen Tran" w:date="2023-12-05T20:58:00Z"/>
                <w:sz w:val="22"/>
                <w:lang w:val="en-US"/>
              </w:rPr>
            </w:pPr>
            <w:del w:id="5131" w:author="Thu Huyen Tran" w:date="2023-12-05T20:58:00Z">
              <w:r w:rsidRPr="00F249C8" w:rsidDel="003178C8">
                <w:rPr>
                  <w:sz w:val="22"/>
                </w:rPr>
                <w:delText xml:space="preserve">2.148.089 </w:delText>
              </w:r>
            </w:del>
          </w:p>
        </w:tc>
        <w:tc>
          <w:tcPr>
            <w:tcW w:w="1324" w:type="pct"/>
            <w:vAlign w:val="bottom"/>
          </w:tcPr>
          <w:p w14:paraId="429A21F7" w14:textId="1E756B5D" w:rsidR="00F122ED" w:rsidRPr="00F249C8" w:rsidDel="003178C8" w:rsidRDefault="00F122ED" w:rsidP="00F122ED">
            <w:pPr>
              <w:spacing w:before="60" w:after="60"/>
              <w:ind w:right="-15"/>
              <w:jc w:val="center"/>
              <w:rPr>
                <w:del w:id="5132" w:author="Thu Huyen Tran" w:date="2023-12-05T20:58:00Z"/>
                <w:sz w:val="22"/>
                <w:lang w:val="en-US"/>
              </w:rPr>
            </w:pPr>
            <w:del w:id="5133" w:author="Thu Huyen Tran" w:date="2023-12-05T20:58:00Z">
              <w:r w:rsidRPr="00F249C8" w:rsidDel="003178C8">
                <w:rPr>
                  <w:sz w:val="22"/>
                </w:rPr>
                <w:delText xml:space="preserve">971.502 </w:delText>
              </w:r>
            </w:del>
          </w:p>
        </w:tc>
      </w:tr>
      <w:tr w:rsidR="00F122ED" w:rsidRPr="00F249C8" w:rsidDel="003178C8" w14:paraId="18B33E23" w14:textId="1695DD85" w:rsidTr="00F249C8">
        <w:trPr>
          <w:jc w:val="center"/>
          <w:del w:id="5134" w:author="Thu Huyen Tran" w:date="2023-12-05T20:58:00Z"/>
        </w:trPr>
        <w:tc>
          <w:tcPr>
            <w:tcW w:w="510" w:type="pct"/>
            <w:vAlign w:val="center"/>
          </w:tcPr>
          <w:p w14:paraId="18DC02AD" w14:textId="1FD79862" w:rsidR="00F122ED" w:rsidRPr="00F249C8" w:rsidDel="003178C8" w:rsidRDefault="00F122ED" w:rsidP="00F122ED">
            <w:pPr>
              <w:spacing w:before="60" w:after="60"/>
              <w:ind w:right="-15"/>
              <w:jc w:val="center"/>
              <w:rPr>
                <w:del w:id="5135" w:author="Thu Huyen Tran" w:date="2023-12-05T20:58:00Z"/>
                <w:sz w:val="22"/>
                <w:lang w:val="en-US"/>
              </w:rPr>
            </w:pPr>
            <w:del w:id="5136" w:author="Thu Huyen Tran" w:date="2023-12-05T20:58:00Z">
              <w:r w:rsidRPr="00F249C8" w:rsidDel="003178C8">
                <w:rPr>
                  <w:sz w:val="22"/>
                </w:rPr>
                <w:delText>2000</w:delText>
              </w:r>
            </w:del>
          </w:p>
        </w:tc>
        <w:tc>
          <w:tcPr>
            <w:tcW w:w="1521" w:type="pct"/>
            <w:vAlign w:val="bottom"/>
          </w:tcPr>
          <w:p w14:paraId="4B5F62CA" w14:textId="1963D23B" w:rsidR="00F122ED" w:rsidRPr="00F249C8" w:rsidDel="003178C8" w:rsidRDefault="00F122ED" w:rsidP="00F122ED">
            <w:pPr>
              <w:spacing w:before="60" w:after="60"/>
              <w:ind w:right="-15"/>
              <w:jc w:val="center"/>
              <w:rPr>
                <w:del w:id="5137" w:author="Thu Huyen Tran" w:date="2023-12-05T20:58:00Z"/>
                <w:sz w:val="22"/>
                <w:lang w:val="en-US"/>
              </w:rPr>
            </w:pPr>
            <w:del w:id="5138" w:author="Thu Huyen Tran" w:date="2023-12-05T20:58:00Z">
              <w:r w:rsidRPr="00F249C8" w:rsidDel="003178C8">
                <w:rPr>
                  <w:sz w:val="22"/>
                </w:rPr>
                <w:delText xml:space="preserve">4.253.278 </w:delText>
              </w:r>
            </w:del>
          </w:p>
        </w:tc>
        <w:tc>
          <w:tcPr>
            <w:tcW w:w="1645" w:type="pct"/>
            <w:vAlign w:val="bottom"/>
          </w:tcPr>
          <w:p w14:paraId="255DC536" w14:textId="775E187B" w:rsidR="00F122ED" w:rsidRPr="00F249C8" w:rsidDel="003178C8" w:rsidRDefault="00F122ED" w:rsidP="00F122ED">
            <w:pPr>
              <w:spacing w:before="60" w:after="60"/>
              <w:ind w:right="-15"/>
              <w:jc w:val="center"/>
              <w:rPr>
                <w:del w:id="5139" w:author="Thu Huyen Tran" w:date="2023-12-05T20:58:00Z"/>
                <w:sz w:val="22"/>
                <w:lang w:val="en-US"/>
              </w:rPr>
            </w:pPr>
            <w:del w:id="5140" w:author="Thu Huyen Tran" w:date="2023-12-05T20:58:00Z">
              <w:r w:rsidRPr="00F249C8" w:rsidDel="003178C8">
                <w:rPr>
                  <w:sz w:val="22"/>
                </w:rPr>
                <w:delText xml:space="preserve">3.014.134 </w:delText>
              </w:r>
            </w:del>
          </w:p>
        </w:tc>
        <w:tc>
          <w:tcPr>
            <w:tcW w:w="1324" w:type="pct"/>
            <w:vAlign w:val="bottom"/>
          </w:tcPr>
          <w:p w14:paraId="19637CB0" w14:textId="37F6EAAE" w:rsidR="00F122ED" w:rsidRPr="00F249C8" w:rsidDel="003178C8" w:rsidRDefault="00F122ED" w:rsidP="00F122ED">
            <w:pPr>
              <w:spacing w:before="60" w:after="60"/>
              <w:ind w:right="-15"/>
              <w:jc w:val="center"/>
              <w:rPr>
                <w:del w:id="5141" w:author="Thu Huyen Tran" w:date="2023-12-05T20:58:00Z"/>
                <w:sz w:val="22"/>
                <w:lang w:val="en-US"/>
              </w:rPr>
            </w:pPr>
            <w:del w:id="5142" w:author="Thu Huyen Tran" w:date="2023-12-05T20:58:00Z">
              <w:r w:rsidRPr="00F249C8" w:rsidDel="003178C8">
                <w:rPr>
                  <w:sz w:val="22"/>
                </w:rPr>
                <w:delText xml:space="preserve">1.239.144 </w:delText>
              </w:r>
            </w:del>
          </w:p>
        </w:tc>
      </w:tr>
      <w:tr w:rsidR="00F122ED" w:rsidRPr="00F249C8" w:rsidDel="003178C8" w14:paraId="7E1509C6" w14:textId="56F048D1" w:rsidTr="00F249C8">
        <w:trPr>
          <w:jc w:val="center"/>
          <w:del w:id="5143" w:author="Thu Huyen Tran" w:date="2023-12-05T20:58:00Z"/>
        </w:trPr>
        <w:tc>
          <w:tcPr>
            <w:tcW w:w="510" w:type="pct"/>
            <w:vAlign w:val="center"/>
          </w:tcPr>
          <w:p w14:paraId="2F638228" w14:textId="12600CAB" w:rsidR="00F122ED" w:rsidRPr="00F249C8" w:rsidDel="003178C8" w:rsidRDefault="00F122ED" w:rsidP="00F122ED">
            <w:pPr>
              <w:spacing w:before="60" w:after="60"/>
              <w:ind w:right="-15"/>
              <w:jc w:val="center"/>
              <w:rPr>
                <w:del w:id="5144" w:author="Thu Huyen Tran" w:date="2023-12-05T20:58:00Z"/>
                <w:sz w:val="22"/>
                <w:lang w:val="en-US"/>
              </w:rPr>
            </w:pPr>
            <w:del w:id="5145" w:author="Thu Huyen Tran" w:date="2023-12-05T20:58:00Z">
              <w:r w:rsidRPr="00F249C8" w:rsidDel="003178C8">
                <w:rPr>
                  <w:sz w:val="22"/>
                </w:rPr>
                <w:delText>2001</w:delText>
              </w:r>
            </w:del>
          </w:p>
        </w:tc>
        <w:tc>
          <w:tcPr>
            <w:tcW w:w="1521" w:type="pct"/>
            <w:vAlign w:val="bottom"/>
          </w:tcPr>
          <w:p w14:paraId="17851046" w14:textId="7505D6F7" w:rsidR="00F122ED" w:rsidRPr="00F249C8" w:rsidDel="003178C8" w:rsidRDefault="00F122ED" w:rsidP="00F122ED">
            <w:pPr>
              <w:spacing w:before="60" w:after="60"/>
              <w:ind w:right="-15"/>
              <w:jc w:val="center"/>
              <w:rPr>
                <w:del w:id="5146" w:author="Thu Huyen Tran" w:date="2023-12-05T20:58:00Z"/>
                <w:sz w:val="22"/>
                <w:lang w:val="en-US"/>
              </w:rPr>
            </w:pPr>
            <w:del w:id="5147" w:author="Thu Huyen Tran" w:date="2023-12-05T20:58:00Z">
              <w:r w:rsidRPr="00F249C8" w:rsidDel="003178C8">
                <w:rPr>
                  <w:sz w:val="22"/>
                </w:rPr>
                <w:delText xml:space="preserve">4.416.872 </w:delText>
              </w:r>
            </w:del>
          </w:p>
        </w:tc>
        <w:tc>
          <w:tcPr>
            <w:tcW w:w="1645" w:type="pct"/>
            <w:vAlign w:val="bottom"/>
          </w:tcPr>
          <w:p w14:paraId="66CE1BCD" w14:textId="3F7B4C5F" w:rsidR="00F122ED" w:rsidRPr="00F249C8" w:rsidDel="003178C8" w:rsidRDefault="00F122ED" w:rsidP="00F122ED">
            <w:pPr>
              <w:spacing w:before="60" w:after="60"/>
              <w:ind w:right="-15"/>
              <w:jc w:val="center"/>
              <w:rPr>
                <w:del w:id="5148" w:author="Thu Huyen Tran" w:date="2023-12-05T20:58:00Z"/>
                <w:sz w:val="22"/>
                <w:lang w:val="en-US"/>
              </w:rPr>
            </w:pPr>
            <w:del w:id="5149" w:author="Thu Huyen Tran" w:date="2023-12-05T20:58:00Z">
              <w:r w:rsidRPr="00F249C8" w:rsidDel="003178C8">
                <w:rPr>
                  <w:sz w:val="22"/>
                </w:rPr>
                <w:delText xml:space="preserve">3.217.425 </w:delText>
              </w:r>
            </w:del>
          </w:p>
        </w:tc>
        <w:tc>
          <w:tcPr>
            <w:tcW w:w="1324" w:type="pct"/>
            <w:vAlign w:val="bottom"/>
          </w:tcPr>
          <w:p w14:paraId="0C0D8787" w14:textId="0DA6E6C8" w:rsidR="00F122ED" w:rsidRPr="00F249C8" w:rsidDel="003178C8" w:rsidRDefault="00F122ED" w:rsidP="00F122ED">
            <w:pPr>
              <w:spacing w:before="60" w:after="60"/>
              <w:ind w:right="-15"/>
              <w:jc w:val="center"/>
              <w:rPr>
                <w:del w:id="5150" w:author="Thu Huyen Tran" w:date="2023-12-05T20:58:00Z"/>
                <w:sz w:val="22"/>
                <w:lang w:val="en-US"/>
              </w:rPr>
            </w:pPr>
            <w:del w:id="5151" w:author="Thu Huyen Tran" w:date="2023-12-05T20:58:00Z">
              <w:r w:rsidRPr="00F249C8" w:rsidDel="003178C8">
                <w:rPr>
                  <w:sz w:val="22"/>
                </w:rPr>
                <w:delText xml:space="preserve">1.199.446 </w:delText>
              </w:r>
            </w:del>
          </w:p>
        </w:tc>
      </w:tr>
      <w:tr w:rsidR="00F122ED" w:rsidRPr="00F249C8" w:rsidDel="003178C8" w14:paraId="3D65A809" w14:textId="632D7475" w:rsidTr="00F249C8">
        <w:trPr>
          <w:jc w:val="center"/>
          <w:del w:id="5152" w:author="Thu Huyen Tran" w:date="2023-12-05T20:58:00Z"/>
        </w:trPr>
        <w:tc>
          <w:tcPr>
            <w:tcW w:w="510" w:type="pct"/>
            <w:vAlign w:val="center"/>
          </w:tcPr>
          <w:p w14:paraId="0824F8EE" w14:textId="6AA45E23" w:rsidR="00F122ED" w:rsidRPr="00F249C8" w:rsidDel="003178C8" w:rsidRDefault="00F122ED" w:rsidP="00F122ED">
            <w:pPr>
              <w:spacing w:before="60" w:after="60"/>
              <w:ind w:right="-15"/>
              <w:jc w:val="center"/>
              <w:rPr>
                <w:del w:id="5153" w:author="Thu Huyen Tran" w:date="2023-12-05T20:58:00Z"/>
                <w:sz w:val="22"/>
                <w:lang w:val="en-US"/>
              </w:rPr>
            </w:pPr>
            <w:del w:id="5154" w:author="Thu Huyen Tran" w:date="2023-12-05T20:58:00Z">
              <w:r w:rsidRPr="00F249C8" w:rsidDel="003178C8">
                <w:rPr>
                  <w:sz w:val="22"/>
                </w:rPr>
                <w:delText>2002</w:delText>
              </w:r>
            </w:del>
          </w:p>
        </w:tc>
        <w:tc>
          <w:tcPr>
            <w:tcW w:w="1521" w:type="pct"/>
            <w:vAlign w:val="bottom"/>
          </w:tcPr>
          <w:p w14:paraId="0D6E69A7" w14:textId="5A3C56C7" w:rsidR="00F122ED" w:rsidRPr="00F249C8" w:rsidDel="003178C8" w:rsidRDefault="00F122ED" w:rsidP="00F122ED">
            <w:pPr>
              <w:spacing w:before="60" w:after="60"/>
              <w:ind w:right="-15"/>
              <w:jc w:val="center"/>
              <w:rPr>
                <w:del w:id="5155" w:author="Thu Huyen Tran" w:date="2023-12-05T20:58:00Z"/>
                <w:sz w:val="22"/>
                <w:lang w:val="en-US"/>
              </w:rPr>
            </w:pPr>
            <w:del w:id="5156" w:author="Thu Huyen Tran" w:date="2023-12-05T20:58:00Z">
              <w:r w:rsidRPr="00F249C8" w:rsidDel="003178C8">
                <w:rPr>
                  <w:sz w:val="22"/>
                </w:rPr>
                <w:delText xml:space="preserve">4.582.536 </w:delText>
              </w:r>
            </w:del>
          </w:p>
        </w:tc>
        <w:tc>
          <w:tcPr>
            <w:tcW w:w="1645" w:type="pct"/>
            <w:vAlign w:val="bottom"/>
          </w:tcPr>
          <w:p w14:paraId="5FD7DF11" w14:textId="601173D6" w:rsidR="00F122ED" w:rsidRPr="00F249C8" w:rsidDel="003178C8" w:rsidRDefault="00F122ED" w:rsidP="00F122ED">
            <w:pPr>
              <w:spacing w:before="60" w:after="60"/>
              <w:ind w:right="-15"/>
              <w:jc w:val="center"/>
              <w:rPr>
                <w:del w:id="5157" w:author="Thu Huyen Tran" w:date="2023-12-05T20:58:00Z"/>
                <w:sz w:val="22"/>
                <w:lang w:val="en-US"/>
              </w:rPr>
            </w:pPr>
            <w:del w:id="5158" w:author="Thu Huyen Tran" w:date="2023-12-05T20:58:00Z">
              <w:r w:rsidRPr="00F249C8" w:rsidDel="003178C8">
                <w:rPr>
                  <w:sz w:val="22"/>
                </w:rPr>
                <w:delText xml:space="preserve">3.427.382 </w:delText>
              </w:r>
            </w:del>
          </w:p>
        </w:tc>
        <w:tc>
          <w:tcPr>
            <w:tcW w:w="1324" w:type="pct"/>
            <w:vAlign w:val="bottom"/>
          </w:tcPr>
          <w:p w14:paraId="7795803D" w14:textId="471DF42E" w:rsidR="00F122ED" w:rsidRPr="00F249C8" w:rsidDel="003178C8" w:rsidRDefault="00F122ED" w:rsidP="00F122ED">
            <w:pPr>
              <w:spacing w:before="60" w:after="60"/>
              <w:ind w:right="-15"/>
              <w:jc w:val="center"/>
              <w:rPr>
                <w:del w:id="5159" w:author="Thu Huyen Tran" w:date="2023-12-05T20:58:00Z"/>
                <w:sz w:val="22"/>
                <w:lang w:val="en-US"/>
              </w:rPr>
            </w:pPr>
            <w:del w:id="5160" w:author="Thu Huyen Tran" w:date="2023-12-05T20:58:00Z">
              <w:r w:rsidRPr="00F249C8" w:rsidDel="003178C8">
                <w:rPr>
                  <w:sz w:val="22"/>
                </w:rPr>
                <w:delText xml:space="preserve">1.155.155 </w:delText>
              </w:r>
            </w:del>
          </w:p>
        </w:tc>
      </w:tr>
      <w:tr w:rsidR="00F122ED" w:rsidRPr="00F249C8" w:rsidDel="003178C8" w14:paraId="657F0D4C" w14:textId="5B345420" w:rsidTr="00F249C8">
        <w:trPr>
          <w:jc w:val="center"/>
          <w:del w:id="5161" w:author="Thu Huyen Tran" w:date="2023-12-05T20:58:00Z"/>
        </w:trPr>
        <w:tc>
          <w:tcPr>
            <w:tcW w:w="510" w:type="pct"/>
            <w:vAlign w:val="center"/>
          </w:tcPr>
          <w:p w14:paraId="7FEC2F1E" w14:textId="7228E272" w:rsidR="00F122ED" w:rsidRPr="00F249C8" w:rsidDel="003178C8" w:rsidRDefault="00F122ED" w:rsidP="00F122ED">
            <w:pPr>
              <w:spacing w:before="60" w:after="60"/>
              <w:ind w:right="-15"/>
              <w:jc w:val="center"/>
              <w:rPr>
                <w:del w:id="5162" w:author="Thu Huyen Tran" w:date="2023-12-05T20:58:00Z"/>
                <w:sz w:val="22"/>
                <w:lang w:val="en-US"/>
              </w:rPr>
            </w:pPr>
            <w:del w:id="5163" w:author="Thu Huyen Tran" w:date="2023-12-05T20:58:00Z">
              <w:r w:rsidRPr="00F249C8" w:rsidDel="003178C8">
                <w:rPr>
                  <w:sz w:val="22"/>
                </w:rPr>
                <w:delText>2003</w:delText>
              </w:r>
            </w:del>
          </w:p>
        </w:tc>
        <w:tc>
          <w:tcPr>
            <w:tcW w:w="1521" w:type="pct"/>
            <w:vAlign w:val="bottom"/>
          </w:tcPr>
          <w:p w14:paraId="22D8878A" w14:textId="5B519013" w:rsidR="00F122ED" w:rsidRPr="00F249C8" w:rsidDel="003178C8" w:rsidRDefault="00F122ED" w:rsidP="00F122ED">
            <w:pPr>
              <w:spacing w:before="60" w:after="60"/>
              <w:ind w:right="-15"/>
              <w:jc w:val="center"/>
              <w:rPr>
                <w:del w:id="5164" w:author="Thu Huyen Tran" w:date="2023-12-05T20:58:00Z"/>
                <w:sz w:val="22"/>
                <w:lang w:val="en-US"/>
              </w:rPr>
            </w:pPr>
            <w:del w:id="5165" w:author="Thu Huyen Tran" w:date="2023-12-05T20:58:00Z">
              <w:r w:rsidRPr="00F249C8" w:rsidDel="003178C8">
                <w:rPr>
                  <w:sz w:val="22"/>
                </w:rPr>
                <w:delText xml:space="preserve">4.814.695 </w:delText>
              </w:r>
            </w:del>
          </w:p>
        </w:tc>
        <w:tc>
          <w:tcPr>
            <w:tcW w:w="1645" w:type="pct"/>
            <w:vAlign w:val="bottom"/>
          </w:tcPr>
          <w:p w14:paraId="67D47380" w14:textId="213B06D3" w:rsidR="00F122ED" w:rsidRPr="00F249C8" w:rsidDel="003178C8" w:rsidRDefault="00F122ED" w:rsidP="00F122ED">
            <w:pPr>
              <w:spacing w:before="60" w:after="60"/>
              <w:ind w:right="-15"/>
              <w:jc w:val="center"/>
              <w:rPr>
                <w:del w:id="5166" w:author="Thu Huyen Tran" w:date="2023-12-05T20:58:00Z"/>
                <w:sz w:val="22"/>
                <w:lang w:val="en-US"/>
              </w:rPr>
            </w:pPr>
            <w:del w:id="5167" w:author="Thu Huyen Tran" w:date="2023-12-05T20:58:00Z">
              <w:r w:rsidRPr="00F249C8" w:rsidDel="003178C8">
                <w:rPr>
                  <w:sz w:val="22"/>
                </w:rPr>
                <w:delText xml:space="preserve">3.693.428 </w:delText>
              </w:r>
            </w:del>
          </w:p>
        </w:tc>
        <w:tc>
          <w:tcPr>
            <w:tcW w:w="1324" w:type="pct"/>
            <w:vAlign w:val="bottom"/>
          </w:tcPr>
          <w:p w14:paraId="5C5FE272" w14:textId="341D1827" w:rsidR="00F122ED" w:rsidRPr="00F249C8" w:rsidDel="003178C8" w:rsidRDefault="00F122ED" w:rsidP="00F122ED">
            <w:pPr>
              <w:spacing w:before="60" w:after="60"/>
              <w:ind w:right="-15"/>
              <w:jc w:val="center"/>
              <w:rPr>
                <w:del w:id="5168" w:author="Thu Huyen Tran" w:date="2023-12-05T20:58:00Z"/>
                <w:sz w:val="22"/>
                <w:lang w:val="en-US"/>
              </w:rPr>
            </w:pPr>
            <w:del w:id="5169" w:author="Thu Huyen Tran" w:date="2023-12-05T20:58:00Z">
              <w:r w:rsidRPr="00F249C8" w:rsidDel="003178C8">
                <w:rPr>
                  <w:sz w:val="22"/>
                </w:rPr>
                <w:delText xml:space="preserve">1.121.267 </w:delText>
              </w:r>
            </w:del>
          </w:p>
        </w:tc>
      </w:tr>
      <w:tr w:rsidR="00F122ED" w:rsidRPr="00F249C8" w:rsidDel="003178C8" w14:paraId="2F835F34" w14:textId="7E0C4C6C" w:rsidTr="00F249C8">
        <w:trPr>
          <w:jc w:val="center"/>
          <w:del w:id="5170" w:author="Thu Huyen Tran" w:date="2023-12-05T20:58:00Z"/>
        </w:trPr>
        <w:tc>
          <w:tcPr>
            <w:tcW w:w="510" w:type="pct"/>
            <w:vAlign w:val="center"/>
          </w:tcPr>
          <w:p w14:paraId="562E0D4D" w14:textId="7D6C7A5E" w:rsidR="00F122ED" w:rsidRPr="00F249C8" w:rsidDel="003178C8" w:rsidRDefault="00F122ED" w:rsidP="00F122ED">
            <w:pPr>
              <w:spacing w:before="60" w:after="60"/>
              <w:ind w:right="-15"/>
              <w:jc w:val="center"/>
              <w:rPr>
                <w:del w:id="5171" w:author="Thu Huyen Tran" w:date="2023-12-05T20:58:00Z"/>
                <w:sz w:val="22"/>
                <w:lang w:val="en-US"/>
              </w:rPr>
            </w:pPr>
            <w:del w:id="5172" w:author="Thu Huyen Tran" w:date="2023-12-05T20:58:00Z">
              <w:r w:rsidRPr="00F249C8" w:rsidDel="003178C8">
                <w:rPr>
                  <w:sz w:val="22"/>
                </w:rPr>
                <w:delText>2004</w:delText>
              </w:r>
            </w:del>
          </w:p>
        </w:tc>
        <w:tc>
          <w:tcPr>
            <w:tcW w:w="1521" w:type="pct"/>
            <w:vAlign w:val="bottom"/>
          </w:tcPr>
          <w:p w14:paraId="3FC12401" w14:textId="0E900C20" w:rsidR="00F122ED" w:rsidRPr="00F249C8" w:rsidDel="003178C8" w:rsidRDefault="00F122ED" w:rsidP="00F122ED">
            <w:pPr>
              <w:spacing w:before="60" w:after="60"/>
              <w:ind w:right="-15"/>
              <w:jc w:val="center"/>
              <w:rPr>
                <w:del w:id="5173" w:author="Thu Huyen Tran" w:date="2023-12-05T20:58:00Z"/>
                <w:sz w:val="22"/>
                <w:lang w:val="en-US"/>
              </w:rPr>
            </w:pPr>
            <w:del w:id="5174" w:author="Thu Huyen Tran" w:date="2023-12-05T20:58:00Z">
              <w:r w:rsidRPr="00F249C8" w:rsidDel="003178C8">
                <w:rPr>
                  <w:sz w:val="22"/>
                </w:rPr>
                <w:delText xml:space="preserve">5.055.502 </w:delText>
              </w:r>
            </w:del>
          </w:p>
        </w:tc>
        <w:tc>
          <w:tcPr>
            <w:tcW w:w="1645" w:type="pct"/>
            <w:vAlign w:val="bottom"/>
          </w:tcPr>
          <w:p w14:paraId="6F8F1CD1" w14:textId="47CD8880" w:rsidR="00F122ED" w:rsidRPr="00F249C8" w:rsidDel="003178C8" w:rsidRDefault="00F122ED" w:rsidP="00F122ED">
            <w:pPr>
              <w:spacing w:before="60" w:after="60"/>
              <w:ind w:right="-15"/>
              <w:jc w:val="center"/>
              <w:rPr>
                <w:del w:id="5175" w:author="Thu Huyen Tran" w:date="2023-12-05T20:58:00Z"/>
                <w:sz w:val="22"/>
                <w:lang w:val="en-US"/>
              </w:rPr>
            </w:pPr>
            <w:del w:id="5176" w:author="Thu Huyen Tran" w:date="2023-12-05T20:58:00Z">
              <w:r w:rsidRPr="00F249C8" w:rsidDel="003178C8">
                <w:rPr>
                  <w:sz w:val="22"/>
                </w:rPr>
                <w:delText xml:space="preserve">3.973.757 </w:delText>
              </w:r>
            </w:del>
          </w:p>
        </w:tc>
        <w:tc>
          <w:tcPr>
            <w:tcW w:w="1324" w:type="pct"/>
            <w:vAlign w:val="bottom"/>
          </w:tcPr>
          <w:p w14:paraId="605171B0" w14:textId="4EF0918A" w:rsidR="00F122ED" w:rsidRPr="00F249C8" w:rsidDel="003178C8" w:rsidRDefault="00F122ED" w:rsidP="00F122ED">
            <w:pPr>
              <w:spacing w:before="60" w:after="60"/>
              <w:ind w:right="-15"/>
              <w:jc w:val="center"/>
              <w:rPr>
                <w:del w:id="5177" w:author="Thu Huyen Tran" w:date="2023-12-05T20:58:00Z"/>
                <w:sz w:val="22"/>
                <w:lang w:val="en-US"/>
              </w:rPr>
            </w:pPr>
            <w:del w:id="5178" w:author="Thu Huyen Tran" w:date="2023-12-05T20:58:00Z">
              <w:r w:rsidRPr="00F249C8" w:rsidDel="003178C8">
                <w:rPr>
                  <w:sz w:val="22"/>
                </w:rPr>
                <w:delText xml:space="preserve">1.081.745 </w:delText>
              </w:r>
            </w:del>
          </w:p>
        </w:tc>
      </w:tr>
      <w:tr w:rsidR="00F122ED" w:rsidRPr="00F249C8" w:rsidDel="003178C8" w14:paraId="1659D2BD" w14:textId="0EC7B7FD" w:rsidTr="00F249C8">
        <w:trPr>
          <w:jc w:val="center"/>
          <w:del w:id="5179" w:author="Thu Huyen Tran" w:date="2023-12-05T20:58:00Z"/>
        </w:trPr>
        <w:tc>
          <w:tcPr>
            <w:tcW w:w="510" w:type="pct"/>
            <w:vAlign w:val="center"/>
          </w:tcPr>
          <w:p w14:paraId="5DE827CE" w14:textId="0764713C" w:rsidR="00F122ED" w:rsidRPr="00F249C8" w:rsidDel="003178C8" w:rsidRDefault="00F122ED" w:rsidP="00F122ED">
            <w:pPr>
              <w:spacing w:before="60" w:after="60"/>
              <w:ind w:right="-15"/>
              <w:jc w:val="center"/>
              <w:rPr>
                <w:del w:id="5180" w:author="Thu Huyen Tran" w:date="2023-12-05T20:58:00Z"/>
                <w:sz w:val="22"/>
                <w:lang w:val="en-US"/>
              </w:rPr>
            </w:pPr>
            <w:del w:id="5181" w:author="Thu Huyen Tran" w:date="2023-12-05T20:58:00Z">
              <w:r w:rsidRPr="00F249C8" w:rsidDel="003178C8">
                <w:rPr>
                  <w:sz w:val="22"/>
                </w:rPr>
                <w:delText>2005</w:delText>
              </w:r>
            </w:del>
          </w:p>
        </w:tc>
        <w:tc>
          <w:tcPr>
            <w:tcW w:w="1521" w:type="pct"/>
            <w:vAlign w:val="bottom"/>
          </w:tcPr>
          <w:p w14:paraId="2E4BE27A" w14:textId="6E29795E" w:rsidR="00F122ED" w:rsidRPr="00F249C8" w:rsidDel="003178C8" w:rsidRDefault="00F122ED" w:rsidP="00F122ED">
            <w:pPr>
              <w:spacing w:before="60" w:after="60"/>
              <w:ind w:right="-15"/>
              <w:jc w:val="center"/>
              <w:rPr>
                <w:del w:id="5182" w:author="Thu Huyen Tran" w:date="2023-12-05T20:58:00Z"/>
                <w:sz w:val="22"/>
                <w:lang w:val="en-US"/>
              </w:rPr>
            </w:pPr>
            <w:del w:id="5183" w:author="Thu Huyen Tran" w:date="2023-12-05T20:58:00Z">
              <w:r w:rsidRPr="00F249C8" w:rsidDel="003178C8">
                <w:rPr>
                  <w:sz w:val="22"/>
                </w:rPr>
                <w:delText xml:space="preserve">5.265.051 </w:delText>
              </w:r>
            </w:del>
          </w:p>
        </w:tc>
        <w:tc>
          <w:tcPr>
            <w:tcW w:w="1645" w:type="pct"/>
            <w:vAlign w:val="bottom"/>
          </w:tcPr>
          <w:p w14:paraId="303C3797" w14:textId="5A6B4C46" w:rsidR="00F122ED" w:rsidRPr="00F249C8" w:rsidDel="003178C8" w:rsidRDefault="00F122ED" w:rsidP="00F122ED">
            <w:pPr>
              <w:spacing w:before="60" w:after="60"/>
              <w:ind w:right="-15"/>
              <w:jc w:val="center"/>
              <w:rPr>
                <w:del w:id="5184" w:author="Thu Huyen Tran" w:date="2023-12-05T20:58:00Z"/>
                <w:sz w:val="22"/>
                <w:lang w:val="en-US"/>
              </w:rPr>
            </w:pPr>
            <w:del w:id="5185" w:author="Thu Huyen Tran" w:date="2023-12-05T20:58:00Z">
              <w:r w:rsidRPr="00F249C8" w:rsidDel="003178C8">
                <w:rPr>
                  <w:sz w:val="22"/>
                </w:rPr>
                <w:delText xml:space="preserve">4.236.576 </w:delText>
              </w:r>
            </w:del>
          </w:p>
        </w:tc>
        <w:tc>
          <w:tcPr>
            <w:tcW w:w="1324" w:type="pct"/>
            <w:vAlign w:val="bottom"/>
          </w:tcPr>
          <w:p w14:paraId="112D6A75" w14:textId="56A4E3E5" w:rsidR="00F122ED" w:rsidRPr="00F249C8" w:rsidDel="003178C8" w:rsidRDefault="00F122ED" w:rsidP="00F122ED">
            <w:pPr>
              <w:spacing w:before="60" w:after="60"/>
              <w:ind w:right="-15"/>
              <w:jc w:val="center"/>
              <w:rPr>
                <w:del w:id="5186" w:author="Thu Huyen Tran" w:date="2023-12-05T20:58:00Z"/>
                <w:sz w:val="22"/>
                <w:lang w:val="en-US"/>
              </w:rPr>
            </w:pPr>
            <w:del w:id="5187" w:author="Thu Huyen Tran" w:date="2023-12-05T20:58:00Z">
              <w:r w:rsidRPr="00F249C8" w:rsidDel="003178C8">
                <w:rPr>
                  <w:sz w:val="22"/>
                </w:rPr>
                <w:delText xml:space="preserve">1.028.475 </w:delText>
              </w:r>
            </w:del>
          </w:p>
        </w:tc>
      </w:tr>
      <w:tr w:rsidR="00F122ED" w:rsidRPr="00F249C8" w:rsidDel="003178C8" w14:paraId="28358F76" w14:textId="3CB639E1" w:rsidTr="00F249C8">
        <w:trPr>
          <w:jc w:val="center"/>
          <w:del w:id="5188" w:author="Thu Huyen Tran" w:date="2023-12-05T20:58:00Z"/>
        </w:trPr>
        <w:tc>
          <w:tcPr>
            <w:tcW w:w="510" w:type="pct"/>
            <w:vAlign w:val="center"/>
          </w:tcPr>
          <w:p w14:paraId="0EF65409" w14:textId="15C1DF1F" w:rsidR="00F122ED" w:rsidRPr="00F249C8" w:rsidDel="003178C8" w:rsidRDefault="00F122ED" w:rsidP="00F122ED">
            <w:pPr>
              <w:spacing w:before="60" w:after="60"/>
              <w:ind w:right="-15"/>
              <w:jc w:val="center"/>
              <w:rPr>
                <w:del w:id="5189" w:author="Thu Huyen Tran" w:date="2023-12-05T20:58:00Z"/>
                <w:sz w:val="22"/>
                <w:lang w:val="en-US"/>
              </w:rPr>
            </w:pPr>
            <w:del w:id="5190" w:author="Thu Huyen Tran" w:date="2023-12-05T20:58:00Z">
              <w:r w:rsidRPr="00F249C8" w:rsidDel="003178C8">
                <w:rPr>
                  <w:sz w:val="22"/>
                </w:rPr>
                <w:delText>2006</w:delText>
              </w:r>
            </w:del>
          </w:p>
        </w:tc>
        <w:tc>
          <w:tcPr>
            <w:tcW w:w="1521" w:type="pct"/>
            <w:vAlign w:val="bottom"/>
          </w:tcPr>
          <w:p w14:paraId="1B0299AA" w14:textId="1E974E59" w:rsidR="00F122ED" w:rsidRPr="00F249C8" w:rsidDel="003178C8" w:rsidRDefault="00F122ED" w:rsidP="00F122ED">
            <w:pPr>
              <w:spacing w:before="60" w:after="60"/>
              <w:ind w:right="-15"/>
              <w:jc w:val="center"/>
              <w:rPr>
                <w:del w:id="5191" w:author="Thu Huyen Tran" w:date="2023-12-05T20:58:00Z"/>
                <w:sz w:val="22"/>
                <w:lang w:val="en-US"/>
              </w:rPr>
            </w:pPr>
            <w:del w:id="5192" w:author="Thu Huyen Tran" w:date="2023-12-05T20:58:00Z">
              <w:r w:rsidRPr="00F249C8" w:rsidDel="003178C8">
                <w:rPr>
                  <w:sz w:val="22"/>
                </w:rPr>
                <w:delText xml:space="preserve">5.785.831 </w:delText>
              </w:r>
            </w:del>
          </w:p>
        </w:tc>
        <w:tc>
          <w:tcPr>
            <w:tcW w:w="1645" w:type="pct"/>
            <w:vAlign w:val="bottom"/>
          </w:tcPr>
          <w:p w14:paraId="4DCDD1AB" w14:textId="3DE04848" w:rsidR="00F122ED" w:rsidRPr="00F249C8" w:rsidDel="003178C8" w:rsidRDefault="00F122ED" w:rsidP="00F122ED">
            <w:pPr>
              <w:spacing w:before="60" w:after="60"/>
              <w:ind w:right="-15"/>
              <w:jc w:val="center"/>
              <w:rPr>
                <w:del w:id="5193" w:author="Thu Huyen Tran" w:date="2023-12-05T20:58:00Z"/>
                <w:sz w:val="22"/>
                <w:lang w:val="en-US"/>
              </w:rPr>
            </w:pPr>
            <w:del w:id="5194" w:author="Thu Huyen Tran" w:date="2023-12-05T20:58:00Z">
              <w:r w:rsidRPr="00F249C8" w:rsidDel="003178C8">
                <w:rPr>
                  <w:sz w:val="22"/>
                </w:rPr>
                <w:delText xml:space="preserve">4.761.873 </w:delText>
              </w:r>
            </w:del>
          </w:p>
        </w:tc>
        <w:tc>
          <w:tcPr>
            <w:tcW w:w="1324" w:type="pct"/>
            <w:vAlign w:val="bottom"/>
          </w:tcPr>
          <w:p w14:paraId="6BF16ED3" w14:textId="59696E38" w:rsidR="00F122ED" w:rsidRPr="00F249C8" w:rsidDel="003178C8" w:rsidRDefault="00F122ED" w:rsidP="00F122ED">
            <w:pPr>
              <w:spacing w:before="60" w:after="60"/>
              <w:ind w:right="-15"/>
              <w:jc w:val="center"/>
              <w:rPr>
                <w:del w:id="5195" w:author="Thu Huyen Tran" w:date="2023-12-05T20:58:00Z"/>
                <w:sz w:val="22"/>
                <w:lang w:val="en-US"/>
              </w:rPr>
            </w:pPr>
            <w:del w:id="5196" w:author="Thu Huyen Tran" w:date="2023-12-05T20:58:00Z">
              <w:r w:rsidRPr="00F249C8" w:rsidDel="003178C8">
                <w:rPr>
                  <w:sz w:val="22"/>
                </w:rPr>
                <w:delText xml:space="preserve">1.023.958 </w:delText>
              </w:r>
            </w:del>
          </w:p>
        </w:tc>
      </w:tr>
      <w:tr w:rsidR="00F122ED" w:rsidRPr="00F249C8" w:rsidDel="003178C8" w14:paraId="61FF9DDB" w14:textId="06300C3E" w:rsidTr="00F249C8">
        <w:trPr>
          <w:jc w:val="center"/>
          <w:del w:id="5197" w:author="Thu Huyen Tran" w:date="2023-12-05T20:58:00Z"/>
        </w:trPr>
        <w:tc>
          <w:tcPr>
            <w:tcW w:w="510" w:type="pct"/>
            <w:vAlign w:val="center"/>
          </w:tcPr>
          <w:p w14:paraId="29CD709E" w14:textId="1C62A878" w:rsidR="00F122ED" w:rsidRPr="00F249C8" w:rsidDel="003178C8" w:rsidRDefault="00F122ED" w:rsidP="00F122ED">
            <w:pPr>
              <w:spacing w:before="60" w:after="60"/>
              <w:ind w:right="-15"/>
              <w:jc w:val="center"/>
              <w:rPr>
                <w:del w:id="5198" w:author="Thu Huyen Tran" w:date="2023-12-05T20:58:00Z"/>
                <w:sz w:val="22"/>
                <w:lang w:val="en-US"/>
              </w:rPr>
            </w:pPr>
            <w:del w:id="5199" w:author="Thu Huyen Tran" w:date="2023-12-05T20:58:00Z">
              <w:r w:rsidRPr="00F249C8" w:rsidDel="003178C8">
                <w:rPr>
                  <w:sz w:val="22"/>
                </w:rPr>
                <w:delText>2007</w:delText>
              </w:r>
            </w:del>
          </w:p>
        </w:tc>
        <w:tc>
          <w:tcPr>
            <w:tcW w:w="1521" w:type="pct"/>
            <w:vAlign w:val="bottom"/>
          </w:tcPr>
          <w:p w14:paraId="49663391" w14:textId="7D33C21C" w:rsidR="00F122ED" w:rsidRPr="00F249C8" w:rsidDel="003178C8" w:rsidRDefault="00F122ED" w:rsidP="00F122ED">
            <w:pPr>
              <w:spacing w:before="60" w:after="60"/>
              <w:ind w:right="-15"/>
              <w:jc w:val="center"/>
              <w:rPr>
                <w:del w:id="5200" w:author="Thu Huyen Tran" w:date="2023-12-05T20:58:00Z"/>
                <w:sz w:val="22"/>
                <w:lang w:val="en-US"/>
              </w:rPr>
            </w:pPr>
            <w:del w:id="5201" w:author="Thu Huyen Tran" w:date="2023-12-05T20:58:00Z">
              <w:r w:rsidRPr="00F249C8" w:rsidDel="003178C8">
                <w:rPr>
                  <w:sz w:val="22"/>
                </w:rPr>
                <w:delText xml:space="preserve">6.329.585 </w:delText>
              </w:r>
            </w:del>
          </w:p>
        </w:tc>
        <w:tc>
          <w:tcPr>
            <w:tcW w:w="1645" w:type="pct"/>
            <w:vAlign w:val="bottom"/>
          </w:tcPr>
          <w:p w14:paraId="70D5172B" w14:textId="3E985CB9" w:rsidR="00F122ED" w:rsidRPr="00F249C8" w:rsidDel="003178C8" w:rsidRDefault="00F122ED" w:rsidP="00F122ED">
            <w:pPr>
              <w:spacing w:before="60" w:after="60"/>
              <w:ind w:right="-15"/>
              <w:jc w:val="center"/>
              <w:rPr>
                <w:del w:id="5202" w:author="Thu Huyen Tran" w:date="2023-12-05T20:58:00Z"/>
                <w:sz w:val="22"/>
                <w:lang w:val="en-US"/>
              </w:rPr>
            </w:pPr>
            <w:del w:id="5203" w:author="Thu Huyen Tran" w:date="2023-12-05T20:58:00Z">
              <w:r w:rsidRPr="00F249C8" w:rsidDel="003178C8">
                <w:rPr>
                  <w:sz w:val="22"/>
                </w:rPr>
                <w:delText xml:space="preserve">5.323.950 </w:delText>
              </w:r>
            </w:del>
          </w:p>
        </w:tc>
        <w:tc>
          <w:tcPr>
            <w:tcW w:w="1324" w:type="pct"/>
            <w:vAlign w:val="bottom"/>
          </w:tcPr>
          <w:p w14:paraId="39E6B020" w14:textId="46214A66" w:rsidR="00F122ED" w:rsidRPr="00F249C8" w:rsidDel="003178C8" w:rsidRDefault="00F122ED" w:rsidP="00F122ED">
            <w:pPr>
              <w:spacing w:before="60" w:after="60"/>
              <w:ind w:right="-15"/>
              <w:jc w:val="center"/>
              <w:rPr>
                <w:del w:id="5204" w:author="Thu Huyen Tran" w:date="2023-12-05T20:58:00Z"/>
                <w:sz w:val="22"/>
                <w:lang w:val="en-US"/>
              </w:rPr>
            </w:pPr>
            <w:del w:id="5205" w:author="Thu Huyen Tran" w:date="2023-12-05T20:58:00Z">
              <w:r w:rsidRPr="00F249C8" w:rsidDel="003178C8">
                <w:rPr>
                  <w:sz w:val="22"/>
                </w:rPr>
                <w:delText xml:space="preserve">1.005.635 </w:delText>
              </w:r>
            </w:del>
          </w:p>
        </w:tc>
      </w:tr>
      <w:tr w:rsidR="00F122ED" w:rsidRPr="00F249C8" w:rsidDel="003178C8" w14:paraId="435BFDB2" w14:textId="725AB01A" w:rsidTr="00F249C8">
        <w:trPr>
          <w:jc w:val="center"/>
          <w:del w:id="5206" w:author="Thu Huyen Tran" w:date="2023-12-05T20:58:00Z"/>
        </w:trPr>
        <w:tc>
          <w:tcPr>
            <w:tcW w:w="510" w:type="pct"/>
            <w:vAlign w:val="center"/>
          </w:tcPr>
          <w:p w14:paraId="2657B96B" w14:textId="7BF4FEF5" w:rsidR="00F122ED" w:rsidRPr="00F249C8" w:rsidDel="003178C8" w:rsidRDefault="00F122ED" w:rsidP="00F122ED">
            <w:pPr>
              <w:spacing w:before="60" w:after="60"/>
              <w:ind w:right="-15"/>
              <w:jc w:val="center"/>
              <w:rPr>
                <w:del w:id="5207" w:author="Thu Huyen Tran" w:date="2023-12-05T20:58:00Z"/>
                <w:sz w:val="22"/>
                <w:lang w:val="en-US"/>
              </w:rPr>
            </w:pPr>
            <w:del w:id="5208" w:author="Thu Huyen Tran" w:date="2023-12-05T20:58:00Z">
              <w:r w:rsidRPr="00F249C8" w:rsidDel="003178C8">
                <w:rPr>
                  <w:sz w:val="22"/>
                </w:rPr>
                <w:delText>2008</w:delText>
              </w:r>
            </w:del>
          </w:p>
        </w:tc>
        <w:tc>
          <w:tcPr>
            <w:tcW w:w="1521" w:type="pct"/>
            <w:vAlign w:val="bottom"/>
          </w:tcPr>
          <w:p w14:paraId="0E711611" w14:textId="1035C2C4" w:rsidR="00F122ED" w:rsidRPr="00F249C8" w:rsidDel="003178C8" w:rsidRDefault="00F122ED" w:rsidP="00F122ED">
            <w:pPr>
              <w:spacing w:before="60" w:after="60"/>
              <w:ind w:right="-15"/>
              <w:jc w:val="center"/>
              <w:rPr>
                <w:del w:id="5209" w:author="Thu Huyen Tran" w:date="2023-12-05T20:58:00Z"/>
                <w:sz w:val="22"/>
                <w:lang w:val="en-US"/>
              </w:rPr>
            </w:pPr>
            <w:del w:id="5210" w:author="Thu Huyen Tran" w:date="2023-12-05T20:58:00Z">
              <w:r w:rsidRPr="00F249C8" w:rsidDel="003178C8">
                <w:rPr>
                  <w:sz w:val="22"/>
                </w:rPr>
                <w:delText xml:space="preserve">7.218.504 </w:delText>
              </w:r>
            </w:del>
          </w:p>
        </w:tc>
        <w:tc>
          <w:tcPr>
            <w:tcW w:w="1645" w:type="pct"/>
            <w:vAlign w:val="bottom"/>
          </w:tcPr>
          <w:p w14:paraId="236835A3" w14:textId="60FAE757" w:rsidR="00F122ED" w:rsidRPr="00F249C8" w:rsidDel="003178C8" w:rsidRDefault="00F122ED" w:rsidP="00F122ED">
            <w:pPr>
              <w:spacing w:before="60" w:after="60"/>
              <w:ind w:right="-15"/>
              <w:jc w:val="center"/>
              <w:rPr>
                <w:del w:id="5211" w:author="Thu Huyen Tran" w:date="2023-12-05T20:58:00Z"/>
                <w:sz w:val="22"/>
                <w:lang w:val="en-US"/>
              </w:rPr>
            </w:pPr>
            <w:del w:id="5212" w:author="Thu Huyen Tran" w:date="2023-12-05T20:58:00Z">
              <w:r w:rsidRPr="00F249C8" w:rsidDel="003178C8">
                <w:rPr>
                  <w:sz w:val="22"/>
                </w:rPr>
                <w:delText xml:space="preserve">6.200.412 </w:delText>
              </w:r>
            </w:del>
          </w:p>
        </w:tc>
        <w:tc>
          <w:tcPr>
            <w:tcW w:w="1324" w:type="pct"/>
            <w:vAlign w:val="bottom"/>
          </w:tcPr>
          <w:p w14:paraId="6FDE6F2D" w14:textId="06CFF0EF" w:rsidR="00F122ED" w:rsidRPr="00F249C8" w:rsidDel="003178C8" w:rsidRDefault="00F122ED" w:rsidP="00F122ED">
            <w:pPr>
              <w:spacing w:before="60" w:after="60"/>
              <w:ind w:right="-15"/>
              <w:jc w:val="center"/>
              <w:rPr>
                <w:del w:id="5213" w:author="Thu Huyen Tran" w:date="2023-12-05T20:58:00Z"/>
                <w:sz w:val="22"/>
                <w:lang w:val="en-US"/>
              </w:rPr>
            </w:pPr>
            <w:del w:id="5214" w:author="Thu Huyen Tran" w:date="2023-12-05T20:58:00Z">
              <w:r w:rsidRPr="00F249C8" w:rsidDel="003178C8">
                <w:rPr>
                  <w:sz w:val="22"/>
                </w:rPr>
                <w:delText xml:space="preserve">1.018.092 </w:delText>
              </w:r>
            </w:del>
          </w:p>
        </w:tc>
      </w:tr>
      <w:tr w:rsidR="00F122ED" w:rsidRPr="00F249C8" w:rsidDel="003178C8" w14:paraId="2CB82D13" w14:textId="52FD12AD" w:rsidTr="00F249C8">
        <w:trPr>
          <w:jc w:val="center"/>
          <w:del w:id="5215" w:author="Thu Huyen Tran" w:date="2023-12-05T20:58:00Z"/>
        </w:trPr>
        <w:tc>
          <w:tcPr>
            <w:tcW w:w="510" w:type="pct"/>
            <w:vAlign w:val="center"/>
          </w:tcPr>
          <w:p w14:paraId="3B206251" w14:textId="7D34CC9A" w:rsidR="00F122ED" w:rsidRPr="00F249C8" w:rsidDel="003178C8" w:rsidRDefault="00F122ED" w:rsidP="00F122ED">
            <w:pPr>
              <w:spacing w:before="60" w:after="60"/>
              <w:ind w:right="-15"/>
              <w:jc w:val="center"/>
              <w:rPr>
                <w:del w:id="5216" w:author="Thu Huyen Tran" w:date="2023-12-05T20:58:00Z"/>
                <w:sz w:val="22"/>
                <w:lang w:val="en-US"/>
              </w:rPr>
            </w:pPr>
            <w:del w:id="5217" w:author="Thu Huyen Tran" w:date="2023-12-05T20:58:00Z">
              <w:r w:rsidRPr="00F249C8" w:rsidDel="003178C8">
                <w:rPr>
                  <w:sz w:val="22"/>
                </w:rPr>
                <w:delText>2009</w:delText>
              </w:r>
            </w:del>
          </w:p>
        </w:tc>
        <w:tc>
          <w:tcPr>
            <w:tcW w:w="1521" w:type="pct"/>
            <w:vAlign w:val="bottom"/>
          </w:tcPr>
          <w:p w14:paraId="6468904B" w14:textId="4C6A33D4" w:rsidR="00F122ED" w:rsidRPr="00F249C8" w:rsidDel="003178C8" w:rsidRDefault="00F122ED" w:rsidP="00F122ED">
            <w:pPr>
              <w:spacing w:before="60" w:after="60"/>
              <w:ind w:right="-15"/>
              <w:jc w:val="center"/>
              <w:rPr>
                <w:del w:id="5218" w:author="Thu Huyen Tran" w:date="2023-12-05T20:58:00Z"/>
                <w:sz w:val="22"/>
                <w:lang w:val="en-US"/>
              </w:rPr>
            </w:pPr>
            <w:del w:id="5219" w:author="Thu Huyen Tran" w:date="2023-12-05T20:58:00Z">
              <w:r w:rsidRPr="00F249C8" w:rsidDel="003178C8">
                <w:rPr>
                  <w:sz w:val="22"/>
                </w:rPr>
                <w:delText xml:space="preserve">8.405.741 </w:delText>
              </w:r>
            </w:del>
          </w:p>
        </w:tc>
        <w:tc>
          <w:tcPr>
            <w:tcW w:w="1645" w:type="pct"/>
            <w:vAlign w:val="bottom"/>
          </w:tcPr>
          <w:p w14:paraId="1A748968" w14:textId="0E758D82" w:rsidR="00F122ED" w:rsidRPr="00F249C8" w:rsidDel="003178C8" w:rsidRDefault="00F122ED" w:rsidP="00F122ED">
            <w:pPr>
              <w:spacing w:before="60" w:after="60"/>
              <w:ind w:right="-15"/>
              <w:jc w:val="center"/>
              <w:rPr>
                <w:del w:id="5220" w:author="Thu Huyen Tran" w:date="2023-12-05T20:58:00Z"/>
                <w:sz w:val="22"/>
                <w:lang w:val="en-US"/>
              </w:rPr>
            </w:pPr>
            <w:del w:id="5221" w:author="Thu Huyen Tran" w:date="2023-12-05T20:58:00Z">
              <w:r w:rsidRPr="00F249C8" w:rsidDel="003178C8">
                <w:rPr>
                  <w:sz w:val="22"/>
                </w:rPr>
                <w:delText xml:space="preserve">7.318.983 </w:delText>
              </w:r>
            </w:del>
          </w:p>
        </w:tc>
        <w:tc>
          <w:tcPr>
            <w:tcW w:w="1324" w:type="pct"/>
            <w:vAlign w:val="bottom"/>
          </w:tcPr>
          <w:p w14:paraId="03C80D70" w14:textId="15615B6D" w:rsidR="00F122ED" w:rsidRPr="00F249C8" w:rsidDel="003178C8" w:rsidRDefault="00F122ED" w:rsidP="00F122ED">
            <w:pPr>
              <w:spacing w:before="60" w:after="60"/>
              <w:ind w:right="-15"/>
              <w:jc w:val="center"/>
              <w:rPr>
                <w:del w:id="5222" w:author="Thu Huyen Tran" w:date="2023-12-05T20:58:00Z"/>
                <w:sz w:val="22"/>
                <w:lang w:val="en-US"/>
              </w:rPr>
            </w:pPr>
            <w:del w:id="5223" w:author="Thu Huyen Tran" w:date="2023-12-05T20:58:00Z">
              <w:r w:rsidRPr="00F249C8" w:rsidDel="003178C8">
                <w:rPr>
                  <w:sz w:val="22"/>
                </w:rPr>
                <w:delText xml:space="preserve">1.086.758 </w:delText>
              </w:r>
            </w:del>
          </w:p>
        </w:tc>
      </w:tr>
      <w:tr w:rsidR="00F122ED" w:rsidRPr="00F249C8" w:rsidDel="003178C8" w14:paraId="4C57CAFE" w14:textId="3CE192F7" w:rsidTr="00F249C8">
        <w:trPr>
          <w:jc w:val="center"/>
          <w:del w:id="5224" w:author="Thu Huyen Tran" w:date="2023-12-05T20:58:00Z"/>
        </w:trPr>
        <w:tc>
          <w:tcPr>
            <w:tcW w:w="510" w:type="pct"/>
            <w:vAlign w:val="center"/>
          </w:tcPr>
          <w:p w14:paraId="30A5EBE6" w14:textId="2AB1B2AA" w:rsidR="00F122ED" w:rsidRPr="00F249C8" w:rsidDel="003178C8" w:rsidRDefault="00F122ED" w:rsidP="00F122ED">
            <w:pPr>
              <w:spacing w:before="60" w:after="60"/>
              <w:ind w:right="-15"/>
              <w:jc w:val="center"/>
              <w:rPr>
                <w:del w:id="5225" w:author="Thu Huyen Tran" w:date="2023-12-05T20:58:00Z"/>
                <w:sz w:val="22"/>
                <w:lang w:val="en-US"/>
              </w:rPr>
            </w:pPr>
            <w:del w:id="5226" w:author="Thu Huyen Tran" w:date="2023-12-05T20:58:00Z">
              <w:r w:rsidRPr="00F249C8" w:rsidDel="003178C8">
                <w:rPr>
                  <w:sz w:val="22"/>
                </w:rPr>
                <w:delText>2010</w:delText>
              </w:r>
            </w:del>
          </w:p>
        </w:tc>
        <w:tc>
          <w:tcPr>
            <w:tcW w:w="1521" w:type="pct"/>
            <w:vAlign w:val="bottom"/>
          </w:tcPr>
          <w:p w14:paraId="6857A0A8" w14:textId="2C4808A5" w:rsidR="00F122ED" w:rsidRPr="00F249C8" w:rsidDel="003178C8" w:rsidRDefault="00F122ED" w:rsidP="00F122ED">
            <w:pPr>
              <w:spacing w:before="60" w:after="60"/>
              <w:ind w:right="-15"/>
              <w:jc w:val="center"/>
              <w:rPr>
                <w:del w:id="5227" w:author="Thu Huyen Tran" w:date="2023-12-05T20:58:00Z"/>
                <w:sz w:val="22"/>
                <w:lang w:val="en-US"/>
              </w:rPr>
            </w:pPr>
            <w:del w:id="5228" w:author="Thu Huyen Tran" w:date="2023-12-05T20:58:00Z">
              <w:r w:rsidRPr="00F249C8" w:rsidDel="003178C8">
                <w:rPr>
                  <w:sz w:val="22"/>
                </w:rPr>
                <w:delText xml:space="preserve">9.194.495 </w:delText>
              </w:r>
            </w:del>
          </w:p>
        </w:tc>
        <w:tc>
          <w:tcPr>
            <w:tcW w:w="1645" w:type="pct"/>
            <w:vAlign w:val="bottom"/>
          </w:tcPr>
          <w:p w14:paraId="04BB3F87" w14:textId="7225A6D9" w:rsidR="00F122ED" w:rsidRPr="00F249C8" w:rsidDel="003178C8" w:rsidRDefault="00F122ED" w:rsidP="00F122ED">
            <w:pPr>
              <w:spacing w:before="60" w:after="60"/>
              <w:ind w:right="-15"/>
              <w:jc w:val="center"/>
              <w:rPr>
                <w:del w:id="5229" w:author="Thu Huyen Tran" w:date="2023-12-05T20:58:00Z"/>
                <w:sz w:val="22"/>
                <w:lang w:val="en-US"/>
              </w:rPr>
            </w:pPr>
            <w:del w:id="5230" w:author="Thu Huyen Tran" w:date="2023-12-05T20:58:00Z">
              <w:r w:rsidRPr="00F249C8" w:rsidDel="003178C8">
                <w:rPr>
                  <w:sz w:val="22"/>
                </w:rPr>
                <w:delText xml:space="preserve">8.112.789 </w:delText>
              </w:r>
            </w:del>
          </w:p>
        </w:tc>
        <w:tc>
          <w:tcPr>
            <w:tcW w:w="1324" w:type="pct"/>
            <w:vAlign w:val="bottom"/>
          </w:tcPr>
          <w:p w14:paraId="1E80C023" w14:textId="004D9F36" w:rsidR="00F122ED" w:rsidRPr="00F249C8" w:rsidDel="003178C8" w:rsidRDefault="00F122ED" w:rsidP="00F122ED">
            <w:pPr>
              <w:spacing w:before="60" w:after="60"/>
              <w:ind w:right="-15"/>
              <w:jc w:val="center"/>
              <w:rPr>
                <w:del w:id="5231" w:author="Thu Huyen Tran" w:date="2023-12-05T20:58:00Z"/>
                <w:sz w:val="22"/>
                <w:lang w:val="en-US"/>
              </w:rPr>
            </w:pPr>
            <w:del w:id="5232" w:author="Thu Huyen Tran" w:date="2023-12-05T20:58:00Z">
              <w:r w:rsidRPr="00F249C8" w:rsidDel="003178C8">
                <w:rPr>
                  <w:sz w:val="22"/>
                </w:rPr>
                <w:delText xml:space="preserve">1.081.705 </w:delText>
              </w:r>
            </w:del>
          </w:p>
        </w:tc>
      </w:tr>
      <w:tr w:rsidR="00F122ED" w:rsidRPr="00F249C8" w:rsidDel="003178C8" w14:paraId="1BEE8168" w14:textId="40379288" w:rsidTr="00F249C8">
        <w:trPr>
          <w:jc w:val="center"/>
          <w:del w:id="5233" w:author="Thu Huyen Tran" w:date="2023-12-05T20:58:00Z"/>
        </w:trPr>
        <w:tc>
          <w:tcPr>
            <w:tcW w:w="510" w:type="pct"/>
            <w:vAlign w:val="center"/>
          </w:tcPr>
          <w:p w14:paraId="5F1348AA" w14:textId="249DC700" w:rsidR="00F122ED" w:rsidRPr="00F249C8" w:rsidDel="003178C8" w:rsidRDefault="00F122ED" w:rsidP="00F122ED">
            <w:pPr>
              <w:spacing w:before="60" w:after="60"/>
              <w:ind w:right="-15"/>
              <w:jc w:val="center"/>
              <w:rPr>
                <w:del w:id="5234" w:author="Thu Huyen Tran" w:date="2023-12-05T20:58:00Z"/>
                <w:sz w:val="22"/>
                <w:lang w:val="en-US"/>
              </w:rPr>
            </w:pPr>
            <w:del w:id="5235" w:author="Thu Huyen Tran" w:date="2023-12-05T20:58:00Z">
              <w:r w:rsidRPr="00F249C8" w:rsidDel="003178C8">
                <w:rPr>
                  <w:sz w:val="22"/>
                </w:rPr>
                <w:delText>2011</w:delText>
              </w:r>
            </w:del>
          </w:p>
        </w:tc>
        <w:tc>
          <w:tcPr>
            <w:tcW w:w="1521" w:type="pct"/>
            <w:vAlign w:val="bottom"/>
          </w:tcPr>
          <w:p w14:paraId="01D78C29" w14:textId="074B124A" w:rsidR="00F122ED" w:rsidRPr="00F249C8" w:rsidDel="003178C8" w:rsidRDefault="00F122ED" w:rsidP="00F122ED">
            <w:pPr>
              <w:spacing w:before="60" w:after="60"/>
              <w:ind w:right="-15"/>
              <w:jc w:val="center"/>
              <w:rPr>
                <w:del w:id="5236" w:author="Thu Huyen Tran" w:date="2023-12-05T20:58:00Z"/>
                <w:sz w:val="22"/>
                <w:lang w:val="en-US"/>
              </w:rPr>
            </w:pPr>
            <w:del w:id="5237" w:author="Thu Huyen Tran" w:date="2023-12-05T20:58:00Z">
              <w:r w:rsidRPr="00F249C8" w:rsidDel="003178C8">
                <w:rPr>
                  <w:sz w:val="22"/>
                </w:rPr>
                <w:delText xml:space="preserve">10.771.891 </w:delText>
              </w:r>
            </w:del>
          </w:p>
        </w:tc>
        <w:tc>
          <w:tcPr>
            <w:tcW w:w="1645" w:type="pct"/>
            <w:vAlign w:val="bottom"/>
          </w:tcPr>
          <w:p w14:paraId="4528B1AC" w14:textId="0CABB97B" w:rsidR="00F122ED" w:rsidRPr="00F249C8" w:rsidDel="003178C8" w:rsidRDefault="00F122ED" w:rsidP="00F122ED">
            <w:pPr>
              <w:spacing w:before="60" w:after="60"/>
              <w:ind w:right="-15"/>
              <w:jc w:val="center"/>
              <w:rPr>
                <w:del w:id="5238" w:author="Thu Huyen Tran" w:date="2023-12-05T20:58:00Z"/>
                <w:sz w:val="22"/>
                <w:lang w:val="en-US"/>
              </w:rPr>
            </w:pPr>
            <w:del w:id="5239" w:author="Thu Huyen Tran" w:date="2023-12-05T20:58:00Z">
              <w:r w:rsidRPr="00F249C8" w:rsidDel="003178C8">
                <w:rPr>
                  <w:sz w:val="22"/>
                </w:rPr>
                <w:delText xml:space="preserve">9.504.610 </w:delText>
              </w:r>
            </w:del>
          </w:p>
        </w:tc>
        <w:tc>
          <w:tcPr>
            <w:tcW w:w="1324" w:type="pct"/>
            <w:vAlign w:val="bottom"/>
          </w:tcPr>
          <w:p w14:paraId="4534F6D7" w14:textId="5547D808" w:rsidR="00F122ED" w:rsidRPr="00F249C8" w:rsidDel="003178C8" w:rsidRDefault="00F122ED" w:rsidP="00F122ED">
            <w:pPr>
              <w:spacing w:before="60" w:after="60"/>
              <w:ind w:right="-15"/>
              <w:jc w:val="center"/>
              <w:rPr>
                <w:del w:id="5240" w:author="Thu Huyen Tran" w:date="2023-12-05T20:58:00Z"/>
                <w:sz w:val="22"/>
                <w:lang w:val="en-US"/>
              </w:rPr>
            </w:pPr>
            <w:del w:id="5241" w:author="Thu Huyen Tran" w:date="2023-12-05T20:58:00Z">
              <w:r w:rsidRPr="00F249C8" w:rsidDel="003178C8">
                <w:rPr>
                  <w:sz w:val="22"/>
                </w:rPr>
                <w:delText xml:space="preserve">1.267.281 </w:delText>
              </w:r>
            </w:del>
          </w:p>
        </w:tc>
      </w:tr>
      <w:tr w:rsidR="00F122ED" w:rsidRPr="00F249C8" w:rsidDel="003178C8" w14:paraId="40DE353F" w14:textId="107B856B" w:rsidTr="00F249C8">
        <w:trPr>
          <w:jc w:val="center"/>
          <w:del w:id="5242" w:author="Thu Huyen Tran" w:date="2023-12-05T20:58:00Z"/>
        </w:trPr>
        <w:tc>
          <w:tcPr>
            <w:tcW w:w="510" w:type="pct"/>
            <w:vAlign w:val="center"/>
          </w:tcPr>
          <w:p w14:paraId="27E72A74" w14:textId="4689E5B8" w:rsidR="00F122ED" w:rsidRPr="00F249C8" w:rsidDel="003178C8" w:rsidRDefault="00F122ED" w:rsidP="00F122ED">
            <w:pPr>
              <w:spacing w:before="60" w:after="60"/>
              <w:ind w:right="-15"/>
              <w:jc w:val="center"/>
              <w:rPr>
                <w:del w:id="5243" w:author="Thu Huyen Tran" w:date="2023-12-05T20:58:00Z"/>
                <w:sz w:val="22"/>
                <w:lang w:val="en-US"/>
              </w:rPr>
            </w:pPr>
            <w:del w:id="5244" w:author="Thu Huyen Tran" w:date="2023-12-05T20:58:00Z">
              <w:r w:rsidRPr="00F249C8" w:rsidDel="003178C8">
                <w:rPr>
                  <w:sz w:val="22"/>
                </w:rPr>
                <w:delText>2012</w:delText>
              </w:r>
            </w:del>
          </w:p>
        </w:tc>
        <w:tc>
          <w:tcPr>
            <w:tcW w:w="1521" w:type="pct"/>
            <w:vAlign w:val="bottom"/>
          </w:tcPr>
          <w:p w14:paraId="6A547C67" w14:textId="070B5388" w:rsidR="00F122ED" w:rsidRPr="00F249C8" w:rsidDel="003178C8" w:rsidRDefault="00F122ED" w:rsidP="00F122ED">
            <w:pPr>
              <w:spacing w:before="60" w:after="60"/>
              <w:ind w:right="-15"/>
              <w:jc w:val="center"/>
              <w:rPr>
                <w:del w:id="5245" w:author="Thu Huyen Tran" w:date="2023-12-05T20:58:00Z"/>
                <w:sz w:val="22"/>
                <w:lang w:val="en-US"/>
              </w:rPr>
            </w:pPr>
            <w:del w:id="5246" w:author="Thu Huyen Tran" w:date="2023-12-05T20:58:00Z">
              <w:r w:rsidRPr="00F249C8" w:rsidDel="003178C8">
                <w:rPr>
                  <w:sz w:val="22"/>
                </w:rPr>
                <w:delText xml:space="preserve">12.182.953 </w:delText>
              </w:r>
            </w:del>
          </w:p>
        </w:tc>
        <w:tc>
          <w:tcPr>
            <w:tcW w:w="1645" w:type="pct"/>
            <w:vAlign w:val="bottom"/>
          </w:tcPr>
          <w:p w14:paraId="46357A92" w14:textId="2F3F4B52" w:rsidR="00F122ED" w:rsidRPr="00F249C8" w:rsidDel="003178C8" w:rsidRDefault="00F122ED" w:rsidP="00F122ED">
            <w:pPr>
              <w:spacing w:before="60" w:after="60"/>
              <w:ind w:right="-15"/>
              <w:jc w:val="center"/>
              <w:rPr>
                <w:del w:id="5247" w:author="Thu Huyen Tran" w:date="2023-12-05T20:58:00Z"/>
                <w:sz w:val="22"/>
                <w:lang w:val="en-US"/>
              </w:rPr>
            </w:pPr>
            <w:del w:id="5248" w:author="Thu Huyen Tran" w:date="2023-12-05T20:58:00Z">
              <w:r w:rsidRPr="00F249C8" w:rsidDel="003178C8">
                <w:rPr>
                  <w:sz w:val="22"/>
                </w:rPr>
                <w:delText xml:space="preserve">10.749.665 </w:delText>
              </w:r>
            </w:del>
          </w:p>
        </w:tc>
        <w:tc>
          <w:tcPr>
            <w:tcW w:w="1324" w:type="pct"/>
            <w:vAlign w:val="bottom"/>
          </w:tcPr>
          <w:p w14:paraId="0CAC163F" w14:textId="73229358" w:rsidR="00F122ED" w:rsidRPr="00F249C8" w:rsidDel="003178C8" w:rsidRDefault="00F122ED" w:rsidP="00F122ED">
            <w:pPr>
              <w:spacing w:before="60" w:after="60"/>
              <w:ind w:right="-15"/>
              <w:jc w:val="center"/>
              <w:rPr>
                <w:del w:id="5249" w:author="Thu Huyen Tran" w:date="2023-12-05T20:58:00Z"/>
                <w:sz w:val="22"/>
                <w:lang w:val="en-US"/>
              </w:rPr>
            </w:pPr>
            <w:del w:id="5250" w:author="Thu Huyen Tran" w:date="2023-12-05T20:58:00Z">
              <w:r w:rsidRPr="00F249C8" w:rsidDel="003178C8">
                <w:rPr>
                  <w:sz w:val="22"/>
                </w:rPr>
                <w:delText xml:space="preserve">1.433.289 </w:delText>
              </w:r>
            </w:del>
          </w:p>
        </w:tc>
      </w:tr>
      <w:tr w:rsidR="00F122ED" w:rsidRPr="00F249C8" w:rsidDel="003178C8" w14:paraId="491DED86" w14:textId="3C872457" w:rsidTr="00F249C8">
        <w:trPr>
          <w:jc w:val="center"/>
          <w:del w:id="5251" w:author="Thu Huyen Tran" w:date="2023-12-05T20:58:00Z"/>
        </w:trPr>
        <w:tc>
          <w:tcPr>
            <w:tcW w:w="510" w:type="pct"/>
            <w:vAlign w:val="center"/>
          </w:tcPr>
          <w:p w14:paraId="27AD7ADE" w14:textId="14237214" w:rsidR="00F122ED" w:rsidRPr="00F249C8" w:rsidDel="003178C8" w:rsidRDefault="00F122ED" w:rsidP="00F122ED">
            <w:pPr>
              <w:spacing w:before="60" w:after="60"/>
              <w:ind w:right="-15"/>
              <w:jc w:val="center"/>
              <w:rPr>
                <w:del w:id="5252" w:author="Thu Huyen Tran" w:date="2023-12-05T20:58:00Z"/>
                <w:sz w:val="22"/>
                <w:lang w:val="en-US"/>
              </w:rPr>
            </w:pPr>
            <w:del w:id="5253" w:author="Thu Huyen Tran" w:date="2023-12-05T20:58:00Z">
              <w:r w:rsidRPr="00F249C8" w:rsidDel="003178C8">
                <w:rPr>
                  <w:sz w:val="22"/>
                </w:rPr>
                <w:delText>2013</w:delText>
              </w:r>
            </w:del>
          </w:p>
        </w:tc>
        <w:tc>
          <w:tcPr>
            <w:tcW w:w="1521" w:type="pct"/>
            <w:vAlign w:val="bottom"/>
          </w:tcPr>
          <w:p w14:paraId="454F6D57" w14:textId="4E446B50" w:rsidR="00F122ED" w:rsidRPr="00F249C8" w:rsidDel="003178C8" w:rsidRDefault="00F122ED" w:rsidP="00F122ED">
            <w:pPr>
              <w:spacing w:before="60" w:after="60"/>
              <w:ind w:right="-15"/>
              <w:jc w:val="center"/>
              <w:rPr>
                <w:del w:id="5254" w:author="Thu Huyen Tran" w:date="2023-12-05T20:58:00Z"/>
                <w:sz w:val="22"/>
                <w:lang w:val="en-US"/>
              </w:rPr>
            </w:pPr>
            <w:del w:id="5255" w:author="Thu Huyen Tran" w:date="2023-12-05T20:58:00Z">
              <w:r w:rsidRPr="00F249C8" w:rsidDel="003178C8">
                <w:rPr>
                  <w:sz w:val="22"/>
                </w:rPr>
                <w:delText xml:space="preserve">13.640.861 </w:delText>
              </w:r>
            </w:del>
          </w:p>
        </w:tc>
        <w:tc>
          <w:tcPr>
            <w:tcW w:w="1645" w:type="pct"/>
            <w:vAlign w:val="bottom"/>
          </w:tcPr>
          <w:p w14:paraId="13228284" w14:textId="71C3CD27" w:rsidR="00F122ED" w:rsidRPr="00F249C8" w:rsidDel="003178C8" w:rsidRDefault="00F122ED" w:rsidP="00F122ED">
            <w:pPr>
              <w:spacing w:before="60" w:after="60"/>
              <w:ind w:right="-15"/>
              <w:jc w:val="center"/>
              <w:rPr>
                <w:del w:id="5256" w:author="Thu Huyen Tran" w:date="2023-12-05T20:58:00Z"/>
                <w:sz w:val="22"/>
                <w:lang w:val="en-US"/>
              </w:rPr>
            </w:pPr>
            <w:del w:id="5257" w:author="Thu Huyen Tran" w:date="2023-12-05T20:58:00Z">
              <w:r w:rsidRPr="00F249C8" w:rsidDel="003178C8">
                <w:rPr>
                  <w:sz w:val="22"/>
                </w:rPr>
                <w:delText xml:space="preserve">12.036.054 </w:delText>
              </w:r>
            </w:del>
          </w:p>
        </w:tc>
        <w:tc>
          <w:tcPr>
            <w:tcW w:w="1324" w:type="pct"/>
            <w:vAlign w:val="bottom"/>
          </w:tcPr>
          <w:p w14:paraId="2DF5C89D" w14:textId="0E8918C0" w:rsidR="00F122ED" w:rsidRPr="00F249C8" w:rsidDel="003178C8" w:rsidRDefault="00F122ED" w:rsidP="00F122ED">
            <w:pPr>
              <w:spacing w:before="60" w:after="60"/>
              <w:ind w:right="-15"/>
              <w:jc w:val="center"/>
              <w:rPr>
                <w:del w:id="5258" w:author="Thu Huyen Tran" w:date="2023-12-05T20:58:00Z"/>
                <w:sz w:val="22"/>
                <w:lang w:val="en-US"/>
              </w:rPr>
            </w:pPr>
            <w:del w:id="5259" w:author="Thu Huyen Tran" w:date="2023-12-05T20:58:00Z">
              <w:r w:rsidRPr="00F249C8" w:rsidDel="003178C8">
                <w:rPr>
                  <w:sz w:val="22"/>
                </w:rPr>
                <w:delText xml:space="preserve">1.604.807 </w:delText>
              </w:r>
            </w:del>
          </w:p>
        </w:tc>
      </w:tr>
      <w:tr w:rsidR="00F122ED" w:rsidRPr="00F249C8" w:rsidDel="003178C8" w14:paraId="22F3908E" w14:textId="5CAC6C3A" w:rsidTr="00F249C8">
        <w:trPr>
          <w:jc w:val="center"/>
          <w:del w:id="5260" w:author="Thu Huyen Tran" w:date="2023-12-05T20:58:00Z"/>
        </w:trPr>
        <w:tc>
          <w:tcPr>
            <w:tcW w:w="510" w:type="pct"/>
            <w:vAlign w:val="center"/>
          </w:tcPr>
          <w:p w14:paraId="0B3FCFDC" w14:textId="7048E037" w:rsidR="00F122ED" w:rsidRPr="00F249C8" w:rsidDel="003178C8" w:rsidRDefault="00F122ED" w:rsidP="00F122ED">
            <w:pPr>
              <w:spacing w:before="60" w:after="60"/>
              <w:ind w:right="-15"/>
              <w:jc w:val="center"/>
              <w:rPr>
                <w:del w:id="5261" w:author="Thu Huyen Tran" w:date="2023-12-05T20:58:00Z"/>
                <w:sz w:val="22"/>
                <w:lang w:val="en-US"/>
              </w:rPr>
            </w:pPr>
            <w:del w:id="5262" w:author="Thu Huyen Tran" w:date="2023-12-05T20:58:00Z">
              <w:r w:rsidRPr="00F249C8" w:rsidDel="003178C8">
                <w:rPr>
                  <w:sz w:val="22"/>
                </w:rPr>
                <w:delText>2014</w:delText>
              </w:r>
            </w:del>
          </w:p>
        </w:tc>
        <w:tc>
          <w:tcPr>
            <w:tcW w:w="1521" w:type="pct"/>
            <w:vAlign w:val="bottom"/>
          </w:tcPr>
          <w:p w14:paraId="2A15DD46" w14:textId="2FB12195" w:rsidR="00F122ED" w:rsidRPr="00F249C8" w:rsidDel="003178C8" w:rsidRDefault="00F122ED" w:rsidP="00F122ED">
            <w:pPr>
              <w:spacing w:before="60" w:after="60"/>
              <w:ind w:right="-15"/>
              <w:jc w:val="center"/>
              <w:rPr>
                <w:del w:id="5263" w:author="Thu Huyen Tran" w:date="2023-12-05T20:58:00Z"/>
                <w:sz w:val="22"/>
              </w:rPr>
            </w:pPr>
            <w:del w:id="5264" w:author="Thu Huyen Tran" w:date="2023-12-05T20:58:00Z">
              <w:r w:rsidRPr="00F249C8" w:rsidDel="003178C8">
                <w:rPr>
                  <w:sz w:val="22"/>
                </w:rPr>
                <w:delText xml:space="preserve">8.188.881 </w:delText>
              </w:r>
            </w:del>
          </w:p>
        </w:tc>
        <w:tc>
          <w:tcPr>
            <w:tcW w:w="1645" w:type="pct"/>
            <w:vAlign w:val="bottom"/>
          </w:tcPr>
          <w:p w14:paraId="23D6A2AB" w14:textId="0636DC59" w:rsidR="00F122ED" w:rsidRPr="00F249C8" w:rsidDel="003178C8" w:rsidRDefault="00F122ED" w:rsidP="00F122ED">
            <w:pPr>
              <w:spacing w:before="60" w:after="60"/>
              <w:ind w:right="-15"/>
              <w:jc w:val="center"/>
              <w:rPr>
                <w:del w:id="5265" w:author="Thu Huyen Tran" w:date="2023-12-05T20:58:00Z"/>
                <w:sz w:val="22"/>
              </w:rPr>
            </w:pPr>
            <w:del w:id="5266" w:author="Thu Huyen Tran" w:date="2023-12-05T20:58:00Z">
              <w:r w:rsidRPr="00F249C8" w:rsidDel="003178C8">
                <w:rPr>
                  <w:sz w:val="22"/>
                </w:rPr>
                <w:delText xml:space="preserve">6.230.218 </w:delText>
              </w:r>
            </w:del>
          </w:p>
        </w:tc>
        <w:tc>
          <w:tcPr>
            <w:tcW w:w="1324" w:type="pct"/>
            <w:vAlign w:val="bottom"/>
          </w:tcPr>
          <w:p w14:paraId="7C2B4499" w14:textId="555944AC" w:rsidR="00F122ED" w:rsidRPr="00F249C8" w:rsidDel="003178C8" w:rsidRDefault="00F122ED" w:rsidP="00F122ED">
            <w:pPr>
              <w:spacing w:before="60" w:after="60"/>
              <w:ind w:right="-15"/>
              <w:jc w:val="center"/>
              <w:rPr>
                <w:del w:id="5267" w:author="Thu Huyen Tran" w:date="2023-12-05T20:58:00Z"/>
                <w:sz w:val="22"/>
              </w:rPr>
            </w:pPr>
            <w:del w:id="5268" w:author="Thu Huyen Tran" w:date="2023-12-05T20:58:00Z">
              <w:r w:rsidRPr="00F249C8" w:rsidDel="003178C8">
                <w:rPr>
                  <w:sz w:val="22"/>
                </w:rPr>
                <w:delText xml:space="preserve">1.958.663 </w:delText>
              </w:r>
            </w:del>
          </w:p>
        </w:tc>
      </w:tr>
      <w:tr w:rsidR="00F122ED" w:rsidRPr="00F249C8" w:rsidDel="003178C8" w14:paraId="4C60AC51" w14:textId="7F7128CA" w:rsidTr="00F249C8">
        <w:trPr>
          <w:jc w:val="center"/>
          <w:del w:id="5269" w:author="Thu Huyen Tran" w:date="2023-12-05T20:58:00Z"/>
        </w:trPr>
        <w:tc>
          <w:tcPr>
            <w:tcW w:w="510" w:type="pct"/>
            <w:vAlign w:val="center"/>
          </w:tcPr>
          <w:p w14:paraId="142C4A6F" w14:textId="49817476" w:rsidR="00F122ED" w:rsidRPr="00F249C8" w:rsidDel="003178C8" w:rsidRDefault="00F122ED" w:rsidP="00F122ED">
            <w:pPr>
              <w:spacing w:before="60" w:after="60"/>
              <w:ind w:right="-15"/>
              <w:jc w:val="center"/>
              <w:rPr>
                <w:del w:id="5270" w:author="Thu Huyen Tran" w:date="2023-12-05T20:58:00Z"/>
                <w:sz w:val="22"/>
                <w:lang w:val="en-US"/>
              </w:rPr>
            </w:pPr>
            <w:del w:id="5271" w:author="Thu Huyen Tran" w:date="2023-12-05T20:58:00Z">
              <w:r w:rsidRPr="00F249C8" w:rsidDel="003178C8">
                <w:rPr>
                  <w:sz w:val="22"/>
                </w:rPr>
                <w:delText>2015</w:delText>
              </w:r>
            </w:del>
          </w:p>
        </w:tc>
        <w:tc>
          <w:tcPr>
            <w:tcW w:w="1521" w:type="pct"/>
            <w:vAlign w:val="bottom"/>
          </w:tcPr>
          <w:p w14:paraId="02302FF0" w14:textId="51C3186B" w:rsidR="00F122ED" w:rsidRPr="00F249C8" w:rsidDel="003178C8" w:rsidRDefault="00F122ED" w:rsidP="00F122ED">
            <w:pPr>
              <w:spacing w:before="60" w:after="60"/>
              <w:ind w:right="-15"/>
              <w:jc w:val="center"/>
              <w:rPr>
                <w:del w:id="5272" w:author="Thu Huyen Tran" w:date="2023-12-05T20:58:00Z"/>
                <w:sz w:val="22"/>
              </w:rPr>
            </w:pPr>
            <w:del w:id="5273" w:author="Thu Huyen Tran" w:date="2023-12-05T20:58:00Z">
              <w:r w:rsidRPr="00F249C8" w:rsidDel="003178C8">
                <w:rPr>
                  <w:sz w:val="22"/>
                </w:rPr>
                <w:delText xml:space="preserve">8.400.347 </w:delText>
              </w:r>
            </w:del>
          </w:p>
        </w:tc>
        <w:tc>
          <w:tcPr>
            <w:tcW w:w="1645" w:type="pct"/>
            <w:vAlign w:val="bottom"/>
          </w:tcPr>
          <w:p w14:paraId="0DABB2BA" w14:textId="61C761E6" w:rsidR="00F122ED" w:rsidRPr="00F249C8" w:rsidDel="003178C8" w:rsidRDefault="00F122ED" w:rsidP="00F122ED">
            <w:pPr>
              <w:spacing w:before="60" w:after="60"/>
              <w:ind w:right="-15"/>
              <w:jc w:val="center"/>
              <w:rPr>
                <w:del w:id="5274" w:author="Thu Huyen Tran" w:date="2023-12-05T20:58:00Z"/>
                <w:sz w:val="22"/>
              </w:rPr>
            </w:pPr>
            <w:del w:id="5275" w:author="Thu Huyen Tran" w:date="2023-12-05T20:58:00Z">
              <w:r w:rsidRPr="00F249C8" w:rsidDel="003178C8">
                <w:rPr>
                  <w:sz w:val="22"/>
                </w:rPr>
                <w:delText xml:space="preserve">6.334.119 </w:delText>
              </w:r>
            </w:del>
          </w:p>
        </w:tc>
        <w:tc>
          <w:tcPr>
            <w:tcW w:w="1324" w:type="pct"/>
            <w:vAlign w:val="bottom"/>
          </w:tcPr>
          <w:p w14:paraId="0EF44751" w14:textId="5AFB8D86" w:rsidR="00F122ED" w:rsidRPr="00F249C8" w:rsidDel="003178C8" w:rsidRDefault="00F122ED" w:rsidP="00F122ED">
            <w:pPr>
              <w:spacing w:before="60" w:after="60"/>
              <w:ind w:right="-15"/>
              <w:jc w:val="center"/>
              <w:rPr>
                <w:del w:id="5276" w:author="Thu Huyen Tran" w:date="2023-12-05T20:58:00Z"/>
                <w:sz w:val="22"/>
              </w:rPr>
            </w:pPr>
            <w:del w:id="5277" w:author="Thu Huyen Tran" w:date="2023-12-05T20:58:00Z">
              <w:r w:rsidRPr="00F249C8" w:rsidDel="003178C8">
                <w:rPr>
                  <w:sz w:val="22"/>
                </w:rPr>
                <w:delText xml:space="preserve">2.066.229 </w:delText>
              </w:r>
            </w:del>
          </w:p>
        </w:tc>
      </w:tr>
      <w:tr w:rsidR="00F122ED" w:rsidRPr="00F249C8" w:rsidDel="003178C8" w14:paraId="562660A8" w14:textId="37F4D9A0" w:rsidTr="00F249C8">
        <w:trPr>
          <w:jc w:val="center"/>
          <w:del w:id="5278" w:author="Thu Huyen Tran" w:date="2023-12-05T20:58:00Z"/>
        </w:trPr>
        <w:tc>
          <w:tcPr>
            <w:tcW w:w="510" w:type="pct"/>
            <w:vAlign w:val="center"/>
          </w:tcPr>
          <w:p w14:paraId="48046082" w14:textId="57C1CD84" w:rsidR="00F122ED" w:rsidRPr="00F249C8" w:rsidDel="003178C8" w:rsidRDefault="00F122ED" w:rsidP="00F122ED">
            <w:pPr>
              <w:spacing w:before="60" w:after="60"/>
              <w:ind w:right="-15"/>
              <w:jc w:val="center"/>
              <w:rPr>
                <w:del w:id="5279" w:author="Thu Huyen Tran" w:date="2023-12-05T20:58:00Z"/>
                <w:sz w:val="22"/>
                <w:lang w:val="en-US"/>
              </w:rPr>
            </w:pPr>
            <w:del w:id="5280" w:author="Thu Huyen Tran" w:date="2023-12-05T20:58:00Z">
              <w:r w:rsidRPr="00F249C8" w:rsidDel="003178C8">
                <w:rPr>
                  <w:sz w:val="22"/>
                </w:rPr>
                <w:delText>2016</w:delText>
              </w:r>
            </w:del>
          </w:p>
        </w:tc>
        <w:tc>
          <w:tcPr>
            <w:tcW w:w="1521" w:type="pct"/>
            <w:vAlign w:val="bottom"/>
          </w:tcPr>
          <w:p w14:paraId="6AF7367D" w14:textId="3CB0CC72" w:rsidR="00F122ED" w:rsidRPr="00F249C8" w:rsidDel="003178C8" w:rsidRDefault="00F122ED" w:rsidP="00F122ED">
            <w:pPr>
              <w:spacing w:before="60" w:after="60"/>
              <w:ind w:right="-15"/>
              <w:jc w:val="center"/>
              <w:rPr>
                <w:del w:id="5281" w:author="Thu Huyen Tran" w:date="2023-12-05T20:58:00Z"/>
                <w:sz w:val="22"/>
              </w:rPr>
            </w:pPr>
            <w:del w:id="5282" w:author="Thu Huyen Tran" w:date="2023-12-05T20:58:00Z">
              <w:r w:rsidRPr="00F249C8" w:rsidDel="003178C8">
                <w:rPr>
                  <w:sz w:val="22"/>
                </w:rPr>
                <w:delText xml:space="preserve">8.595.487 </w:delText>
              </w:r>
            </w:del>
          </w:p>
        </w:tc>
        <w:tc>
          <w:tcPr>
            <w:tcW w:w="1645" w:type="pct"/>
            <w:vAlign w:val="bottom"/>
          </w:tcPr>
          <w:p w14:paraId="28F23C64" w14:textId="45168E3B" w:rsidR="00F122ED" w:rsidRPr="00F249C8" w:rsidDel="003178C8" w:rsidRDefault="00F122ED" w:rsidP="00F122ED">
            <w:pPr>
              <w:spacing w:before="60" w:after="60"/>
              <w:ind w:right="-15"/>
              <w:jc w:val="center"/>
              <w:rPr>
                <w:del w:id="5283" w:author="Thu Huyen Tran" w:date="2023-12-05T20:58:00Z"/>
                <w:sz w:val="22"/>
              </w:rPr>
            </w:pPr>
            <w:del w:id="5284" w:author="Thu Huyen Tran" w:date="2023-12-05T20:58:00Z">
              <w:r w:rsidRPr="00F249C8" w:rsidDel="003178C8">
                <w:rPr>
                  <w:sz w:val="22"/>
                </w:rPr>
                <w:delText xml:space="preserve">7.020.585 </w:delText>
              </w:r>
            </w:del>
          </w:p>
        </w:tc>
        <w:tc>
          <w:tcPr>
            <w:tcW w:w="1324" w:type="pct"/>
            <w:vAlign w:val="bottom"/>
          </w:tcPr>
          <w:p w14:paraId="7003A037" w14:textId="7F09D9C8" w:rsidR="00F122ED" w:rsidRPr="00F249C8" w:rsidDel="003178C8" w:rsidRDefault="00F122ED" w:rsidP="00F122ED">
            <w:pPr>
              <w:spacing w:before="60" w:after="60"/>
              <w:ind w:right="-15"/>
              <w:jc w:val="center"/>
              <w:rPr>
                <w:del w:id="5285" w:author="Thu Huyen Tran" w:date="2023-12-05T20:58:00Z"/>
                <w:sz w:val="22"/>
              </w:rPr>
            </w:pPr>
            <w:del w:id="5286" w:author="Thu Huyen Tran" w:date="2023-12-05T20:58:00Z">
              <w:r w:rsidRPr="00F249C8" w:rsidDel="003178C8">
                <w:rPr>
                  <w:sz w:val="22"/>
                </w:rPr>
                <w:delText xml:space="preserve">1.574.902 </w:delText>
              </w:r>
            </w:del>
          </w:p>
        </w:tc>
      </w:tr>
      <w:tr w:rsidR="00F122ED" w:rsidRPr="00F249C8" w:rsidDel="003178C8" w14:paraId="0518842C" w14:textId="1221DFBE" w:rsidTr="00F249C8">
        <w:trPr>
          <w:jc w:val="center"/>
          <w:del w:id="5287" w:author="Thu Huyen Tran" w:date="2023-12-05T20:58:00Z"/>
        </w:trPr>
        <w:tc>
          <w:tcPr>
            <w:tcW w:w="510" w:type="pct"/>
            <w:vAlign w:val="center"/>
          </w:tcPr>
          <w:p w14:paraId="627901EB" w14:textId="05588B72" w:rsidR="00F122ED" w:rsidRPr="00F249C8" w:rsidDel="003178C8" w:rsidRDefault="00F122ED" w:rsidP="00F122ED">
            <w:pPr>
              <w:spacing w:before="60" w:after="60"/>
              <w:ind w:right="-15"/>
              <w:jc w:val="center"/>
              <w:rPr>
                <w:del w:id="5288" w:author="Thu Huyen Tran" w:date="2023-12-05T20:58:00Z"/>
                <w:sz w:val="22"/>
                <w:lang w:val="en-US"/>
              </w:rPr>
            </w:pPr>
            <w:del w:id="5289" w:author="Thu Huyen Tran" w:date="2023-12-05T20:58:00Z">
              <w:r w:rsidRPr="00F249C8" w:rsidDel="003178C8">
                <w:rPr>
                  <w:sz w:val="22"/>
                </w:rPr>
                <w:delText>2017</w:delText>
              </w:r>
            </w:del>
          </w:p>
        </w:tc>
        <w:tc>
          <w:tcPr>
            <w:tcW w:w="1521" w:type="pct"/>
            <w:vAlign w:val="bottom"/>
          </w:tcPr>
          <w:p w14:paraId="574B8C55" w14:textId="2827F83E" w:rsidR="00F122ED" w:rsidRPr="00F249C8" w:rsidDel="003178C8" w:rsidRDefault="00F122ED" w:rsidP="00F122ED">
            <w:pPr>
              <w:spacing w:before="60" w:after="60"/>
              <w:ind w:right="-15"/>
              <w:jc w:val="center"/>
              <w:rPr>
                <w:del w:id="5290" w:author="Thu Huyen Tran" w:date="2023-12-05T20:58:00Z"/>
                <w:sz w:val="22"/>
              </w:rPr>
            </w:pPr>
            <w:del w:id="5291" w:author="Thu Huyen Tran" w:date="2023-12-05T20:58:00Z">
              <w:r w:rsidRPr="00F249C8" w:rsidDel="003178C8">
                <w:rPr>
                  <w:sz w:val="22"/>
                </w:rPr>
                <w:delText xml:space="preserve">9.797.943 </w:delText>
              </w:r>
            </w:del>
          </w:p>
        </w:tc>
        <w:tc>
          <w:tcPr>
            <w:tcW w:w="1645" w:type="pct"/>
            <w:vAlign w:val="bottom"/>
          </w:tcPr>
          <w:p w14:paraId="08536B4E" w14:textId="4903BAFB" w:rsidR="00F122ED" w:rsidRPr="00F249C8" w:rsidDel="003178C8" w:rsidRDefault="00F122ED" w:rsidP="00F122ED">
            <w:pPr>
              <w:spacing w:before="60" w:after="60"/>
              <w:ind w:right="-15"/>
              <w:jc w:val="center"/>
              <w:rPr>
                <w:del w:id="5292" w:author="Thu Huyen Tran" w:date="2023-12-05T20:58:00Z"/>
                <w:sz w:val="22"/>
              </w:rPr>
            </w:pPr>
            <w:del w:id="5293" w:author="Thu Huyen Tran" w:date="2023-12-05T20:58:00Z">
              <w:r w:rsidRPr="00F249C8" w:rsidDel="003178C8">
                <w:rPr>
                  <w:sz w:val="22"/>
                </w:rPr>
                <w:delText xml:space="preserve">8.217.420 </w:delText>
              </w:r>
            </w:del>
          </w:p>
        </w:tc>
        <w:tc>
          <w:tcPr>
            <w:tcW w:w="1324" w:type="pct"/>
            <w:vAlign w:val="bottom"/>
          </w:tcPr>
          <w:p w14:paraId="03483B53" w14:textId="5326CA0B" w:rsidR="00F122ED" w:rsidRPr="00F249C8" w:rsidDel="003178C8" w:rsidRDefault="00F122ED" w:rsidP="00F122ED">
            <w:pPr>
              <w:spacing w:before="60" w:after="60"/>
              <w:ind w:right="-15"/>
              <w:jc w:val="center"/>
              <w:rPr>
                <w:del w:id="5294" w:author="Thu Huyen Tran" w:date="2023-12-05T20:58:00Z"/>
                <w:sz w:val="22"/>
              </w:rPr>
            </w:pPr>
            <w:del w:id="5295" w:author="Thu Huyen Tran" w:date="2023-12-05T20:58:00Z">
              <w:r w:rsidRPr="00F249C8" w:rsidDel="003178C8">
                <w:rPr>
                  <w:sz w:val="22"/>
                </w:rPr>
                <w:delText xml:space="preserve">1.580.523 </w:delText>
              </w:r>
            </w:del>
          </w:p>
        </w:tc>
      </w:tr>
      <w:tr w:rsidR="00F122ED" w:rsidRPr="00F249C8" w:rsidDel="003178C8" w14:paraId="2AE9AFDC" w14:textId="5895F801" w:rsidTr="00F249C8">
        <w:trPr>
          <w:jc w:val="center"/>
          <w:del w:id="5296" w:author="Thu Huyen Tran" w:date="2023-12-05T20:58:00Z"/>
        </w:trPr>
        <w:tc>
          <w:tcPr>
            <w:tcW w:w="510" w:type="pct"/>
            <w:vAlign w:val="center"/>
          </w:tcPr>
          <w:p w14:paraId="3EB8423C" w14:textId="332046F6" w:rsidR="00F122ED" w:rsidRPr="00F249C8" w:rsidDel="003178C8" w:rsidRDefault="00F122ED" w:rsidP="00F122ED">
            <w:pPr>
              <w:spacing w:before="60" w:after="60"/>
              <w:ind w:right="-15"/>
              <w:jc w:val="center"/>
              <w:rPr>
                <w:del w:id="5297" w:author="Thu Huyen Tran" w:date="2023-12-05T20:58:00Z"/>
                <w:sz w:val="22"/>
                <w:lang w:val="en-US"/>
              </w:rPr>
            </w:pPr>
            <w:del w:id="5298" w:author="Thu Huyen Tran" w:date="2023-12-05T20:58:00Z">
              <w:r w:rsidRPr="00F249C8" w:rsidDel="003178C8">
                <w:rPr>
                  <w:sz w:val="22"/>
                </w:rPr>
                <w:delText>2018</w:delText>
              </w:r>
            </w:del>
          </w:p>
        </w:tc>
        <w:tc>
          <w:tcPr>
            <w:tcW w:w="1521" w:type="pct"/>
            <w:vAlign w:val="bottom"/>
          </w:tcPr>
          <w:p w14:paraId="3DD1D90E" w14:textId="0C033A15" w:rsidR="00F122ED" w:rsidRPr="00F249C8" w:rsidDel="003178C8" w:rsidRDefault="00F122ED" w:rsidP="00F122ED">
            <w:pPr>
              <w:spacing w:before="60" w:after="60"/>
              <w:ind w:right="-15"/>
              <w:jc w:val="center"/>
              <w:rPr>
                <w:del w:id="5299" w:author="Thu Huyen Tran" w:date="2023-12-05T20:58:00Z"/>
                <w:sz w:val="22"/>
              </w:rPr>
            </w:pPr>
            <w:del w:id="5300" w:author="Thu Huyen Tran" w:date="2023-12-05T20:58:00Z">
              <w:r w:rsidRPr="00F249C8" w:rsidDel="003178C8">
                <w:rPr>
                  <w:sz w:val="22"/>
                </w:rPr>
                <w:delText xml:space="preserve">10.485.209 </w:delText>
              </w:r>
            </w:del>
          </w:p>
        </w:tc>
        <w:tc>
          <w:tcPr>
            <w:tcW w:w="1645" w:type="pct"/>
            <w:vAlign w:val="bottom"/>
          </w:tcPr>
          <w:p w14:paraId="3680BF16" w14:textId="5E8BD1B0" w:rsidR="00F122ED" w:rsidRPr="00F249C8" w:rsidDel="003178C8" w:rsidRDefault="00F122ED" w:rsidP="00F122ED">
            <w:pPr>
              <w:spacing w:before="60" w:after="60"/>
              <w:ind w:right="-15"/>
              <w:jc w:val="center"/>
              <w:rPr>
                <w:del w:id="5301" w:author="Thu Huyen Tran" w:date="2023-12-05T20:58:00Z"/>
                <w:sz w:val="22"/>
              </w:rPr>
            </w:pPr>
            <w:del w:id="5302" w:author="Thu Huyen Tran" w:date="2023-12-05T20:58:00Z">
              <w:r w:rsidRPr="00F249C8" w:rsidDel="003178C8">
                <w:rPr>
                  <w:sz w:val="22"/>
                </w:rPr>
                <w:delText xml:space="preserve">8.867.383 </w:delText>
              </w:r>
            </w:del>
          </w:p>
        </w:tc>
        <w:tc>
          <w:tcPr>
            <w:tcW w:w="1324" w:type="pct"/>
            <w:vAlign w:val="bottom"/>
          </w:tcPr>
          <w:p w14:paraId="042F7009" w14:textId="3275499E" w:rsidR="00F122ED" w:rsidRPr="00F249C8" w:rsidDel="003178C8" w:rsidRDefault="00F122ED" w:rsidP="00F122ED">
            <w:pPr>
              <w:spacing w:before="60" w:after="60"/>
              <w:ind w:right="-15"/>
              <w:jc w:val="center"/>
              <w:rPr>
                <w:del w:id="5303" w:author="Thu Huyen Tran" w:date="2023-12-05T20:58:00Z"/>
                <w:sz w:val="22"/>
              </w:rPr>
            </w:pPr>
            <w:del w:id="5304" w:author="Thu Huyen Tran" w:date="2023-12-05T20:58:00Z">
              <w:r w:rsidRPr="00F249C8" w:rsidDel="003178C8">
                <w:rPr>
                  <w:sz w:val="22"/>
                </w:rPr>
                <w:delText xml:space="preserve">1.617.826 </w:delText>
              </w:r>
            </w:del>
          </w:p>
        </w:tc>
      </w:tr>
      <w:tr w:rsidR="00F122ED" w:rsidRPr="00F249C8" w:rsidDel="00AB4BFE" w14:paraId="665A68A0" w14:textId="59B485A4" w:rsidTr="00F249C8">
        <w:trPr>
          <w:jc w:val="center"/>
          <w:del w:id="5305" w:author="Huyen Tran Thu" w:date="2023-03-28T19:45:00Z"/>
        </w:trPr>
        <w:tc>
          <w:tcPr>
            <w:tcW w:w="510" w:type="pct"/>
            <w:vAlign w:val="center"/>
          </w:tcPr>
          <w:p w14:paraId="4B214787" w14:textId="6CA81CF4" w:rsidR="00F122ED" w:rsidRPr="00F249C8" w:rsidDel="00AB4BFE" w:rsidRDefault="00F122ED" w:rsidP="00F122ED">
            <w:pPr>
              <w:spacing w:before="60" w:after="60"/>
              <w:ind w:right="-15"/>
              <w:jc w:val="center"/>
              <w:rPr>
                <w:del w:id="5306" w:author="Huyen Tran Thu" w:date="2023-03-28T19:45:00Z"/>
                <w:sz w:val="22"/>
                <w:lang w:val="en-US"/>
              </w:rPr>
            </w:pPr>
            <w:del w:id="5307" w:author="Huyen Tran Thu" w:date="2023-03-28T19:45:00Z">
              <w:r w:rsidRPr="00F249C8" w:rsidDel="00AB4BFE">
                <w:rPr>
                  <w:sz w:val="22"/>
                </w:rPr>
                <w:delText>2019</w:delText>
              </w:r>
            </w:del>
          </w:p>
        </w:tc>
        <w:tc>
          <w:tcPr>
            <w:tcW w:w="1521" w:type="pct"/>
            <w:vAlign w:val="bottom"/>
          </w:tcPr>
          <w:p w14:paraId="56C1EDBE" w14:textId="243EEA00" w:rsidR="00F122ED" w:rsidRPr="00F249C8" w:rsidDel="00AB4BFE" w:rsidRDefault="00F122ED" w:rsidP="00F122ED">
            <w:pPr>
              <w:spacing w:before="60" w:after="60"/>
              <w:ind w:right="-15"/>
              <w:jc w:val="center"/>
              <w:rPr>
                <w:del w:id="5308" w:author="Huyen Tran Thu" w:date="2023-03-28T19:45:00Z"/>
                <w:sz w:val="22"/>
              </w:rPr>
            </w:pPr>
            <w:del w:id="5309" w:author="Huyen Tran Thu" w:date="2023-03-28T19:45:00Z">
              <w:r w:rsidRPr="00F249C8" w:rsidDel="00AB4BFE">
                <w:rPr>
                  <w:sz w:val="22"/>
                </w:rPr>
                <w:delText xml:space="preserve">11.251.360 </w:delText>
              </w:r>
            </w:del>
          </w:p>
        </w:tc>
        <w:tc>
          <w:tcPr>
            <w:tcW w:w="1645" w:type="pct"/>
            <w:vAlign w:val="bottom"/>
          </w:tcPr>
          <w:p w14:paraId="68CA887C" w14:textId="50982DEE" w:rsidR="00F122ED" w:rsidRPr="00F249C8" w:rsidDel="00AB4BFE" w:rsidRDefault="00F122ED" w:rsidP="00F122ED">
            <w:pPr>
              <w:spacing w:before="60" w:after="60"/>
              <w:ind w:right="-15"/>
              <w:jc w:val="center"/>
              <w:rPr>
                <w:del w:id="5310" w:author="Huyen Tran Thu" w:date="2023-03-28T19:45:00Z"/>
                <w:sz w:val="22"/>
              </w:rPr>
            </w:pPr>
            <w:del w:id="5311" w:author="Huyen Tran Thu" w:date="2023-03-28T19:45:00Z">
              <w:r w:rsidRPr="00F249C8" w:rsidDel="00AB4BFE">
                <w:rPr>
                  <w:sz w:val="22"/>
                </w:rPr>
                <w:delText xml:space="preserve">9.559.107 </w:delText>
              </w:r>
            </w:del>
          </w:p>
        </w:tc>
        <w:tc>
          <w:tcPr>
            <w:tcW w:w="1324" w:type="pct"/>
            <w:vAlign w:val="bottom"/>
          </w:tcPr>
          <w:p w14:paraId="3CE2DD8E" w14:textId="63D0BB76" w:rsidR="00F122ED" w:rsidRPr="00F249C8" w:rsidDel="00AB4BFE" w:rsidRDefault="00F122ED" w:rsidP="00F122ED">
            <w:pPr>
              <w:spacing w:before="60" w:after="60"/>
              <w:ind w:right="-15"/>
              <w:jc w:val="center"/>
              <w:rPr>
                <w:del w:id="5312" w:author="Huyen Tran Thu" w:date="2023-03-28T19:45:00Z"/>
                <w:sz w:val="22"/>
              </w:rPr>
            </w:pPr>
            <w:del w:id="5313" w:author="Huyen Tran Thu" w:date="2023-03-28T19:45:00Z">
              <w:r w:rsidRPr="00F249C8" w:rsidDel="00AB4BFE">
                <w:rPr>
                  <w:sz w:val="22"/>
                </w:rPr>
                <w:delText xml:space="preserve">1.692.253 </w:delText>
              </w:r>
            </w:del>
          </w:p>
        </w:tc>
      </w:tr>
      <w:tr w:rsidR="00F122ED" w:rsidRPr="00F249C8" w:rsidDel="00AB4BFE" w14:paraId="405510C1" w14:textId="2D04D38B" w:rsidTr="00F249C8">
        <w:trPr>
          <w:jc w:val="center"/>
          <w:del w:id="5314" w:author="Huyen Tran Thu" w:date="2023-03-28T19:45:00Z"/>
        </w:trPr>
        <w:tc>
          <w:tcPr>
            <w:tcW w:w="510" w:type="pct"/>
            <w:vAlign w:val="center"/>
          </w:tcPr>
          <w:p w14:paraId="43709BC2" w14:textId="791B1AA6" w:rsidR="00F122ED" w:rsidRPr="00F249C8" w:rsidDel="00AB4BFE" w:rsidRDefault="00F122ED" w:rsidP="00F122ED">
            <w:pPr>
              <w:spacing w:before="60" w:after="60"/>
              <w:ind w:right="-15"/>
              <w:jc w:val="center"/>
              <w:rPr>
                <w:del w:id="5315" w:author="Huyen Tran Thu" w:date="2023-03-28T19:45:00Z"/>
                <w:sz w:val="22"/>
                <w:lang w:val="en-US"/>
              </w:rPr>
            </w:pPr>
            <w:del w:id="5316" w:author="Huyen Tran Thu" w:date="2023-03-28T19:45:00Z">
              <w:r w:rsidRPr="00F249C8" w:rsidDel="00AB4BFE">
                <w:rPr>
                  <w:sz w:val="22"/>
                </w:rPr>
                <w:delText>2020</w:delText>
              </w:r>
            </w:del>
          </w:p>
        </w:tc>
        <w:tc>
          <w:tcPr>
            <w:tcW w:w="1521" w:type="pct"/>
            <w:vAlign w:val="bottom"/>
          </w:tcPr>
          <w:p w14:paraId="521448CD" w14:textId="12D3370D" w:rsidR="00F122ED" w:rsidRPr="00F249C8" w:rsidDel="00AB4BFE" w:rsidRDefault="00F122ED" w:rsidP="00F122ED">
            <w:pPr>
              <w:spacing w:before="60" w:after="60"/>
              <w:ind w:right="-15"/>
              <w:jc w:val="center"/>
              <w:rPr>
                <w:del w:id="5317" w:author="Huyen Tran Thu" w:date="2023-03-28T19:45:00Z"/>
                <w:sz w:val="22"/>
              </w:rPr>
            </w:pPr>
            <w:del w:id="5318" w:author="Huyen Tran Thu" w:date="2023-03-28T19:45:00Z">
              <w:r w:rsidRPr="00F249C8" w:rsidDel="00AB4BFE">
                <w:rPr>
                  <w:sz w:val="22"/>
                </w:rPr>
                <w:delText xml:space="preserve">11.955.409 </w:delText>
              </w:r>
            </w:del>
          </w:p>
        </w:tc>
        <w:tc>
          <w:tcPr>
            <w:tcW w:w="1645" w:type="pct"/>
            <w:vAlign w:val="bottom"/>
          </w:tcPr>
          <w:p w14:paraId="6F39CCD1" w14:textId="5B651FBE" w:rsidR="00F122ED" w:rsidRPr="00F249C8" w:rsidDel="00AB4BFE" w:rsidRDefault="00F122ED" w:rsidP="00F122ED">
            <w:pPr>
              <w:spacing w:before="60" w:after="60"/>
              <w:ind w:right="-15"/>
              <w:jc w:val="center"/>
              <w:rPr>
                <w:del w:id="5319" w:author="Huyen Tran Thu" w:date="2023-03-28T19:45:00Z"/>
                <w:sz w:val="22"/>
              </w:rPr>
            </w:pPr>
            <w:del w:id="5320" w:author="Huyen Tran Thu" w:date="2023-03-28T19:45:00Z">
              <w:r w:rsidRPr="00F249C8" w:rsidDel="00AB4BFE">
                <w:rPr>
                  <w:sz w:val="22"/>
                </w:rPr>
                <w:delText xml:space="preserve">10.157.264 </w:delText>
              </w:r>
            </w:del>
          </w:p>
        </w:tc>
        <w:tc>
          <w:tcPr>
            <w:tcW w:w="1324" w:type="pct"/>
            <w:vAlign w:val="bottom"/>
          </w:tcPr>
          <w:p w14:paraId="177360CB" w14:textId="28FDD5EE" w:rsidR="00F122ED" w:rsidRPr="00F249C8" w:rsidDel="00AB4BFE" w:rsidRDefault="00F122ED" w:rsidP="00F122ED">
            <w:pPr>
              <w:spacing w:before="60" w:after="60"/>
              <w:ind w:right="-15"/>
              <w:jc w:val="center"/>
              <w:rPr>
                <w:del w:id="5321" w:author="Huyen Tran Thu" w:date="2023-03-28T19:45:00Z"/>
                <w:sz w:val="22"/>
              </w:rPr>
            </w:pPr>
            <w:del w:id="5322" w:author="Huyen Tran Thu" w:date="2023-03-28T19:45:00Z">
              <w:r w:rsidRPr="00F249C8" w:rsidDel="00AB4BFE">
                <w:rPr>
                  <w:sz w:val="22"/>
                </w:rPr>
                <w:delText xml:space="preserve">1.798.145 </w:delText>
              </w:r>
            </w:del>
          </w:p>
        </w:tc>
      </w:tr>
    </w:tbl>
    <w:p w14:paraId="79002AFB" w14:textId="02C2242D" w:rsidR="00AB4BFE" w:rsidDel="003178C8" w:rsidRDefault="00AB4BFE">
      <w:pPr>
        <w:pStyle w:val="ListParagraph"/>
        <w:numPr>
          <w:ilvl w:val="0"/>
          <w:numId w:val="0"/>
        </w:numPr>
        <w:ind w:left="993"/>
        <w:rPr>
          <w:ins w:id="5323" w:author="Huyen Tran Thu" w:date="2023-03-28T19:45:00Z"/>
          <w:del w:id="5324" w:author="Thu Huyen Tran" w:date="2023-12-05T20:58:00Z"/>
          <w:i/>
          <w:szCs w:val="26"/>
        </w:rPr>
        <w:pPrChange w:id="5325" w:author="Huyen Tran Thu" w:date="2023-03-28T19:45:00Z">
          <w:pPr>
            <w:pStyle w:val="ListParagraph"/>
            <w:numPr>
              <w:numId w:val="4"/>
            </w:numPr>
            <w:ind w:left="993" w:hanging="284"/>
          </w:pPr>
        </w:pPrChange>
      </w:pPr>
    </w:p>
    <w:p w14:paraId="616E1C9B" w14:textId="26CCFD52" w:rsidR="00AB4BFE" w:rsidDel="003178C8" w:rsidRDefault="00AB4BFE">
      <w:pPr>
        <w:pStyle w:val="ListParagraph"/>
        <w:numPr>
          <w:ilvl w:val="0"/>
          <w:numId w:val="0"/>
        </w:numPr>
        <w:ind w:left="993"/>
        <w:rPr>
          <w:ins w:id="5326" w:author="Huyen Tran Thu" w:date="2023-03-28T19:45:00Z"/>
          <w:del w:id="5327" w:author="Thu Huyen Tran" w:date="2023-12-05T20:58:00Z"/>
          <w:i/>
          <w:szCs w:val="26"/>
        </w:rPr>
        <w:pPrChange w:id="5328" w:author="Huyen Tran Thu" w:date="2023-03-28T19:45:00Z">
          <w:pPr>
            <w:pStyle w:val="ListParagraph"/>
            <w:numPr>
              <w:numId w:val="4"/>
            </w:numPr>
            <w:ind w:left="993" w:hanging="284"/>
          </w:pPr>
        </w:pPrChange>
      </w:pPr>
    </w:p>
    <w:p w14:paraId="21CB44A5" w14:textId="65D61846" w:rsidR="008C5685" w:rsidRDefault="008C5685" w:rsidP="00FA045B">
      <w:pPr>
        <w:pStyle w:val="ListParagraph"/>
        <w:numPr>
          <w:ilvl w:val="0"/>
          <w:numId w:val="4"/>
        </w:numPr>
        <w:ind w:left="993" w:hanging="284"/>
        <w:rPr>
          <w:ins w:id="5329" w:author="Huyen Tran Thu" w:date="2023-03-28T19:45:00Z"/>
          <w:i/>
          <w:szCs w:val="26"/>
        </w:rPr>
      </w:pPr>
      <w:r w:rsidRPr="00D5405B">
        <w:rPr>
          <w:i/>
          <w:szCs w:val="26"/>
        </w:rPr>
        <w:t xml:space="preserve">Chất thải rắn </w:t>
      </w:r>
      <w:r w:rsidRPr="00FA045B">
        <w:rPr>
          <w:i/>
          <w:szCs w:val="26"/>
        </w:rPr>
        <w:t xml:space="preserve">nông thôn </w:t>
      </w:r>
    </w:p>
    <w:p w14:paraId="2B69D05F" w14:textId="55404BD1" w:rsidR="00AB4BFE" w:rsidRPr="00AB4BFE" w:rsidDel="00AB4BFE" w:rsidRDefault="00AB4BFE">
      <w:pPr>
        <w:rPr>
          <w:del w:id="5330" w:author="Huyen Tran Thu" w:date="2023-03-28T19:45:00Z"/>
          <w:i/>
          <w:szCs w:val="26"/>
          <w:rPrChange w:id="5331" w:author="Huyen Tran Thu" w:date="2023-03-28T19:45:00Z">
            <w:rPr>
              <w:del w:id="5332" w:author="Huyen Tran Thu" w:date="2023-03-28T19:45:00Z"/>
            </w:rPr>
          </w:rPrChange>
        </w:rPr>
        <w:pPrChange w:id="5333" w:author="Huyen Tran Thu" w:date="2023-03-28T19:45:00Z">
          <w:pPr>
            <w:pStyle w:val="ListParagraph"/>
            <w:numPr>
              <w:numId w:val="4"/>
            </w:numPr>
            <w:ind w:left="993" w:hanging="284"/>
          </w:pPr>
        </w:pPrChange>
      </w:pPr>
    </w:p>
    <w:p w14:paraId="15A16A82" w14:textId="03F29268" w:rsidR="00F122ED" w:rsidRPr="00A32F8E" w:rsidDel="00137BA0" w:rsidRDefault="00F122ED" w:rsidP="00F122ED">
      <w:pPr>
        <w:ind w:firstLine="709"/>
        <w:rPr>
          <w:del w:id="5334" w:author="Huyen Tran Thu" w:date="2025-04-28T20:10:00Z" w16du:dateUtc="2025-04-28T13:10:00Z"/>
          <w:szCs w:val="26"/>
          <w:lang w:val="en-US"/>
          <w:rPrChange w:id="5335" w:author="Huyen Tran Thu" w:date="2025-04-28T20:08:00Z" w16du:dateUtc="2025-04-28T13:08:00Z">
            <w:rPr>
              <w:del w:id="5336" w:author="Huyen Tran Thu" w:date="2025-04-28T20:10:00Z" w16du:dateUtc="2025-04-28T13:10:00Z"/>
              <w:szCs w:val="26"/>
              <w:lang w:val="vi-VN"/>
            </w:rPr>
          </w:rPrChange>
        </w:rPr>
      </w:pPr>
      <w:r w:rsidRPr="008C5685">
        <w:rPr>
          <w:szCs w:val="26"/>
          <w:lang w:val="vi-VN"/>
        </w:rPr>
        <w:t xml:space="preserve">Đối với cơ sở số liệu về chất thải rắn nông thôn, không có báo cáo về loại chất thải này. </w:t>
      </w:r>
      <w:r w:rsidRPr="00A36D17">
        <w:rPr>
          <w:szCs w:val="26"/>
          <w:lang w:val="vi-VN"/>
        </w:rPr>
        <w:t>Vì vậy, các số liệu phát sinh chất thải rắn</w:t>
      </w:r>
      <w:r w:rsidRPr="009169D3">
        <w:rPr>
          <w:szCs w:val="26"/>
          <w:lang w:val="vi-VN"/>
        </w:rPr>
        <w:t xml:space="preserve"> tại khụ vực nông thôn</w:t>
      </w:r>
      <w:r w:rsidRPr="00A36D17">
        <w:rPr>
          <w:szCs w:val="26"/>
          <w:lang w:val="vi-VN"/>
        </w:rPr>
        <w:t xml:space="preserve"> </w:t>
      </w:r>
      <w:r w:rsidRPr="009169D3">
        <w:rPr>
          <w:szCs w:val="26"/>
          <w:lang w:val="vi-VN"/>
        </w:rPr>
        <w:t>từ năm 199</w:t>
      </w:r>
      <w:r w:rsidRPr="003D2A2D">
        <w:rPr>
          <w:szCs w:val="26"/>
          <w:lang w:val="vi-VN"/>
        </w:rPr>
        <w:t>0</w:t>
      </w:r>
      <w:r w:rsidRPr="009169D3">
        <w:rPr>
          <w:szCs w:val="26"/>
          <w:lang w:val="vi-VN"/>
        </w:rPr>
        <w:t xml:space="preserve"> </w:t>
      </w:r>
      <w:r w:rsidRPr="00A36D17">
        <w:rPr>
          <w:szCs w:val="26"/>
          <w:lang w:val="vi-VN"/>
        </w:rPr>
        <w:t>đến năm 20</w:t>
      </w:r>
      <w:ins w:id="5337" w:author="Huyen Tran Thu" w:date="2025-04-28T20:04:00Z" w16du:dateUtc="2025-04-28T13:04:00Z">
        <w:r w:rsidR="00760E09">
          <w:rPr>
            <w:szCs w:val="26"/>
            <w:lang w:val="en-US"/>
          </w:rPr>
          <w:t>20</w:t>
        </w:r>
      </w:ins>
      <w:del w:id="5338" w:author="Huyen Tran Thu" w:date="2023-03-28T19:45:00Z">
        <w:r w:rsidRPr="003D2A2D" w:rsidDel="00AB4BFE">
          <w:rPr>
            <w:szCs w:val="26"/>
            <w:lang w:val="vi-VN"/>
          </w:rPr>
          <w:delText>20</w:delText>
        </w:r>
      </w:del>
      <w:r w:rsidRPr="00A36D17">
        <w:rPr>
          <w:szCs w:val="26"/>
          <w:lang w:val="vi-VN"/>
        </w:rPr>
        <w:t xml:space="preserve"> được ước tính bằng cách sử dụng số liệu về dân số nông thôn và hệ số phát sinh chất thải rắn bình quân đầu người</w:t>
      </w:r>
      <w:r w:rsidRPr="003D2A2D">
        <w:rPr>
          <w:szCs w:val="26"/>
          <w:lang w:val="vi-VN"/>
        </w:rPr>
        <w:t xml:space="preserve">, và tỷ lệ thu gom chất thải </w:t>
      </w:r>
      <w:r w:rsidRPr="00A36D17">
        <w:rPr>
          <w:szCs w:val="26"/>
          <w:lang w:val="vi-VN"/>
        </w:rPr>
        <w:t>ở khu vực nông thôn</w:t>
      </w:r>
      <w:del w:id="5339" w:author="Huyen Tran Thu" w:date="2025-04-28T20:10:00Z" w16du:dateUtc="2025-04-28T13:10:00Z">
        <w:r w:rsidRPr="00A36D17" w:rsidDel="00137BA0">
          <w:rPr>
            <w:szCs w:val="26"/>
            <w:lang w:val="vi-VN"/>
          </w:rPr>
          <w:delText xml:space="preserve">. </w:delText>
        </w:r>
      </w:del>
      <w:ins w:id="5340" w:author="Huyen Tran Thu" w:date="2025-04-28T20:10:00Z" w16du:dateUtc="2025-04-28T13:10:00Z">
        <w:r w:rsidR="00137BA0">
          <w:rPr>
            <w:szCs w:val="26"/>
            <w:lang w:val="en-US"/>
          </w:rPr>
          <w:t xml:space="preserve">. </w:t>
        </w:r>
      </w:ins>
    </w:p>
    <w:p w14:paraId="6C7FBD96" w14:textId="77777777" w:rsidR="00F122ED" w:rsidRPr="003D2A2D" w:rsidRDefault="00F122ED">
      <w:pPr>
        <w:ind w:firstLine="709"/>
        <w:rPr>
          <w:lang w:val="vi-VN"/>
        </w:rPr>
        <w:pPrChange w:id="5341" w:author="Huyen Tran Thu" w:date="2023-03-28T19:45:00Z">
          <w:pPr/>
        </w:pPrChange>
      </w:pPr>
      <w:r w:rsidRPr="003D2A2D">
        <w:rPr>
          <w:lang w:val="vi-VN"/>
        </w:rPr>
        <w:t xml:space="preserve">Về hệ số phát sinh chất thải rắn bình quân đầu người: theo </w:t>
      </w:r>
      <w:r w:rsidRPr="00A36D17">
        <w:rPr>
          <w:lang w:val="vi-VN"/>
        </w:rPr>
        <w:t>Báo cáo môi trường quốc gia năm 2011 - Chất thải rắn (Bộ TNMT</w:t>
      </w:r>
      <w:r w:rsidRPr="003D2A2D">
        <w:rPr>
          <w:lang w:val="vi-VN"/>
        </w:rPr>
        <w:t>, 2011</w:t>
      </w:r>
      <w:r w:rsidRPr="00A36D17">
        <w:rPr>
          <w:lang w:val="vi-VN"/>
        </w:rPr>
        <w:t>)</w:t>
      </w:r>
      <w:r w:rsidRPr="003D2A2D">
        <w:rPr>
          <w:lang w:val="vi-VN"/>
        </w:rPr>
        <w:t xml:space="preserve">, năm 2010 hệ số phát sinh chất thải rắn bình quân đầu người khu vực nông thôn là 0,3 </w:t>
      </w:r>
      <w:r w:rsidRPr="00A36D17">
        <w:rPr>
          <w:lang w:val="vi-VN"/>
        </w:rPr>
        <w:t>kg/người/ngày</w:t>
      </w:r>
      <w:r w:rsidRPr="003D2A2D">
        <w:rPr>
          <w:lang w:val="vi-VN"/>
        </w:rPr>
        <w:t xml:space="preserve">. Theo Báo cáo môi trường quốc gia năm 2017 chuyên đền Chất thải rắn (Bộ TNMT, 2017), năm 2016 hệ số phát sinh chất thải rắn bình quân đầu người khu vực nông thôn là 0,33 kg/người/ngày. Theo Báo cáo hiện trạng môi trường quốc gia 2019 (Bộ TNMT, 2019), chỉ số phát sinh chất thải rắn sinh hoạt tại khu vực nông thôn là 0,45 kg/người/ngày. Dựa trên các số liệu thu thập được, sử dụng phương pháp hồi quy tuyến tính và chồng lấp số liệu đã ước tính các hệ số phát sinh chất thải rắn bình quân đầu người cho các năm còn lại dựa trên biến phụ thuộc là dân số. </w:t>
      </w:r>
    </w:p>
    <w:p w14:paraId="3F11BF4F" w14:textId="77777777" w:rsidR="00137BA0" w:rsidRDefault="00F122ED" w:rsidP="00F122ED">
      <w:pPr>
        <w:rPr>
          <w:ins w:id="5342" w:author="Huyen Tran Thu" w:date="2025-04-28T20:10:00Z" w16du:dateUtc="2025-04-28T13:10:00Z"/>
          <w:szCs w:val="26"/>
          <w:lang w:val="en-US"/>
        </w:rPr>
      </w:pPr>
      <w:r w:rsidRPr="00A36D17">
        <w:rPr>
          <w:szCs w:val="26"/>
          <w:lang w:val="vi-VN"/>
        </w:rPr>
        <w:tab/>
      </w:r>
      <w:r w:rsidRPr="003D2A2D">
        <w:rPr>
          <w:szCs w:val="26"/>
          <w:lang w:val="vi-VN"/>
        </w:rPr>
        <w:t>Về t</w:t>
      </w:r>
      <w:r w:rsidRPr="00422083">
        <w:rPr>
          <w:szCs w:val="26"/>
          <w:lang w:val="vi-VN"/>
        </w:rPr>
        <w:t xml:space="preserve">ỷ lệ thu gom </w:t>
      </w:r>
      <w:r w:rsidRPr="003D2A2D">
        <w:rPr>
          <w:szCs w:val="26"/>
          <w:lang w:val="vi-VN"/>
        </w:rPr>
        <w:t>chất thải rắn</w:t>
      </w:r>
      <w:r w:rsidRPr="00422083">
        <w:rPr>
          <w:szCs w:val="26"/>
          <w:lang w:val="vi-VN"/>
        </w:rPr>
        <w:t xml:space="preserve"> ở khu vực nông thôn</w:t>
      </w:r>
      <w:r w:rsidRPr="003D2A2D">
        <w:rPr>
          <w:szCs w:val="26"/>
          <w:lang w:val="vi-VN"/>
        </w:rPr>
        <w:t>: theo Báo cáo môi trường quốc gia năm 2011, tỷ lệ thu gom chất thải rắn sinh hoạt nông thôn khoang 40-55%. Theo Báo cáo hiện trạng môi trường quốc gia giai đoạn 2011-2015 (Bộ TNMT, 2015), giai đoạn 2014</w:t>
      </w:r>
      <w:r w:rsidRPr="00F122ED">
        <w:rPr>
          <w:szCs w:val="26"/>
          <w:lang w:val="vi-VN"/>
        </w:rPr>
        <w:t>-2014 tỷ lệ thu gom CTR sinh hoạt nông thôn đạt trung bình khoảng 40-55%. Như vậy, hệ số thu gom chất thải rắn bình quân đầu người từ năm 2010 đến năm 2014 là 47,5% (lấy trung bình). Theo Báo cáo hiện trạng môi trường 2019 (Bộ TNMT, 2019), hệ số thu gom chất thải rắn bình quân đầu người khu vực nông thôn là 65,7%.  Đối với các năm còn lại, tỷ lệ này</w:t>
      </w:r>
      <w:r w:rsidRPr="00422083">
        <w:rPr>
          <w:szCs w:val="26"/>
          <w:lang w:val="vi-VN"/>
        </w:rPr>
        <w:t xml:space="preserve"> được giả định là 20% trong năm 1990, 40% vào năm 2000</w:t>
      </w:r>
      <w:r w:rsidRPr="003D2A2D">
        <w:rPr>
          <w:szCs w:val="26"/>
          <w:lang w:val="vi-VN"/>
        </w:rPr>
        <w:t>, và sử dụng phương pháp nội suy, ngoại suy để ước tính tỷ lệ thu gom CTR cho các năm còn lại</w:t>
      </w:r>
      <w:ins w:id="5343" w:author="Huyen Tran Thu" w:date="2025-04-28T20:10:00Z" w16du:dateUtc="2025-04-28T13:10:00Z">
        <w:r w:rsidR="00137BA0">
          <w:rPr>
            <w:szCs w:val="26"/>
            <w:lang w:val="en-US"/>
          </w:rPr>
          <w:t xml:space="preserve">. </w:t>
        </w:r>
      </w:ins>
    </w:p>
    <w:p w14:paraId="7B9924D1" w14:textId="06C54E01" w:rsidR="00F122ED" w:rsidRDefault="00F122ED" w:rsidP="00137BA0">
      <w:pPr>
        <w:ind w:firstLine="720"/>
        <w:rPr>
          <w:ins w:id="5344" w:author="Huyen Tran Thu" w:date="2025-04-28T22:55:00Z" w16du:dateUtc="2025-04-28T15:55:00Z"/>
          <w:szCs w:val="26"/>
          <w:lang w:val="en-US"/>
        </w:rPr>
      </w:pPr>
      <w:del w:id="5345" w:author="Huyen Tran Thu" w:date="2025-04-28T20:10:00Z" w16du:dateUtc="2025-04-28T13:10:00Z">
        <w:r w:rsidRPr="003D2A2D" w:rsidDel="00137BA0">
          <w:rPr>
            <w:szCs w:val="26"/>
            <w:lang w:val="vi-VN"/>
          </w:rPr>
          <w:delText xml:space="preserve"> và được thể hiện trong bảng dưới dây:</w:delText>
        </w:r>
      </w:del>
      <w:ins w:id="5346" w:author="Huyen Tran Thu" w:date="2025-04-28T20:10:00Z" w16du:dateUtc="2025-04-28T13:10:00Z">
        <w:r w:rsidR="00137BA0">
          <w:rPr>
            <w:szCs w:val="26"/>
            <w:lang w:val="en-US"/>
          </w:rPr>
          <w:t xml:space="preserve">Đối với dữ liệu năm 2021 và 2022 sử dụng dữ liệu tại </w:t>
        </w:r>
        <w:r w:rsidR="00137BA0" w:rsidRPr="00DF38E0">
          <w:rPr>
            <w:szCs w:val="26"/>
          </w:rPr>
          <w:t xml:space="preserve">Báo cáo </w:t>
        </w:r>
        <w:bookmarkStart w:id="5347" w:name="_Hlk196761122"/>
        <w:r w:rsidR="00137BA0" w:rsidRPr="00DF38E0">
          <w:rPr>
            <w:szCs w:val="26"/>
          </w:rPr>
          <w:t>số 198/BC-CP của Chính phủ ngày 22 tháng 5 năm 2022 về Công tác bảo vệ môi trường năm 2021</w:t>
        </w:r>
        <w:bookmarkEnd w:id="5347"/>
        <w:r w:rsidR="00137BA0">
          <w:rPr>
            <w:szCs w:val="26"/>
          </w:rPr>
          <w:t xml:space="preserve"> và </w:t>
        </w:r>
        <w:r w:rsidR="00137BA0" w:rsidRPr="00DF38E0">
          <w:rPr>
            <w:szCs w:val="26"/>
          </w:rPr>
          <w:t xml:space="preserve">Báo cáo số </w:t>
        </w:r>
        <w:r w:rsidR="00137BA0">
          <w:rPr>
            <w:szCs w:val="26"/>
          </w:rPr>
          <w:t>20</w:t>
        </w:r>
        <w:r w:rsidR="00137BA0" w:rsidRPr="00DF38E0">
          <w:rPr>
            <w:szCs w:val="26"/>
          </w:rPr>
          <w:t xml:space="preserve">8/BC-CP của Chính phủ ngày </w:t>
        </w:r>
        <w:r w:rsidR="00137BA0">
          <w:rPr>
            <w:szCs w:val="26"/>
          </w:rPr>
          <w:t>10</w:t>
        </w:r>
        <w:r w:rsidR="00137BA0" w:rsidRPr="00DF38E0">
          <w:rPr>
            <w:szCs w:val="26"/>
          </w:rPr>
          <w:t xml:space="preserve"> tháng 5 năm 202</w:t>
        </w:r>
        <w:r w:rsidR="00137BA0">
          <w:rPr>
            <w:szCs w:val="26"/>
          </w:rPr>
          <w:t>3</w:t>
        </w:r>
        <w:r w:rsidR="00137BA0" w:rsidRPr="00DF38E0">
          <w:rPr>
            <w:szCs w:val="26"/>
          </w:rPr>
          <w:t xml:space="preserve"> về Công tác bảo vệ môi trường năm 202</w:t>
        </w:r>
        <w:r w:rsidR="00137BA0">
          <w:rPr>
            <w:szCs w:val="26"/>
          </w:rPr>
          <w:t xml:space="preserve">2 để tính toán. </w:t>
        </w:r>
        <w:r w:rsidR="00137BA0">
          <w:rPr>
            <w:szCs w:val="26"/>
            <w:lang w:val="en-US"/>
          </w:rPr>
          <w:t>Kết quả ước tính lượng CTR được xử lý tại khu vực nông thôn như sau</w:t>
        </w:r>
      </w:ins>
      <w:ins w:id="5348" w:author="Huyen Tran Thu" w:date="2025-04-28T20:11:00Z" w16du:dateUtc="2025-04-28T13:11:00Z">
        <w:r w:rsidR="00137BA0">
          <w:rPr>
            <w:szCs w:val="26"/>
            <w:lang w:val="en-US"/>
          </w:rPr>
          <w:t xml:space="preserve">: </w:t>
        </w:r>
      </w:ins>
      <w:del w:id="5349" w:author="Huyen Tran Thu" w:date="2025-04-28T20:10:00Z" w16du:dateUtc="2025-04-28T13:10:00Z">
        <w:r w:rsidRPr="003D2A2D" w:rsidDel="00137BA0">
          <w:rPr>
            <w:szCs w:val="26"/>
            <w:lang w:val="vi-VN"/>
          </w:rPr>
          <w:delText xml:space="preserve"> </w:delText>
        </w:r>
      </w:del>
    </w:p>
    <w:p w14:paraId="300BC9FB" w14:textId="783E41CF" w:rsidR="003902CD" w:rsidRDefault="003902CD">
      <w:pPr>
        <w:pStyle w:val="Caption"/>
        <w:rPr>
          <w:ins w:id="5350" w:author="Huyen Tran Thu" w:date="2025-04-28T22:46:00Z" w16du:dateUtc="2025-04-28T15:46:00Z"/>
          <w:szCs w:val="26"/>
          <w:lang w:val="en-US"/>
        </w:rPr>
        <w:pPrChange w:id="5351" w:author="Huyen Tran Thu" w:date="2025-04-28T22:55:00Z" w16du:dateUtc="2025-04-28T15:55:00Z">
          <w:pPr>
            <w:ind w:firstLine="720"/>
          </w:pPr>
        </w:pPrChange>
      </w:pPr>
      <w:bookmarkStart w:id="5352" w:name="_Toc196773789"/>
      <w:ins w:id="5353" w:author="Huyen Tran Thu" w:date="2025-04-28T22:55:00Z" w16du:dateUtc="2025-04-28T15:55:00Z">
        <w:r>
          <w:t xml:space="preserve">Bảng 1. </w:t>
        </w:r>
        <w:r>
          <w:fldChar w:fldCharType="begin"/>
        </w:r>
        <w:r>
          <w:instrText xml:space="preserve"> SEQ Bảng_1. \* ARABIC </w:instrText>
        </w:r>
      </w:ins>
      <w:r>
        <w:fldChar w:fldCharType="separate"/>
      </w:r>
      <w:ins w:id="5354" w:author="Huyen Tran Thu" w:date="2025-04-28T22:55:00Z" w16du:dateUtc="2025-04-28T15:55:00Z">
        <w:r>
          <w:rPr>
            <w:noProof/>
          </w:rPr>
          <w:t>8</w:t>
        </w:r>
        <w:r>
          <w:fldChar w:fldCharType="end"/>
        </w:r>
      </w:ins>
      <w:ins w:id="5355" w:author="Huyen Tran Thu" w:date="2025-04-28T22:56:00Z" w16du:dateUtc="2025-04-28T15:56:00Z">
        <w:r w:rsidRPr="003902CD">
          <w:rPr>
            <w:lang w:val="vi-VN"/>
          </w:rPr>
          <w:t xml:space="preserve"> </w:t>
        </w:r>
        <w:r w:rsidRPr="00422083">
          <w:rPr>
            <w:lang w:val="vi-VN"/>
          </w:rPr>
          <w:t>Ước tính CTR được xử lý tại các bãi chôn lấp khu vực nông thôn từ năm 1995-20</w:t>
        </w:r>
        <w:r>
          <w:rPr>
            <w:lang w:val="en-US"/>
          </w:rPr>
          <w:t>22</w:t>
        </w:r>
      </w:ins>
      <w:bookmarkEnd w:id="5352"/>
    </w:p>
    <w:p w14:paraId="2EEC63AD" w14:textId="275A5F40" w:rsidR="00FD7EAF" w:rsidRPr="00137BA0" w:rsidDel="00FD7EAF" w:rsidRDefault="00FD7EAF">
      <w:pPr>
        <w:pStyle w:val="Caption"/>
        <w:rPr>
          <w:del w:id="5356" w:author="Huyen Tran Thu" w:date="2025-04-28T22:46:00Z" w16du:dateUtc="2025-04-28T15:46:00Z"/>
          <w:szCs w:val="26"/>
          <w:lang w:val="en-US"/>
          <w:rPrChange w:id="5357" w:author="Huyen Tran Thu" w:date="2025-04-28T20:10:00Z" w16du:dateUtc="2025-04-28T13:10:00Z">
            <w:rPr>
              <w:del w:id="5358" w:author="Huyen Tran Thu" w:date="2025-04-28T22:46:00Z" w16du:dateUtc="2025-04-28T15:46:00Z"/>
              <w:szCs w:val="26"/>
              <w:lang w:val="vi-VN"/>
            </w:rPr>
          </w:rPrChange>
        </w:rPr>
        <w:pPrChange w:id="5359" w:author="Huyen Tran Thu" w:date="2025-04-28T22:46:00Z" w16du:dateUtc="2025-04-28T15:46:00Z">
          <w:pPr/>
        </w:pPrChange>
      </w:pPr>
    </w:p>
    <w:p w14:paraId="3C4BC1CF" w14:textId="777DFE01" w:rsidR="008C5685" w:rsidRPr="00372816" w:rsidRDefault="009F4CF2" w:rsidP="003902CD">
      <w:pPr>
        <w:pStyle w:val="Caption"/>
        <w:rPr>
          <w:lang w:val="vi-VN"/>
        </w:rPr>
      </w:pPr>
      <w:bookmarkStart w:id="5360" w:name="_Toc131781224"/>
      <w:bookmarkStart w:id="5361" w:name="_Toc152710014"/>
      <w:del w:id="5362" w:author="Huyen Tran Thu" w:date="2025-04-28T22:46:00Z" w16du:dateUtc="2025-04-28T15:46:00Z">
        <w:r w:rsidDel="00FD7EAF">
          <w:delText xml:space="preserve">Bảng 1. </w:delText>
        </w:r>
        <w:r w:rsidDel="00FD7EAF">
          <w:fldChar w:fldCharType="begin"/>
        </w:r>
        <w:r w:rsidDel="00FD7EAF">
          <w:delInstrText xml:space="preserve"> SEQ Bảng_1. \* ARABIC </w:delInstrText>
        </w:r>
        <w:r w:rsidDel="00FD7EAF">
          <w:fldChar w:fldCharType="separate"/>
        </w:r>
        <w:r w:rsidR="007A3D0C" w:rsidDel="00FD7EAF">
          <w:rPr>
            <w:noProof/>
          </w:rPr>
          <w:delText>7</w:delText>
        </w:r>
        <w:r w:rsidDel="00FD7EAF">
          <w:fldChar w:fldCharType="end"/>
        </w:r>
        <w:r w:rsidR="008C5685" w:rsidRPr="00422083" w:rsidDel="00FD7EAF">
          <w:rPr>
            <w:lang w:val="vi-VN"/>
          </w:rPr>
          <w:delText xml:space="preserve">: </w:delText>
        </w:r>
      </w:del>
      <w:del w:id="5363" w:author="Huyen Tran Thu" w:date="2025-04-28T22:55:00Z" w16du:dateUtc="2025-04-28T15:55:00Z">
        <w:r w:rsidR="008C5685" w:rsidRPr="00422083" w:rsidDel="003902CD">
          <w:rPr>
            <w:lang w:val="vi-VN"/>
          </w:rPr>
          <w:delText>Ước tính CTR được xử lý tại các bãi chôn lấp khu vực nông thôn từ năm 1995-20</w:delText>
        </w:r>
      </w:del>
      <w:del w:id="5364" w:author="Huyen Tran Thu" w:date="2025-04-28T20:06:00Z" w16du:dateUtc="2025-04-28T13:06:00Z">
        <w:r w:rsidR="008C5685" w:rsidRPr="00422083" w:rsidDel="00760E09">
          <w:rPr>
            <w:lang w:val="vi-VN"/>
          </w:rPr>
          <w:delText>1</w:delText>
        </w:r>
      </w:del>
      <w:bookmarkEnd w:id="5360"/>
      <w:bookmarkEnd w:id="5361"/>
      <w:del w:id="5365" w:author="Huyen Tran Thu" w:date="2023-03-28T19:46:00Z">
        <w:r w:rsidR="009C47B5" w:rsidRPr="00372816" w:rsidDel="00AB4BFE">
          <w:rPr>
            <w:lang w:val="vi-VN"/>
          </w:rPr>
          <w:delText>6</w:delText>
        </w:r>
      </w:del>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
        <w:gridCol w:w="1608"/>
        <w:gridCol w:w="2033"/>
        <w:gridCol w:w="1367"/>
        <w:gridCol w:w="1985"/>
        <w:gridCol w:w="1558"/>
        <w:tblGridChange w:id="5366">
          <w:tblGrid>
            <w:gridCol w:w="658"/>
            <w:gridCol w:w="1608"/>
            <w:gridCol w:w="2033"/>
            <w:gridCol w:w="1367"/>
            <w:gridCol w:w="1985"/>
            <w:gridCol w:w="1558"/>
          </w:tblGrid>
        </w:tblGridChange>
      </w:tblGrid>
      <w:tr w:rsidR="0085073C" w:rsidRPr="00137BA0" w14:paraId="1D68E13C" w14:textId="32759844" w:rsidTr="00093BF8">
        <w:trPr>
          <w:tblHeader/>
          <w:jc w:val="center"/>
        </w:trPr>
        <w:tc>
          <w:tcPr>
            <w:tcW w:w="357" w:type="pct"/>
            <w:tcBorders>
              <w:bottom w:val="single" w:sz="4" w:space="0" w:color="auto"/>
            </w:tcBorders>
            <w:vAlign w:val="center"/>
          </w:tcPr>
          <w:p w14:paraId="4156EA95" w14:textId="77777777" w:rsidR="0085073C" w:rsidRPr="00137BA0" w:rsidRDefault="0085073C" w:rsidP="00093BF8">
            <w:pPr>
              <w:spacing w:before="60" w:after="60"/>
              <w:ind w:left="-58"/>
              <w:jc w:val="center"/>
              <w:rPr>
                <w:b/>
                <w:bCs/>
                <w:sz w:val="22"/>
              </w:rPr>
            </w:pPr>
            <w:r w:rsidRPr="00137BA0">
              <w:rPr>
                <w:b/>
                <w:bCs/>
                <w:sz w:val="22"/>
              </w:rPr>
              <w:lastRenderedPageBreak/>
              <w:t>Năm</w:t>
            </w:r>
          </w:p>
        </w:tc>
        <w:tc>
          <w:tcPr>
            <w:tcW w:w="873" w:type="pct"/>
            <w:tcBorders>
              <w:bottom w:val="single" w:sz="4" w:space="0" w:color="auto"/>
            </w:tcBorders>
            <w:vAlign w:val="center"/>
          </w:tcPr>
          <w:p w14:paraId="3E721B70" w14:textId="77777777" w:rsidR="0085073C" w:rsidRPr="00137BA0" w:rsidRDefault="0085073C" w:rsidP="00093BF8">
            <w:pPr>
              <w:spacing w:before="60" w:after="60"/>
              <w:ind w:left="99"/>
              <w:jc w:val="center"/>
              <w:rPr>
                <w:b/>
                <w:bCs/>
                <w:sz w:val="22"/>
              </w:rPr>
            </w:pPr>
            <w:r w:rsidRPr="00137BA0">
              <w:rPr>
                <w:b/>
                <w:bCs/>
                <w:sz w:val="22"/>
              </w:rPr>
              <w:t>Dân số khu vực nông thôn</w:t>
            </w:r>
          </w:p>
          <w:p w14:paraId="3A937234" w14:textId="049EE75C" w:rsidR="0085073C" w:rsidRPr="00137BA0" w:rsidRDefault="0085073C" w:rsidP="00093BF8">
            <w:pPr>
              <w:spacing w:before="60" w:after="60"/>
              <w:ind w:left="99"/>
              <w:jc w:val="center"/>
              <w:rPr>
                <w:b/>
                <w:bCs/>
                <w:sz w:val="22"/>
                <w:lang w:val="en-US"/>
              </w:rPr>
            </w:pPr>
            <w:r w:rsidRPr="00137BA0">
              <w:rPr>
                <w:b/>
                <w:bCs/>
                <w:sz w:val="22"/>
              </w:rPr>
              <w:t>(người)</w:t>
            </w:r>
          </w:p>
        </w:tc>
        <w:tc>
          <w:tcPr>
            <w:tcW w:w="1104" w:type="pct"/>
            <w:tcBorders>
              <w:bottom w:val="single" w:sz="4" w:space="0" w:color="auto"/>
            </w:tcBorders>
            <w:vAlign w:val="center"/>
          </w:tcPr>
          <w:p w14:paraId="4590F88D" w14:textId="1B8CD39D" w:rsidR="0085073C" w:rsidRPr="00137BA0" w:rsidRDefault="0085073C" w:rsidP="00093BF8">
            <w:pPr>
              <w:spacing w:before="60" w:after="60"/>
              <w:ind w:left="96"/>
              <w:jc w:val="center"/>
              <w:rPr>
                <w:b/>
                <w:bCs/>
                <w:sz w:val="22"/>
              </w:rPr>
            </w:pPr>
            <w:r w:rsidRPr="00137BA0">
              <w:rPr>
                <w:b/>
                <w:bCs/>
                <w:sz w:val="22"/>
              </w:rPr>
              <w:t xml:space="preserve">Hệ số phát </w:t>
            </w:r>
            <w:r w:rsidRPr="00137BA0">
              <w:rPr>
                <w:b/>
                <w:bCs/>
                <w:sz w:val="22"/>
                <w:lang w:val="en-US"/>
              </w:rPr>
              <w:t>sinh bình quân đầu người</w:t>
            </w:r>
            <w:r w:rsidRPr="00137BA0">
              <w:rPr>
                <w:b/>
                <w:bCs/>
                <w:sz w:val="22"/>
              </w:rPr>
              <w:t xml:space="preserve"> (kg/người/ngày)</w:t>
            </w:r>
          </w:p>
        </w:tc>
        <w:tc>
          <w:tcPr>
            <w:tcW w:w="742" w:type="pct"/>
            <w:tcBorders>
              <w:bottom w:val="single" w:sz="4" w:space="0" w:color="auto"/>
            </w:tcBorders>
            <w:vAlign w:val="center"/>
          </w:tcPr>
          <w:p w14:paraId="659C13E2" w14:textId="2C429734" w:rsidR="0085073C" w:rsidRPr="00137BA0" w:rsidRDefault="0085073C" w:rsidP="00093BF8">
            <w:pPr>
              <w:spacing w:before="60" w:after="60"/>
              <w:ind w:left="99"/>
              <w:jc w:val="center"/>
              <w:rPr>
                <w:b/>
                <w:bCs/>
                <w:sz w:val="22"/>
              </w:rPr>
            </w:pPr>
            <w:r w:rsidRPr="00137BA0">
              <w:rPr>
                <w:b/>
                <w:bCs/>
                <w:sz w:val="22"/>
              </w:rPr>
              <w:t xml:space="preserve">Tỷ lệ CTR được </w:t>
            </w:r>
            <w:r w:rsidR="009B423D" w:rsidRPr="00137BA0">
              <w:rPr>
                <w:b/>
                <w:bCs/>
                <w:sz w:val="22"/>
              </w:rPr>
              <w:t>thu gom</w:t>
            </w:r>
            <w:r w:rsidRPr="00137BA0">
              <w:rPr>
                <w:b/>
                <w:bCs/>
                <w:sz w:val="22"/>
              </w:rPr>
              <w:t xml:space="preserve"> (%)</w:t>
            </w:r>
          </w:p>
        </w:tc>
        <w:tc>
          <w:tcPr>
            <w:tcW w:w="1078" w:type="pct"/>
            <w:tcBorders>
              <w:bottom w:val="single" w:sz="4" w:space="0" w:color="auto"/>
            </w:tcBorders>
            <w:vAlign w:val="center"/>
          </w:tcPr>
          <w:p w14:paraId="37D85C87" w14:textId="38CFE329" w:rsidR="0085073C" w:rsidRPr="00137BA0" w:rsidRDefault="0085073C" w:rsidP="00093BF8">
            <w:pPr>
              <w:spacing w:before="60" w:after="60"/>
              <w:ind w:left="90"/>
              <w:jc w:val="center"/>
              <w:rPr>
                <w:b/>
                <w:bCs/>
                <w:sz w:val="22"/>
                <w:lang w:val="en-US"/>
              </w:rPr>
            </w:pPr>
            <w:r w:rsidRPr="00137BA0">
              <w:rPr>
                <w:b/>
                <w:bCs/>
                <w:sz w:val="22"/>
                <w:lang w:val="en-US"/>
              </w:rPr>
              <w:t xml:space="preserve">Tổng </w:t>
            </w:r>
            <w:r w:rsidR="009B423D" w:rsidRPr="00137BA0">
              <w:rPr>
                <w:b/>
                <w:bCs/>
                <w:sz w:val="22"/>
                <w:lang w:val="en-US"/>
              </w:rPr>
              <w:t>lượng</w:t>
            </w:r>
            <w:r w:rsidRPr="00137BA0">
              <w:rPr>
                <w:b/>
                <w:bCs/>
                <w:sz w:val="22"/>
                <w:lang w:val="en-US"/>
              </w:rPr>
              <w:t xml:space="preserve"> CTR được </w:t>
            </w:r>
            <w:r w:rsidR="009B423D" w:rsidRPr="00137BA0">
              <w:rPr>
                <w:b/>
                <w:bCs/>
                <w:sz w:val="22"/>
                <w:lang w:val="en-US"/>
              </w:rPr>
              <w:t>thu gom</w:t>
            </w:r>
          </w:p>
          <w:p w14:paraId="2FB3BD10" w14:textId="21CB2E81" w:rsidR="0085073C" w:rsidRPr="00137BA0" w:rsidRDefault="0085073C" w:rsidP="00093BF8">
            <w:pPr>
              <w:spacing w:before="60" w:after="60"/>
              <w:ind w:left="12"/>
              <w:jc w:val="center"/>
              <w:rPr>
                <w:b/>
                <w:bCs/>
                <w:sz w:val="22"/>
                <w:lang w:val="en-US"/>
              </w:rPr>
            </w:pPr>
            <w:r w:rsidRPr="00137BA0">
              <w:rPr>
                <w:b/>
                <w:bCs/>
                <w:sz w:val="22"/>
                <w:lang w:val="en-US"/>
              </w:rPr>
              <w:t>(tấn)</w:t>
            </w:r>
          </w:p>
        </w:tc>
        <w:tc>
          <w:tcPr>
            <w:tcW w:w="846" w:type="pct"/>
            <w:tcBorders>
              <w:bottom w:val="single" w:sz="4" w:space="0" w:color="auto"/>
            </w:tcBorders>
          </w:tcPr>
          <w:p w14:paraId="14429A74" w14:textId="64EA85D3" w:rsidR="0085073C" w:rsidRPr="00137BA0" w:rsidRDefault="0085073C" w:rsidP="00093BF8">
            <w:pPr>
              <w:spacing w:before="60" w:after="60"/>
              <w:ind w:left="90"/>
              <w:jc w:val="center"/>
              <w:rPr>
                <w:b/>
                <w:bCs/>
                <w:sz w:val="22"/>
                <w:lang w:val="en-US"/>
              </w:rPr>
            </w:pPr>
            <w:r w:rsidRPr="00137BA0">
              <w:rPr>
                <w:b/>
                <w:bCs/>
                <w:sz w:val="22"/>
                <w:lang w:val="en-US"/>
              </w:rPr>
              <w:t>Tổng</w:t>
            </w:r>
            <w:r w:rsidR="009B423D" w:rsidRPr="00137BA0">
              <w:rPr>
                <w:b/>
                <w:bCs/>
                <w:sz w:val="22"/>
                <w:lang w:val="en-US"/>
              </w:rPr>
              <w:t xml:space="preserve"> lượng</w:t>
            </w:r>
            <w:r w:rsidRPr="00137BA0">
              <w:rPr>
                <w:b/>
                <w:bCs/>
                <w:sz w:val="22"/>
                <w:lang w:val="en-US"/>
              </w:rPr>
              <w:t xml:space="preserve"> CTR còn lại </w:t>
            </w:r>
          </w:p>
          <w:p w14:paraId="645F2817" w14:textId="376D93B8" w:rsidR="0085073C" w:rsidRPr="00137BA0" w:rsidRDefault="0085073C" w:rsidP="00093BF8">
            <w:pPr>
              <w:spacing w:before="60" w:after="60"/>
              <w:ind w:left="12"/>
              <w:jc w:val="center"/>
              <w:rPr>
                <w:b/>
                <w:bCs/>
                <w:sz w:val="22"/>
              </w:rPr>
            </w:pPr>
            <w:r w:rsidRPr="00137BA0">
              <w:rPr>
                <w:b/>
                <w:bCs/>
                <w:sz w:val="22"/>
                <w:lang w:val="en-US"/>
              </w:rPr>
              <w:t>(</w:t>
            </w:r>
            <w:r w:rsidR="009B423D" w:rsidRPr="00137BA0">
              <w:rPr>
                <w:b/>
                <w:bCs/>
                <w:sz w:val="22"/>
                <w:lang w:val="en-US"/>
              </w:rPr>
              <w:t>tấn</w:t>
            </w:r>
            <w:r w:rsidRPr="00137BA0">
              <w:rPr>
                <w:b/>
                <w:bCs/>
                <w:sz w:val="22"/>
                <w:lang w:val="en-US"/>
              </w:rPr>
              <w:t>)</w:t>
            </w:r>
          </w:p>
        </w:tc>
      </w:tr>
      <w:tr w:rsidR="00F044B1" w:rsidRPr="00137BA0" w14:paraId="21D62144" w14:textId="3191EDD2"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367"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trHeight w:val="399"/>
          <w:jc w:val="center"/>
          <w:trPrChange w:id="5368" w:author="Thu Huyen Tran" w:date="2024-05-17T20:43:00Z" w16du:dateUtc="2024-05-17T13:43:00Z">
            <w:trPr>
              <w:trHeight w:val="399"/>
              <w:jc w:val="center"/>
            </w:trPr>
          </w:trPrChange>
        </w:trPr>
        <w:tc>
          <w:tcPr>
            <w:tcW w:w="357" w:type="pct"/>
            <w:tcBorders>
              <w:top w:val="single" w:sz="4" w:space="0" w:color="auto"/>
              <w:left w:val="single" w:sz="4" w:space="0" w:color="auto"/>
              <w:bottom w:val="single" w:sz="4" w:space="0" w:color="auto"/>
              <w:right w:val="single" w:sz="4" w:space="0" w:color="auto"/>
            </w:tcBorders>
            <w:vAlign w:val="center"/>
            <w:tcPrChange w:id="5369" w:author="Thu Huyen Tran" w:date="2024-05-17T20:43:00Z" w16du:dateUtc="2024-05-17T13:43:00Z">
              <w:tcPr>
                <w:tcW w:w="357" w:type="pct"/>
                <w:tcBorders>
                  <w:top w:val="single" w:sz="4" w:space="0" w:color="auto"/>
                  <w:left w:val="single" w:sz="4" w:space="0" w:color="auto"/>
                  <w:bottom w:val="single" w:sz="4" w:space="0" w:color="auto"/>
                  <w:right w:val="single" w:sz="4" w:space="0" w:color="auto"/>
                </w:tcBorders>
                <w:vAlign w:val="center"/>
              </w:tcPr>
            </w:tcPrChange>
          </w:tcPr>
          <w:p w14:paraId="5B958D24" w14:textId="423AE770" w:rsidR="00F044B1" w:rsidRPr="00137BA0" w:rsidRDefault="00F044B1" w:rsidP="00F044B1">
            <w:pPr>
              <w:spacing w:before="60" w:after="60"/>
              <w:ind w:left="-58"/>
              <w:jc w:val="center"/>
              <w:rPr>
                <w:sz w:val="22"/>
                <w:lang w:val="en-US"/>
              </w:rPr>
            </w:pPr>
            <w:r w:rsidRPr="00137BA0">
              <w:rPr>
                <w:sz w:val="22"/>
              </w:rPr>
              <w:t>1990</w:t>
            </w:r>
          </w:p>
        </w:tc>
        <w:tc>
          <w:tcPr>
            <w:tcW w:w="873" w:type="pct"/>
            <w:tcBorders>
              <w:top w:val="single" w:sz="4" w:space="0" w:color="auto"/>
              <w:left w:val="single" w:sz="4" w:space="0" w:color="auto"/>
              <w:bottom w:val="single" w:sz="4" w:space="0" w:color="auto"/>
              <w:right w:val="single" w:sz="4" w:space="0" w:color="auto"/>
            </w:tcBorders>
            <w:vAlign w:val="bottom"/>
            <w:tcPrChange w:id="5370" w:author="Thu Huyen Tran" w:date="2024-05-17T20:43:00Z" w16du:dateUtc="2024-05-17T13:43:00Z">
              <w:tcPr>
                <w:tcW w:w="873" w:type="pct"/>
                <w:tcBorders>
                  <w:top w:val="single" w:sz="4" w:space="0" w:color="auto"/>
                  <w:left w:val="single" w:sz="4" w:space="0" w:color="auto"/>
                  <w:bottom w:val="single" w:sz="4" w:space="0" w:color="auto"/>
                  <w:right w:val="single" w:sz="4" w:space="0" w:color="auto"/>
                </w:tcBorders>
                <w:vAlign w:val="bottom"/>
              </w:tcPr>
            </w:tcPrChange>
          </w:tcPr>
          <w:p w14:paraId="13548FD3" w14:textId="7329B6CA" w:rsidR="00F044B1" w:rsidRPr="00137BA0" w:rsidRDefault="00F044B1" w:rsidP="00F044B1">
            <w:pPr>
              <w:tabs>
                <w:tab w:val="left" w:pos="1847"/>
              </w:tabs>
              <w:spacing w:beforeLines="40" w:before="96" w:afterLines="40" w:after="96"/>
              <w:ind w:right="-30"/>
              <w:jc w:val="center"/>
              <w:rPr>
                <w:sz w:val="22"/>
                <w:lang w:val="en-US"/>
              </w:rPr>
            </w:pPr>
            <w:ins w:id="5371" w:author="Thu Huyen Tran" w:date="2024-05-17T20:42:00Z" w16du:dateUtc="2024-05-17T13:42:00Z">
              <w:r w:rsidRPr="00137BA0">
                <w:rPr>
                  <w:sz w:val="22"/>
                  <w:rPrChange w:id="5372" w:author="Huyen Tran Thu" w:date="2025-04-28T20:11:00Z" w16du:dateUtc="2025-04-28T13:11:00Z">
                    <w:rPr>
                      <w:rFonts w:ascii="Arial" w:hAnsi="Arial" w:cs="Arial"/>
                      <w:sz w:val="20"/>
                      <w:szCs w:val="20"/>
                    </w:rPr>
                  </w:rPrChange>
                </w:rPr>
                <w:t xml:space="preserve">53.136.400 </w:t>
              </w:r>
            </w:ins>
            <w:del w:id="5373" w:author="Thu Huyen Tran" w:date="2024-05-17T20:42:00Z" w16du:dateUtc="2024-05-17T13:42:00Z">
              <w:r w:rsidRPr="00137BA0" w:rsidDel="0003475F">
                <w:rPr>
                  <w:sz w:val="22"/>
                </w:rPr>
                <w:delText xml:space="preserve">53.136.400 </w:delText>
              </w:r>
            </w:del>
          </w:p>
        </w:tc>
        <w:tc>
          <w:tcPr>
            <w:tcW w:w="1104" w:type="pct"/>
            <w:tcBorders>
              <w:top w:val="single" w:sz="4" w:space="0" w:color="auto"/>
              <w:left w:val="single" w:sz="4" w:space="0" w:color="auto"/>
              <w:bottom w:val="single" w:sz="4" w:space="0" w:color="auto"/>
              <w:right w:val="single" w:sz="4" w:space="0" w:color="auto"/>
            </w:tcBorders>
            <w:vAlign w:val="bottom"/>
            <w:tcPrChange w:id="5374" w:author="Thu Huyen Tran" w:date="2024-05-17T20:43:00Z" w16du:dateUtc="2024-05-17T13:43:00Z">
              <w:tcPr>
                <w:tcW w:w="1104" w:type="pct"/>
                <w:tcBorders>
                  <w:top w:val="single" w:sz="4" w:space="0" w:color="auto"/>
                  <w:left w:val="single" w:sz="4" w:space="0" w:color="auto"/>
                  <w:bottom w:val="single" w:sz="4" w:space="0" w:color="auto"/>
                  <w:right w:val="single" w:sz="4" w:space="0" w:color="auto"/>
                </w:tcBorders>
              </w:tcPr>
            </w:tcPrChange>
          </w:tcPr>
          <w:p w14:paraId="2E1E3ACA" w14:textId="410898C5" w:rsidR="00F044B1" w:rsidRPr="00137BA0" w:rsidRDefault="00F044B1" w:rsidP="00F044B1">
            <w:pPr>
              <w:spacing w:before="60" w:after="60"/>
              <w:jc w:val="center"/>
              <w:rPr>
                <w:sz w:val="22"/>
                <w:lang w:val="en-US"/>
              </w:rPr>
            </w:pPr>
            <w:ins w:id="5375" w:author="Thu Huyen Tran" w:date="2024-05-17T20:42:00Z" w16du:dateUtc="2024-05-17T13:42:00Z">
              <w:r w:rsidRPr="00137BA0">
                <w:rPr>
                  <w:sz w:val="22"/>
                  <w:rPrChange w:id="5376" w:author="Huyen Tran Thu" w:date="2025-04-28T20:11:00Z" w16du:dateUtc="2025-04-28T13:11:00Z">
                    <w:rPr>
                      <w:rFonts w:ascii="Arial" w:hAnsi="Arial" w:cs="Arial"/>
                      <w:sz w:val="20"/>
                      <w:szCs w:val="20"/>
                    </w:rPr>
                  </w:rPrChange>
                </w:rPr>
                <w:t xml:space="preserve">0,30 </w:t>
              </w:r>
            </w:ins>
            <w:del w:id="5377" w:author="Thu Huyen Tran" w:date="2024-05-17T20:42:00Z" w16du:dateUtc="2024-05-17T13:42:00Z">
              <w:r w:rsidRPr="00137BA0" w:rsidDel="005642DF">
                <w:rPr>
                  <w:sz w:val="22"/>
                </w:rPr>
                <w:delText xml:space="preserve">0,30 </w:delText>
              </w:r>
            </w:del>
          </w:p>
        </w:tc>
        <w:tc>
          <w:tcPr>
            <w:tcW w:w="742" w:type="pct"/>
            <w:tcBorders>
              <w:top w:val="single" w:sz="4" w:space="0" w:color="auto"/>
              <w:left w:val="single" w:sz="4" w:space="0" w:color="auto"/>
              <w:bottom w:val="single" w:sz="4" w:space="0" w:color="auto"/>
              <w:right w:val="single" w:sz="4" w:space="0" w:color="auto"/>
            </w:tcBorders>
            <w:vAlign w:val="bottom"/>
            <w:tcPrChange w:id="5378" w:author="Thu Huyen Tran" w:date="2024-05-17T20:43:00Z" w16du:dateUtc="2024-05-17T13:43:00Z">
              <w:tcPr>
                <w:tcW w:w="742" w:type="pct"/>
                <w:tcBorders>
                  <w:top w:val="single" w:sz="4" w:space="0" w:color="auto"/>
                  <w:left w:val="single" w:sz="4" w:space="0" w:color="auto"/>
                  <w:bottom w:val="single" w:sz="4" w:space="0" w:color="auto"/>
                  <w:right w:val="single" w:sz="4" w:space="0" w:color="auto"/>
                </w:tcBorders>
              </w:tcPr>
            </w:tcPrChange>
          </w:tcPr>
          <w:p w14:paraId="58C22682" w14:textId="0D51C2AC" w:rsidR="00F044B1" w:rsidRPr="00137BA0" w:rsidRDefault="00F044B1" w:rsidP="00F044B1">
            <w:pPr>
              <w:tabs>
                <w:tab w:val="left" w:pos="2524"/>
              </w:tabs>
              <w:spacing w:before="60" w:after="60"/>
              <w:ind w:right="-12"/>
              <w:jc w:val="center"/>
              <w:rPr>
                <w:sz w:val="22"/>
                <w:lang w:val="en-US"/>
              </w:rPr>
            </w:pPr>
            <w:ins w:id="5379" w:author="Thu Huyen Tran" w:date="2024-05-17T20:43:00Z" w16du:dateUtc="2024-05-17T13:43:00Z">
              <w:r w:rsidRPr="00137BA0">
                <w:rPr>
                  <w:color w:val="FF0000"/>
                  <w:sz w:val="22"/>
                  <w:rPrChange w:id="5380" w:author="Huyen Tran Thu" w:date="2025-04-28T20:11:00Z" w16du:dateUtc="2025-04-28T13:11:00Z">
                    <w:rPr>
                      <w:rFonts w:ascii="Arial" w:hAnsi="Arial" w:cs="Arial"/>
                      <w:color w:val="FF0000"/>
                      <w:sz w:val="20"/>
                      <w:szCs w:val="20"/>
                    </w:rPr>
                  </w:rPrChange>
                </w:rPr>
                <w:t xml:space="preserve">20,00 </w:t>
              </w:r>
            </w:ins>
            <w:del w:id="5381" w:author="Thu Huyen Tran" w:date="2024-05-17T20:42:00Z" w16du:dateUtc="2024-05-17T13:42:00Z">
              <w:r w:rsidRPr="00137BA0" w:rsidDel="000448A9">
                <w:rPr>
                  <w:sz w:val="22"/>
                </w:rPr>
                <w:delText>20,0</w:delText>
              </w:r>
            </w:del>
          </w:p>
        </w:tc>
        <w:tc>
          <w:tcPr>
            <w:tcW w:w="1078" w:type="pct"/>
            <w:tcBorders>
              <w:top w:val="single" w:sz="4" w:space="0" w:color="auto"/>
              <w:left w:val="single" w:sz="4" w:space="0" w:color="auto"/>
              <w:bottom w:val="single" w:sz="4" w:space="0" w:color="auto"/>
              <w:right w:val="single" w:sz="4" w:space="0" w:color="auto"/>
            </w:tcBorders>
            <w:vAlign w:val="bottom"/>
            <w:tcPrChange w:id="5382" w:author="Thu Huyen Tran" w:date="2024-05-17T20:43:00Z" w16du:dateUtc="2024-05-17T13:43:00Z">
              <w:tcPr>
                <w:tcW w:w="1078" w:type="pct"/>
                <w:tcBorders>
                  <w:top w:val="single" w:sz="4" w:space="0" w:color="auto"/>
                  <w:left w:val="single" w:sz="4" w:space="0" w:color="auto"/>
                  <w:bottom w:val="single" w:sz="4" w:space="0" w:color="auto"/>
                  <w:right w:val="single" w:sz="4" w:space="0" w:color="auto"/>
                </w:tcBorders>
              </w:tcPr>
            </w:tcPrChange>
          </w:tcPr>
          <w:p w14:paraId="2B4C1BE0" w14:textId="21641AA0" w:rsidR="00F044B1" w:rsidRPr="00137BA0" w:rsidRDefault="00F044B1" w:rsidP="00F044B1">
            <w:pPr>
              <w:tabs>
                <w:tab w:val="left" w:pos="1847"/>
              </w:tabs>
              <w:spacing w:beforeLines="40" w:before="96" w:afterLines="40" w:after="96"/>
              <w:ind w:right="-30"/>
              <w:jc w:val="center"/>
              <w:rPr>
                <w:sz w:val="22"/>
                <w:lang w:val="en-US"/>
              </w:rPr>
            </w:pPr>
            <w:ins w:id="5383" w:author="Thu Huyen Tran" w:date="2024-05-17T20:43:00Z" w16du:dateUtc="2024-05-17T13:43:00Z">
              <w:r w:rsidRPr="00137BA0">
                <w:rPr>
                  <w:sz w:val="22"/>
                  <w:rPrChange w:id="5384" w:author="Huyen Tran Thu" w:date="2025-04-28T20:11:00Z" w16du:dateUtc="2025-04-28T13:11:00Z">
                    <w:rPr>
                      <w:rFonts w:ascii="Arial" w:hAnsi="Arial" w:cs="Arial"/>
                      <w:sz w:val="20"/>
                      <w:szCs w:val="20"/>
                    </w:rPr>
                  </w:rPrChange>
                </w:rPr>
                <w:t xml:space="preserve">1.163.687 </w:t>
              </w:r>
            </w:ins>
            <w:del w:id="5385" w:author="Thu Huyen Tran" w:date="2024-05-17T20:43:00Z" w16du:dateUtc="2024-05-17T13:43:00Z">
              <w:r w:rsidRPr="00137BA0" w:rsidDel="00CA6B08">
                <w:rPr>
                  <w:sz w:val="22"/>
                </w:rPr>
                <w:delText xml:space="preserve">1.163.687 </w:delText>
              </w:r>
            </w:del>
          </w:p>
        </w:tc>
        <w:tc>
          <w:tcPr>
            <w:tcW w:w="846" w:type="pct"/>
            <w:tcBorders>
              <w:top w:val="single" w:sz="4" w:space="0" w:color="auto"/>
              <w:left w:val="single" w:sz="4" w:space="0" w:color="auto"/>
              <w:bottom w:val="single" w:sz="4" w:space="0" w:color="auto"/>
              <w:right w:val="single" w:sz="4" w:space="0" w:color="auto"/>
            </w:tcBorders>
            <w:vAlign w:val="bottom"/>
            <w:tcPrChange w:id="5386" w:author="Thu Huyen Tran" w:date="2024-05-17T20:43:00Z" w16du:dateUtc="2024-05-17T13:43:00Z">
              <w:tcPr>
                <w:tcW w:w="846" w:type="pct"/>
                <w:tcBorders>
                  <w:top w:val="single" w:sz="4" w:space="0" w:color="auto"/>
                  <w:left w:val="single" w:sz="4" w:space="0" w:color="auto"/>
                  <w:bottom w:val="single" w:sz="4" w:space="0" w:color="auto"/>
                  <w:right w:val="single" w:sz="4" w:space="0" w:color="auto"/>
                </w:tcBorders>
                <w:vAlign w:val="bottom"/>
              </w:tcPr>
            </w:tcPrChange>
          </w:tcPr>
          <w:p w14:paraId="465D679B" w14:textId="37178D05" w:rsidR="00F044B1" w:rsidRPr="00137BA0" w:rsidRDefault="00F044B1" w:rsidP="00F044B1">
            <w:pPr>
              <w:tabs>
                <w:tab w:val="left" w:pos="1847"/>
              </w:tabs>
              <w:spacing w:beforeLines="40" w:before="96" w:afterLines="40" w:after="96"/>
              <w:ind w:right="-30"/>
              <w:jc w:val="center"/>
              <w:rPr>
                <w:sz w:val="22"/>
                <w:lang w:val="en-US"/>
              </w:rPr>
            </w:pPr>
            <w:ins w:id="5387" w:author="Thu Huyen Tran" w:date="2024-05-17T20:43:00Z" w16du:dateUtc="2024-05-17T13:43:00Z">
              <w:r w:rsidRPr="00137BA0">
                <w:rPr>
                  <w:sz w:val="22"/>
                  <w:rPrChange w:id="5388" w:author="Huyen Tran Thu" w:date="2025-04-28T20:11:00Z" w16du:dateUtc="2025-04-28T13:11:00Z">
                    <w:rPr>
                      <w:rFonts w:ascii="Arial" w:hAnsi="Arial" w:cs="Arial"/>
                      <w:sz w:val="20"/>
                      <w:szCs w:val="20"/>
                    </w:rPr>
                  </w:rPrChange>
                </w:rPr>
                <w:t xml:space="preserve">4.654.749 </w:t>
              </w:r>
            </w:ins>
            <w:del w:id="5389" w:author="Thu Huyen Tran" w:date="2024-05-17T20:43:00Z" w16du:dateUtc="2024-05-17T13:43:00Z">
              <w:r w:rsidRPr="00137BA0" w:rsidDel="00D807F3">
                <w:rPr>
                  <w:sz w:val="22"/>
                </w:rPr>
                <w:delText xml:space="preserve">4.654.749 </w:delText>
              </w:r>
            </w:del>
          </w:p>
        </w:tc>
      </w:tr>
      <w:tr w:rsidR="00F044B1" w:rsidRPr="00137BA0" w14:paraId="5D90F658" w14:textId="77777777"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390"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trHeight w:val="399"/>
          <w:jc w:val="center"/>
          <w:trPrChange w:id="5391" w:author="Thu Huyen Tran" w:date="2024-05-17T20:43:00Z" w16du:dateUtc="2024-05-17T13:43:00Z">
            <w:trPr>
              <w:trHeight w:val="399"/>
              <w:jc w:val="center"/>
            </w:trPr>
          </w:trPrChange>
        </w:trPr>
        <w:tc>
          <w:tcPr>
            <w:tcW w:w="357" w:type="pct"/>
            <w:tcBorders>
              <w:top w:val="single" w:sz="4" w:space="0" w:color="auto"/>
              <w:left w:val="single" w:sz="4" w:space="0" w:color="auto"/>
              <w:bottom w:val="single" w:sz="4" w:space="0" w:color="auto"/>
              <w:right w:val="single" w:sz="4" w:space="0" w:color="auto"/>
            </w:tcBorders>
            <w:vAlign w:val="center"/>
            <w:tcPrChange w:id="5392" w:author="Thu Huyen Tran" w:date="2024-05-17T20:43:00Z" w16du:dateUtc="2024-05-17T13:43:00Z">
              <w:tcPr>
                <w:tcW w:w="357" w:type="pct"/>
                <w:tcBorders>
                  <w:top w:val="single" w:sz="4" w:space="0" w:color="auto"/>
                  <w:left w:val="single" w:sz="4" w:space="0" w:color="auto"/>
                  <w:bottom w:val="single" w:sz="4" w:space="0" w:color="auto"/>
                  <w:right w:val="single" w:sz="4" w:space="0" w:color="auto"/>
                </w:tcBorders>
                <w:vAlign w:val="center"/>
              </w:tcPr>
            </w:tcPrChange>
          </w:tcPr>
          <w:p w14:paraId="49985B73" w14:textId="066793C6" w:rsidR="00F044B1" w:rsidRPr="00137BA0" w:rsidRDefault="00F044B1" w:rsidP="00F044B1">
            <w:pPr>
              <w:spacing w:before="60" w:after="60"/>
              <w:ind w:left="-58"/>
              <w:jc w:val="center"/>
              <w:rPr>
                <w:sz w:val="22"/>
                <w:lang w:val="en-US"/>
              </w:rPr>
            </w:pPr>
            <w:r w:rsidRPr="00137BA0">
              <w:rPr>
                <w:sz w:val="22"/>
              </w:rPr>
              <w:t>1991</w:t>
            </w:r>
          </w:p>
        </w:tc>
        <w:tc>
          <w:tcPr>
            <w:tcW w:w="873" w:type="pct"/>
            <w:tcBorders>
              <w:top w:val="single" w:sz="4" w:space="0" w:color="auto"/>
              <w:left w:val="single" w:sz="4" w:space="0" w:color="auto"/>
              <w:bottom w:val="single" w:sz="4" w:space="0" w:color="auto"/>
              <w:right w:val="single" w:sz="4" w:space="0" w:color="auto"/>
            </w:tcBorders>
            <w:vAlign w:val="bottom"/>
            <w:tcPrChange w:id="5393" w:author="Thu Huyen Tran" w:date="2024-05-17T20:43:00Z" w16du:dateUtc="2024-05-17T13:43:00Z">
              <w:tcPr>
                <w:tcW w:w="873" w:type="pct"/>
                <w:tcBorders>
                  <w:top w:val="single" w:sz="4" w:space="0" w:color="auto"/>
                  <w:left w:val="single" w:sz="4" w:space="0" w:color="auto"/>
                  <w:bottom w:val="single" w:sz="4" w:space="0" w:color="auto"/>
                  <w:right w:val="single" w:sz="4" w:space="0" w:color="auto"/>
                </w:tcBorders>
                <w:vAlign w:val="bottom"/>
              </w:tcPr>
            </w:tcPrChange>
          </w:tcPr>
          <w:p w14:paraId="74F927FC" w14:textId="63A52C5D" w:rsidR="00F044B1" w:rsidRPr="00137BA0" w:rsidRDefault="00F044B1" w:rsidP="00F044B1">
            <w:pPr>
              <w:tabs>
                <w:tab w:val="left" w:pos="1847"/>
              </w:tabs>
              <w:spacing w:beforeLines="40" w:before="96" w:afterLines="40" w:after="96"/>
              <w:ind w:right="-30"/>
              <w:jc w:val="center"/>
              <w:rPr>
                <w:sz w:val="22"/>
                <w:lang w:val="en-US"/>
              </w:rPr>
            </w:pPr>
            <w:ins w:id="5394" w:author="Thu Huyen Tran" w:date="2024-05-17T20:42:00Z" w16du:dateUtc="2024-05-17T13:42:00Z">
              <w:r w:rsidRPr="00137BA0">
                <w:rPr>
                  <w:sz w:val="22"/>
                  <w:rPrChange w:id="5395" w:author="Huyen Tran Thu" w:date="2025-04-28T20:11:00Z" w16du:dateUtc="2025-04-28T13:11:00Z">
                    <w:rPr>
                      <w:rFonts w:ascii="Arial" w:hAnsi="Arial" w:cs="Arial"/>
                      <w:sz w:val="20"/>
                      <w:szCs w:val="20"/>
                    </w:rPr>
                  </w:rPrChange>
                </w:rPr>
                <w:t xml:space="preserve">54.014.900 </w:t>
              </w:r>
            </w:ins>
            <w:del w:id="5396" w:author="Thu Huyen Tran" w:date="2024-05-17T20:42:00Z" w16du:dateUtc="2024-05-17T13:42:00Z">
              <w:r w:rsidRPr="00137BA0" w:rsidDel="0003475F">
                <w:rPr>
                  <w:sz w:val="22"/>
                </w:rPr>
                <w:delText xml:space="preserve">54.014.900 </w:delText>
              </w:r>
            </w:del>
          </w:p>
        </w:tc>
        <w:tc>
          <w:tcPr>
            <w:tcW w:w="1104" w:type="pct"/>
            <w:tcBorders>
              <w:top w:val="single" w:sz="4" w:space="0" w:color="auto"/>
              <w:left w:val="single" w:sz="4" w:space="0" w:color="auto"/>
              <w:bottom w:val="single" w:sz="4" w:space="0" w:color="auto"/>
              <w:right w:val="single" w:sz="4" w:space="0" w:color="auto"/>
            </w:tcBorders>
            <w:vAlign w:val="bottom"/>
            <w:tcPrChange w:id="5397" w:author="Thu Huyen Tran" w:date="2024-05-17T20:43:00Z" w16du:dateUtc="2024-05-17T13:43:00Z">
              <w:tcPr>
                <w:tcW w:w="1104" w:type="pct"/>
                <w:tcBorders>
                  <w:top w:val="single" w:sz="4" w:space="0" w:color="auto"/>
                  <w:left w:val="single" w:sz="4" w:space="0" w:color="auto"/>
                  <w:bottom w:val="single" w:sz="4" w:space="0" w:color="auto"/>
                  <w:right w:val="single" w:sz="4" w:space="0" w:color="auto"/>
                </w:tcBorders>
              </w:tcPr>
            </w:tcPrChange>
          </w:tcPr>
          <w:p w14:paraId="157FED41" w14:textId="1569AD3F" w:rsidR="00F044B1" w:rsidRPr="00137BA0" w:rsidRDefault="00F044B1" w:rsidP="00F044B1">
            <w:pPr>
              <w:spacing w:before="60" w:after="60"/>
              <w:jc w:val="center"/>
              <w:rPr>
                <w:sz w:val="22"/>
                <w:lang w:val="en-US"/>
              </w:rPr>
            </w:pPr>
            <w:ins w:id="5398" w:author="Thu Huyen Tran" w:date="2024-05-17T20:42:00Z" w16du:dateUtc="2024-05-17T13:42:00Z">
              <w:r w:rsidRPr="00137BA0">
                <w:rPr>
                  <w:sz w:val="22"/>
                  <w:rPrChange w:id="5399" w:author="Huyen Tran Thu" w:date="2025-04-28T20:11:00Z" w16du:dateUtc="2025-04-28T13:11:00Z">
                    <w:rPr>
                      <w:rFonts w:ascii="Arial" w:hAnsi="Arial" w:cs="Arial"/>
                      <w:sz w:val="20"/>
                      <w:szCs w:val="20"/>
                    </w:rPr>
                  </w:rPrChange>
                </w:rPr>
                <w:t xml:space="preserve">0,30 </w:t>
              </w:r>
            </w:ins>
            <w:del w:id="5400" w:author="Thu Huyen Tran" w:date="2024-05-17T20:42:00Z" w16du:dateUtc="2024-05-17T13:42:00Z">
              <w:r w:rsidRPr="00137BA0" w:rsidDel="005642DF">
                <w:rPr>
                  <w:sz w:val="22"/>
                </w:rPr>
                <w:delText xml:space="preserve">0,30 </w:delText>
              </w:r>
            </w:del>
          </w:p>
        </w:tc>
        <w:tc>
          <w:tcPr>
            <w:tcW w:w="742" w:type="pct"/>
            <w:tcBorders>
              <w:top w:val="single" w:sz="4" w:space="0" w:color="auto"/>
              <w:left w:val="single" w:sz="4" w:space="0" w:color="auto"/>
              <w:bottom w:val="single" w:sz="4" w:space="0" w:color="auto"/>
              <w:right w:val="single" w:sz="4" w:space="0" w:color="auto"/>
            </w:tcBorders>
            <w:vAlign w:val="bottom"/>
            <w:tcPrChange w:id="5401" w:author="Thu Huyen Tran" w:date="2024-05-17T20:43:00Z" w16du:dateUtc="2024-05-17T13:43:00Z">
              <w:tcPr>
                <w:tcW w:w="742" w:type="pct"/>
                <w:tcBorders>
                  <w:top w:val="single" w:sz="4" w:space="0" w:color="auto"/>
                  <w:left w:val="single" w:sz="4" w:space="0" w:color="auto"/>
                  <w:bottom w:val="single" w:sz="4" w:space="0" w:color="auto"/>
                  <w:right w:val="single" w:sz="4" w:space="0" w:color="auto"/>
                </w:tcBorders>
              </w:tcPr>
            </w:tcPrChange>
          </w:tcPr>
          <w:p w14:paraId="67BD9015" w14:textId="3ED4A74C" w:rsidR="00F044B1" w:rsidRPr="00137BA0" w:rsidRDefault="00F044B1" w:rsidP="00F044B1">
            <w:pPr>
              <w:tabs>
                <w:tab w:val="left" w:pos="2524"/>
              </w:tabs>
              <w:spacing w:before="60" w:after="60"/>
              <w:ind w:right="-12"/>
              <w:jc w:val="center"/>
              <w:rPr>
                <w:sz w:val="22"/>
                <w:lang w:val="en-US"/>
              </w:rPr>
            </w:pPr>
            <w:ins w:id="5402" w:author="Thu Huyen Tran" w:date="2024-05-17T20:43:00Z" w16du:dateUtc="2024-05-17T13:43:00Z">
              <w:r w:rsidRPr="00137BA0">
                <w:rPr>
                  <w:sz w:val="22"/>
                  <w:rPrChange w:id="5403" w:author="Huyen Tran Thu" w:date="2025-04-28T20:11:00Z" w16du:dateUtc="2025-04-28T13:11:00Z">
                    <w:rPr>
                      <w:rFonts w:ascii="Arial" w:hAnsi="Arial" w:cs="Arial"/>
                      <w:sz w:val="20"/>
                      <w:szCs w:val="20"/>
                    </w:rPr>
                  </w:rPrChange>
                </w:rPr>
                <w:t xml:space="preserve">22,00 </w:t>
              </w:r>
            </w:ins>
            <w:del w:id="5404" w:author="Thu Huyen Tran" w:date="2024-05-17T20:42:00Z" w16du:dateUtc="2024-05-17T13:42:00Z">
              <w:r w:rsidRPr="00137BA0" w:rsidDel="000448A9">
                <w:rPr>
                  <w:sz w:val="22"/>
                </w:rPr>
                <w:delText>22,0</w:delText>
              </w:r>
            </w:del>
          </w:p>
        </w:tc>
        <w:tc>
          <w:tcPr>
            <w:tcW w:w="1078" w:type="pct"/>
            <w:tcBorders>
              <w:top w:val="single" w:sz="4" w:space="0" w:color="auto"/>
              <w:left w:val="single" w:sz="4" w:space="0" w:color="auto"/>
              <w:bottom w:val="single" w:sz="4" w:space="0" w:color="auto"/>
              <w:right w:val="single" w:sz="4" w:space="0" w:color="auto"/>
            </w:tcBorders>
            <w:vAlign w:val="bottom"/>
            <w:tcPrChange w:id="5405" w:author="Thu Huyen Tran" w:date="2024-05-17T20:43:00Z" w16du:dateUtc="2024-05-17T13:43:00Z">
              <w:tcPr>
                <w:tcW w:w="1078" w:type="pct"/>
                <w:tcBorders>
                  <w:top w:val="single" w:sz="4" w:space="0" w:color="auto"/>
                  <w:left w:val="single" w:sz="4" w:space="0" w:color="auto"/>
                  <w:bottom w:val="single" w:sz="4" w:space="0" w:color="auto"/>
                  <w:right w:val="single" w:sz="4" w:space="0" w:color="auto"/>
                </w:tcBorders>
              </w:tcPr>
            </w:tcPrChange>
          </w:tcPr>
          <w:p w14:paraId="6E4D5BAE" w14:textId="6F95B59B" w:rsidR="00F044B1" w:rsidRPr="00137BA0" w:rsidRDefault="00F044B1" w:rsidP="00F044B1">
            <w:pPr>
              <w:tabs>
                <w:tab w:val="left" w:pos="1847"/>
              </w:tabs>
              <w:spacing w:beforeLines="40" w:before="96" w:afterLines="40" w:after="96"/>
              <w:ind w:right="-30"/>
              <w:jc w:val="center"/>
              <w:rPr>
                <w:sz w:val="22"/>
                <w:lang w:val="en-US"/>
              </w:rPr>
            </w:pPr>
            <w:ins w:id="5406" w:author="Thu Huyen Tran" w:date="2024-05-17T20:43:00Z" w16du:dateUtc="2024-05-17T13:43:00Z">
              <w:r w:rsidRPr="00137BA0">
                <w:rPr>
                  <w:sz w:val="22"/>
                  <w:rPrChange w:id="5407" w:author="Huyen Tran Thu" w:date="2025-04-28T20:11:00Z" w16du:dateUtc="2025-04-28T13:11:00Z">
                    <w:rPr>
                      <w:rFonts w:ascii="Arial" w:hAnsi="Arial" w:cs="Arial"/>
                      <w:sz w:val="20"/>
                      <w:szCs w:val="20"/>
                    </w:rPr>
                  </w:rPrChange>
                </w:rPr>
                <w:t xml:space="preserve">1.301.219 </w:t>
              </w:r>
            </w:ins>
            <w:del w:id="5408" w:author="Thu Huyen Tran" w:date="2024-05-17T20:43:00Z" w16du:dateUtc="2024-05-17T13:43:00Z">
              <w:r w:rsidRPr="00137BA0" w:rsidDel="00CA6B08">
                <w:rPr>
                  <w:sz w:val="22"/>
                </w:rPr>
                <w:delText xml:space="preserve">1.301.219 </w:delText>
              </w:r>
            </w:del>
          </w:p>
        </w:tc>
        <w:tc>
          <w:tcPr>
            <w:tcW w:w="846" w:type="pct"/>
            <w:tcBorders>
              <w:top w:val="single" w:sz="4" w:space="0" w:color="auto"/>
              <w:left w:val="single" w:sz="4" w:space="0" w:color="auto"/>
              <w:bottom w:val="single" w:sz="4" w:space="0" w:color="auto"/>
              <w:right w:val="single" w:sz="4" w:space="0" w:color="auto"/>
            </w:tcBorders>
            <w:vAlign w:val="bottom"/>
            <w:tcPrChange w:id="5409" w:author="Thu Huyen Tran" w:date="2024-05-17T20:43:00Z" w16du:dateUtc="2024-05-17T13:43:00Z">
              <w:tcPr>
                <w:tcW w:w="846" w:type="pct"/>
                <w:tcBorders>
                  <w:top w:val="single" w:sz="4" w:space="0" w:color="auto"/>
                  <w:left w:val="single" w:sz="4" w:space="0" w:color="auto"/>
                  <w:bottom w:val="single" w:sz="4" w:space="0" w:color="auto"/>
                  <w:right w:val="single" w:sz="4" w:space="0" w:color="auto"/>
                </w:tcBorders>
                <w:vAlign w:val="bottom"/>
              </w:tcPr>
            </w:tcPrChange>
          </w:tcPr>
          <w:p w14:paraId="28C30B30" w14:textId="473BB88E" w:rsidR="00F044B1" w:rsidRPr="00137BA0" w:rsidRDefault="00F044B1" w:rsidP="00F044B1">
            <w:pPr>
              <w:tabs>
                <w:tab w:val="left" w:pos="1847"/>
              </w:tabs>
              <w:spacing w:beforeLines="40" w:before="96" w:afterLines="40" w:after="96"/>
              <w:ind w:right="-30"/>
              <w:jc w:val="center"/>
              <w:rPr>
                <w:sz w:val="22"/>
                <w:lang w:val="en-US"/>
              </w:rPr>
            </w:pPr>
            <w:ins w:id="5410" w:author="Thu Huyen Tran" w:date="2024-05-17T20:43:00Z" w16du:dateUtc="2024-05-17T13:43:00Z">
              <w:r w:rsidRPr="00137BA0">
                <w:rPr>
                  <w:sz w:val="22"/>
                  <w:rPrChange w:id="5411" w:author="Huyen Tran Thu" w:date="2025-04-28T20:11:00Z" w16du:dateUtc="2025-04-28T13:11:00Z">
                    <w:rPr>
                      <w:rFonts w:ascii="Arial" w:hAnsi="Arial" w:cs="Arial"/>
                      <w:sz w:val="20"/>
                      <w:szCs w:val="20"/>
                    </w:rPr>
                  </w:rPrChange>
                </w:rPr>
                <w:t xml:space="preserve">4.613.413 </w:t>
              </w:r>
            </w:ins>
            <w:del w:id="5412" w:author="Thu Huyen Tran" w:date="2024-05-17T20:43:00Z" w16du:dateUtc="2024-05-17T13:43:00Z">
              <w:r w:rsidRPr="00137BA0" w:rsidDel="00D807F3">
                <w:rPr>
                  <w:sz w:val="22"/>
                </w:rPr>
                <w:delText xml:space="preserve">4.613.413 </w:delText>
              </w:r>
            </w:del>
          </w:p>
        </w:tc>
      </w:tr>
      <w:tr w:rsidR="00F044B1" w:rsidRPr="00137BA0" w14:paraId="1BAB707F" w14:textId="77777777"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413"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trHeight w:val="399"/>
          <w:jc w:val="center"/>
          <w:trPrChange w:id="5414" w:author="Thu Huyen Tran" w:date="2024-05-17T20:43:00Z" w16du:dateUtc="2024-05-17T13:43:00Z">
            <w:trPr>
              <w:trHeight w:val="399"/>
              <w:jc w:val="center"/>
            </w:trPr>
          </w:trPrChange>
        </w:trPr>
        <w:tc>
          <w:tcPr>
            <w:tcW w:w="357" w:type="pct"/>
            <w:tcBorders>
              <w:top w:val="single" w:sz="4" w:space="0" w:color="auto"/>
              <w:left w:val="single" w:sz="4" w:space="0" w:color="auto"/>
              <w:bottom w:val="single" w:sz="4" w:space="0" w:color="auto"/>
              <w:right w:val="single" w:sz="4" w:space="0" w:color="auto"/>
            </w:tcBorders>
            <w:vAlign w:val="center"/>
            <w:tcPrChange w:id="5415" w:author="Thu Huyen Tran" w:date="2024-05-17T20:43:00Z" w16du:dateUtc="2024-05-17T13:43:00Z">
              <w:tcPr>
                <w:tcW w:w="357" w:type="pct"/>
                <w:tcBorders>
                  <w:top w:val="single" w:sz="4" w:space="0" w:color="auto"/>
                  <w:left w:val="single" w:sz="4" w:space="0" w:color="auto"/>
                  <w:bottom w:val="single" w:sz="4" w:space="0" w:color="auto"/>
                  <w:right w:val="single" w:sz="4" w:space="0" w:color="auto"/>
                </w:tcBorders>
                <w:vAlign w:val="center"/>
              </w:tcPr>
            </w:tcPrChange>
          </w:tcPr>
          <w:p w14:paraId="123AF794" w14:textId="65F1D14D" w:rsidR="00F044B1" w:rsidRPr="00137BA0" w:rsidRDefault="00F044B1" w:rsidP="00F044B1">
            <w:pPr>
              <w:spacing w:before="60" w:after="60"/>
              <w:ind w:left="-58"/>
              <w:jc w:val="center"/>
              <w:rPr>
                <w:sz w:val="22"/>
                <w:lang w:val="en-US"/>
              </w:rPr>
            </w:pPr>
            <w:r w:rsidRPr="00137BA0">
              <w:rPr>
                <w:sz w:val="22"/>
              </w:rPr>
              <w:t>1992</w:t>
            </w:r>
          </w:p>
        </w:tc>
        <w:tc>
          <w:tcPr>
            <w:tcW w:w="873" w:type="pct"/>
            <w:tcBorders>
              <w:top w:val="single" w:sz="4" w:space="0" w:color="auto"/>
              <w:left w:val="single" w:sz="4" w:space="0" w:color="auto"/>
              <w:bottom w:val="single" w:sz="4" w:space="0" w:color="auto"/>
              <w:right w:val="single" w:sz="4" w:space="0" w:color="auto"/>
            </w:tcBorders>
            <w:vAlign w:val="bottom"/>
            <w:tcPrChange w:id="5416" w:author="Thu Huyen Tran" w:date="2024-05-17T20:43:00Z" w16du:dateUtc="2024-05-17T13:43:00Z">
              <w:tcPr>
                <w:tcW w:w="873" w:type="pct"/>
                <w:tcBorders>
                  <w:top w:val="single" w:sz="4" w:space="0" w:color="auto"/>
                  <w:left w:val="single" w:sz="4" w:space="0" w:color="auto"/>
                  <w:bottom w:val="single" w:sz="4" w:space="0" w:color="auto"/>
                  <w:right w:val="single" w:sz="4" w:space="0" w:color="auto"/>
                </w:tcBorders>
                <w:vAlign w:val="bottom"/>
              </w:tcPr>
            </w:tcPrChange>
          </w:tcPr>
          <w:p w14:paraId="7B38B484" w14:textId="71C726F0" w:rsidR="00F044B1" w:rsidRPr="00137BA0" w:rsidRDefault="00F044B1" w:rsidP="00F044B1">
            <w:pPr>
              <w:tabs>
                <w:tab w:val="left" w:pos="1847"/>
              </w:tabs>
              <w:spacing w:beforeLines="40" w:before="96" w:afterLines="40" w:after="96"/>
              <w:ind w:right="-30"/>
              <w:jc w:val="center"/>
              <w:rPr>
                <w:sz w:val="22"/>
                <w:lang w:val="en-US"/>
              </w:rPr>
            </w:pPr>
            <w:ins w:id="5417" w:author="Thu Huyen Tran" w:date="2024-05-17T20:42:00Z" w16du:dateUtc="2024-05-17T13:42:00Z">
              <w:r w:rsidRPr="00137BA0">
                <w:rPr>
                  <w:sz w:val="22"/>
                  <w:rPrChange w:id="5418" w:author="Huyen Tran Thu" w:date="2025-04-28T20:11:00Z" w16du:dateUtc="2025-04-28T13:11:00Z">
                    <w:rPr>
                      <w:rFonts w:ascii="Arial" w:hAnsi="Arial" w:cs="Arial"/>
                      <w:sz w:val="20"/>
                      <w:szCs w:val="20"/>
                    </w:rPr>
                  </w:rPrChange>
                </w:rPr>
                <w:t xml:space="preserve">54.862.500 </w:t>
              </w:r>
            </w:ins>
            <w:del w:id="5419" w:author="Thu Huyen Tran" w:date="2024-05-17T20:42:00Z" w16du:dateUtc="2024-05-17T13:42:00Z">
              <w:r w:rsidRPr="00137BA0" w:rsidDel="0003475F">
                <w:rPr>
                  <w:sz w:val="22"/>
                </w:rPr>
                <w:delText xml:space="preserve">54.862.500 </w:delText>
              </w:r>
            </w:del>
          </w:p>
        </w:tc>
        <w:tc>
          <w:tcPr>
            <w:tcW w:w="1104" w:type="pct"/>
            <w:tcBorders>
              <w:top w:val="single" w:sz="4" w:space="0" w:color="auto"/>
              <w:left w:val="single" w:sz="4" w:space="0" w:color="auto"/>
              <w:bottom w:val="single" w:sz="4" w:space="0" w:color="auto"/>
              <w:right w:val="single" w:sz="4" w:space="0" w:color="auto"/>
            </w:tcBorders>
            <w:vAlign w:val="bottom"/>
            <w:tcPrChange w:id="5420" w:author="Thu Huyen Tran" w:date="2024-05-17T20:43:00Z" w16du:dateUtc="2024-05-17T13:43:00Z">
              <w:tcPr>
                <w:tcW w:w="1104" w:type="pct"/>
                <w:tcBorders>
                  <w:top w:val="single" w:sz="4" w:space="0" w:color="auto"/>
                  <w:left w:val="single" w:sz="4" w:space="0" w:color="auto"/>
                  <w:bottom w:val="single" w:sz="4" w:space="0" w:color="auto"/>
                  <w:right w:val="single" w:sz="4" w:space="0" w:color="auto"/>
                </w:tcBorders>
              </w:tcPr>
            </w:tcPrChange>
          </w:tcPr>
          <w:p w14:paraId="49721E4B" w14:textId="2551E8E4" w:rsidR="00F044B1" w:rsidRPr="00137BA0" w:rsidRDefault="00F044B1" w:rsidP="00F044B1">
            <w:pPr>
              <w:spacing w:before="60" w:after="60"/>
              <w:jc w:val="center"/>
              <w:rPr>
                <w:sz w:val="22"/>
                <w:lang w:val="en-US"/>
              </w:rPr>
            </w:pPr>
            <w:ins w:id="5421" w:author="Thu Huyen Tran" w:date="2024-05-17T20:42:00Z" w16du:dateUtc="2024-05-17T13:42:00Z">
              <w:r w:rsidRPr="00137BA0">
                <w:rPr>
                  <w:sz w:val="22"/>
                  <w:rPrChange w:id="5422" w:author="Huyen Tran Thu" w:date="2025-04-28T20:11:00Z" w16du:dateUtc="2025-04-28T13:11:00Z">
                    <w:rPr>
                      <w:rFonts w:ascii="Arial" w:hAnsi="Arial" w:cs="Arial"/>
                      <w:sz w:val="20"/>
                      <w:szCs w:val="20"/>
                    </w:rPr>
                  </w:rPrChange>
                </w:rPr>
                <w:t xml:space="preserve">0,30 </w:t>
              </w:r>
            </w:ins>
            <w:del w:id="5423" w:author="Thu Huyen Tran" w:date="2024-05-17T20:42:00Z" w16du:dateUtc="2024-05-17T13:42:00Z">
              <w:r w:rsidRPr="00137BA0" w:rsidDel="005642DF">
                <w:rPr>
                  <w:sz w:val="22"/>
                </w:rPr>
                <w:delText xml:space="preserve">0,30 </w:delText>
              </w:r>
            </w:del>
          </w:p>
        </w:tc>
        <w:tc>
          <w:tcPr>
            <w:tcW w:w="742" w:type="pct"/>
            <w:tcBorders>
              <w:top w:val="single" w:sz="4" w:space="0" w:color="auto"/>
              <w:left w:val="single" w:sz="4" w:space="0" w:color="auto"/>
              <w:bottom w:val="single" w:sz="4" w:space="0" w:color="auto"/>
              <w:right w:val="single" w:sz="4" w:space="0" w:color="auto"/>
            </w:tcBorders>
            <w:vAlign w:val="bottom"/>
            <w:tcPrChange w:id="5424" w:author="Thu Huyen Tran" w:date="2024-05-17T20:43:00Z" w16du:dateUtc="2024-05-17T13:43:00Z">
              <w:tcPr>
                <w:tcW w:w="742" w:type="pct"/>
                <w:tcBorders>
                  <w:top w:val="single" w:sz="4" w:space="0" w:color="auto"/>
                  <w:left w:val="single" w:sz="4" w:space="0" w:color="auto"/>
                  <w:bottom w:val="single" w:sz="4" w:space="0" w:color="auto"/>
                  <w:right w:val="single" w:sz="4" w:space="0" w:color="auto"/>
                </w:tcBorders>
              </w:tcPr>
            </w:tcPrChange>
          </w:tcPr>
          <w:p w14:paraId="3A010447" w14:textId="77C0E684" w:rsidR="00F044B1" w:rsidRPr="00137BA0" w:rsidRDefault="00F044B1" w:rsidP="00F044B1">
            <w:pPr>
              <w:tabs>
                <w:tab w:val="left" w:pos="2524"/>
              </w:tabs>
              <w:spacing w:before="60" w:after="60"/>
              <w:ind w:right="-12"/>
              <w:jc w:val="center"/>
              <w:rPr>
                <w:sz w:val="22"/>
                <w:lang w:val="en-US"/>
              </w:rPr>
            </w:pPr>
            <w:ins w:id="5425" w:author="Thu Huyen Tran" w:date="2024-05-17T20:43:00Z" w16du:dateUtc="2024-05-17T13:43:00Z">
              <w:r w:rsidRPr="00137BA0">
                <w:rPr>
                  <w:sz w:val="22"/>
                  <w:rPrChange w:id="5426" w:author="Huyen Tran Thu" w:date="2025-04-28T20:11:00Z" w16du:dateUtc="2025-04-28T13:11:00Z">
                    <w:rPr>
                      <w:rFonts w:ascii="Arial" w:hAnsi="Arial" w:cs="Arial"/>
                      <w:sz w:val="20"/>
                      <w:szCs w:val="20"/>
                    </w:rPr>
                  </w:rPrChange>
                </w:rPr>
                <w:t xml:space="preserve">24,00 </w:t>
              </w:r>
            </w:ins>
            <w:del w:id="5427" w:author="Thu Huyen Tran" w:date="2024-05-17T20:42:00Z" w16du:dateUtc="2024-05-17T13:42:00Z">
              <w:r w:rsidRPr="00137BA0" w:rsidDel="000448A9">
                <w:rPr>
                  <w:sz w:val="22"/>
                </w:rPr>
                <w:delText>24,0</w:delText>
              </w:r>
            </w:del>
          </w:p>
        </w:tc>
        <w:tc>
          <w:tcPr>
            <w:tcW w:w="1078" w:type="pct"/>
            <w:tcBorders>
              <w:top w:val="single" w:sz="4" w:space="0" w:color="auto"/>
              <w:left w:val="single" w:sz="4" w:space="0" w:color="auto"/>
              <w:bottom w:val="single" w:sz="4" w:space="0" w:color="auto"/>
              <w:right w:val="single" w:sz="4" w:space="0" w:color="auto"/>
            </w:tcBorders>
            <w:vAlign w:val="bottom"/>
            <w:tcPrChange w:id="5428" w:author="Thu Huyen Tran" w:date="2024-05-17T20:43:00Z" w16du:dateUtc="2024-05-17T13:43:00Z">
              <w:tcPr>
                <w:tcW w:w="1078" w:type="pct"/>
                <w:tcBorders>
                  <w:top w:val="single" w:sz="4" w:space="0" w:color="auto"/>
                  <w:left w:val="single" w:sz="4" w:space="0" w:color="auto"/>
                  <w:bottom w:val="single" w:sz="4" w:space="0" w:color="auto"/>
                  <w:right w:val="single" w:sz="4" w:space="0" w:color="auto"/>
                </w:tcBorders>
              </w:tcPr>
            </w:tcPrChange>
          </w:tcPr>
          <w:p w14:paraId="540DFA3F" w14:textId="0174376B" w:rsidR="00F044B1" w:rsidRPr="00137BA0" w:rsidRDefault="00F044B1" w:rsidP="00F044B1">
            <w:pPr>
              <w:tabs>
                <w:tab w:val="left" w:pos="1847"/>
              </w:tabs>
              <w:spacing w:beforeLines="40" w:before="96" w:afterLines="40" w:after="96"/>
              <w:ind w:right="-30"/>
              <w:jc w:val="center"/>
              <w:rPr>
                <w:sz w:val="22"/>
                <w:lang w:val="en-US"/>
              </w:rPr>
            </w:pPr>
            <w:ins w:id="5429" w:author="Thu Huyen Tran" w:date="2024-05-17T20:43:00Z" w16du:dateUtc="2024-05-17T13:43:00Z">
              <w:r w:rsidRPr="00137BA0">
                <w:rPr>
                  <w:sz w:val="22"/>
                  <w:rPrChange w:id="5430" w:author="Huyen Tran Thu" w:date="2025-04-28T20:11:00Z" w16du:dateUtc="2025-04-28T13:11:00Z">
                    <w:rPr>
                      <w:rFonts w:ascii="Arial" w:hAnsi="Arial" w:cs="Arial"/>
                      <w:sz w:val="20"/>
                      <w:szCs w:val="20"/>
                    </w:rPr>
                  </w:rPrChange>
                </w:rPr>
                <w:t xml:space="preserve">1.441.787 </w:t>
              </w:r>
            </w:ins>
            <w:del w:id="5431" w:author="Thu Huyen Tran" w:date="2024-05-17T20:43:00Z" w16du:dateUtc="2024-05-17T13:43:00Z">
              <w:r w:rsidRPr="00137BA0" w:rsidDel="00CA6B08">
                <w:rPr>
                  <w:sz w:val="22"/>
                </w:rPr>
                <w:delText xml:space="preserve">1.441.787 </w:delText>
              </w:r>
            </w:del>
          </w:p>
        </w:tc>
        <w:tc>
          <w:tcPr>
            <w:tcW w:w="846" w:type="pct"/>
            <w:tcBorders>
              <w:top w:val="single" w:sz="4" w:space="0" w:color="auto"/>
              <w:left w:val="single" w:sz="4" w:space="0" w:color="auto"/>
              <w:bottom w:val="single" w:sz="4" w:space="0" w:color="auto"/>
              <w:right w:val="single" w:sz="4" w:space="0" w:color="auto"/>
            </w:tcBorders>
            <w:vAlign w:val="bottom"/>
            <w:tcPrChange w:id="5432" w:author="Thu Huyen Tran" w:date="2024-05-17T20:43:00Z" w16du:dateUtc="2024-05-17T13:43:00Z">
              <w:tcPr>
                <w:tcW w:w="846" w:type="pct"/>
                <w:tcBorders>
                  <w:top w:val="single" w:sz="4" w:space="0" w:color="auto"/>
                  <w:left w:val="single" w:sz="4" w:space="0" w:color="auto"/>
                  <w:bottom w:val="single" w:sz="4" w:space="0" w:color="auto"/>
                  <w:right w:val="single" w:sz="4" w:space="0" w:color="auto"/>
                </w:tcBorders>
                <w:vAlign w:val="bottom"/>
              </w:tcPr>
            </w:tcPrChange>
          </w:tcPr>
          <w:p w14:paraId="374636A7" w14:textId="529DADDB" w:rsidR="00F044B1" w:rsidRPr="00137BA0" w:rsidRDefault="00F044B1" w:rsidP="00F044B1">
            <w:pPr>
              <w:tabs>
                <w:tab w:val="left" w:pos="1847"/>
              </w:tabs>
              <w:spacing w:beforeLines="40" w:before="96" w:afterLines="40" w:after="96"/>
              <w:ind w:right="-30"/>
              <w:jc w:val="center"/>
              <w:rPr>
                <w:sz w:val="22"/>
                <w:lang w:val="en-US"/>
              </w:rPr>
            </w:pPr>
            <w:ins w:id="5433" w:author="Thu Huyen Tran" w:date="2024-05-17T20:43:00Z" w16du:dateUtc="2024-05-17T13:43:00Z">
              <w:r w:rsidRPr="00137BA0">
                <w:rPr>
                  <w:sz w:val="22"/>
                  <w:rPrChange w:id="5434" w:author="Huyen Tran Thu" w:date="2025-04-28T20:11:00Z" w16du:dateUtc="2025-04-28T13:11:00Z">
                    <w:rPr>
                      <w:rFonts w:ascii="Arial" w:hAnsi="Arial" w:cs="Arial"/>
                      <w:sz w:val="20"/>
                      <w:szCs w:val="20"/>
                    </w:rPr>
                  </w:rPrChange>
                </w:rPr>
                <w:t xml:space="preserve">4.565.657 </w:t>
              </w:r>
            </w:ins>
            <w:del w:id="5435" w:author="Thu Huyen Tran" w:date="2024-05-17T20:43:00Z" w16du:dateUtc="2024-05-17T13:43:00Z">
              <w:r w:rsidRPr="00137BA0" w:rsidDel="00D807F3">
                <w:rPr>
                  <w:sz w:val="22"/>
                </w:rPr>
                <w:delText xml:space="preserve">4.565.657 </w:delText>
              </w:r>
            </w:del>
          </w:p>
        </w:tc>
      </w:tr>
      <w:tr w:rsidR="00F044B1" w:rsidRPr="00137BA0" w14:paraId="599A655C" w14:textId="77777777"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436"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trHeight w:val="399"/>
          <w:jc w:val="center"/>
          <w:trPrChange w:id="5437" w:author="Thu Huyen Tran" w:date="2024-05-17T20:43:00Z" w16du:dateUtc="2024-05-17T13:43:00Z">
            <w:trPr>
              <w:trHeight w:val="399"/>
              <w:jc w:val="center"/>
            </w:trPr>
          </w:trPrChange>
        </w:trPr>
        <w:tc>
          <w:tcPr>
            <w:tcW w:w="357" w:type="pct"/>
            <w:tcBorders>
              <w:top w:val="single" w:sz="4" w:space="0" w:color="auto"/>
              <w:left w:val="single" w:sz="4" w:space="0" w:color="auto"/>
              <w:bottom w:val="single" w:sz="4" w:space="0" w:color="auto"/>
              <w:right w:val="single" w:sz="4" w:space="0" w:color="auto"/>
            </w:tcBorders>
            <w:vAlign w:val="center"/>
            <w:tcPrChange w:id="5438" w:author="Thu Huyen Tran" w:date="2024-05-17T20:43:00Z" w16du:dateUtc="2024-05-17T13:43:00Z">
              <w:tcPr>
                <w:tcW w:w="357" w:type="pct"/>
                <w:tcBorders>
                  <w:top w:val="single" w:sz="4" w:space="0" w:color="auto"/>
                  <w:left w:val="single" w:sz="4" w:space="0" w:color="auto"/>
                  <w:bottom w:val="single" w:sz="4" w:space="0" w:color="auto"/>
                  <w:right w:val="single" w:sz="4" w:space="0" w:color="auto"/>
                </w:tcBorders>
                <w:vAlign w:val="center"/>
              </w:tcPr>
            </w:tcPrChange>
          </w:tcPr>
          <w:p w14:paraId="23AECD91" w14:textId="61CD7BA5" w:rsidR="00F044B1" w:rsidRPr="00137BA0" w:rsidRDefault="00F044B1" w:rsidP="00F044B1">
            <w:pPr>
              <w:spacing w:before="60" w:after="60"/>
              <w:ind w:left="-58"/>
              <w:jc w:val="center"/>
              <w:rPr>
                <w:sz w:val="22"/>
                <w:lang w:val="en-US"/>
              </w:rPr>
            </w:pPr>
            <w:r w:rsidRPr="00137BA0">
              <w:rPr>
                <w:sz w:val="22"/>
              </w:rPr>
              <w:t>1993</w:t>
            </w:r>
          </w:p>
        </w:tc>
        <w:tc>
          <w:tcPr>
            <w:tcW w:w="873" w:type="pct"/>
            <w:tcBorders>
              <w:top w:val="single" w:sz="4" w:space="0" w:color="auto"/>
              <w:left w:val="single" w:sz="4" w:space="0" w:color="auto"/>
              <w:bottom w:val="single" w:sz="4" w:space="0" w:color="auto"/>
              <w:right w:val="single" w:sz="4" w:space="0" w:color="auto"/>
            </w:tcBorders>
            <w:vAlign w:val="bottom"/>
            <w:tcPrChange w:id="5439" w:author="Thu Huyen Tran" w:date="2024-05-17T20:43:00Z" w16du:dateUtc="2024-05-17T13:43:00Z">
              <w:tcPr>
                <w:tcW w:w="873" w:type="pct"/>
                <w:tcBorders>
                  <w:top w:val="single" w:sz="4" w:space="0" w:color="auto"/>
                  <w:left w:val="single" w:sz="4" w:space="0" w:color="auto"/>
                  <w:bottom w:val="single" w:sz="4" w:space="0" w:color="auto"/>
                  <w:right w:val="single" w:sz="4" w:space="0" w:color="auto"/>
                </w:tcBorders>
                <w:vAlign w:val="bottom"/>
              </w:tcPr>
            </w:tcPrChange>
          </w:tcPr>
          <w:p w14:paraId="04110BCC" w14:textId="76060A24" w:rsidR="00F044B1" w:rsidRPr="00137BA0" w:rsidRDefault="00F044B1" w:rsidP="00F044B1">
            <w:pPr>
              <w:tabs>
                <w:tab w:val="left" w:pos="1847"/>
              </w:tabs>
              <w:spacing w:beforeLines="40" w:before="96" w:afterLines="40" w:after="96"/>
              <w:ind w:right="-30"/>
              <w:jc w:val="center"/>
              <w:rPr>
                <w:sz w:val="22"/>
                <w:lang w:val="en-US"/>
              </w:rPr>
            </w:pPr>
            <w:ins w:id="5440" w:author="Thu Huyen Tran" w:date="2024-05-17T20:42:00Z" w16du:dateUtc="2024-05-17T13:42:00Z">
              <w:r w:rsidRPr="00137BA0">
                <w:rPr>
                  <w:sz w:val="22"/>
                  <w:rPrChange w:id="5441" w:author="Huyen Tran Thu" w:date="2025-04-28T20:11:00Z" w16du:dateUtc="2025-04-28T13:11:00Z">
                    <w:rPr>
                      <w:rFonts w:ascii="Arial" w:hAnsi="Arial" w:cs="Arial"/>
                      <w:sz w:val="20"/>
                      <w:szCs w:val="20"/>
                    </w:rPr>
                  </w:rPrChange>
                </w:rPr>
                <w:t xml:space="preserve">55.683.300 </w:t>
              </w:r>
            </w:ins>
            <w:del w:id="5442" w:author="Thu Huyen Tran" w:date="2024-05-17T20:42:00Z" w16du:dateUtc="2024-05-17T13:42:00Z">
              <w:r w:rsidRPr="00137BA0" w:rsidDel="0003475F">
                <w:rPr>
                  <w:sz w:val="22"/>
                </w:rPr>
                <w:delText xml:space="preserve">55.683.300 </w:delText>
              </w:r>
            </w:del>
          </w:p>
        </w:tc>
        <w:tc>
          <w:tcPr>
            <w:tcW w:w="1104" w:type="pct"/>
            <w:tcBorders>
              <w:top w:val="single" w:sz="4" w:space="0" w:color="auto"/>
              <w:left w:val="single" w:sz="4" w:space="0" w:color="auto"/>
              <w:bottom w:val="single" w:sz="4" w:space="0" w:color="auto"/>
              <w:right w:val="single" w:sz="4" w:space="0" w:color="auto"/>
            </w:tcBorders>
            <w:vAlign w:val="bottom"/>
            <w:tcPrChange w:id="5443" w:author="Thu Huyen Tran" w:date="2024-05-17T20:43:00Z" w16du:dateUtc="2024-05-17T13:43:00Z">
              <w:tcPr>
                <w:tcW w:w="1104" w:type="pct"/>
                <w:tcBorders>
                  <w:top w:val="single" w:sz="4" w:space="0" w:color="auto"/>
                  <w:left w:val="single" w:sz="4" w:space="0" w:color="auto"/>
                  <w:bottom w:val="single" w:sz="4" w:space="0" w:color="auto"/>
                  <w:right w:val="single" w:sz="4" w:space="0" w:color="auto"/>
                </w:tcBorders>
              </w:tcPr>
            </w:tcPrChange>
          </w:tcPr>
          <w:p w14:paraId="1CFE359A" w14:textId="4FA15960" w:rsidR="00F044B1" w:rsidRPr="00137BA0" w:rsidRDefault="00F044B1" w:rsidP="00F044B1">
            <w:pPr>
              <w:spacing w:before="60" w:after="60"/>
              <w:jc w:val="center"/>
              <w:rPr>
                <w:sz w:val="22"/>
                <w:lang w:val="en-US"/>
              </w:rPr>
            </w:pPr>
            <w:ins w:id="5444" w:author="Thu Huyen Tran" w:date="2024-05-17T20:42:00Z" w16du:dateUtc="2024-05-17T13:42:00Z">
              <w:r w:rsidRPr="00137BA0">
                <w:rPr>
                  <w:sz w:val="22"/>
                  <w:rPrChange w:id="5445" w:author="Huyen Tran Thu" w:date="2025-04-28T20:11:00Z" w16du:dateUtc="2025-04-28T13:11:00Z">
                    <w:rPr>
                      <w:rFonts w:ascii="Arial" w:hAnsi="Arial" w:cs="Arial"/>
                      <w:sz w:val="20"/>
                      <w:szCs w:val="20"/>
                    </w:rPr>
                  </w:rPrChange>
                </w:rPr>
                <w:t xml:space="preserve">0,30 </w:t>
              </w:r>
            </w:ins>
            <w:del w:id="5446" w:author="Thu Huyen Tran" w:date="2024-05-17T20:42:00Z" w16du:dateUtc="2024-05-17T13:42:00Z">
              <w:r w:rsidRPr="00137BA0" w:rsidDel="005642DF">
                <w:rPr>
                  <w:sz w:val="22"/>
                </w:rPr>
                <w:delText xml:space="preserve">0,30 </w:delText>
              </w:r>
            </w:del>
          </w:p>
        </w:tc>
        <w:tc>
          <w:tcPr>
            <w:tcW w:w="742" w:type="pct"/>
            <w:tcBorders>
              <w:top w:val="single" w:sz="4" w:space="0" w:color="auto"/>
              <w:left w:val="single" w:sz="4" w:space="0" w:color="auto"/>
              <w:bottom w:val="single" w:sz="4" w:space="0" w:color="auto"/>
              <w:right w:val="single" w:sz="4" w:space="0" w:color="auto"/>
            </w:tcBorders>
            <w:vAlign w:val="bottom"/>
            <w:tcPrChange w:id="5447" w:author="Thu Huyen Tran" w:date="2024-05-17T20:43:00Z" w16du:dateUtc="2024-05-17T13:43:00Z">
              <w:tcPr>
                <w:tcW w:w="742" w:type="pct"/>
                <w:tcBorders>
                  <w:top w:val="single" w:sz="4" w:space="0" w:color="auto"/>
                  <w:left w:val="single" w:sz="4" w:space="0" w:color="auto"/>
                  <w:bottom w:val="single" w:sz="4" w:space="0" w:color="auto"/>
                  <w:right w:val="single" w:sz="4" w:space="0" w:color="auto"/>
                </w:tcBorders>
              </w:tcPr>
            </w:tcPrChange>
          </w:tcPr>
          <w:p w14:paraId="5F5B1A07" w14:textId="5EEB02E5" w:rsidR="00F044B1" w:rsidRPr="00137BA0" w:rsidRDefault="00F044B1" w:rsidP="00F044B1">
            <w:pPr>
              <w:tabs>
                <w:tab w:val="left" w:pos="2524"/>
              </w:tabs>
              <w:spacing w:before="60" w:after="60"/>
              <w:ind w:right="-12"/>
              <w:jc w:val="center"/>
              <w:rPr>
                <w:sz w:val="22"/>
                <w:lang w:val="en-US"/>
              </w:rPr>
            </w:pPr>
            <w:ins w:id="5448" w:author="Thu Huyen Tran" w:date="2024-05-17T20:43:00Z" w16du:dateUtc="2024-05-17T13:43:00Z">
              <w:r w:rsidRPr="00137BA0">
                <w:rPr>
                  <w:sz w:val="22"/>
                  <w:rPrChange w:id="5449" w:author="Huyen Tran Thu" w:date="2025-04-28T20:11:00Z" w16du:dateUtc="2025-04-28T13:11:00Z">
                    <w:rPr>
                      <w:rFonts w:ascii="Arial" w:hAnsi="Arial" w:cs="Arial"/>
                      <w:sz w:val="20"/>
                      <w:szCs w:val="20"/>
                    </w:rPr>
                  </w:rPrChange>
                </w:rPr>
                <w:t xml:space="preserve">26,00 </w:t>
              </w:r>
            </w:ins>
            <w:del w:id="5450" w:author="Thu Huyen Tran" w:date="2024-05-17T20:42:00Z" w16du:dateUtc="2024-05-17T13:42:00Z">
              <w:r w:rsidRPr="00137BA0" w:rsidDel="000448A9">
                <w:rPr>
                  <w:sz w:val="22"/>
                </w:rPr>
                <w:delText>26,0</w:delText>
              </w:r>
            </w:del>
          </w:p>
        </w:tc>
        <w:tc>
          <w:tcPr>
            <w:tcW w:w="1078" w:type="pct"/>
            <w:tcBorders>
              <w:top w:val="single" w:sz="4" w:space="0" w:color="auto"/>
              <w:left w:val="single" w:sz="4" w:space="0" w:color="auto"/>
              <w:bottom w:val="single" w:sz="4" w:space="0" w:color="auto"/>
              <w:right w:val="single" w:sz="4" w:space="0" w:color="auto"/>
            </w:tcBorders>
            <w:vAlign w:val="bottom"/>
            <w:tcPrChange w:id="5451" w:author="Thu Huyen Tran" w:date="2024-05-17T20:43:00Z" w16du:dateUtc="2024-05-17T13:43:00Z">
              <w:tcPr>
                <w:tcW w:w="1078" w:type="pct"/>
                <w:tcBorders>
                  <w:top w:val="single" w:sz="4" w:space="0" w:color="auto"/>
                  <w:left w:val="single" w:sz="4" w:space="0" w:color="auto"/>
                  <w:bottom w:val="single" w:sz="4" w:space="0" w:color="auto"/>
                  <w:right w:val="single" w:sz="4" w:space="0" w:color="auto"/>
                </w:tcBorders>
              </w:tcPr>
            </w:tcPrChange>
          </w:tcPr>
          <w:p w14:paraId="45026A84" w14:textId="3318B9D3" w:rsidR="00F044B1" w:rsidRPr="00137BA0" w:rsidRDefault="00F044B1" w:rsidP="00F044B1">
            <w:pPr>
              <w:tabs>
                <w:tab w:val="left" w:pos="1847"/>
              </w:tabs>
              <w:spacing w:beforeLines="40" w:before="96" w:afterLines="40" w:after="96"/>
              <w:ind w:right="-30"/>
              <w:jc w:val="center"/>
              <w:rPr>
                <w:sz w:val="22"/>
                <w:lang w:val="en-US"/>
              </w:rPr>
            </w:pPr>
            <w:ins w:id="5452" w:author="Thu Huyen Tran" w:date="2024-05-17T20:43:00Z" w16du:dateUtc="2024-05-17T13:43:00Z">
              <w:r w:rsidRPr="00137BA0">
                <w:rPr>
                  <w:sz w:val="22"/>
                  <w:rPrChange w:id="5453" w:author="Huyen Tran Thu" w:date="2025-04-28T20:11:00Z" w16du:dateUtc="2025-04-28T13:11:00Z">
                    <w:rPr>
                      <w:rFonts w:ascii="Arial" w:hAnsi="Arial" w:cs="Arial"/>
                      <w:sz w:val="20"/>
                      <w:szCs w:val="20"/>
                    </w:rPr>
                  </w:rPrChange>
                </w:rPr>
                <w:t xml:space="preserve">1.585.304 </w:t>
              </w:r>
            </w:ins>
            <w:del w:id="5454" w:author="Thu Huyen Tran" w:date="2024-05-17T20:43:00Z" w16du:dateUtc="2024-05-17T13:43:00Z">
              <w:r w:rsidRPr="00137BA0" w:rsidDel="00CA6B08">
                <w:rPr>
                  <w:sz w:val="22"/>
                </w:rPr>
                <w:delText xml:space="preserve">1.585.304 </w:delText>
              </w:r>
            </w:del>
          </w:p>
        </w:tc>
        <w:tc>
          <w:tcPr>
            <w:tcW w:w="846" w:type="pct"/>
            <w:tcBorders>
              <w:top w:val="single" w:sz="4" w:space="0" w:color="auto"/>
              <w:left w:val="single" w:sz="4" w:space="0" w:color="auto"/>
              <w:bottom w:val="single" w:sz="4" w:space="0" w:color="auto"/>
              <w:right w:val="single" w:sz="4" w:space="0" w:color="auto"/>
            </w:tcBorders>
            <w:vAlign w:val="bottom"/>
            <w:tcPrChange w:id="5455" w:author="Thu Huyen Tran" w:date="2024-05-17T20:43:00Z" w16du:dateUtc="2024-05-17T13:43:00Z">
              <w:tcPr>
                <w:tcW w:w="846" w:type="pct"/>
                <w:tcBorders>
                  <w:top w:val="single" w:sz="4" w:space="0" w:color="auto"/>
                  <w:left w:val="single" w:sz="4" w:space="0" w:color="auto"/>
                  <w:bottom w:val="single" w:sz="4" w:space="0" w:color="auto"/>
                  <w:right w:val="single" w:sz="4" w:space="0" w:color="auto"/>
                </w:tcBorders>
                <w:vAlign w:val="bottom"/>
              </w:tcPr>
            </w:tcPrChange>
          </w:tcPr>
          <w:p w14:paraId="08BD19FB" w14:textId="1F0AA728" w:rsidR="00F044B1" w:rsidRPr="00137BA0" w:rsidRDefault="00F044B1" w:rsidP="00F044B1">
            <w:pPr>
              <w:tabs>
                <w:tab w:val="left" w:pos="1847"/>
              </w:tabs>
              <w:spacing w:beforeLines="40" w:before="96" w:afterLines="40" w:after="96"/>
              <w:ind w:right="-30"/>
              <w:jc w:val="center"/>
              <w:rPr>
                <w:sz w:val="22"/>
                <w:lang w:val="en-US"/>
              </w:rPr>
            </w:pPr>
            <w:ins w:id="5456" w:author="Thu Huyen Tran" w:date="2024-05-17T20:43:00Z" w16du:dateUtc="2024-05-17T13:43:00Z">
              <w:r w:rsidRPr="00137BA0">
                <w:rPr>
                  <w:sz w:val="22"/>
                  <w:rPrChange w:id="5457" w:author="Huyen Tran Thu" w:date="2025-04-28T20:11:00Z" w16du:dateUtc="2025-04-28T13:11:00Z">
                    <w:rPr>
                      <w:rFonts w:ascii="Arial" w:hAnsi="Arial" w:cs="Arial"/>
                      <w:sz w:val="20"/>
                      <w:szCs w:val="20"/>
                    </w:rPr>
                  </w:rPrChange>
                </w:rPr>
                <w:t xml:space="preserve">4.512.018 </w:t>
              </w:r>
            </w:ins>
            <w:del w:id="5458" w:author="Thu Huyen Tran" w:date="2024-05-17T20:43:00Z" w16du:dateUtc="2024-05-17T13:43:00Z">
              <w:r w:rsidRPr="00137BA0" w:rsidDel="00D807F3">
                <w:rPr>
                  <w:sz w:val="22"/>
                </w:rPr>
                <w:delText xml:space="preserve">4.512.018 </w:delText>
              </w:r>
            </w:del>
          </w:p>
        </w:tc>
      </w:tr>
      <w:tr w:rsidR="00F044B1" w:rsidRPr="00137BA0" w14:paraId="165EF183" w14:textId="77777777"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459"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trHeight w:val="399"/>
          <w:jc w:val="center"/>
          <w:trPrChange w:id="5460" w:author="Thu Huyen Tran" w:date="2024-05-17T20:43:00Z" w16du:dateUtc="2024-05-17T13:43:00Z">
            <w:trPr>
              <w:trHeight w:val="399"/>
              <w:jc w:val="center"/>
            </w:trPr>
          </w:trPrChange>
        </w:trPr>
        <w:tc>
          <w:tcPr>
            <w:tcW w:w="357" w:type="pct"/>
            <w:tcBorders>
              <w:top w:val="single" w:sz="4" w:space="0" w:color="auto"/>
              <w:left w:val="single" w:sz="4" w:space="0" w:color="auto"/>
              <w:bottom w:val="single" w:sz="4" w:space="0" w:color="auto"/>
              <w:right w:val="single" w:sz="4" w:space="0" w:color="auto"/>
            </w:tcBorders>
            <w:vAlign w:val="center"/>
            <w:tcPrChange w:id="5461" w:author="Thu Huyen Tran" w:date="2024-05-17T20:43:00Z" w16du:dateUtc="2024-05-17T13:43:00Z">
              <w:tcPr>
                <w:tcW w:w="357" w:type="pct"/>
                <w:tcBorders>
                  <w:top w:val="single" w:sz="4" w:space="0" w:color="auto"/>
                  <w:left w:val="single" w:sz="4" w:space="0" w:color="auto"/>
                  <w:bottom w:val="single" w:sz="4" w:space="0" w:color="auto"/>
                  <w:right w:val="single" w:sz="4" w:space="0" w:color="auto"/>
                </w:tcBorders>
                <w:vAlign w:val="center"/>
              </w:tcPr>
            </w:tcPrChange>
          </w:tcPr>
          <w:p w14:paraId="45B0538E" w14:textId="054B215A" w:rsidR="00F044B1" w:rsidRPr="00137BA0" w:rsidRDefault="00F044B1" w:rsidP="00F044B1">
            <w:pPr>
              <w:spacing w:before="60" w:after="60"/>
              <w:ind w:left="-58"/>
              <w:jc w:val="center"/>
              <w:rPr>
                <w:sz w:val="22"/>
                <w:lang w:val="en-US"/>
              </w:rPr>
            </w:pPr>
            <w:r w:rsidRPr="00137BA0">
              <w:rPr>
                <w:sz w:val="22"/>
              </w:rPr>
              <w:t>1994</w:t>
            </w:r>
          </w:p>
        </w:tc>
        <w:tc>
          <w:tcPr>
            <w:tcW w:w="873" w:type="pct"/>
            <w:tcBorders>
              <w:top w:val="single" w:sz="4" w:space="0" w:color="auto"/>
              <w:left w:val="single" w:sz="4" w:space="0" w:color="auto"/>
              <w:bottom w:val="single" w:sz="4" w:space="0" w:color="auto"/>
              <w:right w:val="single" w:sz="4" w:space="0" w:color="auto"/>
            </w:tcBorders>
            <w:vAlign w:val="bottom"/>
            <w:tcPrChange w:id="5462" w:author="Thu Huyen Tran" w:date="2024-05-17T20:43:00Z" w16du:dateUtc="2024-05-17T13:43:00Z">
              <w:tcPr>
                <w:tcW w:w="873" w:type="pct"/>
                <w:tcBorders>
                  <w:top w:val="single" w:sz="4" w:space="0" w:color="auto"/>
                  <w:left w:val="single" w:sz="4" w:space="0" w:color="auto"/>
                  <w:bottom w:val="single" w:sz="4" w:space="0" w:color="auto"/>
                  <w:right w:val="single" w:sz="4" w:space="0" w:color="auto"/>
                </w:tcBorders>
                <w:vAlign w:val="bottom"/>
              </w:tcPr>
            </w:tcPrChange>
          </w:tcPr>
          <w:p w14:paraId="18823732" w14:textId="3EEA777C" w:rsidR="00F044B1" w:rsidRPr="00137BA0" w:rsidRDefault="00F044B1" w:rsidP="00F044B1">
            <w:pPr>
              <w:tabs>
                <w:tab w:val="left" w:pos="1847"/>
              </w:tabs>
              <w:spacing w:beforeLines="40" w:before="96" w:afterLines="40" w:after="96"/>
              <w:ind w:right="-30"/>
              <w:jc w:val="center"/>
              <w:rPr>
                <w:sz w:val="22"/>
                <w:lang w:val="en-US"/>
              </w:rPr>
            </w:pPr>
            <w:ins w:id="5463" w:author="Thu Huyen Tran" w:date="2024-05-17T20:42:00Z" w16du:dateUtc="2024-05-17T13:42:00Z">
              <w:r w:rsidRPr="00137BA0">
                <w:rPr>
                  <w:sz w:val="22"/>
                  <w:rPrChange w:id="5464" w:author="Huyen Tran Thu" w:date="2025-04-28T20:11:00Z" w16du:dateUtc="2025-04-28T13:11:00Z">
                    <w:rPr>
                      <w:rFonts w:ascii="Arial" w:hAnsi="Arial" w:cs="Arial"/>
                      <w:sz w:val="20"/>
                      <w:szCs w:val="20"/>
                    </w:rPr>
                  </w:rPrChange>
                </w:rPr>
                <w:t xml:space="preserve">56.398.900 </w:t>
              </w:r>
            </w:ins>
            <w:del w:id="5465" w:author="Thu Huyen Tran" w:date="2024-05-17T20:42:00Z" w16du:dateUtc="2024-05-17T13:42:00Z">
              <w:r w:rsidRPr="00137BA0" w:rsidDel="0003475F">
                <w:rPr>
                  <w:sz w:val="22"/>
                </w:rPr>
                <w:delText xml:space="preserve">56.398.900 </w:delText>
              </w:r>
            </w:del>
          </w:p>
        </w:tc>
        <w:tc>
          <w:tcPr>
            <w:tcW w:w="1104" w:type="pct"/>
            <w:tcBorders>
              <w:top w:val="single" w:sz="4" w:space="0" w:color="auto"/>
              <w:left w:val="single" w:sz="4" w:space="0" w:color="auto"/>
              <w:bottom w:val="single" w:sz="4" w:space="0" w:color="auto"/>
              <w:right w:val="single" w:sz="4" w:space="0" w:color="auto"/>
            </w:tcBorders>
            <w:vAlign w:val="bottom"/>
            <w:tcPrChange w:id="5466" w:author="Thu Huyen Tran" w:date="2024-05-17T20:43:00Z" w16du:dateUtc="2024-05-17T13:43:00Z">
              <w:tcPr>
                <w:tcW w:w="1104" w:type="pct"/>
                <w:tcBorders>
                  <w:top w:val="single" w:sz="4" w:space="0" w:color="auto"/>
                  <w:left w:val="single" w:sz="4" w:space="0" w:color="auto"/>
                  <w:bottom w:val="single" w:sz="4" w:space="0" w:color="auto"/>
                  <w:right w:val="single" w:sz="4" w:space="0" w:color="auto"/>
                </w:tcBorders>
              </w:tcPr>
            </w:tcPrChange>
          </w:tcPr>
          <w:p w14:paraId="568C2D03" w14:textId="0B6FBE9C" w:rsidR="00F044B1" w:rsidRPr="00137BA0" w:rsidRDefault="00F044B1" w:rsidP="00F044B1">
            <w:pPr>
              <w:spacing w:before="60" w:after="60"/>
              <w:jc w:val="center"/>
              <w:rPr>
                <w:sz w:val="22"/>
                <w:lang w:val="en-US"/>
              </w:rPr>
            </w:pPr>
            <w:ins w:id="5467" w:author="Thu Huyen Tran" w:date="2024-05-17T20:42:00Z" w16du:dateUtc="2024-05-17T13:42:00Z">
              <w:r w:rsidRPr="00137BA0">
                <w:rPr>
                  <w:sz w:val="22"/>
                  <w:rPrChange w:id="5468" w:author="Huyen Tran Thu" w:date="2025-04-28T20:11:00Z" w16du:dateUtc="2025-04-28T13:11:00Z">
                    <w:rPr>
                      <w:rFonts w:ascii="Arial" w:hAnsi="Arial" w:cs="Arial"/>
                      <w:sz w:val="20"/>
                      <w:szCs w:val="20"/>
                    </w:rPr>
                  </w:rPrChange>
                </w:rPr>
                <w:t xml:space="preserve">0,30 </w:t>
              </w:r>
            </w:ins>
            <w:del w:id="5469" w:author="Thu Huyen Tran" w:date="2024-05-17T20:42:00Z" w16du:dateUtc="2024-05-17T13:42:00Z">
              <w:r w:rsidRPr="00137BA0" w:rsidDel="005642DF">
                <w:rPr>
                  <w:sz w:val="22"/>
                </w:rPr>
                <w:delText xml:space="preserve">0,30 </w:delText>
              </w:r>
            </w:del>
          </w:p>
        </w:tc>
        <w:tc>
          <w:tcPr>
            <w:tcW w:w="742" w:type="pct"/>
            <w:tcBorders>
              <w:top w:val="single" w:sz="4" w:space="0" w:color="auto"/>
              <w:left w:val="single" w:sz="4" w:space="0" w:color="auto"/>
              <w:bottom w:val="single" w:sz="4" w:space="0" w:color="auto"/>
              <w:right w:val="single" w:sz="4" w:space="0" w:color="auto"/>
            </w:tcBorders>
            <w:vAlign w:val="bottom"/>
            <w:tcPrChange w:id="5470" w:author="Thu Huyen Tran" w:date="2024-05-17T20:43:00Z" w16du:dateUtc="2024-05-17T13:43:00Z">
              <w:tcPr>
                <w:tcW w:w="742" w:type="pct"/>
                <w:tcBorders>
                  <w:top w:val="single" w:sz="4" w:space="0" w:color="auto"/>
                  <w:left w:val="single" w:sz="4" w:space="0" w:color="auto"/>
                  <w:bottom w:val="single" w:sz="4" w:space="0" w:color="auto"/>
                  <w:right w:val="single" w:sz="4" w:space="0" w:color="auto"/>
                </w:tcBorders>
              </w:tcPr>
            </w:tcPrChange>
          </w:tcPr>
          <w:p w14:paraId="5AA7C09A" w14:textId="04B0261F" w:rsidR="00F044B1" w:rsidRPr="00137BA0" w:rsidRDefault="00F044B1" w:rsidP="00F044B1">
            <w:pPr>
              <w:tabs>
                <w:tab w:val="left" w:pos="2524"/>
              </w:tabs>
              <w:spacing w:before="60" w:after="60"/>
              <w:ind w:right="-12"/>
              <w:jc w:val="center"/>
              <w:rPr>
                <w:sz w:val="22"/>
                <w:lang w:val="en-US"/>
              </w:rPr>
            </w:pPr>
            <w:ins w:id="5471" w:author="Thu Huyen Tran" w:date="2024-05-17T20:43:00Z" w16du:dateUtc="2024-05-17T13:43:00Z">
              <w:r w:rsidRPr="00137BA0">
                <w:rPr>
                  <w:sz w:val="22"/>
                  <w:rPrChange w:id="5472" w:author="Huyen Tran Thu" w:date="2025-04-28T20:11:00Z" w16du:dateUtc="2025-04-28T13:11:00Z">
                    <w:rPr>
                      <w:rFonts w:ascii="Arial" w:hAnsi="Arial" w:cs="Arial"/>
                      <w:sz w:val="20"/>
                      <w:szCs w:val="20"/>
                    </w:rPr>
                  </w:rPrChange>
                </w:rPr>
                <w:t xml:space="preserve">28,00 </w:t>
              </w:r>
            </w:ins>
            <w:del w:id="5473" w:author="Thu Huyen Tran" w:date="2024-05-17T20:42:00Z" w16du:dateUtc="2024-05-17T13:42:00Z">
              <w:r w:rsidRPr="00137BA0" w:rsidDel="000448A9">
                <w:rPr>
                  <w:sz w:val="22"/>
                </w:rPr>
                <w:delText>28,0</w:delText>
              </w:r>
            </w:del>
          </w:p>
        </w:tc>
        <w:tc>
          <w:tcPr>
            <w:tcW w:w="1078" w:type="pct"/>
            <w:tcBorders>
              <w:top w:val="single" w:sz="4" w:space="0" w:color="auto"/>
              <w:left w:val="single" w:sz="4" w:space="0" w:color="auto"/>
              <w:bottom w:val="single" w:sz="4" w:space="0" w:color="auto"/>
              <w:right w:val="single" w:sz="4" w:space="0" w:color="auto"/>
            </w:tcBorders>
            <w:vAlign w:val="bottom"/>
            <w:tcPrChange w:id="5474" w:author="Thu Huyen Tran" w:date="2024-05-17T20:43:00Z" w16du:dateUtc="2024-05-17T13:43:00Z">
              <w:tcPr>
                <w:tcW w:w="1078" w:type="pct"/>
                <w:tcBorders>
                  <w:top w:val="single" w:sz="4" w:space="0" w:color="auto"/>
                  <w:left w:val="single" w:sz="4" w:space="0" w:color="auto"/>
                  <w:bottom w:val="single" w:sz="4" w:space="0" w:color="auto"/>
                  <w:right w:val="single" w:sz="4" w:space="0" w:color="auto"/>
                </w:tcBorders>
              </w:tcPr>
            </w:tcPrChange>
          </w:tcPr>
          <w:p w14:paraId="7094BF17" w14:textId="782162F2" w:rsidR="00F044B1" w:rsidRPr="00137BA0" w:rsidRDefault="00F044B1" w:rsidP="00F044B1">
            <w:pPr>
              <w:tabs>
                <w:tab w:val="left" w:pos="1847"/>
              </w:tabs>
              <w:spacing w:beforeLines="40" w:before="96" w:afterLines="40" w:after="96"/>
              <w:ind w:right="-30"/>
              <w:jc w:val="center"/>
              <w:rPr>
                <w:sz w:val="22"/>
                <w:lang w:val="en-US"/>
              </w:rPr>
            </w:pPr>
            <w:ins w:id="5475" w:author="Thu Huyen Tran" w:date="2024-05-17T20:43:00Z" w16du:dateUtc="2024-05-17T13:43:00Z">
              <w:r w:rsidRPr="00137BA0">
                <w:rPr>
                  <w:sz w:val="22"/>
                  <w:rPrChange w:id="5476" w:author="Huyen Tran Thu" w:date="2025-04-28T20:11:00Z" w16du:dateUtc="2025-04-28T13:11:00Z">
                    <w:rPr>
                      <w:rFonts w:ascii="Arial" w:hAnsi="Arial" w:cs="Arial"/>
                      <w:sz w:val="20"/>
                      <w:szCs w:val="20"/>
                    </w:rPr>
                  </w:rPrChange>
                </w:rPr>
                <w:t xml:space="preserve">1.729.190 </w:t>
              </w:r>
            </w:ins>
            <w:del w:id="5477" w:author="Thu Huyen Tran" w:date="2024-05-17T20:43:00Z" w16du:dateUtc="2024-05-17T13:43:00Z">
              <w:r w:rsidRPr="00137BA0" w:rsidDel="00CA6B08">
                <w:rPr>
                  <w:sz w:val="22"/>
                </w:rPr>
                <w:delText xml:space="preserve">1.729.190 </w:delText>
              </w:r>
            </w:del>
          </w:p>
        </w:tc>
        <w:tc>
          <w:tcPr>
            <w:tcW w:w="846" w:type="pct"/>
            <w:tcBorders>
              <w:top w:val="single" w:sz="4" w:space="0" w:color="auto"/>
              <w:left w:val="single" w:sz="4" w:space="0" w:color="auto"/>
              <w:bottom w:val="single" w:sz="4" w:space="0" w:color="auto"/>
              <w:right w:val="single" w:sz="4" w:space="0" w:color="auto"/>
            </w:tcBorders>
            <w:vAlign w:val="bottom"/>
            <w:tcPrChange w:id="5478" w:author="Thu Huyen Tran" w:date="2024-05-17T20:43:00Z" w16du:dateUtc="2024-05-17T13:43:00Z">
              <w:tcPr>
                <w:tcW w:w="846" w:type="pct"/>
                <w:tcBorders>
                  <w:top w:val="single" w:sz="4" w:space="0" w:color="auto"/>
                  <w:left w:val="single" w:sz="4" w:space="0" w:color="auto"/>
                  <w:bottom w:val="single" w:sz="4" w:space="0" w:color="auto"/>
                  <w:right w:val="single" w:sz="4" w:space="0" w:color="auto"/>
                </w:tcBorders>
                <w:vAlign w:val="bottom"/>
              </w:tcPr>
            </w:tcPrChange>
          </w:tcPr>
          <w:p w14:paraId="1573CBD2" w14:textId="0D985FA4" w:rsidR="00F044B1" w:rsidRPr="00137BA0" w:rsidRDefault="00F044B1" w:rsidP="00F044B1">
            <w:pPr>
              <w:tabs>
                <w:tab w:val="left" w:pos="1847"/>
              </w:tabs>
              <w:spacing w:beforeLines="40" w:before="96" w:afterLines="40" w:after="96"/>
              <w:ind w:right="-30"/>
              <w:jc w:val="center"/>
              <w:rPr>
                <w:sz w:val="22"/>
                <w:lang w:val="en-US"/>
              </w:rPr>
            </w:pPr>
            <w:ins w:id="5479" w:author="Thu Huyen Tran" w:date="2024-05-17T20:43:00Z" w16du:dateUtc="2024-05-17T13:43:00Z">
              <w:r w:rsidRPr="00137BA0">
                <w:rPr>
                  <w:sz w:val="22"/>
                  <w:rPrChange w:id="5480" w:author="Huyen Tran Thu" w:date="2025-04-28T20:11:00Z" w16du:dateUtc="2025-04-28T13:11:00Z">
                    <w:rPr>
                      <w:rFonts w:ascii="Arial" w:hAnsi="Arial" w:cs="Arial"/>
                      <w:sz w:val="20"/>
                      <w:szCs w:val="20"/>
                    </w:rPr>
                  </w:rPrChange>
                </w:rPr>
                <w:t xml:space="preserve">4.446.489 </w:t>
              </w:r>
            </w:ins>
            <w:del w:id="5481" w:author="Thu Huyen Tran" w:date="2024-05-17T20:43:00Z" w16du:dateUtc="2024-05-17T13:43:00Z">
              <w:r w:rsidRPr="00137BA0" w:rsidDel="00D807F3">
                <w:rPr>
                  <w:sz w:val="22"/>
                </w:rPr>
                <w:delText xml:space="preserve">4.446.489 </w:delText>
              </w:r>
            </w:del>
          </w:p>
        </w:tc>
      </w:tr>
      <w:tr w:rsidR="00F044B1" w:rsidRPr="00137BA0" w14:paraId="49716F9D" w14:textId="77777777"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482"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trHeight w:val="399"/>
          <w:jc w:val="center"/>
          <w:trPrChange w:id="5483" w:author="Thu Huyen Tran" w:date="2024-05-17T20:43:00Z" w16du:dateUtc="2024-05-17T13:43:00Z">
            <w:trPr>
              <w:trHeight w:val="399"/>
              <w:jc w:val="center"/>
            </w:trPr>
          </w:trPrChange>
        </w:trPr>
        <w:tc>
          <w:tcPr>
            <w:tcW w:w="357" w:type="pct"/>
            <w:tcBorders>
              <w:top w:val="single" w:sz="4" w:space="0" w:color="auto"/>
              <w:left w:val="single" w:sz="4" w:space="0" w:color="auto"/>
              <w:bottom w:val="single" w:sz="4" w:space="0" w:color="auto"/>
              <w:right w:val="single" w:sz="4" w:space="0" w:color="auto"/>
            </w:tcBorders>
            <w:vAlign w:val="center"/>
            <w:tcPrChange w:id="5484" w:author="Thu Huyen Tran" w:date="2024-05-17T20:43:00Z" w16du:dateUtc="2024-05-17T13:43:00Z">
              <w:tcPr>
                <w:tcW w:w="357" w:type="pct"/>
                <w:tcBorders>
                  <w:top w:val="single" w:sz="4" w:space="0" w:color="auto"/>
                  <w:left w:val="single" w:sz="4" w:space="0" w:color="auto"/>
                  <w:bottom w:val="single" w:sz="4" w:space="0" w:color="auto"/>
                  <w:right w:val="single" w:sz="4" w:space="0" w:color="auto"/>
                </w:tcBorders>
                <w:vAlign w:val="center"/>
              </w:tcPr>
            </w:tcPrChange>
          </w:tcPr>
          <w:p w14:paraId="345ECEFF" w14:textId="696368C8" w:rsidR="00F044B1" w:rsidRPr="00137BA0" w:rsidRDefault="00F044B1" w:rsidP="00F044B1">
            <w:pPr>
              <w:spacing w:before="60" w:after="60"/>
              <w:ind w:left="-58"/>
              <w:jc w:val="center"/>
              <w:rPr>
                <w:sz w:val="22"/>
                <w:lang w:val="en-US"/>
              </w:rPr>
            </w:pPr>
            <w:r w:rsidRPr="00137BA0">
              <w:rPr>
                <w:sz w:val="22"/>
              </w:rPr>
              <w:t>1995</w:t>
            </w:r>
          </w:p>
        </w:tc>
        <w:tc>
          <w:tcPr>
            <w:tcW w:w="873" w:type="pct"/>
            <w:tcBorders>
              <w:top w:val="single" w:sz="4" w:space="0" w:color="auto"/>
              <w:left w:val="single" w:sz="4" w:space="0" w:color="auto"/>
              <w:bottom w:val="single" w:sz="4" w:space="0" w:color="auto"/>
              <w:right w:val="single" w:sz="4" w:space="0" w:color="auto"/>
            </w:tcBorders>
            <w:vAlign w:val="bottom"/>
            <w:tcPrChange w:id="5485" w:author="Thu Huyen Tran" w:date="2024-05-17T20:43:00Z" w16du:dateUtc="2024-05-17T13:43:00Z">
              <w:tcPr>
                <w:tcW w:w="873" w:type="pct"/>
                <w:tcBorders>
                  <w:top w:val="single" w:sz="4" w:space="0" w:color="auto"/>
                  <w:left w:val="single" w:sz="4" w:space="0" w:color="auto"/>
                  <w:bottom w:val="single" w:sz="4" w:space="0" w:color="auto"/>
                  <w:right w:val="single" w:sz="4" w:space="0" w:color="auto"/>
                </w:tcBorders>
                <w:vAlign w:val="bottom"/>
              </w:tcPr>
            </w:tcPrChange>
          </w:tcPr>
          <w:p w14:paraId="3437D11F" w14:textId="6AC60547" w:rsidR="00F044B1" w:rsidRPr="00137BA0" w:rsidRDefault="00F044B1" w:rsidP="00F044B1">
            <w:pPr>
              <w:tabs>
                <w:tab w:val="left" w:pos="1847"/>
              </w:tabs>
              <w:spacing w:beforeLines="40" w:before="96" w:afterLines="40" w:after="96"/>
              <w:ind w:right="-30"/>
              <w:jc w:val="center"/>
              <w:rPr>
                <w:sz w:val="22"/>
                <w:lang w:val="en-US"/>
              </w:rPr>
            </w:pPr>
            <w:ins w:id="5486" w:author="Thu Huyen Tran" w:date="2024-05-17T20:42:00Z" w16du:dateUtc="2024-05-17T13:42:00Z">
              <w:r w:rsidRPr="00137BA0">
                <w:rPr>
                  <w:sz w:val="22"/>
                  <w:rPrChange w:id="5487" w:author="Huyen Tran Thu" w:date="2025-04-28T20:11:00Z" w16du:dateUtc="2025-04-28T13:11:00Z">
                    <w:rPr>
                      <w:rFonts w:ascii="Arial" w:hAnsi="Arial" w:cs="Arial"/>
                      <w:sz w:val="20"/>
                      <w:szCs w:val="20"/>
                    </w:rPr>
                  </w:rPrChange>
                </w:rPr>
                <w:t xml:space="preserve">57.057.400 </w:t>
              </w:r>
            </w:ins>
            <w:del w:id="5488" w:author="Thu Huyen Tran" w:date="2024-05-17T20:42:00Z" w16du:dateUtc="2024-05-17T13:42:00Z">
              <w:r w:rsidRPr="00137BA0" w:rsidDel="0003475F">
                <w:rPr>
                  <w:sz w:val="22"/>
                </w:rPr>
                <w:delText xml:space="preserve">57.057.400 </w:delText>
              </w:r>
            </w:del>
          </w:p>
        </w:tc>
        <w:tc>
          <w:tcPr>
            <w:tcW w:w="1104" w:type="pct"/>
            <w:tcBorders>
              <w:top w:val="single" w:sz="4" w:space="0" w:color="auto"/>
              <w:left w:val="single" w:sz="4" w:space="0" w:color="auto"/>
              <w:bottom w:val="single" w:sz="4" w:space="0" w:color="auto"/>
              <w:right w:val="single" w:sz="4" w:space="0" w:color="auto"/>
            </w:tcBorders>
            <w:vAlign w:val="bottom"/>
            <w:tcPrChange w:id="5489" w:author="Thu Huyen Tran" w:date="2024-05-17T20:43:00Z" w16du:dateUtc="2024-05-17T13:43:00Z">
              <w:tcPr>
                <w:tcW w:w="1104" w:type="pct"/>
                <w:tcBorders>
                  <w:top w:val="single" w:sz="4" w:space="0" w:color="auto"/>
                  <w:left w:val="single" w:sz="4" w:space="0" w:color="auto"/>
                  <w:bottom w:val="single" w:sz="4" w:space="0" w:color="auto"/>
                  <w:right w:val="single" w:sz="4" w:space="0" w:color="auto"/>
                </w:tcBorders>
              </w:tcPr>
            </w:tcPrChange>
          </w:tcPr>
          <w:p w14:paraId="5C5E6CD9" w14:textId="116F4FB7" w:rsidR="00F044B1" w:rsidRPr="00137BA0" w:rsidRDefault="00F044B1" w:rsidP="00F044B1">
            <w:pPr>
              <w:spacing w:before="60" w:after="60"/>
              <w:jc w:val="center"/>
              <w:rPr>
                <w:sz w:val="22"/>
                <w:lang w:val="en-US"/>
              </w:rPr>
            </w:pPr>
            <w:ins w:id="5490" w:author="Thu Huyen Tran" w:date="2024-05-17T20:42:00Z" w16du:dateUtc="2024-05-17T13:42:00Z">
              <w:r w:rsidRPr="00137BA0">
                <w:rPr>
                  <w:sz w:val="22"/>
                  <w:rPrChange w:id="5491" w:author="Huyen Tran Thu" w:date="2025-04-28T20:11:00Z" w16du:dateUtc="2025-04-28T13:11:00Z">
                    <w:rPr>
                      <w:rFonts w:ascii="Arial" w:hAnsi="Arial" w:cs="Arial"/>
                      <w:sz w:val="20"/>
                      <w:szCs w:val="20"/>
                    </w:rPr>
                  </w:rPrChange>
                </w:rPr>
                <w:t xml:space="preserve">0,30 </w:t>
              </w:r>
            </w:ins>
            <w:del w:id="5492" w:author="Thu Huyen Tran" w:date="2024-05-17T20:42:00Z" w16du:dateUtc="2024-05-17T13:42:00Z">
              <w:r w:rsidRPr="00137BA0" w:rsidDel="005642DF">
                <w:rPr>
                  <w:sz w:val="22"/>
                </w:rPr>
                <w:delText xml:space="preserve">0,30 </w:delText>
              </w:r>
            </w:del>
          </w:p>
        </w:tc>
        <w:tc>
          <w:tcPr>
            <w:tcW w:w="742" w:type="pct"/>
            <w:tcBorders>
              <w:top w:val="single" w:sz="4" w:space="0" w:color="auto"/>
              <w:left w:val="single" w:sz="4" w:space="0" w:color="auto"/>
              <w:bottom w:val="single" w:sz="4" w:space="0" w:color="auto"/>
              <w:right w:val="single" w:sz="4" w:space="0" w:color="auto"/>
            </w:tcBorders>
            <w:vAlign w:val="bottom"/>
            <w:tcPrChange w:id="5493" w:author="Thu Huyen Tran" w:date="2024-05-17T20:43:00Z" w16du:dateUtc="2024-05-17T13:43:00Z">
              <w:tcPr>
                <w:tcW w:w="742" w:type="pct"/>
                <w:tcBorders>
                  <w:top w:val="single" w:sz="4" w:space="0" w:color="auto"/>
                  <w:left w:val="single" w:sz="4" w:space="0" w:color="auto"/>
                  <w:bottom w:val="single" w:sz="4" w:space="0" w:color="auto"/>
                  <w:right w:val="single" w:sz="4" w:space="0" w:color="auto"/>
                </w:tcBorders>
              </w:tcPr>
            </w:tcPrChange>
          </w:tcPr>
          <w:p w14:paraId="2D82B1D3" w14:textId="1563CF0C" w:rsidR="00F044B1" w:rsidRPr="00137BA0" w:rsidRDefault="00F044B1" w:rsidP="00F044B1">
            <w:pPr>
              <w:tabs>
                <w:tab w:val="left" w:pos="2524"/>
              </w:tabs>
              <w:spacing w:before="60" w:after="60"/>
              <w:ind w:right="-12"/>
              <w:jc w:val="center"/>
              <w:rPr>
                <w:sz w:val="22"/>
                <w:lang w:val="en-US"/>
              </w:rPr>
            </w:pPr>
            <w:ins w:id="5494" w:author="Thu Huyen Tran" w:date="2024-05-17T20:43:00Z" w16du:dateUtc="2024-05-17T13:43:00Z">
              <w:r w:rsidRPr="00137BA0">
                <w:rPr>
                  <w:sz w:val="22"/>
                  <w:rPrChange w:id="5495" w:author="Huyen Tran Thu" w:date="2025-04-28T20:11:00Z" w16du:dateUtc="2025-04-28T13:11:00Z">
                    <w:rPr>
                      <w:rFonts w:ascii="Arial" w:hAnsi="Arial" w:cs="Arial"/>
                      <w:sz w:val="20"/>
                      <w:szCs w:val="20"/>
                    </w:rPr>
                  </w:rPrChange>
                </w:rPr>
                <w:t xml:space="preserve">30,00 </w:t>
              </w:r>
            </w:ins>
            <w:del w:id="5496" w:author="Thu Huyen Tran" w:date="2024-05-17T20:42:00Z" w16du:dateUtc="2024-05-17T13:42:00Z">
              <w:r w:rsidRPr="00137BA0" w:rsidDel="000448A9">
                <w:rPr>
                  <w:sz w:val="22"/>
                </w:rPr>
                <w:delText>30,0</w:delText>
              </w:r>
            </w:del>
          </w:p>
        </w:tc>
        <w:tc>
          <w:tcPr>
            <w:tcW w:w="1078" w:type="pct"/>
            <w:tcBorders>
              <w:top w:val="single" w:sz="4" w:space="0" w:color="auto"/>
              <w:left w:val="single" w:sz="4" w:space="0" w:color="auto"/>
              <w:bottom w:val="single" w:sz="4" w:space="0" w:color="auto"/>
              <w:right w:val="single" w:sz="4" w:space="0" w:color="auto"/>
            </w:tcBorders>
            <w:vAlign w:val="bottom"/>
            <w:tcPrChange w:id="5497" w:author="Thu Huyen Tran" w:date="2024-05-17T20:43:00Z" w16du:dateUtc="2024-05-17T13:43:00Z">
              <w:tcPr>
                <w:tcW w:w="1078" w:type="pct"/>
                <w:tcBorders>
                  <w:top w:val="single" w:sz="4" w:space="0" w:color="auto"/>
                  <w:left w:val="single" w:sz="4" w:space="0" w:color="auto"/>
                  <w:bottom w:val="single" w:sz="4" w:space="0" w:color="auto"/>
                  <w:right w:val="single" w:sz="4" w:space="0" w:color="auto"/>
                </w:tcBorders>
              </w:tcPr>
            </w:tcPrChange>
          </w:tcPr>
          <w:p w14:paraId="09ECC233" w14:textId="5FC78BDA" w:rsidR="00F044B1" w:rsidRPr="00137BA0" w:rsidRDefault="00F044B1" w:rsidP="00F044B1">
            <w:pPr>
              <w:tabs>
                <w:tab w:val="left" w:pos="1847"/>
              </w:tabs>
              <w:spacing w:beforeLines="40" w:before="96" w:afterLines="40" w:after="96"/>
              <w:ind w:right="-30"/>
              <w:jc w:val="center"/>
              <w:rPr>
                <w:sz w:val="22"/>
                <w:lang w:val="en-US"/>
              </w:rPr>
            </w:pPr>
            <w:ins w:id="5498" w:author="Thu Huyen Tran" w:date="2024-05-17T20:43:00Z" w16du:dateUtc="2024-05-17T13:43:00Z">
              <w:r w:rsidRPr="00137BA0">
                <w:rPr>
                  <w:sz w:val="22"/>
                  <w:rPrChange w:id="5499" w:author="Huyen Tran Thu" w:date="2025-04-28T20:11:00Z" w16du:dateUtc="2025-04-28T13:11:00Z">
                    <w:rPr>
                      <w:rFonts w:ascii="Arial" w:hAnsi="Arial" w:cs="Arial"/>
                      <w:sz w:val="20"/>
                      <w:szCs w:val="20"/>
                    </w:rPr>
                  </w:rPrChange>
                </w:rPr>
                <w:t xml:space="preserve">1.874.336 </w:t>
              </w:r>
            </w:ins>
            <w:del w:id="5500" w:author="Thu Huyen Tran" w:date="2024-05-17T20:43:00Z" w16du:dateUtc="2024-05-17T13:43:00Z">
              <w:r w:rsidRPr="00137BA0" w:rsidDel="00CA6B08">
                <w:rPr>
                  <w:sz w:val="22"/>
                </w:rPr>
                <w:delText xml:space="preserve">1.874.336 </w:delText>
              </w:r>
            </w:del>
          </w:p>
        </w:tc>
        <w:tc>
          <w:tcPr>
            <w:tcW w:w="846" w:type="pct"/>
            <w:tcBorders>
              <w:top w:val="single" w:sz="4" w:space="0" w:color="auto"/>
              <w:left w:val="single" w:sz="4" w:space="0" w:color="auto"/>
              <w:bottom w:val="single" w:sz="4" w:space="0" w:color="auto"/>
              <w:right w:val="single" w:sz="4" w:space="0" w:color="auto"/>
            </w:tcBorders>
            <w:vAlign w:val="bottom"/>
            <w:tcPrChange w:id="5501" w:author="Thu Huyen Tran" w:date="2024-05-17T20:43:00Z" w16du:dateUtc="2024-05-17T13:43:00Z">
              <w:tcPr>
                <w:tcW w:w="846" w:type="pct"/>
                <w:tcBorders>
                  <w:top w:val="single" w:sz="4" w:space="0" w:color="auto"/>
                  <w:left w:val="single" w:sz="4" w:space="0" w:color="auto"/>
                  <w:bottom w:val="single" w:sz="4" w:space="0" w:color="auto"/>
                  <w:right w:val="single" w:sz="4" w:space="0" w:color="auto"/>
                </w:tcBorders>
                <w:vAlign w:val="bottom"/>
              </w:tcPr>
            </w:tcPrChange>
          </w:tcPr>
          <w:p w14:paraId="5AE2CA22" w14:textId="0F0E288D" w:rsidR="00F044B1" w:rsidRPr="00137BA0" w:rsidRDefault="00F044B1" w:rsidP="00F044B1">
            <w:pPr>
              <w:tabs>
                <w:tab w:val="left" w:pos="1847"/>
              </w:tabs>
              <w:spacing w:beforeLines="40" w:before="96" w:afterLines="40" w:after="96"/>
              <w:ind w:right="-30"/>
              <w:jc w:val="center"/>
              <w:rPr>
                <w:sz w:val="22"/>
                <w:lang w:val="en-US"/>
              </w:rPr>
            </w:pPr>
            <w:ins w:id="5502" w:author="Thu Huyen Tran" w:date="2024-05-17T20:43:00Z" w16du:dateUtc="2024-05-17T13:43:00Z">
              <w:r w:rsidRPr="00137BA0">
                <w:rPr>
                  <w:sz w:val="22"/>
                  <w:rPrChange w:id="5503" w:author="Huyen Tran Thu" w:date="2025-04-28T20:11:00Z" w16du:dateUtc="2025-04-28T13:11:00Z">
                    <w:rPr>
                      <w:rFonts w:ascii="Arial" w:hAnsi="Arial" w:cs="Arial"/>
                      <w:sz w:val="20"/>
                      <w:szCs w:val="20"/>
                    </w:rPr>
                  </w:rPrChange>
                </w:rPr>
                <w:t xml:space="preserve">4.373.450 </w:t>
              </w:r>
            </w:ins>
            <w:del w:id="5504" w:author="Thu Huyen Tran" w:date="2024-05-17T20:43:00Z" w16du:dateUtc="2024-05-17T13:43:00Z">
              <w:r w:rsidRPr="00137BA0" w:rsidDel="00D807F3">
                <w:rPr>
                  <w:sz w:val="22"/>
                </w:rPr>
                <w:delText xml:space="preserve">4.373.450 </w:delText>
              </w:r>
            </w:del>
          </w:p>
        </w:tc>
      </w:tr>
      <w:tr w:rsidR="00F044B1" w:rsidRPr="00137BA0" w14:paraId="01A07430" w14:textId="085C88BE"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505"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trHeight w:val="321"/>
          <w:jc w:val="center"/>
          <w:trPrChange w:id="5506" w:author="Thu Huyen Tran" w:date="2024-05-17T20:43:00Z" w16du:dateUtc="2024-05-17T13:43:00Z">
            <w:trPr>
              <w:trHeight w:val="321"/>
              <w:jc w:val="center"/>
            </w:trPr>
          </w:trPrChange>
        </w:trPr>
        <w:tc>
          <w:tcPr>
            <w:tcW w:w="357" w:type="pct"/>
            <w:tcBorders>
              <w:top w:val="single" w:sz="4" w:space="0" w:color="auto"/>
            </w:tcBorders>
            <w:vAlign w:val="center"/>
            <w:tcPrChange w:id="5507" w:author="Thu Huyen Tran" w:date="2024-05-17T20:43:00Z" w16du:dateUtc="2024-05-17T13:43:00Z">
              <w:tcPr>
                <w:tcW w:w="357" w:type="pct"/>
                <w:tcBorders>
                  <w:top w:val="single" w:sz="4" w:space="0" w:color="auto"/>
                </w:tcBorders>
                <w:vAlign w:val="center"/>
              </w:tcPr>
            </w:tcPrChange>
          </w:tcPr>
          <w:p w14:paraId="2EC6ECB8" w14:textId="6971104D" w:rsidR="00F044B1" w:rsidRPr="00137BA0" w:rsidRDefault="00F044B1" w:rsidP="00F044B1">
            <w:pPr>
              <w:spacing w:beforeLines="40" w:before="96" w:afterLines="40" w:after="96"/>
              <w:ind w:left="-58"/>
              <w:jc w:val="center"/>
              <w:rPr>
                <w:sz w:val="22"/>
                <w:lang w:val="en-US"/>
              </w:rPr>
            </w:pPr>
            <w:r w:rsidRPr="00137BA0">
              <w:rPr>
                <w:sz w:val="22"/>
              </w:rPr>
              <w:t>1996</w:t>
            </w:r>
          </w:p>
        </w:tc>
        <w:tc>
          <w:tcPr>
            <w:tcW w:w="873" w:type="pct"/>
            <w:tcBorders>
              <w:top w:val="single" w:sz="4" w:space="0" w:color="auto"/>
            </w:tcBorders>
            <w:vAlign w:val="bottom"/>
            <w:tcPrChange w:id="5508" w:author="Thu Huyen Tran" w:date="2024-05-17T20:43:00Z" w16du:dateUtc="2024-05-17T13:43:00Z">
              <w:tcPr>
                <w:tcW w:w="873" w:type="pct"/>
                <w:tcBorders>
                  <w:top w:val="single" w:sz="4" w:space="0" w:color="auto"/>
                </w:tcBorders>
                <w:vAlign w:val="bottom"/>
              </w:tcPr>
            </w:tcPrChange>
          </w:tcPr>
          <w:p w14:paraId="20741F78" w14:textId="3631D774" w:rsidR="00F044B1" w:rsidRPr="00137BA0" w:rsidRDefault="00F044B1" w:rsidP="00F044B1">
            <w:pPr>
              <w:tabs>
                <w:tab w:val="left" w:pos="1847"/>
              </w:tabs>
              <w:spacing w:beforeLines="40" w:before="96" w:afterLines="40" w:after="96"/>
              <w:ind w:right="-30"/>
              <w:jc w:val="center"/>
              <w:rPr>
                <w:sz w:val="22"/>
                <w:lang w:val="en-US"/>
              </w:rPr>
            </w:pPr>
            <w:ins w:id="5509" w:author="Thu Huyen Tran" w:date="2024-05-17T20:42:00Z" w16du:dateUtc="2024-05-17T13:42:00Z">
              <w:r w:rsidRPr="00137BA0">
                <w:rPr>
                  <w:sz w:val="22"/>
                  <w:rPrChange w:id="5510" w:author="Huyen Tran Thu" w:date="2025-04-28T20:11:00Z" w16du:dateUtc="2025-04-28T13:11:00Z">
                    <w:rPr>
                      <w:rFonts w:ascii="Arial" w:hAnsi="Arial" w:cs="Arial"/>
                      <w:sz w:val="20"/>
                      <w:szCs w:val="20"/>
                    </w:rPr>
                  </w:rPrChange>
                </w:rPr>
                <w:t xml:space="preserve">57.736.800 </w:t>
              </w:r>
            </w:ins>
            <w:del w:id="5511" w:author="Thu Huyen Tran" w:date="2024-05-17T20:42:00Z" w16du:dateUtc="2024-05-17T13:42:00Z">
              <w:r w:rsidRPr="00137BA0" w:rsidDel="0003475F">
                <w:rPr>
                  <w:sz w:val="22"/>
                </w:rPr>
                <w:delText xml:space="preserve">57.736.800 </w:delText>
              </w:r>
            </w:del>
          </w:p>
        </w:tc>
        <w:tc>
          <w:tcPr>
            <w:tcW w:w="1104" w:type="pct"/>
            <w:tcBorders>
              <w:top w:val="single" w:sz="4" w:space="0" w:color="auto"/>
            </w:tcBorders>
            <w:vAlign w:val="bottom"/>
            <w:tcPrChange w:id="5512" w:author="Thu Huyen Tran" w:date="2024-05-17T20:43:00Z" w16du:dateUtc="2024-05-17T13:43:00Z">
              <w:tcPr>
                <w:tcW w:w="1104" w:type="pct"/>
                <w:tcBorders>
                  <w:top w:val="single" w:sz="4" w:space="0" w:color="auto"/>
                </w:tcBorders>
              </w:tcPr>
            </w:tcPrChange>
          </w:tcPr>
          <w:p w14:paraId="21E80328" w14:textId="3FA8E98D" w:rsidR="00F044B1" w:rsidRPr="00137BA0" w:rsidRDefault="00F044B1" w:rsidP="00F044B1">
            <w:pPr>
              <w:spacing w:beforeLines="40" w:before="96" w:afterLines="40" w:after="96"/>
              <w:ind w:right="8"/>
              <w:jc w:val="center"/>
              <w:rPr>
                <w:sz w:val="22"/>
                <w:lang w:val="en-US"/>
              </w:rPr>
            </w:pPr>
            <w:ins w:id="5513" w:author="Thu Huyen Tran" w:date="2024-05-17T20:42:00Z" w16du:dateUtc="2024-05-17T13:42:00Z">
              <w:r w:rsidRPr="00137BA0">
                <w:rPr>
                  <w:sz w:val="22"/>
                  <w:rPrChange w:id="5514" w:author="Huyen Tran Thu" w:date="2025-04-28T20:11:00Z" w16du:dateUtc="2025-04-28T13:11:00Z">
                    <w:rPr>
                      <w:rFonts w:ascii="Arial" w:hAnsi="Arial" w:cs="Arial"/>
                      <w:sz w:val="20"/>
                      <w:szCs w:val="20"/>
                    </w:rPr>
                  </w:rPrChange>
                </w:rPr>
                <w:t xml:space="preserve">0,30 </w:t>
              </w:r>
            </w:ins>
            <w:del w:id="5515" w:author="Thu Huyen Tran" w:date="2024-05-17T20:42:00Z" w16du:dateUtc="2024-05-17T13:42:00Z">
              <w:r w:rsidRPr="00137BA0" w:rsidDel="005642DF">
                <w:rPr>
                  <w:sz w:val="22"/>
                </w:rPr>
                <w:delText xml:space="preserve">0,30 </w:delText>
              </w:r>
            </w:del>
          </w:p>
        </w:tc>
        <w:tc>
          <w:tcPr>
            <w:tcW w:w="742" w:type="pct"/>
            <w:tcBorders>
              <w:top w:val="single" w:sz="4" w:space="0" w:color="auto"/>
            </w:tcBorders>
            <w:vAlign w:val="bottom"/>
            <w:tcPrChange w:id="5516" w:author="Thu Huyen Tran" w:date="2024-05-17T20:43:00Z" w16du:dateUtc="2024-05-17T13:43:00Z">
              <w:tcPr>
                <w:tcW w:w="742" w:type="pct"/>
                <w:tcBorders>
                  <w:top w:val="single" w:sz="4" w:space="0" w:color="auto"/>
                </w:tcBorders>
              </w:tcPr>
            </w:tcPrChange>
          </w:tcPr>
          <w:p w14:paraId="5CCDD0B9" w14:textId="018A1848" w:rsidR="00F044B1" w:rsidRPr="00137BA0" w:rsidRDefault="00F044B1" w:rsidP="00F044B1">
            <w:pPr>
              <w:tabs>
                <w:tab w:val="left" w:pos="2524"/>
              </w:tabs>
              <w:spacing w:beforeLines="40" w:before="96" w:afterLines="40" w:after="96"/>
              <w:ind w:right="-12"/>
              <w:jc w:val="center"/>
              <w:rPr>
                <w:sz w:val="22"/>
                <w:lang w:val="en-US"/>
              </w:rPr>
            </w:pPr>
            <w:ins w:id="5517" w:author="Thu Huyen Tran" w:date="2024-05-17T20:43:00Z" w16du:dateUtc="2024-05-17T13:43:00Z">
              <w:r w:rsidRPr="00137BA0">
                <w:rPr>
                  <w:sz w:val="22"/>
                  <w:rPrChange w:id="5518" w:author="Huyen Tran Thu" w:date="2025-04-28T20:11:00Z" w16du:dateUtc="2025-04-28T13:11:00Z">
                    <w:rPr>
                      <w:rFonts w:ascii="Arial" w:hAnsi="Arial" w:cs="Arial"/>
                      <w:sz w:val="20"/>
                      <w:szCs w:val="20"/>
                    </w:rPr>
                  </w:rPrChange>
                </w:rPr>
                <w:t xml:space="preserve">32,00 </w:t>
              </w:r>
            </w:ins>
            <w:del w:id="5519" w:author="Thu Huyen Tran" w:date="2024-05-17T20:42:00Z" w16du:dateUtc="2024-05-17T13:42:00Z">
              <w:r w:rsidRPr="00137BA0" w:rsidDel="000448A9">
                <w:rPr>
                  <w:sz w:val="22"/>
                </w:rPr>
                <w:delText>32,0</w:delText>
              </w:r>
            </w:del>
          </w:p>
        </w:tc>
        <w:tc>
          <w:tcPr>
            <w:tcW w:w="1078" w:type="pct"/>
            <w:tcBorders>
              <w:top w:val="single" w:sz="4" w:space="0" w:color="auto"/>
            </w:tcBorders>
            <w:vAlign w:val="bottom"/>
            <w:tcPrChange w:id="5520" w:author="Thu Huyen Tran" w:date="2024-05-17T20:43:00Z" w16du:dateUtc="2024-05-17T13:43:00Z">
              <w:tcPr>
                <w:tcW w:w="1078" w:type="pct"/>
                <w:tcBorders>
                  <w:top w:val="single" w:sz="4" w:space="0" w:color="auto"/>
                </w:tcBorders>
              </w:tcPr>
            </w:tcPrChange>
          </w:tcPr>
          <w:p w14:paraId="5ECD3614" w14:textId="7B270AD2" w:rsidR="00F044B1" w:rsidRPr="00137BA0" w:rsidRDefault="00F044B1" w:rsidP="00F044B1">
            <w:pPr>
              <w:tabs>
                <w:tab w:val="left" w:pos="1847"/>
              </w:tabs>
              <w:spacing w:beforeLines="40" w:before="96" w:afterLines="40" w:after="96"/>
              <w:ind w:right="-30"/>
              <w:jc w:val="center"/>
              <w:rPr>
                <w:sz w:val="22"/>
                <w:lang w:val="en-US"/>
              </w:rPr>
            </w:pPr>
            <w:ins w:id="5521" w:author="Thu Huyen Tran" w:date="2024-05-17T20:43:00Z" w16du:dateUtc="2024-05-17T13:43:00Z">
              <w:r w:rsidRPr="00137BA0">
                <w:rPr>
                  <w:sz w:val="22"/>
                  <w:rPrChange w:id="5522" w:author="Huyen Tran Thu" w:date="2025-04-28T20:11:00Z" w16du:dateUtc="2025-04-28T13:11:00Z">
                    <w:rPr>
                      <w:rFonts w:ascii="Arial" w:hAnsi="Arial" w:cs="Arial"/>
                      <w:sz w:val="20"/>
                      <w:szCs w:val="20"/>
                    </w:rPr>
                  </w:rPrChange>
                </w:rPr>
                <w:t xml:space="preserve">2.023.097 </w:t>
              </w:r>
            </w:ins>
            <w:del w:id="5523" w:author="Thu Huyen Tran" w:date="2024-05-17T20:43:00Z" w16du:dateUtc="2024-05-17T13:43:00Z">
              <w:r w:rsidRPr="00137BA0" w:rsidDel="00CA6B08">
                <w:rPr>
                  <w:sz w:val="22"/>
                </w:rPr>
                <w:delText xml:space="preserve">2.023.097 </w:delText>
              </w:r>
            </w:del>
          </w:p>
        </w:tc>
        <w:tc>
          <w:tcPr>
            <w:tcW w:w="846" w:type="pct"/>
            <w:tcBorders>
              <w:top w:val="single" w:sz="4" w:space="0" w:color="auto"/>
            </w:tcBorders>
            <w:vAlign w:val="bottom"/>
            <w:tcPrChange w:id="5524" w:author="Thu Huyen Tran" w:date="2024-05-17T20:43:00Z" w16du:dateUtc="2024-05-17T13:43:00Z">
              <w:tcPr>
                <w:tcW w:w="846" w:type="pct"/>
                <w:tcBorders>
                  <w:top w:val="single" w:sz="4" w:space="0" w:color="auto"/>
                </w:tcBorders>
                <w:vAlign w:val="bottom"/>
              </w:tcPr>
            </w:tcPrChange>
          </w:tcPr>
          <w:p w14:paraId="60F695EC" w14:textId="190AD6A7" w:rsidR="00F044B1" w:rsidRPr="00137BA0" w:rsidRDefault="00F044B1" w:rsidP="00F044B1">
            <w:pPr>
              <w:tabs>
                <w:tab w:val="left" w:pos="1847"/>
              </w:tabs>
              <w:spacing w:beforeLines="40" w:before="96" w:afterLines="40" w:after="96"/>
              <w:ind w:right="-30"/>
              <w:jc w:val="center"/>
              <w:rPr>
                <w:sz w:val="22"/>
                <w:lang w:val="en-US"/>
              </w:rPr>
            </w:pPr>
            <w:ins w:id="5525" w:author="Thu Huyen Tran" w:date="2024-05-17T20:43:00Z" w16du:dateUtc="2024-05-17T13:43:00Z">
              <w:r w:rsidRPr="00137BA0">
                <w:rPr>
                  <w:sz w:val="22"/>
                  <w:rPrChange w:id="5526" w:author="Huyen Tran Thu" w:date="2025-04-28T20:11:00Z" w16du:dateUtc="2025-04-28T13:11:00Z">
                    <w:rPr>
                      <w:rFonts w:ascii="Arial" w:hAnsi="Arial" w:cs="Arial"/>
                      <w:sz w:val="20"/>
                      <w:szCs w:val="20"/>
                    </w:rPr>
                  </w:rPrChange>
                </w:rPr>
                <w:t xml:space="preserve">4.299.082 </w:t>
              </w:r>
            </w:ins>
            <w:del w:id="5527" w:author="Thu Huyen Tran" w:date="2024-05-17T20:43:00Z" w16du:dateUtc="2024-05-17T13:43:00Z">
              <w:r w:rsidRPr="00137BA0" w:rsidDel="00D807F3">
                <w:rPr>
                  <w:sz w:val="22"/>
                </w:rPr>
                <w:delText xml:space="preserve">4.299.082 </w:delText>
              </w:r>
            </w:del>
          </w:p>
        </w:tc>
      </w:tr>
      <w:tr w:rsidR="00F044B1" w:rsidRPr="00137BA0" w14:paraId="1782723B" w14:textId="6EE261B6"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528"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529" w:author="Thu Huyen Tran" w:date="2024-05-17T20:43:00Z" w16du:dateUtc="2024-05-17T13:43:00Z">
            <w:trPr>
              <w:jc w:val="center"/>
            </w:trPr>
          </w:trPrChange>
        </w:trPr>
        <w:tc>
          <w:tcPr>
            <w:tcW w:w="357" w:type="pct"/>
            <w:vAlign w:val="center"/>
            <w:tcPrChange w:id="5530" w:author="Thu Huyen Tran" w:date="2024-05-17T20:43:00Z" w16du:dateUtc="2024-05-17T13:43:00Z">
              <w:tcPr>
                <w:tcW w:w="357" w:type="pct"/>
                <w:vAlign w:val="center"/>
              </w:tcPr>
            </w:tcPrChange>
          </w:tcPr>
          <w:p w14:paraId="0395FD87" w14:textId="7FF4420F" w:rsidR="00F044B1" w:rsidRPr="00137BA0" w:rsidRDefault="00F044B1" w:rsidP="00F044B1">
            <w:pPr>
              <w:spacing w:beforeLines="40" w:before="96" w:afterLines="40" w:after="96"/>
              <w:ind w:left="-58"/>
              <w:jc w:val="center"/>
              <w:rPr>
                <w:sz w:val="22"/>
                <w:lang w:val="en-US"/>
              </w:rPr>
            </w:pPr>
            <w:r w:rsidRPr="00137BA0">
              <w:rPr>
                <w:sz w:val="22"/>
              </w:rPr>
              <w:t>1997</w:t>
            </w:r>
          </w:p>
        </w:tc>
        <w:tc>
          <w:tcPr>
            <w:tcW w:w="873" w:type="pct"/>
            <w:vAlign w:val="bottom"/>
            <w:tcPrChange w:id="5531" w:author="Thu Huyen Tran" w:date="2024-05-17T20:43:00Z" w16du:dateUtc="2024-05-17T13:43:00Z">
              <w:tcPr>
                <w:tcW w:w="873" w:type="pct"/>
                <w:vAlign w:val="bottom"/>
              </w:tcPr>
            </w:tcPrChange>
          </w:tcPr>
          <w:p w14:paraId="2C2BDE57" w14:textId="30D2EF21" w:rsidR="00F044B1" w:rsidRPr="00137BA0" w:rsidRDefault="00F044B1" w:rsidP="00F044B1">
            <w:pPr>
              <w:tabs>
                <w:tab w:val="left" w:pos="1847"/>
              </w:tabs>
              <w:spacing w:beforeLines="40" w:before="96" w:afterLines="40" w:after="96"/>
              <w:ind w:right="-30"/>
              <w:jc w:val="center"/>
              <w:rPr>
                <w:sz w:val="22"/>
                <w:lang w:val="en-US"/>
              </w:rPr>
            </w:pPr>
            <w:ins w:id="5532" w:author="Thu Huyen Tran" w:date="2024-05-17T20:42:00Z" w16du:dateUtc="2024-05-17T13:42:00Z">
              <w:r w:rsidRPr="00137BA0">
                <w:rPr>
                  <w:sz w:val="22"/>
                  <w:rPrChange w:id="5533" w:author="Huyen Tran Thu" w:date="2025-04-28T20:11:00Z" w16du:dateUtc="2025-04-28T13:11:00Z">
                    <w:rPr>
                      <w:rFonts w:ascii="Arial" w:hAnsi="Arial" w:cs="Arial"/>
                      <w:sz w:val="20"/>
                      <w:szCs w:val="20"/>
                    </w:rPr>
                  </w:rPrChange>
                </w:rPr>
                <w:t xml:space="preserve">57.471.500 </w:t>
              </w:r>
            </w:ins>
            <w:del w:id="5534" w:author="Thu Huyen Tran" w:date="2024-05-17T20:42:00Z" w16du:dateUtc="2024-05-17T13:42:00Z">
              <w:r w:rsidRPr="00137BA0" w:rsidDel="0003475F">
                <w:rPr>
                  <w:sz w:val="22"/>
                </w:rPr>
                <w:delText xml:space="preserve">57.471.500 </w:delText>
              </w:r>
            </w:del>
          </w:p>
        </w:tc>
        <w:tc>
          <w:tcPr>
            <w:tcW w:w="1104" w:type="pct"/>
            <w:vAlign w:val="bottom"/>
            <w:tcPrChange w:id="5535" w:author="Thu Huyen Tran" w:date="2024-05-17T20:43:00Z" w16du:dateUtc="2024-05-17T13:43:00Z">
              <w:tcPr>
                <w:tcW w:w="1104" w:type="pct"/>
              </w:tcPr>
            </w:tcPrChange>
          </w:tcPr>
          <w:p w14:paraId="29FD7AB8" w14:textId="075062DE" w:rsidR="00F044B1" w:rsidRPr="00137BA0" w:rsidRDefault="00F044B1" w:rsidP="00F044B1">
            <w:pPr>
              <w:spacing w:beforeLines="40" w:before="96" w:afterLines="40" w:after="96"/>
              <w:ind w:right="8"/>
              <w:jc w:val="center"/>
              <w:rPr>
                <w:sz w:val="22"/>
                <w:lang w:val="en-US"/>
              </w:rPr>
            </w:pPr>
            <w:ins w:id="5536" w:author="Thu Huyen Tran" w:date="2024-05-17T20:42:00Z" w16du:dateUtc="2024-05-17T13:42:00Z">
              <w:r w:rsidRPr="00137BA0">
                <w:rPr>
                  <w:sz w:val="22"/>
                  <w:rPrChange w:id="5537" w:author="Huyen Tran Thu" w:date="2025-04-28T20:11:00Z" w16du:dateUtc="2025-04-28T13:11:00Z">
                    <w:rPr>
                      <w:rFonts w:ascii="Arial" w:hAnsi="Arial" w:cs="Arial"/>
                      <w:sz w:val="20"/>
                      <w:szCs w:val="20"/>
                    </w:rPr>
                  </w:rPrChange>
                </w:rPr>
                <w:t xml:space="preserve">0,30 </w:t>
              </w:r>
            </w:ins>
            <w:del w:id="5538" w:author="Thu Huyen Tran" w:date="2024-05-17T20:42:00Z" w16du:dateUtc="2024-05-17T13:42:00Z">
              <w:r w:rsidRPr="00137BA0" w:rsidDel="005642DF">
                <w:rPr>
                  <w:sz w:val="22"/>
                </w:rPr>
                <w:delText xml:space="preserve">0,30 </w:delText>
              </w:r>
            </w:del>
          </w:p>
        </w:tc>
        <w:tc>
          <w:tcPr>
            <w:tcW w:w="742" w:type="pct"/>
            <w:vAlign w:val="bottom"/>
            <w:tcPrChange w:id="5539" w:author="Thu Huyen Tran" w:date="2024-05-17T20:43:00Z" w16du:dateUtc="2024-05-17T13:43:00Z">
              <w:tcPr>
                <w:tcW w:w="742" w:type="pct"/>
              </w:tcPr>
            </w:tcPrChange>
          </w:tcPr>
          <w:p w14:paraId="7C59A77D" w14:textId="007198C1" w:rsidR="00F044B1" w:rsidRPr="00137BA0" w:rsidRDefault="00F044B1" w:rsidP="00F044B1">
            <w:pPr>
              <w:tabs>
                <w:tab w:val="left" w:pos="2524"/>
              </w:tabs>
              <w:spacing w:beforeLines="40" w:before="96" w:afterLines="40" w:after="96"/>
              <w:ind w:right="-12"/>
              <w:jc w:val="center"/>
              <w:rPr>
                <w:sz w:val="22"/>
                <w:lang w:val="en-US"/>
              </w:rPr>
            </w:pPr>
            <w:ins w:id="5540" w:author="Thu Huyen Tran" w:date="2024-05-17T20:43:00Z" w16du:dateUtc="2024-05-17T13:43:00Z">
              <w:r w:rsidRPr="00137BA0">
                <w:rPr>
                  <w:sz w:val="22"/>
                  <w:rPrChange w:id="5541" w:author="Huyen Tran Thu" w:date="2025-04-28T20:11:00Z" w16du:dateUtc="2025-04-28T13:11:00Z">
                    <w:rPr>
                      <w:rFonts w:ascii="Arial" w:hAnsi="Arial" w:cs="Arial"/>
                      <w:sz w:val="20"/>
                      <w:szCs w:val="20"/>
                    </w:rPr>
                  </w:rPrChange>
                </w:rPr>
                <w:t xml:space="preserve">34,00 </w:t>
              </w:r>
            </w:ins>
            <w:del w:id="5542" w:author="Thu Huyen Tran" w:date="2024-05-17T20:42:00Z" w16du:dateUtc="2024-05-17T13:42:00Z">
              <w:r w:rsidRPr="00137BA0" w:rsidDel="000448A9">
                <w:rPr>
                  <w:sz w:val="22"/>
                </w:rPr>
                <w:delText>34,0</w:delText>
              </w:r>
            </w:del>
          </w:p>
        </w:tc>
        <w:tc>
          <w:tcPr>
            <w:tcW w:w="1078" w:type="pct"/>
            <w:vAlign w:val="bottom"/>
            <w:tcPrChange w:id="5543" w:author="Thu Huyen Tran" w:date="2024-05-17T20:43:00Z" w16du:dateUtc="2024-05-17T13:43:00Z">
              <w:tcPr>
                <w:tcW w:w="1078" w:type="pct"/>
              </w:tcPr>
            </w:tcPrChange>
          </w:tcPr>
          <w:p w14:paraId="167B6946" w14:textId="0C62997F" w:rsidR="00F044B1" w:rsidRPr="00137BA0" w:rsidRDefault="00F044B1" w:rsidP="00F044B1">
            <w:pPr>
              <w:tabs>
                <w:tab w:val="left" w:pos="1847"/>
              </w:tabs>
              <w:spacing w:beforeLines="40" w:before="96" w:afterLines="40" w:after="96"/>
              <w:ind w:right="-30"/>
              <w:jc w:val="center"/>
              <w:rPr>
                <w:sz w:val="22"/>
                <w:lang w:val="en-US"/>
              </w:rPr>
            </w:pPr>
            <w:ins w:id="5544" w:author="Thu Huyen Tran" w:date="2024-05-17T20:43:00Z" w16du:dateUtc="2024-05-17T13:43:00Z">
              <w:r w:rsidRPr="00137BA0">
                <w:rPr>
                  <w:sz w:val="22"/>
                  <w:rPrChange w:id="5545" w:author="Huyen Tran Thu" w:date="2025-04-28T20:11:00Z" w16du:dateUtc="2025-04-28T13:11:00Z">
                    <w:rPr>
                      <w:rFonts w:ascii="Arial" w:hAnsi="Arial" w:cs="Arial"/>
                      <w:sz w:val="20"/>
                      <w:szCs w:val="20"/>
                    </w:rPr>
                  </w:rPrChange>
                </w:rPr>
                <w:t xml:space="preserve">2.139.664 </w:t>
              </w:r>
            </w:ins>
            <w:del w:id="5546" w:author="Thu Huyen Tran" w:date="2024-05-17T20:43:00Z" w16du:dateUtc="2024-05-17T13:43:00Z">
              <w:r w:rsidRPr="00137BA0" w:rsidDel="00CA6B08">
                <w:rPr>
                  <w:sz w:val="22"/>
                </w:rPr>
                <w:delText xml:space="preserve">2.139.664 </w:delText>
              </w:r>
            </w:del>
          </w:p>
        </w:tc>
        <w:tc>
          <w:tcPr>
            <w:tcW w:w="846" w:type="pct"/>
            <w:vAlign w:val="bottom"/>
            <w:tcPrChange w:id="5547" w:author="Thu Huyen Tran" w:date="2024-05-17T20:43:00Z" w16du:dateUtc="2024-05-17T13:43:00Z">
              <w:tcPr>
                <w:tcW w:w="846" w:type="pct"/>
                <w:vAlign w:val="bottom"/>
              </w:tcPr>
            </w:tcPrChange>
          </w:tcPr>
          <w:p w14:paraId="7DCB814B" w14:textId="647B79C4" w:rsidR="00F044B1" w:rsidRPr="00137BA0" w:rsidRDefault="00F044B1" w:rsidP="00F044B1">
            <w:pPr>
              <w:tabs>
                <w:tab w:val="left" w:pos="1847"/>
              </w:tabs>
              <w:spacing w:beforeLines="40" w:before="96" w:afterLines="40" w:after="96"/>
              <w:ind w:right="-30"/>
              <w:jc w:val="center"/>
              <w:rPr>
                <w:sz w:val="22"/>
                <w:lang w:val="en-US"/>
              </w:rPr>
            </w:pPr>
            <w:ins w:id="5548" w:author="Thu Huyen Tran" w:date="2024-05-17T20:43:00Z" w16du:dateUtc="2024-05-17T13:43:00Z">
              <w:r w:rsidRPr="00137BA0">
                <w:rPr>
                  <w:sz w:val="22"/>
                  <w:rPrChange w:id="5549" w:author="Huyen Tran Thu" w:date="2025-04-28T20:11:00Z" w16du:dateUtc="2025-04-28T13:11:00Z">
                    <w:rPr>
                      <w:rFonts w:ascii="Arial" w:hAnsi="Arial" w:cs="Arial"/>
                      <w:sz w:val="20"/>
                      <w:szCs w:val="20"/>
                    </w:rPr>
                  </w:rPrChange>
                </w:rPr>
                <w:t xml:space="preserve">4.153.465 </w:t>
              </w:r>
            </w:ins>
            <w:del w:id="5550" w:author="Thu Huyen Tran" w:date="2024-05-17T20:43:00Z" w16du:dateUtc="2024-05-17T13:43:00Z">
              <w:r w:rsidRPr="00137BA0" w:rsidDel="00D807F3">
                <w:rPr>
                  <w:sz w:val="22"/>
                </w:rPr>
                <w:delText xml:space="preserve">4.153.465 </w:delText>
              </w:r>
            </w:del>
          </w:p>
        </w:tc>
      </w:tr>
      <w:tr w:rsidR="00F044B1" w:rsidRPr="00137BA0" w14:paraId="483D0C9C" w14:textId="032C15F5"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551"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552" w:author="Thu Huyen Tran" w:date="2024-05-17T20:43:00Z" w16du:dateUtc="2024-05-17T13:43:00Z">
            <w:trPr>
              <w:jc w:val="center"/>
            </w:trPr>
          </w:trPrChange>
        </w:trPr>
        <w:tc>
          <w:tcPr>
            <w:tcW w:w="357" w:type="pct"/>
            <w:vAlign w:val="center"/>
            <w:tcPrChange w:id="5553" w:author="Thu Huyen Tran" w:date="2024-05-17T20:43:00Z" w16du:dateUtc="2024-05-17T13:43:00Z">
              <w:tcPr>
                <w:tcW w:w="357" w:type="pct"/>
                <w:vAlign w:val="center"/>
              </w:tcPr>
            </w:tcPrChange>
          </w:tcPr>
          <w:p w14:paraId="02650612" w14:textId="26F121B8" w:rsidR="00F044B1" w:rsidRPr="00137BA0" w:rsidRDefault="00F044B1" w:rsidP="00F044B1">
            <w:pPr>
              <w:spacing w:beforeLines="40" w:before="96" w:afterLines="40" w:after="96"/>
              <w:ind w:left="-58"/>
              <w:jc w:val="center"/>
              <w:rPr>
                <w:sz w:val="22"/>
                <w:lang w:val="en-US"/>
              </w:rPr>
            </w:pPr>
            <w:r w:rsidRPr="00137BA0">
              <w:rPr>
                <w:sz w:val="22"/>
              </w:rPr>
              <w:t>1998</w:t>
            </w:r>
          </w:p>
        </w:tc>
        <w:tc>
          <w:tcPr>
            <w:tcW w:w="873" w:type="pct"/>
            <w:vAlign w:val="bottom"/>
            <w:tcPrChange w:id="5554" w:author="Thu Huyen Tran" w:date="2024-05-17T20:43:00Z" w16du:dateUtc="2024-05-17T13:43:00Z">
              <w:tcPr>
                <w:tcW w:w="873" w:type="pct"/>
                <w:vAlign w:val="bottom"/>
              </w:tcPr>
            </w:tcPrChange>
          </w:tcPr>
          <w:p w14:paraId="78A6A2B3" w14:textId="72B400C4" w:rsidR="00F044B1" w:rsidRPr="00137BA0" w:rsidRDefault="00F044B1" w:rsidP="00F044B1">
            <w:pPr>
              <w:tabs>
                <w:tab w:val="left" w:pos="1847"/>
              </w:tabs>
              <w:spacing w:beforeLines="40" w:before="96" w:afterLines="40" w:after="96"/>
              <w:ind w:right="-30"/>
              <w:jc w:val="center"/>
              <w:rPr>
                <w:sz w:val="22"/>
                <w:lang w:val="en-US"/>
              </w:rPr>
            </w:pPr>
            <w:ins w:id="5555" w:author="Thu Huyen Tran" w:date="2024-05-17T20:42:00Z" w16du:dateUtc="2024-05-17T13:42:00Z">
              <w:r w:rsidRPr="00137BA0">
                <w:rPr>
                  <w:sz w:val="22"/>
                  <w:rPrChange w:id="5556" w:author="Huyen Tran Thu" w:date="2025-04-28T20:11:00Z" w16du:dateUtc="2025-04-28T13:11:00Z">
                    <w:rPr>
                      <w:rFonts w:ascii="Arial" w:hAnsi="Arial" w:cs="Arial"/>
                      <w:sz w:val="20"/>
                      <w:szCs w:val="20"/>
                    </w:rPr>
                  </w:rPrChange>
                </w:rPr>
                <w:t xml:space="preserve">57.991.700 </w:t>
              </w:r>
            </w:ins>
            <w:del w:id="5557" w:author="Thu Huyen Tran" w:date="2024-05-17T20:42:00Z" w16du:dateUtc="2024-05-17T13:42:00Z">
              <w:r w:rsidRPr="00137BA0" w:rsidDel="0003475F">
                <w:rPr>
                  <w:sz w:val="22"/>
                </w:rPr>
                <w:delText xml:space="preserve">57.991.700 </w:delText>
              </w:r>
            </w:del>
          </w:p>
        </w:tc>
        <w:tc>
          <w:tcPr>
            <w:tcW w:w="1104" w:type="pct"/>
            <w:vAlign w:val="bottom"/>
            <w:tcPrChange w:id="5558" w:author="Thu Huyen Tran" w:date="2024-05-17T20:43:00Z" w16du:dateUtc="2024-05-17T13:43:00Z">
              <w:tcPr>
                <w:tcW w:w="1104" w:type="pct"/>
              </w:tcPr>
            </w:tcPrChange>
          </w:tcPr>
          <w:p w14:paraId="2BBC95C8" w14:textId="04954A13" w:rsidR="00F044B1" w:rsidRPr="00137BA0" w:rsidRDefault="00F044B1" w:rsidP="00F044B1">
            <w:pPr>
              <w:tabs>
                <w:tab w:val="left" w:pos="1862"/>
              </w:tabs>
              <w:spacing w:beforeLines="40" w:before="96" w:afterLines="40" w:after="96"/>
              <w:jc w:val="center"/>
              <w:rPr>
                <w:sz w:val="22"/>
                <w:lang w:val="en-US"/>
              </w:rPr>
            </w:pPr>
            <w:ins w:id="5559" w:author="Thu Huyen Tran" w:date="2024-05-17T20:42:00Z" w16du:dateUtc="2024-05-17T13:42:00Z">
              <w:r w:rsidRPr="00137BA0">
                <w:rPr>
                  <w:sz w:val="22"/>
                  <w:rPrChange w:id="5560" w:author="Huyen Tran Thu" w:date="2025-04-28T20:11:00Z" w16du:dateUtc="2025-04-28T13:11:00Z">
                    <w:rPr>
                      <w:rFonts w:ascii="Arial" w:hAnsi="Arial" w:cs="Arial"/>
                      <w:sz w:val="20"/>
                      <w:szCs w:val="20"/>
                    </w:rPr>
                  </w:rPrChange>
                </w:rPr>
                <w:t xml:space="preserve">0,30 </w:t>
              </w:r>
            </w:ins>
            <w:del w:id="5561" w:author="Thu Huyen Tran" w:date="2024-05-17T20:42:00Z" w16du:dateUtc="2024-05-17T13:42:00Z">
              <w:r w:rsidRPr="00137BA0" w:rsidDel="005642DF">
                <w:rPr>
                  <w:sz w:val="22"/>
                </w:rPr>
                <w:delText xml:space="preserve">0,30 </w:delText>
              </w:r>
            </w:del>
          </w:p>
        </w:tc>
        <w:tc>
          <w:tcPr>
            <w:tcW w:w="742" w:type="pct"/>
            <w:vAlign w:val="bottom"/>
            <w:tcPrChange w:id="5562" w:author="Thu Huyen Tran" w:date="2024-05-17T20:43:00Z" w16du:dateUtc="2024-05-17T13:43:00Z">
              <w:tcPr>
                <w:tcW w:w="742" w:type="pct"/>
              </w:tcPr>
            </w:tcPrChange>
          </w:tcPr>
          <w:p w14:paraId="7CCAE1A9" w14:textId="4337F521" w:rsidR="00F044B1" w:rsidRPr="00137BA0" w:rsidRDefault="00F044B1" w:rsidP="00F044B1">
            <w:pPr>
              <w:tabs>
                <w:tab w:val="left" w:pos="2524"/>
              </w:tabs>
              <w:spacing w:beforeLines="40" w:before="96" w:afterLines="40" w:after="96"/>
              <w:ind w:right="-12"/>
              <w:jc w:val="center"/>
              <w:rPr>
                <w:sz w:val="22"/>
                <w:lang w:val="en-US"/>
              </w:rPr>
            </w:pPr>
            <w:ins w:id="5563" w:author="Thu Huyen Tran" w:date="2024-05-17T20:43:00Z" w16du:dateUtc="2024-05-17T13:43:00Z">
              <w:r w:rsidRPr="00137BA0">
                <w:rPr>
                  <w:sz w:val="22"/>
                  <w:rPrChange w:id="5564" w:author="Huyen Tran Thu" w:date="2025-04-28T20:11:00Z" w16du:dateUtc="2025-04-28T13:11:00Z">
                    <w:rPr>
                      <w:rFonts w:ascii="Arial" w:hAnsi="Arial" w:cs="Arial"/>
                      <w:sz w:val="20"/>
                      <w:szCs w:val="20"/>
                    </w:rPr>
                  </w:rPrChange>
                </w:rPr>
                <w:t xml:space="preserve">36,00 </w:t>
              </w:r>
            </w:ins>
            <w:del w:id="5565" w:author="Thu Huyen Tran" w:date="2024-05-17T20:42:00Z" w16du:dateUtc="2024-05-17T13:42:00Z">
              <w:r w:rsidRPr="00137BA0" w:rsidDel="000448A9">
                <w:rPr>
                  <w:sz w:val="22"/>
                </w:rPr>
                <w:delText>36,0</w:delText>
              </w:r>
            </w:del>
          </w:p>
        </w:tc>
        <w:tc>
          <w:tcPr>
            <w:tcW w:w="1078" w:type="pct"/>
            <w:vAlign w:val="bottom"/>
            <w:tcPrChange w:id="5566" w:author="Thu Huyen Tran" w:date="2024-05-17T20:43:00Z" w16du:dateUtc="2024-05-17T13:43:00Z">
              <w:tcPr>
                <w:tcW w:w="1078" w:type="pct"/>
              </w:tcPr>
            </w:tcPrChange>
          </w:tcPr>
          <w:p w14:paraId="0E3FFF97" w14:textId="54B8A0A2" w:rsidR="00F044B1" w:rsidRPr="00137BA0" w:rsidRDefault="00F044B1" w:rsidP="00F044B1">
            <w:pPr>
              <w:tabs>
                <w:tab w:val="left" w:pos="1847"/>
              </w:tabs>
              <w:spacing w:beforeLines="40" w:before="96" w:afterLines="40" w:after="96"/>
              <w:ind w:right="-30"/>
              <w:jc w:val="center"/>
              <w:rPr>
                <w:sz w:val="22"/>
                <w:lang w:val="en-US"/>
              </w:rPr>
            </w:pPr>
            <w:ins w:id="5567" w:author="Thu Huyen Tran" w:date="2024-05-17T20:43:00Z" w16du:dateUtc="2024-05-17T13:43:00Z">
              <w:r w:rsidRPr="00137BA0">
                <w:rPr>
                  <w:sz w:val="22"/>
                  <w:rPrChange w:id="5568" w:author="Huyen Tran Thu" w:date="2025-04-28T20:11:00Z" w16du:dateUtc="2025-04-28T13:11:00Z">
                    <w:rPr>
                      <w:rFonts w:ascii="Arial" w:hAnsi="Arial" w:cs="Arial"/>
                      <w:sz w:val="20"/>
                      <w:szCs w:val="20"/>
                    </w:rPr>
                  </w:rPrChange>
                </w:rPr>
                <w:t xml:space="preserve">2.286.033 </w:t>
              </w:r>
            </w:ins>
            <w:del w:id="5569" w:author="Thu Huyen Tran" w:date="2024-05-17T20:43:00Z" w16du:dateUtc="2024-05-17T13:43:00Z">
              <w:r w:rsidRPr="00137BA0" w:rsidDel="00CA6B08">
                <w:rPr>
                  <w:sz w:val="22"/>
                </w:rPr>
                <w:delText xml:space="preserve">2.286.033 </w:delText>
              </w:r>
            </w:del>
          </w:p>
        </w:tc>
        <w:tc>
          <w:tcPr>
            <w:tcW w:w="846" w:type="pct"/>
            <w:vAlign w:val="bottom"/>
            <w:tcPrChange w:id="5570" w:author="Thu Huyen Tran" w:date="2024-05-17T20:43:00Z" w16du:dateUtc="2024-05-17T13:43:00Z">
              <w:tcPr>
                <w:tcW w:w="846" w:type="pct"/>
                <w:vAlign w:val="bottom"/>
              </w:tcPr>
            </w:tcPrChange>
          </w:tcPr>
          <w:p w14:paraId="4D530748" w14:textId="170D3507" w:rsidR="00F044B1" w:rsidRPr="00137BA0" w:rsidRDefault="00F044B1" w:rsidP="00F044B1">
            <w:pPr>
              <w:tabs>
                <w:tab w:val="left" w:pos="1847"/>
              </w:tabs>
              <w:spacing w:beforeLines="40" w:before="96" w:afterLines="40" w:after="96"/>
              <w:ind w:right="-30"/>
              <w:jc w:val="center"/>
              <w:rPr>
                <w:sz w:val="22"/>
                <w:lang w:val="en-US"/>
              </w:rPr>
            </w:pPr>
            <w:ins w:id="5571" w:author="Thu Huyen Tran" w:date="2024-05-17T20:43:00Z" w16du:dateUtc="2024-05-17T13:43:00Z">
              <w:r w:rsidRPr="00137BA0">
                <w:rPr>
                  <w:sz w:val="22"/>
                  <w:rPrChange w:id="5572" w:author="Huyen Tran Thu" w:date="2025-04-28T20:11:00Z" w16du:dateUtc="2025-04-28T13:11:00Z">
                    <w:rPr>
                      <w:rFonts w:ascii="Arial" w:hAnsi="Arial" w:cs="Arial"/>
                      <w:sz w:val="20"/>
                      <w:szCs w:val="20"/>
                    </w:rPr>
                  </w:rPrChange>
                </w:rPr>
                <w:t xml:space="preserve">4.064.058 </w:t>
              </w:r>
            </w:ins>
            <w:del w:id="5573" w:author="Thu Huyen Tran" w:date="2024-05-17T20:43:00Z" w16du:dateUtc="2024-05-17T13:43:00Z">
              <w:r w:rsidRPr="00137BA0" w:rsidDel="00D807F3">
                <w:rPr>
                  <w:sz w:val="22"/>
                </w:rPr>
                <w:delText xml:space="preserve">4.064.058 </w:delText>
              </w:r>
            </w:del>
          </w:p>
        </w:tc>
      </w:tr>
      <w:tr w:rsidR="00F044B1" w:rsidRPr="00137BA0" w14:paraId="08EA6B6A" w14:textId="054B469B"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574"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575" w:author="Thu Huyen Tran" w:date="2024-05-17T20:43:00Z" w16du:dateUtc="2024-05-17T13:43:00Z">
            <w:trPr>
              <w:jc w:val="center"/>
            </w:trPr>
          </w:trPrChange>
        </w:trPr>
        <w:tc>
          <w:tcPr>
            <w:tcW w:w="357" w:type="pct"/>
            <w:vAlign w:val="center"/>
            <w:tcPrChange w:id="5576" w:author="Thu Huyen Tran" w:date="2024-05-17T20:43:00Z" w16du:dateUtc="2024-05-17T13:43:00Z">
              <w:tcPr>
                <w:tcW w:w="357" w:type="pct"/>
                <w:vAlign w:val="center"/>
              </w:tcPr>
            </w:tcPrChange>
          </w:tcPr>
          <w:p w14:paraId="6919A4D2" w14:textId="4B6FB74C" w:rsidR="00F044B1" w:rsidRPr="00137BA0" w:rsidRDefault="00F044B1" w:rsidP="00F044B1">
            <w:pPr>
              <w:spacing w:beforeLines="40" w:before="96" w:afterLines="40" w:after="96"/>
              <w:ind w:left="-58"/>
              <w:jc w:val="center"/>
              <w:rPr>
                <w:sz w:val="22"/>
                <w:lang w:val="en-US"/>
              </w:rPr>
            </w:pPr>
            <w:r w:rsidRPr="00137BA0">
              <w:rPr>
                <w:sz w:val="22"/>
              </w:rPr>
              <w:t>1999</w:t>
            </w:r>
          </w:p>
        </w:tc>
        <w:tc>
          <w:tcPr>
            <w:tcW w:w="873" w:type="pct"/>
            <w:vAlign w:val="bottom"/>
            <w:tcPrChange w:id="5577" w:author="Thu Huyen Tran" w:date="2024-05-17T20:43:00Z" w16du:dateUtc="2024-05-17T13:43:00Z">
              <w:tcPr>
                <w:tcW w:w="873" w:type="pct"/>
                <w:vAlign w:val="bottom"/>
              </w:tcPr>
            </w:tcPrChange>
          </w:tcPr>
          <w:p w14:paraId="17D4F890" w14:textId="36B28D52" w:rsidR="00F044B1" w:rsidRPr="00137BA0" w:rsidRDefault="00F044B1" w:rsidP="00F044B1">
            <w:pPr>
              <w:tabs>
                <w:tab w:val="left" w:pos="1847"/>
              </w:tabs>
              <w:spacing w:beforeLines="40" w:before="96" w:afterLines="40" w:after="96"/>
              <w:ind w:right="-30"/>
              <w:jc w:val="center"/>
              <w:rPr>
                <w:sz w:val="22"/>
                <w:lang w:val="en-US"/>
              </w:rPr>
            </w:pPr>
            <w:ins w:id="5578" w:author="Thu Huyen Tran" w:date="2024-05-17T20:42:00Z" w16du:dateUtc="2024-05-17T13:42:00Z">
              <w:r w:rsidRPr="00137BA0">
                <w:rPr>
                  <w:sz w:val="22"/>
                  <w:rPrChange w:id="5579" w:author="Huyen Tran Thu" w:date="2025-04-28T20:11:00Z" w16du:dateUtc="2025-04-28T13:11:00Z">
                    <w:rPr>
                      <w:rFonts w:ascii="Arial" w:hAnsi="Arial" w:cs="Arial"/>
                      <w:sz w:val="20"/>
                      <w:szCs w:val="20"/>
                    </w:rPr>
                  </w:rPrChange>
                </w:rPr>
                <w:t xml:space="preserve">58.515.100 </w:t>
              </w:r>
            </w:ins>
            <w:del w:id="5580" w:author="Thu Huyen Tran" w:date="2024-05-17T20:42:00Z" w16du:dateUtc="2024-05-17T13:42:00Z">
              <w:r w:rsidRPr="00137BA0" w:rsidDel="0003475F">
                <w:rPr>
                  <w:sz w:val="22"/>
                </w:rPr>
                <w:delText xml:space="preserve">58.515.100 </w:delText>
              </w:r>
            </w:del>
          </w:p>
        </w:tc>
        <w:tc>
          <w:tcPr>
            <w:tcW w:w="1104" w:type="pct"/>
            <w:vAlign w:val="bottom"/>
            <w:tcPrChange w:id="5581" w:author="Thu Huyen Tran" w:date="2024-05-17T20:43:00Z" w16du:dateUtc="2024-05-17T13:43:00Z">
              <w:tcPr>
                <w:tcW w:w="1104" w:type="pct"/>
              </w:tcPr>
            </w:tcPrChange>
          </w:tcPr>
          <w:p w14:paraId="605071D8" w14:textId="43B8E40D" w:rsidR="00F044B1" w:rsidRPr="00137BA0" w:rsidRDefault="00F044B1" w:rsidP="00F044B1">
            <w:pPr>
              <w:tabs>
                <w:tab w:val="left" w:pos="1862"/>
              </w:tabs>
              <w:spacing w:beforeLines="40" w:before="96" w:afterLines="40" w:after="96"/>
              <w:jc w:val="center"/>
              <w:rPr>
                <w:sz w:val="22"/>
                <w:lang w:val="en-US"/>
              </w:rPr>
            </w:pPr>
            <w:ins w:id="5582" w:author="Thu Huyen Tran" w:date="2024-05-17T20:42:00Z" w16du:dateUtc="2024-05-17T13:42:00Z">
              <w:r w:rsidRPr="00137BA0">
                <w:rPr>
                  <w:sz w:val="22"/>
                  <w:rPrChange w:id="5583" w:author="Huyen Tran Thu" w:date="2025-04-28T20:11:00Z" w16du:dateUtc="2025-04-28T13:11:00Z">
                    <w:rPr>
                      <w:rFonts w:ascii="Arial" w:hAnsi="Arial" w:cs="Arial"/>
                      <w:sz w:val="20"/>
                      <w:szCs w:val="20"/>
                    </w:rPr>
                  </w:rPrChange>
                </w:rPr>
                <w:t xml:space="preserve">0,30 </w:t>
              </w:r>
            </w:ins>
            <w:del w:id="5584" w:author="Thu Huyen Tran" w:date="2024-05-17T20:42:00Z" w16du:dateUtc="2024-05-17T13:42:00Z">
              <w:r w:rsidRPr="00137BA0" w:rsidDel="005642DF">
                <w:rPr>
                  <w:sz w:val="22"/>
                </w:rPr>
                <w:delText xml:space="preserve">0,30 </w:delText>
              </w:r>
            </w:del>
          </w:p>
        </w:tc>
        <w:tc>
          <w:tcPr>
            <w:tcW w:w="742" w:type="pct"/>
            <w:vAlign w:val="bottom"/>
            <w:tcPrChange w:id="5585" w:author="Thu Huyen Tran" w:date="2024-05-17T20:43:00Z" w16du:dateUtc="2024-05-17T13:43:00Z">
              <w:tcPr>
                <w:tcW w:w="742" w:type="pct"/>
              </w:tcPr>
            </w:tcPrChange>
          </w:tcPr>
          <w:p w14:paraId="092C5AE4" w14:textId="78D778B1" w:rsidR="00F044B1" w:rsidRPr="00137BA0" w:rsidRDefault="00F044B1" w:rsidP="00F044B1">
            <w:pPr>
              <w:tabs>
                <w:tab w:val="left" w:pos="2524"/>
              </w:tabs>
              <w:spacing w:beforeLines="40" w:before="96" w:afterLines="40" w:after="96"/>
              <w:ind w:right="-12"/>
              <w:jc w:val="center"/>
              <w:rPr>
                <w:sz w:val="22"/>
                <w:lang w:val="en-US"/>
              </w:rPr>
            </w:pPr>
            <w:ins w:id="5586" w:author="Thu Huyen Tran" w:date="2024-05-17T20:43:00Z" w16du:dateUtc="2024-05-17T13:43:00Z">
              <w:r w:rsidRPr="00137BA0">
                <w:rPr>
                  <w:sz w:val="22"/>
                  <w:rPrChange w:id="5587" w:author="Huyen Tran Thu" w:date="2025-04-28T20:11:00Z" w16du:dateUtc="2025-04-28T13:11:00Z">
                    <w:rPr>
                      <w:rFonts w:ascii="Arial" w:hAnsi="Arial" w:cs="Arial"/>
                      <w:sz w:val="20"/>
                      <w:szCs w:val="20"/>
                    </w:rPr>
                  </w:rPrChange>
                </w:rPr>
                <w:t xml:space="preserve">38,00 </w:t>
              </w:r>
            </w:ins>
            <w:del w:id="5588" w:author="Thu Huyen Tran" w:date="2024-05-17T20:42:00Z" w16du:dateUtc="2024-05-17T13:42:00Z">
              <w:r w:rsidRPr="00137BA0" w:rsidDel="000448A9">
                <w:rPr>
                  <w:sz w:val="22"/>
                </w:rPr>
                <w:delText>38,0</w:delText>
              </w:r>
            </w:del>
          </w:p>
        </w:tc>
        <w:tc>
          <w:tcPr>
            <w:tcW w:w="1078" w:type="pct"/>
            <w:vAlign w:val="bottom"/>
            <w:tcPrChange w:id="5589" w:author="Thu Huyen Tran" w:date="2024-05-17T20:43:00Z" w16du:dateUtc="2024-05-17T13:43:00Z">
              <w:tcPr>
                <w:tcW w:w="1078" w:type="pct"/>
              </w:tcPr>
            </w:tcPrChange>
          </w:tcPr>
          <w:p w14:paraId="05A79421" w14:textId="2CAD8128" w:rsidR="00F044B1" w:rsidRPr="00137BA0" w:rsidRDefault="00F044B1" w:rsidP="00F044B1">
            <w:pPr>
              <w:tabs>
                <w:tab w:val="left" w:pos="1847"/>
              </w:tabs>
              <w:spacing w:beforeLines="40" w:before="96" w:afterLines="40" w:after="96"/>
              <w:ind w:right="-30"/>
              <w:jc w:val="center"/>
              <w:rPr>
                <w:sz w:val="22"/>
                <w:lang w:val="en-US"/>
              </w:rPr>
            </w:pPr>
            <w:ins w:id="5590" w:author="Thu Huyen Tran" w:date="2024-05-17T20:43:00Z" w16du:dateUtc="2024-05-17T13:43:00Z">
              <w:r w:rsidRPr="00137BA0">
                <w:rPr>
                  <w:sz w:val="22"/>
                  <w:rPrChange w:id="5591" w:author="Huyen Tran Thu" w:date="2025-04-28T20:11:00Z" w16du:dateUtc="2025-04-28T13:11:00Z">
                    <w:rPr>
                      <w:rFonts w:ascii="Arial" w:hAnsi="Arial" w:cs="Arial"/>
                      <w:sz w:val="20"/>
                      <w:szCs w:val="20"/>
                    </w:rPr>
                  </w:rPrChange>
                </w:rPr>
                <w:t xml:space="preserve">2.434.813 </w:t>
              </w:r>
            </w:ins>
            <w:del w:id="5592" w:author="Thu Huyen Tran" w:date="2024-05-17T20:43:00Z" w16du:dateUtc="2024-05-17T13:43:00Z">
              <w:r w:rsidRPr="00137BA0" w:rsidDel="00CA6B08">
                <w:rPr>
                  <w:sz w:val="22"/>
                </w:rPr>
                <w:delText xml:space="preserve">2.434.813 </w:delText>
              </w:r>
            </w:del>
          </w:p>
        </w:tc>
        <w:tc>
          <w:tcPr>
            <w:tcW w:w="846" w:type="pct"/>
            <w:vAlign w:val="bottom"/>
            <w:tcPrChange w:id="5593" w:author="Thu Huyen Tran" w:date="2024-05-17T20:43:00Z" w16du:dateUtc="2024-05-17T13:43:00Z">
              <w:tcPr>
                <w:tcW w:w="846" w:type="pct"/>
                <w:vAlign w:val="bottom"/>
              </w:tcPr>
            </w:tcPrChange>
          </w:tcPr>
          <w:p w14:paraId="33E04C93" w14:textId="5DAFF2A0" w:rsidR="00F044B1" w:rsidRPr="00137BA0" w:rsidRDefault="00F044B1" w:rsidP="00F044B1">
            <w:pPr>
              <w:tabs>
                <w:tab w:val="left" w:pos="1847"/>
              </w:tabs>
              <w:spacing w:beforeLines="40" w:before="96" w:afterLines="40" w:after="96"/>
              <w:ind w:right="-30"/>
              <w:jc w:val="center"/>
              <w:rPr>
                <w:sz w:val="22"/>
                <w:lang w:val="en-US"/>
              </w:rPr>
            </w:pPr>
            <w:ins w:id="5594" w:author="Thu Huyen Tran" w:date="2024-05-17T20:43:00Z" w16du:dateUtc="2024-05-17T13:43:00Z">
              <w:r w:rsidRPr="00137BA0">
                <w:rPr>
                  <w:sz w:val="22"/>
                  <w:rPrChange w:id="5595" w:author="Huyen Tran Thu" w:date="2025-04-28T20:11:00Z" w16du:dateUtc="2025-04-28T13:11:00Z">
                    <w:rPr>
                      <w:rFonts w:ascii="Arial" w:hAnsi="Arial" w:cs="Arial"/>
                      <w:sz w:val="20"/>
                      <w:szCs w:val="20"/>
                    </w:rPr>
                  </w:rPrChange>
                </w:rPr>
                <w:t xml:space="preserve">3.972.590 </w:t>
              </w:r>
            </w:ins>
            <w:del w:id="5596" w:author="Thu Huyen Tran" w:date="2024-05-17T20:43:00Z" w16du:dateUtc="2024-05-17T13:43:00Z">
              <w:r w:rsidRPr="00137BA0" w:rsidDel="00D807F3">
                <w:rPr>
                  <w:sz w:val="22"/>
                </w:rPr>
                <w:delText xml:space="preserve">3.972.590 </w:delText>
              </w:r>
            </w:del>
          </w:p>
        </w:tc>
      </w:tr>
      <w:tr w:rsidR="00F044B1" w:rsidRPr="00137BA0" w14:paraId="1F5968D5" w14:textId="3EE679F2"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597"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598" w:author="Thu Huyen Tran" w:date="2024-05-17T20:43:00Z" w16du:dateUtc="2024-05-17T13:43:00Z">
            <w:trPr>
              <w:jc w:val="center"/>
            </w:trPr>
          </w:trPrChange>
        </w:trPr>
        <w:tc>
          <w:tcPr>
            <w:tcW w:w="357" w:type="pct"/>
            <w:vAlign w:val="center"/>
            <w:tcPrChange w:id="5599" w:author="Thu Huyen Tran" w:date="2024-05-17T20:43:00Z" w16du:dateUtc="2024-05-17T13:43:00Z">
              <w:tcPr>
                <w:tcW w:w="357" w:type="pct"/>
                <w:vAlign w:val="center"/>
              </w:tcPr>
            </w:tcPrChange>
          </w:tcPr>
          <w:p w14:paraId="2427888B" w14:textId="5B1E8B81" w:rsidR="00F044B1" w:rsidRPr="00137BA0" w:rsidRDefault="00F044B1" w:rsidP="00F044B1">
            <w:pPr>
              <w:spacing w:beforeLines="40" w:before="96" w:afterLines="40" w:after="96"/>
              <w:ind w:left="-58"/>
              <w:jc w:val="center"/>
              <w:rPr>
                <w:sz w:val="22"/>
                <w:lang w:val="en-US"/>
              </w:rPr>
            </w:pPr>
            <w:r w:rsidRPr="00137BA0">
              <w:rPr>
                <w:sz w:val="22"/>
              </w:rPr>
              <w:t>2000</w:t>
            </w:r>
          </w:p>
        </w:tc>
        <w:tc>
          <w:tcPr>
            <w:tcW w:w="873" w:type="pct"/>
            <w:vAlign w:val="bottom"/>
            <w:tcPrChange w:id="5600" w:author="Thu Huyen Tran" w:date="2024-05-17T20:43:00Z" w16du:dateUtc="2024-05-17T13:43:00Z">
              <w:tcPr>
                <w:tcW w:w="873" w:type="pct"/>
                <w:vAlign w:val="bottom"/>
              </w:tcPr>
            </w:tcPrChange>
          </w:tcPr>
          <w:p w14:paraId="1BADF778" w14:textId="23837807" w:rsidR="00F044B1" w:rsidRPr="00137BA0" w:rsidRDefault="00F044B1" w:rsidP="00F044B1">
            <w:pPr>
              <w:tabs>
                <w:tab w:val="left" w:pos="1847"/>
              </w:tabs>
              <w:spacing w:beforeLines="40" w:before="96" w:afterLines="40" w:after="96"/>
              <w:ind w:right="-30"/>
              <w:jc w:val="center"/>
              <w:rPr>
                <w:sz w:val="22"/>
                <w:lang w:val="en-US"/>
              </w:rPr>
            </w:pPr>
            <w:ins w:id="5601" w:author="Thu Huyen Tran" w:date="2024-05-17T20:42:00Z" w16du:dateUtc="2024-05-17T13:42:00Z">
              <w:r w:rsidRPr="00137BA0">
                <w:rPr>
                  <w:sz w:val="22"/>
                  <w:rPrChange w:id="5602" w:author="Huyen Tran Thu" w:date="2025-04-28T20:11:00Z" w16du:dateUtc="2025-04-28T13:11:00Z">
                    <w:rPr>
                      <w:rFonts w:ascii="Arial" w:hAnsi="Arial" w:cs="Arial"/>
                      <w:sz w:val="20"/>
                      <w:szCs w:val="20"/>
                    </w:rPr>
                  </w:rPrChange>
                </w:rPr>
                <w:t xml:space="preserve">58.905.500 </w:t>
              </w:r>
            </w:ins>
            <w:del w:id="5603" w:author="Thu Huyen Tran" w:date="2024-05-17T20:42:00Z" w16du:dateUtc="2024-05-17T13:42:00Z">
              <w:r w:rsidRPr="00137BA0" w:rsidDel="0003475F">
                <w:rPr>
                  <w:sz w:val="22"/>
                </w:rPr>
                <w:delText xml:space="preserve">58.905.500 </w:delText>
              </w:r>
            </w:del>
          </w:p>
        </w:tc>
        <w:tc>
          <w:tcPr>
            <w:tcW w:w="1104" w:type="pct"/>
            <w:vAlign w:val="bottom"/>
            <w:tcPrChange w:id="5604" w:author="Thu Huyen Tran" w:date="2024-05-17T20:43:00Z" w16du:dateUtc="2024-05-17T13:43:00Z">
              <w:tcPr>
                <w:tcW w:w="1104" w:type="pct"/>
              </w:tcPr>
            </w:tcPrChange>
          </w:tcPr>
          <w:p w14:paraId="7BFB6831" w14:textId="69A88D39" w:rsidR="00F044B1" w:rsidRPr="00137BA0" w:rsidRDefault="00F044B1" w:rsidP="00F044B1">
            <w:pPr>
              <w:tabs>
                <w:tab w:val="left" w:pos="1862"/>
              </w:tabs>
              <w:spacing w:beforeLines="40" w:before="96" w:afterLines="40" w:after="96"/>
              <w:jc w:val="center"/>
              <w:rPr>
                <w:sz w:val="22"/>
                <w:lang w:val="en-US"/>
              </w:rPr>
            </w:pPr>
            <w:ins w:id="5605" w:author="Thu Huyen Tran" w:date="2024-05-17T20:42:00Z" w16du:dateUtc="2024-05-17T13:42:00Z">
              <w:r w:rsidRPr="00137BA0">
                <w:rPr>
                  <w:sz w:val="22"/>
                  <w:rPrChange w:id="5606" w:author="Huyen Tran Thu" w:date="2025-04-28T20:11:00Z" w16du:dateUtc="2025-04-28T13:11:00Z">
                    <w:rPr>
                      <w:rFonts w:ascii="Arial" w:hAnsi="Arial" w:cs="Arial"/>
                      <w:sz w:val="20"/>
                      <w:szCs w:val="20"/>
                    </w:rPr>
                  </w:rPrChange>
                </w:rPr>
                <w:t xml:space="preserve">0,30 </w:t>
              </w:r>
            </w:ins>
            <w:del w:id="5607" w:author="Thu Huyen Tran" w:date="2024-05-17T20:42:00Z" w16du:dateUtc="2024-05-17T13:42:00Z">
              <w:r w:rsidRPr="00137BA0" w:rsidDel="005642DF">
                <w:rPr>
                  <w:sz w:val="22"/>
                </w:rPr>
                <w:delText xml:space="preserve">0,30 </w:delText>
              </w:r>
            </w:del>
          </w:p>
        </w:tc>
        <w:tc>
          <w:tcPr>
            <w:tcW w:w="742" w:type="pct"/>
            <w:vAlign w:val="bottom"/>
            <w:tcPrChange w:id="5608" w:author="Thu Huyen Tran" w:date="2024-05-17T20:43:00Z" w16du:dateUtc="2024-05-17T13:43:00Z">
              <w:tcPr>
                <w:tcW w:w="742" w:type="pct"/>
              </w:tcPr>
            </w:tcPrChange>
          </w:tcPr>
          <w:p w14:paraId="76D92971" w14:textId="4FACD4A5" w:rsidR="00F044B1" w:rsidRPr="00137BA0" w:rsidRDefault="00F044B1" w:rsidP="00F044B1">
            <w:pPr>
              <w:tabs>
                <w:tab w:val="left" w:pos="2524"/>
              </w:tabs>
              <w:spacing w:beforeLines="40" w:before="96" w:afterLines="40" w:after="96"/>
              <w:ind w:right="-12"/>
              <w:jc w:val="center"/>
              <w:rPr>
                <w:sz w:val="22"/>
                <w:lang w:val="en-US"/>
              </w:rPr>
            </w:pPr>
            <w:ins w:id="5609" w:author="Thu Huyen Tran" w:date="2024-05-17T20:43:00Z" w16du:dateUtc="2024-05-17T13:43:00Z">
              <w:r w:rsidRPr="00137BA0">
                <w:rPr>
                  <w:color w:val="FF0000"/>
                  <w:sz w:val="22"/>
                  <w:rPrChange w:id="5610" w:author="Huyen Tran Thu" w:date="2025-04-28T20:11:00Z" w16du:dateUtc="2025-04-28T13:11:00Z">
                    <w:rPr>
                      <w:rFonts w:ascii="Arial" w:hAnsi="Arial" w:cs="Arial"/>
                      <w:color w:val="FF0000"/>
                      <w:sz w:val="20"/>
                      <w:szCs w:val="20"/>
                    </w:rPr>
                  </w:rPrChange>
                </w:rPr>
                <w:t xml:space="preserve">40,00 </w:t>
              </w:r>
            </w:ins>
            <w:del w:id="5611" w:author="Thu Huyen Tran" w:date="2024-05-17T20:42:00Z" w16du:dateUtc="2024-05-17T13:42:00Z">
              <w:r w:rsidRPr="00137BA0" w:rsidDel="000448A9">
                <w:rPr>
                  <w:sz w:val="22"/>
                </w:rPr>
                <w:delText>40,0</w:delText>
              </w:r>
            </w:del>
          </w:p>
        </w:tc>
        <w:tc>
          <w:tcPr>
            <w:tcW w:w="1078" w:type="pct"/>
            <w:vAlign w:val="bottom"/>
            <w:tcPrChange w:id="5612" w:author="Thu Huyen Tran" w:date="2024-05-17T20:43:00Z" w16du:dateUtc="2024-05-17T13:43:00Z">
              <w:tcPr>
                <w:tcW w:w="1078" w:type="pct"/>
              </w:tcPr>
            </w:tcPrChange>
          </w:tcPr>
          <w:p w14:paraId="0417C7D2" w14:textId="264488AA" w:rsidR="00F044B1" w:rsidRPr="00137BA0" w:rsidRDefault="00F044B1" w:rsidP="00F044B1">
            <w:pPr>
              <w:tabs>
                <w:tab w:val="left" w:pos="1847"/>
              </w:tabs>
              <w:spacing w:beforeLines="40" w:before="96" w:afterLines="40" w:after="96"/>
              <w:ind w:right="-30"/>
              <w:jc w:val="center"/>
              <w:rPr>
                <w:sz w:val="22"/>
                <w:lang w:val="en-US"/>
              </w:rPr>
            </w:pPr>
            <w:ins w:id="5613" w:author="Thu Huyen Tran" w:date="2024-05-17T20:43:00Z" w16du:dateUtc="2024-05-17T13:43:00Z">
              <w:r w:rsidRPr="00137BA0">
                <w:rPr>
                  <w:sz w:val="22"/>
                  <w:rPrChange w:id="5614" w:author="Huyen Tran Thu" w:date="2025-04-28T20:11:00Z" w16du:dateUtc="2025-04-28T13:11:00Z">
                    <w:rPr>
                      <w:rFonts w:ascii="Arial" w:hAnsi="Arial" w:cs="Arial"/>
                      <w:sz w:val="20"/>
                      <w:szCs w:val="20"/>
                    </w:rPr>
                  </w:rPrChange>
                </w:rPr>
                <w:t xml:space="preserve">2.580.061 </w:t>
              </w:r>
            </w:ins>
            <w:del w:id="5615" w:author="Thu Huyen Tran" w:date="2024-05-17T20:43:00Z" w16du:dateUtc="2024-05-17T13:43:00Z">
              <w:r w:rsidRPr="00137BA0" w:rsidDel="00CA6B08">
                <w:rPr>
                  <w:sz w:val="22"/>
                </w:rPr>
                <w:delText xml:space="preserve">2.580.061 </w:delText>
              </w:r>
            </w:del>
          </w:p>
        </w:tc>
        <w:tc>
          <w:tcPr>
            <w:tcW w:w="846" w:type="pct"/>
            <w:vAlign w:val="bottom"/>
            <w:tcPrChange w:id="5616" w:author="Thu Huyen Tran" w:date="2024-05-17T20:43:00Z" w16du:dateUtc="2024-05-17T13:43:00Z">
              <w:tcPr>
                <w:tcW w:w="846" w:type="pct"/>
                <w:vAlign w:val="bottom"/>
              </w:tcPr>
            </w:tcPrChange>
          </w:tcPr>
          <w:p w14:paraId="2AE10AE3" w14:textId="742BE1F3" w:rsidR="00F044B1" w:rsidRPr="00137BA0" w:rsidRDefault="00F044B1" w:rsidP="00F044B1">
            <w:pPr>
              <w:tabs>
                <w:tab w:val="left" w:pos="1847"/>
              </w:tabs>
              <w:spacing w:beforeLines="40" w:before="96" w:afterLines="40" w:after="96"/>
              <w:ind w:right="-30"/>
              <w:jc w:val="center"/>
              <w:rPr>
                <w:sz w:val="22"/>
                <w:lang w:val="en-US"/>
              </w:rPr>
            </w:pPr>
            <w:ins w:id="5617" w:author="Thu Huyen Tran" w:date="2024-05-17T20:43:00Z" w16du:dateUtc="2024-05-17T13:43:00Z">
              <w:r w:rsidRPr="00137BA0">
                <w:rPr>
                  <w:sz w:val="22"/>
                  <w:rPrChange w:id="5618" w:author="Huyen Tran Thu" w:date="2025-04-28T20:11:00Z" w16du:dateUtc="2025-04-28T13:11:00Z">
                    <w:rPr>
                      <w:rFonts w:ascii="Arial" w:hAnsi="Arial" w:cs="Arial"/>
                      <w:sz w:val="20"/>
                      <w:szCs w:val="20"/>
                    </w:rPr>
                  </w:rPrChange>
                </w:rPr>
                <w:t xml:space="preserve">3.870.091 </w:t>
              </w:r>
            </w:ins>
            <w:del w:id="5619" w:author="Thu Huyen Tran" w:date="2024-05-17T20:43:00Z" w16du:dateUtc="2024-05-17T13:43:00Z">
              <w:r w:rsidRPr="00137BA0" w:rsidDel="00D807F3">
                <w:rPr>
                  <w:sz w:val="22"/>
                </w:rPr>
                <w:delText xml:space="preserve">3.870.091 </w:delText>
              </w:r>
            </w:del>
          </w:p>
        </w:tc>
      </w:tr>
      <w:tr w:rsidR="00F044B1" w:rsidRPr="00137BA0" w14:paraId="62CF44A8" w14:textId="166B755E"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620"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621" w:author="Thu Huyen Tran" w:date="2024-05-17T20:43:00Z" w16du:dateUtc="2024-05-17T13:43:00Z">
            <w:trPr>
              <w:jc w:val="center"/>
            </w:trPr>
          </w:trPrChange>
        </w:trPr>
        <w:tc>
          <w:tcPr>
            <w:tcW w:w="357" w:type="pct"/>
            <w:vAlign w:val="center"/>
            <w:tcPrChange w:id="5622" w:author="Thu Huyen Tran" w:date="2024-05-17T20:43:00Z" w16du:dateUtc="2024-05-17T13:43:00Z">
              <w:tcPr>
                <w:tcW w:w="357" w:type="pct"/>
                <w:vAlign w:val="center"/>
              </w:tcPr>
            </w:tcPrChange>
          </w:tcPr>
          <w:p w14:paraId="441766EE" w14:textId="6DA3D96F" w:rsidR="00F044B1" w:rsidRPr="00137BA0" w:rsidRDefault="00F044B1" w:rsidP="00F044B1">
            <w:pPr>
              <w:spacing w:beforeLines="40" w:before="96" w:afterLines="40" w:after="96"/>
              <w:ind w:left="-58"/>
              <w:jc w:val="center"/>
              <w:rPr>
                <w:sz w:val="22"/>
                <w:lang w:val="en-US"/>
              </w:rPr>
            </w:pPr>
            <w:r w:rsidRPr="00137BA0">
              <w:rPr>
                <w:sz w:val="22"/>
              </w:rPr>
              <w:t>2001</w:t>
            </w:r>
          </w:p>
        </w:tc>
        <w:tc>
          <w:tcPr>
            <w:tcW w:w="873" w:type="pct"/>
            <w:vAlign w:val="bottom"/>
            <w:tcPrChange w:id="5623" w:author="Thu Huyen Tran" w:date="2024-05-17T20:43:00Z" w16du:dateUtc="2024-05-17T13:43:00Z">
              <w:tcPr>
                <w:tcW w:w="873" w:type="pct"/>
                <w:vAlign w:val="bottom"/>
              </w:tcPr>
            </w:tcPrChange>
          </w:tcPr>
          <w:p w14:paraId="50D4911A" w14:textId="761AE9EE" w:rsidR="00F044B1" w:rsidRPr="00137BA0" w:rsidRDefault="00F044B1" w:rsidP="00F044B1">
            <w:pPr>
              <w:tabs>
                <w:tab w:val="left" w:pos="1847"/>
              </w:tabs>
              <w:spacing w:beforeLines="40" w:before="96" w:afterLines="40" w:after="96"/>
              <w:ind w:right="-30"/>
              <w:jc w:val="center"/>
              <w:rPr>
                <w:sz w:val="22"/>
                <w:lang w:val="en-US"/>
              </w:rPr>
            </w:pPr>
            <w:ins w:id="5624" w:author="Thu Huyen Tran" w:date="2024-05-17T20:42:00Z" w16du:dateUtc="2024-05-17T13:42:00Z">
              <w:r w:rsidRPr="00137BA0">
                <w:rPr>
                  <w:sz w:val="22"/>
                  <w:rPrChange w:id="5625" w:author="Huyen Tran Thu" w:date="2025-04-28T20:11:00Z" w16du:dateUtc="2025-04-28T13:11:00Z">
                    <w:rPr>
                      <w:rFonts w:ascii="Arial" w:hAnsi="Arial" w:cs="Arial"/>
                      <w:sz w:val="20"/>
                      <w:szCs w:val="20"/>
                    </w:rPr>
                  </w:rPrChange>
                </w:rPr>
                <w:t xml:space="preserve">59.321.400 </w:t>
              </w:r>
            </w:ins>
            <w:del w:id="5626" w:author="Thu Huyen Tran" w:date="2024-05-17T20:42:00Z" w16du:dateUtc="2024-05-17T13:42:00Z">
              <w:r w:rsidRPr="00137BA0" w:rsidDel="0003475F">
                <w:rPr>
                  <w:sz w:val="22"/>
                </w:rPr>
                <w:delText xml:space="preserve">59.321.400 </w:delText>
              </w:r>
            </w:del>
          </w:p>
        </w:tc>
        <w:tc>
          <w:tcPr>
            <w:tcW w:w="1104" w:type="pct"/>
            <w:vAlign w:val="bottom"/>
            <w:tcPrChange w:id="5627" w:author="Thu Huyen Tran" w:date="2024-05-17T20:43:00Z" w16du:dateUtc="2024-05-17T13:43:00Z">
              <w:tcPr>
                <w:tcW w:w="1104" w:type="pct"/>
              </w:tcPr>
            </w:tcPrChange>
          </w:tcPr>
          <w:p w14:paraId="05CF67B8" w14:textId="3CF4530F" w:rsidR="00F044B1" w:rsidRPr="00137BA0" w:rsidRDefault="00F044B1" w:rsidP="00F044B1">
            <w:pPr>
              <w:tabs>
                <w:tab w:val="left" w:pos="1862"/>
              </w:tabs>
              <w:spacing w:beforeLines="40" w:before="96" w:afterLines="40" w:after="96"/>
              <w:jc w:val="center"/>
              <w:rPr>
                <w:sz w:val="22"/>
                <w:lang w:val="en-US"/>
              </w:rPr>
            </w:pPr>
            <w:ins w:id="5628" w:author="Thu Huyen Tran" w:date="2024-05-17T20:42:00Z" w16du:dateUtc="2024-05-17T13:42:00Z">
              <w:r w:rsidRPr="00137BA0">
                <w:rPr>
                  <w:sz w:val="22"/>
                  <w:rPrChange w:id="5629" w:author="Huyen Tran Thu" w:date="2025-04-28T20:11:00Z" w16du:dateUtc="2025-04-28T13:11:00Z">
                    <w:rPr>
                      <w:rFonts w:ascii="Arial" w:hAnsi="Arial" w:cs="Arial"/>
                      <w:sz w:val="20"/>
                      <w:szCs w:val="20"/>
                    </w:rPr>
                  </w:rPrChange>
                </w:rPr>
                <w:t xml:space="preserve">0,30 </w:t>
              </w:r>
            </w:ins>
            <w:del w:id="5630" w:author="Thu Huyen Tran" w:date="2024-05-17T20:42:00Z" w16du:dateUtc="2024-05-17T13:42:00Z">
              <w:r w:rsidRPr="00137BA0" w:rsidDel="005642DF">
                <w:rPr>
                  <w:sz w:val="22"/>
                </w:rPr>
                <w:delText xml:space="preserve">0,30 </w:delText>
              </w:r>
            </w:del>
          </w:p>
        </w:tc>
        <w:tc>
          <w:tcPr>
            <w:tcW w:w="742" w:type="pct"/>
            <w:vAlign w:val="bottom"/>
            <w:tcPrChange w:id="5631" w:author="Thu Huyen Tran" w:date="2024-05-17T20:43:00Z" w16du:dateUtc="2024-05-17T13:43:00Z">
              <w:tcPr>
                <w:tcW w:w="742" w:type="pct"/>
              </w:tcPr>
            </w:tcPrChange>
          </w:tcPr>
          <w:p w14:paraId="00CAA616" w14:textId="61FE811D" w:rsidR="00F044B1" w:rsidRPr="00137BA0" w:rsidRDefault="00F044B1" w:rsidP="00F044B1">
            <w:pPr>
              <w:tabs>
                <w:tab w:val="left" w:pos="2524"/>
              </w:tabs>
              <w:spacing w:beforeLines="40" w:before="96" w:afterLines="40" w:after="96"/>
              <w:ind w:right="-12"/>
              <w:jc w:val="center"/>
              <w:rPr>
                <w:sz w:val="22"/>
                <w:lang w:val="en-US"/>
              </w:rPr>
            </w:pPr>
            <w:ins w:id="5632" w:author="Thu Huyen Tran" w:date="2024-05-17T20:43:00Z" w16du:dateUtc="2024-05-17T13:43:00Z">
              <w:r w:rsidRPr="00137BA0">
                <w:rPr>
                  <w:sz w:val="22"/>
                  <w:rPrChange w:id="5633" w:author="Huyen Tran Thu" w:date="2025-04-28T20:11:00Z" w16du:dateUtc="2025-04-28T13:11:00Z">
                    <w:rPr>
                      <w:rFonts w:ascii="Arial" w:hAnsi="Arial" w:cs="Arial"/>
                      <w:sz w:val="20"/>
                      <w:szCs w:val="20"/>
                    </w:rPr>
                  </w:rPrChange>
                </w:rPr>
                <w:t xml:space="preserve">40,00 </w:t>
              </w:r>
            </w:ins>
            <w:del w:id="5634" w:author="Thu Huyen Tran" w:date="2024-05-17T20:42:00Z" w16du:dateUtc="2024-05-17T13:42:00Z">
              <w:r w:rsidRPr="00137BA0" w:rsidDel="000448A9">
                <w:rPr>
                  <w:sz w:val="22"/>
                </w:rPr>
                <w:delText>40,0</w:delText>
              </w:r>
            </w:del>
          </w:p>
        </w:tc>
        <w:tc>
          <w:tcPr>
            <w:tcW w:w="1078" w:type="pct"/>
            <w:vAlign w:val="bottom"/>
            <w:tcPrChange w:id="5635" w:author="Thu Huyen Tran" w:date="2024-05-17T20:43:00Z" w16du:dateUtc="2024-05-17T13:43:00Z">
              <w:tcPr>
                <w:tcW w:w="1078" w:type="pct"/>
              </w:tcPr>
            </w:tcPrChange>
          </w:tcPr>
          <w:p w14:paraId="79523BDB" w14:textId="3FB64683" w:rsidR="00F044B1" w:rsidRPr="00137BA0" w:rsidRDefault="00F044B1" w:rsidP="00F044B1">
            <w:pPr>
              <w:tabs>
                <w:tab w:val="left" w:pos="1847"/>
              </w:tabs>
              <w:spacing w:beforeLines="40" w:before="96" w:afterLines="40" w:after="96"/>
              <w:ind w:right="-30"/>
              <w:jc w:val="center"/>
              <w:rPr>
                <w:sz w:val="22"/>
                <w:lang w:val="en-US"/>
              </w:rPr>
            </w:pPr>
            <w:ins w:id="5636" w:author="Thu Huyen Tran" w:date="2024-05-17T20:43:00Z" w16du:dateUtc="2024-05-17T13:43:00Z">
              <w:r w:rsidRPr="00137BA0">
                <w:rPr>
                  <w:sz w:val="22"/>
                  <w:rPrChange w:id="5637" w:author="Huyen Tran Thu" w:date="2025-04-28T20:11:00Z" w16du:dateUtc="2025-04-28T13:11:00Z">
                    <w:rPr>
                      <w:rFonts w:ascii="Arial" w:hAnsi="Arial" w:cs="Arial"/>
                      <w:sz w:val="20"/>
                      <w:szCs w:val="20"/>
                    </w:rPr>
                  </w:rPrChange>
                </w:rPr>
                <w:t xml:space="preserve">2.598.277 </w:t>
              </w:r>
            </w:ins>
            <w:del w:id="5638" w:author="Thu Huyen Tran" w:date="2024-05-17T20:43:00Z" w16du:dateUtc="2024-05-17T13:43:00Z">
              <w:r w:rsidRPr="00137BA0" w:rsidDel="00CA6B08">
                <w:rPr>
                  <w:sz w:val="22"/>
                </w:rPr>
                <w:delText xml:space="preserve">2.598.277 </w:delText>
              </w:r>
            </w:del>
          </w:p>
        </w:tc>
        <w:tc>
          <w:tcPr>
            <w:tcW w:w="846" w:type="pct"/>
            <w:vAlign w:val="bottom"/>
            <w:tcPrChange w:id="5639" w:author="Thu Huyen Tran" w:date="2024-05-17T20:43:00Z" w16du:dateUtc="2024-05-17T13:43:00Z">
              <w:tcPr>
                <w:tcW w:w="846" w:type="pct"/>
                <w:vAlign w:val="bottom"/>
              </w:tcPr>
            </w:tcPrChange>
          </w:tcPr>
          <w:p w14:paraId="338254E4" w14:textId="48AAD61C" w:rsidR="00F044B1" w:rsidRPr="00137BA0" w:rsidRDefault="00F044B1" w:rsidP="00F044B1">
            <w:pPr>
              <w:tabs>
                <w:tab w:val="left" w:pos="1847"/>
              </w:tabs>
              <w:spacing w:beforeLines="40" w:before="96" w:afterLines="40" w:after="96"/>
              <w:ind w:right="-30"/>
              <w:jc w:val="center"/>
              <w:rPr>
                <w:sz w:val="22"/>
                <w:lang w:val="en-US"/>
              </w:rPr>
            </w:pPr>
            <w:ins w:id="5640" w:author="Thu Huyen Tran" w:date="2024-05-17T20:43:00Z" w16du:dateUtc="2024-05-17T13:43:00Z">
              <w:r w:rsidRPr="00137BA0">
                <w:rPr>
                  <w:sz w:val="22"/>
                  <w:rPrChange w:id="5641" w:author="Huyen Tran Thu" w:date="2025-04-28T20:11:00Z" w16du:dateUtc="2025-04-28T13:11:00Z">
                    <w:rPr>
                      <w:rFonts w:ascii="Arial" w:hAnsi="Arial" w:cs="Arial"/>
                      <w:sz w:val="20"/>
                      <w:szCs w:val="20"/>
                    </w:rPr>
                  </w:rPrChange>
                </w:rPr>
                <w:t xml:space="preserve">3.897.416 </w:t>
              </w:r>
            </w:ins>
            <w:del w:id="5642" w:author="Thu Huyen Tran" w:date="2024-05-17T20:43:00Z" w16du:dateUtc="2024-05-17T13:43:00Z">
              <w:r w:rsidRPr="00137BA0" w:rsidDel="00D807F3">
                <w:rPr>
                  <w:sz w:val="22"/>
                </w:rPr>
                <w:delText xml:space="preserve">3.897.416 </w:delText>
              </w:r>
            </w:del>
          </w:p>
        </w:tc>
      </w:tr>
      <w:tr w:rsidR="00F044B1" w:rsidRPr="00137BA0" w14:paraId="0465BFB7" w14:textId="29FF7C15"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643"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644" w:author="Thu Huyen Tran" w:date="2024-05-17T20:43:00Z" w16du:dateUtc="2024-05-17T13:43:00Z">
            <w:trPr>
              <w:jc w:val="center"/>
            </w:trPr>
          </w:trPrChange>
        </w:trPr>
        <w:tc>
          <w:tcPr>
            <w:tcW w:w="357" w:type="pct"/>
            <w:vAlign w:val="center"/>
            <w:tcPrChange w:id="5645" w:author="Thu Huyen Tran" w:date="2024-05-17T20:43:00Z" w16du:dateUtc="2024-05-17T13:43:00Z">
              <w:tcPr>
                <w:tcW w:w="357" w:type="pct"/>
                <w:vAlign w:val="center"/>
              </w:tcPr>
            </w:tcPrChange>
          </w:tcPr>
          <w:p w14:paraId="4489CF67" w14:textId="0ED31B00" w:rsidR="00F044B1" w:rsidRPr="00137BA0" w:rsidRDefault="00F044B1" w:rsidP="00F044B1">
            <w:pPr>
              <w:spacing w:beforeLines="40" w:before="96" w:afterLines="40" w:after="96"/>
              <w:ind w:left="-58"/>
              <w:jc w:val="center"/>
              <w:rPr>
                <w:sz w:val="22"/>
                <w:lang w:val="en-US"/>
              </w:rPr>
            </w:pPr>
            <w:r w:rsidRPr="00137BA0">
              <w:rPr>
                <w:sz w:val="22"/>
              </w:rPr>
              <w:t>2002</w:t>
            </w:r>
          </w:p>
        </w:tc>
        <w:tc>
          <w:tcPr>
            <w:tcW w:w="873" w:type="pct"/>
            <w:vAlign w:val="bottom"/>
            <w:tcPrChange w:id="5646" w:author="Thu Huyen Tran" w:date="2024-05-17T20:43:00Z" w16du:dateUtc="2024-05-17T13:43:00Z">
              <w:tcPr>
                <w:tcW w:w="873" w:type="pct"/>
                <w:vAlign w:val="bottom"/>
              </w:tcPr>
            </w:tcPrChange>
          </w:tcPr>
          <w:p w14:paraId="75E66B3F" w14:textId="23EE4D40" w:rsidR="00F044B1" w:rsidRPr="00137BA0" w:rsidRDefault="00F044B1" w:rsidP="00F044B1">
            <w:pPr>
              <w:tabs>
                <w:tab w:val="left" w:pos="1847"/>
              </w:tabs>
              <w:spacing w:beforeLines="40" w:before="96" w:afterLines="40" w:after="96"/>
              <w:ind w:right="-30"/>
              <w:jc w:val="center"/>
              <w:rPr>
                <w:sz w:val="22"/>
                <w:lang w:val="en-US"/>
              </w:rPr>
            </w:pPr>
            <w:ins w:id="5647" w:author="Thu Huyen Tran" w:date="2024-05-17T20:42:00Z" w16du:dateUtc="2024-05-17T13:42:00Z">
              <w:r w:rsidRPr="00137BA0">
                <w:rPr>
                  <w:sz w:val="22"/>
                  <w:rPrChange w:id="5648" w:author="Huyen Tran Thu" w:date="2025-04-28T20:11:00Z" w16du:dateUtc="2025-04-28T13:11:00Z">
                    <w:rPr>
                      <w:rFonts w:ascii="Arial" w:hAnsi="Arial" w:cs="Arial"/>
                      <w:sz w:val="20"/>
                      <w:szCs w:val="20"/>
                    </w:rPr>
                  </w:rPrChange>
                </w:rPr>
                <w:t xml:space="preserve">59.664.500 </w:t>
              </w:r>
            </w:ins>
            <w:del w:id="5649" w:author="Thu Huyen Tran" w:date="2024-05-17T20:42:00Z" w16du:dateUtc="2024-05-17T13:42:00Z">
              <w:r w:rsidRPr="00137BA0" w:rsidDel="0003475F">
                <w:rPr>
                  <w:sz w:val="22"/>
                </w:rPr>
                <w:delText xml:space="preserve">59.664.500 </w:delText>
              </w:r>
            </w:del>
          </w:p>
        </w:tc>
        <w:tc>
          <w:tcPr>
            <w:tcW w:w="1104" w:type="pct"/>
            <w:vAlign w:val="bottom"/>
            <w:tcPrChange w:id="5650" w:author="Thu Huyen Tran" w:date="2024-05-17T20:43:00Z" w16du:dateUtc="2024-05-17T13:43:00Z">
              <w:tcPr>
                <w:tcW w:w="1104" w:type="pct"/>
              </w:tcPr>
            </w:tcPrChange>
          </w:tcPr>
          <w:p w14:paraId="23AD3F02" w14:textId="5618CE8F" w:rsidR="00F044B1" w:rsidRPr="00137BA0" w:rsidRDefault="00F044B1" w:rsidP="00F044B1">
            <w:pPr>
              <w:tabs>
                <w:tab w:val="left" w:pos="1862"/>
              </w:tabs>
              <w:spacing w:beforeLines="40" w:before="96" w:afterLines="40" w:after="96"/>
              <w:jc w:val="center"/>
              <w:rPr>
                <w:sz w:val="22"/>
                <w:lang w:val="en-US"/>
              </w:rPr>
            </w:pPr>
            <w:ins w:id="5651" w:author="Thu Huyen Tran" w:date="2024-05-17T20:42:00Z" w16du:dateUtc="2024-05-17T13:42:00Z">
              <w:r w:rsidRPr="00137BA0">
                <w:rPr>
                  <w:sz w:val="22"/>
                  <w:rPrChange w:id="5652" w:author="Huyen Tran Thu" w:date="2025-04-28T20:11:00Z" w16du:dateUtc="2025-04-28T13:11:00Z">
                    <w:rPr>
                      <w:rFonts w:ascii="Arial" w:hAnsi="Arial" w:cs="Arial"/>
                      <w:sz w:val="20"/>
                      <w:szCs w:val="20"/>
                    </w:rPr>
                  </w:rPrChange>
                </w:rPr>
                <w:t xml:space="preserve">0,30 </w:t>
              </w:r>
            </w:ins>
            <w:del w:id="5653" w:author="Thu Huyen Tran" w:date="2024-05-17T20:42:00Z" w16du:dateUtc="2024-05-17T13:42:00Z">
              <w:r w:rsidRPr="00137BA0" w:rsidDel="005642DF">
                <w:rPr>
                  <w:sz w:val="22"/>
                </w:rPr>
                <w:delText xml:space="preserve">0,30 </w:delText>
              </w:r>
            </w:del>
          </w:p>
        </w:tc>
        <w:tc>
          <w:tcPr>
            <w:tcW w:w="742" w:type="pct"/>
            <w:vAlign w:val="bottom"/>
            <w:tcPrChange w:id="5654" w:author="Thu Huyen Tran" w:date="2024-05-17T20:43:00Z" w16du:dateUtc="2024-05-17T13:43:00Z">
              <w:tcPr>
                <w:tcW w:w="742" w:type="pct"/>
              </w:tcPr>
            </w:tcPrChange>
          </w:tcPr>
          <w:p w14:paraId="4856F197" w14:textId="18122B49" w:rsidR="00F044B1" w:rsidRPr="00137BA0" w:rsidRDefault="00F044B1" w:rsidP="00F044B1">
            <w:pPr>
              <w:tabs>
                <w:tab w:val="left" w:pos="2524"/>
              </w:tabs>
              <w:spacing w:beforeLines="40" w:before="96" w:afterLines="40" w:after="96"/>
              <w:ind w:right="-12"/>
              <w:jc w:val="center"/>
              <w:rPr>
                <w:sz w:val="22"/>
                <w:lang w:val="en-US"/>
              </w:rPr>
            </w:pPr>
            <w:ins w:id="5655" w:author="Thu Huyen Tran" w:date="2024-05-17T20:43:00Z" w16du:dateUtc="2024-05-17T13:43:00Z">
              <w:r w:rsidRPr="00137BA0">
                <w:rPr>
                  <w:sz w:val="22"/>
                  <w:rPrChange w:id="5656" w:author="Huyen Tran Thu" w:date="2025-04-28T20:11:00Z" w16du:dateUtc="2025-04-28T13:11:00Z">
                    <w:rPr>
                      <w:rFonts w:ascii="Arial" w:hAnsi="Arial" w:cs="Arial"/>
                      <w:sz w:val="20"/>
                      <w:szCs w:val="20"/>
                    </w:rPr>
                  </w:rPrChange>
                </w:rPr>
                <w:t xml:space="preserve">40,00 </w:t>
              </w:r>
            </w:ins>
            <w:del w:id="5657" w:author="Thu Huyen Tran" w:date="2024-05-17T20:42:00Z" w16du:dateUtc="2024-05-17T13:42:00Z">
              <w:r w:rsidRPr="00137BA0" w:rsidDel="000448A9">
                <w:rPr>
                  <w:sz w:val="22"/>
                </w:rPr>
                <w:delText>40,0</w:delText>
              </w:r>
            </w:del>
          </w:p>
        </w:tc>
        <w:tc>
          <w:tcPr>
            <w:tcW w:w="1078" w:type="pct"/>
            <w:vAlign w:val="bottom"/>
            <w:tcPrChange w:id="5658" w:author="Thu Huyen Tran" w:date="2024-05-17T20:43:00Z" w16du:dateUtc="2024-05-17T13:43:00Z">
              <w:tcPr>
                <w:tcW w:w="1078" w:type="pct"/>
              </w:tcPr>
            </w:tcPrChange>
          </w:tcPr>
          <w:p w14:paraId="4A7EFABB" w14:textId="18562563" w:rsidR="00F044B1" w:rsidRPr="00137BA0" w:rsidRDefault="00F044B1" w:rsidP="00F044B1">
            <w:pPr>
              <w:tabs>
                <w:tab w:val="left" w:pos="1847"/>
              </w:tabs>
              <w:spacing w:beforeLines="40" w:before="96" w:afterLines="40" w:after="96"/>
              <w:ind w:right="-30"/>
              <w:jc w:val="center"/>
              <w:rPr>
                <w:sz w:val="22"/>
                <w:lang w:val="en-US"/>
              </w:rPr>
            </w:pPr>
            <w:ins w:id="5659" w:author="Thu Huyen Tran" w:date="2024-05-17T20:43:00Z" w16du:dateUtc="2024-05-17T13:43:00Z">
              <w:r w:rsidRPr="00137BA0">
                <w:rPr>
                  <w:sz w:val="22"/>
                  <w:rPrChange w:id="5660" w:author="Huyen Tran Thu" w:date="2025-04-28T20:11:00Z" w16du:dateUtc="2025-04-28T13:11:00Z">
                    <w:rPr>
                      <w:rFonts w:ascii="Arial" w:hAnsi="Arial" w:cs="Arial"/>
                      <w:sz w:val="20"/>
                      <w:szCs w:val="20"/>
                    </w:rPr>
                  </w:rPrChange>
                </w:rPr>
                <w:t xml:space="preserve">2.613.305 </w:t>
              </w:r>
            </w:ins>
            <w:del w:id="5661" w:author="Thu Huyen Tran" w:date="2024-05-17T20:43:00Z" w16du:dateUtc="2024-05-17T13:43:00Z">
              <w:r w:rsidRPr="00137BA0" w:rsidDel="00CA6B08">
                <w:rPr>
                  <w:sz w:val="22"/>
                </w:rPr>
                <w:delText xml:space="preserve">2.613.305 </w:delText>
              </w:r>
            </w:del>
          </w:p>
        </w:tc>
        <w:tc>
          <w:tcPr>
            <w:tcW w:w="846" w:type="pct"/>
            <w:vAlign w:val="bottom"/>
            <w:tcPrChange w:id="5662" w:author="Thu Huyen Tran" w:date="2024-05-17T20:43:00Z" w16du:dateUtc="2024-05-17T13:43:00Z">
              <w:tcPr>
                <w:tcW w:w="846" w:type="pct"/>
                <w:vAlign w:val="bottom"/>
              </w:tcPr>
            </w:tcPrChange>
          </w:tcPr>
          <w:p w14:paraId="4947EF85" w14:textId="4DF61FFB" w:rsidR="00F044B1" w:rsidRPr="00137BA0" w:rsidRDefault="00F044B1" w:rsidP="00F044B1">
            <w:pPr>
              <w:tabs>
                <w:tab w:val="left" w:pos="1847"/>
              </w:tabs>
              <w:spacing w:beforeLines="40" w:before="96" w:afterLines="40" w:after="96"/>
              <w:ind w:right="-30"/>
              <w:jc w:val="center"/>
              <w:rPr>
                <w:sz w:val="22"/>
                <w:lang w:val="en-US"/>
              </w:rPr>
            </w:pPr>
            <w:ins w:id="5663" w:author="Thu Huyen Tran" w:date="2024-05-17T20:43:00Z" w16du:dateUtc="2024-05-17T13:43:00Z">
              <w:r w:rsidRPr="00137BA0">
                <w:rPr>
                  <w:sz w:val="22"/>
                  <w:rPrChange w:id="5664" w:author="Huyen Tran Thu" w:date="2025-04-28T20:11:00Z" w16du:dateUtc="2025-04-28T13:11:00Z">
                    <w:rPr>
                      <w:rFonts w:ascii="Arial" w:hAnsi="Arial" w:cs="Arial"/>
                      <w:sz w:val="20"/>
                      <w:szCs w:val="20"/>
                    </w:rPr>
                  </w:rPrChange>
                </w:rPr>
                <w:t xml:space="preserve">3.919.958 </w:t>
              </w:r>
            </w:ins>
            <w:del w:id="5665" w:author="Thu Huyen Tran" w:date="2024-05-17T20:43:00Z" w16du:dateUtc="2024-05-17T13:43:00Z">
              <w:r w:rsidRPr="00137BA0" w:rsidDel="00D807F3">
                <w:rPr>
                  <w:sz w:val="22"/>
                </w:rPr>
                <w:delText xml:space="preserve">3.919.958 </w:delText>
              </w:r>
            </w:del>
          </w:p>
        </w:tc>
      </w:tr>
      <w:tr w:rsidR="00F044B1" w:rsidRPr="00137BA0" w14:paraId="27B0B518" w14:textId="67BC9C81"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666"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667" w:author="Thu Huyen Tran" w:date="2024-05-17T20:43:00Z" w16du:dateUtc="2024-05-17T13:43:00Z">
            <w:trPr>
              <w:jc w:val="center"/>
            </w:trPr>
          </w:trPrChange>
        </w:trPr>
        <w:tc>
          <w:tcPr>
            <w:tcW w:w="357" w:type="pct"/>
            <w:vAlign w:val="center"/>
            <w:tcPrChange w:id="5668" w:author="Thu Huyen Tran" w:date="2024-05-17T20:43:00Z" w16du:dateUtc="2024-05-17T13:43:00Z">
              <w:tcPr>
                <w:tcW w:w="357" w:type="pct"/>
                <w:vAlign w:val="center"/>
              </w:tcPr>
            </w:tcPrChange>
          </w:tcPr>
          <w:p w14:paraId="4E78728C" w14:textId="4EF185FA" w:rsidR="00F044B1" w:rsidRPr="00137BA0" w:rsidRDefault="00F044B1" w:rsidP="00F044B1">
            <w:pPr>
              <w:spacing w:beforeLines="40" w:before="96" w:afterLines="40" w:after="96"/>
              <w:ind w:left="-58"/>
              <w:jc w:val="center"/>
              <w:rPr>
                <w:sz w:val="22"/>
                <w:lang w:val="en-US"/>
              </w:rPr>
            </w:pPr>
            <w:r w:rsidRPr="00137BA0">
              <w:rPr>
                <w:sz w:val="22"/>
              </w:rPr>
              <w:t>2003</w:t>
            </w:r>
          </w:p>
        </w:tc>
        <w:tc>
          <w:tcPr>
            <w:tcW w:w="873" w:type="pct"/>
            <w:vAlign w:val="bottom"/>
            <w:tcPrChange w:id="5669" w:author="Thu Huyen Tran" w:date="2024-05-17T20:43:00Z" w16du:dateUtc="2024-05-17T13:43:00Z">
              <w:tcPr>
                <w:tcW w:w="873" w:type="pct"/>
                <w:vAlign w:val="bottom"/>
              </w:tcPr>
            </w:tcPrChange>
          </w:tcPr>
          <w:p w14:paraId="7DCF3EFF" w14:textId="5B955832" w:rsidR="00F044B1" w:rsidRPr="00137BA0" w:rsidRDefault="00F044B1" w:rsidP="00F044B1">
            <w:pPr>
              <w:tabs>
                <w:tab w:val="left" w:pos="1847"/>
              </w:tabs>
              <w:spacing w:beforeLines="40" w:before="96" w:afterLines="40" w:after="96"/>
              <w:ind w:right="-30"/>
              <w:jc w:val="center"/>
              <w:rPr>
                <w:sz w:val="22"/>
                <w:lang w:val="en-US"/>
              </w:rPr>
            </w:pPr>
            <w:ins w:id="5670" w:author="Thu Huyen Tran" w:date="2024-05-17T20:42:00Z" w16du:dateUtc="2024-05-17T13:42:00Z">
              <w:r w:rsidRPr="00137BA0">
                <w:rPr>
                  <w:sz w:val="22"/>
                  <w:rPrChange w:id="5671" w:author="Huyen Tran Thu" w:date="2025-04-28T20:11:00Z" w16du:dateUtc="2025-04-28T13:11:00Z">
                    <w:rPr>
                      <w:rFonts w:ascii="Arial" w:hAnsi="Arial" w:cs="Arial"/>
                      <w:sz w:val="20"/>
                      <w:szCs w:val="20"/>
                    </w:rPr>
                  </w:rPrChange>
                </w:rPr>
                <w:t xml:space="preserve">59.742.400 </w:t>
              </w:r>
            </w:ins>
            <w:del w:id="5672" w:author="Thu Huyen Tran" w:date="2024-05-17T20:42:00Z" w16du:dateUtc="2024-05-17T13:42:00Z">
              <w:r w:rsidRPr="00137BA0" w:rsidDel="0003475F">
                <w:rPr>
                  <w:sz w:val="22"/>
                </w:rPr>
                <w:delText xml:space="preserve">59.742.400 </w:delText>
              </w:r>
            </w:del>
          </w:p>
        </w:tc>
        <w:tc>
          <w:tcPr>
            <w:tcW w:w="1104" w:type="pct"/>
            <w:vAlign w:val="bottom"/>
            <w:tcPrChange w:id="5673" w:author="Thu Huyen Tran" w:date="2024-05-17T20:43:00Z" w16du:dateUtc="2024-05-17T13:43:00Z">
              <w:tcPr>
                <w:tcW w:w="1104" w:type="pct"/>
              </w:tcPr>
            </w:tcPrChange>
          </w:tcPr>
          <w:p w14:paraId="12B0AA2F" w14:textId="29F1F1F6" w:rsidR="00F044B1" w:rsidRPr="00137BA0" w:rsidRDefault="00F044B1" w:rsidP="00F044B1">
            <w:pPr>
              <w:tabs>
                <w:tab w:val="left" w:pos="1862"/>
              </w:tabs>
              <w:spacing w:beforeLines="40" w:before="96" w:afterLines="40" w:after="96"/>
              <w:jc w:val="center"/>
              <w:rPr>
                <w:sz w:val="22"/>
                <w:lang w:val="en-US"/>
              </w:rPr>
            </w:pPr>
            <w:ins w:id="5674" w:author="Thu Huyen Tran" w:date="2024-05-17T20:42:00Z" w16du:dateUtc="2024-05-17T13:42:00Z">
              <w:r w:rsidRPr="00137BA0">
                <w:rPr>
                  <w:sz w:val="22"/>
                  <w:rPrChange w:id="5675" w:author="Huyen Tran Thu" w:date="2025-04-28T20:11:00Z" w16du:dateUtc="2025-04-28T13:11:00Z">
                    <w:rPr>
                      <w:rFonts w:ascii="Arial" w:hAnsi="Arial" w:cs="Arial"/>
                      <w:sz w:val="20"/>
                      <w:szCs w:val="20"/>
                    </w:rPr>
                  </w:rPrChange>
                </w:rPr>
                <w:t xml:space="preserve">0,30 </w:t>
              </w:r>
            </w:ins>
            <w:del w:id="5676" w:author="Thu Huyen Tran" w:date="2024-05-17T20:42:00Z" w16du:dateUtc="2024-05-17T13:42:00Z">
              <w:r w:rsidRPr="00137BA0" w:rsidDel="005642DF">
                <w:rPr>
                  <w:sz w:val="22"/>
                </w:rPr>
                <w:delText xml:space="preserve">0,30 </w:delText>
              </w:r>
            </w:del>
          </w:p>
        </w:tc>
        <w:tc>
          <w:tcPr>
            <w:tcW w:w="742" w:type="pct"/>
            <w:vAlign w:val="bottom"/>
            <w:tcPrChange w:id="5677" w:author="Thu Huyen Tran" w:date="2024-05-17T20:43:00Z" w16du:dateUtc="2024-05-17T13:43:00Z">
              <w:tcPr>
                <w:tcW w:w="742" w:type="pct"/>
              </w:tcPr>
            </w:tcPrChange>
          </w:tcPr>
          <w:p w14:paraId="1E7D9622" w14:textId="599686F7" w:rsidR="00F044B1" w:rsidRPr="00137BA0" w:rsidRDefault="00F044B1" w:rsidP="00F044B1">
            <w:pPr>
              <w:tabs>
                <w:tab w:val="left" w:pos="2524"/>
              </w:tabs>
              <w:spacing w:beforeLines="40" w:before="96" w:afterLines="40" w:after="96"/>
              <w:ind w:right="-12"/>
              <w:jc w:val="center"/>
              <w:rPr>
                <w:sz w:val="22"/>
                <w:lang w:val="en-US"/>
              </w:rPr>
            </w:pPr>
            <w:ins w:id="5678" w:author="Thu Huyen Tran" w:date="2024-05-17T20:43:00Z" w16du:dateUtc="2024-05-17T13:43:00Z">
              <w:r w:rsidRPr="00137BA0">
                <w:rPr>
                  <w:sz w:val="22"/>
                  <w:rPrChange w:id="5679" w:author="Huyen Tran Thu" w:date="2025-04-28T20:11:00Z" w16du:dateUtc="2025-04-28T13:11:00Z">
                    <w:rPr>
                      <w:rFonts w:ascii="Arial" w:hAnsi="Arial" w:cs="Arial"/>
                      <w:sz w:val="20"/>
                      <w:szCs w:val="20"/>
                    </w:rPr>
                  </w:rPrChange>
                </w:rPr>
                <w:t xml:space="preserve">40,00 </w:t>
              </w:r>
            </w:ins>
            <w:del w:id="5680" w:author="Thu Huyen Tran" w:date="2024-05-17T20:42:00Z" w16du:dateUtc="2024-05-17T13:42:00Z">
              <w:r w:rsidRPr="00137BA0" w:rsidDel="000448A9">
                <w:rPr>
                  <w:sz w:val="22"/>
                </w:rPr>
                <w:delText>40,0</w:delText>
              </w:r>
            </w:del>
          </w:p>
        </w:tc>
        <w:tc>
          <w:tcPr>
            <w:tcW w:w="1078" w:type="pct"/>
            <w:vAlign w:val="bottom"/>
            <w:tcPrChange w:id="5681" w:author="Thu Huyen Tran" w:date="2024-05-17T20:43:00Z" w16du:dateUtc="2024-05-17T13:43:00Z">
              <w:tcPr>
                <w:tcW w:w="1078" w:type="pct"/>
              </w:tcPr>
            </w:tcPrChange>
          </w:tcPr>
          <w:p w14:paraId="52F54DA6" w14:textId="5DA74D59" w:rsidR="00F044B1" w:rsidRPr="00137BA0" w:rsidRDefault="00F044B1" w:rsidP="00F044B1">
            <w:pPr>
              <w:tabs>
                <w:tab w:val="left" w:pos="1847"/>
              </w:tabs>
              <w:spacing w:beforeLines="40" w:before="96" w:afterLines="40" w:after="96"/>
              <w:ind w:right="-30"/>
              <w:jc w:val="center"/>
              <w:rPr>
                <w:sz w:val="22"/>
                <w:lang w:val="en-US"/>
              </w:rPr>
            </w:pPr>
            <w:ins w:id="5682" w:author="Thu Huyen Tran" w:date="2024-05-17T20:43:00Z" w16du:dateUtc="2024-05-17T13:43:00Z">
              <w:r w:rsidRPr="00137BA0">
                <w:rPr>
                  <w:sz w:val="22"/>
                  <w:rPrChange w:id="5683" w:author="Huyen Tran Thu" w:date="2025-04-28T20:11:00Z" w16du:dateUtc="2025-04-28T13:11:00Z">
                    <w:rPr>
                      <w:rFonts w:ascii="Arial" w:hAnsi="Arial" w:cs="Arial"/>
                      <w:sz w:val="20"/>
                      <w:szCs w:val="20"/>
                    </w:rPr>
                  </w:rPrChange>
                </w:rPr>
                <w:t xml:space="preserve">2.616.717 </w:t>
              </w:r>
            </w:ins>
            <w:del w:id="5684" w:author="Thu Huyen Tran" w:date="2024-05-17T20:43:00Z" w16du:dateUtc="2024-05-17T13:43:00Z">
              <w:r w:rsidRPr="00137BA0" w:rsidDel="00CA6B08">
                <w:rPr>
                  <w:sz w:val="22"/>
                </w:rPr>
                <w:delText xml:space="preserve">2.616.717 </w:delText>
              </w:r>
            </w:del>
          </w:p>
        </w:tc>
        <w:tc>
          <w:tcPr>
            <w:tcW w:w="846" w:type="pct"/>
            <w:vAlign w:val="bottom"/>
            <w:tcPrChange w:id="5685" w:author="Thu Huyen Tran" w:date="2024-05-17T20:43:00Z" w16du:dateUtc="2024-05-17T13:43:00Z">
              <w:tcPr>
                <w:tcW w:w="846" w:type="pct"/>
                <w:vAlign w:val="bottom"/>
              </w:tcPr>
            </w:tcPrChange>
          </w:tcPr>
          <w:p w14:paraId="49CCDCE0" w14:textId="05CF6E20" w:rsidR="00F044B1" w:rsidRPr="00137BA0" w:rsidRDefault="00F044B1" w:rsidP="00F044B1">
            <w:pPr>
              <w:tabs>
                <w:tab w:val="left" w:pos="1847"/>
              </w:tabs>
              <w:spacing w:beforeLines="40" w:before="96" w:afterLines="40" w:after="96"/>
              <w:ind w:right="-30"/>
              <w:jc w:val="center"/>
              <w:rPr>
                <w:sz w:val="22"/>
                <w:lang w:val="en-US"/>
              </w:rPr>
            </w:pPr>
            <w:ins w:id="5686" w:author="Thu Huyen Tran" w:date="2024-05-17T20:43:00Z" w16du:dateUtc="2024-05-17T13:43:00Z">
              <w:r w:rsidRPr="00137BA0">
                <w:rPr>
                  <w:sz w:val="22"/>
                  <w:rPrChange w:id="5687" w:author="Huyen Tran Thu" w:date="2025-04-28T20:11:00Z" w16du:dateUtc="2025-04-28T13:11:00Z">
                    <w:rPr>
                      <w:rFonts w:ascii="Arial" w:hAnsi="Arial" w:cs="Arial"/>
                      <w:sz w:val="20"/>
                      <w:szCs w:val="20"/>
                    </w:rPr>
                  </w:rPrChange>
                </w:rPr>
                <w:t xml:space="preserve">3.925.076 </w:t>
              </w:r>
            </w:ins>
            <w:del w:id="5688" w:author="Thu Huyen Tran" w:date="2024-05-17T20:43:00Z" w16du:dateUtc="2024-05-17T13:43:00Z">
              <w:r w:rsidRPr="00137BA0" w:rsidDel="00D807F3">
                <w:rPr>
                  <w:sz w:val="22"/>
                </w:rPr>
                <w:delText xml:space="preserve">3.925.076 </w:delText>
              </w:r>
            </w:del>
          </w:p>
        </w:tc>
      </w:tr>
      <w:tr w:rsidR="00F044B1" w:rsidRPr="00137BA0" w14:paraId="2BF71AE0" w14:textId="53425950"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689"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690" w:author="Thu Huyen Tran" w:date="2024-05-17T20:43:00Z" w16du:dateUtc="2024-05-17T13:43:00Z">
            <w:trPr>
              <w:jc w:val="center"/>
            </w:trPr>
          </w:trPrChange>
        </w:trPr>
        <w:tc>
          <w:tcPr>
            <w:tcW w:w="357" w:type="pct"/>
            <w:vAlign w:val="center"/>
            <w:tcPrChange w:id="5691" w:author="Thu Huyen Tran" w:date="2024-05-17T20:43:00Z" w16du:dateUtc="2024-05-17T13:43:00Z">
              <w:tcPr>
                <w:tcW w:w="357" w:type="pct"/>
                <w:vAlign w:val="center"/>
              </w:tcPr>
            </w:tcPrChange>
          </w:tcPr>
          <w:p w14:paraId="412020C0" w14:textId="3AFB2EEF" w:rsidR="00F044B1" w:rsidRPr="00137BA0" w:rsidRDefault="00F044B1" w:rsidP="00F044B1">
            <w:pPr>
              <w:spacing w:beforeLines="40" w:before="96" w:afterLines="40" w:after="96"/>
              <w:ind w:left="-58"/>
              <w:jc w:val="center"/>
              <w:rPr>
                <w:sz w:val="22"/>
                <w:lang w:val="en-US"/>
              </w:rPr>
            </w:pPr>
            <w:r w:rsidRPr="00137BA0">
              <w:rPr>
                <w:sz w:val="22"/>
              </w:rPr>
              <w:t>2004</w:t>
            </w:r>
          </w:p>
        </w:tc>
        <w:tc>
          <w:tcPr>
            <w:tcW w:w="873" w:type="pct"/>
            <w:vAlign w:val="bottom"/>
            <w:tcPrChange w:id="5692" w:author="Thu Huyen Tran" w:date="2024-05-17T20:43:00Z" w16du:dateUtc="2024-05-17T13:43:00Z">
              <w:tcPr>
                <w:tcW w:w="873" w:type="pct"/>
                <w:vAlign w:val="bottom"/>
              </w:tcPr>
            </w:tcPrChange>
          </w:tcPr>
          <w:p w14:paraId="08954716" w14:textId="4B8B179A" w:rsidR="00F044B1" w:rsidRPr="00137BA0" w:rsidRDefault="00F044B1" w:rsidP="00F044B1">
            <w:pPr>
              <w:tabs>
                <w:tab w:val="left" w:pos="1847"/>
              </w:tabs>
              <w:spacing w:beforeLines="40" w:before="96" w:afterLines="40" w:after="96"/>
              <w:ind w:right="-30"/>
              <w:jc w:val="center"/>
              <w:rPr>
                <w:sz w:val="22"/>
                <w:lang w:val="en-US"/>
              </w:rPr>
            </w:pPr>
            <w:ins w:id="5693" w:author="Thu Huyen Tran" w:date="2024-05-17T20:42:00Z" w16du:dateUtc="2024-05-17T13:42:00Z">
              <w:r w:rsidRPr="00137BA0">
                <w:rPr>
                  <w:sz w:val="22"/>
                  <w:rPrChange w:id="5694" w:author="Huyen Tran Thu" w:date="2025-04-28T20:11:00Z" w16du:dateUtc="2025-04-28T13:11:00Z">
                    <w:rPr>
                      <w:rFonts w:ascii="Arial" w:hAnsi="Arial" w:cs="Arial"/>
                      <w:sz w:val="20"/>
                      <w:szCs w:val="20"/>
                    </w:rPr>
                  </w:rPrChange>
                </w:rPr>
                <w:t xml:space="preserve">59.835.200 </w:t>
              </w:r>
            </w:ins>
            <w:del w:id="5695" w:author="Thu Huyen Tran" w:date="2024-05-17T20:42:00Z" w16du:dateUtc="2024-05-17T13:42:00Z">
              <w:r w:rsidRPr="00137BA0" w:rsidDel="0003475F">
                <w:rPr>
                  <w:sz w:val="22"/>
                </w:rPr>
                <w:delText xml:space="preserve">59.835.200 </w:delText>
              </w:r>
            </w:del>
          </w:p>
        </w:tc>
        <w:tc>
          <w:tcPr>
            <w:tcW w:w="1104" w:type="pct"/>
            <w:vAlign w:val="bottom"/>
            <w:tcPrChange w:id="5696" w:author="Thu Huyen Tran" w:date="2024-05-17T20:43:00Z" w16du:dateUtc="2024-05-17T13:43:00Z">
              <w:tcPr>
                <w:tcW w:w="1104" w:type="pct"/>
              </w:tcPr>
            </w:tcPrChange>
          </w:tcPr>
          <w:p w14:paraId="61D4C898" w14:textId="360CC6A6" w:rsidR="00F044B1" w:rsidRPr="00137BA0" w:rsidRDefault="00F044B1" w:rsidP="00F044B1">
            <w:pPr>
              <w:tabs>
                <w:tab w:val="left" w:pos="1862"/>
              </w:tabs>
              <w:spacing w:beforeLines="40" w:before="96" w:afterLines="40" w:after="96"/>
              <w:jc w:val="center"/>
              <w:rPr>
                <w:sz w:val="22"/>
                <w:lang w:val="en-US"/>
              </w:rPr>
            </w:pPr>
            <w:ins w:id="5697" w:author="Thu Huyen Tran" w:date="2024-05-17T20:42:00Z" w16du:dateUtc="2024-05-17T13:42:00Z">
              <w:r w:rsidRPr="00137BA0">
                <w:rPr>
                  <w:sz w:val="22"/>
                  <w:rPrChange w:id="5698" w:author="Huyen Tran Thu" w:date="2025-04-28T20:11:00Z" w16du:dateUtc="2025-04-28T13:11:00Z">
                    <w:rPr>
                      <w:rFonts w:ascii="Arial" w:hAnsi="Arial" w:cs="Arial"/>
                      <w:sz w:val="20"/>
                      <w:szCs w:val="20"/>
                    </w:rPr>
                  </w:rPrChange>
                </w:rPr>
                <w:t xml:space="preserve">0,30 </w:t>
              </w:r>
            </w:ins>
            <w:del w:id="5699" w:author="Thu Huyen Tran" w:date="2024-05-17T20:42:00Z" w16du:dateUtc="2024-05-17T13:42:00Z">
              <w:r w:rsidRPr="00137BA0" w:rsidDel="005642DF">
                <w:rPr>
                  <w:sz w:val="22"/>
                </w:rPr>
                <w:delText xml:space="preserve">0,30 </w:delText>
              </w:r>
            </w:del>
          </w:p>
        </w:tc>
        <w:tc>
          <w:tcPr>
            <w:tcW w:w="742" w:type="pct"/>
            <w:vAlign w:val="bottom"/>
            <w:tcPrChange w:id="5700" w:author="Thu Huyen Tran" w:date="2024-05-17T20:43:00Z" w16du:dateUtc="2024-05-17T13:43:00Z">
              <w:tcPr>
                <w:tcW w:w="742" w:type="pct"/>
              </w:tcPr>
            </w:tcPrChange>
          </w:tcPr>
          <w:p w14:paraId="3B205280" w14:textId="54567B48" w:rsidR="00F044B1" w:rsidRPr="00137BA0" w:rsidRDefault="00F044B1" w:rsidP="00F044B1">
            <w:pPr>
              <w:tabs>
                <w:tab w:val="left" w:pos="2524"/>
              </w:tabs>
              <w:spacing w:beforeLines="40" w:before="96" w:afterLines="40" w:after="96"/>
              <w:ind w:right="-12"/>
              <w:jc w:val="center"/>
              <w:rPr>
                <w:sz w:val="22"/>
                <w:lang w:val="en-US"/>
              </w:rPr>
            </w:pPr>
            <w:ins w:id="5701" w:author="Thu Huyen Tran" w:date="2024-05-17T20:43:00Z" w16du:dateUtc="2024-05-17T13:43:00Z">
              <w:r w:rsidRPr="00137BA0">
                <w:rPr>
                  <w:sz w:val="22"/>
                  <w:rPrChange w:id="5702" w:author="Huyen Tran Thu" w:date="2025-04-28T20:11:00Z" w16du:dateUtc="2025-04-28T13:11:00Z">
                    <w:rPr>
                      <w:rFonts w:ascii="Arial" w:hAnsi="Arial" w:cs="Arial"/>
                      <w:sz w:val="20"/>
                      <w:szCs w:val="20"/>
                    </w:rPr>
                  </w:rPrChange>
                </w:rPr>
                <w:t xml:space="preserve">40,00 </w:t>
              </w:r>
            </w:ins>
            <w:del w:id="5703" w:author="Thu Huyen Tran" w:date="2024-05-17T20:42:00Z" w16du:dateUtc="2024-05-17T13:42:00Z">
              <w:r w:rsidRPr="00137BA0" w:rsidDel="000448A9">
                <w:rPr>
                  <w:sz w:val="22"/>
                </w:rPr>
                <w:delText>40,0</w:delText>
              </w:r>
            </w:del>
          </w:p>
        </w:tc>
        <w:tc>
          <w:tcPr>
            <w:tcW w:w="1078" w:type="pct"/>
            <w:vAlign w:val="bottom"/>
            <w:tcPrChange w:id="5704" w:author="Thu Huyen Tran" w:date="2024-05-17T20:43:00Z" w16du:dateUtc="2024-05-17T13:43:00Z">
              <w:tcPr>
                <w:tcW w:w="1078" w:type="pct"/>
              </w:tcPr>
            </w:tcPrChange>
          </w:tcPr>
          <w:p w14:paraId="6209C5D3" w14:textId="5597F268" w:rsidR="00F044B1" w:rsidRPr="00137BA0" w:rsidRDefault="00F044B1" w:rsidP="00F044B1">
            <w:pPr>
              <w:tabs>
                <w:tab w:val="left" w:pos="1847"/>
              </w:tabs>
              <w:spacing w:beforeLines="40" w:before="96" w:afterLines="40" w:after="96"/>
              <w:ind w:right="-30"/>
              <w:jc w:val="center"/>
              <w:rPr>
                <w:sz w:val="22"/>
                <w:lang w:val="en-US"/>
              </w:rPr>
            </w:pPr>
            <w:ins w:id="5705" w:author="Thu Huyen Tran" w:date="2024-05-17T20:43:00Z" w16du:dateUtc="2024-05-17T13:43:00Z">
              <w:r w:rsidRPr="00137BA0">
                <w:rPr>
                  <w:sz w:val="22"/>
                  <w:rPrChange w:id="5706" w:author="Huyen Tran Thu" w:date="2025-04-28T20:11:00Z" w16du:dateUtc="2025-04-28T13:11:00Z">
                    <w:rPr>
                      <w:rFonts w:ascii="Arial" w:hAnsi="Arial" w:cs="Arial"/>
                      <w:sz w:val="20"/>
                      <w:szCs w:val="20"/>
                    </w:rPr>
                  </w:rPrChange>
                </w:rPr>
                <w:t xml:space="preserve">2.620.782 </w:t>
              </w:r>
            </w:ins>
            <w:del w:id="5707" w:author="Thu Huyen Tran" w:date="2024-05-17T20:43:00Z" w16du:dateUtc="2024-05-17T13:43:00Z">
              <w:r w:rsidRPr="00137BA0" w:rsidDel="00CA6B08">
                <w:rPr>
                  <w:sz w:val="22"/>
                </w:rPr>
                <w:delText xml:space="preserve">2.620.782 </w:delText>
              </w:r>
            </w:del>
          </w:p>
        </w:tc>
        <w:tc>
          <w:tcPr>
            <w:tcW w:w="846" w:type="pct"/>
            <w:vAlign w:val="bottom"/>
            <w:tcPrChange w:id="5708" w:author="Thu Huyen Tran" w:date="2024-05-17T20:43:00Z" w16du:dateUtc="2024-05-17T13:43:00Z">
              <w:tcPr>
                <w:tcW w:w="846" w:type="pct"/>
                <w:vAlign w:val="bottom"/>
              </w:tcPr>
            </w:tcPrChange>
          </w:tcPr>
          <w:p w14:paraId="33692708" w14:textId="4CAD16E5" w:rsidR="00F044B1" w:rsidRPr="00137BA0" w:rsidRDefault="00F044B1" w:rsidP="00F044B1">
            <w:pPr>
              <w:tabs>
                <w:tab w:val="left" w:pos="1847"/>
              </w:tabs>
              <w:spacing w:beforeLines="40" w:before="96" w:afterLines="40" w:after="96"/>
              <w:ind w:right="-30"/>
              <w:jc w:val="center"/>
              <w:rPr>
                <w:sz w:val="22"/>
                <w:lang w:val="en-US"/>
              </w:rPr>
            </w:pPr>
            <w:ins w:id="5709" w:author="Thu Huyen Tran" w:date="2024-05-17T20:43:00Z" w16du:dateUtc="2024-05-17T13:43:00Z">
              <w:r w:rsidRPr="00137BA0">
                <w:rPr>
                  <w:sz w:val="22"/>
                  <w:rPrChange w:id="5710" w:author="Huyen Tran Thu" w:date="2025-04-28T20:11:00Z" w16du:dateUtc="2025-04-28T13:11:00Z">
                    <w:rPr>
                      <w:rFonts w:ascii="Arial" w:hAnsi="Arial" w:cs="Arial"/>
                      <w:sz w:val="20"/>
                      <w:szCs w:val="20"/>
                    </w:rPr>
                  </w:rPrChange>
                </w:rPr>
                <w:t xml:space="preserve">3.931.173 </w:t>
              </w:r>
            </w:ins>
            <w:del w:id="5711" w:author="Thu Huyen Tran" w:date="2024-05-17T20:43:00Z" w16du:dateUtc="2024-05-17T13:43:00Z">
              <w:r w:rsidRPr="00137BA0" w:rsidDel="00D807F3">
                <w:rPr>
                  <w:sz w:val="22"/>
                </w:rPr>
                <w:delText xml:space="preserve">3.931.173 </w:delText>
              </w:r>
            </w:del>
          </w:p>
        </w:tc>
      </w:tr>
      <w:tr w:rsidR="00F044B1" w:rsidRPr="00137BA0" w14:paraId="0FED7963" w14:textId="640B36FE"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712"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713" w:author="Thu Huyen Tran" w:date="2024-05-17T20:43:00Z" w16du:dateUtc="2024-05-17T13:43:00Z">
            <w:trPr>
              <w:jc w:val="center"/>
            </w:trPr>
          </w:trPrChange>
        </w:trPr>
        <w:tc>
          <w:tcPr>
            <w:tcW w:w="357" w:type="pct"/>
            <w:vAlign w:val="center"/>
            <w:tcPrChange w:id="5714" w:author="Thu Huyen Tran" w:date="2024-05-17T20:43:00Z" w16du:dateUtc="2024-05-17T13:43:00Z">
              <w:tcPr>
                <w:tcW w:w="357" w:type="pct"/>
                <w:vAlign w:val="center"/>
              </w:tcPr>
            </w:tcPrChange>
          </w:tcPr>
          <w:p w14:paraId="41CEDA71" w14:textId="7CFF0A04" w:rsidR="00F044B1" w:rsidRPr="00137BA0" w:rsidRDefault="00F044B1" w:rsidP="00F044B1">
            <w:pPr>
              <w:spacing w:beforeLines="40" w:before="96" w:afterLines="40" w:after="96"/>
              <w:ind w:left="-58"/>
              <w:jc w:val="center"/>
              <w:rPr>
                <w:sz w:val="22"/>
                <w:lang w:val="en-US"/>
              </w:rPr>
            </w:pPr>
            <w:r w:rsidRPr="00137BA0">
              <w:rPr>
                <w:sz w:val="22"/>
              </w:rPr>
              <w:t>2005</w:t>
            </w:r>
          </w:p>
        </w:tc>
        <w:tc>
          <w:tcPr>
            <w:tcW w:w="873" w:type="pct"/>
            <w:vAlign w:val="bottom"/>
            <w:tcPrChange w:id="5715" w:author="Thu Huyen Tran" w:date="2024-05-17T20:43:00Z" w16du:dateUtc="2024-05-17T13:43:00Z">
              <w:tcPr>
                <w:tcW w:w="873" w:type="pct"/>
                <w:vAlign w:val="bottom"/>
              </w:tcPr>
            </w:tcPrChange>
          </w:tcPr>
          <w:p w14:paraId="379EFD70" w14:textId="7584D977" w:rsidR="00F044B1" w:rsidRPr="00137BA0" w:rsidRDefault="00F044B1" w:rsidP="00F044B1">
            <w:pPr>
              <w:tabs>
                <w:tab w:val="left" w:pos="1847"/>
              </w:tabs>
              <w:spacing w:beforeLines="40" w:before="96" w:afterLines="40" w:after="96"/>
              <w:ind w:right="-30"/>
              <w:jc w:val="center"/>
              <w:rPr>
                <w:sz w:val="22"/>
                <w:lang w:val="en-US"/>
              </w:rPr>
            </w:pPr>
            <w:ins w:id="5716" w:author="Thu Huyen Tran" w:date="2024-05-17T20:42:00Z" w16du:dateUtc="2024-05-17T13:42:00Z">
              <w:r w:rsidRPr="00137BA0">
                <w:rPr>
                  <w:sz w:val="22"/>
                  <w:rPrChange w:id="5717" w:author="Huyen Tran Thu" w:date="2025-04-28T20:11:00Z" w16du:dateUtc="2025-04-28T13:11:00Z">
                    <w:rPr>
                      <w:rFonts w:ascii="Arial" w:hAnsi="Arial" w:cs="Arial"/>
                      <w:sz w:val="20"/>
                      <w:szCs w:val="20"/>
                    </w:rPr>
                  </w:rPrChange>
                </w:rPr>
                <w:t xml:space="preserve">60.060.100 </w:t>
              </w:r>
            </w:ins>
            <w:del w:id="5718" w:author="Thu Huyen Tran" w:date="2024-05-17T20:42:00Z" w16du:dateUtc="2024-05-17T13:42:00Z">
              <w:r w:rsidRPr="00137BA0" w:rsidDel="0003475F">
                <w:rPr>
                  <w:sz w:val="22"/>
                </w:rPr>
                <w:delText xml:space="preserve">60.060.100 </w:delText>
              </w:r>
            </w:del>
          </w:p>
        </w:tc>
        <w:tc>
          <w:tcPr>
            <w:tcW w:w="1104" w:type="pct"/>
            <w:vAlign w:val="bottom"/>
            <w:tcPrChange w:id="5719" w:author="Thu Huyen Tran" w:date="2024-05-17T20:43:00Z" w16du:dateUtc="2024-05-17T13:43:00Z">
              <w:tcPr>
                <w:tcW w:w="1104" w:type="pct"/>
              </w:tcPr>
            </w:tcPrChange>
          </w:tcPr>
          <w:p w14:paraId="696D8A1A" w14:textId="27735DD1" w:rsidR="00F044B1" w:rsidRPr="00137BA0" w:rsidRDefault="00F044B1" w:rsidP="00F044B1">
            <w:pPr>
              <w:tabs>
                <w:tab w:val="left" w:pos="1862"/>
              </w:tabs>
              <w:spacing w:beforeLines="40" w:before="96" w:afterLines="40" w:after="96"/>
              <w:jc w:val="center"/>
              <w:rPr>
                <w:sz w:val="22"/>
                <w:lang w:val="en-US"/>
              </w:rPr>
            </w:pPr>
            <w:ins w:id="5720" w:author="Thu Huyen Tran" w:date="2024-05-17T20:42:00Z" w16du:dateUtc="2024-05-17T13:42:00Z">
              <w:r w:rsidRPr="00137BA0">
                <w:rPr>
                  <w:sz w:val="22"/>
                  <w:rPrChange w:id="5721" w:author="Huyen Tran Thu" w:date="2025-04-28T20:11:00Z" w16du:dateUtc="2025-04-28T13:11:00Z">
                    <w:rPr>
                      <w:rFonts w:ascii="Arial" w:hAnsi="Arial" w:cs="Arial"/>
                      <w:sz w:val="20"/>
                      <w:szCs w:val="20"/>
                    </w:rPr>
                  </w:rPrChange>
                </w:rPr>
                <w:t xml:space="preserve">0,30 </w:t>
              </w:r>
            </w:ins>
            <w:del w:id="5722" w:author="Thu Huyen Tran" w:date="2024-05-17T20:42:00Z" w16du:dateUtc="2024-05-17T13:42:00Z">
              <w:r w:rsidRPr="00137BA0" w:rsidDel="005642DF">
                <w:rPr>
                  <w:sz w:val="22"/>
                </w:rPr>
                <w:delText xml:space="preserve">0,30 </w:delText>
              </w:r>
            </w:del>
          </w:p>
        </w:tc>
        <w:tc>
          <w:tcPr>
            <w:tcW w:w="742" w:type="pct"/>
            <w:vAlign w:val="bottom"/>
            <w:tcPrChange w:id="5723" w:author="Thu Huyen Tran" w:date="2024-05-17T20:43:00Z" w16du:dateUtc="2024-05-17T13:43:00Z">
              <w:tcPr>
                <w:tcW w:w="742" w:type="pct"/>
              </w:tcPr>
            </w:tcPrChange>
          </w:tcPr>
          <w:p w14:paraId="2A57EE2C" w14:textId="4A54D672" w:rsidR="00F044B1" w:rsidRPr="00137BA0" w:rsidRDefault="00F044B1" w:rsidP="00F044B1">
            <w:pPr>
              <w:tabs>
                <w:tab w:val="left" w:pos="2524"/>
              </w:tabs>
              <w:spacing w:beforeLines="40" w:before="96" w:afterLines="40" w:after="96"/>
              <w:ind w:right="-12"/>
              <w:jc w:val="center"/>
              <w:rPr>
                <w:sz w:val="22"/>
                <w:lang w:val="en-US"/>
              </w:rPr>
            </w:pPr>
            <w:ins w:id="5724" w:author="Thu Huyen Tran" w:date="2024-05-17T20:43:00Z" w16du:dateUtc="2024-05-17T13:43:00Z">
              <w:r w:rsidRPr="00137BA0">
                <w:rPr>
                  <w:sz w:val="22"/>
                  <w:rPrChange w:id="5725" w:author="Huyen Tran Thu" w:date="2025-04-28T20:11:00Z" w16du:dateUtc="2025-04-28T13:11:00Z">
                    <w:rPr>
                      <w:rFonts w:ascii="Arial" w:hAnsi="Arial" w:cs="Arial"/>
                      <w:sz w:val="20"/>
                      <w:szCs w:val="20"/>
                    </w:rPr>
                  </w:rPrChange>
                </w:rPr>
                <w:t xml:space="preserve">40,00 </w:t>
              </w:r>
            </w:ins>
            <w:del w:id="5726" w:author="Thu Huyen Tran" w:date="2024-05-17T20:42:00Z" w16du:dateUtc="2024-05-17T13:42:00Z">
              <w:r w:rsidRPr="00137BA0" w:rsidDel="000448A9">
                <w:rPr>
                  <w:sz w:val="22"/>
                </w:rPr>
                <w:delText>40,0</w:delText>
              </w:r>
            </w:del>
          </w:p>
        </w:tc>
        <w:tc>
          <w:tcPr>
            <w:tcW w:w="1078" w:type="pct"/>
            <w:vAlign w:val="bottom"/>
            <w:tcPrChange w:id="5727" w:author="Thu Huyen Tran" w:date="2024-05-17T20:43:00Z" w16du:dateUtc="2024-05-17T13:43:00Z">
              <w:tcPr>
                <w:tcW w:w="1078" w:type="pct"/>
              </w:tcPr>
            </w:tcPrChange>
          </w:tcPr>
          <w:p w14:paraId="0A58E8F3" w14:textId="1D853374" w:rsidR="00F044B1" w:rsidRPr="00137BA0" w:rsidRDefault="00F044B1" w:rsidP="00F044B1">
            <w:pPr>
              <w:tabs>
                <w:tab w:val="left" w:pos="1847"/>
              </w:tabs>
              <w:spacing w:beforeLines="40" w:before="96" w:afterLines="40" w:after="96"/>
              <w:ind w:right="-30"/>
              <w:jc w:val="center"/>
              <w:rPr>
                <w:sz w:val="22"/>
                <w:lang w:val="en-US"/>
              </w:rPr>
            </w:pPr>
            <w:ins w:id="5728" w:author="Thu Huyen Tran" w:date="2024-05-17T20:43:00Z" w16du:dateUtc="2024-05-17T13:43:00Z">
              <w:r w:rsidRPr="00137BA0">
                <w:rPr>
                  <w:sz w:val="22"/>
                  <w:rPrChange w:id="5729" w:author="Huyen Tran Thu" w:date="2025-04-28T20:11:00Z" w16du:dateUtc="2025-04-28T13:11:00Z">
                    <w:rPr>
                      <w:rFonts w:ascii="Arial" w:hAnsi="Arial" w:cs="Arial"/>
                      <w:sz w:val="20"/>
                      <w:szCs w:val="20"/>
                    </w:rPr>
                  </w:rPrChange>
                </w:rPr>
                <w:t xml:space="preserve">2.630.632 </w:t>
              </w:r>
            </w:ins>
            <w:del w:id="5730" w:author="Thu Huyen Tran" w:date="2024-05-17T20:43:00Z" w16du:dateUtc="2024-05-17T13:43:00Z">
              <w:r w:rsidRPr="00137BA0" w:rsidDel="00CA6B08">
                <w:rPr>
                  <w:sz w:val="22"/>
                </w:rPr>
                <w:delText xml:space="preserve">2.630.632 </w:delText>
              </w:r>
            </w:del>
          </w:p>
        </w:tc>
        <w:tc>
          <w:tcPr>
            <w:tcW w:w="846" w:type="pct"/>
            <w:vAlign w:val="bottom"/>
            <w:tcPrChange w:id="5731" w:author="Thu Huyen Tran" w:date="2024-05-17T20:43:00Z" w16du:dateUtc="2024-05-17T13:43:00Z">
              <w:tcPr>
                <w:tcW w:w="846" w:type="pct"/>
                <w:vAlign w:val="bottom"/>
              </w:tcPr>
            </w:tcPrChange>
          </w:tcPr>
          <w:p w14:paraId="1D49AD5B" w14:textId="65E75BDA" w:rsidR="00F044B1" w:rsidRPr="00137BA0" w:rsidRDefault="00F044B1" w:rsidP="00F044B1">
            <w:pPr>
              <w:tabs>
                <w:tab w:val="left" w:pos="1847"/>
              </w:tabs>
              <w:spacing w:beforeLines="40" w:before="96" w:afterLines="40" w:after="96"/>
              <w:ind w:right="-30"/>
              <w:jc w:val="center"/>
              <w:rPr>
                <w:sz w:val="22"/>
                <w:lang w:val="en-US"/>
              </w:rPr>
            </w:pPr>
            <w:ins w:id="5732" w:author="Thu Huyen Tran" w:date="2024-05-17T20:43:00Z" w16du:dateUtc="2024-05-17T13:43:00Z">
              <w:r w:rsidRPr="00137BA0">
                <w:rPr>
                  <w:sz w:val="22"/>
                  <w:rPrChange w:id="5733" w:author="Huyen Tran Thu" w:date="2025-04-28T20:11:00Z" w16du:dateUtc="2025-04-28T13:11:00Z">
                    <w:rPr>
                      <w:rFonts w:ascii="Arial" w:hAnsi="Arial" w:cs="Arial"/>
                      <w:sz w:val="20"/>
                      <w:szCs w:val="20"/>
                    </w:rPr>
                  </w:rPrChange>
                </w:rPr>
                <w:t xml:space="preserve">3.945.949 </w:t>
              </w:r>
            </w:ins>
            <w:del w:id="5734" w:author="Thu Huyen Tran" w:date="2024-05-17T20:43:00Z" w16du:dateUtc="2024-05-17T13:43:00Z">
              <w:r w:rsidRPr="00137BA0" w:rsidDel="00D807F3">
                <w:rPr>
                  <w:sz w:val="22"/>
                </w:rPr>
                <w:delText xml:space="preserve">3.945.949 </w:delText>
              </w:r>
            </w:del>
          </w:p>
        </w:tc>
      </w:tr>
      <w:tr w:rsidR="00F044B1" w:rsidRPr="00137BA0" w14:paraId="3D307090" w14:textId="2E8C31EF"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735"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trHeight w:val="167"/>
          <w:jc w:val="center"/>
          <w:trPrChange w:id="5736" w:author="Thu Huyen Tran" w:date="2024-05-17T20:43:00Z" w16du:dateUtc="2024-05-17T13:43:00Z">
            <w:trPr>
              <w:trHeight w:val="167"/>
              <w:jc w:val="center"/>
            </w:trPr>
          </w:trPrChange>
        </w:trPr>
        <w:tc>
          <w:tcPr>
            <w:tcW w:w="357" w:type="pct"/>
            <w:vAlign w:val="center"/>
            <w:tcPrChange w:id="5737" w:author="Thu Huyen Tran" w:date="2024-05-17T20:43:00Z" w16du:dateUtc="2024-05-17T13:43:00Z">
              <w:tcPr>
                <w:tcW w:w="357" w:type="pct"/>
                <w:vAlign w:val="center"/>
              </w:tcPr>
            </w:tcPrChange>
          </w:tcPr>
          <w:p w14:paraId="24568CE7" w14:textId="4CDD4FC8" w:rsidR="00F044B1" w:rsidRPr="00137BA0" w:rsidRDefault="00F044B1" w:rsidP="00F044B1">
            <w:pPr>
              <w:spacing w:beforeLines="40" w:before="96" w:afterLines="40" w:after="96"/>
              <w:ind w:left="-58"/>
              <w:jc w:val="center"/>
              <w:rPr>
                <w:sz w:val="22"/>
                <w:lang w:val="en-US"/>
              </w:rPr>
            </w:pPr>
            <w:r w:rsidRPr="00137BA0">
              <w:rPr>
                <w:sz w:val="22"/>
              </w:rPr>
              <w:t>2006</w:t>
            </w:r>
          </w:p>
        </w:tc>
        <w:tc>
          <w:tcPr>
            <w:tcW w:w="873" w:type="pct"/>
            <w:vAlign w:val="bottom"/>
            <w:tcPrChange w:id="5738" w:author="Thu Huyen Tran" w:date="2024-05-17T20:43:00Z" w16du:dateUtc="2024-05-17T13:43:00Z">
              <w:tcPr>
                <w:tcW w:w="873" w:type="pct"/>
                <w:vAlign w:val="bottom"/>
              </w:tcPr>
            </w:tcPrChange>
          </w:tcPr>
          <w:p w14:paraId="27684DC4" w14:textId="4755CE62" w:rsidR="00F044B1" w:rsidRPr="00137BA0" w:rsidRDefault="00F044B1" w:rsidP="00F044B1">
            <w:pPr>
              <w:tabs>
                <w:tab w:val="left" w:pos="1847"/>
              </w:tabs>
              <w:spacing w:beforeLines="40" w:before="96" w:afterLines="40" w:after="96"/>
              <w:ind w:right="-30"/>
              <w:jc w:val="center"/>
              <w:rPr>
                <w:sz w:val="22"/>
                <w:lang w:val="en-US"/>
              </w:rPr>
            </w:pPr>
            <w:ins w:id="5739" w:author="Thu Huyen Tran" w:date="2024-05-17T20:42:00Z" w16du:dateUtc="2024-05-17T13:42:00Z">
              <w:r w:rsidRPr="00137BA0">
                <w:rPr>
                  <w:sz w:val="22"/>
                  <w:rPrChange w:id="5740" w:author="Huyen Tran Thu" w:date="2025-04-28T20:11:00Z" w16du:dateUtc="2025-04-28T13:11:00Z">
                    <w:rPr>
                      <w:rFonts w:ascii="Arial" w:hAnsi="Arial" w:cs="Arial"/>
                      <w:sz w:val="20"/>
                      <w:szCs w:val="20"/>
                    </w:rPr>
                  </w:rPrChange>
                </w:rPr>
                <w:t xml:space="preserve">60.265.400 </w:t>
              </w:r>
            </w:ins>
            <w:del w:id="5741" w:author="Thu Huyen Tran" w:date="2024-05-17T20:42:00Z" w16du:dateUtc="2024-05-17T13:42:00Z">
              <w:r w:rsidRPr="00137BA0" w:rsidDel="0003475F">
                <w:rPr>
                  <w:sz w:val="22"/>
                </w:rPr>
                <w:delText xml:space="preserve">60.265.400 </w:delText>
              </w:r>
            </w:del>
          </w:p>
        </w:tc>
        <w:tc>
          <w:tcPr>
            <w:tcW w:w="1104" w:type="pct"/>
            <w:vAlign w:val="bottom"/>
            <w:tcPrChange w:id="5742" w:author="Thu Huyen Tran" w:date="2024-05-17T20:43:00Z" w16du:dateUtc="2024-05-17T13:43:00Z">
              <w:tcPr>
                <w:tcW w:w="1104" w:type="pct"/>
              </w:tcPr>
            </w:tcPrChange>
          </w:tcPr>
          <w:p w14:paraId="677C157E" w14:textId="0DFD9599" w:rsidR="00F044B1" w:rsidRPr="00137BA0" w:rsidRDefault="00F044B1" w:rsidP="00F044B1">
            <w:pPr>
              <w:tabs>
                <w:tab w:val="left" w:pos="1862"/>
              </w:tabs>
              <w:spacing w:beforeLines="40" w:before="96" w:afterLines="40" w:after="96"/>
              <w:jc w:val="center"/>
              <w:rPr>
                <w:sz w:val="22"/>
                <w:lang w:val="en-US"/>
              </w:rPr>
            </w:pPr>
            <w:ins w:id="5743" w:author="Thu Huyen Tran" w:date="2024-05-17T20:42:00Z" w16du:dateUtc="2024-05-17T13:42:00Z">
              <w:r w:rsidRPr="00137BA0">
                <w:rPr>
                  <w:sz w:val="22"/>
                  <w:rPrChange w:id="5744" w:author="Huyen Tran Thu" w:date="2025-04-28T20:11:00Z" w16du:dateUtc="2025-04-28T13:11:00Z">
                    <w:rPr>
                      <w:rFonts w:ascii="Arial" w:hAnsi="Arial" w:cs="Arial"/>
                      <w:sz w:val="20"/>
                      <w:szCs w:val="20"/>
                    </w:rPr>
                  </w:rPrChange>
                </w:rPr>
                <w:t xml:space="preserve">0,30 </w:t>
              </w:r>
            </w:ins>
            <w:del w:id="5745" w:author="Thu Huyen Tran" w:date="2024-05-17T20:42:00Z" w16du:dateUtc="2024-05-17T13:42:00Z">
              <w:r w:rsidRPr="00137BA0" w:rsidDel="005642DF">
                <w:rPr>
                  <w:sz w:val="22"/>
                </w:rPr>
                <w:delText xml:space="preserve">0,30 </w:delText>
              </w:r>
            </w:del>
          </w:p>
        </w:tc>
        <w:tc>
          <w:tcPr>
            <w:tcW w:w="742" w:type="pct"/>
            <w:vAlign w:val="bottom"/>
            <w:tcPrChange w:id="5746" w:author="Thu Huyen Tran" w:date="2024-05-17T20:43:00Z" w16du:dateUtc="2024-05-17T13:43:00Z">
              <w:tcPr>
                <w:tcW w:w="742" w:type="pct"/>
              </w:tcPr>
            </w:tcPrChange>
          </w:tcPr>
          <w:p w14:paraId="1E5172F2" w14:textId="117D0C18" w:rsidR="00F044B1" w:rsidRPr="00137BA0" w:rsidRDefault="00F044B1" w:rsidP="00F044B1">
            <w:pPr>
              <w:tabs>
                <w:tab w:val="left" w:pos="2524"/>
              </w:tabs>
              <w:spacing w:beforeLines="40" w:before="96" w:afterLines="40" w:after="96"/>
              <w:ind w:right="-12"/>
              <w:jc w:val="center"/>
              <w:rPr>
                <w:sz w:val="22"/>
                <w:lang w:val="en-US"/>
              </w:rPr>
            </w:pPr>
            <w:ins w:id="5747" w:author="Thu Huyen Tran" w:date="2024-05-17T20:43:00Z" w16du:dateUtc="2024-05-17T13:43:00Z">
              <w:r w:rsidRPr="00137BA0">
                <w:rPr>
                  <w:sz w:val="22"/>
                  <w:rPrChange w:id="5748" w:author="Huyen Tran Thu" w:date="2025-04-28T20:11:00Z" w16du:dateUtc="2025-04-28T13:11:00Z">
                    <w:rPr>
                      <w:rFonts w:ascii="Arial" w:hAnsi="Arial" w:cs="Arial"/>
                      <w:sz w:val="20"/>
                      <w:szCs w:val="20"/>
                    </w:rPr>
                  </w:rPrChange>
                </w:rPr>
                <w:t xml:space="preserve">40,00 </w:t>
              </w:r>
            </w:ins>
            <w:del w:id="5749" w:author="Thu Huyen Tran" w:date="2024-05-17T20:42:00Z" w16du:dateUtc="2024-05-17T13:42:00Z">
              <w:r w:rsidRPr="00137BA0" w:rsidDel="000448A9">
                <w:rPr>
                  <w:sz w:val="22"/>
                </w:rPr>
                <w:delText>40,0</w:delText>
              </w:r>
            </w:del>
          </w:p>
        </w:tc>
        <w:tc>
          <w:tcPr>
            <w:tcW w:w="1078" w:type="pct"/>
            <w:vAlign w:val="bottom"/>
            <w:tcPrChange w:id="5750" w:author="Thu Huyen Tran" w:date="2024-05-17T20:43:00Z" w16du:dateUtc="2024-05-17T13:43:00Z">
              <w:tcPr>
                <w:tcW w:w="1078" w:type="pct"/>
              </w:tcPr>
            </w:tcPrChange>
          </w:tcPr>
          <w:p w14:paraId="35B35E2B" w14:textId="7E801EA7" w:rsidR="00F044B1" w:rsidRPr="00137BA0" w:rsidRDefault="00F044B1" w:rsidP="00F044B1">
            <w:pPr>
              <w:tabs>
                <w:tab w:val="left" w:pos="1847"/>
              </w:tabs>
              <w:spacing w:beforeLines="40" w:before="96" w:afterLines="40" w:after="96"/>
              <w:ind w:right="-30"/>
              <w:jc w:val="center"/>
              <w:rPr>
                <w:sz w:val="22"/>
                <w:lang w:val="en-US"/>
              </w:rPr>
            </w:pPr>
            <w:ins w:id="5751" w:author="Thu Huyen Tran" w:date="2024-05-17T20:43:00Z" w16du:dateUtc="2024-05-17T13:43:00Z">
              <w:r w:rsidRPr="00137BA0">
                <w:rPr>
                  <w:sz w:val="22"/>
                  <w:rPrChange w:id="5752" w:author="Huyen Tran Thu" w:date="2025-04-28T20:11:00Z" w16du:dateUtc="2025-04-28T13:11:00Z">
                    <w:rPr>
                      <w:rFonts w:ascii="Arial" w:hAnsi="Arial" w:cs="Arial"/>
                      <w:sz w:val="20"/>
                      <w:szCs w:val="20"/>
                    </w:rPr>
                  </w:rPrChange>
                </w:rPr>
                <w:t xml:space="preserve">2.639.625 </w:t>
              </w:r>
            </w:ins>
            <w:del w:id="5753" w:author="Thu Huyen Tran" w:date="2024-05-17T20:43:00Z" w16du:dateUtc="2024-05-17T13:43:00Z">
              <w:r w:rsidRPr="00137BA0" w:rsidDel="00CA6B08">
                <w:rPr>
                  <w:sz w:val="22"/>
                </w:rPr>
                <w:delText xml:space="preserve">2.639.625 </w:delText>
              </w:r>
            </w:del>
          </w:p>
        </w:tc>
        <w:tc>
          <w:tcPr>
            <w:tcW w:w="846" w:type="pct"/>
            <w:vAlign w:val="bottom"/>
            <w:tcPrChange w:id="5754" w:author="Thu Huyen Tran" w:date="2024-05-17T20:43:00Z" w16du:dateUtc="2024-05-17T13:43:00Z">
              <w:tcPr>
                <w:tcW w:w="846" w:type="pct"/>
                <w:vAlign w:val="bottom"/>
              </w:tcPr>
            </w:tcPrChange>
          </w:tcPr>
          <w:p w14:paraId="5364684D" w14:textId="73923EC6" w:rsidR="00F044B1" w:rsidRPr="00137BA0" w:rsidRDefault="00F044B1" w:rsidP="00F044B1">
            <w:pPr>
              <w:tabs>
                <w:tab w:val="left" w:pos="1847"/>
              </w:tabs>
              <w:spacing w:beforeLines="40" w:before="96" w:afterLines="40" w:after="96"/>
              <w:ind w:right="-30"/>
              <w:jc w:val="center"/>
              <w:rPr>
                <w:sz w:val="22"/>
                <w:lang w:val="en-US"/>
              </w:rPr>
            </w:pPr>
            <w:ins w:id="5755" w:author="Thu Huyen Tran" w:date="2024-05-17T20:43:00Z" w16du:dateUtc="2024-05-17T13:43:00Z">
              <w:r w:rsidRPr="00137BA0">
                <w:rPr>
                  <w:sz w:val="22"/>
                  <w:rPrChange w:id="5756" w:author="Huyen Tran Thu" w:date="2025-04-28T20:11:00Z" w16du:dateUtc="2025-04-28T13:11:00Z">
                    <w:rPr>
                      <w:rFonts w:ascii="Arial" w:hAnsi="Arial" w:cs="Arial"/>
                      <w:sz w:val="20"/>
                      <w:szCs w:val="20"/>
                    </w:rPr>
                  </w:rPrChange>
                </w:rPr>
                <w:t xml:space="preserve">3.959.437 </w:t>
              </w:r>
            </w:ins>
            <w:del w:id="5757" w:author="Thu Huyen Tran" w:date="2024-05-17T20:43:00Z" w16du:dateUtc="2024-05-17T13:43:00Z">
              <w:r w:rsidRPr="00137BA0" w:rsidDel="00D807F3">
                <w:rPr>
                  <w:sz w:val="22"/>
                </w:rPr>
                <w:delText xml:space="preserve">3.959.437 </w:delText>
              </w:r>
            </w:del>
          </w:p>
        </w:tc>
      </w:tr>
      <w:tr w:rsidR="00F044B1" w:rsidRPr="00137BA0" w14:paraId="3712FAEB" w14:textId="4E0240F1"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758"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759" w:author="Thu Huyen Tran" w:date="2024-05-17T20:43:00Z" w16du:dateUtc="2024-05-17T13:43:00Z">
            <w:trPr>
              <w:jc w:val="center"/>
            </w:trPr>
          </w:trPrChange>
        </w:trPr>
        <w:tc>
          <w:tcPr>
            <w:tcW w:w="357" w:type="pct"/>
            <w:vAlign w:val="center"/>
            <w:tcPrChange w:id="5760" w:author="Thu Huyen Tran" w:date="2024-05-17T20:43:00Z" w16du:dateUtc="2024-05-17T13:43:00Z">
              <w:tcPr>
                <w:tcW w:w="357" w:type="pct"/>
                <w:vAlign w:val="center"/>
              </w:tcPr>
            </w:tcPrChange>
          </w:tcPr>
          <w:p w14:paraId="065B0F18" w14:textId="3D56E04F" w:rsidR="00F044B1" w:rsidRPr="00137BA0" w:rsidRDefault="00F044B1" w:rsidP="00F044B1">
            <w:pPr>
              <w:spacing w:beforeLines="40" w:before="96" w:afterLines="40" w:after="96"/>
              <w:ind w:left="-58"/>
              <w:jc w:val="center"/>
              <w:rPr>
                <w:sz w:val="22"/>
                <w:lang w:val="en-US"/>
              </w:rPr>
            </w:pPr>
            <w:r w:rsidRPr="00137BA0">
              <w:rPr>
                <w:sz w:val="22"/>
              </w:rPr>
              <w:t>2007</w:t>
            </w:r>
          </w:p>
        </w:tc>
        <w:tc>
          <w:tcPr>
            <w:tcW w:w="873" w:type="pct"/>
            <w:vAlign w:val="bottom"/>
            <w:tcPrChange w:id="5761" w:author="Thu Huyen Tran" w:date="2024-05-17T20:43:00Z" w16du:dateUtc="2024-05-17T13:43:00Z">
              <w:tcPr>
                <w:tcW w:w="873" w:type="pct"/>
                <w:vAlign w:val="bottom"/>
              </w:tcPr>
            </w:tcPrChange>
          </w:tcPr>
          <w:p w14:paraId="6E5EC9D5" w14:textId="1A02CB8B" w:rsidR="00F044B1" w:rsidRPr="00137BA0" w:rsidRDefault="00F044B1" w:rsidP="00F044B1">
            <w:pPr>
              <w:tabs>
                <w:tab w:val="left" w:pos="1847"/>
              </w:tabs>
              <w:spacing w:beforeLines="40" w:before="96" w:afterLines="40" w:after="96"/>
              <w:ind w:right="-30"/>
              <w:jc w:val="center"/>
              <w:rPr>
                <w:sz w:val="22"/>
                <w:lang w:val="en-US"/>
              </w:rPr>
            </w:pPr>
            <w:ins w:id="5762" w:author="Thu Huyen Tran" w:date="2024-05-17T20:42:00Z" w16du:dateUtc="2024-05-17T13:42:00Z">
              <w:r w:rsidRPr="00137BA0">
                <w:rPr>
                  <w:sz w:val="22"/>
                  <w:rPrChange w:id="5763" w:author="Huyen Tran Thu" w:date="2025-04-28T20:11:00Z" w16du:dateUtc="2025-04-28T13:11:00Z">
                    <w:rPr>
                      <w:rFonts w:ascii="Arial" w:hAnsi="Arial" w:cs="Arial"/>
                      <w:sz w:val="20"/>
                      <w:szCs w:val="20"/>
                    </w:rPr>
                  </w:rPrChange>
                </w:rPr>
                <w:t xml:space="preserve">60.472.200 </w:t>
              </w:r>
            </w:ins>
            <w:del w:id="5764" w:author="Thu Huyen Tran" w:date="2024-05-17T20:42:00Z" w16du:dateUtc="2024-05-17T13:42:00Z">
              <w:r w:rsidRPr="00137BA0" w:rsidDel="0003475F">
                <w:rPr>
                  <w:sz w:val="22"/>
                </w:rPr>
                <w:delText xml:space="preserve">60.472.200 </w:delText>
              </w:r>
            </w:del>
          </w:p>
        </w:tc>
        <w:tc>
          <w:tcPr>
            <w:tcW w:w="1104" w:type="pct"/>
            <w:vAlign w:val="bottom"/>
            <w:tcPrChange w:id="5765" w:author="Thu Huyen Tran" w:date="2024-05-17T20:43:00Z" w16du:dateUtc="2024-05-17T13:43:00Z">
              <w:tcPr>
                <w:tcW w:w="1104" w:type="pct"/>
              </w:tcPr>
            </w:tcPrChange>
          </w:tcPr>
          <w:p w14:paraId="4571E079" w14:textId="1FF5E021" w:rsidR="00F044B1" w:rsidRPr="00137BA0" w:rsidRDefault="00F044B1" w:rsidP="00F044B1">
            <w:pPr>
              <w:tabs>
                <w:tab w:val="left" w:pos="1862"/>
              </w:tabs>
              <w:spacing w:beforeLines="40" w:before="96" w:afterLines="40" w:after="96"/>
              <w:jc w:val="center"/>
              <w:rPr>
                <w:sz w:val="22"/>
                <w:lang w:val="en-US"/>
              </w:rPr>
            </w:pPr>
            <w:ins w:id="5766" w:author="Thu Huyen Tran" w:date="2024-05-17T20:42:00Z" w16du:dateUtc="2024-05-17T13:42:00Z">
              <w:r w:rsidRPr="00137BA0">
                <w:rPr>
                  <w:sz w:val="22"/>
                  <w:rPrChange w:id="5767" w:author="Huyen Tran Thu" w:date="2025-04-28T20:11:00Z" w16du:dateUtc="2025-04-28T13:11:00Z">
                    <w:rPr>
                      <w:rFonts w:ascii="Arial" w:hAnsi="Arial" w:cs="Arial"/>
                      <w:sz w:val="20"/>
                      <w:szCs w:val="20"/>
                    </w:rPr>
                  </w:rPrChange>
                </w:rPr>
                <w:t xml:space="preserve">0,30 </w:t>
              </w:r>
            </w:ins>
            <w:del w:id="5768" w:author="Thu Huyen Tran" w:date="2024-05-17T20:42:00Z" w16du:dateUtc="2024-05-17T13:42:00Z">
              <w:r w:rsidRPr="00137BA0" w:rsidDel="005642DF">
                <w:rPr>
                  <w:sz w:val="22"/>
                </w:rPr>
                <w:delText xml:space="preserve">0,30 </w:delText>
              </w:r>
            </w:del>
          </w:p>
        </w:tc>
        <w:tc>
          <w:tcPr>
            <w:tcW w:w="742" w:type="pct"/>
            <w:vAlign w:val="bottom"/>
            <w:tcPrChange w:id="5769" w:author="Thu Huyen Tran" w:date="2024-05-17T20:43:00Z" w16du:dateUtc="2024-05-17T13:43:00Z">
              <w:tcPr>
                <w:tcW w:w="742" w:type="pct"/>
              </w:tcPr>
            </w:tcPrChange>
          </w:tcPr>
          <w:p w14:paraId="3CBD519B" w14:textId="5F99B212" w:rsidR="00F044B1" w:rsidRPr="00137BA0" w:rsidRDefault="00F044B1" w:rsidP="00F044B1">
            <w:pPr>
              <w:tabs>
                <w:tab w:val="left" w:pos="2524"/>
              </w:tabs>
              <w:spacing w:beforeLines="40" w:before="96" w:afterLines="40" w:after="96"/>
              <w:ind w:right="-12"/>
              <w:jc w:val="center"/>
              <w:rPr>
                <w:sz w:val="22"/>
                <w:lang w:val="en-US"/>
              </w:rPr>
            </w:pPr>
            <w:ins w:id="5770" w:author="Thu Huyen Tran" w:date="2024-05-17T20:43:00Z" w16du:dateUtc="2024-05-17T13:43:00Z">
              <w:r w:rsidRPr="00137BA0">
                <w:rPr>
                  <w:sz w:val="22"/>
                  <w:rPrChange w:id="5771" w:author="Huyen Tran Thu" w:date="2025-04-28T20:11:00Z" w16du:dateUtc="2025-04-28T13:11:00Z">
                    <w:rPr>
                      <w:rFonts w:ascii="Arial" w:hAnsi="Arial" w:cs="Arial"/>
                      <w:sz w:val="20"/>
                      <w:szCs w:val="20"/>
                    </w:rPr>
                  </w:rPrChange>
                </w:rPr>
                <w:t xml:space="preserve">40,00 </w:t>
              </w:r>
            </w:ins>
            <w:del w:id="5772" w:author="Thu Huyen Tran" w:date="2024-05-17T20:42:00Z" w16du:dateUtc="2024-05-17T13:42:00Z">
              <w:r w:rsidRPr="00137BA0" w:rsidDel="000448A9">
                <w:rPr>
                  <w:sz w:val="22"/>
                </w:rPr>
                <w:delText>40,0</w:delText>
              </w:r>
            </w:del>
          </w:p>
        </w:tc>
        <w:tc>
          <w:tcPr>
            <w:tcW w:w="1078" w:type="pct"/>
            <w:vAlign w:val="bottom"/>
            <w:tcPrChange w:id="5773" w:author="Thu Huyen Tran" w:date="2024-05-17T20:43:00Z" w16du:dateUtc="2024-05-17T13:43:00Z">
              <w:tcPr>
                <w:tcW w:w="1078" w:type="pct"/>
              </w:tcPr>
            </w:tcPrChange>
          </w:tcPr>
          <w:p w14:paraId="45F0845F" w14:textId="65C2CE39" w:rsidR="00F044B1" w:rsidRPr="00137BA0" w:rsidRDefault="00F044B1" w:rsidP="00F044B1">
            <w:pPr>
              <w:tabs>
                <w:tab w:val="left" w:pos="1847"/>
              </w:tabs>
              <w:spacing w:beforeLines="40" w:before="96" w:afterLines="40" w:after="96"/>
              <w:ind w:right="-30"/>
              <w:jc w:val="center"/>
              <w:rPr>
                <w:sz w:val="22"/>
                <w:lang w:val="en-US"/>
              </w:rPr>
            </w:pPr>
            <w:ins w:id="5774" w:author="Thu Huyen Tran" w:date="2024-05-17T20:43:00Z" w16du:dateUtc="2024-05-17T13:43:00Z">
              <w:r w:rsidRPr="00137BA0">
                <w:rPr>
                  <w:sz w:val="22"/>
                  <w:rPrChange w:id="5775" w:author="Huyen Tran Thu" w:date="2025-04-28T20:11:00Z" w16du:dateUtc="2025-04-28T13:11:00Z">
                    <w:rPr>
                      <w:rFonts w:ascii="Arial" w:hAnsi="Arial" w:cs="Arial"/>
                      <w:sz w:val="20"/>
                      <w:szCs w:val="20"/>
                    </w:rPr>
                  </w:rPrChange>
                </w:rPr>
                <w:t xml:space="preserve">2.648.682 </w:t>
              </w:r>
            </w:ins>
            <w:del w:id="5776" w:author="Thu Huyen Tran" w:date="2024-05-17T20:43:00Z" w16du:dateUtc="2024-05-17T13:43:00Z">
              <w:r w:rsidRPr="00137BA0" w:rsidDel="00CA6B08">
                <w:rPr>
                  <w:sz w:val="22"/>
                </w:rPr>
                <w:delText xml:space="preserve">2.648.682 </w:delText>
              </w:r>
            </w:del>
          </w:p>
        </w:tc>
        <w:tc>
          <w:tcPr>
            <w:tcW w:w="846" w:type="pct"/>
            <w:vAlign w:val="bottom"/>
            <w:tcPrChange w:id="5777" w:author="Thu Huyen Tran" w:date="2024-05-17T20:43:00Z" w16du:dateUtc="2024-05-17T13:43:00Z">
              <w:tcPr>
                <w:tcW w:w="846" w:type="pct"/>
                <w:vAlign w:val="bottom"/>
              </w:tcPr>
            </w:tcPrChange>
          </w:tcPr>
          <w:p w14:paraId="478237C4" w14:textId="442F3111" w:rsidR="00F044B1" w:rsidRPr="00137BA0" w:rsidRDefault="00F044B1" w:rsidP="00F044B1">
            <w:pPr>
              <w:tabs>
                <w:tab w:val="left" w:pos="1847"/>
              </w:tabs>
              <w:spacing w:beforeLines="40" w:before="96" w:afterLines="40" w:after="96"/>
              <w:ind w:right="-30"/>
              <w:jc w:val="center"/>
              <w:rPr>
                <w:sz w:val="22"/>
                <w:lang w:val="en-US"/>
              </w:rPr>
            </w:pPr>
            <w:ins w:id="5778" w:author="Thu Huyen Tran" w:date="2024-05-17T20:43:00Z" w16du:dateUtc="2024-05-17T13:43:00Z">
              <w:r w:rsidRPr="00137BA0">
                <w:rPr>
                  <w:sz w:val="22"/>
                  <w:rPrChange w:id="5779" w:author="Huyen Tran Thu" w:date="2025-04-28T20:11:00Z" w16du:dateUtc="2025-04-28T13:11:00Z">
                    <w:rPr>
                      <w:rFonts w:ascii="Arial" w:hAnsi="Arial" w:cs="Arial"/>
                      <w:sz w:val="20"/>
                      <w:szCs w:val="20"/>
                    </w:rPr>
                  </w:rPrChange>
                </w:rPr>
                <w:t xml:space="preserve">3.973.024 </w:t>
              </w:r>
            </w:ins>
            <w:del w:id="5780" w:author="Thu Huyen Tran" w:date="2024-05-17T20:43:00Z" w16du:dateUtc="2024-05-17T13:43:00Z">
              <w:r w:rsidRPr="00137BA0" w:rsidDel="00D807F3">
                <w:rPr>
                  <w:sz w:val="22"/>
                </w:rPr>
                <w:delText xml:space="preserve">3.973.024 </w:delText>
              </w:r>
            </w:del>
          </w:p>
        </w:tc>
      </w:tr>
      <w:tr w:rsidR="00F044B1" w:rsidRPr="00137BA0" w14:paraId="1673DB6C" w14:textId="69A2285A"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781"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782" w:author="Thu Huyen Tran" w:date="2024-05-17T20:43:00Z" w16du:dateUtc="2024-05-17T13:43:00Z">
            <w:trPr>
              <w:jc w:val="center"/>
            </w:trPr>
          </w:trPrChange>
        </w:trPr>
        <w:tc>
          <w:tcPr>
            <w:tcW w:w="357" w:type="pct"/>
            <w:vAlign w:val="center"/>
            <w:tcPrChange w:id="5783" w:author="Thu Huyen Tran" w:date="2024-05-17T20:43:00Z" w16du:dateUtc="2024-05-17T13:43:00Z">
              <w:tcPr>
                <w:tcW w:w="357" w:type="pct"/>
                <w:vAlign w:val="center"/>
              </w:tcPr>
            </w:tcPrChange>
          </w:tcPr>
          <w:p w14:paraId="6E30CB01" w14:textId="475D5D0C" w:rsidR="00F044B1" w:rsidRPr="00137BA0" w:rsidRDefault="00F044B1" w:rsidP="00F044B1">
            <w:pPr>
              <w:spacing w:beforeLines="40" w:before="96" w:afterLines="40" w:after="96"/>
              <w:ind w:left="-58"/>
              <w:jc w:val="center"/>
              <w:rPr>
                <w:sz w:val="22"/>
                <w:lang w:val="en-US"/>
              </w:rPr>
            </w:pPr>
            <w:r w:rsidRPr="00137BA0">
              <w:rPr>
                <w:sz w:val="22"/>
              </w:rPr>
              <w:t>2008</w:t>
            </w:r>
          </w:p>
        </w:tc>
        <w:tc>
          <w:tcPr>
            <w:tcW w:w="873" w:type="pct"/>
            <w:vAlign w:val="bottom"/>
            <w:tcPrChange w:id="5784" w:author="Thu Huyen Tran" w:date="2024-05-17T20:43:00Z" w16du:dateUtc="2024-05-17T13:43:00Z">
              <w:tcPr>
                <w:tcW w:w="873" w:type="pct"/>
                <w:vAlign w:val="bottom"/>
              </w:tcPr>
            </w:tcPrChange>
          </w:tcPr>
          <w:p w14:paraId="60E8EA0F" w14:textId="60E7F6B9" w:rsidR="00F044B1" w:rsidRPr="00137BA0" w:rsidRDefault="00F044B1" w:rsidP="00F044B1">
            <w:pPr>
              <w:tabs>
                <w:tab w:val="left" w:pos="1847"/>
              </w:tabs>
              <w:spacing w:beforeLines="40" w:before="96" w:afterLines="40" w:after="96"/>
              <w:ind w:right="-30"/>
              <w:jc w:val="center"/>
              <w:rPr>
                <w:sz w:val="22"/>
                <w:lang w:val="en-US"/>
              </w:rPr>
            </w:pPr>
            <w:ins w:id="5785" w:author="Thu Huyen Tran" w:date="2024-05-17T20:42:00Z" w16du:dateUtc="2024-05-17T13:42:00Z">
              <w:r w:rsidRPr="00137BA0">
                <w:rPr>
                  <w:sz w:val="22"/>
                  <w:rPrChange w:id="5786" w:author="Huyen Tran Thu" w:date="2025-04-28T20:11:00Z" w16du:dateUtc="2025-04-28T13:11:00Z">
                    <w:rPr>
                      <w:rFonts w:ascii="Arial" w:hAnsi="Arial" w:cs="Arial"/>
                      <w:sz w:val="20"/>
                      <w:szCs w:val="20"/>
                    </w:rPr>
                  </w:rPrChange>
                </w:rPr>
                <w:t xml:space="preserve">60.445.600 </w:t>
              </w:r>
            </w:ins>
            <w:del w:id="5787" w:author="Thu Huyen Tran" w:date="2024-05-17T20:42:00Z" w16du:dateUtc="2024-05-17T13:42:00Z">
              <w:r w:rsidRPr="00137BA0" w:rsidDel="0003475F">
                <w:rPr>
                  <w:sz w:val="22"/>
                </w:rPr>
                <w:delText xml:space="preserve">60.445.600 </w:delText>
              </w:r>
            </w:del>
          </w:p>
        </w:tc>
        <w:tc>
          <w:tcPr>
            <w:tcW w:w="1104" w:type="pct"/>
            <w:vAlign w:val="bottom"/>
            <w:tcPrChange w:id="5788" w:author="Thu Huyen Tran" w:date="2024-05-17T20:43:00Z" w16du:dateUtc="2024-05-17T13:43:00Z">
              <w:tcPr>
                <w:tcW w:w="1104" w:type="pct"/>
              </w:tcPr>
            </w:tcPrChange>
          </w:tcPr>
          <w:p w14:paraId="626835A9" w14:textId="52605F21" w:rsidR="00F044B1" w:rsidRPr="00137BA0" w:rsidRDefault="00F044B1" w:rsidP="00F044B1">
            <w:pPr>
              <w:tabs>
                <w:tab w:val="left" w:pos="1862"/>
              </w:tabs>
              <w:spacing w:beforeLines="40" w:before="96" w:afterLines="40" w:after="96"/>
              <w:jc w:val="center"/>
              <w:rPr>
                <w:sz w:val="22"/>
                <w:lang w:val="en-US"/>
              </w:rPr>
            </w:pPr>
            <w:ins w:id="5789" w:author="Thu Huyen Tran" w:date="2024-05-17T20:42:00Z" w16du:dateUtc="2024-05-17T13:42:00Z">
              <w:r w:rsidRPr="00137BA0">
                <w:rPr>
                  <w:sz w:val="22"/>
                  <w:rPrChange w:id="5790" w:author="Huyen Tran Thu" w:date="2025-04-28T20:11:00Z" w16du:dateUtc="2025-04-28T13:11:00Z">
                    <w:rPr>
                      <w:rFonts w:ascii="Arial" w:hAnsi="Arial" w:cs="Arial"/>
                      <w:sz w:val="20"/>
                      <w:szCs w:val="20"/>
                    </w:rPr>
                  </w:rPrChange>
                </w:rPr>
                <w:t xml:space="preserve">0,30 </w:t>
              </w:r>
            </w:ins>
            <w:del w:id="5791" w:author="Thu Huyen Tran" w:date="2024-05-17T20:42:00Z" w16du:dateUtc="2024-05-17T13:42:00Z">
              <w:r w:rsidRPr="00137BA0" w:rsidDel="005642DF">
                <w:rPr>
                  <w:sz w:val="22"/>
                </w:rPr>
                <w:delText xml:space="preserve">0,30 </w:delText>
              </w:r>
            </w:del>
          </w:p>
        </w:tc>
        <w:tc>
          <w:tcPr>
            <w:tcW w:w="742" w:type="pct"/>
            <w:vAlign w:val="bottom"/>
            <w:tcPrChange w:id="5792" w:author="Thu Huyen Tran" w:date="2024-05-17T20:43:00Z" w16du:dateUtc="2024-05-17T13:43:00Z">
              <w:tcPr>
                <w:tcW w:w="742" w:type="pct"/>
              </w:tcPr>
            </w:tcPrChange>
          </w:tcPr>
          <w:p w14:paraId="52DF8A08" w14:textId="18320FCA" w:rsidR="00F044B1" w:rsidRPr="00137BA0" w:rsidRDefault="00F044B1" w:rsidP="00F044B1">
            <w:pPr>
              <w:tabs>
                <w:tab w:val="left" w:pos="2524"/>
              </w:tabs>
              <w:spacing w:beforeLines="40" w:before="96" w:afterLines="40" w:after="96"/>
              <w:ind w:right="-12"/>
              <w:jc w:val="center"/>
              <w:rPr>
                <w:sz w:val="22"/>
                <w:lang w:val="en-US"/>
              </w:rPr>
            </w:pPr>
            <w:ins w:id="5793" w:author="Thu Huyen Tran" w:date="2024-05-17T20:43:00Z" w16du:dateUtc="2024-05-17T13:43:00Z">
              <w:r w:rsidRPr="00137BA0">
                <w:rPr>
                  <w:sz w:val="22"/>
                  <w:rPrChange w:id="5794" w:author="Huyen Tran Thu" w:date="2025-04-28T20:11:00Z" w16du:dateUtc="2025-04-28T13:11:00Z">
                    <w:rPr>
                      <w:rFonts w:ascii="Arial" w:hAnsi="Arial" w:cs="Arial"/>
                      <w:sz w:val="20"/>
                      <w:szCs w:val="20"/>
                    </w:rPr>
                  </w:rPrChange>
                </w:rPr>
                <w:t xml:space="preserve">40,00 </w:t>
              </w:r>
            </w:ins>
            <w:del w:id="5795" w:author="Thu Huyen Tran" w:date="2024-05-17T20:42:00Z" w16du:dateUtc="2024-05-17T13:42:00Z">
              <w:r w:rsidRPr="00137BA0" w:rsidDel="000448A9">
                <w:rPr>
                  <w:sz w:val="22"/>
                </w:rPr>
                <w:delText>40,0</w:delText>
              </w:r>
            </w:del>
          </w:p>
        </w:tc>
        <w:tc>
          <w:tcPr>
            <w:tcW w:w="1078" w:type="pct"/>
            <w:vAlign w:val="bottom"/>
            <w:tcPrChange w:id="5796" w:author="Thu Huyen Tran" w:date="2024-05-17T20:43:00Z" w16du:dateUtc="2024-05-17T13:43:00Z">
              <w:tcPr>
                <w:tcW w:w="1078" w:type="pct"/>
              </w:tcPr>
            </w:tcPrChange>
          </w:tcPr>
          <w:p w14:paraId="64BF357D" w14:textId="0E8B7C31" w:rsidR="00F044B1" w:rsidRPr="00137BA0" w:rsidRDefault="00F044B1" w:rsidP="00F044B1">
            <w:pPr>
              <w:tabs>
                <w:tab w:val="left" w:pos="1847"/>
              </w:tabs>
              <w:spacing w:beforeLines="40" w:before="96" w:afterLines="40" w:after="96"/>
              <w:ind w:right="-30"/>
              <w:jc w:val="center"/>
              <w:rPr>
                <w:sz w:val="22"/>
                <w:lang w:val="en-US"/>
              </w:rPr>
            </w:pPr>
            <w:ins w:id="5797" w:author="Thu Huyen Tran" w:date="2024-05-17T20:43:00Z" w16du:dateUtc="2024-05-17T13:43:00Z">
              <w:r w:rsidRPr="00137BA0">
                <w:rPr>
                  <w:sz w:val="22"/>
                  <w:rPrChange w:id="5798" w:author="Huyen Tran Thu" w:date="2025-04-28T20:11:00Z" w16du:dateUtc="2025-04-28T13:11:00Z">
                    <w:rPr>
                      <w:rFonts w:ascii="Arial" w:hAnsi="Arial" w:cs="Arial"/>
                      <w:sz w:val="20"/>
                      <w:szCs w:val="20"/>
                    </w:rPr>
                  </w:rPrChange>
                </w:rPr>
                <w:t xml:space="preserve">2.647.517 </w:t>
              </w:r>
            </w:ins>
            <w:del w:id="5799" w:author="Thu Huyen Tran" w:date="2024-05-17T20:43:00Z" w16du:dateUtc="2024-05-17T13:43:00Z">
              <w:r w:rsidRPr="00137BA0" w:rsidDel="00CA6B08">
                <w:rPr>
                  <w:sz w:val="22"/>
                </w:rPr>
                <w:delText xml:space="preserve">2.647.517 </w:delText>
              </w:r>
            </w:del>
          </w:p>
        </w:tc>
        <w:tc>
          <w:tcPr>
            <w:tcW w:w="846" w:type="pct"/>
            <w:vAlign w:val="bottom"/>
            <w:tcPrChange w:id="5800" w:author="Thu Huyen Tran" w:date="2024-05-17T20:43:00Z" w16du:dateUtc="2024-05-17T13:43:00Z">
              <w:tcPr>
                <w:tcW w:w="846" w:type="pct"/>
                <w:vAlign w:val="bottom"/>
              </w:tcPr>
            </w:tcPrChange>
          </w:tcPr>
          <w:p w14:paraId="0CF2EFD9" w14:textId="295A02BD" w:rsidR="00F044B1" w:rsidRPr="00137BA0" w:rsidRDefault="00F044B1" w:rsidP="00F044B1">
            <w:pPr>
              <w:tabs>
                <w:tab w:val="left" w:pos="1847"/>
              </w:tabs>
              <w:spacing w:beforeLines="40" w:before="96" w:afterLines="40" w:after="96"/>
              <w:ind w:right="-30"/>
              <w:jc w:val="center"/>
              <w:rPr>
                <w:sz w:val="22"/>
                <w:lang w:val="en-US"/>
              </w:rPr>
            </w:pPr>
            <w:ins w:id="5801" w:author="Thu Huyen Tran" w:date="2024-05-17T20:43:00Z" w16du:dateUtc="2024-05-17T13:43:00Z">
              <w:r w:rsidRPr="00137BA0">
                <w:rPr>
                  <w:sz w:val="22"/>
                  <w:rPrChange w:id="5802" w:author="Huyen Tran Thu" w:date="2025-04-28T20:11:00Z" w16du:dateUtc="2025-04-28T13:11:00Z">
                    <w:rPr>
                      <w:rFonts w:ascii="Arial" w:hAnsi="Arial" w:cs="Arial"/>
                      <w:sz w:val="20"/>
                      <w:szCs w:val="20"/>
                    </w:rPr>
                  </w:rPrChange>
                </w:rPr>
                <w:t xml:space="preserve">3.971.276 </w:t>
              </w:r>
            </w:ins>
            <w:del w:id="5803" w:author="Thu Huyen Tran" w:date="2024-05-17T20:43:00Z" w16du:dateUtc="2024-05-17T13:43:00Z">
              <w:r w:rsidRPr="00137BA0" w:rsidDel="00D807F3">
                <w:rPr>
                  <w:sz w:val="22"/>
                </w:rPr>
                <w:delText xml:space="preserve">3.971.276 </w:delText>
              </w:r>
            </w:del>
          </w:p>
        </w:tc>
      </w:tr>
      <w:tr w:rsidR="00F044B1" w:rsidRPr="00137BA0" w14:paraId="7DA75F8E" w14:textId="5EE80191"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804"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805" w:author="Thu Huyen Tran" w:date="2024-05-17T20:43:00Z" w16du:dateUtc="2024-05-17T13:43:00Z">
            <w:trPr>
              <w:jc w:val="center"/>
            </w:trPr>
          </w:trPrChange>
        </w:trPr>
        <w:tc>
          <w:tcPr>
            <w:tcW w:w="357" w:type="pct"/>
            <w:vAlign w:val="center"/>
            <w:tcPrChange w:id="5806" w:author="Thu Huyen Tran" w:date="2024-05-17T20:43:00Z" w16du:dateUtc="2024-05-17T13:43:00Z">
              <w:tcPr>
                <w:tcW w:w="357" w:type="pct"/>
                <w:vAlign w:val="center"/>
              </w:tcPr>
            </w:tcPrChange>
          </w:tcPr>
          <w:p w14:paraId="75B57DFF" w14:textId="3C66F089" w:rsidR="00F044B1" w:rsidRPr="00137BA0" w:rsidRDefault="00F044B1" w:rsidP="00F044B1">
            <w:pPr>
              <w:spacing w:beforeLines="30" w:before="72" w:afterLines="30" w:after="72"/>
              <w:ind w:left="-58"/>
              <w:jc w:val="center"/>
              <w:rPr>
                <w:sz w:val="22"/>
                <w:lang w:val="en-US"/>
              </w:rPr>
            </w:pPr>
            <w:r w:rsidRPr="00137BA0">
              <w:rPr>
                <w:sz w:val="22"/>
              </w:rPr>
              <w:t>2009</w:t>
            </w:r>
          </w:p>
        </w:tc>
        <w:tc>
          <w:tcPr>
            <w:tcW w:w="873" w:type="pct"/>
            <w:vAlign w:val="bottom"/>
            <w:tcPrChange w:id="5807" w:author="Thu Huyen Tran" w:date="2024-05-17T20:43:00Z" w16du:dateUtc="2024-05-17T13:43:00Z">
              <w:tcPr>
                <w:tcW w:w="873" w:type="pct"/>
                <w:vAlign w:val="bottom"/>
              </w:tcPr>
            </w:tcPrChange>
          </w:tcPr>
          <w:p w14:paraId="4EAF8F94" w14:textId="620E0BFE" w:rsidR="00F044B1" w:rsidRPr="00137BA0" w:rsidRDefault="00F044B1" w:rsidP="00F044B1">
            <w:pPr>
              <w:tabs>
                <w:tab w:val="left" w:pos="1847"/>
              </w:tabs>
              <w:spacing w:beforeLines="30" w:before="72" w:afterLines="30" w:after="72"/>
              <w:ind w:right="-30"/>
              <w:jc w:val="center"/>
              <w:rPr>
                <w:sz w:val="22"/>
                <w:lang w:val="en-US"/>
              </w:rPr>
            </w:pPr>
            <w:ins w:id="5808" w:author="Thu Huyen Tran" w:date="2024-05-17T20:42:00Z" w16du:dateUtc="2024-05-17T13:42:00Z">
              <w:r w:rsidRPr="00137BA0">
                <w:rPr>
                  <w:sz w:val="22"/>
                  <w:rPrChange w:id="5809" w:author="Huyen Tran Thu" w:date="2025-04-28T20:11:00Z" w16du:dateUtc="2025-04-28T13:11:00Z">
                    <w:rPr>
                      <w:rFonts w:ascii="Arial" w:hAnsi="Arial" w:cs="Arial"/>
                      <w:sz w:val="20"/>
                      <w:szCs w:val="20"/>
                    </w:rPr>
                  </w:rPrChange>
                </w:rPr>
                <w:t xml:space="preserve">60.440.300 </w:t>
              </w:r>
            </w:ins>
            <w:del w:id="5810" w:author="Thu Huyen Tran" w:date="2024-05-17T20:42:00Z" w16du:dateUtc="2024-05-17T13:42:00Z">
              <w:r w:rsidRPr="00137BA0" w:rsidDel="0003475F">
                <w:rPr>
                  <w:sz w:val="22"/>
                </w:rPr>
                <w:delText xml:space="preserve">60.440.300 </w:delText>
              </w:r>
            </w:del>
          </w:p>
        </w:tc>
        <w:tc>
          <w:tcPr>
            <w:tcW w:w="1104" w:type="pct"/>
            <w:vAlign w:val="bottom"/>
            <w:tcPrChange w:id="5811" w:author="Thu Huyen Tran" w:date="2024-05-17T20:43:00Z" w16du:dateUtc="2024-05-17T13:43:00Z">
              <w:tcPr>
                <w:tcW w:w="1104" w:type="pct"/>
              </w:tcPr>
            </w:tcPrChange>
          </w:tcPr>
          <w:p w14:paraId="402408FE" w14:textId="4898D7F0" w:rsidR="00F044B1" w:rsidRPr="00137BA0" w:rsidRDefault="00F044B1" w:rsidP="00F044B1">
            <w:pPr>
              <w:tabs>
                <w:tab w:val="left" w:pos="1862"/>
              </w:tabs>
              <w:spacing w:beforeLines="30" w:before="72" w:afterLines="30" w:after="72"/>
              <w:jc w:val="center"/>
              <w:rPr>
                <w:sz w:val="22"/>
                <w:lang w:val="en-US"/>
              </w:rPr>
            </w:pPr>
            <w:ins w:id="5812" w:author="Thu Huyen Tran" w:date="2024-05-17T20:42:00Z" w16du:dateUtc="2024-05-17T13:42:00Z">
              <w:r w:rsidRPr="00137BA0">
                <w:rPr>
                  <w:sz w:val="22"/>
                  <w:rPrChange w:id="5813" w:author="Huyen Tran Thu" w:date="2025-04-28T20:11:00Z" w16du:dateUtc="2025-04-28T13:11:00Z">
                    <w:rPr>
                      <w:rFonts w:ascii="Arial" w:hAnsi="Arial" w:cs="Arial"/>
                      <w:sz w:val="20"/>
                      <w:szCs w:val="20"/>
                    </w:rPr>
                  </w:rPrChange>
                </w:rPr>
                <w:t xml:space="preserve">0,30 </w:t>
              </w:r>
            </w:ins>
            <w:del w:id="5814" w:author="Thu Huyen Tran" w:date="2024-05-17T20:42:00Z" w16du:dateUtc="2024-05-17T13:42:00Z">
              <w:r w:rsidRPr="00137BA0" w:rsidDel="005642DF">
                <w:rPr>
                  <w:sz w:val="22"/>
                </w:rPr>
                <w:delText xml:space="preserve">0,30 </w:delText>
              </w:r>
            </w:del>
          </w:p>
        </w:tc>
        <w:tc>
          <w:tcPr>
            <w:tcW w:w="742" w:type="pct"/>
            <w:vAlign w:val="bottom"/>
            <w:tcPrChange w:id="5815" w:author="Thu Huyen Tran" w:date="2024-05-17T20:43:00Z" w16du:dateUtc="2024-05-17T13:43:00Z">
              <w:tcPr>
                <w:tcW w:w="742" w:type="pct"/>
              </w:tcPr>
            </w:tcPrChange>
          </w:tcPr>
          <w:p w14:paraId="4179C526" w14:textId="7EFDB3F9" w:rsidR="00F044B1" w:rsidRPr="00137BA0" w:rsidRDefault="00F044B1" w:rsidP="00F044B1">
            <w:pPr>
              <w:tabs>
                <w:tab w:val="left" w:pos="2524"/>
              </w:tabs>
              <w:spacing w:beforeLines="30" w:before="72" w:afterLines="30" w:after="72"/>
              <w:ind w:right="-12"/>
              <w:jc w:val="center"/>
              <w:rPr>
                <w:sz w:val="22"/>
                <w:lang w:val="en-US"/>
              </w:rPr>
            </w:pPr>
            <w:ins w:id="5816" w:author="Thu Huyen Tran" w:date="2024-05-17T20:43:00Z" w16du:dateUtc="2024-05-17T13:43:00Z">
              <w:r w:rsidRPr="00137BA0">
                <w:rPr>
                  <w:sz w:val="22"/>
                  <w:rPrChange w:id="5817" w:author="Huyen Tran Thu" w:date="2025-04-28T20:11:00Z" w16du:dateUtc="2025-04-28T13:11:00Z">
                    <w:rPr>
                      <w:rFonts w:ascii="Arial" w:hAnsi="Arial" w:cs="Arial"/>
                      <w:sz w:val="20"/>
                      <w:szCs w:val="20"/>
                    </w:rPr>
                  </w:rPrChange>
                </w:rPr>
                <w:t xml:space="preserve">40,00 </w:t>
              </w:r>
            </w:ins>
            <w:del w:id="5818" w:author="Thu Huyen Tran" w:date="2024-05-17T20:42:00Z" w16du:dateUtc="2024-05-17T13:42:00Z">
              <w:r w:rsidRPr="00137BA0" w:rsidDel="000448A9">
                <w:rPr>
                  <w:sz w:val="22"/>
                </w:rPr>
                <w:delText>40,0</w:delText>
              </w:r>
            </w:del>
          </w:p>
        </w:tc>
        <w:tc>
          <w:tcPr>
            <w:tcW w:w="1078" w:type="pct"/>
            <w:vAlign w:val="bottom"/>
            <w:tcPrChange w:id="5819" w:author="Thu Huyen Tran" w:date="2024-05-17T20:43:00Z" w16du:dateUtc="2024-05-17T13:43:00Z">
              <w:tcPr>
                <w:tcW w:w="1078" w:type="pct"/>
              </w:tcPr>
            </w:tcPrChange>
          </w:tcPr>
          <w:p w14:paraId="778D2A94" w14:textId="54655839" w:rsidR="00F044B1" w:rsidRPr="00137BA0" w:rsidRDefault="00F044B1" w:rsidP="00F044B1">
            <w:pPr>
              <w:tabs>
                <w:tab w:val="left" w:pos="1847"/>
              </w:tabs>
              <w:spacing w:beforeLines="40" w:before="96" w:afterLines="40" w:after="96"/>
              <w:ind w:right="-30"/>
              <w:jc w:val="center"/>
              <w:rPr>
                <w:sz w:val="22"/>
                <w:lang w:val="en-US"/>
              </w:rPr>
            </w:pPr>
            <w:ins w:id="5820" w:author="Thu Huyen Tran" w:date="2024-05-17T20:43:00Z" w16du:dateUtc="2024-05-17T13:43:00Z">
              <w:r w:rsidRPr="00137BA0">
                <w:rPr>
                  <w:sz w:val="22"/>
                  <w:rPrChange w:id="5821" w:author="Huyen Tran Thu" w:date="2025-04-28T20:11:00Z" w16du:dateUtc="2025-04-28T13:11:00Z">
                    <w:rPr>
                      <w:rFonts w:ascii="Arial" w:hAnsi="Arial" w:cs="Arial"/>
                      <w:sz w:val="20"/>
                      <w:szCs w:val="20"/>
                    </w:rPr>
                  </w:rPrChange>
                </w:rPr>
                <w:t xml:space="preserve">2.647.285 </w:t>
              </w:r>
            </w:ins>
            <w:del w:id="5822" w:author="Thu Huyen Tran" w:date="2024-05-17T20:43:00Z" w16du:dateUtc="2024-05-17T13:43:00Z">
              <w:r w:rsidRPr="00137BA0" w:rsidDel="00CA6B08">
                <w:rPr>
                  <w:sz w:val="22"/>
                </w:rPr>
                <w:delText xml:space="preserve">2.647.285 </w:delText>
              </w:r>
            </w:del>
          </w:p>
        </w:tc>
        <w:tc>
          <w:tcPr>
            <w:tcW w:w="846" w:type="pct"/>
            <w:vAlign w:val="bottom"/>
            <w:tcPrChange w:id="5823" w:author="Thu Huyen Tran" w:date="2024-05-17T20:43:00Z" w16du:dateUtc="2024-05-17T13:43:00Z">
              <w:tcPr>
                <w:tcW w:w="846" w:type="pct"/>
                <w:vAlign w:val="bottom"/>
              </w:tcPr>
            </w:tcPrChange>
          </w:tcPr>
          <w:p w14:paraId="0590F830" w14:textId="7A30A2CE" w:rsidR="00F044B1" w:rsidRPr="00137BA0" w:rsidRDefault="00F044B1" w:rsidP="00F044B1">
            <w:pPr>
              <w:tabs>
                <w:tab w:val="left" w:pos="1847"/>
              </w:tabs>
              <w:spacing w:beforeLines="40" w:before="96" w:afterLines="40" w:after="96"/>
              <w:ind w:right="-30"/>
              <w:jc w:val="center"/>
              <w:rPr>
                <w:sz w:val="22"/>
                <w:lang w:val="en-US"/>
              </w:rPr>
            </w:pPr>
            <w:ins w:id="5824" w:author="Thu Huyen Tran" w:date="2024-05-17T20:43:00Z" w16du:dateUtc="2024-05-17T13:43:00Z">
              <w:r w:rsidRPr="00137BA0">
                <w:rPr>
                  <w:sz w:val="22"/>
                  <w:rPrChange w:id="5825" w:author="Huyen Tran Thu" w:date="2025-04-28T20:11:00Z" w16du:dateUtc="2025-04-28T13:11:00Z">
                    <w:rPr>
                      <w:rFonts w:ascii="Arial" w:hAnsi="Arial" w:cs="Arial"/>
                      <w:sz w:val="20"/>
                      <w:szCs w:val="20"/>
                    </w:rPr>
                  </w:rPrChange>
                </w:rPr>
                <w:t xml:space="preserve">3.970.928 </w:t>
              </w:r>
            </w:ins>
            <w:del w:id="5826" w:author="Thu Huyen Tran" w:date="2024-05-17T20:43:00Z" w16du:dateUtc="2024-05-17T13:43:00Z">
              <w:r w:rsidRPr="00137BA0" w:rsidDel="00D807F3">
                <w:rPr>
                  <w:sz w:val="22"/>
                </w:rPr>
                <w:delText xml:space="preserve">3.970.928 </w:delText>
              </w:r>
            </w:del>
          </w:p>
        </w:tc>
      </w:tr>
      <w:tr w:rsidR="00F044B1" w:rsidRPr="00137BA0" w14:paraId="03DEED03" w14:textId="258DFB1E"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827"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828" w:author="Thu Huyen Tran" w:date="2024-05-17T20:43:00Z" w16du:dateUtc="2024-05-17T13:43:00Z">
            <w:trPr>
              <w:jc w:val="center"/>
            </w:trPr>
          </w:trPrChange>
        </w:trPr>
        <w:tc>
          <w:tcPr>
            <w:tcW w:w="357" w:type="pct"/>
            <w:vAlign w:val="center"/>
            <w:tcPrChange w:id="5829" w:author="Thu Huyen Tran" w:date="2024-05-17T20:43:00Z" w16du:dateUtc="2024-05-17T13:43:00Z">
              <w:tcPr>
                <w:tcW w:w="357" w:type="pct"/>
                <w:vAlign w:val="center"/>
              </w:tcPr>
            </w:tcPrChange>
          </w:tcPr>
          <w:p w14:paraId="1909CB17" w14:textId="4728C1EF" w:rsidR="00F044B1" w:rsidRPr="00137BA0" w:rsidRDefault="00F044B1" w:rsidP="00F044B1">
            <w:pPr>
              <w:spacing w:beforeLines="30" w:before="72" w:afterLines="30" w:after="72"/>
              <w:ind w:left="-58"/>
              <w:jc w:val="center"/>
              <w:rPr>
                <w:sz w:val="22"/>
                <w:lang w:val="en-US"/>
              </w:rPr>
            </w:pPr>
            <w:r w:rsidRPr="00137BA0">
              <w:rPr>
                <w:sz w:val="22"/>
              </w:rPr>
              <w:t>2010</w:t>
            </w:r>
          </w:p>
        </w:tc>
        <w:tc>
          <w:tcPr>
            <w:tcW w:w="873" w:type="pct"/>
            <w:vAlign w:val="bottom"/>
            <w:tcPrChange w:id="5830" w:author="Thu Huyen Tran" w:date="2024-05-17T20:43:00Z" w16du:dateUtc="2024-05-17T13:43:00Z">
              <w:tcPr>
                <w:tcW w:w="873" w:type="pct"/>
                <w:vAlign w:val="bottom"/>
              </w:tcPr>
            </w:tcPrChange>
          </w:tcPr>
          <w:p w14:paraId="27C0F89D" w14:textId="1CA28180" w:rsidR="00F044B1" w:rsidRPr="00137BA0" w:rsidRDefault="00F044B1" w:rsidP="00F044B1">
            <w:pPr>
              <w:tabs>
                <w:tab w:val="left" w:pos="1847"/>
              </w:tabs>
              <w:spacing w:beforeLines="30" w:before="72" w:afterLines="30" w:after="72"/>
              <w:ind w:right="-30"/>
              <w:jc w:val="center"/>
              <w:rPr>
                <w:sz w:val="22"/>
                <w:lang w:val="en-US"/>
              </w:rPr>
            </w:pPr>
            <w:ins w:id="5831" w:author="Thu Huyen Tran" w:date="2024-05-17T20:42:00Z" w16du:dateUtc="2024-05-17T13:42:00Z">
              <w:r w:rsidRPr="00137BA0">
                <w:rPr>
                  <w:sz w:val="22"/>
                  <w:rPrChange w:id="5832" w:author="Huyen Tran Thu" w:date="2025-04-28T20:11:00Z" w16du:dateUtc="2025-04-28T13:11:00Z">
                    <w:rPr>
                      <w:rFonts w:ascii="Arial" w:hAnsi="Arial" w:cs="Arial"/>
                      <w:sz w:val="20"/>
                      <w:szCs w:val="20"/>
                    </w:rPr>
                  </w:rPrChange>
                </w:rPr>
                <w:t xml:space="preserve">60.606.800 </w:t>
              </w:r>
            </w:ins>
            <w:del w:id="5833" w:author="Thu Huyen Tran" w:date="2024-05-17T20:42:00Z" w16du:dateUtc="2024-05-17T13:42:00Z">
              <w:r w:rsidRPr="00137BA0" w:rsidDel="0003475F">
                <w:rPr>
                  <w:sz w:val="22"/>
                </w:rPr>
                <w:delText xml:space="preserve">60.606.800 </w:delText>
              </w:r>
            </w:del>
          </w:p>
        </w:tc>
        <w:tc>
          <w:tcPr>
            <w:tcW w:w="1104" w:type="pct"/>
            <w:vAlign w:val="bottom"/>
            <w:tcPrChange w:id="5834" w:author="Thu Huyen Tran" w:date="2024-05-17T20:43:00Z" w16du:dateUtc="2024-05-17T13:43:00Z">
              <w:tcPr>
                <w:tcW w:w="1104" w:type="pct"/>
              </w:tcPr>
            </w:tcPrChange>
          </w:tcPr>
          <w:p w14:paraId="310E6EE9" w14:textId="7C772419" w:rsidR="00F044B1" w:rsidRPr="00137BA0" w:rsidRDefault="00F044B1" w:rsidP="00F044B1">
            <w:pPr>
              <w:tabs>
                <w:tab w:val="left" w:pos="1862"/>
              </w:tabs>
              <w:spacing w:beforeLines="30" w:before="72" w:afterLines="30" w:after="72"/>
              <w:jc w:val="center"/>
              <w:rPr>
                <w:sz w:val="22"/>
                <w:lang w:val="en-US"/>
              </w:rPr>
            </w:pPr>
            <w:ins w:id="5835" w:author="Thu Huyen Tran" w:date="2024-05-17T20:42:00Z" w16du:dateUtc="2024-05-17T13:42:00Z">
              <w:r w:rsidRPr="00137BA0">
                <w:rPr>
                  <w:color w:val="FF0000"/>
                  <w:sz w:val="22"/>
                  <w:rPrChange w:id="5836" w:author="Huyen Tran Thu" w:date="2025-04-28T20:11:00Z" w16du:dateUtc="2025-04-28T13:11:00Z">
                    <w:rPr>
                      <w:rFonts w:ascii="Arial" w:hAnsi="Arial" w:cs="Arial"/>
                      <w:color w:val="FF0000"/>
                      <w:sz w:val="20"/>
                      <w:szCs w:val="20"/>
                    </w:rPr>
                  </w:rPrChange>
                </w:rPr>
                <w:t xml:space="preserve">0,30 </w:t>
              </w:r>
            </w:ins>
            <w:del w:id="5837" w:author="Thu Huyen Tran" w:date="2024-05-17T20:42:00Z" w16du:dateUtc="2024-05-17T13:42:00Z">
              <w:r w:rsidRPr="00137BA0" w:rsidDel="005642DF">
                <w:rPr>
                  <w:sz w:val="22"/>
                </w:rPr>
                <w:delText xml:space="preserve">0,30 </w:delText>
              </w:r>
            </w:del>
          </w:p>
        </w:tc>
        <w:tc>
          <w:tcPr>
            <w:tcW w:w="742" w:type="pct"/>
            <w:vAlign w:val="bottom"/>
            <w:tcPrChange w:id="5838" w:author="Thu Huyen Tran" w:date="2024-05-17T20:43:00Z" w16du:dateUtc="2024-05-17T13:43:00Z">
              <w:tcPr>
                <w:tcW w:w="742" w:type="pct"/>
              </w:tcPr>
            </w:tcPrChange>
          </w:tcPr>
          <w:p w14:paraId="11C1AC40" w14:textId="006FA522" w:rsidR="00F044B1" w:rsidRPr="00137BA0" w:rsidRDefault="00F044B1" w:rsidP="00F044B1">
            <w:pPr>
              <w:tabs>
                <w:tab w:val="left" w:pos="2524"/>
              </w:tabs>
              <w:spacing w:beforeLines="30" w:before="72" w:afterLines="30" w:after="72"/>
              <w:ind w:right="-12"/>
              <w:jc w:val="center"/>
              <w:rPr>
                <w:sz w:val="22"/>
                <w:lang w:val="en-US"/>
              </w:rPr>
            </w:pPr>
            <w:ins w:id="5839" w:author="Thu Huyen Tran" w:date="2024-05-17T20:43:00Z" w16du:dateUtc="2024-05-17T13:43:00Z">
              <w:r w:rsidRPr="00137BA0">
                <w:rPr>
                  <w:color w:val="FF0000"/>
                  <w:sz w:val="22"/>
                  <w:rPrChange w:id="5840" w:author="Huyen Tran Thu" w:date="2025-04-28T20:11:00Z" w16du:dateUtc="2025-04-28T13:11:00Z">
                    <w:rPr>
                      <w:rFonts w:ascii="Arial" w:hAnsi="Arial" w:cs="Arial"/>
                      <w:color w:val="FF0000"/>
                      <w:sz w:val="20"/>
                      <w:szCs w:val="20"/>
                    </w:rPr>
                  </w:rPrChange>
                </w:rPr>
                <w:t xml:space="preserve">47,50 </w:t>
              </w:r>
            </w:ins>
            <w:del w:id="5841" w:author="Thu Huyen Tran" w:date="2024-05-17T20:42:00Z" w16du:dateUtc="2024-05-17T13:42:00Z">
              <w:r w:rsidRPr="00137BA0" w:rsidDel="000448A9">
                <w:rPr>
                  <w:sz w:val="22"/>
                </w:rPr>
                <w:delText>47,5</w:delText>
              </w:r>
            </w:del>
          </w:p>
        </w:tc>
        <w:tc>
          <w:tcPr>
            <w:tcW w:w="1078" w:type="pct"/>
            <w:vAlign w:val="bottom"/>
            <w:tcPrChange w:id="5842" w:author="Thu Huyen Tran" w:date="2024-05-17T20:43:00Z" w16du:dateUtc="2024-05-17T13:43:00Z">
              <w:tcPr>
                <w:tcW w:w="1078" w:type="pct"/>
              </w:tcPr>
            </w:tcPrChange>
          </w:tcPr>
          <w:p w14:paraId="4DF9D14A" w14:textId="5EC75BD2" w:rsidR="00F044B1" w:rsidRPr="00137BA0" w:rsidRDefault="00F044B1" w:rsidP="00F044B1">
            <w:pPr>
              <w:tabs>
                <w:tab w:val="left" w:pos="1847"/>
              </w:tabs>
              <w:spacing w:beforeLines="40" w:before="96" w:afterLines="40" w:after="96"/>
              <w:ind w:right="-30"/>
              <w:jc w:val="center"/>
              <w:rPr>
                <w:sz w:val="22"/>
                <w:lang w:val="en-US"/>
              </w:rPr>
            </w:pPr>
            <w:ins w:id="5843" w:author="Thu Huyen Tran" w:date="2024-05-17T20:43:00Z" w16du:dateUtc="2024-05-17T13:43:00Z">
              <w:r w:rsidRPr="00137BA0">
                <w:rPr>
                  <w:sz w:val="22"/>
                  <w:rPrChange w:id="5844" w:author="Huyen Tran Thu" w:date="2025-04-28T20:11:00Z" w16du:dateUtc="2025-04-28T13:11:00Z">
                    <w:rPr>
                      <w:rFonts w:ascii="Arial" w:hAnsi="Arial" w:cs="Arial"/>
                      <w:sz w:val="20"/>
                      <w:szCs w:val="20"/>
                    </w:rPr>
                  </w:rPrChange>
                </w:rPr>
                <w:t xml:space="preserve">3.152.311 </w:t>
              </w:r>
            </w:ins>
            <w:del w:id="5845" w:author="Thu Huyen Tran" w:date="2024-05-17T20:43:00Z" w16du:dateUtc="2024-05-17T13:43:00Z">
              <w:r w:rsidRPr="00137BA0" w:rsidDel="00CA6B08">
                <w:rPr>
                  <w:sz w:val="22"/>
                </w:rPr>
                <w:delText xml:space="preserve">3.152.311 </w:delText>
              </w:r>
            </w:del>
          </w:p>
        </w:tc>
        <w:tc>
          <w:tcPr>
            <w:tcW w:w="846" w:type="pct"/>
            <w:vAlign w:val="bottom"/>
            <w:tcPrChange w:id="5846" w:author="Thu Huyen Tran" w:date="2024-05-17T20:43:00Z" w16du:dateUtc="2024-05-17T13:43:00Z">
              <w:tcPr>
                <w:tcW w:w="846" w:type="pct"/>
                <w:vAlign w:val="bottom"/>
              </w:tcPr>
            </w:tcPrChange>
          </w:tcPr>
          <w:p w14:paraId="52E771C8" w14:textId="31381985" w:rsidR="00F044B1" w:rsidRPr="00137BA0" w:rsidRDefault="00F044B1" w:rsidP="00F044B1">
            <w:pPr>
              <w:tabs>
                <w:tab w:val="left" w:pos="1847"/>
              </w:tabs>
              <w:spacing w:beforeLines="40" w:before="96" w:afterLines="40" w:after="96"/>
              <w:ind w:right="-30"/>
              <w:jc w:val="center"/>
              <w:rPr>
                <w:sz w:val="22"/>
                <w:lang w:val="en-US"/>
              </w:rPr>
            </w:pPr>
            <w:ins w:id="5847" w:author="Thu Huyen Tran" w:date="2024-05-17T20:43:00Z" w16du:dateUtc="2024-05-17T13:43:00Z">
              <w:r w:rsidRPr="00137BA0">
                <w:rPr>
                  <w:sz w:val="22"/>
                  <w:rPrChange w:id="5848" w:author="Huyen Tran Thu" w:date="2025-04-28T20:11:00Z" w16du:dateUtc="2025-04-28T13:11:00Z">
                    <w:rPr>
                      <w:rFonts w:ascii="Arial" w:hAnsi="Arial" w:cs="Arial"/>
                      <w:sz w:val="20"/>
                      <w:szCs w:val="20"/>
                    </w:rPr>
                  </w:rPrChange>
                </w:rPr>
                <w:t xml:space="preserve">3.484.133 </w:t>
              </w:r>
            </w:ins>
            <w:del w:id="5849" w:author="Thu Huyen Tran" w:date="2024-05-17T20:43:00Z" w16du:dateUtc="2024-05-17T13:43:00Z">
              <w:r w:rsidRPr="00137BA0" w:rsidDel="00D807F3">
                <w:rPr>
                  <w:sz w:val="22"/>
                </w:rPr>
                <w:delText xml:space="preserve">3.484.133 </w:delText>
              </w:r>
            </w:del>
          </w:p>
        </w:tc>
      </w:tr>
      <w:tr w:rsidR="00F044B1" w:rsidRPr="00137BA0" w14:paraId="52631ED2" w14:textId="1404F53A"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850"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851" w:author="Thu Huyen Tran" w:date="2024-05-17T20:43:00Z" w16du:dateUtc="2024-05-17T13:43:00Z">
            <w:trPr>
              <w:jc w:val="center"/>
            </w:trPr>
          </w:trPrChange>
        </w:trPr>
        <w:tc>
          <w:tcPr>
            <w:tcW w:w="357" w:type="pct"/>
            <w:vAlign w:val="center"/>
            <w:tcPrChange w:id="5852" w:author="Thu Huyen Tran" w:date="2024-05-17T20:43:00Z" w16du:dateUtc="2024-05-17T13:43:00Z">
              <w:tcPr>
                <w:tcW w:w="357" w:type="pct"/>
                <w:vAlign w:val="center"/>
              </w:tcPr>
            </w:tcPrChange>
          </w:tcPr>
          <w:p w14:paraId="1A373980" w14:textId="6FE34BBE" w:rsidR="00F044B1" w:rsidRPr="00137BA0" w:rsidRDefault="00F044B1" w:rsidP="00F044B1">
            <w:pPr>
              <w:spacing w:beforeLines="30" w:before="72" w:afterLines="30" w:after="72"/>
              <w:ind w:left="-58"/>
              <w:jc w:val="center"/>
              <w:rPr>
                <w:sz w:val="22"/>
                <w:lang w:val="en-US"/>
              </w:rPr>
            </w:pPr>
            <w:r w:rsidRPr="00137BA0">
              <w:rPr>
                <w:sz w:val="22"/>
              </w:rPr>
              <w:t>2011</w:t>
            </w:r>
          </w:p>
        </w:tc>
        <w:tc>
          <w:tcPr>
            <w:tcW w:w="873" w:type="pct"/>
            <w:vAlign w:val="bottom"/>
            <w:tcPrChange w:id="5853" w:author="Thu Huyen Tran" w:date="2024-05-17T20:43:00Z" w16du:dateUtc="2024-05-17T13:43:00Z">
              <w:tcPr>
                <w:tcW w:w="873" w:type="pct"/>
                <w:vAlign w:val="bottom"/>
              </w:tcPr>
            </w:tcPrChange>
          </w:tcPr>
          <w:p w14:paraId="53A599D2" w14:textId="6876A6A8" w:rsidR="00F044B1" w:rsidRPr="00137BA0" w:rsidRDefault="00F044B1" w:rsidP="00F044B1">
            <w:pPr>
              <w:tabs>
                <w:tab w:val="left" w:pos="1847"/>
              </w:tabs>
              <w:spacing w:beforeLines="30" w:before="72" w:afterLines="30" w:after="72"/>
              <w:ind w:right="-30"/>
              <w:jc w:val="center"/>
              <w:rPr>
                <w:sz w:val="22"/>
                <w:lang w:val="en-US"/>
              </w:rPr>
            </w:pPr>
            <w:ins w:id="5854" w:author="Thu Huyen Tran" w:date="2024-05-17T20:42:00Z" w16du:dateUtc="2024-05-17T13:42:00Z">
              <w:r w:rsidRPr="00137BA0">
                <w:rPr>
                  <w:sz w:val="22"/>
                  <w:rPrChange w:id="5855" w:author="Huyen Tran Thu" w:date="2025-04-28T20:11:00Z" w16du:dateUtc="2025-04-28T13:11:00Z">
                    <w:rPr>
                      <w:rFonts w:ascii="Arial" w:hAnsi="Arial" w:cs="Arial"/>
                      <w:sz w:val="20"/>
                      <w:szCs w:val="20"/>
                    </w:rPr>
                  </w:rPrChange>
                </w:rPr>
                <w:t xml:space="preserve">60.467.200 </w:t>
              </w:r>
            </w:ins>
            <w:del w:id="5856" w:author="Thu Huyen Tran" w:date="2024-05-17T20:42:00Z" w16du:dateUtc="2024-05-17T13:42:00Z">
              <w:r w:rsidRPr="00137BA0" w:rsidDel="0003475F">
                <w:rPr>
                  <w:sz w:val="22"/>
                </w:rPr>
                <w:delText xml:space="preserve">60.467.200 </w:delText>
              </w:r>
            </w:del>
          </w:p>
        </w:tc>
        <w:tc>
          <w:tcPr>
            <w:tcW w:w="1104" w:type="pct"/>
            <w:vAlign w:val="bottom"/>
            <w:tcPrChange w:id="5857" w:author="Thu Huyen Tran" w:date="2024-05-17T20:43:00Z" w16du:dateUtc="2024-05-17T13:43:00Z">
              <w:tcPr>
                <w:tcW w:w="1104" w:type="pct"/>
              </w:tcPr>
            </w:tcPrChange>
          </w:tcPr>
          <w:p w14:paraId="130B0195" w14:textId="7575E268" w:rsidR="00F044B1" w:rsidRPr="00137BA0" w:rsidRDefault="00F044B1" w:rsidP="00F044B1">
            <w:pPr>
              <w:spacing w:beforeLines="30" w:before="72" w:afterLines="30" w:after="72"/>
              <w:jc w:val="center"/>
              <w:rPr>
                <w:sz w:val="22"/>
                <w:lang w:val="en-US"/>
              </w:rPr>
            </w:pPr>
            <w:ins w:id="5858" w:author="Thu Huyen Tran" w:date="2024-05-17T20:42:00Z" w16du:dateUtc="2024-05-17T13:42:00Z">
              <w:r w:rsidRPr="00137BA0">
                <w:rPr>
                  <w:sz w:val="22"/>
                  <w:rPrChange w:id="5859" w:author="Huyen Tran Thu" w:date="2025-04-28T20:11:00Z" w16du:dateUtc="2025-04-28T13:11:00Z">
                    <w:rPr>
                      <w:rFonts w:ascii="Arial" w:hAnsi="Arial" w:cs="Arial"/>
                      <w:sz w:val="20"/>
                      <w:szCs w:val="20"/>
                    </w:rPr>
                  </w:rPrChange>
                </w:rPr>
                <w:t xml:space="preserve">0,31 </w:t>
              </w:r>
            </w:ins>
            <w:del w:id="5860" w:author="Thu Huyen Tran" w:date="2024-05-17T20:42:00Z" w16du:dateUtc="2024-05-17T13:42:00Z">
              <w:r w:rsidRPr="00137BA0" w:rsidDel="005642DF">
                <w:rPr>
                  <w:sz w:val="22"/>
                </w:rPr>
                <w:delText xml:space="preserve">0,31 </w:delText>
              </w:r>
            </w:del>
          </w:p>
        </w:tc>
        <w:tc>
          <w:tcPr>
            <w:tcW w:w="742" w:type="pct"/>
            <w:vAlign w:val="bottom"/>
            <w:tcPrChange w:id="5861" w:author="Thu Huyen Tran" w:date="2024-05-17T20:43:00Z" w16du:dateUtc="2024-05-17T13:43:00Z">
              <w:tcPr>
                <w:tcW w:w="742" w:type="pct"/>
              </w:tcPr>
            </w:tcPrChange>
          </w:tcPr>
          <w:p w14:paraId="28486103" w14:textId="73A0C9CC" w:rsidR="00F044B1" w:rsidRPr="00137BA0" w:rsidRDefault="00F044B1" w:rsidP="00F044B1">
            <w:pPr>
              <w:tabs>
                <w:tab w:val="left" w:pos="2524"/>
              </w:tabs>
              <w:spacing w:beforeLines="30" w:before="72" w:afterLines="30" w:after="72"/>
              <w:ind w:right="-12"/>
              <w:jc w:val="center"/>
              <w:rPr>
                <w:sz w:val="22"/>
                <w:lang w:val="en-US"/>
              </w:rPr>
            </w:pPr>
            <w:ins w:id="5862" w:author="Thu Huyen Tran" w:date="2024-05-17T20:43:00Z" w16du:dateUtc="2024-05-17T13:43:00Z">
              <w:r w:rsidRPr="00137BA0">
                <w:rPr>
                  <w:sz w:val="22"/>
                  <w:rPrChange w:id="5863" w:author="Huyen Tran Thu" w:date="2025-04-28T20:11:00Z" w16du:dateUtc="2025-04-28T13:11:00Z">
                    <w:rPr>
                      <w:rFonts w:ascii="Arial" w:hAnsi="Arial" w:cs="Arial"/>
                      <w:sz w:val="20"/>
                      <w:szCs w:val="20"/>
                    </w:rPr>
                  </w:rPrChange>
                </w:rPr>
                <w:t xml:space="preserve">47,50 </w:t>
              </w:r>
            </w:ins>
            <w:del w:id="5864" w:author="Thu Huyen Tran" w:date="2024-05-17T20:42:00Z" w16du:dateUtc="2024-05-17T13:42:00Z">
              <w:r w:rsidRPr="00137BA0" w:rsidDel="000448A9">
                <w:rPr>
                  <w:sz w:val="22"/>
                </w:rPr>
                <w:delText>47,5</w:delText>
              </w:r>
            </w:del>
          </w:p>
        </w:tc>
        <w:tc>
          <w:tcPr>
            <w:tcW w:w="1078" w:type="pct"/>
            <w:vAlign w:val="bottom"/>
            <w:tcPrChange w:id="5865" w:author="Thu Huyen Tran" w:date="2024-05-17T20:43:00Z" w16du:dateUtc="2024-05-17T13:43:00Z">
              <w:tcPr>
                <w:tcW w:w="1078" w:type="pct"/>
              </w:tcPr>
            </w:tcPrChange>
          </w:tcPr>
          <w:p w14:paraId="7BBE662F" w14:textId="0CDBF75A" w:rsidR="00F044B1" w:rsidRPr="00137BA0" w:rsidRDefault="00F044B1" w:rsidP="00F044B1">
            <w:pPr>
              <w:tabs>
                <w:tab w:val="left" w:pos="1847"/>
              </w:tabs>
              <w:spacing w:beforeLines="40" w:before="96" w:afterLines="40" w:after="96"/>
              <w:ind w:right="-30"/>
              <w:jc w:val="center"/>
              <w:rPr>
                <w:sz w:val="22"/>
                <w:lang w:val="en-US"/>
              </w:rPr>
            </w:pPr>
            <w:ins w:id="5866" w:author="Thu Huyen Tran" w:date="2024-05-17T20:43:00Z" w16du:dateUtc="2024-05-17T13:43:00Z">
              <w:r w:rsidRPr="00137BA0">
                <w:rPr>
                  <w:sz w:val="22"/>
                  <w:rPrChange w:id="5867" w:author="Huyen Tran Thu" w:date="2025-04-28T20:11:00Z" w16du:dateUtc="2025-04-28T13:11:00Z">
                    <w:rPr>
                      <w:rFonts w:ascii="Arial" w:hAnsi="Arial" w:cs="Arial"/>
                      <w:sz w:val="20"/>
                      <w:szCs w:val="20"/>
                    </w:rPr>
                  </w:rPrChange>
                </w:rPr>
                <w:t xml:space="preserve">3.197.468 </w:t>
              </w:r>
            </w:ins>
            <w:del w:id="5868" w:author="Thu Huyen Tran" w:date="2024-05-17T20:43:00Z" w16du:dateUtc="2024-05-17T13:43:00Z">
              <w:r w:rsidRPr="00137BA0" w:rsidDel="00CA6B08">
                <w:rPr>
                  <w:sz w:val="22"/>
                </w:rPr>
                <w:delText xml:space="preserve">3.197.468 </w:delText>
              </w:r>
            </w:del>
          </w:p>
        </w:tc>
        <w:tc>
          <w:tcPr>
            <w:tcW w:w="846" w:type="pct"/>
            <w:vAlign w:val="bottom"/>
            <w:tcPrChange w:id="5869" w:author="Thu Huyen Tran" w:date="2024-05-17T20:43:00Z" w16du:dateUtc="2024-05-17T13:43:00Z">
              <w:tcPr>
                <w:tcW w:w="846" w:type="pct"/>
                <w:vAlign w:val="bottom"/>
              </w:tcPr>
            </w:tcPrChange>
          </w:tcPr>
          <w:p w14:paraId="1D40774E" w14:textId="0A90B4AE" w:rsidR="00F044B1" w:rsidRPr="00137BA0" w:rsidRDefault="00F044B1" w:rsidP="00F044B1">
            <w:pPr>
              <w:tabs>
                <w:tab w:val="left" w:pos="1847"/>
              </w:tabs>
              <w:spacing w:beforeLines="40" w:before="96" w:afterLines="40" w:after="96"/>
              <w:ind w:right="-30"/>
              <w:jc w:val="center"/>
              <w:rPr>
                <w:sz w:val="22"/>
                <w:lang w:val="en-US"/>
              </w:rPr>
            </w:pPr>
            <w:ins w:id="5870" w:author="Thu Huyen Tran" w:date="2024-05-17T20:43:00Z" w16du:dateUtc="2024-05-17T13:43:00Z">
              <w:r w:rsidRPr="00137BA0">
                <w:rPr>
                  <w:sz w:val="22"/>
                  <w:rPrChange w:id="5871" w:author="Huyen Tran Thu" w:date="2025-04-28T20:11:00Z" w16du:dateUtc="2025-04-28T13:11:00Z">
                    <w:rPr>
                      <w:rFonts w:ascii="Arial" w:hAnsi="Arial" w:cs="Arial"/>
                      <w:sz w:val="20"/>
                      <w:szCs w:val="20"/>
                    </w:rPr>
                  </w:rPrChange>
                </w:rPr>
                <w:t xml:space="preserve">3.534.043 </w:t>
              </w:r>
            </w:ins>
            <w:del w:id="5872" w:author="Thu Huyen Tran" w:date="2024-05-17T20:43:00Z" w16du:dateUtc="2024-05-17T13:43:00Z">
              <w:r w:rsidRPr="00137BA0" w:rsidDel="00D807F3">
                <w:rPr>
                  <w:sz w:val="22"/>
                </w:rPr>
                <w:delText xml:space="preserve">3.534.043 </w:delText>
              </w:r>
            </w:del>
          </w:p>
        </w:tc>
      </w:tr>
      <w:tr w:rsidR="00F044B1" w:rsidRPr="00137BA0" w14:paraId="4E52FE84" w14:textId="4D2DBEE1"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873"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874" w:author="Thu Huyen Tran" w:date="2024-05-17T20:43:00Z" w16du:dateUtc="2024-05-17T13:43:00Z">
            <w:trPr>
              <w:jc w:val="center"/>
            </w:trPr>
          </w:trPrChange>
        </w:trPr>
        <w:tc>
          <w:tcPr>
            <w:tcW w:w="357" w:type="pct"/>
            <w:vAlign w:val="center"/>
            <w:tcPrChange w:id="5875" w:author="Thu Huyen Tran" w:date="2024-05-17T20:43:00Z" w16du:dateUtc="2024-05-17T13:43:00Z">
              <w:tcPr>
                <w:tcW w:w="357" w:type="pct"/>
                <w:vAlign w:val="center"/>
              </w:tcPr>
            </w:tcPrChange>
          </w:tcPr>
          <w:p w14:paraId="3FA240F8" w14:textId="644DA005" w:rsidR="00F044B1" w:rsidRPr="00137BA0" w:rsidRDefault="00F044B1" w:rsidP="00F044B1">
            <w:pPr>
              <w:spacing w:beforeLines="30" w:before="72" w:afterLines="30" w:after="72"/>
              <w:ind w:left="-58"/>
              <w:jc w:val="center"/>
              <w:rPr>
                <w:sz w:val="22"/>
                <w:lang w:val="en-US"/>
              </w:rPr>
            </w:pPr>
            <w:r w:rsidRPr="00137BA0">
              <w:rPr>
                <w:sz w:val="22"/>
              </w:rPr>
              <w:t>2012</w:t>
            </w:r>
          </w:p>
        </w:tc>
        <w:tc>
          <w:tcPr>
            <w:tcW w:w="873" w:type="pct"/>
            <w:vAlign w:val="bottom"/>
            <w:tcPrChange w:id="5876" w:author="Thu Huyen Tran" w:date="2024-05-17T20:43:00Z" w16du:dateUtc="2024-05-17T13:43:00Z">
              <w:tcPr>
                <w:tcW w:w="873" w:type="pct"/>
                <w:vAlign w:val="bottom"/>
              </w:tcPr>
            </w:tcPrChange>
          </w:tcPr>
          <w:p w14:paraId="4EA34C66" w14:textId="19C8C4F0" w:rsidR="00F044B1" w:rsidRPr="00137BA0" w:rsidRDefault="00F044B1" w:rsidP="00F044B1">
            <w:pPr>
              <w:tabs>
                <w:tab w:val="left" w:pos="1847"/>
              </w:tabs>
              <w:spacing w:beforeLines="30" w:before="72" w:afterLines="30" w:after="72"/>
              <w:ind w:right="-30"/>
              <w:jc w:val="center"/>
              <w:rPr>
                <w:sz w:val="22"/>
                <w:lang w:val="en-US"/>
              </w:rPr>
            </w:pPr>
            <w:ins w:id="5877" w:author="Thu Huyen Tran" w:date="2024-05-17T20:42:00Z" w16du:dateUtc="2024-05-17T13:42:00Z">
              <w:r w:rsidRPr="00137BA0">
                <w:rPr>
                  <w:sz w:val="22"/>
                  <w:rPrChange w:id="5878" w:author="Huyen Tran Thu" w:date="2025-04-28T20:11:00Z" w16du:dateUtc="2025-04-28T13:11:00Z">
                    <w:rPr>
                      <w:rFonts w:ascii="Arial" w:hAnsi="Arial" w:cs="Arial"/>
                      <w:sz w:val="20"/>
                      <w:szCs w:val="20"/>
                    </w:rPr>
                  </w:rPrChange>
                </w:rPr>
                <w:t xml:space="preserve">60.928.000 </w:t>
              </w:r>
            </w:ins>
            <w:del w:id="5879" w:author="Thu Huyen Tran" w:date="2024-05-17T20:42:00Z" w16du:dateUtc="2024-05-17T13:42:00Z">
              <w:r w:rsidRPr="00137BA0" w:rsidDel="0003475F">
                <w:rPr>
                  <w:sz w:val="22"/>
                </w:rPr>
                <w:delText xml:space="preserve">60.928.000 </w:delText>
              </w:r>
            </w:del>
          </w:p>
        </w:tc>
        <w:tc>
          <w:tcPr>
            <w:tcW w:w="1104" w:type="pct"/>
            <w:vAlign w:val="bottom"/>
            <w:tcPrChange w:id="5880" w:author="Thu Huyen Tran" w:date="2024-05-17T20:43:00Z" w16du:dateUtc="2024-05-17T13:43:00Z">
              <w:tcPr>
                <w:tcW w:w="1104" w:type="pct"/>
              </w:tcPr>
            </w:tcPrChange>
          </w:tcPr>
          <w:p w14:paraId="69B6CAE1" w14:textId="11BC6391" w:rsidR="00F044B1" w:rsidRPr="00460E7D" w:rsidRDefault="00F044B1" w:rsidP="00F044B1">
            <w:pPr>
              <w:tabs>
                <w:tab w:val="left" w:pos="1862"/>
              </w:tabs>
              <w:spacing w:beforeLines="30" w:before="72" w:afterLines="30" w:after="72"/>
              <w:jc w:val="center"/>
              <w:rPr>
                <w:sz w:val="22"/>
                <w:lang w:val="en-US"/>
              </w:rPr>
            </w:pPr>
            <w:ins w:id="5881" w:author="Thu Huyen Tran" w:date="2024-05-17T20:42:00Z" w16du:dateUtc="2024-05-17T13:42:00Z">
              <w:r w:rsidRPr="00137BA0">
                <w:rPr>
                  <w:sz w:val="22"/>
                  <w:rPrChange w:id="5882" w:author="Huyen Tran Thu" w:date="2025-04-28T20:11:00Z" w16du:dateUtc="2025-04-28T13:11:00Z">
                    <w:rPr>
                      <w:rFonts w:ascii="Arial" w:hAnsi="Arial" w:cs="Arial"/>
                      <w:sz w:val="20"/>
                      <w:szCs w:val="20"/>
                    </w:rPr>
                  </w:rPrChange>
                </w:rPr>
                <w:t xml:space="preserve">0,31 </w:t>
              </w:r>
            </w:ins>
            <w:del w:id="5883" w:author="Thu Huyen Tran" w:date="2024-05-17T20:42:00Z" w16du:dateUtc="2024-05-17T13:42:00Z">
              <w:r w:rsidRPr="00137BA0" w:rsidDel="005642DF">
                <w:rPr>
                  <w:sz w:val="22"/>
                </w:rPr>
                <w:delText xml:space="preserve">0,31 </w:delText>
              </w:r>
            </w:del>
          </w:p>
        </w:tc>
        <w:tc>
          <w:tcPr>
            <w:tcW w:w="742" w:type="pct"/>
            <w:vAlign w:val="bottom"/>
            <w:tcPrChange w:id="5884" w:author="Thu Huyen Tran" w:date="2024-05-17T20:43:00Z" w16du:dateUtc="2024-05-17T13:43:00Z">
              <w:tcPr>
                <w:tcW w:w="742" w:type="pct"/>
              </w:tcPr>
            </w:tcPrChange>
          </w:tcPr>
          <w:p w14:paraId="2492142C" w14:textId="675B1CE0" w:rsidR="00F044B1" w:rsidRPr="00460E7D" w:rsidRDefault="00F044B1" w:rsidP="00F044B1">
            <w:pPr>
              <w:tabs>
                <w:tab w:val="left" w:pos="2524"/>
              </w:tabs>
              <w:spacing w:beforeLines="30" w:before="72" w:afterLines="30" w:after="72"/>
              <w:ind w:right="-12"/>
              <w:jc w:val="center"/>
              <w:rPr>
                <w:sz w:val="22"/>
                <w:lang w:val="en-US"/>
              </w:rPr>
            </w:pPr>
            <w:ins w:id="5885" w:author="Thu Huyen Tran" w:date="2024-05-17T20:43:00Z" w16du:dateUtc="2024-05-17T13:43:00Z">
              <w:r w:rsidRPr="00137BA0">
                <w:rPr>
                  <w:sz w:val="22"/>
                  <w:rPrChange w:id="5886" w:author="Huyen Tran Thu" w:date="2025-04-28T20:11:00Z" w16du:dateUtc="2025-04-28T13:11:00Z">
                    <w:rPr>
                      <w:rFonts w:ascii="Arial" w:hAnsi="Arial" w:cs="Arial"/>
                      <w:sz w:val="20"/>
                      <w:szCs w:val="20"/>
                    </w:rPr>
                  </w:rPrChange>
                </w:rPr>
                <w:t xml:space="preserve">47,50 </w:t>
              </w:r>
            </w:ins>
            <w:del w:id="5887" w:author="Thu Huyen Tran" w:date="2024-05-17T20:42:00Z" w16du:dateUtc="2024-05-17T13:42:00Z">
              <w:r w:rsidRPr="00460E7D" w:rsidDel="000448A9">
                <w:rPr>
                  <w:sz w:val="22"/>
                </w:rPr>
                <w:delText>47,5</w:delText>
              </w:r>
            </w:del>
          </w:p>
        </w:tc>
        <w:tc>
          <w:tcPr>
            <w:tcW w:w="1078" w:type="pct"/>
            <w:vAlign w:val="bottom"/>
            <w:tcPrChange w:id="5888" w:author="Thu Huyen Tran" w:date="2024-05-17T20:43:00Z" w16du:dateUtc="2024-05-17T13:43:00Z">
              <w:tcPr>
                <w:tcW w:w="1078" w:type="pct"/>
              </w:tcPr>
            </w:tcPrChange>
          </w:tcPr>
          <w:p w14:paraId="131CAE2F" w14:textId="1F3C77D9" w:rsidR="00F044B1" w:rsidRPr="00460E7D" w:rsidRDefault="00F044B1" w:rsidP="00F044B1">
            <w:pPr>
              <w:tabs>
                <w:tab w:val="left" w:pos="1847"/>
              </w:tabs>
              <w:spacing w:beforeLines="40" w:before="96" w:afterLines="40" w:after="96"/>
              <w:ind w:right="-30"/>
              <w:jc w:val="center"/>
              <w:rPr>
                <w:sz w:val="22"/>
                <w:lang w:val="en-US"/>
              </w:rPr>
            </w:pPr>
            <w:ins w:id="5889" w:author="Thu Huyen Tran" w:date="2024-05-17T20:43:00Z" w16du:dateUtc="2024-05-17T13:43:00Z">
              <w:r w:rsidRPr="00137BA0">
                <w:rPr>
                  <w:sz w:val="22"/>
                  <w:rPrChange w:id="5890" w:author="Huyen Tran Thu" w:date="2025-04-28T20:11:00Z" w16du:dateUtc="2025-04-28T13:11:00Z">
                    <w:rPr>
                      <w:rFonts w:ascii="Arial" w:hAnsi="Arial" w:cs="Arial"/>
                      <w:sz w:val="20"/>
                      <w:szCs w:val="20"/>
                    </w:rPr>
                  </w:rPrChange>
                </w:rPr>
                <w:t xml:space="preserve">3.274.652 </w:t>
              </w:r>
            </w:ins>
            <w:del w:id="5891" w:author="Thu Huyen Tran" w:date="2024-05-17T20:43:00Z" w16du:dateUtc="2024-05-17T13:43:00Z">
              <w:r w:rsidRPr="00460E7D" w:rsidDel="00CA6B08">
                <w:rPr>
                  <w:sz w:val="22"/>
                </w:rPr>
                <w:delText xml:space="preserve">3.274.652 </w:delText>
              </w:r>
            </w:del>
          </w:p>
        </w:tc>
        <w:tc>
          <w:tcPr>
            <w:tcW w:w="846" w:type="pct"/>
            <w:vAlign w:val="bottom"/>
            <w:tcPrChange w:id="5892" w:author="Thu Huyen Tran" w:date="2024-05-17T20:43:00Z" w16du:dateUtc="2024-05-17T13:43:00Z">
              <w:tcPr>
                <w:tcW w:w="846" w:type="pct"/>
                <w:vAlign w:val="bottom"/>
              </w:tcPr>
            </w:tcPrChange>
          </w:tcPr>
          <w:p w14:paraId="6F00ABE1" w14:textId="2772C47B" w:rsidR="00F044B1" w:rsidRPr="00460E7D" w:rsidRDefault="00F044B1" w:rsidP="00F044B1">
            <w:pPr>
              <w:tabs>
                <w:tab w:val="left" w:pos="1847"/>
              </w:tabs>
              <w:spacing w:beforeLines="40" w:before="96" w:afterLines="40" w:after="96"/>
              <w:ind w:right="-30"/>
              <w:jc w:val="center"/>
              <w:rPr>
                <w:sz w:val="22"/>
                <w:lang w:val="en-US"/>
              </w:rPr>
            </w:pPr>
            <w:ins w:id="5893" w:author="Thu Huyen Tran" w:date="2024-05-17T20:43:00Z" w16du:dateUtc="2024-05-17T13:43:00Z">
              <w:r w:rsidRPr="00137BA0">
                <w:rPr>
                  <w:sz w:val="22"/>
                  <w:rPrChange w:id="5894" w:author="Huyen Tran Thu" w:date="2025-04-28T20:11:00Z" w16du:dateUtc="2025-04-28T13:11:00Z">
                    <w:rPr>
                      <w:rFonts w:ascii="Arial" w:hAnsi="Arial" w:cs="Arial"/>
                      <w:sz w:val="20"/>
                      <w:szCs w:val="20"/>
                    </w:rPr>
                  </w:rPrChange>
                </w:rPr>
                <w:t xml:space="preserve">3.619.352 </w:t>
              </w:r>
            </w:ins>
            <w:del w:id="5895" w:author="Thu Huyen Tran" w:date="2024-05-17T20:43:00Z" w16du:dateUtc="2024-05-17T13:43:00Z">
              <w:r w:rsidRPr="00460E7D" w:rsidDel="00D807F3">
                <w:rPr>
                  <w:sz w:val="22"/>
                </w:rPr>
                <w:delText xml:space="preserve">3.619.352 </w:delText>
              </w:r>
            </w:del>
          </w:p>
        </w:tc>
      </w:tr>
      <w:tr w:rsidR="00F044B1" w:rsidRPr="00137BA0" w14:paraId="13A84EA3" w14:textId="07CED765"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896"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897" w:author="Thu Huyen Tran" w:date="2024-05-17T20:43:00Z" w16du:dateUtc="2024-05-17T13:43:00Z">
            <w:trPr>
              <w:jc w:val="center"/>
            </w:trPr>
          </w:trPrChange>
        </w:trPr>
        <w:tc>
          <w:tcPr>
            <w:tcW w:w="357" w:type="pct"/>
            <w:vAlign w:val="center"/>
            <w:tcPrChange w:id="5898" w:author="Thu Huyen Tran" w:date="2024-05-17T20:43:00Z" w16du:dateUtc="2024-05-17T13:43:00Z">
              <w:tcPr>
                <w:tcW w:w="357" w:type="pct"/>
                <w:vAlign w:val="center"/>
              </w:tcPr>
            </w:tcPrChange>
          </w:tcPr>
          <w:p w14:paraId="60FAE5B1" w14:textId="32AA69C9" w:rsidR="00F044B1" w:rsidRPr="00460E7D" w:rsidRDefault="00F044B1" w:rsidP="00F044B1">
            <w:pPr>
              <w:spacing w:beforeLines="30" w:before="72" w:afterLines="30" w:after="72"/>
              <w:ind w:left="-58"/>
              <w:jc w:val="center"/>
              <w:rPr>
                <w:sz w:val="22"/>
                <w:lang w:val="en-US"/>
              </w:rPr>
            </w:pPr>
            <w:r w:rsidRPr="00460E7D">
              <w:rPr>
                <w:sz w:val="22"/>
              </w:rPr>
              <w:t>2013</w:t>
            </w:r>
          </w:p>
        </w:tc>
        <w:tc>
          <w:tcPr>
            <w:tcW w:w="873" w:type="pct"/>
            <w:vAlign w:val="bottom"/>
            <w:tcPrChange w:id="5899" w:author="Thu Huyen Tran" w:date="2024-05-17T20:43:00Z" w16du:dateUtc="2024-05-17T13:43:00Z">
              <w:tcPr>
                <w:tcW w:w="873" w:type="pct"/>
                <w:vAlign w:val="bottom"/>
              </w:tcPr>
            </w:tcPrChange>
          </w:tcPr>
          <w:p w14:paraId="144AAC0B" w14:textId="6A76D9A2" w:rsidR="00F044B1" w:rsidRPr="00460E7D" w:rsidRDefault="00F044B1" w:rsidP="00F044B1">
            <w:pPr>
              <w:tabs>
                <w:tab w:val="left" w:pos="1847"/>
              </w:tabs>
              <w:spacing w:beforeLines="30" w:before="72" w:afterLines="30" w:after="72"/>
              <w:ind w:right="-30"/>
              <w:jc w:val="center"/>
              <w:rPr>
                <w:sz w:val="22"/>
                <w:lang w:val="en-US"/>
              </w:rPr>
            </w:pPr>
            <w:ins w:id="5900" w:author="Thu Huyen Tran" w:date="2024-05-17T20:42:00Z" w16du:dateUtc="2024-05-17T13:42:00Z">
              <w:r w:rsidRPr="00137BA0">
                <w:rPr>
                  <w:sz w:val="22"/>
                  <w:rPrChange w:id="5901" w:author="Huyen Tran Thu" w:date="2025-04-28T20:11:00Z" w16du:dateUtc="2025-04-28T13:11:00Z">
                    <w:rPr>
                      <w:rFonts w:ascii="Arial" w:hAnsi="Arial" w:cs="Arial"/>
                      <w:sz w:val="20"/>
                      <w:szCs w:val="20"/>
                    </w:rPr>
                  </w:rPrChange>
                </w:rPr>
                <w:t xml:space="preserve">61.326.300 </w:t>
              </w:r>
            </w:ins>
            <w:del w:id="5902" w:author="Thu Huyen Tran" w:date="2024-05-17T20:42:00Z" w16du:dateUtc="2024-05-17T13:42:00Z">
              <w:r w:rsidRPr="00460E7D" w:rsidDel="0003475F">
                <w:rPr>
                  <w:sz w:val="22"/>
                </w:rPr>
                <w:delText xml:space="preserve">61.326.300 </w:delText>
              </w:r>
            </w:del>
          </w:p>
        </w:tc>
        <w:tc>
          <w:tcPr>
            <w:tcW w:w="1104" w:type="pct"/>
            <w:vAlign w:val="bottom"/>
            <w:tcPrChange w:id="5903" w:author="Thu Huyen Tran" w:date="2024-05-17T20:43:00Z" w16du:dateUtc="2024-05-17T13:43:00Z">
              <w:tcPr>
                <w:tcW w:w="1104" w:type="pct"/>
              </w:tcPr>
            </w:tcPrChange>
          </w:tcPr>
          <w:p w14:paraId="0FB6D553" w14:textId="74A99B27" w:rsidR="00F044B1" w:rsidRPr="00460E7D" w:rsidRDefault="00F044B1" w:rsidP="00F044B1">
            <w:pPr>
              <w:tabs>
                <w:tab w:val="left" w:pos="1862"/>
              </w:tabs>
              <w:spacing w:beforeLines="30" w:before="72" w:afterLines="30" w:after="72"/>
              <w:jc w:val="center"/>
              <w:rPr>
                <w:sz w:val="22"/>
                <w:lang w:val="en-US"/>
              </w:rPr>
            </w:pPr>
            <w:ins w:id="5904" w:author="Thu Huyen Tran" w:date="2024-05-17T20:42:00Z" w16du:dateUtc="2024-05-17T13:42:00Z">
              <w:r w:rsidRPr="00137BA0">
                <w:rPr>
                  <w:sz w:val="22"/>
                  <w:rPrChange w:id="5905" w:author="Huyen Tran Thu" w:date="2025-04-28T20:11:00Z" w16du:dateUtc="2025-04-28T13:11:00Z">
                    <w:rPr>
                      <w:rFonts w:ascii="Arial" w:hAnsi="Arial" w:cs="Arial"/>
                      <w:sz w:val="20"/>
                      <w:szCs w:val="20"/>
                    </w:rPr>
                  </w:rPrChange>
                </w:rPr>
                <w:t xml:space="preserve">0,32 </w:t>
              </w:r>
            </w:ins>
            <w:del w:id="5906" w:author="Thu Huyen Tran" w:date="2024-05-17T20:42:00Z" w16du:dateUtc="2024-05-17T13:42:00Z">
              <w:r w:rsidRPr="00460E7D" w:rsidDel="005642DF">
                <w:rPr>
                  <w:sz w:val="22"/>
                </w:rPr>
                <w:delText xml:space="preserve">0,32 </w:delText>
              </w:r>
            </w:del>
          </w:p>
        </w:tc>
        <w:tc>
          <w:tcPr>
            <w:tcW w:w="742" w:type="pct"/>
            <w:vAlign w:val="bottom"/>
            <w:tcPrChange w:id="5907" w:author="Thu Huyen Tran" w:date="2024-05-17T20:43:00Z" w16du:dateUtc="2024-05-17T13:43:00Z">
              <w:tcPr>
                <w:tcW w:w="742" w:type="pct"/>
              </w:tcPr>
            </w:tcPrChange>
          </w:tcPr>
          <w:p w14:paraId="742294E2" w14:textId="2F814E34" w:rsidR="00F044B1" w:rsidRPr="00460E7D" w:rsidRDefault="00F044B1" w:rsidP="00F044B1">
            <w:pPr>
              <w:tabs>
                <w:tab w:val="left" w:pos="2524"/>
              </w:tabs>
              <w:spacing w:beforeLines="30" w:before="72" w:afterLines="30" w:after="72"/>
              <w:ind w:right="-12"/>
              <w:jc w:val="center"/>
              <w:rPr>
                <w:sz w:val="22"/>
                <w:lang w:val="en-US"/>
              </w:rPr>
            </w:pPr>
            <w:ins w:id="5908" w:author="Thu Huyen Tran" w:date="2024-05-17T20:43:00Z" w16du:dateUtc="2024-05-17T13:43:00Z">
              <w:r w:rsidRPr="00137BA0">
                <w:rPr>
                  <w:color w:val="FF0000"/>
                  <w:sz w:val="22"/>
                  <w:rPrChange w:id="5909" w:author="Huyen Tran Thu" w:date="2025-04-28T20:11:00Z" w16du:dateUtc="2025-04-28T13:11:00Z">
                    <w:rPr>
                      <w:rFonts w:ascii="Arial" w:hAnsi="Arial" w:cs="Arial"/>
                      <w:color w:val="FF0000"/>
                      <w:sz w:val="20"/>
                      <w:szCs w:val="20"/>
                    </w:rPr>
                  </w:rPrChange>
                </w:rPr>
                <w:t xml:space="preserve">47,50 </w:t>
              </w:r>
            </w:ins>
            <w:del w:id="5910" w:author="Thu Huyen Tran" w:date="2024-05-17T20:42:00Z" w16du:dateUtc="2024-05-17T13:42:00Z">
              <w:r w:rsidRPr="00460E7D" w:rsidDel="000448A9">
                <w:rPr>
                  <w:sz w:val="22"/>
                </w:rPr>
                <w:delText>47,5</w:delText>
              </w:r>
            </w:del>
          </w:p>
        </w:tc>
        <w:tc>
          <w:tcPr>
            <w:tcW w:w="1078" w:type="pct"/>
            <w:vAlign w:val="bottom"/>
            <w:tcPrChange w:id="5911" w:author="Thu Huyen Tran" w:date="2024-05-17T20:43:00Z" w16du:dateUtc="2024-05-17T13:43:00Z">
              <w:tcPr>
                <w:tcW w:w="1078" w:type="pct"/>
              </w:tcPr>
            </w:tcPrChange>
          </w:tcPr>
          <w:p w14:paraId="6DB6AA18" w14:textId="244CEDD2" w:rsidR="00F044B1" w:rsidRPr="00460E7D" w:rsidRDefault="00F044B1" w:rsidP="00F044B1">
            <w:pPr>
              <w:tabs>
                <w:tab w:val="left" w:pos="1847"/>
              </w:tabs>
              <w:spacing w:beforeLines="40" w:before="96" w:afterLines="40" w:after="96"/>
              <w:ind w:right="-30"/>
              <w:jc w:val="center"/>
              <w:rPr>
                <w:sz w:val="22"/>
                <w:lang w:val="en-US"/>
              </w:rPr>
            </w:pPr>
            <w:ins w:id="5912" w:author="Thu Huyen Tran" w:date="2024-05-17T20:43:00Z" w16du:dateUtc="2024-05-17T13:43:00Z">
              <w:r w:rsidRPr="00137BA0">
                <w:rPr>
                  <w:sz w:val="22"/>
                  <w:rPrChange w:id="5913" w:author="Huyen Tran Thu" w:date="2025-04-28T20:11:00Z" w16du:dateUtc="2025-04-28T13:11:00Z">
                    <w:rPr>
                      <w:rFonts w:ascii="Arial" w:hAnsi="Arial" w:cs="Arial"/>
                      <w:sz w:val="20"/>
                      <w:szCs w:val="20"/>
                    </w:rPr>
                  </w:rPrChange>
                </w:rPr>
                <w:t xml:space="preserve">3.349.221 </w:t>
              </w:r>
            </w:ins>
            <w:del w:id="5914" w:author="Thu Huyen Tran" w:date="2024-05-17T20:43:00Z" w16du:dateUtc="2024-05-17T13:43:00Z">
              <w:r w:rsidRPr="00460E7D" w:rsidDel="00CA6B08">
                <w:rPr>
                  <w:sz w:val="22"/>
                </w:rPr>
                <w:delText xml:space="preserve">3.349.221 </w:delText>
              </w:r>
            </w:del>
          </w:p>
        </w:tc>
        <w:tc>
          <w:tcPr>
            <w:tcW w:w="846" w:type="pct"/>
            <w:vAlign w:val="bottom"/>
            <w:tcPrChange w:id="5915" w:author="Thu Huyen Tran" w:date="2024-05-17T20:43:00Z" w16du:dateUtc="2024-05-17T13:43:00Z">
              <w:tcPr>
                <w:tcW w:w="846" w:type="pct"/>
                <w:vAlign w:val="bottom"/>
              </w:tcPr>
            </w:tcPrChange>
          </w:tcPr>
          <w:p w14:paraId="2529EC86" w14:textId="06AB18A3" w:rsidR="00F044B1" w:rsidRPr="00460E7D" w:rsidRDefault="00F044B1" w:rsidP="00F044B1">
            <w:pPr>
              <w:tabs>
                <w:tab w:val="left" w:pos="1847"/>
              </w:tabs>
              <w:spacing w:beforeLines="40" w:before="96" w:afterLines="40" w:after="96"/>
              <w:ind w:right="-30"/>
              <w:jc w:val="center"/>
              <w:rPr>
                <w:sz w:val="22"/>
                <w:lang w:val="en-US"/>
              </w:rPr>
            </w:pPr>
            <w:ins w:id="5916" w:author="Thu Huyen Tran" w:date="2024-05-17T20:43:00Z" w16du:dateUtc="2024-05-17T13:43:00Z">
              <w:r w:rsidRPr="00137BA0">
                <w:rPr>
                  <w:sz w:val="22"/>
                  <w:rPrChange w:id="5917" w:author="Huyen Tran Thu" w:date="2025-04-28T20:11:00Z" w16du:dateUtc="2025-04-28T13:11:00Z">
                    <w:rPr>
                      <w:rFonts w:ascii="Arial" w:hAnsi="Arial" w:cs="Arial"/>
                      <w:sz w:val="20"/>
                      <w:szCs w:val="20"/>
                    </w:rPr>
                  </w:rPrChange>
                </w:rPr>
                <w:t xml:space="preserve">3.701.770 </w:t>
              </w:r>
            </w:ins>
            <w:del w:id="5918" w:author="Thu Huyen Tran" w:date="2024-05-17T20:43:00Z" w16du:dateUtc="2024-05-17T13:43:00Z">
              <w:r w:rsidRPr="00460E7D" w:rsidDel="00D807F3">
                <w:rPr>
                  <w:sz w:val="22"/>
                </w:rPr>
                <w:delText xml:space="preserve">3.701.770 </w:delText>
              </w:r>
            </w:del>
          </w:p>
        </w:tc>
      </w:tr>
      <w:tr w:rsidR="00F044B1" w:rsidRPr="00137BA0" w14:paraId="62790878" w14:textId="5463984F"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919"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920" w:author="Thu Huyen Tran" w:date="2024-05-17T20:43:00Z" w16du:dateUtc="2024-05-17T13:43:00Z">
            <w:trPr>
              <w:jc w:val="center"/>
            </w:trPr>
          </w:trPrChange>
        </w:trPr>
        <w:tc>
          <w:tcPr>
            <w:tcW w:w="357" w:type="pct"/>
            <w:vAlign w:val="center"/>
            <w:tcPrChange w:id="5921" w:author="Thu Huyen Tran" w:date="2024-05-17T20:43:00Z" w16du:dateUtc="2024-05-17T13:43:00Z">
              <w:tcPr>
                <w:tcW w:w="357" w:type="pct"/>
                <w:vAlign w:val="center"/>
              </w:tcPr>
            </w:tcPrChange>
          </w:tcPr>
          <w:p w14:paraId="724D9815" w14:textId="0D613E57" w:rsidR="00F044B1" w:rsidRPr="00460E7D" w:rsidRDefault="00F044B1" w:rsidP="00F044B1">
            <w:pPr>
              <w:spacing w:beforeLines="30" w:before="72" w:afterLines="30" w:after="72"/>
              <w:ind w:left="-58"/>
              <w:jc w:val="center"/>
              <w:rPr>
                <w:sz w:val="22"/>
                <w:lang w:val="en-US"/>
              </w:rPr>
            </w:pPr>
            <w:r w:rsidRPr="00460E7D">
              <w:rPr>
                <w:sz w:val="22"/>
              </w:rPr>
              <w:t>2014</w:t>
            </w:r>
          </w:p>
        </w:tc>
        <w:tc>
          <w:tcPr>
            <w:tcW w:w="873" w:type="pct"/>
            <w:vAlign w:val="bottom"/>
            <w:tcPrChange w:id="5922" w:author="Thu Huyen Tran" w:date="2024-05-17T20:43:00Z" w16du:dateUtc="2024-05-17T13:43:00Z">
              <w:tcPr>
                <w:tcW w:w="873" w:type="pct"/>
                <w:vAlign w:val="bottom"/>
              </w:tcPr>
            </w:tcPrChange>
          </w:tcPr>
          <w:p w14:paraId="25D04F26" w14:textId="38310A3B" w:rsidR="00F044B1" w:rsidRPr="00460E7D" w:rsidRDefault="00F044B1" w:rsidP="00F044B1">
            <w:pPr>
              <w:tabs>
                <w:tab w:val="left" w:pos="1847"/>
              </w:tabs>
              <w:spacing w:beforeLines="30" w:before="72" w:afterLines="30" w:after="72"/>
              <w:ind w:right="-30"/>
              <w:jc w:val="center"/>
              <w:rPr>
                <w:sz w:val="22"/>
                <w:lang w:val="en-US"/>
              </w:rPr>
            </w:pPr>
            <w:ins w:id="5923" w:author="Thu Huyen Tran" w:date="2024-05-17T20:42:00Z" w16du:dateUtc="2024-05-17T13:42:00Z">
              <w:r w:rsidRPr="00137BA0">
                <w:rPr>
                  <w:sz w:val="22"/>
                  <w:rPrChange w:id="5924" w:author="Huyen Tran Thu" w:date="2025-04-28T20:11:00Z" w16du:dateUtc="2025-04-28T13:11:00Z">
                    <w:rPr>
                      <w:rFonts w:ascii="Arial" w:hAnsi="Arial" w:cs="Arial"/>
                      <w:sz w:val="20"/>
                      <w:szCs w:val="20"/>
                    </w:rPr>
                  </w:rPrChange>
                </w:rPr>
                <w:t xml:space="preserve">60.931.100 </w:t>
              </w:r>
            </w:ins>
            <w:del w:id="5925" w:author="Thu Huyen Tran" w:date="2024-05-17T20:42:00Z" w16du:dateUtc="2024-05-17T13:42:00Z">
              <w:r w:rsidRPr="00460E7D" w:rsidDel="0003475F">
                <w:rPr>
                  <w:sz w:val="22"/>
                </w:rPr>
                <w:delText xml:space="preserve">60.931.100 </w:delText>
              </w:r>
            </w:del>
          </w:p>
        </w:tc>
        <w:tc>
          <w:tcPr>
            <w:tcW w:w="1104" w:type="pct"/>
            <w:vAlign w:val="bottom"/>
            <w:tcPrChange w:id="5926" w:author="Thu Huyen Tran" w:date="2024-05-17T20:43:00Z" w16du:dateUtc="2024-05-17T13:43:00Z">
              <w:tcPr>
                <w:tcW w:w="1104" w:type="pct"/>
              </w:tcPr>
            </w:tcPrChange>
          </w:tcPr>
          <w:p w14:paraId="43791F79" w14:textId="30B7861E" w:rsidR="00F044B1" w:rsidRPr="00460E7D" w:rsidRDefault="00F044B1" w:rsidP="00F044B1">
            <w:pPr>
              <w:tabs>
                <w:tab w:val="left" w:pos="1862"/>
              </w:tabs>
              <w:spacing w:beforeLines="30" w:before="72" w:afterLines="30" w:after="72"/>
              <w:jc w:val="center"/>
              <w:rPr>
                <w:sz w:val="22"/>
                <w:lang w:val="en-US"/>
              </w:rPr>
            </w:pPr>
            <w:ins w:id="5927" w:author="Thu Huyen Tran" w:date="2024-05-17T20:42:00Z" w16du:dateUtc="2024-05-17T13:42:00Z">
              <w:r w:rsidRPr="00137BA0">
                <w:rPr>
                  <w:sz w:val="22"/>
                  <w:rPrChange w:id="5928" w:author="Huyen Tran Thu" w:date="2025-04-28T20:11:00Z" w16du:dateUtc="2025-04-28T13:11:00Z">
                    <w:rPr>
                      <w:rFonts w:ascii="Arial" w:hAnsi="Arial" w:cs="Arial"/>
                      <w:sz w:val="20"/>
                      <w:szCs w:val="20"/>
                    </w:rPr>
                  </w:rPrChange>
                </w:rPr>
                <w:t xml:space="preserve">0,32 </w:t>
              </w:r>
            </w:ins>
            <w:del w:id="5929" w:author="Thu Huyen Tran" w:date="2024-05-17T20:42:00Z" w16du:dateUtc="2024-05-17T13:42:00Z">
              <w:r w:rsidRPr="00460E7D" w:rsidDel="005642DF">
                <w:rPr>
                  <w:sz w:val="22"/>
                </w:rPr>
                <w:delText xml:space="preserve">0,32 </w:delText>
              </w:r>
            </w:del>
          </w:p>
        </w:tc>
        <w:tc>
          <w:tcPr>
            <w:tcW w:w="742" w:type="pct"/>
            <w:vAlign w:val="bottom"/>
            <w:tcPrChange w:id="5930" w:author="Thu Huyen Tran" w:date="2024-05-17T20:43:00Z" w16du:dateUtc="2024-05-17T13:43:00Z">
              <w:tcPr>
                <w:tcW w:w="742" w:type="pct"/>
              </w:tcPr>
            </w:tcPrChange>
          </w:tcPr>
          <w:p w14:paraId="18B9476A" w14:textId="73681448" w:rsidR="00F044B1" w:rsidRPr="00460E7D" w:rsidRDefault="00F044B1" w:rsidP="00F044B1">
            <w:pPr>
              <w:tabs>
                <w:tab w:val="left" w:pos="2524"/>
              </w:tabs>
              <w:spacing w:beforeLines="30" w:before="72" w:afterLines="30" w:after="72"/>
              <w:ind w:right="-12"/>
              <w:jc w:val="center"/>
              <w:rPr>
                <w:sz w:val="22"/>
                <w:lang w:val="en-US"/>
              </w:rPr>
            </w:pPr>
            <w:ins w:id="5931" w:author="Thu Huyen Tran" w:date="2024-05-17T20:43:00Z" w16du:dateUtc="2024-05-17T13:43:00Z">
              <w:r w:rsidRPr="00137BA0">
                <w:rPr>
                  <w:color w:val="FF0000"/>
                  <w:sz w:val="22"/>
                  <w:rPrChange w:id="5932" w:author="Huyen Tran Thu" w:date="2025-04-28T20:11:00Z" w16du:dateUtc="2025-04-28T13:11:00Z">
                    <w:rPr>
                      <w:rFonts w:ascii="Arial" w:hAnsi="Arial" w:cs="Arial"/>
                      <w:color w:val="FF0000"/>
                      <w:sz w:val="20"/>
                      <w:szCs w:val="20"/>
                    </w:rPr>
                  </w:rPrChange>
                </w:rPr>
                <w:t xml:space="preserve">47,50 </w:t>
              </w:r>
            </w:ins>
            <w:del w:id="5933" w:author="Thu Huyen Tran" w:date="2024-05-17T20:42:00Z" w16du:dateUtc="2024-05-17T13:42:00Z">
              <w:r w:rsidRPr="00460E7D" w:rsidDel="000448A9">
                <w:rPr>
                  <w:sz w:val="22"/>
                </w:rPr>
                <w:delText>47,5</w:delText>
              </w:r>
            </w:del>
          </w:p>
        </w:tc>
        <w:tc>
          <w:tcPr>
            <w:tcW w:w="1078" w:type="pct"/>
            <w:vAlign w:val="bottom"/>
            <w:tcPrChange w:id="5934" w:author="Thu Huyen Tran" w:date="2024-05-17T20:43:00Z" w16du:dateUtc="2024-05-17T13:43:00Z">
              <w:tcPr>
                <w:tcW w:w="1078" w:type="pct"/>
              </w:tcPr>
            </w:tcPrChange>
          </w:tcPr>
          <w:p w14:paraId="16F57AE9" w14:textId="2B01B652" w:rsidR="00F044B1" w:rsidRPr="00460E7D" w:rsidRDefault="00F044B1" w:rsidP="00F044B1">
            <w:pPr>
              <w:tabs>
                <w:tab w:val="left" w:pos="1847"/>
              </w:tabs>
              <w:spacing w:beforeLines="40" w:before="96" w:afterLines="40" w:after="96"/>
              <w:ind w:right="-30"/>
              <w:jc w:val="center"/>
              <w:rPr>
                <w:sz w:val="22"/>
                <w:lang w:val="en-US"/>
              </w:rPr>
            </w:pPr>
            <w:ins w:id="5935" w:author="Thu Huyen Tran" w:date="2024-05-17T20:43:00Z" w16du:dateUtc="2024-05-17T13:43:00Z">
              <w:r w:rsidRPr="00137BA0">
                <w:rPr>
                  <w:sz w:val="22"/>
                  <w:rPrChange w:id="5936" w:author="Huyen Tran Thu" w:date="2025-04-28T20:11:00Z" w16du:dateUtc="2025-04-28T13:11:00Z">
                    <w:rPr>
                      <w:rFonts w:ascii="Arial" w:hAnsi="Arial" w:cs="Arial"/>
                      <w:sz w:val="20"/>
                      <w:szCs w:val="20"/>
                    </w:rPr>
                  </w:rPrChange>
                </w:rPr>
                <w:t xml:space="preserve">3.380.457 </w:t>
              </w:r>
            </w:ins>
            <w:del w:id="5937" w:author="Thu Huyen Tran" w:date="2024-05-17T20:43:00Z" w16du:dateUtc="2024-05-17T13:43:00Z">
              <w:r w:rsidRPr="00460E7D" w:rsidDel="00CA6B08">
                <w:rPr>
                  <w:sz w:val="22"/>
                </w:rPr>
                <w:delText xml:space="preserve">3.380.457 </w:delText>
              </w:r>
            </w:del>
          </w:p>
        </w:tc>
        <w:tc>
          <w:tcPr>
            <w:tcW w:w="846" w:type="pct"/>
            <w:vAlign w:val="bottom"/>
            <w:tcPrChange w:id="5938" w:author="Thu Huyen Tran" w:date="2024-05-17T20:43:00Z" w16du:dateUtc="2024-05-17T13:43:00Z">
              <w:tcPr>
                <w:tcW w:w="846" w:type="pct"/>
                <w:vAlign w:val="bottom"/>
              </w:tcPr>
            </w:tcPrChange>
          </w:tcPr>
          <w:p w14:paraId="0BD7016B" w14:textId="6E3B5DF0" w:rsidR="00F044B1" w:rsidRPr="00460E7D" w:rsidRDefault="00F044B1" w:rsidP="00F044B1">
            <w:pPr>
              <w:tabs>
                <w:tab w:val="left" w:pos="1847"/>
              </w:tabs>
              <w:spacing w:beforeLines="40" w:before="96" w:afterLines="40" w:after="96"/>
              <w:ind w:right="-30"/>
              <w:jc w:val="center"/>
              <w:rPr>
                <w:sz w:val="22"/>
                <w:lang w:val="en-US"/>
              </w:rPr>
            </w:pPr>
            <w:ins w:id="5939" w:author="Thu Huyen Tran" w:date="2024-05-17T20:43:00Z" w16du:dateUtc="2024-05-17T13:43:00Z">
              <w:r w:rsidRPr="00137BA0">
                <w:rPr>
                  <w:sz w:val="22"/>
                  <w:rPrChange w:id="5940" w:author="Huyen Tran Thu" w:date="2025-04-28T20:11:00Z" w16du:dateUtc="2025-04-28T13:11:00Z">
                    <w:rPr>
                      <w:rFonts w:ascii="Arial" w:hAnsi="Arial" w:cs="Arial"/>
                      <w:sz w:val="20"/>
                      <w:szCs w:val="20"/>
                    </w:rPr>
                  </w:rPrChange>
                </w:rPr>
                <w:t xml:space="preserve">3.736.295 </w:t>
              </w:r>
            </w:ins>
            <w:del w:id="5941" w:author="Thu Huyen Tran" w:date="2024-05-17T20:43:00Z" w16du:dateUtc="2024-05-17T13:43:00Z">
              <w:r w:rsidRPr="00460E7D" w:rsidDel="00D807F3">
                <w:rPr>
                  <w:sz w:val="22"/>
                </w:rPr>
                <w:delText xml:space="preserve">3.736.295 </w:delText>
              </w:r>
            </w:del>
          </w:p>
        </w:tc>
      </w:tr>
      <w:tr w:rsidR="00F044B1" w:rsidRPr="00137BA0" w14:paraId="422E9D79" w14:textId="525E1CDE"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942"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943" w:author="Thu Huyen Tran" w:date="2024-05-17T20:43:00Z" w16du:dateUtc="2024-05-17T13:43:00Z">
            <w:trPr>
              <w:jc w:val="center"/>
            </w:trPr>
          </w:trPrChange>
        </w:trPr>
        <w:tc>
          <w:tcPr>
            <w:tcW w:w="357" w:type="pct"/>
            <w:vAlign w:val="center"/>
            <w:tcPrChange w:id="5944" w:author="Thu Huyen Tran" w:date="2024-05-17T20:43:00Z" w16du:dateUtc="2024-05-17T13:43:00Z">
              <w:tcPr>
                <w:tcW w:w="357" w:type="pct"/>
                <w:vAlign w:val="center"/>
              </w:tcPr>
            </w:tcPrChange>
          </w:tcPr>
          <w:p w14:paraId="5846DCE7" w14:textId="074F4FE6" w:rsidR="00F044B1" w:rsidRPr="00460E7D" w:rsidRDefault="00F044B1" w:rsidP="00F044B1">
            <w:pPr>
              <w:spacing w:beforeLines="30" w:before="72" w:afterLines="30" w:after="72"/>
              <w:ind w:left="-58"/>
              <w:jc w:val="center"/>
              <w:rPr>
                <w:sz w:val="22"/>
                <w:lang w:val="en-US"/>
              </w:rPr>
            </w:pPr>
            <w:r w:rsidRPr="00460E7D">
              <w:rPr>
                <w:sz w:val="22"/>
              </w:rPr>
              <w:t>2015</w:t>
            </w:r>
          </w:p>
        </w:tc>
        <w:tc>
          <w:tcPr>
            <w:tcW w:w="873" w:type="pct"/>
            <w:vAlign w:val="bottom"/>
            <w:tcPrChange w:id="5945" w:author="Thu Huyen Tran" w:date="2024-05-17T20:43:00Z" w16du:dateUtc="2024-05-17T13:43:00Z">
              <w:tcPr>
                <w:tcW w:w="873" w:type="pct"/>
                <w:vAlign w:val="bottom"/>
              </w:tcPr>
            </w:tcPrChange>
          </w:tcPr>
          <w:p w14:paraId="319566AE" w14:textId="71A6072B" w:rsidR="00F044B1" w:rsidRPr="00460E7D" w:rsidRDefault="00F044B1" w:rsidP="00F044B1">
            <w:pPr>
              <w:tabs>
                <w:tab w:val="left" w:pos="1847"/>
              </w:tabs>
              <w:spacing w:beforeLines="30" w:before="72" w:afterLines="30" w:after="72"/>
              <w:ind w:right="-30"/>
              <w:jc w:val="center"/>
              <w:rPr>
                <w:sz w:val="22"/>
                <w:lang w:val="en-US"/>
              </w:rPr>
            </w:pPr>
            <w:ins w:id="5946" w:author="Thu Huyen Tran" w:date="2024-05-17T20:42:00Z" w16du:dateUtc="2024-05-17T13:42:00Z">
              <w:r w:rsidRPr="00137BA0">
                <w:rPr>
                  <w:sz w:val="22"/>
                  <w:rPrChange w:id="5947" w:author="Huyen Tran Thu" w:date="2025-04-28T20:11:00Z" w16du:dateUtc="2025-04-28T13:11:00Z">
                    <w:rPr>
                      <w:rFonts w:ascii="Arial" w:hAnsi="Arial" w:cs="Arial"/>
                      <w:sz w:val="20"/>
                      <w:szCs w:val="20"/>
                    </w:rPr>
                  </w:rPrChange>
                </w:rPr>
                <w:t xml:space="preserve">61.346.700 </w:t>
              </w:r>
            </w:ins>
            <w:del w:id="5948" w:author="Thu Huyen Tran" w:date="2024-05-17T20:42:00Z" w16du:dateUtc="2024-05-17T13:42:00Z">
              <w:r w:rsidRPr="00460E7D" w:rsidDel="0003475F">
                <w:rPr>
                  <w:sz w:val="22"/>
                </w:rPr>
                <w:delText xml:space="preserve">61.346.700 </w:delText>
              </w:r>
            </w:del>
          </w:p>
        </w:tc>
        <w:tc>
          <w:tcPr>
            <w:tcW w:w="1104" w:type="pct"/>
            <w:vAlign w:val="bottom"/>
            <w:tcPrChange w:id="5949" w:author="Thu Huyen Tran" w:date="2024-05-17T20:43:00Z" w16du:dateUtc="2024-05-17T13:43:00Z">
              <w:tcPr>
                <w:tcW w:w="1104" w:type="pct"/>
              </w:tcPr>
            </w:tcPrChange>
          </w:tcPr>
          <w:p w14:paraId="4B90F61B" w14:textId="3C0DAC83" w:rsidR="00F044B1" w:rsidRPr="00460E7D" w:rsidRDefault="00F044B1" w:rsidP="00F044B1">
            <w:pPr>
              <w:tabs>
                <w:tab w:val="left" w:pos="1862"/>
              </w:tabs>
              <w:spacing w:beforeLines="30" w:before="72" w:afterLines="30" w:after="72"/>
              <w:jc w:val="center"/>
              <w:rPr>
                <w:sz w:val="22"/>
                <w:lang w:val="en-US"/>
              </w:rPr>
            </w:pPr>
            <w:ins w:id="5950" w:author="Thu Huyen Tran" w:date="2024-05-17T20:42:00Z" w16du:dateUtc="2024-05-17T13:42:00Z">
              <w:r w:rsidRPr="00137BA0">
                <w:rPr>
                  <w:sz w:val="22"/>
                  <w:rPrChange w:id="5951" w:author="Huyen Tran Thu" w:date="2025-04-28T20:11:00Z" w16du:dateUtc="2025-04-28T13:11:00Z">
                    <w:rPr>
                      <w:rFonts w:ascii="Arial" w:hAnsi="Arial" w:cs="Arial"/>
                      <w:sz w:val="20"/>
                      <w:szCs w:val="20"/>
                    </w:rPr>
                  </w:rPrChange>
                </w:rPr>
                <w:t xml:space="preserve">0,33 </w:t>
              </w:r>
            </w:ins>
            <w:del w:id="5952" w:author="Thu Huyen Tran" w:date="2024-05-17T20:42:00Z" w16du:dateUtc="2024-05-17T13:42:00Z">
              <w:r w:rsidRPr="00460E7D" w:rsidDel="005642DF">
                <w:rPr>
                  <w:sz w:val="22"/>
                </w:rPr>
                <w:delText xml:space="preserve">0,33 </w:delText>
              </w:r>
            </w:del>
          </w:p>
        </w:tc>
        <w:tc>
          <w:tcPr>
            <w:tcW w:w="742" w:type="pct"/>
            <w:vAlign w:val="bottom"/>
            <w:tcPrChange w:id="5953" w:author="Thu Huyen Tran" w:date="2024-05-17T20:43:00Z" w16du:dateUtc="2024-05-17T13:43:00Z">
              <w:tcPr>
                <w:tcW w:w="742" w:type="pct"/>
              </w:tcPr>
            </w:tcPrChange>
          </w:tcPr>
          <w:p w14:paraId="133E3BEF" w14:textId="56FAD66A" w:rsidR="00F044B1" w:rsidRPr="00460E7D" w:rsidRDefault="00F044B1" w:rsidP="00F044B1">
            <w:pPr>
              <w:tabs>
                <w:tab w:val="left" w:pos="2524"/>
              </w:tabs>
              <w:spacing w:beforeLines="30" w:before="72" w:afterLines="30" w:after="72"/>
              <w:ind w:right="-12"/>
              <w:jc w:val="center"/>
              <w:rPr>
                <w:sz w:val="22"/>
                <w:lang w:val="en-US"/>
              </w:rPr>
            </w:pPr>
            <w:ins w:id="5954" w:author="Thu Huyen Tran" w:date="2024-05-17T20:43:00Z" w16du:dateUtc="2024-05-17T13:43:00Z">
              <w:r w:rsidRPr="00137BA0">
                <w:rPr>
                  <w:sz w:val="22"/>
                  <w:rPrChange w:id="5955" w:author="Huyen Tran Thu" w:date="2025-04-28T20:11:00Z" w16du:dateUtc="2025-04-28T13:11:00Z">
                    <w:rPr>
                      <w:rFonts w:ascii="Arial" w:hAnsi="Arial" w:cs="Arial"/>
                      <w:sz w:val="20"/>
                      <w:szCs w:val="20"/>
                    </w:rPr>
                  </w:rPrChange>
                </w:rPr>
                <w:t xml:space="preserve">51,14 </w:t>
              </w:r>
            </w:ins>
            <w:del w:id="5956" w:author="Thu Huyen Tran" w:date="2024-05-17T20:42:00Z" w16du:dateUtc="2024-05-17T13:42:00Z">
              <w:r w:rsidRPr="00460E7D" w:rsidDel="000448A9">
                <w:rPr>
                  <w:sz w:val="22"/>
                </w:rPr>
                <w:delText>51,1</w:delText>
              </w:r>
            </w:del>
          </w:p>
        </w:tc>
        <w:tc>
          <w:tcPr>
            <w:tcW w:w="1078" w:type="pct"/>
            <w:vAlign w:val="bottom"/>
            <w:tcPrChange w:id="5957" w:author="Thu Huyen Tran" w:date="2024-05-17T20:43:00Z" w16du:dateUtc="2024-05-17T13:43:00Z">
              <w:tcPr>
                <w:tcW w:w="1078" w:type="pct"/>
              </w:tcPr>
            </w:tcPrChange>
          </w:tcPr>
          <w:p w14:paraId="558DF64C" w14:textId="7C407C6C" w:rsidR="00F044B1" w:rsidRPr="00460E7D" w:rsidRDefault="00F044B1" w:rsidP="00F044B1">
            <w:pPr>
              <w:tabs>
                <w:tab w:val="left" w:pos="1847"/>
              </w:tabs>
              <w:spacing w:beforeLines="40" w:before="96" w:afterLines="40" w:after="96"/>
              <w:ind w:right="-30"/>
              <w:jc w:val="center"/>
              <w:rPr>
                <w:sz w:val="22"/>
                <w:lang w:val="en-US"/>
              </w:rPr>
            </w:pPr>
            <w:ins w:id="5958" w:author="Thu Huyen Tran" w:date="2024-05-17T20:43:00Z" w16du:dateUtc="2024-05-17T13:43:00Z">
              <w:r w:rsidRPr="00137BA0">
                <w:rPr>
                  <w:sz w:val="22"/>
                  <w:rPrChange w:id="5959" w:author="Huyen Tran Thu" w:date="2025-04-28T20:11:00Z" w16du:dateUtc="2025-04-28T13:11:00Z">
                    <w:rPr>
                      <w:rFonts w:ascii="Arial" w:hAnsi="Arial" w:cs="Arial"/>
                      <w:sz w:val="20"/>
                      <w:szCs w:val="20"/>
                    </w:rPr>
                  </w:rPrChange>
                </w:rPr>
                <w:t xml:space="preserve">3.721.587 </w:t>
              </w:r>
            </w:ins>
            <w:del w:id="5960" w:author="Thu Huyen Tran" w:date="2024-05-17T20:43:00Z" w16du:dateUtc="2024-05-17T13:43:00Z">
              <w:r w:rsidRPr="00460E7D" w:rsidDel="00CA6B08">
                <w:rPr>
                  <w:sz w:val="22"/>
                </w:rPr>
                <w:delText xml:space="preserve">3.721.587 </w:delText>
              </w:r>
            </w:del>
          </w:p>
        </w:tc>
        <w:tc>
          <w:tcPr>
            <w:tcW w:w="846" w:type="pct"/>
            <w:vAlign w:val="bottom"/>
            <w:tcPrChange w:id="5961" w:author="Thu Huyen Tran" w:date="2024-05-17T20:43:00Z" w16du:dateUtc="2024-05-17T13:43:00Z">
              <w:tcPr>
                <w:tcW w:w="846" w:type="pct"/>
                <w:vAlign w:val="bottom"/>
              </w:tcPr>
            </w:tcPrChange>
          </w:tcPr>
          <w:p w14:paraId="7F8656EC" w14:textId="017EA8FB" w:rsidR="00F044B1" w:rsidRPr="00460E7D" w:rsidRDefault="00F044B1" w:rsidP="00F044B1">
            <w:pPr>
              <w:tabs>
                <w:tab w:val="left" w:pos="1847"/>
              </w:tabs>
              <w:spacing w:beforeLines="40" w:before="96" w:afterLines="40" w:after="96"/>
              <w:ind w:right="-30"/>
              <w:jc w:val="center"/>
              <w:rPr>
                <w:sz w:val="22"/>
                <w:lang w:val="en-US"/>
              </w:rPr>
            </w:pPr>
            <w:ins w:id="5962" w:author="Thu Huyen Tran" w:date="2024-05-17T20:43:00Z" w16du:dateUtc="2024-05-17T13:43:00Z">
              <w:r w:rsidRPr="00137BA0">
                <w:rPr>
                  <w:sz w:val="22"/>
                  <w:rPrChange w:id="5963" w:author="Huyen Tran Thu" w:date="2025-04-28T20:11:00Z" w16du:dateUtc="2025-04-28T13:11:00Z">
                    <w:rPr>
                      <w:rFonts w:ascii="Arial" w:hAnsi="Arial" w:cs="Arial"/>
                      <w:sz w:val="20"/>
                      <w:szCs w:val="20"/>
                    </w:rPr>
                  </w:rPrChange>
                </w:rPr>
                <w:t xml:space="preserve">3.555.665 </w:t>
              </w:r>
            </w:ins>
            <w:del w:id="5964" w:author="Thu Huyen Tran" w:date="2024-05-17T20:43:00Z" w16du:dateUtc="2024-05-17T13:43:00Z">
              <w:r w:rsidRPr="00460E7D" w:rsidDel="00D807F3">
                <w:rPr>
                  <w:sz w:val="22"/>
                </w:rPr>
                <w:delText xml:space="preserve">3.555.665 </w:delText>
              </w:r>
            </w:del>
          </w:p>
        </w:tc>
      </w:tr>
      <w:tr w:rsidR="00F044B1" w:rsidRPr="00137BA0" w14:paraId="629CEAA5" w14:textId="5FC1999D"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965"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966" w:author="Thu Huyen Tran" w:date="2024-05-17T20:43:00Z" w16du:dateUtc="2024-05-17T13:43:00Z">
            <w:trPr>
              <w:jc w:val="center"/>
            </w:trPr>
          </w:trPrChange>
        </w:trPr>
        <w:tc>
          <w:tcPr>
            <w:tcW w:w="357" w:type="pct"/>
            <w:vAlign w:val="center"/>
            <w:tcPrChange w:id="5967" w:author="Thu Huyen Tran" w:date="2024-05-17T20:43:00Z" w16du:dateUtc="2024-05-17T13:43:00Z">
              <w:tcPr>
                <w:tcW w:w="357" w:type="pct"/>
                <w:vAlign w:val="center"/>
              </w:tcPr>
            </w:tcPrChange>
          </w:tcPr>
          <w:p w14:paraId="115BF8F6" w14:textId="2BE093F3" w:rsidR="00F044B1" w:rsidRPr="00460E7D" w:rsidRDefault="00F044B1" w:rsidP="00F044B1">
            <w:pPr>
              <w:spacing w:beforeLines="30" w:before="72" w:afterLines="30" w:after="72"/>
              <w:ind w:left="-58"/>
              <w:jc w:val="center"/>
              <w:rPr>
                <w:sz w:val="22"/>
                <w:lang w:val="en-US"/>
              </w:rPr>
            </w:pPr>
            <w:r w:rsidRPr="00460E7D">
              <w:rPr>
                <w:sz w:val="22"/>
              </w:rPr>
              <w:lastRenderedPageBreak/>
              <w:t>2016</w:t>
            </w:r>
          </w:p>
        </w:tc>
        <w:tc>
          <w:tcPr>
            <w:tcW w:w="873" w:type="pct"/>
            <w:vAlign w:val="bottom"/>
            <w:tcPrChange w:id="5968" w:author="Thu Huyen Tran" w:date="2024-05-17T20:43:00Z" w16du:dateUtc="2024-05-17T13:43:00Z">
              <w:tcPr>
                <w:tcW w:w="873" w:type="pct"/>
                <w:vAlign w:val="bottom"/>
              </w:tcPr>
            </w:tcPrChange>
          </w:tcPr>
          <w:p w14:paraId="106AAC38" w14:textId="5C803147" w:rsidR="00F044B1" w:rsidRPr="00460E7D" w:rsidRDefault="00F044B1" w:rsidP="00F044B1">
            <w:pPr>
              <w:tabs>
                <w:tab w:val="left" w:pos="1847"/>
              </w:tabs>
              <w:spacing w:beforeLines="30" w:before="72" w:afterLines="30" w:after="72"/>
              <w:ind w:right="-30"/>
              <w:jc w:val="center"/>
              <w:rPr>
                <w:sz w:val="22"/>
                <w:lang w:val="en-US"/>
              </w:rPr>
            </w:pPr>
            <w:ins w:id="5969" w:author="Thu Huyen Tran" w:date="2024-05-17T20:42:00Z" w16du:dateUtc="2024-05-17T13:42:00Z">
              <w:r w:rsidRPr="00137BA0">
                <w:rPr>
                  <w:sz w:val="22"/>
                  <w:rPrChange w:id="5970" w:author="Huyen Tran Thu" w:date="2025-04-28T20:11:00Z" w16du:dateUtc="2025-04-28T13:11:00Z">
                    <w:rPr>
                      <w:rFonts w:ascii="Arial" w:hAnsi="Arial" w:cs="Arial"/>
                      <w:sz w:val="20"/>
                      <w:szCs w:val="20"/>
                    </w:rPr>
                  </w:rPrChange>
                </w:rPr>
                <w:t xml:space="preserve">61.853.700 </w:t>
              </w:r>
            </w:ins>
            <w:del w:id="5971" w:author="Thu Huyen Tran" w:date="2024-05-17T20:42:00Z" w16du:dateUtc="2024-05-17T13:42:00Z">
              <w:r w:rsidRPr="00460E7D" w:rsidDel="0003475F">
                <w:rPr>
                  <w:sz w:val="22"/>
                </w:rPr>
                <w:delText xml:space="preserve">61.853.700 </w:delText>
              </w:r>
            </w:del>
          </w:p>
        </w:tc>
        <w:tc>
          <w:tcPr>
            <w:tcW w:w="1104" w:type="pct"/>
            <w:vAlign w:val="bottom"/>
            <w:tcPrChange w:id="5972" w:author="Thu Huyen Tran" w:date="2024-05-17T20:43:00Z" w16du:dateUtc="2024-05-17T13:43:00Z">
              <w:tcPr>
                <w:tcW w:w="1104" w:type="pct"/>
              </w:tcPr>
            </w:tcPrChange>
          </w:tcPr>
          <w:p w14:paraId="675D9252" w14:textId="5BC71E6A" w:rsidR="00F044B1" w:rsidRPr="00460E7D" w:rsidRDefault="00F044B1" w:rsidP="00F044B1">
            <w:pPr>
              <w:tabs>
                <w:tab w:val="left" w:pos="1862"/>
              </w:tabs>
              <w:spacing w:beforeLines="30" w:before="72" w:afterLines="30" w:after="72"/>
              <w:jc w:val="center"/>
              <w:rPr>
                <w:sz w:val="22"/>
                <w:lang w:val="en-US"/>
              </w:rPr>
            </w:pPr>
            <w:ins w:id="5973" w:author="Thu Huyen Tran" w:date="2024-05-17T20:42:00Z" w16du:dateUtc="2024-05-17T13:42:00Z">
              <w:r w:rsidRPr="00137BA0">
                <w:rPr>
                  <w:color w:val="FF0000"/>
                  <w:sz w:val="22"/>
                  <w:rPrChange w:id="5974" w:author="Huyen Tran Thu" w:date="2025-04-28T20:11:00Z" w16du:dateUtc="2025-04-28T13:11:00Z">
                    <w:rPr>
                      <w:rFonts w:ascii="Arial" w:hAnsi="Arial" w:cs="Arial"/>
                      <w:color w:val="FF0000"/>
                      <w:sz w:val="20"/>
                      <w:szCs w:val="20"/>
                    </w:rPr>
                  </w:rPrChange>
                </w:rPr>
                <w:t xml:space="preserve">0,33 </w:t>
              </w:r>
            </w:ins>
            <w:del w:id="5975" w:author="Thu Huyen Tran" w:date="2024-05-17T20:42:00Z" w16du:dateUtc="2024-05-17T13:42:00Z">
              <w:r w:rsidRPr="00460E7D" w:rsidDel="005642DF">
                <w:rPr>
                  <w:sz w:val="22"/>
                </w:rPr>
                <w:delText xml:space="preserve">0,33 </w:delText>
              </w:r>
            </w:del>
          </w:p>
        </w:tc>
        <w:tc>
          <w:tcPr>
            <w:tcW w:w="742" w:type="pct"/>
            <w:vAlign w:val="bottom"/>
            <w:tcPrChange w:id="5976" w:author="Thu Huyen Tran" w:date="2024-05-17T20:43:00Z" w16du:dateUtc="2024-05-17T13:43:00Z">
              <w:tcPr>
                <w:tcW w:w="742" w:type="pct"/>
              </w:tcPr>
            </w:tcPrChange>
          </w:tcPr>
          <w:p w14:paraId="0BC3338D" w14:textId="5E0372C3" w:rsidR="00F044B1" w:rsidRPr="00460E7D" w:rsidRDefault="00F044B1" w:rsidP="00F044B1">
            <w:pPr>
              <w:tabs>
                <w:tab w:val="left" w:pos="2524"/>
              </w:tabs>
              <w:spacing w:beforeLines="30" w:before="72" w:afterLines="30" w:after="72"/>
              <w:ind w:right="-12"/>
              <w:jc w:val="center"/>
              <w:rPr>
                <w:sz w:val="22"/>
                <w:lang w:val="en-US"/>
              </w:rPr>
            </w:pPr>
            <w:ins w:id="5977" w:author="Thu Huyen Tran" w:date="2024-05-17T20:43:00Z" w16du:dateUtc="2024-05-17T13:43:00Z">
              <w:r w:rsidRPr="00137BA0">
                <w:rPr>
                  <w:sz w:val="22"/>
                  <w:rPrChange w:id="5978" w:author="Huyen Tran Thu" w:date="2025-04-28T20:11:00Z" w16du:dateUtc="2025-04-28T13:11:00Z">
                    <w:rPr>
                      <w:rFonts w:ascii="Arial" w:hAnsi="Arial" w:cs="Arial"/>
                      <w:sz w:val="20"/>
                      <w:szCs w:val="20"/>
                    </w:rPr>
                  </w:rPrChange>
                </w:rPr>
                <w:t xml:space="preserve">54,78 </w:t>
              </w:r>
            </w:ins>
            <w:del w:id="5979" w:author="Thu Huyen Tran" w:date="2024-05-17T20:42:00Z" w16du:dateUtc="2024-05-17T13:42:00Z">
              <w:r w:rsidRPr="00460E7D" w:rsidDel="000448A9">
                <w:rPr>
                  <w:sz w:val="22"/>
                </w:rPr>
                <w:delText>54,8</w:delText>
              </w:r>
            </w:del>
          </w:p>
        </w:tc>
        <w:tc>
          <w:tcPr>
            <w:tcW w:w="1078" w:type="pct"/>
            <w:vAlign w:val="bottom"/>
            <w:tcPrChange w:id="5980" w:author="Thu Huyen Tran" w:date="2024-05-17T20:43:00Z" w16du:dateUtc="2024-05-17T13:43:00Z">
              <w:tcPr>
                <w:tcW w:w="1078" w:type="pct"/>
              </w:tcPr>
            </w:tcPrChange>
          </w:tcPr>
          <w:p w14:paraId="5A9D60F1" w14:textId="757DA4D9" w:rsidR="00F044B1" w:rsidRPr="00460E7D" w:rsidRDefault="00F044B1" w:rsidP="00F044B1">
            <w:pPr>
              <w:tabs>
                <w:tab w:val="left" w:pos="1847"/>
              </w:tabs>
              <w:spacing w:beforeLines="40" w:before="96" w:afterLines="40" w:after="96"/>
              <w:ind w:right="-30"/>
              <w:jc w:val="center"/>
              <w:rPr>
                <w:sz w:val="22"/>
                <w:lang w:val="en-US"/>
              </w:rPr>
            </w:pPr>
            <w:ins w:id="5981" w:author="Thu Huyen Tran" w:date="2024-05-17T20:43:00Z" w16du:dateUtc="2024-05-17T13:43:00Z">
              <w:r w:rsidRPr="00137BA0">
                <w:rPr>
                  <w:sz w:val="22"/>
                  <w:rPrChange w:id="5982" w:author="Huyen Tran Thu" w:date="2025-04-28T20:11:00Z" w16du:dateUtc="2025-04-28T13:11:00Z">
                    <w:rPr>
                      <w:rFonts w:ascii="Arial" w:hAnsi="Arial" w:cs="Arial"/>
                      <w:sz w:val="20"/>
                      <w:szCs w:val="20"/>
                    </w:rPr>
                  </w:rPrChange>
                </w:rPr>
                <w:t xml:space="preserve">4.081.262 </w:t>
              </w:r>
            </w:ins>
            <w:del w:id="5983" w:author="Thu Huyen Tran" w:date="2024-05-17T20:43:00Z" w16du:dateUtc="2024-05-17T13:43:00Z">
              <w:r w:rsidRPr="00460E7D" w:rsidDel="00CA6B08">
                <w:rPr>
                  <w:sz w:val="22"/>
                </w:rPr>
                <w:delText xml:space="preserve">4.081.262 </w:delText>
              </w:r>
            </w:del>
          </w:p>
        </w:tc>
        <w:tc>
          <w:tcPr>
            <w:tcW w:w="846" w:type="pct"/>
            <w:vAlign w:val="bottom"/>
            <w:tcPrChange w:id="5984" w:author="Thu Huyen Tran" w:date="2024-05-17T20:43:00Z" w16du:dateUtc="2024-05-17T13:43:00Z">
              <w:tcPr>
                <w:tcW w:w="846" w:type="pct"/>
                <w:vAlign w:val="bottom"/>
              </w:tcPr>
            </w:tcPrChange>
          </w:tcPr>
          <w:p w14:paraId="212EFBDF" w14:textId="77FE3D23" w:rsidR="00F044B1" w:rsidRPr="00460E7D" w:rsidRDefault="00F044B1" w:rsidP="00F044B1">
            <w:pPr>
              <w:tabs>
                <w:tab w:val="left" w:pos="1847"/>
              </w:tabs>
              <w:spacing w:beforeLines="40" w:before="96" w:afterLines="40" w:after="96"/>
              <w:ind w:right="-30"/>
              <w:jc w:val="center"/>
              <w:rPr>
                <w:sz w:val="22"/>
                <w:lang w:val="en-US"/>
              </w:rPr>
            </w:pPr>
            <w:ins w:id="5985" w:author="Thu Huyen Tran" w:date="2024-05-17T20:43:00Z" w16du:dateUtc="2024-05-17T13:43:00Z">
              <w:r w:rsidRPr="00137BA0">
                <w:rPr>
                  <w:sz w:val="22"/>
                  <w:rPrChange w:id="5986" w:author="Huyen Tran Thu" w:date="2025-04-28T20:11:00Z" w16du:dateUtc="2025-04-28T13:11:00Z">
                    <w:rPr>
                      <w:rFonts w:ascii="Arial" w:hAnsi="Arial" w:cs="Arial"/>
                      <w:sz w:val="20"/>
                      <w:szCs w:val="20"/>
                    </w:rPr>
                  </w:rPrChange>
                </w:rPr>
                <w:t xml:space="preserve">3.369.016 </w:t>
              </w:r>
            </w:ins>
            <w:del w:id="5987" w:author="Thu Huyen Tran" w:date="2024-05-17T20:43:00Z" w16du:dateUtc="2024-05-17T13:43:00Z">
              <w:r w:rsidRPr="00460E7D" w:rsidDel="00D807F3">
                <w:rPr>
                  <w:sz w:val="22"/>
                </w:rPr>
                <w:delText xml:space="preserve">3.369.016 </w:delText>
              </w:r>
            </w:del>
          </w:p>
        </w:tc>
      </w:tr>
      <w:tr w:rsidR="00F044B1" w:rsidRPr="00137BA0" w14:paraId="6D5EE363" w14:textId="77777777"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5988"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5989" w:author="Thu Huyen Tran" w:date="2024-05-17T20:43:00Z" w16du:dateUtc="2024-05-17T13:43:00Z">
            <w:trPr>
              <w:jc w:val="center"/>
            </w:trPr>
          </w:trPrChange>
        </w:trPr>
        <w:tc>
          <w:tcPr>
            <w:tcW w:w="357" w:type="pct"/>
            <w:vAlign w:val="center"/>
            <w:tcPrChange w:id="5990" w:author="Thu Huyen Tran" w:date="2024-05-17T20:43:00Z" w16du:dateUtc="2024-05-17T13:43:00Z">
              <w:tcPr>
                <w:tcW w:w="357" w:type="pct"/>
                <w:vAlign w:val="center"/>
              </w:tcPr>
            </w:tcPrChange>
          </w:tcPr>
          <w:p w14:paraId="3F33335F" w14:textId="45C1B60B" w:rsidR="00F044B1" w:rsidRPr="00460E7D" w:rsidRDefault="00F044B1" w:rsidP="00F044B1">
            <w:pPr>
              <w:spacing w:beforeLines="30" w:before="72" w:afterLines="30" w:after="72"/>
              <w:ind w:left="-58"/>
              <w:jc w:val="center"/>
              <w:rPr>
                <w:sz w:val="22"/>
                <w:lang w:val="en-US"/>
              </w:rPr>
            </w:pPr>
            <w:r w:rsidRPr="00460E7D">
              <w:rPr>
                <w:sz w:val="22"/>
              </w:rPr>
              <w:t>2017</w:t>
            </w:r>
          </w:p>
        </w:tc>
        <w:tc>
          <w:tcPr>
            <w:tcW w:w="873" w:type="pct"/>
            <w:vAlign w:val="bottom"/>
            <w:tcPrChange w:id="5991" w:author="Thu Huyen Tran" w:date="2024-05-17T20:43:00Z" w16du:dateUtc="2024-05-17T13:43:00Z">
              <w:tcPr>
                <w:tcW w:w="873" w:type="pct"/>
                <w:vAlign w:val="bottom"/>
              </w:tcPr>
            </w:tcPrChange>
          </w:tcPr>
          <w:p w14:paraId="2A469868" w14:textId="42AA5F0D" w:rsidR="00F044B1" w:rsidRPr="00460E7D" w:rsidRDefault="00F044B1" w:rsidP="00F044B1">
            <w:pPr>
              <w:tabs>
                <w:tab w:val="left" w:pos="1847"/>
              </w:tabs>
              <w:spacing w:beforeLines="30" w:before="72" w:afterLines="30" w:after="72"/>
              <w:ind w:right="-30"/>
              <w:jc w:val="center"/>
              <w:rPr>
                <w:sz w:val="22"/>
                <w:lang w:val="en-US"/>
              </w:rPr>
            </w:pPr>
            <w:ins w:id="5992" w:author="Thu Huyen Tran" w:date="2024-05-17T20:42:00Z" w16du:dateUtc="2024-05-17T13:42:00Z">
              <w:r w:rsidRPr="00137BA0">
                <w:rPr>
                  <w:sz w:val="22"/>
                  <w:rPrChange w:id="5993" w:author="Huyen Tran Thu" w:date="2025-04-28T20:11:00Z" w16du:dateUtc="2025-04-28T13:11:00Z">
                    <w:rPr>
                      <w:rFonts w:ascii="Arial" w:hAnsi="Arial" w:cs="Arial"/>
                      <w:sz w:val="20"/>
                      <w:szCs w:val="20"/>
                    </w:rPr>
                  </w:rPrChange>
                </w:rPr>
                <w:t xml:space="preserve">62.357.700 </w:t>
              </w:r>
            </w:ins>
            <w:del w:id="5994" w:author="Thu Huyen Tran" w:date="2024-05-17T20:42:00Z" w16du:dateUtc="2024-05-17T13:42:00Z">
              <w:r w:rsidRPr="00460E7D" w:rsidDel="0003475F">
                <w:rPr>
                  <w:sz w:val="22"/>
                </w:rPr>
                <w:delText xml:space="preserve">62.357.700 </w:delText>
              </w:r>
            </w:del>
          </w:p>
        </w:tc>
        <w:tc>
          <w:tcPr>
            <w:tcW w:w="1104" w:type="pct"/>
            <w:vAlign w:val="bottom"/>
            <w:tcPrChange w:id="5995" w:author="Thu Huyen Tran" w:date="2024-05-17T20:43:00Z" w16du:dateUtc="2024-05-17T13:43:00Z">
              <w:tcPr>
                <w:tcW w:w="1104" w:type="pct"/>
              </w:tcPr>
            </w:tcPrChange>
          </w:tcPr>
          <w:p w14:paraId="71519FE6" w14:textId="2DD4A0A4" w:rsidR="00F044B1" w:rsidRPr="00460E7D" w:rsidRDefault="00F044B1" w:rsidP="00F044B1">
            <w:pPr>
              <w:tabs>
                <w:tab w:val="left" w:pos="1862"/>
              </w:tabs>
              <w:spacing w:beforeLines="30" w:before="72" w:afterLines="30" w:after="72"/>
              <w:jc w:val="center"/>
              <w:rPr>
                <w:sz w:val="22"/>
              </w:rPr>
            </w:pPr>
            <w:ins w:id="5996" w:author="Thu Huyen Tran" w:date="2024-05-17T20:42:00Z" w16du:dateUtc="2024-05-17T13:42:00Z">
              <w:r w:rsidRPr="00137BA0">
                <w:rPr>
                  <w:sz w:val="22"/>
                  <w:rPrChange w:id="5997" w:author="Huyen Tran Thu" w:date="2025-04-28T20:11:00Z" w16du:dateUtc="2025-04-28T13:11:00Z">
                    <w:rPr>
                      <w:rFonts w:ascii="Arial" w:hAnsi="Arial" w:cs="Arial"/>
                      <w:sz w:val="20"/>
                      <w:szCs w:val="20"/>
                    </w:rPr>
                  </w:rPrChange>
                </w:rPr>
                <w:t xml:space="preserve">0,37 </w:t>
              </w:r>
            </w:ins>
            <w:del w:id="5998" w:author="Thu Huyen Tran" w:date="2024-05-17T20:42:00Z" w16du:dateUtc="2024-05-17T13:42:00Z">
              <w:r w:rsidRPr="00460E7D" w:rsidDel="005642DF">
                <w:rPr>
                  <w:sz w:val="22"/>
                </w:rPr>
                <w:delText xml:space="preserve">0,37 </w:delText>
              </w:r>
            </w:del>
          </w:p>
        </w:tc>
        <w:tc>
          <w:tcPr>
            <w:tcW w:w="742" w:type="pct"/>
            <w:vAlign w:val="bottom"/>
            <w:tcPrChange w:id="5999" w:author="Thu Huyen Tran" w:date="2024-05-17T20:43:00Z" w16du:dateUtc="2024-05-17T13:43:00Z">
              <w:tcPr>
                <w:tcW w:w="742" w:type="pct"/>
              </w:tcPr>
            </w:tcPrChange>
          </w:tcPr>
          <w:p w14:paraId="63703DC1" w14:textId="21D77270" w:rsidR="00F044B1" w:rsidRPr="00460E7D" w:rsidRDefault="00F044B1" w:rsidP="00F044B1">
            <w:pPr>
              <w:tabs>
                <w:tab w:val="left" w:pos="2524"/>
              </w:tabs>
              <w:spacing w:beforeLines="30" w:before="72" w:afterLines="30" w:after="72"/>
              <w:ind w:right="-12"/>
              <w:jc w:val="center"/>
              <w:rPr>
                <w:sz w:val="22"/>
                <w:lang w:val="en-US"/>
              </w:rPr>
            </w:pPr>
            <w:ins w:id="6000" w:author="Thu Huyen Tran" w:date="2024-05-17T20:43:00Z" w16du:dateUtc="2024-05-17T13:43:00Z">
              <w:r w:rsidRPr="00137BA0">
                <w:rPr>
                  <w:sz w:val="22"/>
                  <w:rPrChange w:id="6001" w:author="Huyen Tran Thu" w:date="2025-04-28T20:11:00Z" w16du:dateUtc="2025-04-28T13:11:00Z">
                    <w:rPr>
                      <w:rFonts w:ascii="Arial" w:hAnsi="Arial" w:cs="Arial"/>
                      <w:sz w:val="20"/>
                      <w:szCs w:val="20"/>
                    </w:rPr>
                  </w:rPrChange>
                </w:rPr>
                <w:t xml:space="preserve">58,42 </w:t>
              </w:r>
            </w:ins>
            <w:del w:id="6002" w:author="Thu Huyen Tran" w:date="2024-05-17T20:42:00Z" w16du:dateUtc="2024-05-17T13:42:00Z">
              <w:r w:rsidRPr="00460E7D" w:rsidDel="000448A9">
                <w:rPr>
                  <w:sz w:val="22"/>
                </w:rPr>
                <w:delText>58,4</w:delText>
              </w:r>
            </w:del>
          </w:p>
        </w:tc>
        <w:tc>
          <w:tcPr>
            <w:tcW w:w="1078" w:type="pct"/>
            <w:vAlign w:val="bottom"/>
            <w:tcPrChange w:id="6003" w:author="Thu Huyen Tran" w:date="2024-05-17T20:43:00Z" w16du:dateUtc="2024-05-17T13:43:00Z">
              <w:tcPr>
                <w:tcW w:w="1078" w:type="pct"/>
              </w:tcPr>
            </w:tcPrChange>
          </w:tcPr>
          <w:p w14:paraId="63FDF10C" w14:textId="19BBE3D8" w:rsidR="00F044B1" w:rsidRPr="00460E7D" w:rsidRDefault="00F044B1" w:rsidP="00F044B1">
            <w:pPr>
              <w:tabs>
                <w:tab w:val="left" w:pos="1847"/>
              </w:tabs>
              <w:spacing w:beforeLines="40" w:before="96" w:afterLines="40" w:after="96"/>
              <w:ind w:right="-30"/>
              <w:jc w:val="center"/>
              <w:rPr>
                <w:sz w:val="22"/>
                <w:lang w:val="en-US"/>
              </w:rPr>
            </w:pPr>
            <w:ins w:id="6004" w:author="Thu Huyen Tran" w:date="2024-05-17T20:43:00Z" w16du:dateUtc="2024-05-17T13:43:00Z">
              <w:r w:rsidRPr="00137BA0">
                <w:rPr>
                  <w:sz w:val="22"/>
                  <w:rPrChange w:id="6005" w:author="Huyen Tran Thu" w:date="2025-04-28T20:11:00Z" w16du:dateUtc="2025-04-28T13:11:00Z">
                    <w:rPr>
                      <w:rFonts w:ascii="Arial" w:hAnsi="Arial" w:cs="Arial"/>
                      <w:sz w:val="20"/>
                      <w:szCs w:val="20"/>
                    </w:rPr>
                  </w:rPrChange>
                </w:rPr>
                <w:t xml:space="preserve">4.919.786 </w:t>
              </w:r>
            </w:ins>
            <w:del w:id="6006" w:author="Thu Huyen Tran" w:date="2024-05-17T20:43:00Z" w16du:dateUtc="2024-05-17T13:43:00Z">
              <w:r w:rsidRPr="00460E7D" w:rsidDel="00CA6B08">
                <w:rPr>
                  <w:sz w:val="22"/>
                </w:rPr>
                <w:delText xml:space="preserve">4.919.786 </w:delText>
              </w:r>
            </w:del>
          </w:p>
        </w:tc>
        <w:tc>
          <w:tcPr>
            <w:tcW w:w="846" w:type="pct"/>
            <w:vAlign w:val="bottom"/>
            <w:tcPrChange w:id="6007" w:author="Thu Huyen Tran" w:date="2024-05-17T20:43:00Z" w16du:dateUtc="2024-05-17T13:43:00Z">
              <w:tcPr>
                <w:tcW w:w="846" w:type="pct"/>
                <w:vAlign w:val="bottom"/>
              </w:tcPr>
            </w:tcPrChange>
          </w:tcPr>
          <w:p w14:paraId="201554B2" w14:textId="1243F8C7" w:rsidR="00F044B1" w:rsidRPr="00460E7D" w:rsidRDefault="00F044B1" w:rsidP="00F044B1">
            <w:pPr>
              <w:tabs>
                <w:tab w:val="left" w:pos="1847"/>
              </w:tabs>
              <w:spacing w:beforeLines="40" w:before="96" w:afterLines="40" w:after="96"/>
              <w:ind w:right="-30"/>
              <w:jc w:val="center"/>
              <w:rPr>
                <w:sz w:val="22"/>
                <w:lang w:val="en-US"/>
              </w:rPr>
            </w:pPr>
            <w:ins w:id="6008" w:author="Thu Huyen Tran" w:date="2024-05-17T20:43:00Z" w16du:dateUtc="2024-05-17T13:43:00Z">
              <w:r w:rsidRPr="00137BA0">
                <w:rPr>
                  <w:sz w:val="22"/>
                  <w:rPrChange w:id="6009" w:author="Huyen Tran Thu" w:date="2025-04-28T20:11:00Z" w16du:dateUtc="2025-04-28T13:11:00Z">
                    <w:rPr>
                      <w:rFonts w:ascii="Arial" w:hAnsi="Arial" w:cs="Arial"/>
                      <w:sz w:val="20"/>
                      <w:szCs w:val="20"/>
                    </w:rPr>
                  </w:rPrChange>
                </w:rPr>
                <w:t xml:space="preserve">3.501.621 </w:t>
              </w:r>
            </w:ins>
            <w:del w:id="6010" w:author="Thu Huyen Tran" w:date="2024-05-17T20:43:00Z" w16du:dateUtc="2024-05-17T13:43:00Z">
              <w:r w:rsidRPr="00460E7D" w:rsidDel="00D807F3">
                <w:rPr>
                  <w:sz w:val="22"/>
                </w:rPr>
                <w:delText xml:space="preserve">3.501.621 </w:delText>
              </w:r>
            </w:del>
          </w:p>
        </w:tc>
      </w:tr>
      <w:tr w:rsidR="00F044B1" w:rsidRPr="00137BA0" w14:paraId="11715732" w14:textId="77777777" w:rsidTr="00CA6B08">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Change w:id="6011" w:author="Thu Huyen Tran" w:date="2024-05-17T20:43:00Z" w16du:dateUtc="2024-05-17T13:43:00Z">
            <w:tblPrEx>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blPrExChange>
        </w:tblPrEx>
        <w:trPr>
          <w:jc w:val="center"/>
          <w:trPrChange w:id="6012" w:author="Thu Huyen Tran" w:date="2024-05-17T20:43:00Z" w16du:dateUtc="2024-05-17T13:43:00Z">
            <w:trPr>
              <w:jc w:val="center"/>
            </w:trPr>
          </w:trPrChange>
        </w:trPr>
        <w:tc>
          <w:tcPr>
            <w:tcW w:w="357" w:type="pct"/>
            <w:vAlign w:val="center"/>
            <w:tcPrChange w:id="6013" w:author="Thu Huyen Tran" w:date="2024-05-17T20:43:00Z" w16du:dateUtc="2024-05-17T13:43:00Z">
              <w:tcPr>
                <w:tcW w:w="357" w:type="pct"/>
                <w:vAlign w:val="center"/>
              </w:tcPr>
            </w:tcPrChange>
          </w:tcPr>
          <w:p w14:paraId="582EB2CD" w14:textId="2350F538" w:rsidR="00F044B1" w:rsidRPr="00460E7D" w:rsidRDefault="00F044B1" w:rsidP="00F044B1">
            <w:pPr>
              <w:spacing w:beforeLines="30" w:before="72" w:afterLines="30" w:after="72"/>
              <w:ind w:left="-58"/>
              <w:jc w:val="center"/>
              <w:rPr>
                <w:sz w:val="22"/>
                <w:lang w:val="en-US"/>
              </w:rPr>
            </w:pPr>
            <w:r w:rsidRPr="00460E7D">
              <w:rPr>
                <w:sz w:val="22"/>
              </w:rPr>
              <w:t>2018</w:t>
            </w:r>
          </w:p>
        </w:tc>
        <w:tc>
          <w:tcPr>
            <w:tcW w:w="873" w:type="pct"/>
            <w:vAlign w:val="bottom"/>
            <w:tcPrChange w:id="6014" w:author="Thu Huyen Tran" w:date="2024-05-17T20:43:00Z" w16du:dateUtc="2024-05-17T13:43:00Z">
              <w:tcPr>
                <w:tcW w:w="873" w:type="pct"/>
                <w:vAlign w:val="bottom"/>
              </w:tcPr>
            </w:tcPrChange>
          </w:tcPr>
          <w:p w14:paraId="128E4F59" w14:textId="213F49AB" w:rsidR="00F044B1" w:rsidRPr="00460E7D" w:rsidRDefault="00F044B1" w:rsidP="00F044B1">
            <w:pPr>
              <w:tabs>
                <w:tab w:val="left" w:pos="1847"/>
              </w:tabs>
              <w:spacing w:beforeLines="30" w:before="72" w:afterLines="30" w:after="72"/>
              <w:ind w:right="-30"/>
              <w:jc w:val="center"/>
              <w:rPr>
                <w:sz w:val="22"/>
                <w:lang w:val="en-US"/>
              </w:rPr>
            </w:pPr>
            <w:ins w:id="6015" w:author="Thu Huyen Tran" w:date="2024-05-17T20:42:00Z" w16du:dateUtc="2024-05-17T13:42:00Z">
              <w:r w:rsidRPr="00137BA0">
                <w:rPr>
                  <w:sz w:val="22"/>
                  <w:rPrChange w:id="6016" w:author="Huyen Tran Thu" w:date="2025-04-28T20:11:00Z" w16du:dateUtc="2025-04-28T13:11:00Z">
                    <w:rPr>
                      <w:rFonts w:ascii="Arial" w:hAnsi="Arial" w:cs="Arial"/>
                      <w:sz w:val="20"/>
                      <w:szCs w:val="20"/>
                    </w:rPr>
                  </w:rPrChange>
                </w:rPr>
                <w:t xml:space="preserve">62.748.300 </w:t>
              </w:r>
            </w:ins>
            <w:del w:id="6017" w:author="Thu Huyen Tran" w:date="2024-05-17T20:42:00Z" w16du:dateUtc="2024-05-17T13:42:00Z">
              <w:r w:rsidRPr="00460E7D" w:rsidDel="0003475F">
                <w:rPr>
                  <w:sz w:val="22"/>
                </w:rPr>
                <w:delText xml:space="preserve">62.748.300 </w:delText>
              </w:r>
            </w:del>
          </w:p>
        </w:tc>
        <w:tc>
          <w:tcPr>
            <w:tcW w:w="1104" w:type="pct"/>
            <w:vAlign w:val="bottom"/>
            <w:tcPrChange w:id="6018" w:author="Thu Huyen Tran" w:date="2024-05-17T20:43:00Z" w16du:dateUtc="2024-05-17T13:43:00Z">
              <w:tcPr>
                <w:tcW w:w="1104" w:type="pct"/>
              </w:tcPr>
            </w:tcPrChange>
          </w:tcPr>
          <w:p w14:paraId="7886B9E2" w14:textId="57C7CF27" w:rsidR="00F044B1" w:rsidRPr="00460E7D" w:rsidRDefault="00F044B1" w:rsidP="00F044B1">
            <w:pPr>
              <w:tabs>
                <w:tab w:val="left" w:pos="1862"/>
              </w:tabs>
              <w:spacing w:beforeLines="30" w:before="72" w:afterLines="30" w:after="72"/>
              <w:jc w:val="center"/>
              <w:rPr>
                <w:sz w:val="22"/>
              </w:rPr>
            </w:pPr>
            <w:ins w:id="6019" w:author="Thu Huyen Tran" w:date="2024-05-17T20:42:00Z" w16du:dateUtc="2024-05-17T13:42:00Z">
              <w:r w:rsidRPr="00137BA0">
                <w:rPr>
                  <w:sz w:val="22"/>
                  <w:rPrChange w:id="6020" w:author="Huyen Tran Thu" w:date="2025-04-28T20:11:00Z" w16du:dateUtc="2025-04-28T13:11:00Z">
                    <w:rPr>
                      <w:rFonts w:ascii="Arial" w:hAnsi="Arial" w:cs="Arial"/>
                      <w:sz w:val="20"/>
                      <w:szCs w:val="20"/>
                    </w:rPr>
                  </w:rPrChange>
                </w:rPr>
                <w:t xml:space="preserve">0,41 </w:t>
              </w:r>
            </w:ins>
            <w:del w:id="6021" w:author="Thu Huyen Tran" w:date="2024-05-17T20:42:00Z" w16du:dateUtc="2024-05-17T13:42:00Z">
              <w:r w:rsidRPr="00460E7D" w:rsidDel="005642DF">
                <w:rPr>
                  <w:sz w:val="22"/>
                </w:rPr>
                <w:delText xml:space="preserve">0,41 </w:delText>
              </w:r>
            </w:del>
          </w:p>
        </w:tc>
        <w:tc>
          <w:tcPr>
            <w:tcW w:w="742" w:type="pct"/>
            <w:vAlign w:val="bottom"/>
            <w:tcPrChange w:id="6022" w:author="Thu Huyen Tran" w:date="2024-05-17T20:43:00Z" w16du:dateUtc="2024-05-17T13:43:00Z">
              <w:tcPr>
                <w:tcW w:w="742" w:type="pct"/>
              </w:tcPr>
            </w:tcPrChange>
          </w:tcPr>
          <w:p w14:paraId="639607EA" w14:textId="061BD892" w:rsidR="00F044B1" w:rsidRPr="00460E7D" w:rsidRDefault="00F044B1" w:rsidP="00F044B1">
            <w:pPr>
              <w:tabs>
                <w:tab w:val="left" w:pos="2524"/>
              </w:tabs>
              <w:spacing w:beforeLines="30" w:before="72" w:afterLines="30" w:after="72"/>
              <w:ind w:right="-12"/>
              <w:jc w:val="center"/>
              <w:rPr>
                <w:sz w:val="22"/>
                <w:lang w:val="en-US"/>
              </w:rPr>
            </w:pPr>
            <w:ins w:id="6023" w:author="Thu Huyen Tran" w:date="2024-05-17T20:43:00Z" w16du:dateUtc="2024-05-17T13:43:00Z">
              <w:r w:rsidRPr="00137BA0">
                <w:rPr>
                  <w:sz w:val="22"/>
                  <w:rPrChange w:id="6024" w:author="Huyen Tran Thu" w:date="2025-04-28T20:11:00Z" w16du:dateUtc="2025-04-28T13:11:00Z">
                    <w:rPr>
                      <w:rFonts w:ascii="Arial" w:hAnsi="Arial" w:cs="Arial"/>
                      <w:sz w:val="20"/>
                      <w:szCs w:val="20"/>
                    </w:rPr>
                  </w:rPrChange>
                </w:rPr>
                <w:t xml:space="preserve">62,06 </w:t>
              </w:r>
            </w:ins>
            <w:del w:id="6025" w:author="Thu Huyen Tran" w:date="2024-05-17T20:42:00Z" w16du:dateUtc="2024-05-17T13:42:00Z">
              <w:r w:rsidRPr="00460E7D" w:rsidDel="000448A9">
                <w:rPr>
                  <w:sz w:val="22"/>
                </w:rPr>
                <w:delText>62,1</w:delText>
              </w:r>
            </w:del>
          </w:p>
        </w:tc>
        <w:tc>
          <w:tcPr>
            <w:tcW w:w="1078" w:type="pct"/>
            <w:vAlign w:val="bottom"/>
            <w:tcPrChange w:id="6026" w:author="Thu Huyen Tran" w:date="2024-05-17T20:43:00Z" w16du:dateUtc="2024-05-17T13:43:00Z">
              <w:tcPr>
                <w:tcW w:w="1078" w:type="pct"/>
              </w:tcPr>
            </w:tcPrChange>
          </w:tcPr>
          <w:p w14:paraId="0DBA7CBE" w14:textId="75E45E8B" w:rsidR="00F044B1" w:rsidRPr="00460E7D" w:rsidRDefault="00F044B1" w:rsidP="00F044B1">
            <w:pPr>
              <w:tabs>
                <w:tab w:val="left" w:pos="1847"/>
              </w:tabs>
              <w:spacing w:beforeLines="40" w:before="96" w:afterLines="40" w:after="96"/>
              <w:ind w:right="-30"/>
              <w:jc w:val="center"/>
              <w:rPr>
                <w:sz w:val="22"/>
                <w:lang w:val="en-US"/>
              </w:rPr>
            </w:pPr>
            <w:ins w:id="6027" w:author="Thu Huyen Tran" w:date="2024-05-17T20:43:00Z" w16du:dateUtc="2024-05-17T13:43:00Z">
              <w:r w:rsidRPr="00137BA0">
                <w:rPr>
                  <w:sz w:val="22"/>
                  <w:rPrChange w:id="6028" w:author="Huyen Tran Thu" w:date="2025-04-28T20:11:00Z" w16du:dateUtc="2025-04-28T13:11:00Z">
                    <w:rPr>
                      <w:rFonts w:ascii="Arial" w:hAnsi="Arial" w:cs="Arial"/>
                      <w:sz w:val="20"/>
                      <w:szCs w:val="20"/>
                    </w:rPr>
                  </w:rPrChange>
                </w:rPr>
                <w:t xml:space="preserve">5.827.610 </w:t>
              </w:r>
            </w:ins>
            <w:del w:id="6029" w:author="Thu Huyen Tran" w:date="2024-05-17T20:43:00Z" w16du:dateUtc="2024-05-17T13:43:00Z">
              <w:r w:rsidRPr="00460E7D" w:rsidDel="00CA6B08">
                <w:rPr>
                  <w:sz w:val="22"/>
                </w:rPr>
                <w:delText xml:space="preserve">5.827.610 </w:delText>
              </w:r>
            </w:del>
          </w:p>
        </w:tc>
        <w:tc>
          <w:tcPr>
            <w:tcW w:w="846" w:type="pct"/>
            <w:vAlign w:val="bottom"/>
            <w:tcPrChange w:id="6030" w:author="Thu Huyen Tran" w:date="2024-05-17T20:43:00Z" w16du:dateUtc="2024-05-17T13:43:00Z">
              <w:tcPr>
                <w:tcW w:w="846" w:type="pct"/>
                <w:vAlign w:val="bottom"/>
              </w:tcPr>
            </w:tcPrChange>
          </w:tcPr>
          <w:p w14:paraId="46504B9B" w14:textId="5709DDA7" w:rsidR="00F044B1" w:rsidRPr="00460E7D" w:rsidRDefault="00F044B1" w:rsidP="00F044B1">
            <w:pPr>
              <w:tabs>
                <w:tab w:val="left" w:pos="1847"/>
              </w:tabs>
              <w:spacing w:beforeLines="40" w:before="96" w:afterLines="40" w:after="96"/>
              <w:ind w:right="-30"/>
              <w:jc w:val="center"/>
              <w:rPr>
                <w:sz w:val="22"/>
                <w:lang w:val="en-US"/>
              </w:rPr>
            </w:pPr>
            <w:ins w:id="6031" w:author="Thu Huyen Tran" w:date="2024-05-17T20:43:00Z" w16du:dateUtc="2024-05-17T13:43:00Z">
              <w:r w:rsidRPr="00137BA0">
                <w:rPr>
                  <w:sz w:val="22"/>
                  <w:rPrChange w:id="6032" w:author="Huyen Tran Thu" w:date="2025-04-28T20:11:00Z" w16du:dateUtc="2025-04-28T13:11:00Z">
                    <w:rPr>
                      <w:rFonts w:ascii="Arial" w:hAnsi="Arial" w:cs="Arial"/>
                      <w:sz w:val="20"/>
                      <w:szCs w:val="20"/>
                    </w:rPr>
                  </w:rPrChange>
                </w:rPr>
                <w:t xml:space="preserve">3.562.673 </w:t>
              </w:r>
            </w:ins>
            <w:del w:id="6033" w:author="Thu Huyen Tran" w:date="2024-05-17T20:43:00Z" w16du:dateUtc="2024-05-17T13:43:00Z">
              <w:r w:rsidRPr="00460E7D" w:rsidDel="00D807F3">
                <w:rPr>
                  <w:sz w:val="22"/>
                </w:rPr>
                <w:delText xml:space="preserve">3.562.673 </w:delText>
              </w:r>
            </w:del>
          </w:p>
        </w:tc>
      </w:tr>
      <w:tr w:rsidR="00760E09" w:rsidRPr="00137BA0" w14:paraId="5242E3B4" w14:textId="77777777" w:rsidTr="00CA6B08">
        <w:trPr>
          <w:jc w:val="center"/>
          <w:ins w:id="6034" w:author="Huyen Tran Thu" w:date="2025-04-28T20:04:00Z"/>
        </w:trPr>
        <w:tc>
          <w:tcPr>
            <w:tcW w:w="357" w:type="pct"/>
            <w:vAlign w:val="center"/>
          </w:tcPr>
          <w:p w14:paraId="6C1F42D7" w14:textId="5F913FB7" w:rsidR="00760E09" w:rsidRPr="00460E7D" w:rsidRDefault="00760E09" w:rsidP="00760E09">
            <w:pPr>
              <w:spacing w:beforeLines="30" w:before="72" w:afterLines="30" w:after="72"/>
              <w:ind w:left="-58"/>
              <w:jc w:val="center"/>
              <w:rPr>
                <w:ins w:id="6035" w:author="Huyen Tran Thu" w:date="2025-04-28T20:04:00Z" w16du:dateUtc="2025-04-28T13:04:00Z"/>
                <w:sz w:val="22"/>
              </w:rPr>
            </w:pPr>
            <w:ins w:id="6036" w:author="Huyen Tran Thu" w:date="2025-04-28T20:05:00Z" w16du:dateUtc="2025-04-28T13:05:00Z">
              <w:r w:rsidRPr="00460E7D">
                <w:rPr>
                  <w:sz w:val="22"/>
                </w:rPr>
                <w:t>2019</w:t>
              </w:r>
            </w:ins>
          </w:p>
        </w:tc>
        <w:tc>
          <w:tcPr>
            <w:tcW w:w="873" w:type="pct"/>
            <w:vAlign w:val="bottom"/>
          </w:tcPr>
          <w:p w14:paraId="06542BF1" w14:textId="40D0BC09" w:rsidR="00760E09" w:rsidRPr="00460E7D" w:rsidRDefault="00760E09" w:rsidP="00760E09">
            <w:pPr>
              <w:tabs>
                <w:tab w:val="left" w:pos="1847"/>
              </w:tabs>
              <w:spacing w:beforeLines="30" w:before="72" w:afterLines="30" w:after="72"/>
              <w:ind w:right="-30"/>
              <w:jc w:val="center"/>
              <w:rPr>
                <w:ins w:id="6037" w:author="Huyen Tran Thu" w:date="2025-04-28T20:04:00Z" w16du:dateUtc="2025-04-28T13:04:00Z"/>
                <w:sz w:val="22"/>
              </w:rPr>
            </w:pPr>
            <w:ins w:id="6038" w:author="Huyen Tran Thu" w:date="2025-04-28T20:05:00Z" w16du:dateUtc="2025-04-28T13:05:00Z">
              <w:r w:rsidRPr="00137BA0">
                <w:rPr>
                  <w:sz w:val="22"/>
                  <w:rPrChange w:id="6039" w:author="Huyen Tran Thu" w:date="2025-04-28T20:11:00Z" w16du:dateUtc="2025-04-28T13:11:00Z">
                    <w:rPr>
                      <w:rFonts w:ascii="Arial" w:hAnsi="Arial" w:cs="Arial"/>
                      <w:sz w:val="20"/>
                      <w:szCs w:val="20"/>
                    </w:rPr>
                  </w:rPrChange>
                </w:rPr>
                <w:t xml:space="preserve">62.667.400 </w:t>
              </w:r>
            </w:ins>
          </w:p>
        </w:tc>
        <w:tc>
          <w:tcPr>
            <w:tcW w:w="1104" w:type="pct"/>
            <w:vAlign w:val="bottom"/>
          </w:tcPr>
          <w:p w14:paraId="66267D83" w14:textId="1A312D29" w:rsidR="00760E09" w:rsidRPr="00460E7D" w:rsidRDefault="00760E09" w:rsidP="00760E09">
            <w:pPr>
              <w:tabs>
                <w:tab w:val="left" w:pos="1862"/>
              </w:tabs>
              <w:spacing w:beforeLines="30" w:before="72" w:afterLines="30" w:after="72"/>
              <w:jc w:val="center"/>
              <w:rPr>
                <w:ins w:id="6040" w:author="Huyen Tran Thu" w:date="2025-04-28T20:04:00Z" w16du:dateUtc="2025-04-28T13:04:00Z"/>
                <w:sz w:val="22"/>
              </w:rPr>
            </w:pPr>
            <w:ins w:id="6041" w:author="Huyen Tran Thu" w:date="2025-04-28T20:05:00Z" w16du:dateUtc="2025-04-28T13:05:00Z">
              <w:r w:rsidRPr="00137BA0">
                <w:rPr>
                  <w:color w:val="FF0000"/>
                  <w:sz w:val="22"/>
                  <w:rPrChange w:id="6042" w:author="Huyen Tran Thu" w:date="2025-04-28T20:11:00Z" w16du:dateUtc="2025-04-28T13:11:00Z">
                    <w:rPr>
                      <w:rFonts w:ascii="Arial" w:hAnsi="Arial" w:cs="Arial"/>
                      <w:color w:val="FF0000"/>
                      <w:sz w:val="20"/>
                      <w:szCs w:val="20"/>
                    </w:rPr>
                  </w:rPrChange>
                </w:rPr>
                <w:t xml:space="preserve">0,45 </w:t>
              </w:r>
            </w:ins>
          </w:p>
        </w:tc>
        <w:tc>
          <w:tcPr>
            <w:tcW w:w="742" w:type="pct"/>
            <w:vAlign w:val="bottom"/>
          </w:tcPr>
          <w:p w14:paraId="6DA9F6EF" w14:textId="46205CC6" w:rsidR="00760E09" w:rsidRPr="00460E7D" w:rsidRDefault="00760E09" w:rsidP="00760E09">
            <w:pPr>
              <w:tabs>
                <w:tab w:val="left" w:pos="2524"/>
              </w:tabs>
              <w:spacing w:beforeLines="30" w:before="72" w:afterLines="30" w:after="72"/>
              <w:ind w:right="-12"/>
              <w:jc w:val="center"/>
              <w:rPr>
                <w:ins w:id="6043" w:author="Huyen Tran Thu" w:date="2025-04-28T20:04:00Z" w16du:dateUtc="2025-04-28T13:04:00Z"/>
                <w:sz w:val="22"/>
              </w:rPr>
            </w:pPr>
            <w:ins w:id="6044" w:author="Huyen Tran Thu" w:date="2025-04-28T20:05:00Z" w16du:dateUtc="2025-04-28T13:05:00Z">
              <w:r w:rsidRPr="00137BA0">
                <w:rPr>
                  <w:color w:val="FF0000"/>
                  <w:sz w:val="22"/>
                  <w:rPrChange w:id="6045" w:author="Huyen Tran Thu" w:date="2025-04-28T20:11:00Z" w16du:dateUtc="2025-04-28T13:11:00Z">
                    <w:rPr>
                      <w:rFonts w:ascii="Arial" w:hAnsi="Arial" w:cs="Arial"/>
                      <w:color w:val="FF0000"/>
                      <w:sz w:val="20"/>
                      <w:szCs w:val="20"/>
                    </w:rPr>
                  </w:rPrChange>
                </w:rPr>
                <w:t>65,7</w:t>
              </w:r>
            </w:ins>
          </w:p>
        </w:tc>
        <w:tc>
          <w:tcPr>
            <w:tcW w:w="1078" w:type="pct"/>
            <w:vAlign w:val="bottom"/>
          </w:tcPr>
          <w:p w14:paraId="2C7321B1" w14:textId="56651018" w:rsidR="00760E09" w:rsidRPr="00460E7D" w:rsidRDefault="00760E09" w:rsidP="00760E09">
            <w:pPr>
              <w:tabs>
                <w:tab w:val="left" w:pos="1847"/>
              </w:tabs>
              <w:spacing w:beforeLines="40" w:before="96" w:afterLines="40" w:after="96"/>
              <w:ind w:right="-30"/>
              <w:jc w:val="center"/>
              <w:rPr>
                <w:ins w:id="6046" w:author="Huyen Tran Thu" w:date="2025-04-28T20:04:00Z" w16du:dateUtc="2025-04-28T13:04:00Z"/>
                <w:sz w:val="22"/>
              </w:rPr>
            </w:pPr>
            <w:ins w:id="6047" w:author="Huyen Tran Thu" w:date="2025-04-28T20:06:00Z" w16du:dateUtc="2025-04-28T13:06:00Z">
              <w:r w:rsidRPr="00137BA0">
                <w:rPr>
                  <w:sz w:val="22"/>
                  <w:rPrChange w:id="6048" w:author="Huyen Tran Thu" w:date="2025-04-28T20:11:00Z" w16du:dateUtc="2025-04-28T13:11:00Z">
                    <w:rPr>
                      <w:rFonts w:ascii="Arial" w:hAnsi="Arial" w:cs="Arial"/>
                      <w:sz w:val="20"/>
                      <w:szCs w:val="20"/>
                    </w:rPr>
                  </w:rPrChange>
                </w:rPr>
                <w:t xml:space="preserve">6.809.061 </w:t>
              </w:r>
            </w:ins>
          </w:p>
        </w:tc>
        <w:tc>
          <w:tcPr>
            <w:tcW w:w="846" w:type="pct"/>
            <w:vAlign w:val="bottom"/>
          </w:tcPr>
          <w:p w14:paraId="57E0484F" w14:textId="270A9796" w:rsidR="00760E09" w:rsidRPr="00460E7D" w:rsidRDefault="00760E09" w:rsidP="00760E09">
            <w:pPr>
              <w:tabs>
                <w:tab w:val="left" w:pos="1847"/>
              </w:tabs>
              <w:spacing w:beforeLines="40" w:before="96" w:afterLines="40" w:after="96"/>
              <w:ind w:right="-30"/>
              <w:jc w:val="center"/>
              <w:rPr>
                <w:ins w:id="6049" w:author="Huyen Tran Thu" w:date="2025-04-28T20:04:00Z" w16du:dateUtc="2025-04-28T13:04:00Z"/>
                <w:sz w:val="22"/>
              </w:rPr>
            </w:pPr>
            <w:ins w:id="6050" w:author="Huyen Tran Thu" w:date="2025-04-28T20:06:00Z" w16du:dateUtc="2025-04-28T13:06:00Z">
              <w:r w:rsidRPr="00137BA0">
                <w:rPr>
                  <w:sz w:val="22"/>
                  <w:rPrChange w:id="6051" w:author="Huyen Tran Thu" w:date="2025-04-28T20:11:00Z" w16du:dateUtc="2025-04-28T13:11:00Z">
                    <w:rPr>
                      <w:rFonts w:ascii="Arial" w:hAnsi="Arial" w:cs="Arial"/>
                      <w:sz w:val="20"/>
                      <w:szCs w:val="20"/>
                    </w:rPr>
                  </w:rPrChange>
                </w:rPr>
                <w:t xml:space="preserve">3.554.807 </w:t>
              </w:r>
            </w:ins>
          </w:p>
        </w:tc>
      </w:tr>
      <w:tr w:rsidR="00760E09" w:rsidRPr="00137BA0" w14:paraId="26782C92" w14:textId="77777777" w:rsidTr="00CA6B08">
        <w:trPr>
          <w:jc w:val="center"/>
          <w:ins w:id="6052" w:author="Huyen Tran Thu" w:date="2025-04-28T20:04:00Z"/>
        </w:trPr>
        <w:tc>
          <w:tcPr>
            <w:tcW w:w="357" w:type="pct"/>
            <w:vAlign w:val="center"/>
          </w:tcPr>
          <w:p w14:paraId="007A15D3" w14:textId="02854D98" w:rsidR="00760E09" w:rsidRPr="00460E7D" w:rsidRDefault="00760E09" w:rsidP="00760E09">
            <w:pPr>
              <w:spacing w:beforeLines="30" w:before="72" w:afterLines="30" w:after="72"/>
              <w:ind w:left="-58"/>
              <w:jc w:val="center"/>
              <w:rPr>
                <w:ins w:id="6053" w:author="Huyen Tran Thu" w:date="2025-04-28T20:04:00Z" w16du:dateUtc="2025-04-28T13:04:00Z"/>
                <w:sz w:val="22"/>
              </w:rPr>
            </w:pPr>
            <w:ins w:id="6054" w:author="Huyen Tran Thu" w:date="2025-04-28T20:05:00Z" w16du:dateUtc="2025-04-28T13:05:00Z">
              <w:r w:rsidRPr="00460E7D">
                <w:rPr>
                  <w:sz w:val="22"/>
                </w:rPr>
                <w:t>2020</w:t>
              </w:r>
            </w:ins>
          </w:p>
        </w:tc>
        <w:tc>
          <w:tcPr>
            <w:tcW w:w="873" w:type="pct"/>
            <w:vAlign w:val="bottom"/>
          </w:tcPr>
          <w:p w14:paraId="66A3FB25" w14:textId="22CA6BEE" w:rsidR="00760E09" w:rsidRPr="00460E7D" w:rsidRDefault="00760E09" w:rsidP="00760E09">
            <w:pPr>
              <w:tabs>
                <w:tab w:val="left" w:pos="1847"/>
              </w:tabs>
              <w:spacing w:beforeLines="30" w:before="72" w:afterLines="30" w:after="72"/>
              <w:ind w:right="-30"/>
              <w:jc w:val="center"/>
              <w:rPr>
                <w:ins w:id="6055" w:author="Huyen Tran Thu" w:date="2025-04-28T20:04:00Z" w16du:dateUtc="2025-04-28T13:04:00Z"/>
                <w:sz w:val="22"/>
              </w:rPr>
            </w:pPr>
            <w:ins w:id="6056" w:author="Huyen Tran Thu" w:date="2025-04-28T20:05:00Z" w16du:dateUtc="2025-04-28T13:05:00Z">
              <w:r w:rsidRPr="00137BA0">
                <w:rPr>
                  <w:sz w:val="22"/>
                  <w:rPrChange w:id="6057" w:author="Huyen Tran Thu" w:date="2025-04-28T20:11:00Z" w16du:dateUtc="2025-04-28T13:11:00Z">
                    <w:rPr>
                      <w:rFonts w:ascii="Arial" w:hAnsi="Arial" w:cs="Arial"/>
                      <w:sz w:val="20"/>
                      <w:szCs w:val="20"/>
                    </w:rPr>
                  </w:rPrChange>
                </w:rPr>
                <w:t xml:space="preserve">61.715.500 </w:t>
              </w:r>
            </w:ins>
          </w:p>
        </w:tc>
        <w:tc>
          <w:tcPr>
            <w:tcW w:w="1104" w:type="pct"/>
            <w:vAlign w:val="bottom"/>
          </w:tcPr>
          <w:p w14:paraId="3BE69CD3" w14:textId="6B9E3A49" w:rsidR="00760E09" w:rsidRPr="00460E7D" w:rsidRDefault="00760E09" w:rsidP="00760E09">
            <w:pPr>
              <w:tabs>
                <w:tab w:val="left" w:pos="1862"/>
              </w:tabs>
              <w:spacing w:beforeLines="30" w:before="72" w:afterLines="30" w:after="72"/>
              <w:jc w:val="center"/>
              <w:rPr>
                <w:ins w:id="6058" w:author="Huyen Tran Thu" w:date="2025-04-28T20:04:00Z" w16du:dateUtc="2025-04-28T13:04:00Z"/>
                <w:sz w:val="22"/>
              </w:rPr>
            </w:pPr>
            <w:ins w:id="6059" w:author="Huyen Tran Thu" w:date="2025-04-28T20:05:00Z" w16du:dateUtc="2025-04-28T13:05:00Z">
              <w:r w:rsidRPr="00137BA0">
                <w:rPr>
                  <w:sz w:val="22"/>
                  <w:rPrChange w:id="6060" w:author="Huyen Tran Thu" w:date="2025-04-28T20:11:00Z" w16du:dateUtc="2025-04-28T13:11:00Z">
                    <w:rPr>
                      <w:rFonts w:ascii="Arial" w:hAnsi="Arial" w:cs="Arial"/>
                      <w:sz w:val="20"/>
                      <w:szCs w:val="20"/>
                    </w:rPr>
                  </w:rPrChange>
                </w:rPr>
                <w:t xml:space="preserve">0,45 </w:t>
              </w:r>
            </w:ins>
          </w:p>
        </w:tc>
        <w:tc>
          <w:tcPr>
            <w:tcW w:w="742" w:type="pct"/>
            <w:vAlign w:val="bottom"/>
          </w:tcPr>
          <w:p w14:paraId="191B1C8D" w14:textId="629404F3" w:rsidR="00760E09" w:rsidRPr="00460E7D" w:rsidRDefault="00760E09" w:rsidP="00760E09">
            <w:pPr>
              <w:tabs>
                <w:tab w:val="left" w:pos="2524"/>
              </w:tabs>
              <w:spacing w:beforeLines="30" w:before="72" w:afterLines="30" w:after="72"/>
              <w:ind w:right="-12"/>
              <w:jc w:val="center"/>
              <w:rPr>
                <w:ins w:id="6061" w:author="Huyen Tran Thu" w:date="2025-04-28T20:04:00Z" w16du:dateUtc="2025-04-28T13:04:00Z"/>
                <w:sz w:val="22"/>
              </w:rPr>
            </w:pPr>
            <w:ins w:id="6062" w:author="Huyen Tran Thu" w:date="2025-04-28T20:05:00Z" w16du:dateUtc="2025-04-28T13:05:00Z">
              <w:r w:rsidRPr="00137BA0">
                <w:rPr>
                  <w:sz w:val="22"/>
                  <w:rPrChange w:id="6063" w:author="Huyen Tran Thu" w:date="2025-04-28T20:11:00Z" w16du:dateUtc="2025-04-28T13:11:00Z">
                    <w:rPr>
                      <w:rFonts w:ascii="Arial" w:hAnsi="Arial" w:cs="Arial"/>
                      <w:sz w:val="20"/>
                      <w:szCs w:val="20"/>
                    </w:rPr>
                  </w:rPrChange>
                </w:rPr>
                <w:t>65,7</w:t>
              </w:r>
            </w:ins>
          </w:p>
        </w:tc>
        <w:tc>
          <w:tcPr>
            <w:tcW w:w="1078" w:type="pct"/>
            <w:vAlign w:val="bottom"/>
          </w:tcPr>
          <w:p w14:paraId="40231527" w14:textId="7E2753A3" w:rsidR="00760E09" w:rsidRPr="00460E7D" w:rsidRDefault="00760E09" w:rsidP="00760E09">
            <w:pPr>
              <w:tabs>
                <w:tab w:val="left" w:pos="1847"/>
              </w:tabs>
              <w:spacing w:beforeLines="40" w:before="96" w:afterLines="40" w:after="96"/>
              <w:ind w:right="-30"/>
              <w:jc w:val="center"/>
              <w:rPr>
                <w:ins w:id="6064" w:author="Huyen Tran Thu" w:date="2025-04-28T20:04:00Z" w16du:dateUtc="2025-04-28T13:04:00Z"/>
                <w:sz w:val="22"/>
              </w:rPr>
            </w:pPr>
            <w:ins w:id="6065" w:author="Huyen Tran Thu" w:date="2025-04-28T20:06:00Z" w16du:dateUtc="2025-04-28T13:06:00Z">
              <w:r w:rsidRPr="00137BA0">
                <w:rPr>
                  <w:sz w:val="22"/>
                  <w:rPrChange w:id="6066" w:author="Huyen Tran Thu" w:date="2025-04-28T20:11:00Z" w16du:dateUtc="2025-04-28T13:11:00Z">
                    <w:rPr>
                      <w:rFonts w:ascii="Arial" w:hAnsi="Arial" w:cs="Arial"/>
                      <w:sz w:val="20"/>
                      <w:szCs w:val="20"/>
                    </w:rPr>
                  </w:rPrChange>
                </w:rPr>
                <w:t xml:space="preserve">6.659.858 </w:t>
              </w:r>
            </w:ins>
          </w:p>
        </w:tc>
        <w:tc>
          <w:tcPr>
            <w:tcW w:w="846" w:type="pct"/>
            <w:vAlign w:val="bottom"/>
          </w:tcPr>
          <w:p w14:paraId="1CEF6165" w14:textId="5C662B35" w:rsidR="00760E09" w:rsidRPr="00460E7D" w:rsidRDefault="00760E09" w:rsidP="00760E09">
            <w:pPr>
              <w:tabs>
                <w:tab w:val="left" w:pos="1847"/>
              </w:tabs>
              <w:spacing w:beforeLines="40" w:before="96" w:afterLines="40" w:after="96"/>
              <w:ind w:right="-30"/>
              <w:jc w:val="center"/>
              <w:rPr>
                <w:ins w:id="6067" w:author="Huyen Tran Thu" w:date="2025-04-28T20:04:00Z" w16du:dateUtc="2025-04-28T13:04:00Z"/>
                <w:sz w:val="22"/>
              </w:rPr>
            </w:pPr>
            <w:ins w:id="6068" w:author="Huyen Tran Thu" w:date="2025-04-28T20:06:00Z" w16du:dateUtc="2025-04-28T13:06:00Z">
              <w:r w:rsidRPr="00137BA0">
                <w:rPr>
                  <w:sz w:val="22"/>
                  <w:rPrChange w:id="6069" w:author="Huyen Tran Thu" w:date="2025-04-28T20:11:00Z" w16du:dateUtc="2025-04-28T13:11:00Z">
                    <w:rPr>
                      <w:rFonts w:ascii="Arial" w:hAnsi="Arial" w:cs="Arial"/>
                      <w:sz w:val="20"/>
                      <w:szCs w:val="20"/>
                    </w:rPr>
                  </w:rPrChange>
                </w:rPr>
                <w:t xml:space="preserve">3.476.912 </w:t>
              </w:r>
            </w:ins>
          </w:p>
        </w:tc>
      </w:tr>
      <w:tr w:rsidR="00137BA0" w:rsidRPr="00460E7D" w14:paraId="577EE84D" w14:textId="77777777" w:rsidTr="00CA6B08">
        <w:trPr>
          <w:jc w:val="center"/>
          <w:ins w:id="6070" w:author="Huyen Tran Thu" w:date="2025-04-28T20:11:00Z"/>
        </w:trPr>
        <w:tc>
          <w:tcPr>
            <w:tcW w:w="357" w:type="pct"/>
            <w:vAlign w:val="center"/>
          </w:tcPr>
          <w:p w14:paraId="1CE2C50D" w14:textId="5371469E" w:rsidR="00137BA0" w:rsidRPr="00460E7D" w:rsidRDefault="00137BA0" w:rsidP="00137BA0">
            <w:pPr>
              <w:spacing w:beforeLines="30" w:before="72" w:afterLines="30" w:after="72"/>
              <w:ind w:left="-58"/>
              <w:jc w:val="center"/>
              <w:rPr>
                <w:ins w:id="6071" w:author="Huyen Tran Thu" w:date="2025-04-28T20:11:00Z" w16du:dateUtc="2025-04-28T13:11:00Z"/>
                <w:sz w:val="22"/>
              </w:rPr>
            </w:pPr>
            <w:ins w:id="6072" w:author="Huyen Tran Thu" w:date="2025-04-28T20:11:00Z" w16du:dateUtc="2025-04-28T13:11:00Z">
              <w:r w:rsidRPr="00460E7D">
                <w:rPr>
                  <w:sz w:val="22"/>
                </w:rPr>
                <w:t>2021</w:t>
              </w:r>
            </w:ins>
          </w:p>
        </w:tc>
        <w:tc>
          <w:tcPr>
            <w:tcW w:w="873" w:type="pct"/>
            <w:vAlign w:val="bottom"/>
          </w:tcPr>
          <w:p w14:paraId="42AE4BF4" w14:textId="0C9DDB8F" w:rsidR="00137BA0" w:rsidRPr="00460E7D" w:rsidRDefault="00137BA0" w:rsidP="00137BA0">
            <w:pPr>
              <w:tabs>
                <w:tab w:val="left" w:pos="1847"/>
              </w:tabs>
              <w:spacing w:beforeLines="30" w:before="72" w:afterLines="30" w:after="72"/>
              <w:ind w:right="-30"/>
              <w:jc w:val="center"/>
              <w:rPr>
                <w:ins w:id="6073" w:author="Huyen Tran Thu" w:date="2025-04-28T20:11:00Z" w16du:dateUtc="2025-04-28T13:11:00Z"/>
                <w:sz w:val="22"/>
              </w:rPr>
            </w:pPr>
            <w:ins w:id="6074" w:author="Huyen Tran Thu" w:date="2025-04-28T20:11:00Z" w16du:dateUtc="2025-04-28T13:11:00Z">
              <w:r w:rsidRPr="00137BA0">
                <w:rPr>
                  <w:sz w:val="22"/>
                  <w:rPrChange w:id="6075" w:author="Huyen Tran Thu" w:date="2025-04-28T20:11:00Z" w16du:dateUtc="2025-04-28T13:11:00Z">
                    <w:rPr>
                      <w:rFonts w:ascii="Arial" w:hAnsi="Arial" w:cs="Arial"/>
                      <w:sz w:val="20"/>
                      <w:szCs w:val="20"/>
                    </w:rPr>
                  </w:rPrChange>
                </w:rPr>
                <w:t xml:space="preserve">61.941.100 </w:t>
              </w:r>
            </w:ins>
          </w:p>
        </w:tc>
        <w:tc>
          <w:tcPr>
            <w:tcW w:w="1104" w:type="pct"/>
            <w:vAlign w:val="bottom"/>
          </w:tcPr>
          <w:p w14:paraId="33A4AD61" w14:textId="40A8A3EC" w:rsidR="00137BA0" w:rsidRPr="00460E7D" w:rsidRDefault="00137BA0" w:rsidP="00137BA0">
            <w:pPr>
              <w:tabs>
                <w:tab w:val="left" w:pos="1862"/>
              </w:tabs>
              <w:spacing w:beforeLines="30" w:before="72" w:afterLines="30" w:after="72"/>
              <w:jc w:val="center"/>
              <w:rPr>
                <w:ins w:id="6076" w:author="Huyen Tran Thu" w:date="2025-04-28T20:11:00Z" w16du:dateUtc="2025-04-28T13:11:00Z"/>
                <w:sz w:val="22"/>
              </w:rPr>
            </w:pPr>
            <w:ins w:id="6077" w:author="Huyen Tran Thu" w:date="2025-04-28T20:11:00Z" w16du:dateUtc="2025-04-28T13:11:00Z">
              <w:r w:rsidRPr="00137BA0">
                <w:rPr>
                  <w:sz w:val="22"/>
                  <w:rPrChange w:id="6078" w:author="Huyen Tran Thu" w:date="2025-04-28T20:11:00Z" w16du:dateUtc="2025-04-28T13:11:00Z">
                    <w:rPr>
                      <w:rFonts w:ascii="Arial" w:hAnsi="Arial" w:cs="Arial"/>
                      <w:sz w:val="20"/>
                      <w:szCs w:val="20"/>
                    </w:rPr>
                  </w:rPrChange>
                </w:rPr>
                <w:t xml:space="preserve">0,44 </w:t>
              </w:r>
            </w:ins>
          </w:p>
        </w:tc>
        <w:tc>
          <w:tcPr>
            <w:tcW w:w="742" w:type="pct"/>
            <w:vAlign w:val="bottom"/>
          </w:tcPr>
          <w:p w14:paraId="4F9C1EA1" w14:textId="65EB86D4" w:rsidR="00137BA0" w:rsidRPr="00460E7D" w:rsidRDefault="00137BA0" w:rsidP="00137BA0">
            <w:pPr>
              <w:tabs>
                <w:tab w:val="left" w:pos="2524"/>
              </w:tabs>
              <w:spacing w:beforeLines="30" w:before="72" w:afterLines="30" w:after="72"/>
              <w:ind w:right="-12"/>
              <w:jc w:val="center"/>
              <w:rPr>
                <w:ins w:id="6079" w:author="Huyen Tran Thu" w:date="2025-04-28T20:11:00Z" w16du:dateUtc="2025-04-28T13:11:00Z"/>
                <w:sz w:val="22"/>
              </w:rPr>
            </w:pPr>
            <w:ins w:id="6080" w:author="Huyen Tran Thu" w:date="2025-04-28T20:11:00Z" w16du:dateUtc="2025-04-28T13:11:00Z">
              <w:r w:rsidRPr="00137BA0">
                <w:rPr>
                  <w:sz w:val="22"/>
                  <w:rPrChange w:id="6081" w:author="Huyen Tran Thu" w:date="2025-04-28T20:11:00Z" w16du:dateUtc="2025-04-28T13:11:00Z">
                    <w:rPr>
                      <w:rFonts w:ascii="Arial" w:hAnsi="Arial" w:cs="Arial"/>
                      <w:sz w:val="20"/>
                      <w:szCs w:val="20"/>
                    </w:rPr>
                  </w:rPrChange>
                </w:rPr>
                <w:t xml:space="preserve">68,50 </w:t>
              </w:r>
            </w:ins>
          </w:p>
        </w:tc>
        <w:tc>
          <w:tcPr>
            <w:tcW w:w="1078" w:type="pct"/>
            <w:vAlign w:val="bottom"/>
          </w:tcPr>
          <w:p w14:paraId="334FEFC3" w14:textId="1759118F" w:rsidR="00137BA0" w:rsidRPr="00460E7D" w:rsidRDefault="00137BA0" w:rsidP="00137BA0">
            <w:pPr>
              <w:tabs>
                <w:tab w:val="left" w:pos="1847"/>
              </w:tabs>
              <w:spacing w:beforeLines="40" w:before="96" w:afterLines="40" w:after="96"/>
              <w:ind w:right="-30"/>
              <w:jc w:val="center"/>
              <w:rPr>
                <w:ins w:id="6082" w:author="Huyen Tran Thu" w:date="2025-04-28T20:11:00Z" w16du:dateUtc="2025-04-28T13:11:00Z"/>
                <w:sz w:val="22"/>
              </w:rPr>
            </w:pPr>
            <w:ins w:id="6083" w:author="Huyen Tran Thu" w:date="2025-04-28T20:11:00Z" w16du:dateUtc="2025-04-28T13:11:00Z">
              <w:r w:rsidRPr="00137BA0">
                <w:rPr>
                  <w:sz w:val="22"/>
                  <w:rPrChange w:id="6084" w:author="Huyen Tran Thu" w:date="2025-04-28T20:11:00Z" w16du:dateUtc="2025-04-28T13:11:00Z">
                    <w:rPr>
                      <w:rFonts w:ascii="Arial" w:hAnsi="Arial" w:cs="Arial"/>
                      <w:sz w:val="20"/>
                      <w:szCs w:val="20"/>
                    </w:rPr>
                  </w:rPrChange>
                </w:rPr>
                <w:t xml:space="preserve">6.890.864 </w:t>
              </w:r>
            </w:ins>
          </w:p>
        </w:tc>
        <w:tc>
          <w:tcPr>
            <w:tcW w:w="846" w:type="pct"/>
            <w:vAlign w:val="bottom"/>
          </w:tcPr>
          <w:p w14:paraId="1CADED8C" w14:textId="536A49DC" w:rsidR="00137BA0" w:rsidRPr="00460E7D" w:rsidRDefault="00137BA0" w:rsidP="00137BA0">
            <w:pPr>
              <w:tabs>
                <w:tab w:val="left" w:pos="1847"/>
              </w:tabs>
              <w:spacing w:beforeLines="40" w:before="96" w:afterLines="40" w:after="96"/>
              <w:ind w:right="-30"/>
              <w:jc w:val="center"/>
              <w:rPr>
                <w:ins w:id="6085" w:author="Huyen Tran Thu" w:date="2025-04-28T20:11:00Z" w16du:dateUtc="2025-04-28T13:11:00Z"/>
                <w:sz w:val="22"/>
              </w:rPr>
            </w:pPr>
            <w:ins w:id="6086" w:author="Huyen Tran Thu" w:date="2025-04-28T20:11:00Z" w16du:dateUtc="2025-04-28T13:11:00Z">
              <w:r w:rsidRPr="00137BA0">
                <w:rPr>
                  <w:sz w:val="22"/>
                  <w:rPrChange w:id="6087" w:author="Huyen Tran Thu" w:date="2025-04-28T20:11:00Z" w16du:dateUtc="2025-04-28T13:11:00Z">
                    <w:rPr>
                      <w:rFonts w:ascii="Arial" w:hAnsi="Arial" w:cs="Arial"/>
                      <w:sz w:val="20"/>
                      <w:szCs w:val="20"/>
                    </w:rPr>
                  </w:rPrChange>
                </w:rPr>
                <w:t xml:space="preserve">3.168.753 </w:t>
              </w:r>
            </w:ins>
          </w:p>
        </w:tc>
      </w:tr>
      <w:tr w:rsidR="00137BA0" w:rsidRPr="00460E7D" w14:paraId="1A66350B" w14:textId="77777777" w:rsidTr="00CA6B08">
        <w:trPr>
          <w:jc w:val="center"/>
          <w:ins w:id="6088" w:author="Huyen Tran Thu" w:date="2025-04-28T20:11:00Z"/>
        </w:trPr>
        <w:tc>
          <w:tcPr>
            <w:tcW w:w="357" w:type="pct"/>
            <w:vAlign w:val="center"/>
          </w:tcPr>
          <w:p w14:paraId="65D31B11" w14:textId="51D9DDF4" w:rsidR="00137BA0" w:rsidRPr="00460E7D" w:rsidRDefault="00137BA0" w:rsidP="00137BA0">
            <w:pPr>
              <w:spacing w:beforeLines="30" w:before="72" w:afterLines="30" w:after="72"/>
              <w:ind w:left="-58"/>
              <w:jc w:val="center"/>
              <w:rPr>
                <w:ins w:id="6089" w:author="Huyen Tran Thu" w:date="2025-04-28T20:11:00Z" w16du:dateUtc="2025-04-28T13:11:00Z"/>
                <w:sz w:val="22"/>
              </w:rPr>
            </w:pPr>
            <w:ins w:id="6090" w:author="Huyen Tran Thu" w:date="2025-04-28T20:11:00Z" w16du:dateUtc="2025-04-28T13:11:00Z">
              <w:r w:rsidRPr="00460E7D">
                <w:rPr>
                  <w:sz w:val="22"/>
                </w:rPr>
                <w:t>2022</w:t>
              </w:r>
            </w:ins>
          </w:p>
        </w:tc>
        <w:tc>
          <w:tcPr>
            <w:tcW w:w="873" w:type="pct"/>
            <w:vAlign w:val="bottom"/>
          </w:tcPr>
          <w:p w14:paraId="6EC24353" w14:textId="1EFCA770" w:rsidR="00137BA0" w:rsidRPr="00460E7D" w:rsidRDefault="00137BA0" w:rsidP="00137BA0">
            <w:pPr>
              <w:tabs>
                <w:tab w:val="left" w:pos="1847"/>
              </w:tabs>
              <w:spacing w:beforeLines="30" w:before="72" w:afterLines="30" w:after="72"/>
              <w:ind w:right="-30"/>
              <w:jc w:val="center"/>
              <w:rPr>
                <w:ins w:id="6091" w:author="Huyen Tran Thu" w:date="2025-04-28T20:11:00Z" w16du:dateUtc="2025-04-28T13:11:00Z"/>
                <w:sz w:val="22"/>
              </w:rPr>
            </w:pPr>
            <w:ins w:id="6092" w:author="Huyen Tran Thu" w:date="2025-04-28T20:11:00Z" w16du:dateUtc="2025-04-28T13:11:00Z">
              <w:r w:rsidRPr="00137BA0">
                <w:rPr>
                  <w:sz w:val="22"/>
                  <w:rPrChange w:id="6093" w:author="Huyen Tran Thu" w:date="2025-04-28T20:11:00Z" w16du:dateUtc="2025-04-28T13:11:00Z">
                    <w:rPr>
                      <w:rFonts w:ascii="Arial" w:hAnsi="Arial" w:cs="Arial"/>
                      <w:sz w:val="20"/>
                      <w:szCs w:val="20"/>
                    </w:rPr>
                  </w:rPrChange>
                </w:rPr>
                <w:t xml:space="preserve">62.121.740 </w:t>
              </w:r>
            </w:ins>
          </w:p>
        </w:tc>
        <w:tc>
          <w:tcPr>
            <w:tcW w:w="1104" w:type="pct"/>
            <w:vAlign w:val="bottom"/>
          </w:tcPr>
          <w:p w14:paraId="2D9DB36D" w14:textId="20A56DAD" w:rsidR="00137BA0" w:rsidRPr="00460E7D" w:rsidRDefault="00137BA0" w:rsidP="00137BA0">
            <w:pPr>
              <w:tabs>
                <w:tab w:val="left" w:pos="1862"/>
              </w:tabs>
              <w:spacing w:beforeLines="30" w:before="72" w:afterLines="30" w:after="72"/>
              <w:jc w:val="center"/>
              <w:rPr>
                <w:ins w:id="6094" w:author="Huyen Tran Thu" w:date="2025-04-28T20:11:00Z" w16du:dateUtc="2025-04-28T13:11:00Z"/>
                <w:sz w:val="22"/>
              </w:rPr>
            </w:pPr>
            <w:ins w:id="6095" w:author="Huyen Tran Thu" w:date="2025-04-28T20:11:00Z" w16du:dateUtc="2025-04-28T13:11:00Z">
              <w:r w:rsidRPr="00137BA0">
                <w:rPr>
                  <w:sz w:val="22"/>
                  <w:rPrChange w:id="6096" w:author="Huyen Tran Thu" w:date="2025-04-28T20:11:00Z" w16du:dateUtc="2025-04-28T13:11:00Z">
                    <w:rPr>
                      <w:rFonts w:ascii="Arial" w:hAnsi="Arial" w:cs="Arial"/>
                      <w:sz w:val="20"/>
                      <w:szCs w:val="20"/>
                    </w:rPr>
                  </w:rPrChange>
                </w:rPr>
                <w:t xml:space="preserve">0,43 </w:t>
              </w:r>
            </w:ins>
          </w:p>
        </w:tc>
        <w:tc>
          <w:tcPr>
            <w:tcW w:w="742" w:type="pct"/>
            <w:vAlign w:val="bottom"/>
          </w:tcPr>
          <w:p w14:paraId="15F92235" w14:textId="17A052ED" w:rsidR="00137BA0" w:rsidRPr="00460E7D" w:rsidRDefault="00137BA0" w:rsidP="00137BA0">
            <w:pPr>
              <w:tabs>
                <w:tab w:val="left" w:pos="2524"/>
              </w:tabs>
              <w:spacing w:beforeLines="30" w:before="72" w:afterLines="30" w:after="72"/>
              <w:ind w:right="-12"/>
              <w:jc w:val="center"/>
              <w:rPr>
                <w:ins w:id="6097" w:author="Huyen Tran Thu" w:date="2025-04-28T20:11:00Z" w16du:dateUtc="2025-04-28T13:11:00Z"/>
                <w:sz w:val="22"/>
              </w:rPr>
            </w:pPr>
            <w:ins w:id="6098" w:author="Huyen Tran Thu" w:date="2025-04-28T20:11:00Z" w16du:dateUtc="2025-04-28T13:11:00Z">
              <w:r w:rsidRPr="00137BA0">
                <w:rPr>
                  <w:sz w:val="22"/>
                  <w:rPrChange w:id="6099" w:author="Huyen Tran Thu" w:date="2025-04-28T20:11:00Z" w16du:dateUtc="2025-04-28T13:11:00Z">
                    <w:rPr>
                      <w:rFonts w:ascii="Arial" w:hAnsi="Arial" w:cs="Arial"/>
                      <w:sz w:val="20"/>
                      <w:szCs w:val="20"/>
                    </w:rPr>
                  </w:rPrChange>
                </w:rPr>
                <w:t xml:space="preserve">70,55 </w:t>
              </w:r>
            </w:ins>
          </w:p>
        </w:tc>
        <w:tc>
          <w:tcPr>
            <w:tcW w:w="1078" w:type="pct"/>
            <w:vAlign w:val="bottom"/>
          </w:tcPr>
          <w:p w14:paraId="11A21B48" w14:textId="4F034C8D" w:rsidR="00137BA0" w:rsidRPr="00460E7D" w:rsidRDefault="00137BA0" w:rsidP="00137BA0">
            <w:pPr>
              <w:tabs>
                <w:tab w:val="left" w:pos="1847"/>
              </w:tabs>
              <w:spacing w:beforeLines="40" w:before="96" w:afterLines="40" w:after="96"/>
              <w:ind w:right="-30"/>
              <w:jc w:val="center"/>
              <w:rPr>
                <w:ins w:id="6100" w:author="Huyen Tran Thu" w:date="2025-04-28T20:11:00Z" w16du:dateUtc="2025-04-28T13:11:00Z"/>
                <w:sz w:val="22"/>
              </w:rPr>
            </w:pPr>
            <w:ins w:id="6101" w:author="Huyen Tran Thu" w:date="2025-04-28T20:11:00Z" w16du:dateUtc="2025-04-28T13:11:00Z">
              <w:r w:rsidRPr="00137BA0">
                <w:rPr>
                  <w:sz w:val="22"/>
                  <w:rPrChange w:id="6102" w:author="Huyen Tran Thu" w:date="2025-04-28T20:11:00Z" w16du:dateUtc="2025-04-28T13:11:00Z">
                    <w:rPr>
                      <w:rFonts w:ascii="Arial" w:hAnsi="Arial" w:cs="Arial"/>
                      <w:sz w:val="20"/>
                      <w:szCs w:val="20"/>
                    </w:rPr>
                  </w:rPrChange>
                </w:rPr>
                <w:t xml:space="preserve">6.833.519 </w:t>
              </w:r>
            </w:ins>
          </w:p>
        </w:tc>
        <w:tc>
          <w:tcPr>
            <w:tcW w:w="846" w:type="pct"/>
            <w:vAlign w:val="bottom"/>
          </w:tcPr>
          <w:p w14:paraId="12FD4C56" w14:textId="2FA0661F" w:rsidR="00137BA0" w:rsidRPr="00460E7D" w:rsidRDefault="00137BA0" w:rsidP="00137BA0">
            <w:pPr>
              <w:tabs>
                <w:tab w:val="left" w:pos="1847"/>
              </w:tabs>
              <w:spacing w:beforeLines="40" w:before="96" w:afterLines="40" w:after="96"/>
              <w:ind w:right="-30"/>
              <w:jc w:val="center"/>
              <w:rPr>
                <w:ins w:id="6103" w:author="Huyen Tran Thu" w:date="2025-04-28T20:11:00Z" w16du:dateUtc="2025-04-28T13:11:00Z"/>
                <w:sz w:val="22"/>
              </w:rPr>
            </w:pPr>
            <w:ins w:id="6104" w:author="Huyen Tran Thu" w:date="2025-04-28T20:11:00Z" w16du:dateUtc="2025-04-28T13:11:00Z">
              <w:r w:rsidRPr="00137BA0">
                <w:rPr>
                  <w:sz w:val="22"/>
                  <w:rPrChange w:id="6105" w:author="Huyen Tran Thu" w:date="2025-04-28T20:11:00Z" w16du:dateUtc="2025-04-28T13:11:00Z">
                    <w:rPr>
                      <w:rFonts w:ascii="Arial" w:hAnsi="Arial" w:cs="Arial"/>
                      <w:sz w:val="20"/>
                      <w:szCs w:val="20"/>
                    </w:rPr>
                  </w:rPrChange>
                </w:rPr>
                <w:t xml:space="preserve">2.852.817 </w:t>
              </w:r>
            </w:ins>
          </w:p>
        </w:tc>
      </w:tr>
      <w:tr w:rsidR="0025172D" w:rsidRPr="00137BA0" w:rsidDel="00AB4BFE" w14:paraId="5176B98E" w14:textId="2A992DB0" w:rsidTr="00242231">
        <w:trPr>
          <w:jc w:val="center"/>
          <w:del w:id="6106" w:author="Huyen Tran Thu" w:date="2023-03-28T19:46:00Z"/>
        </w:trPr>
        <w:tc>
          <w:tcPr>
            <w:tcW w:w="357" w:type="pct"/>
            <w:vAlign w:val="center"/>
          </w:tcPr>
          <w:p w14:paraId="759A433C" w14:textId="389599AE" w:rsidR="0025172D" w:rsidRPr="00460E7D" w:rsidDel="00AB4BFE" w:rsidRDefault="0025172D" w:rsidP="0025172D">
            <w:pPr>
              <w:spacing w:beforeLines="30" w:before="72" w:afterLines="30" w:after="72"/>
              <w:ind w:left="-58"/>
              <w:jc w:val="center"/>
              <w:rPr>
                <w:del w:id="6107" w:author="Huyen Tran Thu" w:date="2023-03-28T19:46:00Z"/>
                <w:sz w:val="22"/>
                <w:lang w:val="en-US"/>
              </w:rPr>
            </w:pPr>
            <w:del w:id="6108" w:author="Huyen Tran Thu" w:date="2023-03-28T19:46:00Z">
              <w:r w:rsidRPr="00460E7D" w:rsidDel="00AB4BFE">
                <w:rPr>
                  <w:sz w:val="22"/>
                </w:rPr>
                <w:delText>2019</w:delText>
              </w:r>
            </w:del>
          </w:p>
        </w:tc>
        <w:tc>
          <w:tcPr>
            <w:tcW w:w="873" w:type="pct"/>
            <w:vAlign w:val="bottom"/>
          </w:tcPr>
          <w:p w14:paraId="3A125E4A" w14:textId="46BC7388" w:rsidR="0025172D" w:rsidRPr="00460E7D" w:rsidDel="00AB4BFE" w:rsidRDefault="0025172D" w:rsidP="0025172D">
            <w:pPr>
              <w:tabs>
                <w:tab w:val="left" w:pos="1847"/>
              </w:tabs>
              <w:spacing w:beforeLines="30" w:before="72" w:afterLines="30" w:after="72"/>
              <w:ind w:right="-30"/>
              <w:jc w:val="center"/>
              <w:rPr>
                <w:del w:id="6109" w:author="Huyen Tran Thu" w:date="2023-03-28T19:46:00Z"/>
                <w:sz w:val="22"/>
                <w:lang w:val="en-US"/>
              </w:rPr>
            </w:pPr>
            <w:del w:id="6110" w:author="Huyen Tran Thu" w:date="2023-03-28T19:46:00Z">
              <w:r w:rsidRPr="00460E7D" w:rsidDel="00AB4BFE">
                <w:rPr>
                  <w:sz w:val="22"/>
                </w:rPr>
                <w:delText xml:space="preserve">62.667.400 </w:delText>
              </w:r>
            </w:del>
          </w:p>
        </w:tc>
        <w:tc>
          <w:tcPr>
            <w:tcW w:w="1104" w:type="pct"/>
          </w:tcPr>
          <w:p w14:paraId="6DB822B5" w14:textId="5C943EE3" w:rsidR="0025172D" w:rsidRPr="00460E7D" w:rsidDel="00AB4BFE" w:rsidRDefault="0025172D" w:rsidP="0025172D">
            <w:pPr>
              <w:tabs>
                <w:tab w:val="left" w:pos="1862"/>
              </w:tabs>
              <w:spacing w:beforeLines="30" w:before="72" w:afterLines="30" w:after="72"/>
              <w:jc w:val="center"/>
              <w:rPr>
                <w:del w:id="6111" w:author="Huyen Tran Thu" w:date="2023-03-28T19:46:00Z"/>
                <w:sz w:val="22"/>
              </w:rPr>
            </w:pPr>
            <w:del w:id="6112" w:author="Huyen Tran Thu" w:date="2023-03-28T19:46:00Z">
              <w:r w:rsidRPr="00460E7D" w:rsidDel="00AB4BFE">
                <w:rPr>
                  <w:sz w:val="22"/>
                </w:rPr>
                <w:delText xml:space="preserve">0,45 </w:delText>
              </w:r>
            </w:del>
          </w:p>
        </w:tc>
        <w:tc>
          <w:tcPr>
            <w:tcW w:w="742" w:type="pct"/>
          </w:tcPr>
          <w:p w14:paraId="4C187430" w14:textId="53CADB2E" w:rsidR="0025172D" w:rsidRPr="00460E7D" w:rsidDel="00AB4BFE" w:rsidRDefault="0025172D" w:rsidP="0025172D">
            <w:pPr>
              <w:tabs>
                <w:tab w:val="left" w:pos="2524"/>
              </w:tabs>
              <w:spacing w:beforeLines="30" w:before="72" w:afterLines="30" w:after="72"/>
              <w:ind w:right="-12"/>
              <w:jc w:val="center"/>
              <w:rPr>
                <w:del w:id="6113" w:author="Huyen Tran Thu" w:date="2023-03-28T19:46:00Z"/>
                <w:sz w:val="22"/>
                <w:lang w:val="en-US"/>
              </w:rPr>
            </w:pPr>
            <w:del w:id="6114" w:author="Huyen Tran Thu" w:date="2023-03-28T19:46:00Z">
              <w:r w:rsidRPr="00460E7D" w:rsidDel="00AB4BFE">
                <w:rPr>
                  <w:sz w:val="22"/>
                </w:rPr>
                <w:delText>65,7</w:delText>
              </w:r>
            </w:del>
          </w:p>
        </w:tc>
        <w:tc>
          <w:tcPr>
            <w:tcW w:w="1078" w:type="pct"/>
          </w:tcPr>
          <w:p w14:paraId="612E27C8" w14:textId="541A9903" w:rsidR="0025172D" w:rsidRPr="00460E7D" w:rsidDel="00AB4BFE" w:rsidRDefault="0025172D" w:rsidP="0025172D">
            <w:pPr>
              <w:tabs>
                <w:tab w:val="left" w:pos="1847"/>
              </w:tabs>
              <w:spacing w:beforeLines="40" w:before="96" w:afterLines="40" w:after="96"/>
              <w:ind w:right="-30"/>
              <w:jc w:val="center"/>
              <w:rPr>
                <w:del w:id="6115" w:author="Huyen Tran Thu" w:date="2023-03-28T19:46:00Z"/>
                <w:sz w:val="22"/>
                <w:lang w:val="en-US"/>
              </w:rPr>
            </w:pPr>
            <w:del w:id="6116" w:author="Huyen Tran Thu" w:date="2023-03-28T19:46:00Z">
              <w:r w:rsidRPr="00460E7D" w:rsidDel="00AB4BFE">
                <w:rPr>
                  <w:sz w:val="22"/>
                </w:rPr>
                <w:delText xml:space="preserve">6.809.061 </w:delText>
              </w:r>
            </w:del>
          </w:p>
        </w:tc>
        <w:tc>
          <w:tcPr>
            <w:tcW w:w="846" w:type="pct"/>
            <w:vAlign w:val="bottom"/>
          </w:tcPr>
          <w:p w14:paraId="42B91566" w14:textId="3CE4A4F5" w:rsidR="0025172D" w:rsidRPr="00460E7D" w:rsidDel="00AB4BFE" w:rsidRDefault="0025172D" w:rsidP="0025172D">
            <w:pPr>
              <w:tabs>
                <w:tab w:val="left" w:pos="1847"/>
              </w:tabs>
              <w:spacing w:beforeLines="40" w:before="96" w:afterLines="40" w:after="96"/>
              <w:ind w:right="-30"/>
              <w:jc w:val="center"/>
              <w:rPr>
                <w:del w:id="6117" w:author="Huyen Tran Thu" w:date="2023-03-28T19:46:00Z"/>
                <w:sz w:val="22"/>
                <w:lang w:val="en-US"/>
              </w:rPr>
            </w:pPr>
            <w:del w:id="6118" w:author="Huyen Tran Thu" w:date="2023-03-28T19:46:00Z">
              <w:r w:rsidRPr="00460E7D" w:rsidDel="00AB4BFE">
                <w:rPr>
                  <w:sz w:val="22"/>
                </w:rPr>
                <w:delText xml:space="preserve">3.554.807 </w:delText>
              </w:r>
            </w:del>
          </w:p>
        </w:tc>
      </w:tr>
      <w:tr w:rsidR="0025172D" w:rsidRPr="00137BA0" w:rsidDel="00AB4BFE" w14:paraId="0FF37DE2" w14:textId="10C2A095" w:rsidTr="00242231">
        <w:trPr>
          <w:jc w:val="center"/>
          <w:del w:id="6119" w:author="Huyen Tran Thu" w:date="2023-03-28T19:46:00Z"/>
        </w:trPr>
        <w:tc>
          <w:tcPr>
            <w:tcW w:w="357" w:type="pct"/>
            <w:vAlign w:val="center"/>
          </w:tcPr>
          <w:p w14:paraId="5036C6E1" w14:textId="61E2C190" w:rsidR="0025172D" w:rsidRPr="00460E7D" w:rsidDel="00AB4BFE" w:rsidRDefault="0025172D" w:rsidP="0025172D">
            <w:pPr>
              <w:spacing w:beforeLines="30" w:before="72" w:afterLines="30" w:after="72"/>
              <w:ind w:left="-58"/>
              <w:jc w:val="center"/>
              <w:rPr>
                <w:del w:id="6120" w:author="Huyen Tran Thu" w:date="2023-03-28T19:46:00Z"/>
                <w:sz w:val="22"/>
                <w:lang w:val="en-US"/>
              </w:rPr>
            </w:pPr>
            <w:del w:id="6121" w:author="Huyen Tran Thu" w:date="2023-03-28T19:46:00Z">
              <w:r w:rsidRPr="00460E7D" w:rsidDel="00AB4BFE">
                <w:rPr>
                  <w:sz w:val="22"/>
                </w:rPr>
                <w:delText>2020</w:delText>
              </w:r>
            </w:del>
          </w:p>
        </w:tc>
        <w:tc>
          <w:tcPr>
            <w:tcW w:w="873" w:type="pct"/>
            <w:vAlign w:val="bottom"/>
          </w:tcPr>
          <w:p w14:paraId="60788618" w14:textId="5A519095" w:rsidR="0025172D" w:rsidRPr="00460E7D" w:rsidDel="00AB4BFE" w:rsidRDefault="0025172D" w:rsidP="0025172D">
            <w:pPr>
              <w:tabs>
                <w:tab w:val="left" w:pos="1847"/>
              </w:tabs>
              <w:spacing w:beforeLines="30" w:before="72" w:afterLines="30" w:after="72"/>
              <w:ind w:right="-30"/>
              <w:jc w:val="center"/>
              <w:rPr>
                <w:del w:id="6122" w:author="Huyen Tran Thu" w:date="2023-03-28T19:46:00Z"/>
                <w:sz w:val="22"/>
                <w:lang w:val="en-US"/>
              </w:rPr>
            </w:pPr>
            <w:del w:id="6123" w:author="Huyen Tran Thu" w:date="2023-03-28T19:46:00Z">
              <w:r w:rsidRPr="00460E7D" w:rsidDel="00AB4BFE">
                <w:rPr>
                  <w:sz w:val="22"/>
                </w:rPr>
                <w:delText xml:space="preserve">61.650.030 </w:delText>
              </w:r>
            </w:del>
          </w:p>
        </w:tc>
        <w:tc>
          <w:tcPr>
            <w:tcW w:w="1104" w:type="pct"/>
          </w:tcPr>
          <w:p w14:paraId="0ABD3731" w14:textId="427FB391" w:rsidR="0025172D" w:rsidRPr="00460E7D" w:rsidDel="00AB4BFE" w:rsidRDefault="0025172D" w:rsidP="0025172D">
            <w:pPr>
              <w:tabs>
                <w:tab w:val="left" w:pos="1862"/>
              </w:tabs>
              <w:spacing w:beforeLines="30" w:before="72" w:afterLines="30" w:after="72"/>
              <w:jc w:val="center"/>
              <w:rPr>
                <w:del w:id="6124" w:author="Huyen Tran Thu" w:date="2023-03-28T19:46:00Z"/>
                <w:sz w:val="22"/>
              </w:rPr>
            </w:pPr>
            <w:del w:id="6125" w:author="Huyen Tran Thu" w:date="2023-03-28T19:46:00Z">
              <w:r w:rsidRPr="00460E7D" w:rsidDel="00AB4BFE">
                <w:rPr>
                  <w:sz w:val="22"/>
                </w:rPr>
                <w:delText xml:space="preserve">0,45 </w:delText>
              </w:r>
            </w:del>
          </w:p>
        </w:tc>
        <w:tc>
          <w:tcPr>
            <w:tcW w:w="742" w:type="pct"/>
          </w:tcPr>
          <w:p w14:paraId="17FAF891" w14:textId="215B1C6A" w:rsidR="0025172D" w:rsidRPr="00460E7D" w:rsidDel="00AB4BFE" w:rsidRDefault="0025172D" w:rsidP="0025172D">
            <w:pPr>
              <w:tabs>
                <w:tab w:val="left" w:pos="2524"/>
              </w:tabs>
              <w:spacing w:beforeLines="30" w:before="72" w:afterLines="30" w:after="72"/>
              <w:ind w:right="-12"/>
              <w:jc w:val="center"/>
              <w:rPr>
                <w:del w:id="6126" w:author="Huyen Tran Thu" w:date="2023-03-28T19:46:00Z"/>
                <w:sz w:val="22"/>
                <w:lang w:val="en-US"/>
              </w:rPr>
            </w:pPr>
            <w:del w:id="6127" w:author="Huyen Tran Thu" w:date="2023-03-28T19:46:00Z">
              <w:r w:rsidRPr="00460E7D" w:rsidDel="00AB4BFE">
                <w:rPr>
                  <w:sz w:val="22"/>
                </w:rPr>
                <w:delText>65,7</w:delText>
              </w:r>
            </w:del>
          </w:p>
        </w:tc>
        <w:tc>
          <w:tcPr>
            <w:tcW w:w="1078" w:type="pct"/>
          </w:tcPr>
          <w:p w14:paraId="121E9B22" w14:textId="0D577629" w:rsidR="0025172D" w:rsidRPr="00460E7D" w:rsidDel="00AB4BFE" w:rsidRDefault="0025172D" w:rsidP="0025172D">
            <w:pPr>
              <w:tabs>
                <w:tab w:val="left" w:pos="1847"/>
              </w:tabs>
              <w:spacing w:beforeLines="40" w:before="96" w:afterLines="40" w:after="96"/>
              <w:ind w:right="-30"/>
              <w:jc w:val="center"/>
              <w:rPr>
                <w:del w:id="6128" w:author="Huyen Tran Thu" w:date="2023-03-28T19:46:00Z"/>
                <w:sz w:val="22"/>
                <w:lang w:val="en-US"/>
              </w:rPr>
            </w:pPr>
            <w:del w:id="6129" w:author="Huyen Tran Thu" w:date="2023-03-28T19:46:00Z">
              <w:r w:rsidRPr="00460E7D" w:rsidDel="00AB4BFE">
                <w:rPr>
                  <w:sz w:val="22"/>
                </w:rPr>
                <w:delText xml:space="preserve">6.652.793 </w:delText>
              </w:r>
            </w:del>
          </w:p>
        </w:tc>
        <w:tc>
          <w:tcPr>
            <w:tcW w:w="846" w:type="pct"/>
            <w:vAlign w:val="bottom"/>
          </w:tcPr>
          <w:p w14:paraId="3B3233A1" w14:textId="50F2E186" w:rsidR="0025172D" w:rsidRPr="00460E7D" w:rsidDel="00AB4BFE" w:rsidRDefault="0025172D" w:rsidP="0025172D">
            <w:pPr>
              <w:tabs>
                <w:tab w:val="left" w:pos="1847"/>
              </w:tabs>
              <w:spacing w:beforeLines="40" w:before="96" w:afterLines="40" w:after="96"/>
              <w:ind w:right="-30"/>
              <w:jc w:val="center"/>
              <w:rPr>
                <w:del w:id="6130" w:author="Huyen Tran Thu" w:date="2023-03-28T19:46:00Z"/>
                <w:sz w:val="22"/>
                <w:lang w:val="en-US"/>
              </w:rPr>
            </w:pPr>
            <w:del w:id="6131" w:author="Huyen Tran Thu" w:date="2023-03-28T19:46:00Z">
              <w:r w:rsidRPr="00460E7D" w:rsidDel="00AB4BFE">
                <w:rPr>
                  <w:sz w:val="22"/>
                </w:rPr>
                <w:delText xml:space="preserve">3.473.224 </w:delText>
              </w:r>
            </w:del>
          </w:p>
        </w:tc>
      </w:tr>
    </w:tbl>
    <w:p w14:paraId="4C286385" w14:textId="2DBF2D98" w:rsidR="009945C2" w:rsidRDefault="005743E5" w:rsidP="009945C2">
      <w:pPr>
        <w:spacing w:before="0" w:after="0" w:line="240" w:lineRule="auto"/>
        <w:jc w:val="right"/>
        <w:rPr>
          <w:ins w:id="6132" w:author="Huyen Tran Thu" w:date="2025-04-28T20:12:00Z" w16du:dateUtc="2025-04-28T13:12:00Z"/>
          <w:i/>
          <w:iCs/>
          <w:sz w:val="22"/>
        </w:rPr>
      </w:pPr>
      <w:r w:rsidRPr="009945C2">
        <w:rPr>
          <w:i/>
          <w:iCs/>
          <w:sz w:val="22"/>
        </w:rPr>
        <w:t>Nguồn: Tổng cục thống kê 199</w:t>
      </w:r>
      <w:r w:rsidR="00093BF8">
        <w:rPr>
          <w:i/>
          <w:iCs/>
          <w:sz w:val="22"/>
        </w:rPr>
        <w:t>0-20</w:t>
      </w:r>
      <w:ins w:id="6133" w:author="Thu Huyen Tran" w:date="2023-04-07T17:36:00Z">
        <w:r w:rsidR="007A3D0C">
          <w:rPr>
            <w:i/>
            <w:iCs/>
            <w:sz w:val="22"/>
          </w:rPr>
          <w:t>18</w:t>
        </w:r>
      </w:ins>
      <w:del w:id="6134" w:author="Thu Huyen Tran" w:date="2023-04-07T17:36:00Z">
        <w:r w:rsidR="00093BF8" w:rsidDel="007A3D0C">
          <w:rPr>
            <w:i/>
            <w:iCs/>
            <w:sz w:val="22"/>
          </w:rPr>
          <w:delText>20</w:delText>
        </w:r>
      </w:del>
      <w:r w:rsidR="00093BF8">
        <w:rPr>
          <w:i/>
          <w:iCs/>
          <w:sz w:val="22"/>
        </w:rPr>
        <w:t xml:space="preserve">; </w:t>
      </w:r>
      <w:r w:rsidR="009945C2" w:rsidRPr="009945C2">
        <w:rPr>
          <w:i/>
          <w:iCs/>
          <w:sz w:val="22"/>
        </w:rPr>
        <w:t>Báo cáo môi trường quốc gia năm 2011 - Chất thải rắn (Bộ TNMT</w:t>
      </w:r>
      <w:r w:rsidR="00093BF8">
        <w:rPr>
          <w:i/>
          <w:iCs/>
          <w:sz w:val="22"/>
        </w:rPr>
        <w:t>,2011</w:t>
      </w:r>
      <w:r w:rsidR="009945C2" w:rsidRPr="009945C2">
        <w:rPr>
          <w:i/>
          <w:iCs/>
          <w:sz w:val="22"/>
        </w:rPr>
        <w:t>)</w:t>
      </w:r>
      <w:r w:rsidR="00093BF8">
        <w:rPr>
          <w:i/>
          <w:iCs/>
          <w:sz w:val="22"/>
        </w:rPr>
        <w:t xml:space="preserve">; </w:t>
      </w:r>
      <w:r w:rsidR="00093BF8" w:rsidRPr="00093BF8">
        <w:rPr>
          <w:i/>
          <w:iCs/>
          <w:sz w:val="22"/>
        </w:rPr>
        <w:t>Báo cáo môi trường quốc gia năm 2017 chuyên đền Chất thải rắn (Bộ TNMT, 2017); Báo cáo hiện trạng môi trường quốc gia 2019 (Bộ TNMT, 2019</w:t>
      </w:r>
      <w:r w:rsidR="00093BF8">
        <w:rPr>
          <w:i/>
          <w:iCs/>
          <w:sz w:val="22"/>
        </w:rPr>
        <w:t>.</w:t>
      </w:r>
    </w:p>
    <w:p w14:paraId="002E10C4" w14:textId="42976AF6" w:rsidR="00460E7D" w:rsidRPr="00460E7D" w:rsidRDefault="00460E7D" w:rsidP="009945C2">
      <w:pPr>
        <w:spacing w:before="0" w:after="0" w:line="240" w:lineRule="auto"/>
        <w:jc w:val="right"/>
        <w:rPr>
          <w:ins w:id="6135" w:author="Huyen Tran Thu" w:date="2025-04-28T20:12:00Z" w16du:dateUtc="2025-04-28T13:12:00Z"/>
          <w:i/>
          <w:iCs/>
          <w:sz w:val="22"/>
          <w:rPrChange w:id="6136" w:author="Huyen Tran Thu" w:date="2025-04-28T20:12:00Z" w16du:dateUtc="2025-04-28T13:12:00Z">
            <w:rPr>
              <w:ins w:id="6137" w:author="Huyen Tran Thu" w:date="2025-04-28T20:12:00Z" w16du:dateUtc="2025-04-28T13:12:00Z"/>
              <w:szCs w:val="26"/>
            </w:rPr>
          </w:rPrChange>
        </w:rPr>
      </w:pPr>
      <w:ins w:id="6138" w:author="Huyen Tran Thu" w:date="2025-04-28T20:12:00Z" w16du:dateUtc="2025-04-28T13:12:00Z">
        <w:r w:rsidRPr="00460E7D">
          <w:rPr>
            <w:i/>
            <w:iCs/>
            <w:sz w:val="22"/>
            <w:rPrChange w:id="6139" w:author="Huyen Tran Thu" w:date="2025-04-28T20:12:00Z" w16du:dateUtc="2025-04-28T13:12:00Z">
              <w:rPr>
                <w:szCs w:val="26"/>
              </w:rPr>
            </w:rPrChange>
          </w:rPr>
          <w:t>Báo cáo số 198/BC-CP của Chính phủ ngày 22 tháng 5 năm 2022 về Công tác bảo vệ môi trường năm 2021</w:t>
        </w:r>
      </w:ins>
    </w:p>
    <w:p w14:paraId="3DCEAB4E" w14:textId="568C6214" w:rsidR="00460E7D" w:rsidRDefault="00460E7D" w:rsidP="009945C2">
      <w:pPr>
        <w:spacing w:before="0" w:after="0" w:line="240" w:lineRule="auto"/>
        <w:jc w:val="right"/>
        <w:rPr>
          <w:ins w:id="6140" w:author="Huyen Tran Thu" w:date="2025-04-28T20:11:00Z" w16du:dateUtc="2025-04-28T13:11:00Z"/>
          <w:i/>
          <w:iCs/>
          <w:sz w:val="22"/>
        </w:rPr>
      </w:pPr>
      <w:ins w:id="6141" w:author="Huyen Tran Thu" w:date="2025-04-28T20:12:00Z" w16du:dateUtc="2025-04-28T13:12:00Z">
        <w:r w:rsidRPr="00460E7D">
          <w:rPr>
            <w:i/>
            <w:iCs/>
            <w:sz w:val="22"/>
            <w:rPrChange w:id="6142" w:author="Huyen Tran Thu" w:date="2025-04-28T20:12:00Z" w16du:dateUtc="2025-04-28T13:12:00Z">
              <w:rPr>
                <w:szCs w:val="26"/>
              </w:rPr>
            </w:rPrChange>
          </w:rPr>
          <w:t>Báo cáo số 208/BC-CP của Chính phủ ngày 10 tháng 5 năm 2023 về Công tác bảo vệ môi trường năm 2022</w:t>
        </w:r>
      </w:ins>
    </w:p>
    <w:p w14:paraId="047B2026" w14:textId="77777777" w:rsidR="00460E7D" w:rsidRPr="009945C2" w:rsidRDefault="00460E7D" w:rsidP="009945C2">
      <w:pPr>
        <w:spacing w:before="0" w:after="0" w:line="240" w:lineRule="auto"/>
        <w:jc w:val="right"/>
        <w:rPr>
          <w:i/>
          <w:iCs/>
          <w:sz w:val="22"/>
        </w:rPr>
      </w:pPr>
    </w:p>
    <w:p w14:paraId="178062DD" w14:textId="58BC07C9" w:rsidR="00F122ED" w:rsidRDefault="00F122ED" w:rsidP="00F122ED">
      <w:pPr>
        <w:ind w:firstLine="720"/>
        <w:rPr>
          <w:szCs w:val="26"/>
        </w:rPr>
      </w:pPr>
      <w:r>
        <w:rPr>
          <w:szCs w:val="26"/>
        </w:rPr>
        <w:t>Đối với số liệu về tổng lượng chất thải rắn được thu gom tại khu vực nông thôn được giả định được xử lý bằng hình thức chôn lấp hợp vệ sinh cho giai đoạn từ năm 1990-2013, giai đoạn từ năm 2014-20</w:t>
      </w:r>
      <w:ins w:id="6143" w:author="Huyen Tran Thu" w:date="2023-03-28T19:46:00Z">
        <w:r w:rsidR="00AB4BFE">
          <w:rPr>
            <w:szCs w:val="26"/>
          </w:rPr>
          <w:t>18</w:t>
        </w:r>
      </w:ins>
      <w:del w:id="6144" w:author="Huyen Tran Thu" w:date="2023-03-28T19:46:00Z">
        <w:r w:rsidDel="00AB4BFE">
          <w:rPr>
            <w:szCs w:val="26"/>
          </w:rPr>
          <w:delText>20</w:delText>
        </w:r>
      </w:del>
      <w:r>
        <w:rPr>
          <w:szCs w:val="26"/>
        </w:rPr>
        <w:t xml:space="preserve"> được giả định 95% chất thải rắn được chôn lấp hợp vệ sinh và 5% được xử lý bằng phương pháp sinh học. </w:t>
      </w:r>
    </w:p>
    <w:p w14:paraId="335D80E4" w14:textId="77777777" w:rsidR="00F122ED" w:rsidRDefault="00F122ED" w:rsidP="00F122ED">
      <w:pPr>
        <w:ind w:firstLine="720"/>
        <w:rPr>
          <w:ins w:id="6145" w:author="Huyen Tran Thu" w:date="2025-04-28T22:56:00Z" w16du:dateUtc="2025-04-28T15:56:00Z"/>
          <w:szCs w:val="26"/>
        </w:rPr>
      </w:pPr>
      <w:r>
        <w:rPr>
          <w:szCs w:val="26"/>
        </w:rPr>
        <w:t xml:space="preserve">Đối với chất thải rắn không được thu gom, với giả định là 70% được chôn lấp lộ thiên và 30% đốt lộ thiên. Kết quả tổng hợp lượng chất thải rắn khu vực nông thôn được xử lý theo các hình thức khác nhau như sau: </w:t>
      </w:r>
    </w:p>
    <w:p w14:paraId="546FD90A" w14:textId="7C703D58" w:rsidR="00FD7EAF" w:rsidRPr="00093BF8" w:rsidDel="00FD7EAF" w:rsidRDefault="003902CD">
      <w:pPr>
        <w:pStyle w:val="Caption"/>
        <w:rPr>
          <w:del w:id="6146" w:author="Huyen Tran Thu" w:date="2025-04-28T22:46:00Z" w16du:dateUtc="2025-04-28T15:46:00Z"/>
          <w:szCs w:val="26"/>
        </w:rPr>
        <w:pPrChange w:id="6147" w:author="Huyen Tran Thu" w:date="2025-04-28T22:56:00Z" w16du:dateUtc="2025-04-28T15:56:00Z">
          <w:pPr>
            <w:ind w:firstLine="720"/>
          </w:pPr>
        </w:pPrChange>
      </w:pPr>
      <w:bookmarkStart w:id="6148" w:name="_Toc196773790"/>
      <w:ins w:id="6149" w:author="Huyen Tran Thu" w:date="2025-04-28T22:56:00Z" w16du:dateUtc="2025-04-28T15:56:00Z">
        <w:r>
          <w:t xml:space="preserve">Bảng 1. </w:t>
        </w:r>
        <w:r>
          <w:rPr>
            <w:b w:val="0"/>
            <w:bCs w:val="0"/>
          </w:rPr>
          <w:fldChar w:fldCharType="begin"/>
        </w:r>
        <w:r>
          <w:instrText xml:space="preserve"> SEQ Bảng_1. \* ARABIC </w:instrText>
        </w:r>
      </w:ins>
      <w:r>
        <w:rPr>
          <w:b w:val="0"/>
          <w:bCs w:val="0"/>
        </w:rPr>
        <w:fldChar w:fldCharType="separate"/>
      </w:r>
      <w:ins w:id="6150" w:author="Huyen Tran Thu" w:date="2025-04-28T22:56:00Z" w16du:dateUtc="2025-04-28T15:56:00Z">
        <w:r>
          <w:rPr>
            <w:noProof/>
          </w:rPr>
          <w:t>9</w:t>
        </w:r>
        <w:r>
          <w:rPr>
            <w:b w:val="0"/>
            <w:bCs w:val="0"/>
          </w:rPr>
          <w:fldChar w:fldCharType="end"/>
        </w:r>
        <w:r>
          <w:t xml:space="preserve"> </w:t>
        </w:r>
        <w:r w:rsidRPr="002917F0">
          <w:rPr>
            <w:lang w:val="vi-VN"/>
          </w:rPr>
          <w:t>Tổng lượng chất thải rắn</w:t>
        </w:r>
        <w:r>
          <w:rPr>
            <w:lang w:val="en-US"/>
          </w:rPr>
          <w:t xml:space="preserve"> sinh hoạt nông thôn</w:t>
        </w:r>
        <w:r w:rsidRPr="002917F0">
          <w:rPr>
            <w:lang w:val="vi-VN"/>
          </w:rPr>
          <w:t xml:space="preserve"> </w:t>
        </w:r>
        <w:r>
          <w:rPr>
            <w:lang w:val="en-US"/>
          </w:rPr>
          <w:t>theo các hình thức xử lý</w:t>
        </w:r>
        <w:r w:rsidRPr="002917F0">
          <w:rPr>
            <w:lang w:val="vi-VN"/>
          </w:rPr>
          <w:t xml:space="preserve"> giai đoạn 199</w:t>
        </w:r>
        <w:r>
          <w:rPr>
            <w:lang w:val="en-US"/>
          </w:rPr>
          <w:t>0</w:t>
        </w:r>
        <w:r w:rsidRPr="002917F0">
          <w:rPr>
            <w:lang w:val="vi-VN"/>
          </w:rPr>
          <w:t>-20</w:t>
        </w:r>
        <w:r>
          <w:rPr>
            <w:lang w:val="en-US"/>
          </w:rPr>
          <w:t>22</w:t>
        </w:r>
      </w:ins>
      <w:bookmarkEnd w:id="6148"/>
    </w:p>
    <w:p w14:paraId="0A018E47" w14:textId="0D41A02F" w:rsidR="00C76D75" w:rsidRPr="005E1CA8" w:rsidRDefault="009F4CF2" w:rsidP="003902CD">
      <w:pPr>
        <w:pStyle w:val="Caption"/>
        <w:rPr>
          <w:lang w:val="en-US"/>
        </w:rPr>
      </w:pPr>
      <w:bookmarkStart w:id="6151" w:name="_Toc131781225"/>
      <w:bookmarkStart w:id="6152" w:name="_Toc152710015"/>
      <w:del w:id="6153" w:author="Huyen Tran Thu" w:date="2025-04-28T22:46:00Z" w16du:dateUtc="2025-04-28T15:46:00Z">
        <w:r w:rsidDel="00FD7EAF">
          <w:delText xml:space="preserve">Bảng 1. </w:delText>
        </w:r>
        <w:r w:rsidDel="00FD7EAF">
          <w:fldChar w:fldCharType="begin"/>
        </w:r>
        <w:r w:rsidDel="00FD7EAF">
          <w:delInstrText xml:space="preserve"> SEQ Bảng_1. \* ARABIC </w:delInstrText>
        </w:r>
        <w:r w:rsidDel="00FD7EAF">
          <w:fldChar w:fldCharType="separate"/>
        </w:r>
        <w:r w:rsidR="007A3D0C" w:rsidDel="00FD7EAF">
          <w:rPr>
            <w:noProof/>
          </w:rPr>
          <w:delText>8</w:delText>
        </w:r>
        <w:r w:rsidDel="00FD7EAF">
          <w:fldChar w:fldCharType="end"/>
        </w:r>
        <w:r w:rsidR="00C76D75" w:rsidRPr="002917F0" w:rsidDel="00FD7EAF">
          <w:rPr>
            <w:lang w:val="vi-VN"/>
          </w:rPr>
          <w:delText xml:space="preserve">: </w:delText>
        </w:r>
      </w:del>
      <w:del w:id="6154" w:author="Huyen Tran Thu" w:date="2025-04-28T22:56:00Z" w16du:dateUtc="2025-04-28T15:56:00Z">
        <w:r w:rsidR="00C76D75" w:rsidRPr="002917F0" w:rsidDel="003902CD">
          <w:rPr>
            <w:lang w:val="vi-VN"/>
          </w:rPr>
          <w:delText>Tổng lượng chất thải rắn</w:delText>
        </w:r>
        <w:r w:rsidR="005E1CA8" w:rsidDel="003902CD">
          <w:rPr>
            <w:lang w:val="en-US"/>
          </w:rPr>
          <w:delText xml:space="preserve"> sinh hoạt nông thôn</w:delText>
        </w:r>
        <w:r w:rsidR="00C76D75" w:rsidRPr="002917F0" w:rsidDel="003902CD">
          <w:rPr>
            <w:lang w:val="vi-VN"/>
          </w:rPr>
          <w:delText xml:space="preserve"> </w:delText>
        </w:r>
        <w:r w:rsidR="005E1CA8" w:rsidDel="003902CD">
          <w:rPr>
            <w:lang w:val="en-US"/>
          </w:rPr>
          <w:delText>theo các hình thức xử lý</w:delText>
        </w:r>
        <w:r w:rsidR="00C76D75" w:rsidRPr="002917F0" w:rsidDel="003902CD">
          <w:rPr>
            <w:lang w:val="vi-VN"/>
          </w:rPr>
          <w:delText xml:space="preserve"> giai đoạn 199</w:delText>
        </w:r>
        <w:r w:rsidR="005E1CA8" w:rsidDel="003902CD">
          <w:rPr>
            <w:lang w:val="en-US"/>
          </w:rPr>
          <w:delText>0</w:delText>
        </w:r>
        <w:r w:rsidR="00C76D75" w:rsidRPr="002917F0" w:rsidDel="003902CD">
          <w:rPr>
            <w:lang w:val="vi-VN"/>
          </w:rPr>
          <w:delText>-20</w:delText>
        </w:r>
      </w:del>
      <w:bookmarkEnd w:id="6151"/>
      <w:bookmarkEnd w:id="6152"/>
      <w:del w:id="6155" w:author="Huyen Tran Thu" w:date="2023-03-28T19:46:00Z">
        <w:r w:rsidR="005E1CA8" w:rsidDel="00AB4BFE">
          <w:rPr>
            <w:lang w:val="en-US"/>
          </w:rPr>
          <w:delText>20</w:delText>
        </w:r>
      </w:del>
    </w:p>
    <w:p w14:paraId="78BBE8C5" w14:textId="77777777" w:rsidR="00C76D75" w:rsidRPr="000F5FE0" w:rsidRDefault="00C76D75" w:rsidP="00C76D75">
      <w:pPr>
        <w:jc w:val="right"/>
        <w:rPr>
          <w:i/>
          <w:iCs/>
          <w:rPrChange w:id="6156" w:author="Huyen Tran Thu" w:date="2025-04-28T20:14:00Z" w16du:dateUtc="2025-04-28T13:14:00Z">
            <w:rPr/>
          </w:rPrChange>
        </w:rPr>
      </w:pPr>
      <w:r w:rsidRPr="000F5FE0">
        <w:rPr>
          <w:i/>
          <w:iCs/>
          <w:rPrChange w:id="6157" w:author="Huyen Tran Thu" w:date="2025-04-28T20:14:00Z" w16du:dateUtc="2025-04-28T13:14:00Z">
            <w:rPr/>
          </w:rPrChange>
        </w:rPr>
        <w:t>Đơn vị: nghìn tấn/năm</w:t>
      </w:r>
    </w:p>
    <w:tbl>
      <w:tblPr>
        <w:tblW w:w="5000" w:type="pct"/>
        <w:tblLayout w:type="fixed"/>
        <w:tblLook w:val="04A0" w:firstRow="1" w:lastRow="0" w:firstColumn="1" w:lastColumn="0" w:noHBand="0" w:noVBand="1"/>
        <w:tblPrChange w:id="6158" w:author="Huyen Tran Thu" w:date="2025-04-28T20:14:00Z" w16du:dateUtc="2025-04-28T13:14:00Z">
          <w:tblPr>
            <w:tblW w:w="4894" w:type="pct"/>
            <w:tblLayout w:type="fixed"/>
            <w:tblLook w:val="04A0" w:firstRow="1" w:lastRow="0" w:firstColumn="1" w:lastColumn="0" w:noHBand="0" w:noVBand="1"/>
          </w:tblPr>
        </w:tblPrChange>
      </w:tblPr>
      <w:tblGrid>
        <w:gridCol w:w="1298"/>
        <w:gridCol w:w="2316"/>
        <w:gridCol w:w="2030"/>
        <w:gridCol w:w="1914"/>
        <w:gridCol w:w="1504"/>
        <w:tblGridChange w:id="6159">
          <w:tblGrid>
            <w:gridCol w:w="1271"/>
            <w:gridCol w:w="27"/>
            <w:gridCol w:w="2240"/>
            <w:gridCol w:w="76"/>
            <w:gridCol w:w="1911"/>
            <w:gridCol w:w="119"/>
            <w:gridCol w:w="1754"/>
            <w:gridCol w:w="160"/>
            <w:gridCol w:w="1312"/>
            <w:gridCol w:w="192"/>
          </w:tblGrid>
        </w:tblGridChange>
      </w:tblGrid>
      <w:tr w:rsidR="00881A9B" w:rsidRPr="000F5FE0" w14:paraId="0938B987" w14:textId="1AEFA5C3" w:rsidTr="000F5FE0">
        <w:trPr>
          <w:trHeight w:val="255"/>
          <w:tblHeader/>
          <w:trPrChange w:id="6160" w:author="Huyen Tran Thu" w:date="2025-04-28T20:14:00Z" w16du:dateUtc="2025-04-28T13:14:00Z">
            <w:trPr>
              <w:gridAfter w:val="0"/>
              <w:trHeight w:val="255"/>
              <w:tblHeader/>
            </w:trPr>
          </w:trPrChange>
        </w:trPr>
        <w:tc>
          <w:tcPr>
            <w:tcW w:w="716" w:type="pct"/>
            <w:tcBorders>
              <w:top w:val="single" w:sz="4" w:space="0" w:color="auto"/>
              <w:left w:val="single" w:sz="4" w:space="0" w:color="auto"/>
              <w:bottom w:val="single" w:sz="4" w:space="0" w:color="auto"/>
              <w:right w:val="single" w:sz="4" w:space="0" w:color="auto"/>
            </w:tcBorders>
            <w:noWrap/>
            <w:vAlign w:val="center"/>
            <w:hideMark/>
            <w:tcPrChange w:id="6161" w:author="Huyen Tran Thu" w:date="2025-04-28T20:14:00Z" w16du:dateUtc="2025-04-28T13:14:00Z">
              <w:tcPr>
                <w:tcW w:w="716" w:type="pct"/>
                <w:tcBorders>
                  <w:top w:val="single" w:sz="4" w:space="0" w:color="auto"/>
                  <w:left w:val="single" w:sz="4" w:space="0" w:color="auto"/>
                  <w:bottom w:val="single" w:sz="4" w:space="0" w:color="auto"/>
                  <w:right w:val="single" w:sz="4" w:space="0" w:color="auto"/>
                </w:tcBorders>
                <w:noWrap/>
                <w:vAlign w:val="center"/>
                <w:hideMark/>
              </w:tcPr>
            </w:tcPrChange>
          </w:tcPr>
          <w:p w14:paraId="5BDDC97F" w14:textId="77777777" w:rsidR="005E1CA8" w:rsidRPr="000F5FE0" w:rsidRDefault="005E1CA8" w:rsidP="00C76D75">
            <w:pPr>
              <w:spacing w:before="0" w:after="0" w:line="240" w:lineRule="auto"/>
              <w:jc w:val="center"/>
              <w:rPr>
                <w:rFonts w:eastAsia="Times New Roman"/>
                <w:b/>
                <w:sz w:val="22"/>
                <w:lang w:val="en-US" w:eastAsia="ja-JP"/>
              </w:rPr>
            </w:pPr>
            <w:r w:rsidRPr="000F5FE0">
              <w:rPr>
                <w:rFonts w:eastAsia="Times New Roman"/>
                <w:b/>
                <w:sz w:val="22"/>
                <w:lang w:val="en-US" w:eastAsia="ja-JP"/>
              </w:rPr>
              <w:t>Năm</w:t>
            </w:r>
          </w:p>
        </w:tc>
        <w:tc>
          <w:tcPr>
            <w:tcW w:w="1278" w:type="pct"/>
            <w:tcBorders>
              <w:top w:val="single" w:sz="4" w:space="0" w:color="auto"/>
              <w:left w:val="single" w:sz="4" w:space="0" w:color="auto"/>
              <w:bottom w:val="single" w:sz="4" w:space="0" w:color="auto"/>
              <w:right w:val="single" w:sz="4" w:space="0" w:color="auto"/>
            </w:tcBorders>
            <w:noWrap/>
            <w:vAlign w:val="center"/>
            <w:hideMark/>
            <w:tcPrChange w:id="6162" w:author="Huyen Tran Thu" w:date="2025-04-28T20:14:00Z" w16du:dateUtc="2025-04-28T13:14:00Z">
              <w:tcPr>
                <w:tcW w:w="1278" w:type="pct"/>
                <w:gridSpan w:val="2"/>
                <w:tcBorders>
                  <w:top w:val="single" w:sz="4" w:space="0" w:color="auto"/>
                  <w:left w:val="single" w:sz="4" w:space="0" w:color="auto"/>
                  <w:bottom w:val="single" w:sz="4" w:space="0" w:color="auto"/>
                  <w:right w:val="single" w:sz="4" w:space="0" w:color="auto"/>
                </w:tcBorders>
                <w:noWrap/>
                <w:vAlign w:val="center"/>
                <w:hideMark/>
              </w:tcPr>
            </w:tcPrChange>
          </w:tcPr>
          <w:p w14:paraId="64C80F3B" w14:textId="2EE3326B" w:rsidR="005E1CA8" w:rsidRPr="000F5FE0" w:rsidRDefault="005E1CA8" w:rsidP="00C76D75">
            <w:pPr>
              <w:spacing w:before="0" w:after="0" w:line="240" w:lineRule="auto"/>
              <w:jc w:val="center"/>
              <w:rPr>
                <w:b/>
                <w:sz w:val="22"/>
              </w:rPr>
            </w:pPr>
            <w:r w:rsidRPr="000F5FE0">
              <w:rPr>
                <w:b/>
                <w:sz w:val="22"/>
              </w:rPr>
              <w:t>Chôn lấp hợp vệ sinh</w:t>
            </w:r>
          </w:p>
          <w:p w14:paraId="6687F7C2" w14:textId="4AB850A1" w:rsidR="005E1CA8" w:rsidRPr="000F5FE0" w:rsidRDefault="005E1CA8" w:rsidP="00C76D75">
            <w:pPr>
              <w:spacing w:before="0" w:after="0" w:line="240" w:lineRule="auto"/>
              <w:jc w:val="center"/>
              <w:rPr>
                <w:rFonts w:eastAsia="Times New Roman"/>
                <w:b/>
                <w:sz w:val="22"/>
                <w:lang w:val="en-US" w:eastAsia="ja-JP"/>
              </w:rPr>
            </w:pPr>
            <w:r w:rsidRPr="000F5FE0">
              <w:rPr>
                <w:b/>
                <w:sz w:val="22"/>
                <w:lang w:eastAsia="ja-JP"/>
              </w:rPr>
              <w:t>(tấn)</w:t>
            </w:r>
          </w:p>
        </w:tc>
        <w:tc>
          <w:tcPr>
            <w:tcW w:w="1120" w:type="pct"/>
            <w:tcBorders>
              <w:top w:val="single" w:sz="4" w:space="0" w:color="auto"/>
              <w:left w:val="single" w:sz="4" w:space="0" w:color="auto"/>
              <w:bottom w:val="single" w:sz="4" w:space="0" w:color="auto"/>
              <w:right w:val="single" w:sz="4" w:space="0" w:color="auto"/>
            </w:tcBorders>
            <w:tcPrChange w:id="6163" w:author="Huyen Tran Thu" w:date="2025-04-28T20:14:00Z" w16du:dateUtc="2025-04-28T13:14:00Z">
              <w:tcPr>
                <w:tcW w:w="1120" w:type="pct"/>
                <w:gridSpan w:val="2"/>
                <w:tcBorders>
                  <w:top w:val="single" w:sz="4" w:space="0" w:color="auto"/>
                  <w:left w:val="single" w:sz="4" w:space="0" w:color="auto"/>
                  <w:bottom w:val="single" w:sz="4" w:space="0" w:color="auto"/>
                  <w:right w:val="single" w:sz="4" w:space="0" w:color="auto"/>
                </w:tcBorders>
              </w:tcPr>
            </w:tcPrChange>
          </w:tcPr>
          <w:p w14:paraId="428115FA" w14:textId="050B1B24" w:rsidR="005E1CA8" w:rsidRPr="000F5FE0" w:rsidRDefault="005E1CA8" w:rsidP="00C76D75">
            <w:pPr>
              <w:spacing w:before="0" w:after="0" w:line="240" w:lineRule="auto"/>
              <w:jc w:val="center"/>
              <w:rPr>
                <w:b/>
                <w:sz w:val="22"/>
              </w:rPr>
            </w:pPr>
            <w:r w:rsidRPr="000F5FE0">
              <w:rPr>
                <w:b/>
                <w:sz w:val="22"/>
              </w:rPr>
              <w:t>Chôn lấp lộ thiên</w:t>
            </w:r>
          </w:p>
          <w:p w14:paraId="4E0D9F20" w14:textId="1443B6F2" w:rsidR="005E1CA8" w:rsidRPr="000F5FE0" w:rsidRDefault="005E1CA8" w:rsidP="00C76D75">
            <w:pPr>
              <w:spacing w:before="0" w:after="0" w:line="240" w:lineRule="auto"/>
              <w:jc w:val="center"/>
              <w:rPr>
                <w:b/>
                <w:sz w:val="22"/>
              </w:rPr>
            </w:pPr>
            <w:r w:rsidRPr="000F5FE0">
              <w:rPr>
                <w:b/>
                <w:sz w:val="22"/>
                <w:lang w:eastAsia="ja-JP"/>
              </w:rPr>
              <w:t>(tấn)</w:t>
            </w:r>
          </w:p>
        </w:tc>
        <w:tc>
          <w:tcPr>
            <w:tcW w:w="1056" w:type="pct"/>
            <w:tcBorders>
              <w:top w:val="single" w:sz="4" w:space="0" w:color="auto"/>
              <w:left w:val="single" w:sz="4" w:space="0" w:color="auto"/>
              <w:bottom w:val="single" w:sz="4" w:space="0" w:color="auto"/>
              <w:right w:val="single" w:sz="4" w:space="0" w:color="auto"/>
            </w:tcBorders>
            <w:tcPrChange w:id="6164" w:author="Huyen Tran Thu" w:date="2025-04-28T20:14:00Z" w16du:dateUtc="2025-04-28T13:14:00Z">
              <w:tcPr>
                <w:tcW w:w="1056" w:type="pct"/>
                <w:gridSpan w:val="2"/>
                <w:tcBorders>
                  <w:top w:val="single" w:sz="4" w:space="0" w:color="auto"/>
                  <w:left w:val="single" w:sz="4" w:space="0" w:color="auto"/>
                  <w:bottom w:val="single" w:sz="4" w:space="0" w:color="auto"/>
                  <w:right w:val="single" w:sz="4" w:space="0" w:color="auto"/>
                </w:tcBorders>
              </w:tcPr>
            </w:tcPrChange>
          </w:tcPr>
          <w:p w14:paraId="1B6FCA44" w14:textId="6EEB3E63" w:rsidR="005E1CA8" w:rsidRPr="000F5FE0" w:rsidRDefault="005E1CA8" w:rsidP="00C76D75">
            <w:pPr>
              <w:spacing w:before="0" w:after="0" w:line="240" w:lineRule="auto"/>
              <w:jc w:val="center"/>
              <w:rPr>
                <w:b/>
                <w:sz w:val="22"/>
              </w:rPr>
            </w:pPr>
            <w:r w:rsidRPr="000F5FE0">
              <w:rPr>
                <w:b/>
                <w:sz w:val="22"/>
              </w:rPr>
              <w:t>Tổng chôn lấp</w:t>
            </w:r>
          </w:p>
          <w:p w14:paraId="02B7C0E9" w14:textId="00DBFF44" w:rsidR="005E1CA8" w:rsidRPr="000F5FE0" w:rsidRDefault="005E1CA8" w:rsidP="00C76D75">
            <w:pPr>
              <w:spacing w:before="0" w:after="0" w:line="240" w:lineRule="auto"/>
              <w:jc w:val="center"/>
              <w:rPr>
                <w:b/>
                <w:sz w:val="22"/>
              </w:rPr>
            </w:pPr>
            <w:r w:rsidRPr="000F5FE0">
              <w:rPr>
                <w:b/>
                <w:sz w:val="22"/>
                <w:lang w:eastAsia="ja-JP"/>
              </w:rPr>
              <w:t>(tấn)</w:t>
            </w:r>
          </w:p>
        </w:tc>
        <w:tc>
          <w:tcPr>
            <w:tcW w:w="830" w:type="pct"/>
            <w:tcBorders>
              <w:top w:val="single" w:sz="4" w:space="0" w:color="auto"/>
              <w:left w:val="single" w:sz="4" w:space="0" w:color="auto"/>
              <w:bottom w:val="single" w:sz="4" w:space="0" w:color="auto"/>
              <w:right w:val="single" w:sz="4" w:space="0" w:color="auto"/>
            </w:tcBorders>
            <w:tcPrChange w:id="6165" w:author="Huyen Tran Thu" w:date="2025-04-28T20:14:00Z" w16du:dateUtc="2025-04-28T13:14:00Z">
              <w:tcPr>
                <w:tcW w:w="830" w:type="pct"/>
                <w:gridSpan w:val="2"/>
                <w:tcBorders>
                  <w:top w:val="single" w:sz="4" w:space="0" w:color="auto"/>
                  <w:left w:val="single" w:sz="4" w:space="0" w:color="auto"/>
                  <w:bottom w:val="single" w:sz="4" w:space="0" w:color="auto"/>
                  <w:right w:val="single" w:sz="4" w:space="0" w:color="auto"/>
                </w:tcBorders>
              </w:tcPr>
            </w:tcPrChange>
          </w:tcPr>
          <w:p w14:paraId="1ED4FF75" w14:textId="624EC0B9" w:rsidR="005E1CA8" w:rsidRPr="000F5FE0" w:rsidRDefault="002E5402" w:rsidP="00C76D75">
            <w:pPr>
              <w:spacing w:before="0" w:after="0" w:line="240" w:lineRule="auto"/>
              <w:jc w:val="center"/>
              <w:rPr>
                <w:b/>
                <w:sz w:val="22"/>
              </w:rPr>
            </w:pPr>
            <w:r w:rsidRPr="000F5FE0">
              <w:rPr>
                <w:b/>
                <w:sz w:val="22"/>
              </w:rPr>
              <w:t>Đốt lộ thiên</w:t>
            </w:r>
          </w:p>
          <w:p w14:paraId="76B6EACD" w14:textId="7D4F5A1A" w:rsidR="005E1CA8" w:rsidRPr="000F5FE0" w:rsidRDefault="005E1CA8" w:rsidP="00C76D75">
            <w:pPr>
              <w:spacing w:before="0" w:after="0" w:line="240" w:lineRule="auto"/>
              <w:jc w:val="center"/>
              <w:rPr>
                <w:b/>
                <w:sz w:val="22"/>
              </w:rPr>
            </w:pPr>
            <w:r w:rsidRPr="000F5FE0">
              <w:rPr>
                <w:b/>
                <w:sz w:val="22"/>
                <w:lang w:eastAsia="ja-JP"/>
              </w:rPr>
              <w:t>(tấn)</w:t>
            </w:r>
            <w:r w:rsidRPr="000F5FE0">
              <w:rPr>
                <w:b/>
                <w:sz w:val="22"/>
              </w:rPr>
              <w:t xml:space="preserve"> </w:t>
            </w:r>
          </w:p>
        </w:tc>
      </w:tr>
      <w:tr w:rsidR="00F044B1" w:rsidRPr="000F5FE0" w14:paraId="2E21030C" w14:textId="625AA6D1" w:rsidTr="000F5FE0">
        <w:trPr>
          <w:trHeight w:val="255"/>
          <w:trPrChange w:id="6166"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167"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68D303B2" w14:textId="7EA387B1" w:rsidR="00F044B1" w:rsidRPr="000F5FE0" w:rsidRDefault="00F044B1" w:rsidP="00F044B1">
            <w:pPr>
              <w:spacing w:before="0" w:after="0" w:line="240" w:lineRule="auto"/>
              <w:jc w:val="center"/>
              <w:rPr>
                <w:rFonts w:eastAsia="Times New Roman"/>
                <w:sz w:val="22"/>
                <w:lang w:val="en-US" w:eastAsia="ja-JP"/>
              </w:rPr>
            </w:pPr>
            <w:r w:rsidRPr="000F5FE0">
              <w:rPr>
                <w:sz w:val="22"/>
              </w:rPr>
              <w:t>1990</w:t>
            </w:r>
          </w:p>
        </w:tc>
        <w:tc>
          <w:tcPr>
            <w:tcW w:w="1278" w:type="pct"/>
            <w:tcBorders>
              <w:top w:val="nil"/>
              <w:left w:val="single" w:sz="4" w:space="0" w:color="auto"/>
              <w:bottom w:val="single" w:sz="4" w:space="0" w:color="auto"/>
              <w:right w:val="single" w:sz="4" w:space="0" w:color="auto"/>
            </w:tcBorders>
            <w:noWrap/>
            <w:vAlign w:val="bottom"/>
            <w:tcPrChange w:id="6168"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0241B748" w14:textId="6B7CD864" w:rsidR="00F044B1" w:rsidRPr="000F5FE0" w:rsidRDefault="00F044B1" w:rsidP="00F044B1">
            <w:pPr>
              <w:tabs>
                <w:tab w:val="left" w:pos="1847"/>
              </w:tabs>
              <w:spacing w:beforeLines="30" w:before="72" w:afterLines="30" w:after="72" w:line="271" w:lineRule="auto"/>
              <w:ind w:right="-30"/>
              <w:jc w:val="center"/>
              <w:rPr>
                <w:sz w:val="22"/>
                <w:lang w:val="en-US"/>
              </w:rPr>
            </w:pPr>
            <w:ins w:id="6169" w:author="Thu Huyen Tran" w:date="2024-05-17T20:44:00Z" w16du:dateUtc="2024-05-17T13:44:00Z">
              <w:r w:rsidRPr="000F5FE0">
                <w:rPr>
                  <w:sz w:val="22"/>
                  <w:rPrChange w:id="6170" w:author="Huyen Tran Thu" w:date="2025-04-28T20:14:00Z" w16du:dateUtc="2025-04-28T13:14:00Z">
                    <w:rPr>
                      <w:rFonts w:ascii="Arial" w:hAnsi="Arial" w:cs="Arial"/>
                      <w:sz w:val="20"/>
                      <w:szCs w:val="20"/>
                    </w:rPr>
                  </w:rPrChange>
                </w:rPr>
                <w:t xml:space="preserve">1.163.687 </w:t>
              </w:r>
            </w:ins>
            <w:del w:id="6171" w:author="Thu Huyen Tran" w:date="2024-05-17T20:44:00Z" w16du:dateUtc="2024-05-17T13:44:00Z">
              <w:r w:rsidRPr="000F5FE0" w:rsidDel="00661656">
                <w:rPr>
                  <w:sz w:val="22"/>
                </w:rPr>
                <w:delText xml:space="preserve">1.163.687 </w:delText>
              </w:r>
            </w:del>
          </w:p>
        </w:tc>
        <w:tc>
          <w:tcPr>
            <w:tcW w:w="1120" w:type="pct"/>
            <w:tcBorders>
              <w:top w:val="nil"/>
              <w:left w:val="single" w:sz="4" w:space="0" w:color="auto"/>
              <w:bottom w:val="single" w:sz="4" w:space="0" w:color="auto"/>
              <w:right w:val="single" w:sz="4" w:space="0" w:color="auto"/>
            </w:tcBorders>
            <w:vAlign w:val="bottom"/>
            <w:tcPrChange w:id="6172"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0CEADE76" w14:textId="58E45140" w:rsidR="00F044B1" w:rsidRPr="000F5FE0" w:rsidRDefault="00F044B1" w:rsidP="00F044B1">
            <w:pPr>
              <w:tabs>
                <w:tab w:val="left" w:pos="1847"/>
              </w:tabs>
              <w:spacing w:beforeLines="30" w:before="72" w:afterLines="30" w:after="72" w:line="271" w:lineRule="auto"/>
              <w:ind w:right="-30"/>
              <w:jc w:val="center"/>
              <w:rPr>
                <w:sz w:val="22"/>
                <w:lang w:val="en-US"/>
              </w:rPr>
            </w:pPr>
            <w:ins w:id="6173" w:author="Thu Huyen Tran" w:date="2024-05-17T20:45:00Z" w16du:dateUtc="2024-05-17T13:45:00Z">
              <w:r w:rsidRPr="000F5FE0">
                <w:rPr>
                  <w:sz w:val="22"/>
                  <w:rPrChange w:id="6174" w:author="Huyen Tran Thu" w:date="2025-04-28T20:14:00Z" w16du:dateUtc="2025-04-28T13:14:00Z">
                    <w:rPr>
                      <w:rFonts w:ascii="Arial" w:hAnsi="Arial" w:cs="Arial"/>
                      <w:sz w:val="20"/>
                      <w:szCs w:val="20"/>
                    </w:rPr>
                  </w:rPrChange>
                </w:rPr>
                <w:t xml:space="preserve">3.258.324 </w:t>
              </w:r>
            </w:ins>
            <w:del w:id="6175" w:author="Thu Huyen Tran" w:date="2024-05-17T20:45:00Z" w16du:dateUtc="2024-05-17T13:45:00Z">
              <w:r w:rsidRPr="000F5FE0" w:rsidDel="004473F3">
                <w:rPr>
                  <w:sz w:val="22"/>
                </w:rPr>
                <w:delText xml:space="preserve">3.258.324 </w:delText>
              </w:r>
            </w:del>
          </w:p>
        </w:tc>
        <w:tc>
          <w:tcPr>
            <w:tcW w:w="1056" w:type="pct"/>
            <w:tcBorders>
              <w:top w:val="nil"/>
              <w:left w:val="single" w:sz="4" w:space="0" w:color="auto"/>
              <w:bottom w:val="single" w:sz="4" w:space="0" w:color="auto"/>
              <w:right w:val="single" w:sz="4" w:space="0" w:color="auto"/>
            </w:tcBorders>
            <w:vAlign w:val="bottom"/>
            <w:tcPrChange w:id="6176"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64DACD4A" w14:textId="564444ED" w:rsidR="00F044B1" w:rsidRPr="000F5FE0" w:rsidRDefault="00F044B1" w:rsidP="00F044B1">
            <w:pPr>
              <w:tabs>
                <w:tab w:val="left" w:pos="1847"/>
              </w:tabs>
              <w:spacing w:beforeLines="30" w:before="72" w:afterLines="30" w:after="72" w:line="271" w:lineRule="auto"/>
              <w:ind w:right="-30"/>
              <w:jc w:val="center"/>
              <w:rPr>
                <w:sz w:val="22"/>
                <w:lang w:val="en-US"/>
              </w:rPr>
            </w:pPr>
            <w:ins w:id="6177" w:author="Thu Huyen Tran" w:date="2024-05-17T20:45:00Z" w16du:dateUtc="2024-05-17T13:45:00Z">
              <w:r w:rsidRPr="000F5FE0">
                <w:rPr>
                  <w:sz w:val="22"/>
                  <w:rPrChange w:id="6178" w:author="Huyen Tran Thu" w:date="2025-04-28T20:14:00Z" w16du:dateUtc="2025-04-28T13:14:00Z">
                    <w:rPr>
                      <w:rFonts w:ascii="Arial" w:hAnsi="Arial" w:cs="Arial"/>
                      <w:sz w:val="20"/>
                      <w:szCs w:val="20"/>
                    </w:rPr>
                  </w:rPrChange>
                </w:rPr>
                <w:t xml:space="preserve">4.422.011 </w:t>
              </w:r>
            </w:ins>
            <w:del w:id="6179" w:author="Thu Huyen Tran" w:date="2023-12-05T21:04:00Z">
              <w:r w:rsidRPr="000F5FE0" w:rsidDel="00303912">
                <w:rPr>
                  <w:sz w:val="22"/>
                </w:rPr>
                <w:delText xml:space="preserve">4.422.011 </w:delText>
              </w:r>
            </w:del>
          </w:p>
        </w:tc>
        <w:tc>
          <w:tcPr>
            <w:tcW w:w="830" w:type="pct"/>
            <w:tcBorders>
              <w:top w:val="nil"/>
              <w:left w:val="single" w:sz="4" w:space="0" w:color="auto"/>
              <w:bottom w:val="single" w:sz="4" w:space="0" w:color="auto"/>
              <w:right w:val="single" w:sz="4" w:space="0" w:color="auto"/>
            </w:tcBorders>
            <w:vAlign w:val="bottom"/>
            <w:tcPrChange w:id="6180"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4ABE92F1" w14:textId="7F4C952B" w:rsidR="00F044B1" w:rsidRPr="000F5FE0" w:rsidRDefault="00F044B1" w:rsidP="00F044B1">
            <w:pPr>
              <w:tabs>
                <w:tab w:val="left" w:pos="1847"/>
              </w:tabs>
              <w:spacing w:beforeLines="30" w:before="72" w:afterLines="30" w:after="72" w:line="271" w:lineRule="auto"/>
              <w:ind w:right="-30"/>
              <w:jc w:val="center"/>
              <w:rPr>
                <w:sz w:val="22"/>
                <w:lang w:val="en-US"/>
              </w:rPr>
            </w:pPr>
            <w:ins w:id="6181" w:author="Thu Huyen Tran" w:date="2024-05-17T20:45:00Z" w16du:dateUtc="2024-05-17T13:45:00Z">
              <w:r w:rsidRPr="000F5FE0">
                <w:rPr>
                  <w:sz w:val="22"/>
                  <w:rPrChange w:id="6182" w:author="Huyen Tran Thu" w:date="2025-04-28T20:14:00Z" w16du:dateUtc="2025-04-28T13:14:00Z">
                    <w:rPr>
                      <w:rFonts w:ascii="Arial" w:hAnsi="Arial" w:cs="Arial"/>
                      <w:sz w:val="20"/>
                      <w:szCs w:val="20"/>
                    </w:rPr>
                  </w:rPrChange>
                </w:rPr>
                <w:t xml:space="preserve">1.396.425 </w:t>
              </w:r>
            </w:ins>
            <w:del w:id="6183" w:author="Thu Huyen Tran" w:date="2023-12-05T21:04:00Z">
              <w:r w:rsidRPr="000F5FE0" w:rsidDel="00C84719">
                <w:rPr>
                  <w:sz w:val="22"/>
                </w:rPr>
                <w:delText xml:space="preserve">1.396.425 </w:delText>
              </w:r>
            </w:del>
          </w:p>
        </w:tc>
      </w:tr>
      <w:tr w:rsidR="00F044B1" w:rsidRPr="000F5FE0" w14:paraId="69E7F7B7" w14:textId="0C17FA6D" w:rsidTr="000F5FE0">
        <w:trPr>
          <w:trHeight w:val="255"/>
          <w:trPrChange w:id="6184"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tcPrChange w:id="6185"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tcPr>
            </w:tcPrChange>
          </w:tcPr>
          <w:p w14:paraId="6F0849BC" w14:textId="13783484" w:rsidR="00F044B1" w:rsidRPr="000F5FE0" w:rsidRDefault="00F044B1" w:rsidP="00F044B1">
            <w:pPr>
              <w:spacing w:before="0" w:after="0" w:line="240" w:lineRule="auto"/>
              <w:jc w:val="center"/>
              <w:rPr>
                <w:rFonts w:eastAsia="Times New Roman"/>
                <w:sz w:val="22"/>
                <w:lang w:val="en-US" w:eastAsia="ja-JP"/>
              </w:rPr>
            </w:pPr>
            <w:r w:rsidRPr="000F5FE0">
              <w:rPr>
                <w:sz w:val="22"/>
              </w:rPr>
              <w:t>1991</w:t>
            </w:r>
          </w:p>
        </w:tc>
        <w:tc>
          <w:tcPr>
            <w:tcW w:w="1278" w:type="pct"/>
            <w:tcBorders>
              <w:top w:val="nil"/>
              <w:left w:val="single" w:sz="4" w:space="0" w:color="auto"/>
              <w:bottom w:val="single" w:sz="4" w:space="0" w:color="auto"/>
              <w:right w:val="single" w:sz="4" w:space="0" w:color="auto"/>
            </w:tcBorders>
            <w:noWrap/>
            <w:vAlign w:val="bottom"/>
            <w:tcPrChange w:id="6186"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2C01AF8D" w14:textId="5400796D" w:rsidR="00F044B1" w:rsidRPr="000F5FE0" w:rsidRDefault="00F044B1" w:rsidP="00F044B1">
            <w:pPr>
              <w:tabs>
                <w:tab w:val="left" w:pos="1847"/>
              </w:tabs>
              <w:spacing w:beforeLines="30" w:before="72" w:afterLines="30" w:after="72" w:line="271" w:lineRule="auto"/>
              <w:ind w:right="-30"/>
              <w:jc w:val="center"/>
              <w:rPr>
                <w:sz w:val="22"/>
                <w:lang w:val="en-US"/>
              </w:rPr>
            </w:pPr>
            <w:ins w:id="6187" w:author="Thu Huyen Tran" w:date="2024-05-17T20:44:00Z" w16du:dateUtc="2024-05-17T13:44:00Z">
              <w:r w:rsidRPr="000F5FE0">
                <w:rPr>
                  <w:sz w:val="22"/>
                  <w:rPrChange w:id="6188" w:author="Huyen Tran Thu" w:date="2025-04-28T20:14:00Z" w16du:dateUtc="2025-04-28T13:14:00Z">
                    <w:rPr>
                      <w:rFonts w:ascii="Arial" w:hAnsi="Arial" w:cs="Arial"/>
                      <w:sz w:val="20"/>
                      <w:szCs w:val="20"/>
                    </w:rPr>
                  </w:rPrChange>
                </w:rPr>
                <w:t xml:space="preserve">1.301.219 </w:t>
              </w:r>
            </w:ins>
            <w:del w:id="6189" w:author="Thu Huyen Tran" w:date="2024-05-17T20:44:00Z" w16du:dateUtc="2024-05-17T13:44:00Z">
              <w:r w:rsidRPr="000F5FE0" w:rsidDel="00661656">
                <w:rPr>
                  <w:sz w:val="22"/>
                </w:rPr>
                <w:delText xml:space="preserve">1.301.219 </w:delText>
              </w:r>
            </w:del>
          </w:p>
        </w:tc>
        <w:tc>
          <w:tcPr>
            <w:tcW w:w="1120" w:type="pct"/>
            <w:tcBorders>
              <w:top w:val="nil"/>
              <w:left w:val="single" w:sz="4" w:space="0" w:color="auto"/>
              <w:bottom w:val="single" w:sz="4" w:space="0" w:color="auto"/>
              <w:right w:val="single" w:sz="4" w:space="0" w:color="auto"/>
            </w:tcBorders>
            <w:vAlign w:val="bottom"/>
            <w:tcPrChange w:id="6190"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57B8909C" w14:textId="14AE6042" w:rsidR="00F044B1" w:rsidRPr="000F5FE0" w:rsidRDefault="00F044B1" w:rsidP="00F044B1">
            <w:pPr>
              <w:tabs>
                <w:tab w:val="left" w:pos="1847"/>
              </w:tabs>
              <w:spacing w:beforeLines="30" w:before="72" w:afterLines="30" w:after="72" w:line="271" w:lineRule="auto"/>
              <w:ind w:right="-30"/>
              <w:jc w:val="center"/>
              <w:rPr>
                <w:sz w:val="22"/>
                <w:lang w:val="en-US"/>
              </w:rPr>
            </w:pPr>
            <w:ins w:id="6191" w:author="Thu Huyen Tran" w:date="2024-05-17T20:45:00Z" w16du:dateUtc="2024-05-17T13:45:00Z">
              <w:r w:rsidRPr="000F5FE0">
                <w:rPr>
                  <w:sz w:val="22"/>
                  <w:rPrChange w:id="6192" w:author="Huyen Tran Thu" w:date="2025-04-28T20:14:00Z" w16du:dateUtc="2025-04-28T13:14:00Z">
                    <w:rPr>
                      <w:rFonts w:ascii="Arial" w:hAnsi="Arial" w:cs="Arial"/>
                      <w:sz w:val="20"/>
                      <w:szCs w:val="20"/>
                    </w:rPr>
                  </w:rPrChange>
                </w:rPr>
                <w:t xml:space="preserve">3.229.389 </w:t>
              </w:r>
            </w:ins>
            <w:del w:id="6193" w:author="Thu Huyen Tran" w:date="2024-05-17T20:45:00Z" w16du:dateUtc="2024-05-17T13:45:00Z">
              <w:r w:rsidRPr="000F5FE0" w:rsidDel="004473F3">
                <w:rPr>
                  <w:sz w:val="22"/>
                </w:rPr>
                <w:delText xml:space="preserve">3.229.389 </w:delText>
              </w:r>
            </w:del>
          </w:p>
        </w:tc>
        <w:tc>
          <w:tcPr>
            <w:tcW w:w="1056" w:type="pct"/>
            <w:tcBorders>
              <w:top w:val="nil"/>
              <w:left w:val="single" w:sz="4" w:space="0" w:color="auto"/>
              <w:bottom w:val="single" w:sz="4" w:space="0" w:color="auto"/>
              <w:right w:val="single" w:sz="4" w:space="0" w:color="auto"/>
            </w:tcBorders>
            <w:vAlign w:val="bottom"/>
            <w:tcPrChange w:id="6194"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5E908916" w14:textId="08102DD8" w:rsidR="00F044B1" w:rsidRPr="000F5FE0" w:rsidRDefault="00F044B1" w:rsidP="00F044B1">
            <w:pPr>
              <w:tabs>
                <w:tab w:val="left" w:pos="1847"/>
              </w:tabs>
              <w:spacing w:beforeLines="30" w:before="72" w:afterLines="30" w:after="72" w:line="271" w:lineRule="auto"/>
              <w:ind w:right="-30"/>
              <w:jc w:val="center"/>
              <w:rPr>
                <w:sz w:val="22"/>
                <w:lang w:val="en-US"/>
              </w:rPr>
            </w:pPr>
            <w:ins w:id="6195" w:author="Thu Huyen Tran" w:date="2024-05-17T20:45:00Z" w16du:dateUtc="2024-05-17T13:45:00Z">
              <w:r w:rsidRPr="000F5FE0">
                <w:rPr>
                  <w:sz w:val="22"/>
                  <w:rPrChange w:id="6196" w:author="Huyen Tran Thu" w:date="2025-04-28T20:14:00Z" w16du:dateUtc="2025-04-28T13:14:00Z">
                    <w:rPr>
                      <w:rFonts w:ascii="Arial" w:hAnsi="Arial" w:cs="Arial"/>
                      <w:sz w:val="20"/>
                      <w:szCs w:val="20"/>
                    </w:rPr>
                  </w:rPrChange>
                </w:rPr>
                <w:t xml:space="preserve">4.530.608 </w:t>
              </w:r>
            </w:ins>
            <w:del w:id="6197" w:author="Thu Huyen Tran" w:date="2023-12-05T21:04:00Z">
              <w:r w:rsidRPr="000F5FE0" w:rsidDel="00303912">
                <w:rPr>
                  <w:sz w:val="22"/>
                </w:rPr>
                <w:delText xml:space="preserve">4.530.608 </w:delText>
              </w:r>
            </w:del>
          </w:p>
        </w:tc>
        <w:tc>
          <w:tcPr>
            <w:tcW w:w="830" w:type="pct"/>
            <w:tcBorders>
              <w:top w:val="nil"/>
              <w:left w:val="single" w:sz="4" w:space="0" w:color="auto"/>
              <w:bottom w:val="single" w:sz="4" w:space="0" w:color="auto"/>
              <w:right w:val="single" w:sz="4" w:space="0" w:color="auto"/>
            </w:tcBorders>
            <w:vAlign w:val="bottom"/>
            <w:tcPrChange w:id="6198"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0EEED708" w14:textId="79A6571B" w:rsidR="00F044B1" w:rsidRPr="000F5FE0" w:rsidRDefault="00F044B1" w:rsidP="00F044B1">
            <w:pPr>
              <w:tabs>
                <w:tab w:val="left" w:pos="1847"/>
              </w:tabs>
              <w:spacing w:beforeLines="30" w:before="72" w:afterLines="30" w:after="72" w:line="271" w:lineRule="auto"/>
              <w:ind w:right="-30"/>
              <w:jc w:val="center"/>
              <w:rPr>
                <w:sz w:val="22"/>
                <w:lang w:val="en-US"/>
              </w:rPr>
            </w:pPr>
            <w:ins w:id="6199" w:author="Thu Huyen Tran" w:date="2024-05-17T20:45:00Z" w16du:dateUtc="2024-05-17T13:45:00Z">
              <w:r w:rsidRPr="000F5FE0">
                <w:rPr>
                  <w:sz w:val="22"/>
                  <w:rPrChange w:id="6200" w:author="Huyen Tran Thu" w:date="2025-04-28T20:14:00Z" w16du:dateUtc="2025-04-28T13:14:00Z">
                    <w:rPr>
                      <w:rFonts w:ascii="Arial" w:hAnsi="Arial" w:cs="Arial"/>
                      <w:sz w:val="20"/>
                      <w:szCs w:val="20"/>
                    </w:rPr>
                  </w:rPrChange>
                </w:rPr>
                <w:t xml:space="preserve">1.384.024 </w:t>
              </w:r>
            </w:ins>
            <w:del w:id="6201" w:author="Thu Huyen Tran" w:date="2023-12-05T21:04:00Z">
              <w:r w:rsidRPr="000F5FE0" w:rsidDel="00C84719">
                <w:rPr>
                  <w:sz w:val="22"/>
                </w:rPr>
                <w:delText xml:space="preserve">1.384.024 </w:delText>
              </w:r>
            </w:del>
          </w:p>
        </w:tc>
      </w:tr>
      <w:tr w:rsidR="00F044B1" w:rsidRPr="000F5FE0" w14:paraId="20CFDFF7" w14:textId="7BBC008E" w:rsidTr="000F5FE0">
        <w:trPr>
          <w:trHeight w:val="255"/>
          <w:trPrChange w:id="6202"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tcPrChange w:id="6203"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tcPr>
            </w:tcPrChange>
          </w:tcPr>
          <w:p w14:paraId="11E19585" w14:textId="7BF6EA6B" w:rsidR="00F044B1" w:rsidRPr="000F5FE0" w:rsidRDefault="00F044B1" w:rsidP="00F044B1">
            <w:pPr>
              <w:spacing w:before="0" w:after="0" w:line="240" w:lineRule="auto"/>
              <w:jc w:val="center"/>
              <w:rPr>
                <w:rFonts w:eastAsia="Times New Roman"/>
                <w:sz w:val="22"/>
                <w:lang w:val="en-US" w:eastAsia="ja-JP"/>
              </w:rPr>
            </w:pPr>
            <w:r w:rsidRPr="000F5FE0">
              <w:rPr>
                <w:sz w:val="22"/>
              </w:rPr>
              <w:t>1992</w:t>
            </w:r>
          </w:p>
        </w:tc>
        <w:tc>
          <w:tcPr>
            <w:tcW w:w="1278" w:type="pct"/>
            <w:tcBorders>
              <w:top w:val="nil"/>
              <w:left w:val="single" w:sz="4" w:space="0" w:color="auto"/>
              <w:bottom w:val="single" w:sz="4" w:space="0" w:color="auto"/>
              <w:right w:val="single" w:sz="4" w:space="0" w:color="auto"/>
            </w:tcBorders>
            <w:noWrap/>
            <w:vAlign w:val="bottom"/>
            <w:tcPrChange w:id="6204"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1631C81D" w14:textId="5F6B4297" w:rsidR="00F044B1" w:rsidRPr="000F5FE0" w:rsidRDefault="00F044B1" w:rsidP="00F044B1">
            <w:pPr>
              <w:tabs>
                <w:tab w:val="left" w:pos="1847"/>
              </w:tabs>
              <w:spacing w:beforeLines="30" w:before="72" w:afterLines="30" w:after="72" w:line="271" w:lineRule="auto"/>
              <w:ind w:right="-30"/>
              <w:jc w:val="center"/>
              <w:rPr>
                <w:sz w:val="22"/>
                <w:lang w:val="en-US"/>
              </w:rPr>
            </w:pPr>
            <w:ins w:id="6205" w:author="Thu Huyen Tran" w:date="2024-05-17T20:44:00Z" w16du:dateUtc="2024-05-17T13:44:00Z">
              <w:r w:rsidRPr="000F5FE0">
                <w:rPr>
                  <w:sz w:val="22"/>
                  <w:rPrChange w:id="6206" w:author="Huyen Tran Thu" w:date="2025-04-28T20:14:00Z" w16du:dateUtc="2025-04-28T13:14:00Z">
                    <w:rPr>
                      <w:rFonts w:ascii="Arial" w:hAnsi="Arial" w:cs="Arial"/>
                      <w:sz w:val="20"/>
                      <w:szCs w:val="20"/>
                    </w:rPr>
                  </w:rPrChange>
                </w:rPr>
                <w:t xml:space="preserve">1.441.787 </w:t>
              </w:r>
            </w:ins>
            <w:del w:id="6207" w:author="Thu Huyen Tran" w:date="2024-05-17T20:44:00Z" w16du:dateUtc="2024-05-17T13:44:00Z">
              <w:r w:rsidRPr="000F5FE0" w:rsidDel="00661656">
                <w:rPr>
                  <w:sz w:val="22"/>
                </w:rPr>
                <w:delText xml:space="preserve">1.441.787 </w:delText>
              </w:r>
            </w:del>
          </w:p>
        </w:tc>
        <w:tc>
          <w:tcPr>
            <w:tcW w:w="1120" w:type="pct"/>
            <w:tcBorders>
              <w:top w:val="nil"/>
              <w:left w:val="single" w:sz="4" w:space="0" w:color="auto"/>
              <w:bottom w:val="single" w:sz="4" w:space="0" w:color="auto"/>
              <w:right w:val="single" w:sz="4" w:space="0" w:color="auto"/>
            </w:tcBorders>
            <w:vAlign w:val="bottom"/>
            <w:tcPrChange w:id="6208"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0ED6CE3D" w14:textId="6832BB8A" w:rsidR="00F044B1" w:rsidRPr="000F5FE0" w:rsidRDefault="00F044B1" w:rsidP="00F044B1">
            <w:pPr>
              <w:tabs>
                <w:tab w:val="left" w:pos="1847"/>
              </w:tabs>
              <w:spacing w:beforeLines="30" w:before="72" w:afterLines="30" w:after="72" w:line="271" w:lineRule="auto"/>
              <w:ind w:right="-30"/>
              <w:jc w:val="center"/>
              <w:rPr>
                <w:sz w:val="22"/>
                <w:lang w:val="en-US"/>
              </w:rPr>
            </w:pPr>
            <w:ins w:id="6209" w:author="Thu Huyen Tran" w:date="2024-05-17T20:45:00Z" w16du:dateUtc="2024-05-17T13:45:00Z">
              <w:r w:rsidRPr="000F5FE0">
                <w:rPr>
                  <w:sz w:val="22"/>
                  <w:rPrChange w:id="6210" w:author="Huyen Tran Thu" w:date="2025-04-28T20:14:00Z" w16du:dateUtc="2025-04-28T13:14:00Z">
                    <w:rPr>
                      <w:rFonts w:ascii="Arial" w:hAnsi="Arial" w:cs="Arial"/>
                      <w:sz w:val="20"/>
                      <w:szCs w:val="20"/>
                    </w:rPr>
                  </w:rPrChange>
                </w:rPr>
                <w:t xml:space="preserve">3.195.960 </w:t>
              </w:r>
            </w:ins>
            <w:del w:id="6211" w:author="Thu Huyen Tran" w:date="2024-05-17T20:45:00Z" w16du:dateUtc="2024-05-17T13:45:00Z">
              <w:r w:rsidRPr="000F5FE0" w:rsidDel="004473F3">
                <w:rPr>
                  <w:sz w:val="22"/>
                </w:rPr>
                <w:delText xml:space="preserve">3.195.960 </w:delText>
              </w:r>
            </w:del>
          </w:p>
        </w:tc>
        <w:tc>
          <w:tcPr>
            <w:tcW w:w="1056" w:type="pct"/>
            <w:tcBorders>
              <w:top w:val="nil"/>
              <w:left w:val="single" w:sz="4" w:space="0" w:color="auto"/>
              <w:bottom w:val="single" w:sz="4" w:space="0" w:color="auto"/>
              <w:right w:val="single" w:sz="4" w:space="0" w:color="auto"/>
            </w:tcBorders>
            <w:vAlign w:val="bottom"/>
            <w:tcPrChange w:id="6212"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61B2BB7F" w14:textId="05E581DD" w:rsidR="00F044B1" w:rsidRPr="000F5FE0" w:rsidRDefault="00F044B1" w:rsidP="00F044B1">
            <w:pPr>
              <w:tabs>
                <w:tab w:val="left" w:pos="1847"/>
              </w:tabs>
              <w:spacing w:beforeLines="30" w:before="72" w:afterLines="30" w:after="72" w:line="271" w:lineRule="auto"/>
              <w:ind w:right="-30"/>
              <w:jc w:val="center"/>
              <w:rPr>
                <w:sz w:val="22"/>
                <w:lang w:val="en-US"/>
              </w:rPr>
            </w:pPr>
            <w:ins w:id="6213" w:author="Thu Huyen Tran" w:date="2024-05-17T20:45:00Z" w16du:dateUtc="2024-05-17T13:45:00Z">
              <w:r w:rsidRPr="000F5FE0">
                <w:rPr>
                  <w:sz w:val="22"/>
                  <w:rPrChange w:id="6214" w:author="Huyen Tran Thu" w:date="2025-04-28T20:14:00Z" w16du:dateUtc="2025-04-28T13:14:00Z">
                    <w:rPr>
                      <w:rFonts w:ascii="Arial" w:hAnsi="Arial" w:cs="Arial"/>
                      <w:sz w:val="20"/>
                      <w:szCs w:val="20"/>
                    </w:rPr>
                  </w:rPrChange>
                </w:rPr>
                <w:t xml:space="preserve">4.637.747 </w:t>
              </w:r>
            </w:ins>
            <w:del w:id="6215" w:author="Thu Huyen Tran" w:date="2023-12-05T21:04:00Z">
              <w:r w:rsidRPr="000F5FE0" w:rsidDel="00303912">
                <w:rPr>
                  <w:sz w:val="22"/>
                </w:rPr>
                <w:delText xml:space="preserve">4.637.747 </w:delText>
              </w:r>
            </w:del>
          </w:p>
        </w:tc>
        <w:tc>
          <w:tcPr>
            <w:tcW w:w="830" w:type="pct"/>
            <w:tcBorders>
              <w:top w:val="nil"/>
              <w:left w:val="single" w:sz="4" w:space="0" w:color="auto"/>
              <w:bottom w:val="single" w:sz="4" w:space="0" w:color="auto"/>
              <w:right w:val="single" w:sz="4" w:space="0" w:color="auto"/>
            </w:tcBorders>
            <w:vAlign w:val="bottom"/>
            <w:tcPrChange w:id="6216"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766E3FB1" w14:textId="32F5CE99" w:rsidR="00F044B1" w:rsidRPr="000F5FE0" w:rsidRDefault="00F044B1" w:rsidP="00F044B1">
            <w:pPr>
              <w:tabs>
                <w:tab w:val="left" w:pos="1847"/>
              </w:tabs>
              <w:spacing w:beforeLines="30" w:before="72" w:afterLines="30" w:after="72" w:line="271" w:lineRule="auto"/>
              <w:ind w:right="-30"/>
              <w:jc w:val="center"/>
              <w:rPr>
                <w:sz w:val="22"/>
                <w:lang w:val="en-US"/>
              </w:rPr>
            </w:pPr>
            <w:ins w:id="6217" w:author="Thu Huyen Tran" w:date="2024-05-17T20:45:00Z" w16du:dateUtc="2024-05-17T13:45:00Z">
              <w:r w:rsidRPr="000F5FE0">
                <w:rPr>
                  <w:sz w:val="22"/>
                  <w:rPrChange w:id="6218" w:author="Huyen Tran Thu" w:date="2025-04-28T20:14:00Z" w16du:dateUtc="2025-04-28T13:14:00Z">
                    <w:rPr>
                      <w:rFonts w:ascii="Arial" w:hAnsi="Arial" w:cs="Arial"/>
                      <w:sz w:val="20"/>
                      <w:szCs w:val="20"/>
                    </w:rPr>
                  </w:rPrChange>
                </w:rPr>
                <w:t xml:space="preserve">1.369.697 </w:t>
              </w:r>
            </w:ins>
            <w:del w:id="6219" w:author="Thu Huyen Tran" w:date="2023-12-05T21:04:00Z">
              <w:r w:rsidRPr="000F5FE0" w:rsidDel="00C84719">
                <w:rPr>
                  <w:sz w:val="22"/>
                </w:rPr>
                <w:delText xml:space="preserve">1.369.697 </w:delText>
              </w:r>
            </w:del>
          </w:p>
        </w:tc>
      </w:tr>
      <w:tr w:rsidR="00F044B1" w:rsidRPr="000F5FE0" w14:paraId="4E9DC3A4" w14:textId="7E8E7018" w:rsidTr="000F5FE0">
        <w:trPr>
          <w:trHeight w:val="255"/>
          <w:trPrChange w:id="6220"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tcPrChange w:id="6221"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tcPr>
            </w:tcPrChange>
          </w:tcPr>
          <w:p w14:paraId="5341FE8F" w14:textId="3C7553E5" w:rsidR="00F044B1" w:rsidRPr="000F5FE0" w:rsidRDefault="00F044B1" w:rsidP="00F044B1">
            <w:pPr>
              <w:spacing w:before="0" w:after="0" w:line="240" w:lineRule="auto"/>
              <w:jc w:val="center"/>
              <w:rPr>
                <w:rFonts w:eastAsia="Times New Roman"/>
                <w:sz w:val="22"/>
                <w:lang w:val="en-US" w:eastAsia="ja-JP"/>
              </w:rPr>
            </w:pPr>
            <w:r w:rsidRPr="000F5FE0">
              <w:rPr>
                <w:sz w:val="22"/>
              </w:rPr>
              <w:t>1993</w:t>
            </w:r>
          </w:p>
        </w:tc>
        <w:tc>
          <w:tcPr>
            <w:tcW w:w="1278" w:type="pct"/>
            <w:tcBorders>
              <w:top w:val="nil"/>
              <w:left w:val="single" w:sz="4" w:space="0" w:color="auto"/>
              <w:bottom w:val="single" w:sz="4" w:space="0" w:color="auto"/>
              <w:right w:val="single" w:sz="4" w:space="0" w:color="auto"/>
            </w:tcBorders>
            <w:noWrap/>
            <w:vAlign w:val="bottom"/>
            <w:tcPrChange w:id="6222"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25CFA0AC" w14:textId="1550F43E" w:rsidR="00F044B1" w:rsidRPr="000F5FE0" w:rsidRDefault="00F044B1" w:rsidP="00F044B1">
            <w:pPr>
              <w:tabs>
                <w:tab w:val="left" w:pos="1847"/>
              </w:tabs>
              <w:spacing w:beforeLines="30" w:before="72" w:afterLines="30" w:after="72" w:line="271" w:lineRule="auto"/>
              <w:ind w:right="-30"/>
              <w:jc w:val="center"/>
              <w:rPr>
                <w:sz w:val="22"/>
                <w:lang w:val="en-US"/>
              </w:rPr>
            </w:pPr>
            <w:ins w:id="6223" w:author="Thu Huyen Tran" w:date="2024-05-17T20:44:00Z" w16du:dateUtc="2024-05-17T13:44:00Z">
              <w:r w:rsidRPr="000F5FE0">
                <w:rPr>
                  <w:sz w:val="22"/>
                  <w:rPrChange w:id="6224" w:author="Huyen Tran Thu" w:date="2025-04-28T20:14:00Z" w16du:dateUtc="2025-04-28T13:14:00Z">
                    <w:rPr>
                      <w:rFonts w:ascii="Arial" w:hAnsi="Arial" w:cs="Arial"/>
                      <w:sz w:val="20"/>
                      <w:szCs w:val="20"/>
                    </w:rPr>
                  </w:rPrChange>
                </w:rPr>
                <w:t xml:space="preserve">1.585.304 </w:t>
              </w:r>
            </w:ins>
            <w:del w:id="6225" w:author="Thu Huyen Tran" w:date="2024-05-17T20:44:00Z" w16du:dateUtc="2024-05-17T13:44:00Z">
              <w:r w:rsidRPr="000F5FE0" w:rsidDel="00661656">
                <w:rPr>
                  <w:sz w:val="22"/>
                </w:rPr>
                <w:delText xml:space="preserve">1.585.304 </w:delText>
              </w:r>
            </w:del>
          </w:p>
        </w:tc>
        <w:tc>
          <w:tcPr>
            <w:tcW w:w="1120" w:type="pct"/>
            <w:tcBorders>
              <w:top w:val="nil"/>
              <w:left w:val="single" w:sz="4" w:space="0" w:color="auto"/>
              <w:bottom w:val="single" w:sz="4" w:space="0" w:color="auto"/>
              <w:right w:val="single" w:sz="4" w:space="0" w:color="auto"/>
            </w:tcBorders>
            <w:vAlign w:val="bottom"/>
            <w:tcPrChange w:id="6226"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2953AF77" w14:textId="3EF3EA8B" w:rsidR="00F044B1" w:rsidRPr="000F5FE0" w:rsidRDefault="00F044B1" w:rsidP="00F044B1">
            <w:pPr>
              <w:tabs>
                <w:tab w:val="left" w:pos="1847"/>
              </w:tabs>
              <w:spacing w:beforeLines="30" w:before="72" w:afterLines="30" w:after="72" w:line="271" w:lineRule="auto"/>
              <w:ind w:right="-30"/>
              <w:jc w:val="center"/>
              <w:rPr>
                <w:sz w:val="22"/>
                <w:lang w:val="en-US"/>
              </w:rPr>
            </w:pPr>
            <w:ins w:id="6227" w:author="Thu Huyen Tran" w:date="2024-05-17T20:45:00Z" w16du:dateUtc="2024-05-17T13:45:00Z">
              <w:r w:rsidRPr="000F5FE0">
                <w:rPr>
                  <w:sz w:val="22"/>
                  <w:rPrChange w:id="6228" w:author="Huyen Tran Thu" w:date="2025-04-28T20:14:00Z" w16du:dateUtc="2025-04-28T13:14:00Z">
                    <w:rPr>
                      <w:rFonts w:ascii="Arial" w:hAnsi="Arial" w:cs="Arial"/>
                      <w:sz w:val="20"/>
                      <w:szCs w:val="20"/>
                    </w:rPr>
                  </w:rPrChange>
                </w:rPr>
                <w:t xml:space="preserve">3.158.412 </w:t>
              </w:r>
            </w:ins>
            <w:del w:id="6229" w:author="Thu Huyen Tran" w:date="2024-05-17T20:45:00Z" w16du:dateUtc="2024-05-17T13:45:00Z">
              <w:r w:rsidRPr="000F5FE0" w:rsidDel="004473F3">
                <w:rPr>
                  <w:sz w:val="22"/>
                </w:rPr>
                <w:delText xml:space="preserve">3.158.412 </w:delText>
              </w:r>
            </w:del>
          </w:p>
        </w:tc>
        <w:tc>
          <w:tcPr>
            <w:tcW w:w="1056" w:type="pct"/>
            <w:tcBorders>
              <w:top w:val="nil"/>
              <w:left w:val="single" w:sz="4" w:space="0" w:color="auto"/>
              <w:bottom w:val="single" w:sz="4" w:space="0" w:color="auto"/>
              <w:right w:val="single" w:sz="4" w:space="0" w:color="auto"/>
            </w:tcBorders>
            <w:vAlign w:val="bottom"/>
            <w:tcPrChange w:id="6230"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0A7F3EED" w14:textId="17F3C423" w:rsidR="00F044B1" w:rsidRPr="000F5FE0" w:rsidRDefault="00F044B1" w:rsidP="00F044B1">
            <w:pPr>
              <w:tabs>
                <w:tab w:val="left" w:pos="1847"/>
              </w:tabs>
              <w:spacing w:beforeLines="30" w:before="72" w:afterLines="30" w:after="72" w:line="271" w:lineRule="auto"/>
              <w:ind w:right="-30"/>
              <w:jc w:val="center"/>
              <w:rPr>
                <w:sz w:val="22"/>
                <w:lang w:val="en-US"/>
              </w:rPr>
            </w:pPr>
            <w:ins w:id="6231" w:author="Thu Huyen Tran" w:date="2024-05-17T20:45:00Z" w16du:dateUtc="2024-05-17T13:45:00Z">
              <w:r w:rsidRPr="000F5FE0">
                <w:rPr>
                  <w:sz w:val="22"/>
                  <w:rPrChange w:id="6232" w:author="Huyen Tran Thu" w:date="2025-04-28T20:14:00Z" w16du:dateUtc="2025-04-28T13:14:00Z">
                    <w:rPr>
                      <w:rFonts w:ascii="Arial" w:hAnsi="Arial" w:cs="Arial"/>
                      <w:sz w:val="20"/>
                      <w:szCs w:val="20"/>
                    </w:rPr>
                  </w:rPrChange>
                </w:rPr>
                <w:t xml:space="preserve">4.743.716 </w:t>
              </w:r>
            </w:ins>
            <w:del w:id="6233" w:author="Thu Huyen Tran" w:date="2023-12-05T21:04:00Z">
              <w:r w:rsidRPr="000F5FE0" w:rsidDel="00303912">
                <w:rPr>
                  <w:sz w:val="22"/>
                </w:rPr>
                <w:delText xml:space="preserve">4.743.716 </w:delText>
              </w:r>
            </w:del>
          </w:p>
        </w:tc>
        <w:tc>
          <w:tcPr>
            <w:tcW w:w="830" w:type="pct"/>
            <w:tcBorders>
              <w:top w:val="nil"/>
              <w:left w:val="single" w:sz="4" w:space="0" w:color="auto"/>
              <w:bottom w:val="single" w:sz="4" w:space="0" w:color="auto"/>
              <w:right w:val="single" w:sz="4" w:space="0" w:color="auto"/>
            </w:tcBorders>
            <w:vAlign w:val="bottom"/>
            <w:tcPrChange w:id="6234"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396F403B" w14:textId="74DD885A" w:rsidR="00F044B1" w:rsidRPr="000F5FE0" w:rsidRDefault="00F044B1" w:rsidP="00F044B1">
            <w:pPr>
              <w:tabs>
                <w:tab w:val="left" w:pos="1847"/>
              </w:tabs>
              <w:spacing w:beforeLines="30" w:before="72" w:afterLines="30" w:after="72" w:line="271" w:lineRule="auto"/>
              <w:ind w:right="-30"/>
              <w:jc w:val="center"/>
              <w:rPr>
                <w:sz w:val="22"/>
                <w:lang w:val="en-US"/>
              </w:rPr>
            </w:pPr>
            <w:ins w:id="6235" w:author="Thu Huyen Tran" w:date="2024-05-17T20:45:00Z" w16du:dateUtc="2024-05-17T13:45:00Z">
              <w:r w:rsidRPr="000F5FE0">
                <w:rPr>
                  <w:sz w:val="22"/>
                  <w:rPrChange w:id="6236" w:author="Huyen Tran Thu" w:date="2025-04-28T20:14:00Z" w16du:dateUtc="2025-04-28T13:14:00Z">
                    <w:rPr>
                      <w:rFonts w:ascii="Arial" w:hAnsi="Arial" w:cs="Arial"/>
                      <w:sz w:val="20"/>
                      <w:szCs w:val="20"/>
                    </w:rPr>
                  </w:rPrChange>
                </w:rPr>
                <w:t xml:space="preserve">1.353.605 </w:t>
              </w:r>
            </w:ins>
            <w:del w:id="6237" w:author="Thu Huyen Tran" w:date="2023-12-05T21:04:00Z">
              <w:r w:rsidRPr="000F5FE0" w:rsidDel="00C84719">
                <w:rPr>
                  <w:sz w:val="22"/>
                </w:rPr>
                <w:delText xml:space="preserve">1.353.605 </w:delText>
              </w:r>
            </w:del>
          </w:p>
        </w:tc>
      </w:tr>
      <w:tr w:rsidR="00F044B1" w:rsidRPr="000F5FE0" w14:paraId="4B41F792" w14:textId="7BFFE67B" w:rsidTr="000F5FE0">
        <w:trPr>
          <w:trHeight w:val="255"/>
          <w:trPrChange w:id="6238"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tcPrChange w:id="6239"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tcPr>
            </w:tcPrChange>
          </w:tcPr>
          <w:p w14:paraId="3FA4E1F8" w14:textId="6C7BCC65" w:rsidR="00F044B1" w:rsidRPr="000F5FE0" w:rsidRDefault="00F044B1" w:rsidP="00F044B1">
            <w:pPr>
              <w:spacing w:before="0" w:after="0" w:line="240" w:lineRule="auto"/>
              <w:jc w:val="center"/>
              <w:rPr>
                <w:rFonts w:eastAsia="Times New Roman"/>
                <w:sz w:val="22"/>
                <w:lang w:val="en-US" w:eastAsia="ja-JP"/>
              </w:rPr>
            </w:pPr>
            <w:r w:rsidRPr="000F5FE0">
              <w:rPr>
                <w:sz w:val="22"/>
              </w:rPr>
              <w:t>1994</w:t>
            </w:r>
          </w:p>
        </w:tc>
        <w:tc>
          <w:tcPr>
            <w:tcW w:w="1278" w:type="pct"/>
            <w:tcBorders>
              <w:top w:val="nil"/>
              <w:left w:val="single" w:sz="4" w:space="0" w:color="auto"/>
              <w:bottom w:val="single" w:sz="4" w:space="0" w:color="auto"/>
              <w:right w:val="single" w:sz="4" w:space="0" w:color="auto"/>
            </w:tcBorders>
            <w:noWrap/>
            <w:vAlign w:val="bottom"/>
            <w:tcPrChange w:id="6240"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337DCC79" w14:textId="440CB92E" w:rsidR="00F044B1" w:rsidRPr="000F5FE0" w:rsidRDefault="00F044B1" w:rsidP="00F044B1">
            <w:pPr>
              <w:tabs>
                <w:tab w:val="left" w:pos="1847"/>
              </w:tabs>
              <w:spacing w:beforeLines="30" w:before="72" w:afterLines="30" w:after="72" w:line="271" w:lineRule="auto"/>
              <w:ind w:right="-30"/>
              <w:jc w:val="center"/>
              <w:rPr>
                <w:sz w:val="22"/>
                <w:lang w:val="en-US"/>
              </w:rPr>
            </w:pPr>
            <w:ins w:id="6241" w:author="Thu Huyen Tran" w:date="2024-05-17T20:44:00Z" w16du:dateUtc="2024-05-17T13:44:00Z">
              <w:r w:rsidRPr="000F5FE0">
                <w:rPr>
                  <w:sz w:val="22"/>
                  <w:rPrChange w:id="6242" w:author="Huyen Tran Thu" w:date="2025-04-28T20:14:00Z" w16du:dateUtc="2025-04-28T13:14:00Z">
                    <w:rPr>
                      <w:rFonts w:ascii="Arial" w:hAnsi="Arial" w:cs="Arial"/>
                      <w:sz w:val="20"/>
                      <w:szCs w:val="20"/>
                    </w:rPr>
                  </w:rPrChange>
                </w:rPr>
                <w:t xml:space="preserve">1.729.190 </w:t>
              </w:r>
            </w:ins>
            <w:del w:id="6243" w:author="Thu Huyen Tran" w:date="2024-05-17T20:44:00Z" w16du:dateUtc="2024-05-17T13:44:00Z">
              <w:r w:rsidRPr="000F5FE0" w:rsidDel="00661656">
                <w:rPr>
                  <w:sz w:val="22"/>
                </w:rPr>
                <w:delText xml:space="preserve">1.729.190 </w:delText>
              </w:r>
            </w:del>
          </w:p>
        </w:tc>
        <w:tc>
          <w:tcPr>
            <w:tcW w:w="1120" w:type="pct"/>
            <w:tcBorders>
              <w:top w:val="nil"/>
              <w:left w:val="single" w:sz="4" w:space="0" w:color="auto"/>
              <w:bottom w:val="single" w:sz="4" w:space="0" w:color="auto"/>
              <w:right w:val="single" w:sz="4" w:space="0" w:color="auto"/>
            </w:tcBorders>
            <w:vAlign w:val="bottom"/>
            <w:tcPrChange w:id="6244"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7C1A0E94" w14:textId="0BFEB579" w:rsidR="00F044B1" w:rsidRPr="000F5FE0" w:rsidRDefault="00F044B1" w:rsidP="00F044B1">
            <w:pPr>
              <w:tabs>
                <w:tab w:val="left" w:pos="1847"/>
              </w:tabs>
              <w:spacing w:beforeLines="30" w:before="72" w:afterLines="30" w:after="72" w:line="271" w:lineRule="auto"/>
              <w:ind w:right="-30"/>
              <w:jc w:val="center"/>
              <w:rPr>
                <w:sz w:val="22"/>
                <w:lang w:val="en-US"/>
              </w:rPr>
            </w:pPr>
            <w:ins w:id="6245" w:author="Thu Huyen Tran" w:date="2024-05-17T20:45:00Z" w16du:dateUtc="2024-05-17T13:45:00Z">
              <w:r w:rsidRPr="000F5FE0">
                <w:rPr>
                  <w:sz w:val="22"/>
                  <w:rPrChange w:id="6246" w:author="Huyen Tran Thu" w:date="2025-04-28T20:14:00Z" w16du:dateUtc="2025-04-28T13:14:00Z">
                    <w:rPr>
                      <w:rFonts w:ascii="Arial" w:hAnsi="Arial" w:cs="Arial"/>
                      <w:sz w:val="20"/>
                      <w:szCs w:val="20"/>
                    </w:rPr>
                  </w:rPrChange>
                </w:rPr>
                <w:t xml:space="preserve">3.112.542 </w:t>
              </w:r>
            </w:ins>
            <w:del w:id="6247" w:author="Thu Huyen Tran" w:date="2024-05-17T20:45:00Z" w16du:dateUtc="2024-05-17T13:45:00Z">
              <w:r w:rsidRPr="000F5FE0" w:rsidDel="004473F3">
                <w:rPr>
                  <w:sz w:val="22"/>
                </w:rPr>
                <w:delText xml:space="preserve">3.112.542 </w:delText>
              </w:r>
            </w:del>
          </w:p>
        </w:tc>
        <w:tc>
          <w:tcPr>
            <w:tcW w:w="1056" w:type="pct"/>
            <w:tcBorders>
              <w:top w:val="nil"/>
              <w:left w:val="single" w:sz="4" w:space="0" w:color="auto"/>
              <w:bottom w:val="single" w:sz="4" w:space="0" w:color="auto"/>
              <w:right w:val="single" w:sz="4" w:space="0" w:color="auto"/>
            </w:tcBorders>
            <w:vAlign w:val="bottom"/>
            <w:tcPrChange w:id="6248"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0EAE2EB1" w14:textId="1C9837BC" w:rsidR="00F044B1" w:rsidRPr="000F5FE0" w:rsidRDefault="00F044B1" w:rsidP="00F044B1">
            <w:pPr>
              <w:tabs>
                <w:tab w:val="left" w:pos="1847"/>
              </w:tabs>
              <w:spacing w:beforeLines="30" w:before="72" w:afterLines="30" w:after="72" w:line="271" w:lineRule="auto"/>
              <w:ind w:right="-30"/>
              <w:jc w:val="center"/>
              <w:rPr>
                <w:sz w:val="22"/>
                <w:lang w:val="en-US"/>
              </w:rPr>
            </w:pPr>
            <w:ins w:id="6249" w:author="Thu Huyen Tran" w:date="2024-05-17T20:45:00Z" w16du:dateUtc="2024-05-17T13:45:00Z">
              <w:r w:rsidRPr="000F5FE0">
                <w:rPr>
                  <w:sz w:val="22"/>
                  <w:rPrChange w:id="6250" w:author="Huyen Tran Thu" w:date="2025-04-28T20:14:00Z" w16du:dateUtc="2025-04-28T13:14:00Z">
                    <w:rPr>
                      <w:rFonts w:ascii="Arial" w:hAnsi="Arial" w:cs="Arial"/>
                      <w:sz w:val="20"/>
                      <w:szCs w:val="20"/>
                    </w:rPr>
                  </w:rPrChange>
                </w:rPr>
                <w:t xml:space="preserve">4.841.733 </w:t>
              </w:r>
            </w:ins>
            <w:del w:id="6251" w:author="Thu Huyen Tran" w:date="2023-12-05T21:04:00Z">
              <w:r w:rsidRPr="000F5FE0" w:rsidDel="00303912">
                <w:rPr>
                  <w:sz w:val="22"/>
                </w:rPr>
                <w:delText xml:space="preserve">4.841.733 </w:delText>
              </w:r>
            </w:del>
          </w:p>
        </w:tc>
        <w:tc>
          <w:tcPr>
            <w:tcW w:w="830" w:type="pct"/>
            <w:tcBorders>
              <w:top w:val="nil"/>
              <w:left w:val="single" w:sz="4" w:space="0" w:color="auto"/>
              <w:bottom w:val="single" w:sz="4" w:space="0" w:color="auto"/>
              <w:right w:val="single" w:sz="4" w:space="0" w:color="auto"/>
            </w:tcBorders>
            <w:vAlign w:val="bottom"/>
            <w:tcPrChange w:id="6252"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2339EEBA" w14:textId="27D37138" w:rsidR="00F044B1" w:rsidRPr="000F5FE0" w:rsidRDefault="00F044B1" w:rsidP="00F044B1">
            <w:pPr>
              <w:tabs>
                <w:tab w:val="left" w:pos="1847"/>
              </w:tabs>
              <w:spacing w:beforeLines="30" w:before="72" w:afterLines="30" w:after="72" w:line="271" w:lineRule="auto"/>
              <w:ind w:right="-30"/>
              <w:jc w:val="center"/>
              <w:rPr>
                <w:sz w:val="22"/>
                <w:lang w:val="en-US"/>
              </w:rPr>
            </w:pPr>
            <w:ins w:id="6253" w:author="Thu Huyen Tran" w:date="2024-05-17T20:45:00Z" w16du:dateUtc="2024-05-17T13:45:00Z">
              <w:r w:rsidRPr="000F5FE0">
                <w:rPr>
                  <w:sz w:val="22"/>
                  <w:rPrChange w:id="6254" w:author="Huyen Tran Thu" w:date="2025-04-28T20:14:00Z" w16du:dateUtc="2025-04-28T13:14:00Z">
                    <w:rPr>
                      <w:rFonts w:ascii="Arial" w:hAnsi="Arial" w:cs="Arial"/>
                      <w:sz w:val="20"/>
                      <w:szCs w:val="20"/>
                    </w:rPr>
                  </w:rPrChange>
                </w:rPr>
                <w:t xml:space="preserve">1.333.947 </w:t>
              </w:r>
            </w:ins>
            <w:del w:id="6255" w:author="Thu Huyen Tran" w:date="2023-12-05T21:04:00Z">
              <w:r w:rsidRPr="000F5FE0" w:rsidDel="00C84719">
                <w:rPr>
                  <w:sz w:val="22"/>
                </w:rPr>
                <w:delText xml:space="preserve">1.333.947 </w:delText>
              </w:r>
            </w:del>
          </w:p>
        </w:tc>
      </w:tr>
      <w:tr w:rsidR="00F044B1" w:rsidRPr="000F5FE0" w14:paraId="6032C74C" w14:textId="00881ABC" w:rsidTr="000F5FE0">
        <w:trPr>
          <w:trHeight w:val="255"/>
          <w:trPrChange w:id="6256"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tcPrChange w:id="6257"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tcPr>
            </w:tcPrChange>
          </w:tcPr>
          <w:p w14:paraId="4C6E12AF" w14:textId="49C205A2" w:rsidR="00F044B1" w:rsidRPr="000F5FE0" w:rsidRDefault="00F044B1" w:rsidP="00F044B1">
            <w:pPr>
              <w:spacing w:before="0" w:after="0" w:line="240" w:lineRule="auto"/>
              <w:jc w:val="center"/>
              <w:rPr>
                <w:rFonts w:eastAsia="Times New Roman"/>
                <w:sz w:val="22"/>
                <w:lang w:val="en-US" w:eastAsia="ja-JP"/>
              </w:rPr>
            </w:pPr>
            <w:r w:rsidRPr="000F5FE0">
              <w:rPr>
                <w:sz w:val="22"/>
              </w:rPr>
              <w:t>1995</w:t>
            </w:r>
          </w:p>
        </w:tc>
        <w:tc>
          <w:tcPr>
            <w:tcW w:w="1278" w:type="pct"/>
            <w:tcBorders>
              <w:top w:val="nil"/>
              <w:left w:val="single" w:sz="4" w:space="0" w:color="auto"/>
              <w:bottom w:val="single" w:sz="4" w:space="0" w:color="auto"/>
              <w:right w:val="single" w:sz="4" w:space="0" w:color="auto"/>
            </w:tcBorders>
            <w:noWrap/>
            <w:vAlign w:val="bottom"/>
            <w:tcPrChange w:id="6258"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35CFAC66" w14:textId="36EF3299" w:rsidR="00F044B1" w:rsidRPr="000F5FE0" w:rsidRDefault="00F044B1" w:rsidP="00F044B1">
            <w:pPr>
              <w:tabs>
                <w:tab w:val="left" w:pos="1847"/>
              </w:tabs>
              <w:spacing w:beforeLines="30" w:before="72" w:afterLines="30" w:after="72" w:line="271" w:lineRule="auto"/>
              <w:ind w:right="-30"/>
              <w:jc w:val="center"/>
              <w:rPr>
                <w:sz w:val="22"/>
                <w:lang w:val="en-US"/>
              </w:rPr>
            </w:pPr>
            <w:ins w:id="6259" w:author="Thu Huyen Tran" w:date="2024-05-17T20:44:00Z" w16du:dateUtc="2024-05-17T13:44:00Z">
              <w:r w:rsidRPr="000F5FE0">
                <w:rPr>
                  <w:sz w:val="22"/>
                  <w:rPrChange w:id="6260" w:author="Huyen Tran Thu" w:date="2025-04-28T20:14:00Z" w16du:dateUtc="2025-04-28T13:14:00Z">
                    <w:rPr>
                      <w:rFonts w:ascii="Arial" w:hAnsi="Arial" w:cs="Arial"/>
                      <w:sz w:val="20"/>
                      <w:szCs w:val="20"/>
                    </w:rPr>
                  </w:rPrChange>
                </w:rPr>
                <w:t xml:space="preserve">1.874.336 </w:t>
              </w:r>
            </w:ins>
            <w:del w:id="6261" w:author="Thu Huyen Tran" w:date="2024-05-17T20:44:00Z" w16du:dateUtc="2024-05-17T13:44:00Z">
              <w:r w:rsidRPr="000F5FE0" w:rsidDel="00661656">
                <w:rPr>
                  <w:sz w:val="22"/>
                </w:rPr>
                <w:delText xml:space="preserve">1.874.336 </w:delText>
              </w:r>
            </w:del>
          </w:p>
        </w:tc>
        <w:tc>
          <w:tcPr>
            <w:tcW w:w="1120" w:type="pct"/>
            <w:tcBorders>
              <w:top w:val="nil"/>
              <w:left w:val="single" w:sz="4" w:space="0" w:color="auto"/>
              <w:bottom w:val="single" w:sz="4" w:space="0" w:color="auto"/>
              <w:right w:val="single" w:sz="4" w:space="0" w:color="auto"/>
            </w:tcBorders>
            <w:vAlign w:val="bottom"/>
            <w:tcPrChange w:id="6262"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7B15A350" w14:textId="090AC354" w:rsidR="00F044B1" w:rsidRPr="000F5FE0" w:rsidRDefault="00F044B1" w:rsidP="00F044B1">
            <w:pPr>
              <w:tabs>
                <w:tab w:val="left" w:pos="1847"/>
              </w:tabs>
              <w:spacing w:beforeLines="30" w:before="72" w:afterLines="30" w:after="72" w:line="271" w:lineRule="auto"/>
              <w:ind w:right="-30"/>
              <w:jc w:val="center"/>
              <w:rPr>
                <w:sz w:val="22"/>
                <w:lang w:val="en-US"/>
              </w:rPr>
            </w:pPr>
            <w:ins w:id="6263" w:author="Thu Huyen Tran" w:date="2024-05-17T20:45:00Z" w16du:dateUtc="2024-05-17T13:45:00Z">
              <w:r w:rsidRPr="000F5FE0">
                <w:rPr>
                  <w:sz w:val="22"/>
                  <w:rPrChange w:id="6264" w:author="Huyen Tran Thu" w:date="2025-04-28T20:14:00Z" w16du:dateUtc="2025-04-28T13:14:00Z">
                    <w:rPr>
                      <w:rFonts w:ascii="Arial" w:hAnsi="Arial" w:cs="Arial"/>
                      <w:sz w:val="20"/>
                      <w:szCs w:val="20"/>
                    </w:rPr>
                  </w:rPrChange>
                </w:rPr>
                <w:t xml:space="preserve">3.061.415 </w:t>
              </w:r>
            </w:ins>
            <w:del w:id="6265" w:author="Thu Huyen Tran" w:date="2024-05-17T20:45:00Z" w16du:dateUtc="2024-05-17T13:45:00Z">
              <w:r w:rsidRPr="000F5FE0" w:rsidDel="004473F3">
                <w:rPr>
                  <w:sz w:val="22"/>
                </w:rPr>
                <w:delText xml:space="preserve">3.061.415 </w:delText>
              </w:r>
            </w:del>
          </w:p>
        </w:tc>
        <w:tc>
          <w:tcPr>
            <w:tcW w:w="1056" w:type="pct"/>
            <w:tcBorders>
              <w:top w:val="nil"/>
              <w:left w:val="single" w:sz="4" w:space="0" w:color="auto"/>
              <w:bottom w:val="single" w:sz="4" w:space="0" w:color="auto"/>
              <w:right w:val="single" w:sz="4" w:space="0" w:color="auto"/>
            </w:tcBorders>
            <w:vAlign w:val="bottom"/>
            <w:tcPrChange w:id="6266"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0827213D" w14:textId="6866A226" w:rsidR="00F044B1" w:rsidRPr="000F5FE0" w:rsidRDefault="00F044B1" w:rsidP="00F044B1">
            <w:pPr>
              <w:tabs>
                <w:tab w:val="left" w:pos="1847"/>
              </w:tabs>
              <w:spacing w:beforeLines="30" w:before="72" w:afterLines="30" w:after="72" w:line="271" w:lineRule="auto"/>
              <w:ind w:right="-30"/>
              <w:jc w:val="center"/>
              <w:rPr>
                <w:sz w:val="22"/>
                <w:lang w:val="en-US"/>
              </w:rPr>
            </w:pPr>
            <w:ins w:id="6267" w:author="Thu Huyen Tran" w:date="2024-05-17T20:45:00Z" w16du:dateUtc="2024-05-17T13:45:00Z">
              <w:r w:rsidRPr="000F5FE0">
                <w:rPr>
                  <w:sz w:val="22"/>
                  <w:rPrChange w:id="6268" w:author="Huyen Tran Thu" w:date="2025-04-28T20:14:00Z" w16du:dateUtc="2025-04-28T13:14:00Z">
                    <w:rPr>
                      <w:rFonts w:ascii="Arial" w:hAnsi="Arial" w:cs="Arial"/>
                      <w:sz w:val="20"/>
                      <w:szCs w:val="20"/>
                    </w:rPr>
                  </w:rPrChange>
                </w:rPr>
                <w:t xml:space="preserve">4.935.750 </w:t>
              </w:r>
            </w:ins>
            <w:del w:id="6269" w:author="Thu Huyen Tran" w:date="2023-12-05T21:04:00Z">
              <w:r w:rsidRPr="000F5FE0" w:rsidDel="00303912">
                <w:rPr>
                  <w:sz w:val="22"/>
                </w:rPr>
                <w:delText xml:space="preserve">4.935.750 </w:delText>
              </w:r>
            </w:del>
          </w:p>
        </w:tc>
        <w:tc>
          <w:tcPr>
            <w:tcW w:w="830" w:type="pct"/>
            <w:tcBorders>
              <w:top w:val="nil"/>
              <w:left w:val="single" w:sz="4" w:space="0" w:color="auto"/>
              <w:bottom w:val="single" w:sz="4" w:space="0" w:color="auto"/>
              <w:right w:val="single" w:sz="4" w:space="0" w:color="auto"/>
            </w:tcBorders>
            <w:vAlign w:val="bottom"/>
            <w:tcPrChange w:id="6270"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00764484" w14:textId="45CC6EA1" w:rsidR="00F044B1" w:rsidRPr="000F5FE0" w:rsidRDefault="00F044B1" w:rsidP="00F044B1">
            <w:pPr>
              <w:tabs>
                <w:tab w:val="left" w:pos="1847"/>
              </w:tabs>
              <w:spacing w:beforeLines="30" w:before="72" w:afterLines="30" w:after="72" w:line="271" w:lineRule="auto"/>
              <w:ind w:right="-30"/>
              <w:jc w:val="center"/>
              <w:rPr>
                <w:sz w:val="22"/>
                <w:lang w:val="en-US"/>
              </w:rPr>
            </w:pPr>
            <w:ins w:id="6271" w:author="Thu Huyen Tran" w:date="2024-05-17T20:45:00Z" w16du:dateUtc="2024-05-17T13:45:00Z">
              <w:r w:rsidRPr="000F5FE0">
                <w:rPr>
                  <w:sz w:val="22"/>
                  <w:rPrChange w:id="6272" w:author="Huyen Tran Thu" w:date="2025-04-28T20:14:00Z" w16du:dateUtc="2025-04-28T13:14:00Z">
                    <w:rPr>
                      <w:rFonts w:ascii="Arial" w:hAnsi="Arial" w:cs="Arial"/>
                      <w:sz w:val="20"/>
                      <w:szCs w:val="20"/>
                    </w:rPr>
                  </w:rPrChange>
                </w:rPr>
                <w:t xml:space="preserve">1.312.035 </w:t>
              </w:r>
            </w:ins>
            <w:del w:id="6273" w:author="Thu Huyen Tran" w:date="2023-12-05T21:04:00Z">
              <w:r w:rsidRPr="000F5FE0" w:rsidDel="00C84719">
                <w:rPr>
                  <w:sz w:val="22"/>
                </w:rPr>
                <w:delText xml:space="preserve">1.312.035 </w:delText>
              </w:r>
            </w:del>
          </w:p>
        </w:tc>
      </w:tr>
      <w:tr w:rsidR="00F044B1" w:rsidRPr="000F5FE0" w14:paraId="5278AB3F" w14:textId="542F217E" w:rsidTr="000F5FE0">
        <w:trPr>
          <w:trHeight w:val="255"/>
          <w:trPrChange w:id="6274"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275"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437EBE8D" w14:textId="6A20BCB7" w:rsidR="00F044B1" w:rsidRPr="000F5FE0" w:rsidRDefault="00F044B1" w:rsidP="00F044B1">
            <w:pPr>
              <w:spacing w:before="0" w:after="0" w:line="240" w:lineRule="auto"/>
              <w:jc w:val="center"/>
              <w:rPr>
                <w:rFonts w:eastAsia="Times New Roman"/>
                <w:sz w:val="22"/>
                <w:lang w:val="en-US" w:eastAsia="ja-JP"/>
              </w:rPr>
            </w:pPr>
            <w:r w:rsidRPr="000F5FE0">
              <w:rPr>
                <w:sz w:val="22"/>
              </w:rPr>
              <w:t>1996</w:t>
            </w:r>
          </w:p>
        </w:tc>
        <w:tc>
          <w:tcPr>
            <w:tcW w:w="1278" w:type="pct"/>
            <w:tcBorders>
              <w:top w:val="nil"/>
              <w:left w:val="single" w:sz="4" w:space="0" w:color="auto"/>
              <w:bottom w:val="single" w:sz="4" w:space="0" w:color="auto"/>
              <w:right w:val="single" w:sz="4" w:space="0" w:color="auto"/>
            </w:tcBorders>
            <w:noWrap/>
            <w:vAlign w:val="bottom"/>
            <w:tcPrChange w:id="6276"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7060F3DF" w14:textId="4B874EA0" w:rsidR="00F044B1" w:rsidRPr="000F5FE0" w:rsidRDefault="00F044B1" w:rsidP="00F044B1">
            <w:pPr>
              <w:tabs>
                <w:tab w:val="left" w:pos="1847"/>
              </w:tabs>
              <w:spacing w:beforeLines="30" w:before="72" w:afterLines="30" w:after="72" w:line="271" w:lineRule="auto"/>
              <w:ind w:right="-30"/>
              <w:jc w:val="center"/>
              <w:rPr>
                <w:sz w:val="22"/>
                <w:lang w:val="en-US"/>
              </w:rPr>
            </w:pPr>
            <w:ins w:id="6277" w:author="Thu Huyen Tran" w:date="2024-05-17T20:44:00Z" w16du:dateUtc="2024-05-17T13:44:00Z">
              <w:r w:rsidRPr="000F5FE0">
                <w:rPr>
                  <w:sz w:val="22"/>
                  <w:rPrChange w:id="6278" w:author="Huyen Tran Thu" w:date="2025-04-28T20:14:00Z" w16du:dateUtc="2025-04-28T13:14:00Z">
                    <w:rPr>
                      <w:rFonts w:ascii="Arial" w:hAnsi="Arial" w:cs="Arial"/>
                      <w:sz w:val="20"/>
                      <w:szCs w:val="20"/>
                    </w:rPr>
                  </w:rPrChange>
                </w:rPr>
                <w:t xml:space="preserve">2.023.097 </w:t>
              </w:r>
            </w:ins>
            <w:del w:id="6279" w:author="Thu Huyen Tran" w:date="2024-05-17T20:44:00Z" w16du:dateUtc="2024-05-17T13:44:00Z">
              <w:r w:rsidRPr="000F5FE0" w:rsidDel="00661656">
                <w:rPr>
                  <w:sz w:val="22"/>
                </w:rPr>
                <w:delText xml:space="preserve">2.023.097 </w:delText>
              </w:r>
            </w:del>
          </w:p>
        </w:tc>
        <w:tc>
          <w:tcPr>
            <w:tcW w:w="1120" w:type="pct"/>
            <w:tcBorders>
              <w:top w:val="nil"/>
              <w:left w:val="single" w:sz="4" w:space="0" w:color="auto"/>
              <w:bottom w:val="single" w:sz="4" w:space="0" w:color="auto"/>
              <w:right w:val="single" w:sz="4" w:space="0" w:color="auto"/>
            </w:tcBorders>
            <w:vAlign w:val="bottom"/>
            <w:tcPrChange w:id="6280"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235A1104" w14:textId="3ED5E899" w:rsidR="00F044B1" w:rsidRPr="000F5FE0" w:rsidRDefault="00F044B1" w:rsidP="00F044B1">
            <w:pPr>
              <w:tabs>
                <w:tab w:val="left" w:pos="1847"/>
              </w:tabs>
              <w:spacing w:beforeLines="30" w:before="72" w:afterLines="30" w:after="72" w:line="271" w:lineRule="auto"/>
              <w:ind w:right="-30"/>
              <w:jc w:val="center"/>
              <w:rPr>
                <w:sz w:val="22"/>
                <w:lang w:val="en-US"/>
              </w:rPr>
            </w:pPr>
            <w:ins w:id="6281" w:author="Thu Huyen Tran" w:date="2024-05-17T20:45:00Z" w16du:dateUtc="2024-05-17T13:45:00Z">
              <w:r w:rsidRPr="000F5FE0">
                <w:rPr>
                  <w:sz w:val="22"/>
                  <w:rPrChange w:id="6282" w:author="Huyen Tran Thu" w:date="2025-04-28T20:14:00Z" w16du:dateUtc="2025-04-28T13:14:00Z">
                    <w:rPr>
                      <w:rFonts w:ascii="Arial" w:hAnsi="Arial" w:cs="Arial"/>
                      <w:sz w:val="20"/>
                      <w:szCs w:val="20"/>
                    </w:rPr>
                  </w:rPrChange>
                </w:rPr>
                <w:t xml:space="preserve">3.009.357 </w:t>
              </w:r>
            </w:ins>
            <w:del w:id="6283" w:author="Thu Huyen Tran" w:date="2024-05-17T20:45:00Z" w16du:dateUtc="2024-05-17T13:45:00Z">
              <w:r w:rsidRPr="000F5FE0" w:rsidDel="004473F3">
                <w:rPr>
                  <w:sz w:val="22"/>
                </w:rPr>
                <w:delText xml:space="preserve">3.009.357 </w:delText>
              </w:r>
            </w:del>
          </w:p>
        </w:tc>
        <w:tc>
          <w:tcPr>
            <w:tcW w:w="1056" w:type="pct"/>
            <w:tcBorders>
              <w:top w:val="nil"/>
              <w:left w:val="single" w:sz="4" w:space="0" w:color="auto"/>
              <w:bottom w:val="single" w:sz="4" w:space="0" w:color="auto"/>
              <w:right w:val="single" w:sz="4" w:space="0" w:color="auto"/>
            </w:tcBorders>
            <w:vAlign w:val="bottom"/>
            <w:tcPrChange w:id="6284"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30282724" w14:textId="5264C68E" w:rsidR="00F044B1" w:rsidRPr="000F5FE0" w:rsidRDefault="00F044B1" w:rsidP="00F044B1">
            <w:pPr>
              <w:tabs>
                <w:tab w:val="left" w:pos="1847"/>
              </w:tabs>
              <w:spacing w:beforeLines="30" w:before="72" w:afterLines="30" w:after="72" w:line="271" w:lineRule="auto"/>
              <w:ind w:right="-30"/>
              <w:jc w:val="center"/>
              <w:rPr>
                <w:sz w:val="22"/>
                <w:lang w:val="en-US"/>
              </w:rPr>
            </w:pPr>
            <w:ins w:id="6285" w:author="Thu Huyen Tran" w:date="2024-05-17T20:45:00Z" w16du:dateUtc="2024-05-17T13:45:00Z">
              <w:r w:rsidRPr="000F5FE0">
                <w:rPr>
                  <w:sz w:val="22"/>
                  <w:rPrChange w:id="6286" w:author="Huyen Tran Thu" w:date="2025-04-28T20:14:00Z" w16du:dateUtc="2025-04-28T13:14:00Z">
                    <w:rPr>
                      <w:rFonts w:ascii="Arial" w:hAnsi="Arial" w:cs="Arial"/>
                      <w:sz w:val="20"/>
                      <w:szCs w:val="20"/>
                    </w:rPr>
                  </w:rPrChange>
                </w:rPr>
                <w:t xml:space="preserve">5.032.455 </w:t>
              </w:r>
            </w:ins>
            <w:del w:id="6287" w:author="Thu Huyen Tran" w:date="2023-12-05T21:04:00Z">
              <w:r w:rsidRPr="000F5FE0" w:rsidDel="00303912">
                <w:rPr>
                  <w:sz w:val="22"/>
                </w:rPr>
                <w:delText xml:space="preserve">5.032.455 </w:delText>
              </w:r>
            </w:del>
          </w:p>
        </w:tc>
        <w:tc>
          <w:tcPr>
            <w:tcW w:w="830" w:type="pct"/>
            <w:tcBorders>
              <w:top w:val="nil"/>
              <w:left w:val="single" w:sz="4" w:space="0" w:color="auto"/>
              <w:bottom w:val="single" w:sz="4" w:space="0" w:color="auto"/>
              <w:right w:val="single" w:sz="4" w:space="0" w:color="auto"/>
            </w:tcBorders>
            <w:vAlign w:val="bottom"/>
            <w:tcPrChange w:id="6288"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2F24C430" w14:textId="3F79ADEA" w:rsidR="00F044B1" w:rsidRPr="000F5FE0" w:rsidRDefault="00F044B1" w:rsidP="00F044B1">
            <w:pPr>
              <w:tabs>
                <w:tab w:val="left" w:pos="1847"/>
              </w:tabs>
              <w:spacing w:beforeLines="30" w:before="72" w:afterLines="30" w:after="72" w:line="271" w:lineRule="auto"/>
              <w:ind w:right="-30"/>
              <w:jc w:val="center"/>
              <w:rPr>
                <w:sz w:val="22"/>
                <w:lang w:val="en-US"/>
              </w:rPr>
            </w:pPr>
            <w:ins w:id="6289" w:author="Thu Huyen Tran" w:date="2024-05-17T20:45:00Z" w16du:dateUtc="2024-05-17T13:45:00Z">
              <w:r w:rsidRPr="000F5FE0">
                <w:rPr>
                  <w:sz w:val="22"/>
                  <w:rPrChange w:id="6290" w:author="Huyen Tran Thu" w:date="2025-04-28T20:14:00Z" w16du:dateUtc="2025-04-28T13:14:00Z">
                    <w:rPr>
                      <w:rFonts w:ascii="Arial" w:hAnsi="Arial" w:cs="Arial"/>
                      <w:sz w:val="20"/>
                      <w:szCs w:val="20"/>
                    </w:rPr>
                  </w:rPrChange>
                </w:rPr>
                <w:t xml:space="preserve">1.289.725 </w:t>
              </w:r>
            </w:ins>
            <w:del w:id="6291" w:author="Thu Huyen Tran" w:date="2023-12-05T21:04:00Z">
              <w:r w:rsidRPr="000F5FE0" w:rsidDel="00C84719">
                <w:rPr>
                  <w:sz w:val="22"/>
                </w:rPr>
                <w:delText xml:space="preserve">1.289.725 </w:delText>
              </w:r>
            </w:del>
          </w:p>
        </w:tc>
      </w:tr>
      <w:tr w:rsidR="00F044B1" w:rsidRPr="000F5FE0" w14:paraId="5EEC5FBF" w14:textId="308735C3" w:rsidTr="000F5FE0">
        <w:trPr>
          <w:trHeight w:val="255"/>
          <w:trPrChange w:id="6292"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293"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7A4E65D4" w14:textId="38373D83" w:rsidR="00F044B1" w:rsidRPr="000F5FE0" w:rsidRDefault="00F044B1" w:rsidP="00F044B1">
            <w:pPr>
              <w:spacing w:before="0" w:after="0" w:line="240" w:lineRule="auto"/>
              <w:jc w:val="center"/>
              <w:rPr>
                <w:rFonts w:eastAsia="Times New Roman"/>
                <w:sz w:val="22"/>
                <w:lang w:val="en-US" w:eastAsia="ja-JP"/>
              </w:rPr>
            </w:pPr>
            <w:r w:rsidRPr="000F5FE0">
              <w:rPr>
                <w:sz w:val="22"/>
              </w:rPr>
              <w:lastRenderedPageBreak/>
              <w:t>1997</w:t>
            </w:r>
          </w:p>
        </w:tc>
        <w:tc>
          <w:tcPr>
            <w:tcW w:w="1278" w:type="pct"/>
            <w:tcBorders>
              <w:top w:val="nil"/>
              <w:left w:val="single" w:sz="4" w:space="0" w:color="auto"/>
              <w:bottom w:val="single" w:sz="4" w:space="0" w:color="auto"/>
              <w:right w:val="single" w:sz="4" w:space="0" w:color="auto"/>
            </w:tcBorders>
            <w:noWrap/>
            <w:vAlign w:val="bottom"/>
            <w:tcPrChange w:id="6294"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2CA55CF8" w14:textId="53AB0F69" w:rsidR="00F044B1" w:rsidRPr="000F5FE0" w:rsidRDefault="00F044B1" w:rsidP="00F044B1">
            <w:pPr>
              <w:tabs>
                <w:tab w:val="left" w:pos="1847"/>
              </w:tabs>
              <w:spacing w:beforeLines="30" w:before="72" w:afterLines="30" w:after="72" w:line="271" w:lineRule="auto"/>
              <w:ind w:right="-30"/>
              <w:jc w:val="center"/>
              <w:rPr>
                <w:sz w:val="22"/>
                <w:lang w:val="en-US"/>
              </w:rPr>
            </w:pPr>
            <w:ins w:id="6295" w:author="Thu Huyen Tran" w:date="2024-05-17T20:44:00Z" w16du:dateUtc="2024-05-17T13:44:00Z">
              <w:r w:rsidRPr="000F5FE0">
                <w:rPr>
                  <w:sz w:val="22"/>
                  <w:rPrChange w:id="6296" w:author="Huyen Tran Thu" w:date="2025-04-28T20:14:00Z" w16du:dateUtc="2025-04-28T13:14:00Z">
                    <w:rPr>
                      <w:rFonts w:ascii="Arial" w:hAnsi="Arial" w:cs="Arial"/>
                      <w:sz w:val="20"/>
                      <w:szCs w:val="20"/>
                    </w:rPr>
                  </w:rPrChange>
                </w:rPr>
                <w:t xml:space="preserve">2.139.664 </w:t>
              </w:r>
            </w:ins>
            <w:del w:id="6297" w:author="Thu Huyen Tran" w:date="2024-05-17T20:44:00Z" w16du:dateUtc="2024-05-17T13:44:00Z">
              <w:r w:rsidRPr="000F5FE0" w:rsidDel="00661656">
                <w:rPr>
                  <w:sz w:val="22"/>
                </w:rPr>
                <w:delText xml:space="preserve">2.139.664 </w:delText>
              </w:r>
            </w:del>
          </w:p>
        </w:tc>
        <w:tc>
          <w:tcPr>
            <w:tcW w:w="1120" w:type="pct"/>
            <w:tcBorders>
              <w:top w:val="nil"/>
              <w:left w:val="single" w:sz="4" w:space="0" w:color="auto"/>
              <w:bottom w:val="single" w:sz="4" w:space="0" w:color="auto"/>
              <w:right w:val="single" w:sz="4" w:space="0" w:color="auto"/>
            </w:tcBorders>
            <w:vAlign w:val="bottom"/>
            <w:tcPrChange w:id="6298"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583549C3" w14:textId="2085780C" w:rsidR="00F044B1" w:rsidRPr="000F5FE0" w:rsidRDefault="00F044B1" w:rsidP="00F044B1">
            <w:pPr>
              <w:tabs>
                <w:tab w:val="left" w:pos="1847"/>
              </w:tabs>
              <w:spacing w:beforeLines="30" w:before="72" w:afterLines="30" w:after="72" w:line="271" w:lineRule="auto"/>
              <w:ind w:right="-30"/>
              <w:jc w:val="center"/>
              <w:rPr>
                <w:sz w:val="22"/>
                <w:lang w:val="en-US"/>
              </w:rPr>
            </w:pPr>
            <w:ins w:id="6299" w:author="Thu Huyen Tran" w:date="2024-05-17T20:45:00Z" w16du:dateUtc="2024-05-17T13:45:00Z">
              <w:r w:rsidRPr="000F5FE0">
                <w:rPr>
                  <w:sz w:val="22"/>
                  <w:rPrChange w:id="6300" w:author="Huyen Tran Thu" w:date="2025-04-28T20:14:00Z" w16du:dateUtc="2025-04-28T13:14:00Z">
                    <w:rPr>
                      <w:rFonts w:ascii="Arial" w:hAnsi="Arial" w:cs="Arial"/>
                      <w:sz w:val="20"/>
                      <w:szCs w:val="20"/>
                    </w:rPr>
                  </w:rPrChange>
                </w:rPr>
                <w:t xml:space="preserve">2.907.426 </w:t>
              </w:r>
            </w:ins>
            <w:del w:id="6301" w:author="Thu Huyen Tran" w:date="2024-05-17T20:45:00Z" w16du:dateUtc="2024-05-17T13:45:00Z">
              <w:r w:rsidRPr="000F5FE0" w:rsidDel="004473F3">
                <w:rPr>
                  <w:sz w:val="22"/>
                </w:rPr>
                <w:delText xml:space="preserve">2.907.426 </w:delText>
              </w:r>
            </w:del>
          </w:p>
        </w:tc>
        <w:tc>
          <w:tcPr>
            <w:tcW w:w="1056" w:type="pct"/>
            <w:tcBorders>
              <w:top w:val="nil"/>
              <w:left w:val="single" w:sz="4" w:space="0" w:color="auto"/>
              <w:bottom w:val="single" w:sz="4" w:space="0" w:color="auto"/>
              <w:right w:val="single" w:sz="4" w:space="0" w:color="auto"/>
            </w:tcBorders>
            <w:vAlign w:val="bottom"/>
            <w:tcPrChange w:id="6302"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34338416" w14:textId="59351494" w:rsidR="00F044B1" w:rsidRPr="000F5FE0" w:rsidRDefault="00F044B1" w:rsidP="00F044B1">
            <w:pPr>
              <w:tabs>
                <w:tab w:val="left" w:pos="1847"/>
              </w:tabs>
              <w:spacing w:beforeLines="30" w:before="72" w:afterLines="30" w:after="72" w:line="271" w:lineRule="auto"/>
              <w:ind w:right="-30"/>
              <w:jc w:val="center"/>
              <w:rPr>
                <w:sz w:val="22"/>
                <w:lang w:val="en-US"/>
              </w:rPr>
            </w:pPr>
            <w:ins w:id="6303" w:author="Thu Huyen Tran" w:date="2024-05-17T20:45:00Z" w16du:dateUtc="2024-05-17T13:45:00Z">
              <w:r w:rsidRPr="000F5FE0">
                <w:rPr>
                  <w:sz w:val="22"/>
                  <w:rPrChange w:id="6304" w:author="Huyen Tran Thu" w:date="2025-04-28T20:14:00Z" w16du:dateUtc="2025-04-28T13:14:00Z">
                    <w:rPr>
                      <w:rFonts w:ascii="Arial" w:hAnsi="Arial" w:cs="Arial"/>
                      <w:sz w:val="20"/>
                      <w:szCs w:val="20"/>
                    </w:rPr>
                  </w:rPrChange>
                </w:rPr>
                <w:t xml:space="preserve">5.047.090 </w:t>
              </w:r>
            </w:ins>
            <w:del w:id="6305" w:author="Thu Huyen Tran" w:date="2023-12-05T21:04:00Z">
              <w:r w:rsidRPr="000F5FE0" w:rsidDel="00303912">
                <w:rPr>
                  <w:sz w:val="22"/>
                </w:rPr>
                <w:delText xml:space="preserve">5.047.090 </w:delText>
              </w:r>
            </w:del>
          </w:p>
        </w:tc>
        <w:tc>
          <w:tcPr>
            <w:tcW w:w="830" w:type="pct"/>
            <w:tcBorders>
              <w:top w:val="nil"/>
              <w:left w:val="single" w:sz="4" w:space="0" w:color="auto"/>
              <w:bottom w:val="single" w:sz="4" w:space="0" w:color="auto"/>
              <w:right w:val="single" w:sz="4" w:space="0" w:color="auto"/>
            </w:tcBorders>
            <w:vAlign w:val="bottom"/>
            <w:tcPrChange w:id="6306"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4E2648E3" w14:textId="56C6EB2D" w:rsidR="00F044B1" w:rsidRPr="000F5FE0" w:rsidRDefault="00F044B1" w:rsidP="00F044B1">
            <w:pPr>
              <w:tabs>
                <w:tab w:val="left" w:pos="1847"/>
              </w:tabs>
              <w:spacing w:beforeLines="30" w:before="72" w:afterLines="30" w:after="72" w:line="271" w:lineRule="auto"/>
              <w:ind w:right="-30"/>
              <w:jc w:val="center"/>
              <w:rPr>
                <w:sz w:val="22"/>
                <w:lang w:val="en-US"/>
              </w:rPr>
            </w:pPr>
            <w:ins w:id="6307" w:author="Thu Huyen Tran" w:date="2024-05-17T20:45:00Z" w16du:dateUtc="2024-05-17T13:45:00Z">
              <w:r w:rsidRPr="000F5FE0">
                <w:rPr>
                  <w:sz w:val="22"/>
                  <w:rPrChange w:id="6308" w:author="Huyen Tran Thu" w:date="2025-04-28T20:14:00Z" w16du:dateUtc="2025-04-28T13:14:00Z">
                    <w:rPr>
                      <w:rFonts w:ascii="Arial" w:hAnsi="Arial" w:cs="Arial"/>
                      <w:sz w:val="20"/>
                      <w:szCs w:val="20"/>
                    </w:rPr>
                  </w:rPrChange>
                </w:rPr>
                <w:t xml:space="preserve">1.246.040 </w:t>
              </w:r>
            </w:ins>
            <w:del w:id="6309" w:author="Thu Huyen Tran" w:date="2023-12-05T21:04:00Z">
              <w:r w:rsidRPr="000F5FE0" w:rsidDel="00C84719">
                <w:rPr>
                  <w:sz w:val="22"/>
                </w:rPr>
                <w:delText xml:space="preserve">1.246.040 </w:delText>
              </w:r>
            </w:del>
          </w:p>
        </w:tc>
      </w:tr>
      <w:tr w:rsidR="00F044B1" w:rsidRPr="000F5FE0" w14:paraId="15D77779" w14:textId="2DC71E82" w:rsidTr="000F5FE0">
        <w:trPr>
          <w:trHeight w:val="255"/>
          <w:trPrChange w:id="6310"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311"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2D22116F" w14:textId="3E363D80" w:rsidR="00F044B1" w:rsidRPr="000F5FE0" w:rsidRDefault="00F044B1" w:rsidP="00F044B1">
            <w:pPr>
              <w:spacing w:before="0" w:after="0" w:line="240" w:lineRule="auto"/>
              <w:jc w:val="center"/>
              <w:rPr>
                <w:rFonts w:eastAsia="Times New Roman"/>
                <w:sz w:val="22"/>
                <w:lang w:val="en-US" w:eastAsia="ja-JP"/>
              </w:rPr>
            </w:pPr>
            <w:r w:rsidRPr="000F5FE0">
              <w:rPr>
                <w:sz w:val="22"/>
              </w:rPr>
              <w:t>1998</w:t>
            </w:r>
          </w:p>
        </w:tc>
        <w:tc>
          <w:tcPr>
            <w:tcW w:w="1278" w:type="pct"/>
            <w:tcBorders>
              <w:top w:val="nil"/>
              <w:left w:val="single" w:sz="4" w:space="0" w:color="auto"/>
              <w:bottom w:val="single" w:sz="4" w:space="0" w:color="auto"/>
              <w:right w:val="single" w:sz="4" w:space="0" w:color="auto"/>
            </w:tcBorders>
            <w:noWrap/>
            <w:vAlign w:val="bottom"/>
            <w:tcPrChange w:id="6312"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0F038A25" w14:textId="5E42A6A8" w:rsidR="00F044B1" w:rsidRPr="000F5FE0" w:rsidRDefault="00F044B1" w:rsidP="00F044B1">
            <w:pPr>
              <w:tabs>
                <w:tab w:val="left" w:pos="1847"/>
              </w:tabs>
              <w:spacing w:beforeLines="30" w:before="72" w:afterLines="30" w:after="72" w:line="271" w:lineRule="auto"/>
              <w:ind w:right="-30"/>
              <w:jc w:val="center"/>
              <w:rPr>
                <w:sz w:val="22"/>
                <w:lang w:val="en-US"/>
              </w:rPr>
            </w:pPr>
            <w:ins w:id="6313" w:author="Thu Huyen Tran" w:date="2024-05-17T20:44:00Z" w16du:dateUtc="2024-05-17T13:44:00Z">
              <w:r w:rsidRPr="000F5FE0">
                <w:rPr>
                  <w:sz w:val="22"/>
                  <w:rPrChange w:id="6314" w:author="Huyen Tran Thu" w:date="2025-04-28T20:14:00Z" w16du:dateUtc="2025-04-28T13:14:00Z">
                    <w:rPr>
                      <w:rFonts w:ascii="Arial" w:hAnsi="Arial" w:cs="Arial"/>
                      <w:sz w:val="20"/>
                      <w:szCs w:val="20"/>
                    </w:rPr>
                  </w:rPrChange>
                </w:rPr>
                <w:t xml:space="preserve">2.286.033 </w:t>
              </w:r>
            </w:ins>
            <w:del w:id="6315" w:author="Thu Huyen Tran" w:date="2024-05-17T20:44:00Z" w16du:dateUtc="2024-05-17T13:44:00Z">
              <w:r w:rsidRPr="000F5FE0" w:rsidDel="00661656">
                <w:rPr>
                  <w:sz w:val="22"/>
                </w:rPr>
                <w:delText xml:space="preserve">2.286.033 </w:delText>
              </w:r>
            </w:del>
          </w:p>
        </w:tc>
        <w:tc>
          <w:tcPr>
            <w:tcW w:w="1120" w:type="pct"/>
            <w:tcBorders>
              <w:top w:val="nil"/>
              <w:left w:val="single" w:sz="4" w:space="0" w:color="auto"/>
              <w:bottom w:val="single" w:sz="4" w:space="0" w:color="auto"/>
              <w:right w:val="single" w:sz="4" w:space="0" w:color="auto"/>
            </w:tcBorders>
            <w:vAlign w:val="bottom"/>
            <w:tcPrChange w:id="6316"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471068CE" w14:textId="3320E239" w:rsidR="00F044B1" w:rsidRPr="000F5FE0" w:rsidRDefault="00F044B1" w:rsidP="00F044B1">
            <w:pPr>
              <w:tabs>
                <w:tab w:val="left" w:pos="1847"/>
              </w:tabs>
              <w:spacing w:beforeLines="30" w:before="72" w:afterLines="30" w:after="72" w:line="271" w:lineRule="auto"/>
              <w:ind w:right="-30"/>
              <w:jc w:val="center"/>
              <w:rPr>
                <w:sz w:val="22"/>
                <w:lang w:val="en-US"/>
              </w:rPr>
            </w:pPr>
            <w:ins w:id="6317" w:author="Thu Huyen Tran" w:date="2024-05-17T20:45:00Z" w16du:dateUtc="2024-05-17T13:45:00Z">
              <w:r w:rsidRPr="000F5FE0">
                <w:rPr>
                  <w:sz w:val="22"/>
                  <w:rPrChange w:id="6318" w:author="Huyen Tran Thu" w:date="2025-04-28T20:14:00Z" w16du:dateUtc="2025-04-28T13:14:00Z">
                    <w:rPr>
                      <w:rFonts w:ascii="Arial" w:hAnsi="Arial" w:cs="Arial"/>
                      <w:sz w:val="20"/>
                      <w:szCs w:val="20"/>
                    </w:rPr>
                  </w:rPrChange>
                </w:rPr>
                <w:t xml:space="preserve">2.844.841 </w:t>
              </w:r>
            </w:ins>
            <w:del w:id="6319" w:author="Thu Huyen Tran" w:date="2024-05-17T20:45:00Z" w16du:dateUtc="2024-05-17T13:45:00Z">
              <w:r w:rsidRPr="000F5FE0" w:rsidDel="004473F3">
                <w:rPr>
                  <w:sz w:val="22"/>
                </w:rPr>
                <w:delText xml:space="preserve">2.844.841 </w:delText>
              </w:r>
            </w:del>
          </w:p>
        </w:tc>
        <w:tc>
          <w:tcPr>
            <w:tcW w:w="1056" w:type="pct"/>
            <w:tcBorders>
              <w:top w:val="nil"/>
              <w:left w:val="single" w:sz="4" w:space="0" w:color="auto"/>
              <w:bottom w:val="single" w:sz="4" w:space="0" w:color="auto"/>
              <w:right w:val="single" w:sz="4" w:space="0" w:color="auto"/>
            </w:tcBorders>
            <w:vAlign w:val="bottom"/>
            <w:tcPrChange w:id="6320"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54CE04CD" w14:textId="51DF3964" w:rsidR="00F044B1" w:rsidRPr="000F5FE0" w:rsidRDefault="00F044B1" w:rsidP="00F044B1">
            <w:pPr>
              <w:tabs>
                <w:tab w:val="left" w:pos="1847"/>
              </w:tabs>
              <w:spacing w:beforeLines="30" w:before="72" w:afterLines="30" w:after="72" w:line="271" w:lineRule="auto"/>
              <w:ind w:right="-30"/>
              <w:jc w:val="center"/>
              <w:rPr>
                <w:sz w:val="22"/>
                <w:lang w:val="en-US"/>
              </w:rPr>
            </w:pPr>
            <w:ins w:id="6321" w:author="Thu Huyen Tran" w:date="2024-05-17T20:45:00Z" w16du:dateUtc="2024-05-17T13:45:00Z">
              <w:r w:rsidRPr="000F5FE0">
                <w:rPr>
                  <w:sz w:val="22"/>
                  <w:rPrChange w:id="6322" w:author="Huyen Tran Thu" w:date="2025-04-28T20:14:00Z" w16du:dateUtc="2025-04-28T13:14:00Z">
                    <w:rPr>
                      <w:rFonts w:ascii="Arial" w:hAnsi="Arial" w:cs="Arial"/>
                      <w:sz w:val="20"/>
                      <w:szCs w:val="20"/>
                    </w:rPr>
                  </w:rPrChange>
                </w:rPr>
                <w:t xml:space="preserve">5.130.874 </w:t>
              </w:r>
            </w:ins>
            <w:del w:id="6323" w:author="Thu Huyen Tran" w:date="2023-12-05T21:04:00Z">
              <w:r w:rsidRPr="000F5FE0" w:rsidDel="00303912">
                <w:rPr>
                  <w:sz w:val="22"/>
                </w:rPr>
                <w:delText xml:space="preserve">5.130.874 </w:delText>
              </w:r>
            </w:del>
          </w:p>
        </w:tc>
        <w:tc>
          <w:tcPr>
            <w:tcW w:w="830" w:type="pct"/>
            <w:tcBorders>
              <w:top w:val="nil"/>
              <w:left w:val="single" w:sz="4" w:space="0" w:color="auto"/>
              <w:bottom w:val="single" w:sz="4" w:space="0" w:color="auto"/>
              <w:right w:val="single" w:sz="4" w:space="0" w:color="auto"/>
            </w:tcBorders>
            <w:vAlign w:val="bottom"/>
            <w:tcPrChange w:id="6324"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4AEA263C" w14:textId="2CC03A7D" w:rsidR="00F044B1" w:rsidRPr="000F5FE0" w:rsidRDefault="00F044B1" w:rsidP="00F044B1">
            <w:pPr>
              <w:tabs>
                <w:tab w:val="left" w:pos="1847"/>
              </w:tabs>
              <w:spacing w:beforeLines="30" w:before="72" w:afterLines="30" w:after="72" w:line="271" w:lineRule="auto"/>
              <w:ind w:right="-30"/>
              <w:jc w:val="center"/>
              <w:rPr>
                <w:sz w:val="22"/>
                <w:lang w:val="en-US"/>
              </w:rPr>
            </w:pPr>
            <w:ins w:id="6325" w:author="Thu Huyen Tran" w:date="2024-05-17T20:45:00Z" w16du:dateUtc="2024-05-17T13:45:00Z">
              <w:r w:rsidRPr="000F5FE0">
                <w:rPr>
                  <w:sz w:val="22"/>
                  <w:rPrChange w:id="6326" w:author="Huyen Tran Thu" w:date="2025-04-28T20:14:00Z" w16du:dateUtc="2025-04-28T13:14:00Z">
                    <w:rPr>
                      <w:rFonts w:ascii="Arial" w:hAnsi="Arial" w:cs="Arial"/>
                      <w:sz w:val="20"/>
                      <w:szCs w:val="20"/>
                    </w:rPr>
                  </w:rPrChange>
                </w:rPr>
                <w:t xml:space="preserve">1.219.218 </w:t>
              </w:r>
            </w:ins>
            <w:del w:id="6327" w:author="Thu Huyen Tran" w:date="2023-12-05T21:04:00Z">
              <w:r w:rsidRPr="000F5FE0" w:rsidDel="00C84719">
                <w:rPr>
                  <w:sz w:val="22"/>
                </w:rPr>
                <w:delText xml:space="preserve">1.219.218 </w:delText>
              </w:r>
            </w:del>
          </w:p>
        </w:tc>
      </w:tr>
      <w:tr w:rsidR="00F044B1" w:rsidRPr="000F5FE0" w14:paraId="4D850539" w14:textId="13C9B0CE" w:rsidTr="000F5FE0">
        <w:trPr>
          <w:trHeight w:val="255"/>
          <w:trPrChange w:id="6328"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329"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060F221F" w14:textId="73DF2C8E" w:rsidR="00F044B1" w:rsidRPr="000F5FE0" w:rsidRDefault="00F044B1" w:rsidP="00F044B1">
            <w:pPr>
              <w:spacing w:before="0" w:after="0" w:line="240" w:lineRule="auto"/>
              <w:jc w:val="center"/>
              <w:rPr>
                <w:rFonts w:eastAsia="Times New Roman"/>
                <w:sz w:val="22"/>
                <w:lang w:val="en-US" w:eastAsia="ja-JP"/>
              </w:rPr>
            </w:pPr>
            <w:r w:rsidRPr="000F5FE0">
              <w:rPr>
                <w:sz w:val="22"/>
              </w:rPr>
              <w:t>1999</w:t>
            </w:r>
          </w:p>
        </w:tc>
        <w:tc>
          <w:tcPr>
            <w:tcW w:w="1278" w:type="pct"/>
            <w:tcBorders>
              <w:top w:val="nil"/>
              <w:left w:val="single" w:sz="4" w:space="0" w:color="auto"/>
              <w:bottom w:val="single" w:sz="4" w:space="0" w:color="auto"/>
              <w:right w:val="single" w:sz="4" w:space="0" w:color="auto"/>
            </w:tcBorders>
            <w:noWrap/>
            <w:vAlign w:val="bottom"/>
            <w:tcPrChange w:id="6330"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0D9CA57B" w14:textId="328A69B9" w:rsidR="00F044B1" w:rsidRPr="000F5FE0" w:rsidRDefault="00F044B1" w:rsidP="00F044B1">
            <w:pPr>
              <w:tabs>
                <w:tab w:val="left" w:pos="1847"/>
              </w:tabs>
              <w:spacing w:beforeLines="30" w:before="72" w:afterLines="30" w:after="72" w:line="271" w:lineRule="auto"/>
              <w:ind w:right="-30"/>
              <w:jc w:val="center"/>
              <w:rPr>
                <w:sz w:val="22"/>
                <w:lang w:val="en-US"/>
              </w:rPr>
            </w:pPr>
            <w:ins w:id="6331" w:author="Thu Huyen Tran" w:date="2024-05-17T20:44:00Z" w16du:dateUtc="2024-05-17T13:44:00Z">
              <w:r w:rsidRPr="000F5FE0">
                <w:rPr>
                  <w:sz w:val="22"/>
                  <w:rPrChange w:id="6332" w:author="Huyen Tran Thu" w:date="2025-04-28T20:14:00Z" w16du:dateUtc="2025-04-28T13:14:00Z">
                    <w:rPr>
                      <w:rFonts w:ascii="Arial" w:hAnsi="Arial" w:cs="Arial"/>
                      <w:sz w:val="20"/>
                      <w:szCs w:val="20"/>
                    </w:rPr>
                  </w:rPrChange>
                </w:rPr>
                <w:t xml:space="preserve">2.434.813 </w:t>
              </w:r>
            </w:ins>
            <w:del w:id="6333" w:author="Thu Huyen Tran" w:date="2024-05-17T20:44:00Z" w16du:dateUtc="2024-05-17T13:44:00Z">
              <w:r w:rsidRPr="000F5FE0" w:rsidDel="00661656">
                <w:rPr>
                  <w:sz w:val="22"/>
                </w:rPr>
                <w:delText xml:space="preserve">2.434.813 </w:delText>
              </w:r>
            </w:del>
          </w:p>
        </w:tc>
        <w:tc>
          <w:tcPr>
            <w:tcW w:w="1120" w:type="pct"/>
            <w:tcBorders>
              <w:top w:val="nil"/>
              <w:left w:val="single" w:sz="4" w:space="0" w:color="auto"/>
              <w:bottom w:val="single" w:sz="4" w:space="0" w:color="auto"/>
              <w:right w:val="single" w:sz="4" w:space="0" w:color="auto"/>
            </w:tcBorders>
            <w:vAlign w:val="bottom"/>
            <w:tcPrChange w:id="6334"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7A4F8401" w14:textId="25F22EFC" w:rsidR="00F044B1" w:rsidRPr="000F5FE0" w:rsidRDefault="00F044B1" w:rsidP="00F044B1">
            <w:pPr>
              <w:tabs>
                <w:tab w:val="left" w:pos="1847"/>
              </w:tabs>
              <w:spacing w:beforeLines="30" w:before="72" w:afterLines="30" w:after="72" w:line="271" w:lineRule="auto"/>
              <w:ind w:right="-30"/>
              <w:jc w:val="center"/>
              <w:rPr>
                <w:sz w:val="22"/>
                <w:lang w:val="en-US"/>
              </w:rPr>
            </w:pPr>
            <w:ins w:id="6335" w:author="Thu Huyen Tran" w:date="2024-05-17T20:45:00Z" w16du:dateUtc="2024-05-17T13:45:00Z">
              <w:r w:rsidRPr="000F5FE0">
                <w:rPr>
                  <w:sz w:val="22"/>
                  <w:rPrChange w:id="6336" w:author="Huyen Tran Thu" w:date="2025-04-28T20:14:00Z" w16du:dateUtc="2025-04-28T13:14:00Z">
                    <w:rPr>
                      <w:rFonts w:ascii="Arial" w:hAnsi="Arial" w:cs="Arial"/>
                      <w:sz w:val="20"/>
                      <w:szCs w:val="20"/>
                    </w:rPr>
                  </w:rPrChange>
                </w:rPr>
                <w:t xml:space="preserve">2.780.813 </w:t>
              </w:r>
            </w:ins>
            <w:del w:id="6337" w:author="Thu Huyen Tran" w:date="2024-05-17T20:45:00Z" w16du:dateUtc="2024-05-17T13:45:00Z">
              <w:r w:rsidRPr="000F5FE0" w:rsidDel="004473F3">
                <w:rPr>
                  <w:sz w:val="22"/>
                </w:rPr>
                <w:delText xml:space="preserve">2.780.813 </w:delText>
              </w:r>
            </w:del>
          </w:p>
        </w:tc>
        <w:tc>
          <w:tcPr>
            <w:tcW w:w="1056" w:type="pct"/>
            <w:tcBorders>
              <w:top w:val="nil"/>
              <w:left w:val="single" w:sz="4" w:space="0" w:color="auto"/>
              <w:bottom w:val="single" w:sz="4" w:space="0" w:color="auto"/>
              <w:right w:val="single" w:sz="4" w:space="0" w:color="auto"/>
            </w:tcBorders>
            <w:vAlign w:val="bottom"/>
            <w:tcPrChange w:id="6338"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1F8CB75D" w14:textId="347A6934" w:rsidR="00F044B1" w:rsidRPr="000F5FE0" w:rsidRDefault="00F044B1" w:rsidP="00F044B1">
            <w:pPr>
              <w:tabs>
                <w:tab w:val="left" w:pos="1847"/>
              </w:tabs>
              <w:spacing w:beforeLines="30" w:before="72" w:afterLines="30" w:after="72" w:line="271" w:lineRule="auto"/>
              <w:ind w:right="-30"/>
              <w:jc w:val="center"/>
              <w:rPr>
                <w:sz w:val="22"/>
                <w:lang w:val="en-US"/>
              </w:rPr>
            </w:pPr>
            <w:ins w:id="6339" w:author="Thu Huyen Tran" w:date="2024-05-17T20:45:00Z" w16du:dateUtc="2024-05-17T13:45:00Z">
              <w:r w:rsidRPr="000F5FE0">
                <w:rPr>
                  <w:sz w:val="22"/>
                  <w:rPrChange w:id="6340" w:author="Huyen Tran Thu" w:date="2025-04-28T20:14:00Z" w16du:dateUtc="2025-04-28T13:14:00Z">
                    <w:rPr>
                      <w:rFonts w:ascii="Arial" w:hAnsi="Arial" w:cs="Arial"/>
                      <w:sz w:val="20"/>
                      <w:szCs w:val="20"/>
                    </w:rPr>
                  </w:rPrChange>
                </w:rPr>
                <w:t xml:space="preserve">5.215.626 </w:t>
              </w:r>
            </w:ins>
            <w:del w:id="6341" w:author="Thu Huyen Tran" w:date="2023-12-05T21:04:00Z">
              <w:r w:rsidRPr="000F5FE0" w:rsidDel="00303912">
                <w:rPr>
                  <w:sz w:val="22"/>
                </w:rPr>
                <w:delText xml:space="preserve">5.215.626 </w:delText>
              </w:r>
            </w:del>
          </w:p>
        </w:tc>
        <w:tc>
          <w:tcPr>
            <w:tcW w:w="830" w:type="pct"/>
            <w:tcBorders>
              <w:top w:val="nil"/>
              <w:left w:val="single" w:sz="4" w:space="0" w:color="auto"/>
              <w:bottom w:val="single" w:sz="4" w:space="0" w:color="auto"/>
              <w:right w:val="single" w:sz="4" w:space="0" w:color="auto"/>
            </w:tcBorders>
            <w:vAlign w:val="bottom"/>
            <w:tcPrChange w:id="6342"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3B907C9E" w14:textId="79505536" w:rsidR="00F044B1" w:rsidRPr="000F5FE0" w:rsidRDefault="00F044B1" w:rsidP="00F044B1">
            <w:pPr>
              <w:tabs>
                <w:tab w:val="left" w:pos="1847"/>
              </w:tabs>
              <w:spacing w:beforeLines="30" w:before="72" w:afterLines="30" w:after="72" w:line="271" w:lineRule="auto"/>
              <w:ind w:right="-30"/>
              <w:jc w:val="center"/>
              <w:rPr>
                <w:sz w:val="22"/>
                <w:lang w:val="en-US"/>
              </w:rPr>
            </w:pPr>
            <w:ins w:id="6343" w:author="Thu Huyen Tran" w:date="2024-05-17T20:45:00Z" w16du:dateUtc="2024-05-17T13:45:00Z">
              <w:r w:rsidRPr="000F5FE0">
                <w:rPr>
                  <w:sz w:val="22"/>
                  <w:rPrChange w:id="6344" w:author="Huyen Tran Thu" w:date="2025-04-28T20:14:00Z" w16du:dateUtc="2025-04-28T13:14:00Z">
                    <w:rPr>
                      <w:rFonts w:ascii="Arial" w:hAnsi="Arial" w:cs="Arial"/>
                      <w:sz w:val="20"/>
                      <w:szCs w:val="20"/>
                    </w:rPr>
                  </w:rPrChange>
                </w:rPr>
                <w:t xml:space="preserve">1.191.777 </w:t>
              </w:r>
            </w:ins>
            <w:del w:id="6345" w:author="Thu Huyen Tran" w:date="2023-12-05T21:04:00Z">
              <w:r w:rsidRPr="000F5FE0" w:rsidDel="00C84719">
                <w:rPr>
                  <w:sz w:val="22"/>
                </w:rPr>
                <w:delText xml:space="preserve">1.191.777 </w:delText>
              </w:r>
            </w:del>
          </w:p>
        </w:tc>
      </w:tr>
      <w:tr w:rsidR="00F044B1" w:rsidRPr="000F5FE0" w14:paraId="22175DB1" w14:textId="31099290" w:rsidTr="000F5FE0">
        <w:trPr>
          <w:trHeight w:val="255"/>
          <w:trPrChange w:id="6346"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347"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032635A0" w14:textId="7CE64786" w:rsidR="00F044B1" w:rsidRPr="000F5FE0" w:rsidRDefault="00F044B1" w:rsidP="00F044B1">
            <w:pPr>
              <w:spacing w:before="0" w:after="0" w:line="240" w:lineRule="auto"/>
              <w:jc w:val="center"/>
              <w:rPr>
                <w:rFonts w:eastAsia="Times New Roman"/>
                <w:sz w:val="22"/>
                <w:lang w:val="en-US" w:eastAsia="ja-JP"/>
              </w:rPr>
            </w:pPr>
            <w:r w:rsidRPr="000F5FE0">
              <w:rPr>
                <w:sz w:val="22"/>
              </w:rPr>
              <w:t>2000</w:t>
            </w:r>
          </w:p>
        </w:tc>
        <w:tc>
          <w:tcPr>
            <w:tcW w:w="1278" w:type="pct"/>
            <w:tcBorders>
              <w:top w:val="nil"/>
              <w:left w:val="single" w:sz="4" w:space="0" w:color="auto"/>
              <w:bottom w:val="single" w:sz="4" w:space="0" w:color="auto"/>
              <w:right w:val="single" w:sz="4" w:space="0" w:color="auto"/>
            </w:tcBorders>
            <w:noWrap/>
            <w:vAlign w:val="bottom"/>
            <w:tcPrChange w:id="6348"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6BE3ED66" w14:textId="2FFB4222" w:rsidR="00F044B1" w:rsidRPr="000F5FE0" w:rsidRDefault="00F044B1" w:rsidP="00F044B1">
            <w:pPr>
              <w:tabs>
                <w:tab w:val="left" w:pos="1847"/>
              </w:tabs>
              <w:spacing w:beforeLines="30" w:before="72" w:afterLines="30" w:after="72" w:line="271" w:lineRule="auto"/>
              <w:ind w:right="-30"/>
              <w:jc w:val="center"/>
              <w:rPr>
                <w:sz w:val="22"/>
                <w:lang w:val="en-US"/>
              </w:rPr>
            </w:pPr>
            <w:ins w:id="6349" w:author="Thu Huyen Tran" w:date="2024-05-17T20:44:00Z" w16du:dateUtc="2024-05-17T13:44:00Z">
              <w:r w:rsidRPr="000F5FE0">
                <w:rPr>
                  <w:sz w:val="22"/>
                  <w:rPrChange w:id="6350" w:author="Huyen Tran Thu" w:date="2025-04-28T20:14:00Z" w16du:dateUtc="2025-04-28T13:14:00Z">
                    <w:rPr>
                      <w:rFonts w:ascii="Arial" w:hAnsi="Arial" w:cs="Arial"/>
                      <w:sz w:val="20"/>
                      <w:szCs w:val="20"/>
                    </w:rPr>
                  </w:rPrChange>
                </w:rPr>
                <w:t xml:space="preserve">2.580.061 </w:t>
              </w:r>
            </w:ins>
            <w:del w:id="6351" w:author="Thu Huyen Tran" w:date="2024-05-17T20:44:00Z" w16du:dateUtc="2024-05-17T13:44:00Z">
              <w:r w:rsidRPr="000F5FE0" w:rsidDel="00661656">
                <w:rPr>
                  <w:sz w:val="22"/>
                </w:rPr>
                <w:delText xml:space="preserve">2.580.061 </w:delText>
              </w:r>
            </w:del>
          </w:p>
        </w:tc>
        <w:tc>
          <w:tcPr>
            <w:tcW w:w="1120" w:type="pct"/>
            <w:tcBorders>
              <w:top w:val="nil"/>
              <w:left w:val="single" w:sz="4" w:space="0" w:color="auto"/>
              <w:bottom w:val="single" w:sz="4" w:space="0" w:color="auto"/>
              <w:right w:val="single" w:sz="4" w:space="0" w:color="auto"/>
            </w:tcBorders>
            <w:vAlign w:val="bottom"/>
            <w:tcPrChange w:id="6352"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1B3F20B3" w14:textId="66BB27B9" w:rsidR="00F044B1" w:rsidRPr="000F5FE0" w:rsidRDefault="00F044B1" w:rsidP="00F044B1">
            <w:pPr>
              <w:tabs>
                <w:tab w:val="left" w:pos="1847"/>
              </w:tabs>
              <w:spacing w:beforeLines="30" w:before="72" w:afterLines="30" w:after="72" w:line="271" w:lineRule="auto"/>
              <w:ind w:right="-30"/>
              <w:jc w:val="center"/>
              <w:rPr>
                <w:sz w:val="22"/>
                <w:lang w:val="en-US"/>
              </w:rPr>
            </w:pPr>
            <w:ins w:id="6353" w:author="Thu Huyen Tran" w:date="2024-05-17T20:45:00Z" w16du:dateUtc="2024-05-17T13:45:00Z">
              <w:r w:rsidRPr="000F5FE0">
                <w:rPr>
                  <w:sz w:val="22"/>
                  <w:rPrChange w:id="6354" w:author="Huyen Tran Thu" w:date="2025-04-28T20:14:00Z" w16du:dateUtc="2025-04-28T13:14:00Z">
                    <w:rPr>
                      <w:rFonts w:ascii="Arial" w:hAnsi="Arial" w:cs="Arial"/>
                      <w:sz w:val="20"/>
                      <w:szCs w:val="20"/>
                    </w:rPr>
                  </w:rPrChange>
                </w:rPr>
                <w:t xml:space="preserve">2.709.064 </w:t>
              </w:r>
            </w:ins>
            <w:del w:id="6355" w:author="Thu Huyen Tran" w:date="2024-05-17T20:45:00Z" w16du:dateUtc="2024-05-17T13:45:00Z">
              <w:r w:rsidRPr="000F5FE0" w:rsidDel="004473F3">
                <w:rPr>
                  <w:sz w:val="22"/>
                </w:rPr>
                <w:delText xml:space="preserve">2.709.064 </w:delText>
              </w:r>
            </w:del>
          </w:p>
        </w:tc>
        <w:tc>
          <w:tcPr>
            <w:tcW w:w="1056" w:type="pct"/>
            <w:tcBorders>
              <w:top w:val="nil"/>
              <w:left w:val="single" w:sz="4" w:space="0" w:color="auto"/>
              <w:bottom w:val="single" w:sz="4" w:space="0" w:color="auto"/>
              <w:right w:val="single" w:sz="4" w:space="0" w:color="auto"/>
            </w:tcBorders>
            <w:vAlign w:val="bottom"/>
            <w:tcPrChange w:id="6356"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193C45A3" w14:textId="6D7C52C6" w:rsidR="00F044B1" w:rsidRPr="000F5FE0" w:rsidRDefault="00F044B1" w:rsidP="00F044B1">
            <w:pPr>
              <w:tabs>
                <w:tab w:val="left" w:pos="1847"/>
              </w:tabs>
              <w:spacing w:beforeLines="30" w:before="72" w:afterLines="30" w:after="72" w:line="271" w:lineRule="auto"/>
              <w:ind w:right="-30"/>
              <w:jc w:val="center"/>
              <w:rPr>
                <w:sz w:val="22"/>
                <w:lang w:val="en-US"/>
              </w:rPr>
            </w:pPr>
            <w:ins w:id="6357" w:author="Thu Huyen Tran" w:date="2024-05-17T20:45:00Z" w16du:dateUtc="2024-05-17T13:45:00Z">
              <w:r w:rsidRPr="000F5FE0">
                <w:rPr>
                  <w:sz w:val="22"/>
                  <w:rPrChange w:id="6358" w:author="Huyen Tran Thu" w:date="2025-04-28T20:14:00Z" w16du:dateUtc="2025-04-28T13:14:00Z">
                    <w:rPr>
                      <w:rFonts w:ascii="Arial" w:hAnsi="Arial" w:cs="Arial"/>
                      <w:sz w:val="20"/>
                      <w:szCs w:val="20"/>
                    </w:rPr>
                  </w:rPrChange>
                </w:rPr>
                <w:t xml:space="preserve">5.289.125 </w:t>
              </w:r>
            </w:ins>
            <w:del w:id="6359" w:author="Thu Huyen Tran" w:date="2023-12-05T21:04:00Z">
              <w:r w:rsidRPr="000F5FE0" w:rsidDel="00303912">
                <w:rPr>
                  <w:sz w:val="22"/>
                </w:rPr>
                <w:delText xml:space="preserve">5.289.125 </w:delText>
              </w:r>
            </w:del>
          </w:p>
        </w:tc>
        <w:tc>
          <w:tcPr>
            <w:tcW w:w="830" w:type="pct"/>
            <w:tcBorders>
              <w:top w:val="nil"/>
              <w:left w:val="single" w:sz="4" w:space="0" w:color="auto"/>
              <w:bottom w:val="single" w:sz="4" w:space="0" w:color="auto"/>
              <w:right w:val="single" w:sz="4" w:space="0" w:color="auto"/>
            </w:tcBorders>
            <w:vAlign w:val="bottom"/>
            <w:tcPrChange w:id="6360"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57487DFF" w14:textId="0D6F5DE7" w:rsidR="00F044B1" w:rsidRPr="000F5FE0" w:rsidRDefault="00F044B1" w:rsidP="00F044B1">
            <w:pPr>
              <w:tabs>
                <w:tab w:val="left" w:pos="1847"/>
              </w:tabs>
              <w:spacing w:beforeLines="30" w:before="72" w:afterLines="30" w:after="72" w:line="271" w:lineRule="auto"/>
              <w:ind w:right="-30"/>
              <w:jc w:val="center"/>
              <w:rPr>
                <w:sz w:val="22"/>
                <w:lang w:val="en-US"/>
              </w:rPr>
            </w:pPr>
            <w:ins w:id="6361" w:author="Thu Huyen Tran" w:date="2024-05-17T20:45:00Z" w16du:dateUtc="2024-05-17T13:45:00Z">
              <w:r w:rsidRPr="000F5FE0">
                <w:rPr>
                  <w:sz w:val="22"/>
                  <w:rPrChange w:id="6362" w:author="Huyen Tran Thu" w:date="2025-04-28T20:14:00Z" w16du:dateUtc="2025-04-28T13:14:00Z">
                    <w:rPr>
                      <w:rFonts w:ascii="Arial" w:hAnsi="Arial" w:cs="Arial"/>
                      <w:sz w:val="20"/>
                      <w:szCs w:val="20"/>
                    </w:rPr>
                  </w:rPrChange>
                </w:rPr>
                <w:t xml:space="preserve">1.161.027 </w:t>
              </w:r>
            </w:ins>
            <w:del w:id="6363" w:author="Thu Huyen Tran" w:date="2023-12-05T21:04:00Z">
              <w:r w:rsidRPr="000F5FE0" w:rsidDel="00C84719">
                <w:rPr>
                  <w:sz w:val="22"/>
                </w:rPr>
                <w:delText xml:space="preserve">1.161.027 </w:delText>
              </w:r>
            </w:del>
          </w:p>
        </w:tc>
      </w:tr>
      <w:tr w:rsidR="00F044B1" w:rsidRPr="000F5FE0" w14:paraId="3D5400D8" w14:textId="131677C1" w:rsidTr="000F5FE0">
        <w:trPr>
          <w:trHeight w:val="255"/>
          <w:trPrChange w:id="6364"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365"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75720E9D" w14:textId="19854124" w:rsidR="00F044B1" w:rsidRPr="000F5FE0" w:rsidRDefault="00F044B1" w:rsidP="00F044B1">
            <w:pPr>
              <w:spacing w:before="0" w:after="0" w:line="240" w:lineRule="auto"/>
              <w:jc w:val="center"/>
              <w:rPr>
                <w:rFonts w:eastAsia="Times New Roman"/>
                <w:sz w:val="22"/>
                <w:lang w:val="en-US" w:eastAsia="ja-JP"/>
              </w:rPr>
            </w:pPr>
            <w:r w:rsidRPr="000F5FE0">
              <w:rPr>
                <w:sz w:val="22"/>
              </w:rPr>
              <w:t>2001</w:t>
            </w:r>
          </w:p>
        </w:tc>
        <w:tc>
          <w:tcPr>
            <w:tcW w:w="1278" w:type="pct"/>
            <w:tcBorders>
              <w:top w:val="nil"/>
              <w:left w:val="single" w:sz="4" w:space="0" w:color="auto"/>
              <w:bottom w:val="single" w:sz="4" w:space="0" w:color="auto"/>
              <w:right w:val="single" w:sz="4" w:space="0" w:color="auto"/>
            </w:tcBorders>
            <w:noWrap/>
            <w:vAlign w:val="bottom"/>
            <w:tcPrChange w:id="6366"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33A78988" w14:textId="025575B3" w:rsidR="00F044B1" w:rsidRPr="000F5FE0" w:rsidRDefault="00F044B1" w:rsidP="00F044B1">
            <w:pPr>
              <w:tabs>
                <w:tab w:val="left" w:pos="1847"/>
              </w:tabs>
              <w:spacing w:beforeLines="30" w:before="72" w:afterLines="30" w:after="72" w:line="271" w:lineRule="auto"/>
              <w:ind w:right="-30"/>
              <w:jc w:val="center"/>
              <w:rPr>
                <w:sz w:val="22"/>
                <w:lang w:val="en-US"/>
              </w:rPr>
            </w:pPr>
            <w:ins w:id="6367" w:author="Thu Huyen Tran" w:date="2024-05-17T20:44:00Z" w16du:dateUtc="2024-05-17T13:44:00Z">
              <w:r w:rsidRPr="000F5FE0">
                <w:rPr>
                  <w:sz w:val="22"/>
                  <w:rPrChange w:id="6368" w:author="Huyen Tran Thu" w:date="2025-04-28T20:14:00Z" w16du:dateUtc="2025-04-28T13:14:00Z">
                    <w:rPr>
                      <w:rFonts w:ascii="Arial" w:hAnsi="Arial" w:cs="Arial"/>
                      <w:sz w:val="20"/>
                      <w:szCs w:val="20"/>
                    </w:rPr>
                  </w:rPrChange>
                </w:rPr>
                <w:t xml:space="preserve">2.598.277 </w:t>
              </w:r>
            </w:ins>
            <w:del w:id="6369" w:author="Thu Huyen Tran" w:date="2024-05-17T20:44:00Z" w16du:dateUtc="2024-05-17T13:44:00Z">
              <w:r w:rsidRPr="000F5FE0" w:rsidDel="00661656">
                <w:rPr>
                  <w:sz w:val="22"/>
                </w:rPr>
                <w:delText xml:space="preserve">2.598.277 </w:delText>
              </w:r>
            </w:del>
          </w:p>
        </w:tc>
        <w:tc>
          <w:tcPr>
            <w:tcW w:w="1120" w:type="pct"/>
            <w:tcBorders>
              <w:top w:val="nil"/>
              <w:left w:val="single" w:sz="4" w:space="0" w:color="auto"/>
              <w:bottom w:val="single" w:sz="4" w:space="0" w:color="auto"/>
              <w:right w:val="single" w:sz="4" w:space="0" w:color="auto"/>
            </w:tcBorders>
            <w:vAlign w:val="bottom"/>
            <w:tcPrChange w:id="6370"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369588C4" w14:textId="711D6D32" w:rsidR="00F044B1" w:rsidRPr="000F5FE0" w:rsidRDefault="00F044B1" w:rsidP="00F044B1">
            <w:pPr>
              <w:tabs>
                <w:tab w:val="left" w:pos="1847"/>
              </w:tabs>
              <w:spacing w:beforeLines="30" w:before="72" w:afterLines="30" w:after="72" w:line="271" w:lineRule="auto"/>
              <w:ind w:right="-30"/>
              <w:jc w:val="center"/>
              <w:rPr>
                <w:sz w:val="22"/>
                <w:lang w:val="en-US"/>
              </w:rPr>
            </w:pPr>
            <w:ins w:id="6371" w:author="Thu Huyen Tran" w:date="2024-05-17T20:45:00Z" w16du:dateUtc="2024-05-17T13:45:00Z">
              <w:r w:rsidRPr="000F5FE0">
                <w:rPr>
                  <w:sz w:val="22"/>
                  <w:rPrChange w:id="6372" w:author="Huyen Tran Thu" w:date="2025-04-28T20:14:00Z" w16du:dateUtc="2025-04-28T13:14:00Z">
                    <w:rPr>
                      <w:rFonts w:ascii="Arial" w:hAnsi="Arial" w:cs="Arial"/>
                      <w:sz w:val="20"/>
                      <w:szCs w:val="20"/>
                    </w:rPr>
                  </w:rPrChange>
                </w:rPr>
                <w:t xml:space="preserve">2.728.191 </w:t>
              </w:r>
            </w:ins>
            <w:del w:id="6373" w:author="Thu Huyen Tran" w:date="2024-05-17T20:45:00Z" w16du:dateUtc="2024-05-17T13:45:00Z">
              <w:r w:rsidRPr="000F5FE0" w:rsidDel="004473F3">
                <w:rPr>
                  <w:sz w:val="22"/>
                </w:rPr>
                <w:delText xml:space="preserve">2.728.191 </w:delText>
              </w:r>
            </w:del>
          </w:p>
        </w:tc>
        <w:tc>
          <w:tcPr>
            <w:tcW w:w="1056" w:type="pct"/>
            <w:tcBorders>
              <w:top w:val="nil"/>
              <w:left w:val="single" w:sz="4" w:space="0" w:color="auto"/>
              <w:bottom w:val="single" w:sz="4" w:space="0" w:color="auto"/>
              <w:right w:val="single" w:sz="4" w:space="0" w:color="auto"/>
            </w:tcBorders>
            <w:vAlign w:val="bottom"/>
            <w:tcPrChange w:id="6374"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44A724F9" w14:textId="3B3E13BD" w:rsidR="00F044B1" w:rsidRPr="000F5FE0" w:rsidRDefault="00F044B1" w:rsidP="00F044B1">
            <w:pPr>
              <w:tabs>
                <w:tab w:val="left" w:pos="1847"/>
              </w:tabs>
              <w:spacing w:beforeLines="30" w:before="72" w:afterLines="30" w:after="72" w:line="271" w:lineRule="auto"/>
              <w:ind w:right="-30"/>
              <w:jc w:val="center"/>
              <w:rPr>
                <w:sz w:val="22"/>
                <w:lang w:val="en-US"/>
              </w:rPr>
            </w:pPr>
            <w:ins w:id="6375" w:author="Thu Huyen Tran" w:date="2024-05-17T20:45:00Z" w16du:dateUtc="2024-05-17T13:45:00Z">
              <w:r w:rsidRPr="000F5FE0">
                <w:rPr>
                  <w:sz w:val="22"/>
                  <w:rPrChange w:id="6376" w:author="Huyen Tran Thu" w:date="2025-04-28T20:14:00Z" w16du:dateUtc="2025-04-28T13:14:00Z">
                    <w:rPr>
                      <w:rFonts w:ascii="Arial" w:hAnsi="Arial" w:cs="Arial"/>
                      <w:sz w:val="20"/>
                      <w:szCs w:val="20"/>
                    </w:rPr>
                  </w:rPrChange>
                </w:rPr>
                <w:t xml:space="preserve">5.326.469 </w:t>
              </w:r>
            </w:ins>
            <w:del w:id="6377" w:author="Thu Huyen Tran" w:date="2023-12-05T21:04:00Z">
              <w:r w:rsidRPr="000F5FE0" w:rsidDel="00303912">
                <w:rPr>
                  <w:sz w:val="22"/>
                </w:rPr>
                <w:delText xml:space="preserve">5.326.469 </w:delText>
              </w:r>
            </w:del>
          </w:p>
        </w:tc>
        <w:tc>
          <w:tcPr>
            <w:tcW w:w="830" w:type="pct"/>
            <w:tcBorders>
              <w:top w:val="nil"/>
              <w:left w:val="single" w:sz="4" w:space="0" w:color="auto"/>
              <w:bottom w:val="single" w:sz="4" w:space="0" w:color="auto"/>
              <w:right w:val="single" w:sz="4" w:space="0" w:color="auto"/>
            </w:tcBorders>
            <w:vAlign w:val="bottom"/>
            <w:tcPrChange w:id="6378"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5FFCF1F7" w14:textId="26E19815" w:rsidR="00F044B1" w:rsidRPr="000F5FE0" w:rsidRDefault="00F044B1" w:rsidP="00F044B1">
            <w:pPr>
              <w:tabs>
                <w:tab w:val="left" w:pos="1847"/>
              </w:tabs>
              <w:spacing w:beforeLines="30" w:before="72" w:afterLines="30" w:after="72" w:line="271" w:lineRule="auto"/>
              <w:ind w:right="-30"/>
              <w:jc w:val="center"/>
              <w:rPr>
                <w:sz w:val="22"/>
                <w:lang w:val="en-US"/>
              </w:rPr>
            </w:pPr>
            <w:ins w:id="6379" w:author="Thu Huyen Tran" w:date="2024-05-17T20:45:00Z" w16du:dateUtc="2024-05-17T13:45:00Z">
              <w:r w:rsidRPr="000F5FE0">
                <w:rPr>
                  <w:sz w:val="22"/>
                  <w:rPrChange w:id="6380" w:author="Huyen Tran Thu" w:date="2025-04-28T20:14:00Z" w16du:dateUtc="2025-04-28T13:14:00Z">
                    <w:rPr>
                      <w:rFonts w:ascii="Arial" w:hAnsi="Arial" w:cs="Arial"/>
                      <w:sz w:val="20"/>
                      <w:szCs w:val="20"/>
                    </w:rPr>
                  </w:rPrChange>
                </w:rPr>
                <w:t xml:space="preserve">1.169.225 </w:t>
              </w:r>
            </w:ins>
            <w:del w:id="6381" w:author="Thu Huyen Tran" w:date="2023-12-05T21:04:00Z">
              <w:r w:rsidRPr="000F5FE0" w:rsidDel="00C84719">
                <w:rPr>
                  <w:sz w:val="22"/>
                </w:rPr>
                <w:delText xml:space="preserve">1.169.225 </w:delText>
              </w:r>
            </w:del>
          </w:p>
        </w:tc>
      </w:tr>
      <w:tr w:rsidR="00F044B1" w:rsidRPr="000F5FE0" w14:paraId="6B51F673" w14:textId="05DB7C2E" w:rsidTr="000F5FE0">
        <w:trPr>
          <w:trHeight w:val="255"/>
          <w:trPrChange w:id="6382"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383"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5AB14186" w14:textId="5C0923A6" w:rsidR="00F044B1" w:rsidRPr="000F5FE0" w:rsidRDefault="00F044B1" w:rsidP="00F044B1">
            <w:pPr>
              <w:spacing w:before="0" w:after="0" w:line="240" w:lineRule="auto"/>
              <w:jc w:val="center"/>
              <w:rPr>
                <w:rFonts w:eastAsia="Times New Roman"/>
                <w:sz w:val="22"/>
                <w:lang w:val="en-US" w:eastAsia="ja-JP"/>
              </w:rPr>
            </w:pPr>
            <w:r w:rsidRPr="000F5FE0">
              <w:rPr>
                <w:sz w:val="22"/>
              </w:rPr>
              <w:t>2002</w:t>
            </w:r>
          </w:p>
        </w:tc>
        <w:tc>
          <w:tcPr>
            <w:tcW w:w="1278" w:type="pct"/>
            <w:tcBorders>
              <w:top w:val="nil"/>
              <w:left w:val="single" w:sz="4" w:space="0" w:color="auto"/>
              <w:bottom w:val="single" w:sz="4" w:space="0" w:color="auto"/>
              <w:right w:val="single" w:sz="4" w:space="0" w:color="auto"/>
            </w:tcBorders>
            <w:noWrap/>
            <w:vAlign w:val="bottom"/>
            <w:tcPrChange w:id="6384"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5D2B9076" w14:textId="0C1F0575" w:rsidR="00F044B1" w:rsidRPr="000F5FE0" w:rsidRDefault="00F044B1" w:rsidP="00F044B1">
            <w:pPr>
              <w:tabs>
                <w:tab w:val="left" w:pos="1847"/>
              </w:tabs>
              <w:spacing w:beforeLines="30" w:before="72" w:afterLines="30" w:after="72" w:line="271" w:lineRule="auto"/>
              <w:ind w:right="-30"/>
              <w:jc w:val="center"/>
              <w:rPr>
                <w:sz w:val="22"/>
                <w:lang w:val="en-US"/>
              </w:rPr>
            </w:pPr>
            <w:ins w:id="6385" w:author="Thu Huyen Tran" w:date="2024-05-17T20:44:00Z" w16du:dateUtc="2024-05-17T13:44:00Z">
              <w:r w:rsidRPr="000F5FE0">
                <w:rPr>
                  <w:sz w:val="22"/>
                  <w:rPrChange w:id="6386" w:author="Huyen Tran Thu" w:date="2025-04-28T20:14:00Z" w16du:dateUtc="2025-04-28T13:14:00Z">
                    <w:rPr>
                      <w:rFonts w:ascii="Arial" w:hAnsi="Arial" w:cs="Arial"/>
                      <w:sz w:val="20"/>
                      <w:szCs w:val="20"/>
                    </w:rPr>
                  </w:rPrChange>
                </w:rPr>
                <w:t xml:space="preserve">2.613.305 </w:t>
              </w:r>
            </w:ins>
            <w:del w:id="6387" w:author="Thu Huyen Tran" w:date="2024-05-17T20:44:00Z" w16du:dateUtc="2024-05-17T13:44:00Z">
              <w:r w:rsidRPr="000F5FE0" w:rsidDel="00661656">
                <w:rPr>
                  <w:sz w:val="22"/>
                </w:rPr>
                <w:delText xml:space="preserve">2.613.305 </w:delText>
              </w:r>
            </w:del>
          </w:p>
        </w:tc>
        <w:tc>
          <w:tcPr>
            <w:tcW w:w="1120" w:type="pct"/>
            <w:tcBorders>
              <w:top w:val="nil"/>
              <w:left w:val="single" w:sz="4" w:space="0" w:color="auto"/>
              <w:bottom w:val="single" w:sz="4" w:space="0" w:color="auto"/>
              <w:right w:val="single" w:sz="4" w:space="0" w:color="auto"/>
            </w:tcBorders>
            <w:vAlign w:val="bottom"/>
            <w:tcPrChange w:id="6388"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77E44691" w14:textId="559E27E2" w:rsidR="00F044B1" w:rsidRPr="000F5FE0" w:rsidRDefault="00F044B1" w:rsidP="00F044B1">
            <w:pPr>
              <w:tabs>
                <w:tab w:val="left" w:pos="1847"/>
              </w:tabs>
              <w:spacing w:beforeLines="30" w:before="72" w:afterLines="30" w:after="72" w:line="271" w:lineRule="auto"/>
              <w:ind w:right="-30"/>
              <w:jc w:val="center"/>
              <w:rPr>
                <w:sz w:val="22"/>
                <w:lang w:val="en-US"/>
              </w:rPr>
            </w:pPr>
            <w:ins w:id="6389" w:author="Thu Huyen Tran" w:date="2024-05-17T20:45:00Z" w16du:dateUtc="2024-05-17T13:45:00Z">
              <w:r w:rsidRPr="000F5FE0">
                <w:rPr>
                  <w:sz w:val="22"/>
                  <w:rPrChange w:id="6390" w:author="Huyen Tran Thu" w:date="2025-04-28T20:14:00Z" w16du:dateUtc="2025-04-28T13:14:00Z">
                    <w:rPr>
                      <w:rFonts w:ascii="Arial" w:hAnsi="Arial" w:cs="Arial"/>
                      <w:sz w:val="20"/>
                      <w:szCs w:val="20"/>
                    </w:rPr>
                  </w:rPrChange>
                </w:rPr>
                <w:t xml:space="preserve">2.743.970 </w:t>
              </w:r>
            </w:ins>
            <w:del w:id="6391" w:author="Thu Huyen Tran" w:date="2024-05-17T20:45:00Z" w16du:dateUtc="2024-05-17T13:45:00Z">
              <w:r w:rsidRPr="000F5FE0" w:rsidDel="004473F3">
                <w:rPr>
                  <w:sz w:val="22"/>
                </w:rPr>
                <w:delText xml:space="preserve">2.743.970 </w:delText>
              </w:r>
            </w:del>
          </w:p>
        </w:tc>
        <w:tc>
          <w:tcPr>
            <w:tcW w:w="1056" w:type="pct"/>
            <w:tcBorders>
              <w:top w:val="nil"/>
              <w:left w:val="single" w:sz="4" w:space="0" w:color="auto"/>
              <w:bottom w:val="single" w:sz="4" w:space="0" w:color="auto"/>
              <w:right w:val="single" w:sz="4" w:space="0" w:color="auto"/>
            </w:tcBorders>
            <w:vAlign w:val="bottom"/>
            <w:tcPrChange w:id="6392"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174B7C0F" w14:textId="197251E9" w:rsidR="00F044B1" w:rsidRPr="000F5FE0" w:rsidRDefault="00F044B1" w:rsidP="00F044B1">
            <w:pPr>
              <w:tabs>
                <w:tab w:val="left" w:pos="1847"/>
              </w:tabs>
              <w:spacing w:beforeLines="30" w:before="72" w:afterLines="30" w:after="72" w:line="271" w:lineRule="auto"/>
              <w:ind w:right="-30"/>
              <w:jc w:val="center"/>
              <w:rPr>
                <w:sz w:val="22"/>
                <w:lang w:val="en-US"/>
              </w:rPr>
            </w:pPr>
            <w:ins w:id="6393" w:author="Thu Huyen Tran" w:date="2024-05-17T20:45:00Z" w16du:dateUtc="2024-05-17T13:45:00Z">
              <w:r w:rsidRPr="000F5FE0">
                <w:rPr>
                  <w:sz w:val="22"/>
                  <w:rPrChange w:id="6394" w:author="Huyen Tran Thu" w:date="2025-04-28T20:14:00Z" w16du:dateUtc="2025-04-28T13:14:00Z">
                    <w:rPr>
                      <w:rFonts w:ascii="Arial" w:hAnsi="Arial" w:cs="Arial"/>
                      <w:sz w:val="20"/>
                      <w:szCs w:val="20"/>
                    </w:rPr>
                  </w:rPrChange>
                </w:rPr>
                <w:t xml:space="preserve">5.357.275 </w:t>
              </w:r>
            </w:ins>
            <w:del w:id="6395" w:author="Thu Huyen Tran" w:date="2023-12-05T21:04:00Z">
              <w:r w:rsidRPr="000F5FE0" w:rsidDel="00303912">
                <w:rPr>
                  <w:sz w:val="22"/>
                </w:rPr>
                <w:delText xml:space="preserve">5.357.275 </w:delText>
              </w:r>
            </w:del>
          </w:p>
        </w:tc>
        <w:tc>
          <w:tcPr>
            <w:tcW w:w="830" w:type="pct"/>
            <w:tcBorders>
              <w:top w:val="nil"/>
              <w:left w:val="single" w:sz="4" w:space="0" w:color="auto"/>
              <w:bottom w:val="single" w:sz="4" w:space="0" w:color="auto"/>
              <w:right w:val="single" w:sz="4" w:space="0" w:color="auto"/>
            </w:tcBorders>
            <w:vAlign w:val="bottom"/>
            <w:tcPrChange w:id="6396"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5037B652" w14:textId="4A6EBBCB" w:rsidR="00F044B1" w:rsidRPr="000F5FE0" w:rsidRDefault="00F044B1" w:rsidP="00F044B1">
            <w:pPr>
              <w:tabs>
                <w:tab w:val="left" w:pos="1847"/>
              </w:tabs>
              <w:spacing w:beforeLines="30" w:before="72" w:afterLines="30" w:after="72" w:line="271" w:lineRule="auto"/>
              <w:ind w:right="-30"/>
              <w:jc w:val="center"/>
              <w:rPr>
                <w:sz w:val="22"/>
                <w:lang w:val="en-US"/>
              </w:rPr>
            </w:pPr>
            <w:ins w:id="6397" w:author="Thu Huyen Tran" w:date="2024-05-17T20:45:00Z" w16du:dateUtc="2024-05-17T13:45:00Z">
              <w:r w:rsidRPr="000F5FE0">
                <w:rPr>
                  <w:sz w:val="22"/>
                  <w:rPrChange w:id="6398" w:author="Huyen Tran Thu" w:date="2025-04-28T20:14:00Z" w16du:dateUtc="2025-04-28T13:14:00Z">
                    <w:rPr>
                      <w:rFonts w:ascii="Arial" w:hAnsi="Arial" w:cs="Arial"/>
                      <w:sz w:val="20"/>
                      <w:szCs w:val="20"/>
                    </w:rPr>
                  </w:rPrChange>
                </w:rPr>
                <w:t xml:space="preserve">1.175.987 </w:t>
              </w:r>
            </w:ins>
            <w:del w:id="6399" w:author="Thu Huyen Tran" w:date="2023-12-05T21:04:00Z">
              <w:r w:rsidRPr="000F5FE0" w:rsidDel="00C84719">
                <w:rPr>
                  <w:sz w:val="22"/>
                </w:rPr>
                <w:delText xml:space="preserve">1.175.987 </w:delText>
              </w:r>
            </w:del>
          </w:p>
        </w:tc>
      </w:tr>
      <w:tr w:rsidR="00F044B1" w:rsidRPr="000F5FE0" w14:paraId="169E1F82" w14:textId="045A37D1" w:rsidTr="000F5FE0">
        <w:trPr>
          <w:trHeight w:val="255"/>
          <w:trPrChange w:id="6400"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401"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42689615" w14:textId="1234270B" w:rsidR="00F044B1" w:rsidRPr="000F5FE0" w:rsidRDefault="00F044B1" w:rsidP="00F044B1">
            <w:pPr>
              <w:spacing w:before="0" w:after="0" w:line="240" w:lineRule="auto"/>
              <w:jc w:val="center"/>
              <w:rPr>
                <w:rFonts w:eastAsia="Times New Roman"/>
                <w:sz w:val="22"/>
                <w:lang w:val="en-US" w:eastAsia="ja-JP"/>
              </w:rPr>
            </w:pPr>
            <w:r w:rsidRPr="000F5FE0">
              <w:rPr>
                <w:sz w:val="22"/>
              </w:rPr>
              <w:t>2003</w:t>
            </w:r>
          </w:p>
        </w:tc>
        <w:tc>
          <w:tcPr>
            <w:tcW w:w="1278" w:type="pct"/>
            <w:tcBorders>
              <w:top w:val="nil"/>
              <w:left w:val="single" w:sz="4" w:space="0" w:color="auto"/>
              <w:bottom w:val="single" w:sz="4" w:space="0" w:color="auto"/>
              <w:right w:val="single" w:sz="4" w:space="0" w:color="auto"/>
            </w:tcBorders>
            <w:noWrap/>
            <w:vAlign w:val="bottom"/>
            <w:tcPrChange w:id="6402"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41528AA8" w14:textId="18BC6231" w:rsidR="00F044B1" w:rsidRPr="000F5FE0" w:rsidRDefault="00F044B1" w:rsidP="00F044B1">
            <w:pPr>
              <w:tabs>
                <w:tab w:val="left" w:pos="1847"/>
              </w:tabs>
              <w:spacing w:beforeLines="30" w:before="72" w:afterLines="30" w:after="72" w:line="271" w:lineRule="auto"/>
              <w:ind w:right="-30"/>
              <w:jc w:val="center"/>
              <w:rPr>
                <w:sz w:val="22"/>
                <w:lang w:val="en-US"/>
              </w:rPr>
            </w:pPr>
            <w:ins w:id="6403" w:author="Thu Huyen Tran" w:date="2024-05-17T20:44:00Z" w16du:dateUtc="2024-05-17T13:44:00Z">
              <w:r w:rsidRPr="000F5FE0">
                <w:rPr>
                  <w:sz w:val="22"/>
                  <w:rPrChange w:id="6404" w:author="Huyen Tran Thu" w:date="2025-04-28T20:14:00Z" w16du:dateUtc="2025-04-28T13:14:00Z">
                    <w:rPr>
                      <w:rFonts w:ascii="Arial" w:hAnsi="Arial" w:cs="Arial"/>
                      <w:sz w:val="20"/>
                      <w:szCs w:val="20"/>
                    </w:rPr>
                  </w:rPrChange>
                </w:rPr>
                <w:t xml:space="preserve">2.616.717 </w:t>
              </w:r>
            </w:ins>
            <w:del w:id="6405" w:author="Thu Huyen Tran" w:date="2024-05-17T20:44:00Z" w16du:dateUtc="2024-05-17T13:44:00Z">
              <w:r w:rsidRPr="000F5FE0" w:rsidDel="00661656">
                <w:rPr>
                  <w:sz w:val="22"/>
                </w:rPr>
                <w:delText xml:space="preserve">2.616.717 </w:delText>
              </w:r>
            </w:del>
          </w:p>
        </w:tc>
        <w:tc>
          <w:tcPr>
            <w:tcW w:w="1120" w:type="pct"/>
            <w:tcBorders>
              <w:top w:val="nil"/>
              <w:left w:val="single" w:sz="4" w:space="0" w:color="auto"/>
              <w:bottom w:val="single" w:sz="4" w:space="0" w:color="auto"/>
              <w:right w:val="single" w:sz="4" w:space="0" w:color="auto"/>
            </w:tcBorders>
            <w:vAlign w:val="bottom"/>
            <w:tcPrChange w:id="6406"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03EC1F12" w14:textId="7EACF055" w:rsidR="00F044B1" w:rsidRPr="000F5FE0" w:rsidRDefault="00F044B1" w:rsidP="00F044B1">
            <w:pPr>
              <w:tabs>
                <w:tab w:val="left" w:pos="1847"/>
              </w:tabs>
              <w:spacing w:beforeLines="30" w:before="72" w:afterLines="30" w:after="72" w:line="271" w:lineRule="auto"/>
              <w:ind w:right="-30"/>
              <w:jc w:val="center"/>
              <w:rPr>
                <w:sz w:val="22"/>
                <w:lang w:val="en-US"/>
              </w:rPr>
            </w:pPr>
            <w:ins w:id="6407" w:author="Thu Huyen Tran" w:date="2024-05-17T20:45:00Z" w16du:dateUtc="2024-05-17T13:45:00Z">
              <w:r w:rsidRPr="000F5FE0">
                <w:rPr>
                  <w:sz w:val="22"/>
                  <w:rPrChange w:id="6408" w:author="Huyen Tran Thu" w:date="2025-04-28T20:14:00Z" w16du:dateUtc="2025-04-28T13:14:00Z">
                    <w:rPr>
                      <w:rFonts w:ascii="Arial" w:hAnsi="Arial" w:cs="Arial"/>
                      <w:sz w:val="20"/>
                      <w:szCs w:val="20"/>
                    </w:rPr>
                  </w:rPrChange>
                </w:rPr>
                <w:t xml:space="preserve">2.747.553 </w:t>
              </w:r>
            </w:ins>
            <w:del w:id="6409" w:author="Thu Huyen Tran" w:date="2024-05-17T20:45:00Z" w16du:dateUtc="2024-05-17T13:45:00Z">
              <w:r w:rsidRPr="000F5FE0" w:rsidDel="004473F3">
                <w:rPr>
                  <w:sz w:val="22"/>
                </w:rPr>
                <w:delText xml:space="preserve">2.747.553 </w:delText>
              </w:r>
            </w:del>
          </w:p>
        </w:tc>
        <w:tc>
          <w:tcPr>
            <w:tcW w:w="1056" w:type="pct"/>
            <w:tcBorders>
              <w:top w:val="nil"/>
              <w:left w:val="single" w:sz="4" w:space="0" w:color="auto"/>
              <w:bottom w:val="single" w:sz="4" w:space="0" w:color="auto"/>
              <w:right w:val="single" w:sz="4" w:space="0" w:color="auto"/>
            </w:tcBorders>
            <w:vAlign w:val="bottom"/>
            <w:tcPrChange w:id="6410"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33FDF1DE" w14:textId="5BD39C45" w:rsidR="00F044B1" w:rsidRPr="000F5FE0" w:rsidRDefault="00F044B1" w:rsidP="00F044B1">
            <w:pPr>
              <w:tabs>
                <w:tab w:val="left" w:pos="1847"/>
              </w:tabs>
              <w:spacing w:beforeLines="30" w:before="72" w:afterLines="30" w:after="72" w:line="271" w:lineRule="auto"/>
              <w:ind w:right="-30"/>
              <w:jc w:val="center"/>
              <w:rPr>
                <w:sz w:val="22"/>
                <w:lang w:val="en-US"/>
              </w:rPr>
            </w:pPr>
            <w:ins w:id="6411" w:author="Thu Huyen Tran" w:date="2024-05-17T20:45:00Z" w16du:dateUtc="2024-05-17T13:45:00Z">
              <w:r w:rsidRPr="000F5FE0">
                <w:rPr>
                  <w:sz w:val="22"/>
                  <w:rPrChange w:id="6412" w:author="Huyen Tran Thu" w:date="2025-04-28T20:14:00Z" w16du:dateUtc="2025-04-28T13:14:00Z">
                    <w:rPr>
                      <w:rFonts w:ascii="Arial" w:hAnsi="Arial" w:cs="Arial"/>
                      <w:sz w:val="20"/>
                      <w:szCs w:val="20"/>
                    </w:rPr>
                  </w:rPrChange>
                </w:rPr>
                <w:t xml:space="preserve">5.364.270 </w:t>
              </w:r>
            </w:ins>
            <w:del w:id="6413" w:author="Thu Huyen Tran" w:date="2023-12-05T21:04:00Z">
              <w:r w:rsidRPr="000F5FE0" w:rsidDel="00303912">
                <w:rPr>
                  <w:sz w:val="22"/>
                </w:rPr>
                <w:delText xml:space="preserve">5.364.270 </w:delText>
              </w:r>
            </w:del>
          </w:p>
        </w:tc>
        <w:tc>
          <w:tcPr>
            <w:tcW w:w="830" w:type="pct"/>
            <w:tcBorders>
              <w:top w:val="nil"/>
              <w:left w:val="single" w:sz="4" w:space="0" w:color="auto"/>
              <w:bottom w:val="single" w:sz="4" w:space="0" w:color="auto"/>
              <w:right w:val="single" w:sz="4" w:space="0" w:color="auto"/>
            </w:tcBorders>
            <w:vAlign w:val="bottom"/>
            <w:tcPrChange w:id="6414"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141C001B" w14:textId="1D4CC254" w:rsidR="00F044B1" w:rsidRPr="000F5FE0" w:rsidRDefault="00F044B1" w:rsidP="00F044B1">
            <w:pPr>
              <w:tabs>
                <w:tab w:val="left" w:pos="1847"/>
              </w:tabs>
              <w:spacing w:beforeLines="30" w:before="72" w:afterLines="30" w:after="72" w:line="271" w:lineRule="auto"/>
              <w:ind w:right="-30"/>
              <w:jc w:val="center"/>
              <w:rPr>
                <w:sz w:val="22"/>
                <w:lang w:val="en-US"/>
              </w:rPr>
            </w:pPr>
            <w:ins w:id="6415" w:author="Thu Huyen Tran" w:date="2024-05-17T20:45:00Z" w16du:dateUtc="2024-05-17T13:45:00Z">
              <w:r w:rsidRPr="000F5FE0">
                <w:rPr>
                  <w:sz w:val="22"/>
                  <w:rPrChange w:id="6416" w:author="Huyen Tran Thu" w:date="2025-04-28T20:14:00Z" w16du:dateUtc="2025-04-28T13:14:00Z">
                    <w:rPr>
                      <w:rFonts w:ascii="Arial" w:hAnsi="Arial" w:cs="Arial"/>
                      <w:sz w:val="20"/>
                      <w:szCs w:val="20"/>
                    </w:rPr>
                  </w:rPrChange>
                </w:rPr>
                <w:t xml:space="preserve">1.177.523 </w:t>
              </w:r>
            </w:ins>
            <w:del w:id="6417" w:author="Thu Huyen Tran" w:date="2023-12-05T21:04:00Z">
              <w:r w:rsidRPr="000F5FE0" w:rsidDel="00C84719">
                <w:rPr>
                  <w:sz w:val="22"/>
                </w:rPr>
                <w:delText xml:space="preserve">1.177.523 </w:delText>
              </w:r>
            </w:del>
          </w:p>
        </w:tc>
      </w:tr>
      <w:tr w:rsidR="00F044B1" w:rsidRPr="000F5FE0" w14:paraId="5EBC169C" w14:textId="113CC19C" w:rsidTr="000F5FE0">
        <w:trPr>
          <w:trHeight w:val="255"/>
          <w:trPrChange w:id="6418"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419"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4B2B74D9" w14:textId="09B8B6E0" w:rsidR="00F044B1" w:rsidRPr="000F5FE0" w:rsidRDefault="00F044B1" w:rsidP="00F044B1">
            <w:pPr>
              <w:spacing w:before="0" w:after="0" w:line="240" w:lineRule="auto"/>
              <w:jc w:val="center"/>
              <w:rPr>
                <w:rFonts w:eastAsia="Times New Roman"/>
                <w:sz w:val="22"/>
                <w:lang w:val="en-US" w:eastAsia="ja-JP"/>
              </w:rPr>
            </w:pPr>
            <w:r w:rsidRPr="000F5FE0">
              <w:rPr>
                <w:sz w:val="22"/>
              </w:rPr>
              <w:t>2004</w:t>
            </w:r>
          </w:p>
        </w:tc>
        <w:tc>
          <w:tcPr>
            <w:tcW w:w="1278" w:type="pct"/>
            <w:tcBorders>
              <w:top w:val="nil"/>
              <w:left w:val="single" w:sz="4" w:space="0" w:color="auto"/>
              <w:bottom w:val="single" w:sz="4" w:space="0" w:color="auto"/>
              <w:right w:val="single" w:sz="4" w:space="0" w:color="auto"/>
            </w:tcBorders>
            <w:noWrap/>
            <w:vAlign w:val="bottom"/>
            <w:tcPrChange w:id="6420"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5D2E92A1" w14:textId="0DD09217" w:rsidR="00F044B1" w:rsidRPr="000F5FE0" w:rsidRDefault="00F044B1" w:rsidP="00F044B1">
            <w:pPr>
              <w:tabs>
                <w:tab w:val="left" w:pos="1847"/>
              </w:tabs>
              <w:spacing w:beforeLines="30" w:before="72" w:afterLines="30" w:after="72" w:line="271" w:lineRule="auto"/>
              <w:ind w:right="-30"/>
              <w:jc w:val="center"/>
              <w:rPr>
                <w:sz w:val="22"/>
                <w:lang w:val="en-US"/>
              </w:rPr>
            </w:pPr>
            <w:ins w:id="6421" w:author="Thu Huyen Tran" w:date="2024-05-17T20:44:00Z" w16du:dateUtc="2024-05-17T13:44:00Z">
              <w:r w:rsidRPr="000F5FE0">
                <w:rPr>
                  <w:sz w:val="22"/>
                  <w:rPrChange w:id="6422" w:author="Huyen Tran Thu" w:date="2025-04-28T20:14:00Z" w16du:dateUtc="2025-04-28T13:14:00Z">
                    <w:rPr>
                      <w:rFonts w:ascii="Arial" w:hAnsi="Arial" w:cs="Arial"/>
                      <w:sz w:val="20"/>
                      <w:szCs w:val="20"/>
                    </w:rPr>
                  </w:rPrChange>
                </w:rPr>
                <w:t xml:space="preserve">2.620.782 </w:t>
              </w:r>
            </w:ins>
            <w:del w:id="6423" w:author="Thu Huyen Tran" w:date="2024-05-17T20:44:00Z" w16du:dateUtc="2024-05-17T13:44:00Z">
              <w:r w:rsidRPr="000F5FE0" w:rsidDel="00661656">
                <w:rPr>
                  <w:sz w:val="22"/>
                </w:rPr>
                <w:delText xml:space="preserve">2.620.782 </w:delText>
              </w:r>
            </w:del>
          </w:p>
        </w:tc>
        <w:tc>
          <w:tcPr>
            <w:tcW w:w="1120" w:type="pct"/>
            <w:tcBorders>
              <w:top w:val="nil"/>
              <w:left w:val="single" w:sz="4" w:space="0" w:color="auto"/>
              <w:bottom w:val="single" w:sz="4" w:space="0" w:color="auto"/>
              <w:right w:val="single" w:sz="4" w:space="0" w:color="auto"/>
            </w:tcBorders>
            <w:vAlign w:val="bottom"/>
            <w:tcPrChange w:id="6424"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410270C6" w14:textId="77D7B74D" w:rsidR="00F044B1" w:rsidRPr="000F5FE0" w:rsidRDefault="00F044B1" w:rsidP="00F044B1">
            <w:pPr>
              <w:tabs>
                <w:tab w:val="left" w:pos="1847"/>
              </w:tabs>
              <w:spacing w:beforeLines="30" w:before="72" w:afterLines="30" w:after="72" w:line="271" w:lineRule="auto"/>
              <w:ind w:right="-30"/>
              <w:jc w:val="center"/>
              <w:rPr>
                <w:sz w:val="22"/>
                <w:lang w:val="en-US"/>
              </w:rPr>
            </w:pPr>
            <w:ins w:id="6425" w:author="Thu Huyen Tran" w:date="2024-05-17T20:45:00Z" w16du:dateUtc="2024-05-17T13:45:00Z">
              <w:r w:rsidRPr="000F5FE0">
                <w:rPr>
                  <w:sz w:val="22"/>
                  <w:rPrChange w:id="6426" w:author="Huyen Tran Thu" w:date="2025-04-28T20:14:00Z" w16du:dateUtc="2025-04-28T13:14:00Z">
                    <w:rPr>
                      <w:rFonts w:ascii="Arial" w:hAnsi="Arial" w:cs="Arial"/>
                      <w:sz w:val="20"/>
                      <w:szCs w:val="20"/>
                    </w:rPr>
                  </w:rPrChange>
                </w:rPr>
                <w:t xml:space="preserve">2.751.821 </w:t>
              </w:r>
            </w:ins>
            <w:del w:id="6427" w:author="Thu Huyen Tran" w:date="2024-05-17T20:45:00Z" w16du:dateUtc="2024-05-17T13:45:00Z">
              <w:r w:rsidRPr="000F5FE0" w:rsidDel="004473F3">
                <w:rPr>
                  <w:sz w:val="22"/>
                </w:rPr>
                <w:delText xml:space="preserve">2.751.821 </w:delText>
              </w:r>
            </w:del>
          </w:p>
        </w:tc>
        <w:tc>
          <w:tcPr>
            <w:tcW w:w="1056" w:type="pct"/>
            <w:tcBorders>
              <w:top w:val="nil"/>
              <w:left w:val="single" w:sz="4" w:space="0" w:color="auto"/>
              <w:bottom w:val="single" w:sz="4" w:space="0" w:color="auto"/>
              <w:right w:val="single" w:sz="4" w:space="0" w:color="auto"/>
            </w:tcBorders>
            <w:vAlign w:val="bottom"/>
            <w:tcPrChange w:id="6428"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70B1DFEC" w14:textId="1C805146" w:rsidR="00F044B1" w:rsidRPr="000F5FE0" w:rsidRDefault="00F044B1" w:rsidP="00F044B1">
            <w:pPr>
              <w:tabs>
                <w:tab w:val="left" w:pos="1847"/>
              </w:tabs>
              <w:spacing w:beforeLines="30" w:before="72" w:afterLines="30" w:after="72" w:line="271" w:lineRule="auto"/>
              <w:ind w:right="-30"/>
              <w:jc w:val="center"/>
              <w:rPr>
                <w:sz w:val="22"/>
                <w:lang w:val="en-US"/>
              </w:rPr>
            </w:pPr>
            <w:ins w:id="6429" w:author="Thu Huyen Tran" w:date="2024-05-17T20:45:00Z" w16du:dateUtc="2024-05-17T13:45:00Z">
              <w:r w:rsidRPr="000F5FE0">
                <w:rPr>
                  <w:sz w:val="22"/>
                  <w:rPrChange w:id="6430" w:author="Huyen Tran Thu" w:date="2025-04-28T20:14:00Z" w16du:dateUtc="2025-04-28T13:14:00Z">
                    <w:rPr>
                      <w:rFonts w:ascii="Arial" w:hAnsi="Arial" w:cs="Arial"/>
                      <w:sz w:val="20"/>
                      <w:szCs w:val="20"/>
                    </w:rPr>
                  </w:rPrChange>
                </w:rPr>
                <w:t xml:space="preserve">5.372.603 </w:t>
              </w:r>
            </w:ins>
            <w:del w:id="6431" w:author="Thu Huyen Tran" w:date="2023-12-05T21:04:00Z">
              <w:r w:rsidRPr="000F5FE0" w:rsidDel="00303912">
                <w:rPr>
                  <w:sz w:val="22"/>
                </w:rPr>
                <w:delText xml:space="preserve">5.372.603 </w:delText>
              </w:r>
            </w:del>
          </w:p>
        </w:tc>
        <w:tc>
          <w:tcPr>
            <w:tcW w:w="830" w:type="pct"/>
            <w:tcBorders>
              <w:top w:val="nil"/>
              <w:left w:val="single" w:sz="4" w:space="0" w:color="auto"/>
              <w:bottom w:val="single" w:sz="4" w:space="0" w:color="auto"/>
              <w:right w:val="single" w:sz="4" w:space="0" w:color="auto"/>
            </w:tcBorders>
            <w:vAlign w:val="bottom"/>
            <w:tcPrChange w:id="6432"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62DC412E" w14:textId="218DF83A" w:rsidR="00F044B1" w:rsidRPr="000F5FE0" w:rsidRDefault="00F044B1" w:rsidP="00F044B1">
            <w:pPr>
              <w:tabs>
                <w:tab w:val="left" w:pos="1847"/>
              </w:tabs>
              <w:spacing w:beforeLines="30" w:before="72" w:afterLines="30" w:after="72" w:line="271" w:lineRule="auto"/>
              <w:ind w:right="-30"/>
              <w:jc w:val="center"/>
              <w:rPr>
                <w:sz w:val="22"/>
                <w:lang w:val="en-US"/>
              </w:rPr>
            </w:pPr>
            <w:ins w:id="6433" w:author="Thu Huyen Tran" w:date="2024-05-17T20:45:00Z" w16du:dateUtc="2024-05-17T13:45:00Z">
              <w:r w:rsidRPr="000F5FE0">
                <w:rPr>
                  <w:sz w:val="22"/>
                  <w:rPrChange w:id="6434" w:author="Huyen Tran Thu" w:date="2025-04-28T20:14:00Z" w16du:dateUtc="2025-04-28T13:14:00Z">
                    <w:rPr>
                      <w:rFonts w:ascii="Arial" w:hAnsi="Arial" w:cs="Arial"/>
                      <w:sz w:val="20"/>
                      <w:szCs w:val="20"/>
                    </w:rPr>
                  </w:rPrChange>
                </w:rPr>
                <w:t xml:space="preserve">1.179.352 </w:t>
              </w:r>
            </w:ins>
            <w:del w:id="6435" w:author="Thu Huyen Tran" w:date="2023-12-05T21:04:00Z">
              <w:r w:rsidRPr="000F5FE0" w:rsidDel="00C84719">
                <w:rPr>
                  <w:sz w:val="22"/>
                </w:rPr>
                <w:delText xml:space="preserve">1.179.352 </w:delText>
              </w:r>
            </w:del>
          </w:p>
        </w:tc>
      </w:tr>
      <w:tr w:rsidR="00F044B1" w:rsidRPr="000F5FE0" w14:paraId="393362CB" w14:textId="36BD74CD" w:rsidTr="000F5FE0">
        <w:trPr>
          <w:trHeight w:val="255"/>
          <w:trPrChange w:id="6436"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437"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70BC3CA1" w14:textId="5CACAC9D" w:rsidR="00F044B1" w:rsidRPr="000F5FE0" w:rsidRDefault="00F044B1" w:rsidP="00F044B1">
            <w:pPr>
              <w:spacing w:before="0" w:after="0" w:line="240" w:lineRule="auto"/>
              <w:jc w:val="center"/>
              <w:rPr>
                <w:rFonts w:eastAsia="Times New Roman"/>
                <w:sz w:val="22"/>
                <w:lang w:val="en-US" w:eastAsia="ja-JP"/>
              </w:rPr>
            </w:pPr>
            <w:r w:rsidRPr="000F5FE0">
              <w:rPr>
                <w:sz w:val="22"/>
              </w:rPr>
              <w:t>2005</w:t>
            </w:r>
          </w:p>
        </w:tc>
        <w:tc>
          <w:tcPr>
            <w:tcW w:w="1278" w:type="pct"/>
            <w:tcBorders>
              <w:top w:val="nil"/>
              <w:left w:val="single" w:sz="4" w:space="0" w:color="auto"/>
              <w:bottom w:val="single" w:sz="4" w:space="0" w:color="auto"/>
              <w:right w:val="single" w:sz="4" w:space="0" w:color="auto"/>
            </w:tcBorders>
            <w:noWrap/>
            <w:vAlign w:val="bottom"/>
            <w:tcPrChange w:id="6438"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006EE427" w14:textId="1ADAD01C" w:rsidR="00F044B1" w:rsidRPr="000F5FE0" w:rsidRDefault="00F044B1" w:rsidP="00F044B1">
            <w:pPr>
              <w:tabs>
                <w:tab w:val="left" w:pos="1847"/>
              </w:tabs>
              <w:spacing w:beforeLines="30" w:before="72" w:afterLines="30" w:after="72" w:line="271" w:lineRule="auto"/>
              <w:ind w:right="-30"/>
              <w:jc w:val="center"/>
              <w:rPr>
                <w:sz w:val="22"/>
                <w:lang w:val="en-US"/>
              </w:rPr>
            </w:pPr>
            <w:ins w:id="6439" w:author="Thu Huyen Tran" w:date="2024-05-17T20:44:00Z" w16du:dateUtc="2024-05-17T13:44:00Z">
              <w:r w:rsidRPr="000F5FE0">
                <w:rPr>
                  <w:sz w:val="22"/>
                  <w:rPrChange w:id="6440" w:author="Huyen Tran Thu" w:date="2025-04-28T20:14:00Z" w16du:dateUtc="2025-04-28T13:14:00Z">
                    <w:rPr>
                      <w:rFonts w:ascii="Arial" w:hAnsi="Arial" w:cs="Arial"/>
                      <w:sz w:val="20"/>
                      <w:szCs w:val="20"/>
                    </w:rPr>
                  </w:rPrChange>
                </w:rPr>
                <w:t xml:space="preserve">2.630.632 </w:t>
              </w:r>
            </w:ins>
            <w:del w:id="6441" w:author="Thu Huyen Tran" w:date="2024-05-17T20:44:00Z" w16du:dateUtc="2024-05-17T13:44:00Z">
              <w:r w:rsidRPr="000F5FE0" w:rsidDel="00661656">
                <w:rPr>
                  <w:sz w:val="22"/>
                </w:rPr>
                <w:delText xml:space="preserve">2.630.632 </w:delText>
              </w:r>
            </w:del>
          </w:p>
        </w:tc>
        <w:tc>
          <w:tcPr>
            <w:tcW w:w="1120" w:type="pct"/>
            <w:tcBorders>
              <w:top w:val="nil"/>
              <w:left w:val="single" w:sz="4" w:space="0" w:color="auto"/>
              <w:bottom w:val="single" w:sz="4" w:space="0" w:color="auto"/>
              <w:right w:val="single" w:sz="4" w:space="0" w:color="auto"/>
            </w:tcBorders>
            <w:vAlign w:val="bottom"/>
            <w:tcPrChange w:id="6442"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2E3A17AA" w14:textId="7B357E31" w:rsidR="00F044B1" w:rsidRPr="000F5FE0" w:rsidRDefault="00F044B1" w:rsidP="00F044B1">
            <w:pPr>
              <w:tabs>
                <w:tab w:val="left" w:pos="1847"/>
              </w:tabs>
              <w:spacing w:beforeLines="30" w:before="72" w:afterLines="30" w:after="72" w:line="271" w:lineRule="auto"/>
              <w:ind w:right="-30"/>
              <w:jc w:val="center"/>
              <w:rPr>
                <w:sz w:val="22"/>
                <w:lang w:val="en-US"/>
              </w:rPr>
            </w:pPr>
            <w:ins w:id="6443" w:author="Thu Huyen Tran" w:date="2024-05-17T20:45:00Z" w16du:dateUtc="2024-05-17T13:45:00Z">
              <w:r w:rsidRPr="000F5FE0">
                <w:rPr>
                  <w:sz w:val="22"/>
                  <w:rPrChange w:id="6444" w:author="Huyen Tran Thu" w:date="2025-04-28T20:14:00Z" w16du:dateUtc="2025-04-28T13:14:00Z">
                    <w:rPr>
                      <w:rFonts w:ascii="Arial" w:hAnsi="Arial" w:cs="Arial"/>
                      <w:sz w:val="20"/>
                      <w:szCs w:val="20"/>
                    </w:rPr>
                  </w:rPrChange>
                </w:rPr>
                <w:t xml:space="preserve">2.762.164 </w:t>
              </w:r>
            </w:ins>
            <w:del w:id="6445" w:author="Thu Huyen Tran" w:date="2024-05-17T20:45:00Z" w16du:dateUtc="2024-05-17T13:45:00Z">
              <w:r w:rsidRPr="000F5FE0" w:rsidDel="004473F3">
                <w:rPr>
                  <w:sz w:val="22"/>
                </w:rPr>
                <w:delText xml:space="preserve">2.762.164 </w:delText>
              </w:r>
            </w:del>
          </w:p>
        </w:tc>
        <w:tc>
          <w:tcPr>
            <w:tcW w:w="1056" w:type="pct"/>
            <w:tcBorders>
              <w:top w:val="nil"/>
              <w:left w:val="single" w:sz="4" w:space="0" w:color="auto"/>
              <w:bottom w:val="single" w:sz="4" w:space="0" w:color="auto"/>
              <w:right w:val="single" w:sz="4" w:space="0" w:color="auto"/>
            </w:tcBorders>
            <w:vAlign w:val="bottom"/>
            <w:tcPrChange w:id="6446"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573AB02D" w14:textId="70093649" w:rsidR="00F044B1" w:rsidRPr="000F5FE0" w:rsidRDefault="00F044B1" w:rsidP="00F044B1">
            <w:pPr>
              <w:tabs>
                <w:tab w:val="left" w:pos="1847"/>
              </w:tabs>
              <w:spacing w:beforeLines="30" w:before="72" w:afterLines="30" w:after="72" w:line="271" w:lineRule="auto"/>
              <w:ind w:right="-30"/>
              <w:jc w:val="center"/>
              <w:rPr>
                <w:sz w:val="22"/>
                <w:lang w:val="en-US"/>
              </w:rPr>
            </w:pPr>
            <w:ins w:id="6447" w:author="Thu Huyen Tran" w:date="2024-05-17T20:45:00Z" w16du:dateUtc="2024-05-17T13:45:00Z">
              <w:r w:rsidRPr="000F5FE0">
                <w:rPr>
                  <w:sz w:val="22"/>
                  <w:rPrChange w:id="6448" w:author="Huyen Tran Thu" w:date="2025-04-28T20:14:00Z" w16du:dateUtc="2025-04-28T13:14:00Z">
                    <w:rPr>
                      <w:rFonts w:ascii="Arial" w:hAnsi="Arial" w:cs="Arial"/>
                      <w:sz w:val="20"/>
                      <w:szCs w:val="20"/>
                    </w:rPr>
                  </w:rPrChange>
                </w:rPr>
                <w:t xml:space="preserve">5.392.796 </w:t>
              </w:r>
            </w:ins>
            <w:del w:id="6449" w:author="Thu Huyen Tran" w:date="2023-12-05T21:04:00Z">
              <w:r w:rsidRPr="000F5FE0" w:rsidDel="00303912">
                <w:rPr>
                  <w:sz w:val="22"/>
                </w:rPr>
                <w:delText xml:space="preserve">5.392.796 </w:delText>
              </w:r>
            </w:del>
          </w:p>
        </w:tc>
        <w:tc>
          <w:tcPr>
            <w:tcW w:w="830" w:type="pct"/>
            <w:tcBorders>
              <w:top w:val="nil"/>
              <w:left w:val="single" w:sz="4" w:space="0" w:color="auto"/>
              <w:bottom w:val="single" w:sz="4" w:space="0" w:color="auto"/>
              <w:right w:val="single" w:sz="4" w:space="0" w:color="auto"/>
            </w:tcBorders>
            <w:vAlign w:val="bottom"/>
            <w:tcPrChange w:id="6450"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1D36B650" w14:textId="53F7C2DC" w:rsidR="00F044B1" w:rsidRPr="000F5FE0" w:rsidRDefault="00F044B1" w:rsidP="00F044B1">
            <w:pPr>
              <w:tabs>
                <w:tab w:val="left" w:pos="1847"/>
              </w:tabs>
              <w:spacing w:beforeLines="30" w:before="72" w:afterLines="30" w:after="72" w:line="271" w:lineRule="auto"/>
              <w:ind w:right="-30"/>
              <w:jc w:val="center"/>
              <w:rPr>
                <w:sz w:val="22"/>
                <w:lang w:val="en-US"/>
              </w:rPr>
            </w:pPr>
            <w:ins w:id="6451" w:author="Thu Huyen Tran" w:date="2024-05-17T20:45:00Z" w16du:dateUtc="2024-05-17T13:45:00Z">
              <w:r w:rsidRPr="000F5FE0">
                <w:rPr>
                  <w:sz w:val="22"/>
                  <w:rPrChange w:id="6452" w:author="Huyen Tran Thu" w:date="2025-04-28T20:14:00Z" w16du:dateUtc="2025-04-28T13:14:00Z">
                    <w:rPr>
                      <w:rFonts w:ascii="Arial" w:hAnsi="Arial" w:cs="Arial"/>
                      <w:sz w:val="20"/>
                      <w:szCs w:val="20"/>
                    </w:rPr>
                  </w:rPrChange>
                </w:rPr>
                <w:t xml:space="preserve">1.183.785 </w:t>
              </w:r>
            </w:ins>
            <w:del w:id="6453" w:author="Thu Huyen Tran" w:date="2023-12-05T21:04:00Z">
              <w:r w:rsidRPr="000F5FE0" w:rsidDel="00C84719">
                <w:rPr>
                  <w:sz w:val="22"/>
                </w:rPr>
                <w:delText xml:space="preserve">1.183.785 </w:delText>
              </w:r>
            </w:del>
          </w:p>
        </w:tc>
      </w:tr>
      <w:tr w:rsidR="00F044B1" w:rsidRPr="000F5FE0" w14:paraId="3422F68E" w14:textId="56FCECBC" w:rsidTr="000F5FE0">
        <w:trPr>
          <w:trHeight w:val="255"/>
          <w:trPrChange w:id="6454"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455"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0361C930" w14:textId="35C1402F" w:rsidR="00F044B1" w:rsidRPr="000F5FE0" w:rsidRDefault="00F044B1" w:rsidP="00F044B1">
            <w:pPr>
              <w:spacing w:before="0" w:after="0" w:line="240" w:lineRule="auto"/>
              <w:jc w:val="center"/>
              <w:rPr>
                <w:rFonts w:eastAsia="Times New Roman"/>
                <w:sz w:val="22"/>
                <w:lang w:val="en-US" w:eastAsia="ja-JP"/>
              </w:rPr>
            </w:pPr>
            <w:r w:rsidRPr="000F5FE0">
              <w:rPr>
                <w:sz w:val="22"/>
              </w:rPr>
              <w:t>2006</w:t>
            </w:r>
          </w:p>
        </w:tc>
        <w:tc>
          <w:tcPr>
            <w:tcW w:w="1278" w:type="pct"/>
            <w:tcBorders>
              <w:top w:val="nil"/>
              <w:left w:val="single" w:sz="4" w:space="0" w:color="auto"/>
              <w:bottom w:val="single" w:sz="4" w:space="0" w:color="auto"/>
              <w:right w:val="single" w:sz="4" w:space="0" w:color="auto"/>
            </w:tcBorders>
            <w:noWrap/>
            <w:vAlign w:val="bottom"/>
            <w:tcPrChange w:id="6456"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596FE14C" w14:textId="4641F4D8" w:rsidR="00F044B1" w:rsidRPr="000F5FE0" w:rsidRDefault="00F044B1" w:rsidP="00F044B1">
            <w:pPr>
              <w:tabs>
                <w:tab w:val="left" w:pos="1847"/>
              </w:tabs>
              <w:spacing w:beforeLines="30" w:before="72" w:afterLines="30" w:after="72" w:line="271" w:lineRule="auto"/>
              <w:ind w:right="-30"/>
              <w:jc w:val="center"/>
              <w:rPr>
                <w:sz w:val="22"/>
                <w:lang w:val="en-US"/>
              </w:rPr>
            </w:pPr>
            <w:ins w:id="6457" w:author="Thu Huyen Tran" w:date="2024-05-17T20:44:00Z" w16du:dateUtc="2024-05-17T13:44:00Z">
              <w:r w:rsidRPr="000F5FE0">
                <w:rPr>
                  <w:sz w:val="22"/>
                  <w:rPrChange w:id="6458" w:author="Huyen Tran Thu" w:date="2025-04-28T20:14:00Z" w16du:dateUtc="2025-04-28T13:14:00Z">
                    <w:rPr>
                      <w:rFonts w:ascii="Arial" w:hAnsi="Arial" w:cs="Arial"/>
                      <w:sz w:val="20"/>
                      <w:szCs w:val="20"/>
                    </w:rPr>
                  </w:rPrChange>
                </w:rPr>
                <w:t xml:space="preserve">2.639.625 </w:t>
              </w:r>
            </w:ins>
            <w:del w:id="6459" w:author="Thu Huyen Tran" w:date="2024-05-17T20:44:00Z" w16du:dateUtc="2024-05-17T13:44:00Z">
              <w:r w:rsidRPr="000F5FE0" w:rsidDel="00661656">
                <w:rPr>
                  <w:sz w:val="22"/>
                </w:rPr>
                <w:delText xml:space="preserve">2.639.625 </w:delText>
              </w:r>
            </w:del>
          </w:p>
        </w:tc>
        <w:tc>
          <w:tcPr>
            <w:tcW w:w="1120" w:type="pct"/>
            <w:tcBorders>
              <w:top w:val="nil"/>
              <w:left w:val="single" w:sz="4" w:space="0" w:color="auto"/>
              <w:bottom w:val="single" w:sz="4" w:space="0" w:color="auto"/>
              <w:right w:val="single" w:sz="4" w:space="0" w:color="auto"/>
            </w:tcBorders>
            <w:vAlign w:val="bottom"/>
            <w:tcPrChange w:id="6460"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00800F2E" w14:textId="32D78613" w:rsidR="00F044B1" w:rsidRPr="000F5FE0" w:rsidRDefault="00F044B1" w:rsidP="00F044B1">
            <w:pPr>
              <w:tabs>
                <w:tab w:val="left" w:pos="1847"/>
              </w:tabs>
              <w:spacing w:beforeLines="30" w:before="72" w:afterLines="30" w:after="72" w:line="271" w:lineRule="auto"/>
              <w:ind w:right="-30"/>
              <w:jc w:val="center"/>
              <w:rPr>
                <w:sz w:val="22"/>
                <w:lang w:val="en-US"/>
              </w:rPr>
            </w:pPr>
            <w:ins w:id="6461" w:author="Thu Huyen Tran" w:date="2024-05-17T20:45:00Z" w16du:dateUtc="2024-05-17T13:45:00Z">
              <w:r w:rsidRPr="000F5FE0">
                <w:rPr>
                  <w:sz w:val="22"/>
                  <w:rPrChange w:id="6462" w:author="Huyen Tran Thu" w:date="2025-04-28T20:14:00Z" w16du:dateUtc="2025-04-28T13:14:00Z">
                    <w:rPr>
                      <w:rFonts w:ascii="Arial" w:hAnsi="Arial" w:cs="Arial"/>
                      <w:sz w:val="20"/>
                      <w:szCs w:val="20"/>
                    </w:rPr>
                  </w:rPrChange>
                </w:rPr>
                <w:t xml:space="preserve">2.771.606 </w:t>
              </w:r>
            </w:ins>
            <w:del w:id="6463" w:author="Thu Huyen Tran" w:date="2024-05-17T20:45:00Z" w16du:dateUtc="2024-05-17T13:45:00Z">
              <w:r w:rsidRPr="000F5FE0" w:rsidDel="004473F3">
                <w:rPr>
                  <w:sz w:val="22"/>
                </w:rPr>
                <w:delText xml:space="preserve">2.771.606 </w:delText>
              </w:r>
            </w:del>
          </w:p>
        </w:tc>
        <w:tc>
          <w:tcPr>
            <w:tcW w:w="1056" w:type="pct"/>
            <w:tcBorders>
              <w:top w:val="nil"/>
              <w:left w:val="single" w:sz="4" w:space="0" w:color="auto"/>
              <w:bottom w:val="single" w:sz="4" w:space="0" w:color="auto"/>
              <w:right w:val="single" w:sz="4" w:space="0" w:color="auto"/>
            </w:tcBorders>
            <w:vAlign w:val="bottom"/>
            <w:tcPrChange w:id="6464"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7BDA5EB1" w14:textId="0D60A5CC" w:rsidR="00F044B1" w:rsidRPr="000F5FE0" w:rsidRDefault="00F044B1" w:rsidP="00F044B1">
            <w:pPr>
              <w:tabs>
                <w:tab w:val="left" w:pos="1847"/>
              </w:tabs>
              <w:spacing w:beforeLines="30" w:before="72" w:afterLines="30" w:after="72" w:line="271" w:lineRule="auto"/>
              <w:ind w:right="-30"/>
              <w:jc w:val="center"/>
              <w:rPr>
                <w:sz w:val="22"/>
                <w:lang w:val="en-US"/>
              </w:rPr>
            </w:pPr>
            <w:ins w:id="6465" w:author="Thu Huyen Tran" w:date="2024-05-17T20:45:00Z" w16du:dateUtc="2024-05-17T13:45:00Z">
              <w:r w:rsidRPr="000F5FE0">
                <w:rPr>
                  <w:sz w:val="22"/>
                  <w:rPrChange w:id="6466" w:author="Huyen Tran Thu" w:date="2025-04-28T20:14:00Z" w16du:dateUtc="2025-04-28T13:14:00Z">
                    <w:rPr>
                      <w:rFonts w:ascii="Arial" w:hAnsi="Arial" w:cs="Arial"/>
                      <w:sz w:val="20"/>
                      <w:szCs w:val="20"/>
                    </w:rPr>
                  </w:rPrChange>
                </w:rPr>
                <w:t xml:space="preserve">5.411.230 </w:t>
              </w:r>
            </w:ins>
            <w:del w:id="6467" w:author="Thu Huyen Tran" w:date="2023-12-05T21:04:00Z">
              <w:r w:rsidRPr="000F5FE0" w:rsidDel="00303912">
                <w:rPr>
                  <w:sz w:val="22"/>
                </w:rPr>
                <w:delText xml:space="preserve">5.411.230 </w:delText>
              </w:r>
            </w:del>
          </w:p>
        </w:tc>
        <w:tc>
          <w:tcPr>
            <w:tcW w:w="830" w:type="pct"/>
            <w:tcBorders>
              <w:top w:val="nil"/>
              <w:left w:val="single" w:sz="4" w:space="0" w:color="auto"/>
              <w:bottom w:val="single" w:sz="4" w:space="0" w:color="auto"/>
              <w:right w:val="single" w:sz="4" w:space="0" w:color="auto"/>
            </w:tcBorders>
            <w:vAlign w:val="bottom"/>
            <w:tcPrChange w:id="6468"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4012C1B0" w14:textId="5FEF0E7B" w:rsidR="00F044B1" w:rsidRPr="000F5FE0" w:rsidRDefault="00F044B1" w:rsidP="00F044B1">
            <w:pPr>
              <w:tabs>
                <w:tab w:val="left" w:pos="1847"/>
              </w:tabs>
              <w:spacing w:beforeLines="30" w:before="72" w:afterLines="30" w:after="72" w:line="271" w:lineRule="auto"/>
              <w:ind w:right="-30"/>
              <w:jc w:val="center"/>
              <w:rPr>
                <w:sz w:val="22"/>
                <w:lang w:val="en-US"/>
              </w:rPr>
            </w:pPr>
            <w:ins w:id="6469" w:author="Thu Huyen Tran" w:date="2024-05-17T20:45:00Z" w16du:dateUtc="2024-05-17T13:45:00Z">
              <w:r w:rsidRPr="000F5FE0">
                <w:rPr>
                  <w:sz w:val="22"/>
                  <w:rPrChange w:id="6470" w:author="Huyen Tran Thu" w:date="2025-04-28T20:14:00Z" w16du:dateUtc="2025-04-28T13:14:00Z">
                    <w:rPr>
                      <w:rFonts w:ascii="Arial" w:hAnsi="Arial" w:cs="Arial"/>
                      <w:sz w:val="20"/>
                      <w:szCs w:val="20"/>
                    </w:rPr>
                  </w:rPrChange>
                </w:rPr>
                <w:t xml:space="preserve">1.187.831 </w:t>
              </w:r>
            </w:ins>
            <w:del w:id="6471" w:author="Thu Huyen Tran" w:date="2023-12-05T21:04:00Z">
              <w:r w:rsidRPr="000F5FE0" w:rsidDel="00C84719">
                <w:rPr>
                  <w:sz w:val="22"/>
                </w:rPr>
                <w:delText xml:space="preserve">1.187.831 </w:delText>
              </w:r>
            </w:del>
          </w:p>
        </w:tc>
      </w:tr>
      <w:tr w:rsidR="00F044B1" w:rsidRPr="000F5FE0" w14:paraId="53CEAD4D" w14:textId="2A9D4B2A" w:rsidTr="000F5FE0">
        <w:trPr>
          <w:trHeight w:val="255"/>
          <w:trPrChange w:id="6472"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473"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3C59662D" w14:textId="35A6807E" w:rsidR="00F044B1" w:rsidRPr="000F5FE0" w:rsidRDefault="00F044B1" w:rsidP="00F044B1">
            <w:pPr>
              <w:spacing w:before="0" w:after="0" w:line="240" w:lineRule="auto"/>
              <w:jc w:val="center"/>
              <w:rPr>
                <w:rFonts w:eastAsia="Times New Roman"/>
                <w:sz w:val="22"/>
                <w:lang w:val="en-US" w:eastAsia="ja-JP"/>
              </w:rPr>
            </w:pPr>
            <w:r w:rsidRPr="000F5FE0">
              <w:rPr>
                <w:sz w:val="22"/>
              </w:rPr>
              <w:t>2007</w:t>
            </w:r>
          </w:p>
        </w:tc>
        <w:tc>
          <w:tcPr>
            <w:tcW w:w="1278" w:type="pct"/>
            <w:tcBorders>
              <w:top w:val="nil"/>
              <w:left w:val="single" w:sz="4" w:space="0" w:color="auto"/>
              <w:bottom w:val="single" w:sz="4" w:space="0" w:color="auto"/>
              <w:right w:val="single" w:sz="4" w:space="0" w:color="auto"/>
            </w:tcBorders>
            <w:noWrap/>
            <w:vAlign w:val="bottom"/>
            <w:tcPrChange w:id="6474"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4CB195DA" w14:textId="17863717" w:rsidR="00F044B1" w:rsidRPr="000F5FE0" w:rsidRDefault="00F044B1" w:rsidP="00F044B1">
            <w:pPr>
              <w:tabs>
                <w:tab w:val="left" w:pos="1847"/>
              </w:tabs>
              <w:spacing w:beforeLines="30" w:before="72" w:afterLines="30" w:after="72" w:line="271" w:lineRule="auto"/>
              <w:ind w:right="-30"/>
              <w:jc w:val="center"/>
              <w:rPr>
                <w:sz w:val="22"/>
                <w:lang w:val="en-US"/>
              </w:rPr>
            </w:pPr>
            <w:ins w:id="6475" w:author="Thu Huyen Tran" w:date="2024-05-17T20:44:00Z" w16du:dateUtc="2024-05-17T13:44:00Z">
              <w:r w:rsidRPr="000F5FE0">
                <w:rPr>
                  <w:sz w:val="22"/>
                  <w:rPrChange w:id="6476" w:author="Huyen Tran Thu" w:date="2025-04-28T20:14:00Z" w16du:dateUtc="2025-04-28T13:14:00Z">
                    <w:rPr>
                      <w:rFonts w:ascii="Arial" w:hAnsi="Arial" w:cs="Arial"/>
                      <w:sz w:val="20"/>
                      <w:szCs w:val="20"/>
                    </w:rPr>
                  </w:rPrChange>
                </w:rPr>
                <w:t xml:space="preserve">2.648.682 </w:t>
              </w:r>
            </w:ins>
            <w:del w:id="6477" w:author="Thu Huyen Tran" w:date="2024-05-17T20:44:00Z" w16du:dateUtc="2024-05-17T13:44:00Z">
              <w:r w:rsidRPr="000F5FE0" w:rsidDel="00661656">
                <w:rPr>
                  <w:sz w:val="22"/>
                </w:rPr>
                <w:delText xml:space="preserve">2.648.682 </w:delText>
              </w:r>
            </w:del>
          </w:p>
        </w:tc>
        <w:tc>
          <w:tcPr>
            <w:tcW w:w="1120" w:type="pct"/>
            <w:tcBorders>
              <w:top w:val="nil"/>
              <w:left w:val="single" w:sz="4" w:space="0" w:color="auto"/>
              <w:bottom w:val="single" w:sz="4" w:space="0" w:color="auto"/>
              <w:right w:val="single" w:sz="4" w:space="0" w:color="auto"/>
            </w:tcBorders>
            <w:vAlign w:val="bottom"/>
            <w:tcPrChange w:id="6478"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7A07E61E" w14:textId="46E25108" w:rsidR="00F044B1" w:rsidRPr="000F5FE0" w:rsidRDefault="00F044B1" w:rsidP="00F044B1">
            <w:pPr>
              <w:tabs>
                <w:tab w:val="left" w:pos="1847"/>
              </w:tabs>
              <w:spacing w:beforeLines="30" w:before="72" w:afterLines="30" w:after="72" w:line="271" w:lineRule="auto"/>
              <w:ind w:right="-30"/>
              <w:jc w:val="center"/>
              <w:rPr>
                <w:sz w:val="22"/>
                <w:lang w:val="en-US"/>
              </w:rPr>
            </w:pPr>
            <w:ins w:id="6479" w:author="Thu Huyen Tran" w:date="2024-05-17T20:45:00Z" w16du:dateUtc="2024-05-17T13:45:00Z">
              <w:r w:rsidRPr="000F5FE0">
                <w:rPr>
                  <w:sz w:val="22"/>
                  <w:rPrChange w:id="6480" w:author="Huyen Tran Thu" w:date="2025-04-28T20:14:00Z" w16du:dateUtc="2025-04-28T13:14:00Z">
                    <w:rPr>
                      <w:rFonts w:ascii="Arial" w:hAnsi="Arial" w:cs="Arial"/>
                      <w:sz w:val="20"/>
                      <w:szCs w:val="20"/>
                    </w:rPr>
                  </w:rPrChange>
                </w:rPr>
                <w:t xml:space="preserve">2.781.116 </w:t>
              </w:r>
            </w:ins>
            <w:del w:id="6481" w:author="Thu Huyen Tran" w:date="2024-05-17T20:45:00Z" w16du:dateUtc="2024-05-17T13:45:00Z">
              <w:r w:rsidRPr="000F5FE0" w:rsidDel="004473F3">
                <w:rPr>
                  <w:sz w:val="22"/>
                </w:rPr>
                <w:delText xml:space="preserve">2.781.116 </w:delText>
              </w:r>
            </w:del>
          </w:p>
        </w:tc>
        <w:tc>
          <w:tcPr>
            <w:tcW w:w="1056" w:type="pct"/>
            <w:tcBorders>
              <w:top w:val="nil"/>
              <w:left w:val="single" w:sz="4" w:space="0" w:color="auto"/>
              <w:bottom w:val="single" w:sz="4" w:space="0" w:color="auto"/>
              <w:right w:val="single" w:sz="4" w:space="0" w:color="auto"/>
            </w:tcBorders>
            <w:vAlign w:val="bottom"/>
            <w:tcPrChange w:id="6482"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6C5C839D" w14:textId="5E416DD7" w:rsidR="00F044B1" w:rsidRPr="000F5FE0" w:rsidRDefault="00F044B1" w:rsidP="00F044B1">
            <w:pPr>
              <w:tabs>
                <w:tab w:val="left" w:pos="1847"/>
              </w:tabs>
              <w:spacing w:beforeLines="30" w:before="72" w:afterLines="30" w:after="72" w:line="271" w:lineRule="auto"/>
              <w:ind w:right="-30"/>
              <w:jc w:val="center"/>
              <w:rPr>
                <w:sz w:val="22"/>
                <w:lang w:val="en-US"/>
              </w:rPr>
            </w:pPr>
            <w:ins w:id="6483" w:author="Thu Huyen Tran" w:date="2024-05-17T20:45:00Z" w16du:dateUtc="2024-05-17T13:45:00Z">
              <w:r w:rsidRPr="000F5FE0">
                <w:rPr>
                  <w:sz w:val="22"/>
                  <w:rPrChange w:id="6484" w:author="Huyen Tran Thu" w:date="2025-04-28T20:14:00Z" w16du:dateUtc="2025-04-28T13:14:00Z">
                    <w:rPr>
                      <w:rFonts w:ascii="Arial" w:hAnsi="Arial" w:cs="Arial"/>
                      <w:sz w:val="20"/>
                      <w:szCs w:val="20"/>
                    </w:rPr>
                  </w:rPrChange>
                </w:rPr>
                <w:t xml:space="preserve">5.429.799 </w:t>
              </w:r>
            </w:ins>
            <w:del w:id="6485" w:author="Thu Huyen Tran" w:date="2023-12-05T21:04:00Z">
              <w:r w:rsidRPr="000F5FE0" w:rsidDel="00303912">
                <w:rPr>
                  <w:sz w:val="22"/>
                </w:rPr>
                <w:delText xml:space="preserve">5.429.799 </w:delText>
              </w:r>
            </w:del>
          </w:p>
        </w:tc>
        <w:tc>
          <w:tcPr>
            <w:tcW w:w="830" w:type="pct"/>
            <w:tcBorders>
              <w:top w:val="nil"/>
              <w:left w:val="single" w:sz="4" w:space="0" w:color="auto"/>
              <w:bottom w:val="single" w:sz="4" w:space="0" w:color="auto"/>
              <w:right w:val="single" w:sz="4" w:space="0" w:color="auto"/>
            </w:tcBorders>
            <w:vAlign w:val="bottom"/>
            <w:tcPrChange w:id="6486"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6F595602" w14:textId="5F4C88C9" w:rsidR="00F044B1" w:rsidRPr="000F5FE0" w:rsidRDefault="00F044B1" w:rsidP="00F044B1">
            <w:pPr>
              <w:tabs>
                <w:tab w:val="left" w:pos="1847"/>
              </w:tabs>
              <w:spacing w:beforeLines="30" w:before="72" w:afterLines="30" w:after="72" w:line="271" w:lineRule="auto"/>
              <w:ind w:right="-30"/>
              <w:jc w:val="center"/>
              <w:rPr>
                <w:sz w:val="22"/>
                <w:lang w:val="en-US"/>
              </w:rPr>
            </w:pPr>
            <w:ins w:id="6487" w:author="Thu Huyen Tran" w:date="2024-05-17T20:45:00Z" w16du:dateUtc="2024-05-17T13:45:00Z">
              <w:r w:rsidRPr="000F5FE0">
                <w:rPr>
                  <w:sz w:val="22"/>
                  <w:rPrChange w:id="6488" w:author="Huyen Tran Thu" w:date="2025-04-28T20:14:00Z" w16du:dateUtc="2025-04-28T13:14:00Z">
                    <w:rPr>
                      <w:rFonts w:ascii="Arial" w:hAnsi="Arial" w:cs="Arial"/>
                      <w:sz w:val="20"/>
                      <w:szCs w:val="20"/>
                    </w:rPr>
                  </w:rPrChange>
                </w:rPr>
                <w:t xml:space="preserve">1.191.907 </w:t>
              </w:r>
            </w:ins>
            <w:del w:id="6489" w:author="Thu Huyen Tran" w:date="2023-12-05T21:04:00Z">
              <w:r w:rsidRPr="000F5FE0" w:rsidDel="00C84719">
                <w:rPr>
                  <w:sz w:val="22"/>
                </w:rPr>
                <w:delText xml:space="preserve">1.191.907 </w:delText>
              </w:r>
            </w:del>
          </w:p>
        </w:tc>
      </w:tr>
      <w:tr w:rsidR="00F044B1" w:rsidRPr="000F5FE0" w14:paraId="7042E571" w14:textId="51457D11" w:rsidTr="000F5FE0">
        <w:trPr>
          <w:trHeight w:val="255"/>
          <w:trPrChange w:id="6490"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491"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3ADB4C66" w14:textId="177A130B" w:rsidR="00F044B1" w:rsidRPr="000F5FE0" w:rsidRDefault="00F044B1" w:rsidP="00F044B1">
            <w:pPr>
              <w:spacing w:before="0" w:after="0" w:line="240" w:lineRule="auto"/>
              <w:jc w:val="center"/>
              <w:rPr>
                <w:rFonts w:eastAsia="Times New Roman"/>
                <w:sz w:val="22"/>
                <w:lang w:val="en-US" w:eastAsia="ja-JP"/>
              </w:rPr>
            </w:pPr>
            <w:r w:rsidRPr="000F5FE0">
              <w:rPr>
                <w:sz w:val="22"/>
              </w:rPr>
              <w:t>2008</w:t>
            </w:r>
          </w:p>
        </w:tc>
        <w:tc>
          <w:tcPr>
            <w:tcW w:w="1278" w:type="pct"/>
            <w:tcBorders>
              <w:top w:val="nil"/>
              <w:left w:val="single" w:sz="4" w:space="0" w:color="auto"/>
              <w:bottom w:val="single" w:sz="4" w:space="0" w:color="auto"/>
              <w:right w:val="single" w:sz="4" w:space="0" w:color="auto"/>
            </w:tcBorders>
            <w:noWrap/>
            <w:vAlign w:val="bottom"/>
            <w:tcPrChange w:id="6492"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0A0EAE57" w14:textId="6EEE8CC1" w:rsidR="00F044B1" w:rsidRPr="000F5FE0" w:rsidRDefault="00F044B1" w:rsidP="00F044B1">
            <w:pPr>
              <w:tabs>
                <w:tab w:val="left" w:pos="1847"/>
              </w:tabs>
              <w:spacing w:beforeLines="30" w:before="72" w:afterLines="30" w:after="72" w:line="271" w:lineRule="auto"/>
              <w:ind w:right="-30"/>
              <w:jc w:val="center"/>
              <w:rPr>
                <w:sz w:val="22"/>
                <w:lang w:val="en-US"/>
              </w:rPr>
            </w:pPr>
            <w:ins w:id="6493" w:author="Thu Huyen Tran" w:date="2024-05-17T20:44:00Z" w16du:dateUtc="2024-05-17T13:44:00Z">
              <w:r w:rsidRPr="000F5FE0">
                <w:rPr>
                  <w:sz w:val="22"/>
                  <w:rPrChange w:id="6494" w:author="Huyen Tran Thu" w:date="2025-04-28T20:14:00Z" w16du:dateUtc="2025-04-28T13:14:00Z">
                    <w:rPr>
                      <w:rFonts w:ascii="Arial" w:hAnsi="Arial" w:cs="Arial"/>
                      <w:sz w:val="20"/>
                      <w:szCs w:val="20"/>
                    </w:rPr>
                  </w:rPrChange>
                </w:rPr>
                <w:t xml:space="preserve">2.647.517 </w:t>
              </w:r>
            </w:ins>
            <w:del w:id="6495" w:author="Thu Huyen Tran" w:date="2024-05-17T20:44:00Z" w16du:dateUtc="2024-05-17T13:44:00Z">
              <w:r w:rsidRPr="000F5FE0" w:rsidDel="00661656">
                <w:rPr>
                  <w:sz w:val="22"/>
                </w:rPr>
                <w:delText xml:space="preserve">2.647.517 </w:delText>
              </w:r>
            </w:del>
          </w:p>
        </w:tc>
        <w:tc>
          <w:tcPr>
            <w:tcW w:w="1120" w:type="pct"/>
            <w:tcBorders>
              <w:top w:val="nil"/>
              <w:left w:val="single" w:sz="4" w:space="0" w:color="auto"/>
              <w:bottom w:val="single" w:sz="4" w:space="0" w:color="auto"/>
              <w:right w:val="single" w:sz="4" w:space="0" w:color="auto"/>
            </w:tcBorders>
            <w:vAlign w:val="bottom"/>
            <w:tcPrChange w:id="6496"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4614098A" w14:textId="32FD3560" w:rsidR="00F044B1" w:rsidRPr="000F5FE0" w:rsidRDefault="00F044B1" w:rsidP="00F044B1">
            <w:pPr>
              <w:tabs>
                <w:tab w:val="left" w:pos="1847"/>
              </w:tabs>
              <w:spacing w:beforeLines="30" w:before="72" w:afterLines="30" w:after="72" w:line="271" w:lineRule="auto"/>
              <w:ind w:right="-30"/>
              <w:jc w:val="center"/>
              <w:rPr>
                <w:sz w:val="22"/>
                <w:lang w:val="en-US"/>
              </w:rPr>
            </w:pPr>
            <w:ins w:id="6497" w:author="Thu Huyen Tran" w:date="2024-05-17T20:45:00Z" w16du:dateUtc="2024-05-17T13:45:00Z">
              <w:r w:rsidRPr="000F5FE0">
                <w:rPr>
                  <w:sz w:val="22"/>
                  <w:rPrChange w:id="6498" w:author="Huyen Tran Thu" w:date="2025-04-28T20:14:00Z" w16du:dateUtc="2025-04-28T13:14:00Z">
                    <w:rPr>
                      <w:rFonts w:ascii="Arial" w:hAnsi="Arial" w:cs="Arial"/>
                      <w:sz w:val="20"/>
                      <w:szCs w:val="20"/>
                    </w:rPr>
                  </w:rPrChange>
                </w:rPr>
                <w:t xml:space="preserve">2.779.893 </w:t>
              </w:r>
            </w:ins>
            <w:del w:id="6499" w:author="Thu Huyen Tran" w:date="2024-05-17T20:45:00Z" w16du:dateUtc="2024-05-17T13:45:00Z">
              <w:r w:rsidRPr="000F5FE0" w:rsidDel="004473F3">
                <w:rPr>
                  <w:sz w:val="22"/>
                </w:rPr>
                <w:delText xml:space="preserve">2.779.893 </w:delText>
              </w:r>
            </w:del>
          </w:p>
        </w:tc>
        <w:tc>
          <w:tcPr>
            <w:tcW w:w="1056" w:type="pct"/>
            <w:tcBorders>
              <w:top w:val="nil"/>
              <w:left w:val="single" w:sz="4" w:space="0" w:color="auto"/>
              <w:bottom w:val="single" w:sz="4" w:space="0" w:color="auto"/>
              <w:right w:val="single" w:sz="4" w:space="0" w:color="auto"/>
            </w:tcBorders>
            <w:vAlign w:val="bottom"/>
            <w:tcPrChange w:id="6500"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01997DAB" w14:textId="4F9718EF" w:rsidR="00F044B1" w:rsidRPr="000F5FE0" w:rsidRDefault="00F044B1" w:rsidP="00F044B1">
            <w:pPr>
              <w:tabs>
                <w:tab w:val="left" w:pos="1847"/>
              </w:tabs>
              <w:spacing w:beforeLines="30" w:before="72" w:afterLines="30" w:after="72" w:line="271" w:lineRule="auto"/>
              <w:ind w:right="-30"/>
              <w:jc w:val="center"/>
              <w:rPr>
                <w:sz w:val="22"/>
                <w:lang w:val="en-US"/>
              </w:rPr>
            </w:pPr>
            <w:ins w:id="6501" w:author="Thu Huyen Tran" w:date="2024-05-17T20:45:00Z" w16du:dateUtc="2024-05-17T13:45:00Z">
              <w:r w:rsidRPr="000F5FE0">
                <w:rPr>
                  <w:sz w:val="22"/>
                  <w:rPrChange w:id="6502" w:author="Huyen Tran Thu" w:date="2025-04-28T20:14:00Z" w16du:dateUtc="2025-04-28T13:14:00Z">
                    <w:rPr>
                      <w:rFonts w:ascii="Arial" w:hAnsi="Arial" w:cs="Arial"/>
                      <w:sz w:val="20"/>
                      <w:szCs w:val="20"/>
                    </w:rPr>
                  </w:rPrChange>
                </w:rPr>
                <w:t xml:space="preserve">5.427.410 </w:t>
              </w:r>
            </w:ins>
            <w:del w:id="6503" w:author="Thu Huyen Tran" w:date="2023-12-05T21:04:00Z">
              <w:r w:rsidRPr="000F5FE0" w:rsidDel="00303912">
                <w:rPr>
                  <w:sz w:val="22"/>
                </w:rPr>
                <w:delText xml:space="preserve">5.427.410 </w:delText>
              </w:r>
            </w:del>
          </w:p>
        </w:tc>
        <w:tc>
          <w:tcPr>
            <w:tcW w:w="830" w:type="pct"/>
            <w:tcBorders>
              <w:top w:val="nil"/>
              <w:left w:val="single" w:sz="4" w:space="0" w:color="auto"/>
              <w:bottom w:val="single" w:sz="4" w:space="0" w:color="auto"/>
              <w:right w:val="single" w:sz="4" w:space="0" w:color="auto"/>
            </w:tcBorders>
            <w:vAlign w:val="bottom"/>
            <w:tcPrChange w:id="6504"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71DBD635" w14:textId="28ADCBDA" w:rsidR="00F044B1" w:rsidRPr="000F5FE0" w:rsidRDefault="00F044B1" w:rsidP="00F044B1">
            <w:pPr>
              <w:tabs>
                <w:tab w:val="left" w:pos="1847"/>
              </w:tabs>
              <w:spacing w:beforeLines="30" w:before="72" w:afterLines="30" w:after="72" w:line="271" w:lineRule="auto"/>
              <w:ind w:right="-30"/>
              <w:jc w:val="center"/>
              <w:rPr>
                <w:sz w:val="22"/>
                <w:lang w:val="en-US"/>
              </w:rPr>
            </w:pPr>
            <w:ins w:id="6505" w:author="Thu Huyen Tran" w:date="2024-05-17T20:45:00Z" w16du:dateUtc="2024-05-17T13:45:00Z">
              <w:r w:rsidRPr="000F5FE0">
                <w:rPr>
                  <w:sz w:val="22"/>
                  <w:rPrChange w:id="6506" w:author="Huyen Tran Thu" w:date="2025-04-28T20:14:00Z" w16du:dateUtc="2025-04-28T13:14:00Z">
                    <w:rPr>
                      <w:rFonts w:ascii="Arial" w:hAnsi="Arial" w:cs="Arial"/>
                      <w:sz w:val="20"/>
                      <w:szCs w:val="20"/>
                    </w:rPr>
                  </w:rPrChange>
                </w:rPr>
                <w:t xml:space="preserve">1.191.383 </w:t>
              </w:r>
            </w:ins>
            <w:del w:id="6507" w:author="Thu Huyen Tran" w:date="2023-12-05T21:04:00Z">
              <w:r w:rsidRPr="000F5FE0" w:rsidDel="00C84719">
                <w:rPr>
                  <w:sz w:val="22"/>
                </w:rPr>
                <w:delText xml:space="preserve">1.191.383 </w:delText>
              </w:r>
            </w:del>
          </w:p>
        </w:tc>
      </w:tr>
      <w:tr w:rsidR="00F044B1" w:rsidRPr="000F5FE0" w14:paraId="53725E1B" w14:textId="19B591B6" w:rsidTr="000F5FE0">
        <w:trPr>
          <w:trHeight w:val="255"/>
          <w:trPrChange w:id="6508"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509"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516915D6" w14:textId="52C4C5C6" w:rsidR="00F044B1" w:rsidRPr="000F5FE0" w:rsidRDefault="00F044B1" w:rsidP="00F044B1">
            <w:pPr>
              <w:spacing w:before="0" w:after="0" w:line="240" w:lineRule="auto"/>
              <w:jc w:val="center"/>
              <w:rPr>
                <w:rFonts w:eastAsia="Times New Roman"/>
                <w:sz w:val="22"/>
                <w:lang w:val="en-US" w:eastAsia="ja-JP"/>
              </w:rPr>
            </w:pPr>
            <w:r w:rsidRPr="000F5FE0">
              <w:rPr>
                <w:sz w:val="22"/>
              </w:rPr>
              <w:t>2009</w:t>
            </w:r>
          </w:p>
        </w:tc>
        <w:tc>
          <w:tcPr>
            <w:tcW w:w="1278" w:type="pct"/>
            <w:tcBorders>
              <w:top w:val="nil"/>
              <w:left w:val="single" w:sz="4" w:space="0" w:color="auto"/>
              <w:bottom w:val="single" w:sz="4" w:space="0" w:color="auto"/>
              <w:right w:val="single" w:sz="4" w:space="0" w:color="auto"/>
            </w:tcBorders>
            <w:noWrap/>
            <w:vAlign w:val="bottom"/>
            <w:tcPrChange w:id="6510"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4777A143" w14:textId="59DEC162" w:rsidR="00F044B1" w:rsidRPr="000F5FE0" w:rsidRDefault="00F044B1" w:rsidP="00F044B1">
            <w:pPr>
              <w:tabs>
                <w:tab w:val="left" w:pos="1847"/>
              </w:tabs>
              <w:spacing w:beforeLines="30" w:before="72" w:afterLines="30" w:after="72" w:line="271" w:lineRule="auto"/>
              <w:ind w:right="-30"/>
              <w:jc w:val="center"/>
              <w:rPr>
                <w:sz w:val="22"/>
                <w:lang w:val="en-US"/>
              </w:rPr>
            </w:pPr>
            <w:ins w:id="6511" w:author="Thu Huyen Tran" w:date="2024-05-17T20:44:00Z" w16du:dateUtc="2024-05-17T13:44:00Z">
              <w:r w:rsidRPr="000F5FE0">
                <w:rPr>
                  <w:sz w:val="22"/>
                  <w:rPrChange w:id="6512" w:author="Huyen Tran Thu" w:date="2025-04-28T20:14:00Z" w16du:dateUtc="2025-04-28T13:14:00Z">
                    <w:rPr>
                      <w:rFonts w:ascii="Arial" w:hAnsi="Arial" w:cs="Arial"/>
                      <w:sz w:val="20"/>
                      <w:szCs w:val="20"/>
                    </w:rPr>
                  </w:rPrChange>
                </w:rPr>
                <w:t xml:space="preserve">2.647.285 </w:t>
              </w:r>
            </w:ins>
            <w:del w:id="6513" w:author="Thu Huyen Tran" w:date="2024-05-17T20:44:00Z" w16du:dateUtc="2024-05-17T13:44:00Z">
              <w:r w:rsidRPr="000F5FE0" w:rsidDel="00661656">
                <w:rPr>
                  <w:sz w:val="22"/>
                </w:rPr>
                <w:delText xml:space="preserve">2.647.285 </w:delText>
              </w:r>
            </w:del>
          </w:p>
        </w:tc>
        <w:tc>
          <w:tcPr>
            <w:tcW w:w="1120" w:type="pct"/>
            <w:tcBorders>
              <w:top w:val="nil"/>
              <w:left w:val="single" w:sz="4" w:space="0" w:color="auto"/>
              <w:bottom w:val="single" w:sz="4" w:space="0" w:color="auto"/>
              <w:right w:val="single" w:sz="4" w:space="0" w:color="auto"/>
            </w:tcBorders>
            <w:vAlign w:val="bottom"/>
            <w:tcPrChange w:id="6514"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7914CF41" w14:textId="03A81E5D" w:rsidR="00F044B1" w:rsidRPr="000F5FE0" w:rsidRDefault="00F044B1" w:rsidP="00F044B1">
            <w:pPr>
              <w:tabs>
                <w:tab w:val="left" w:pos="1847"/>
              </w:tabs>
              <w:spacing w:beforeLines="30" w:before="72" w:afterLines="30" w:after="72" w:line="271" w:lineRule="auto"/>
              <w:ind w:right="-30"/>
              <w:jc w:val="center"/>
              <w:rPr>
                <w:sz w:val="22"/>
                <w:lang w:val="en-US"/>
              </w:rPr>
            </w:pPr>
            <w:ins w:id="6515" w:author="Thu Huyen Tran" w:date="2024-05-17T20:45:00Z" w16du:dateUtc="2024-05-17T13:45:00Z">
              <w:r w:rsidRPr="000F5FE0">
                <w:rPr>
                  <w:sz w:val="22"/>
                  <w:rPrChange w:id="6516" w:author="Huyen Tran Thu" w:date="2025-04-28T20:14:00Z" w16du:dateUtc="2025-04-28T13:14:00Z">
                    <w:rPr>
                      <w:rFonts w:ascii="Arial" w:hAnsi="Arial" w:cs="Arial"/>
                      <w:sz w:val="20"/>
                      <w:szCs w:val="20"/>
                    </w:rPr>
                  </w:rPrChange>
                </w:rPr>
                <w:t xml:space="preserve">2.779.649 </w:t>
              </w:r>
            </w:ins>
            <w:del w:id="6517" w:author="Thu Huyen Tran" w:date="2024-05-17T20:45:00Z" w16du:dateUtc="2024-05-17T13:45:00Z">
              <w:r w:rsidRPr="000F5FE0" w:rsidDel="004473F3">
                <w:rPr>
                  <w:sz w:val="22"/>
                </w:rPr>
                <w:delText xml:space="preserve">2.779.649 </w:delText>
              </w:r>
            </w:del>
          </w:p>
        </w:tc>
        <w:tc>
          <w:tcPr>
            <w:tcW w:w="1056" w:type="pct"/>
            <w:tcBorders>
              <w:top w:val="nil"/>
              <w:left w:val="single" w:sz="4" w:space="0" w:color="auto"/>
              <w:bottom w:val="single" w:sz="4" w:space="0" w:color="auto"/>
              <w:right w:val="single" w:sz="4" w:space="0" w:color="auto"/>
            </w:tcBorders>
            <w:vAlign w:val="bottom"/>
            <w:tcPrChange w:id="6518"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7CBB3BEF" w14:textId="2A74E262" w:rsidR="00F044B1" w:rsidRPr="000F5FE0" w:rsidRDefault="00F044B1" w:rsidP="00F044B1">
            <w:pPr>
              <w:tabs>
                <w:tab w:val="left" w:pos="1847"/>
              </w:tabs>
              <w:spacing w:beforeLines="30" w:before="72" w:afterLines="30" w:after="72" w:line="271" w:lineRule="auto"/>
              <w:ind w:right="-30"/>
              <w:jc w:val="center"/>
              <w:rPr>
                <w:sz w:val="22"/>
                <w:lang w:val="en-US"/>
              </w:rPr>
            </w:pPr>
            <w:ins w:id="6519" w:author="Thu Huyen Tran" w:date="2024-05-17T20:45:00Z" w16du:dateUtc="2024-05-17T13:45:00Z">
              <w:r w:rsidRPr="000F5FE0">
                <w:rPr>
                  <w:sz w:val="22"/>
                  <w:rPrChange w:id="6520" w:author="Huyen Tran Thu" w:date="2025-04-28T20:14:00Z" w16du:dateUtc="2025-04-28T13:14:00Z">
                    <w:rPr>
                      <w:rFonts w:ascii="Arial" w:hAnsi="Arial" w:cs="Arial"/>
                      <w:sz w:val="20"/>
                      <w:szCs w:val="20"/>
                    </w:rPr>
                  </w:rPrChange>
                </w:rPr>
                <w:t xml:space="preserve">5.426.935 </w:t>
              </w:r>
            </w:ins>
            <w:del w:id="6521" w:author="Thu Huyen Tran" w:date="2023-12-05T21:04:00Z">
              <w:r w:rsidRPr="000F5FE0" w:rsidDel="00303912">
                <w:rPr>
                  <w:sz w:val="22"/>
                </w:rPr>
                <w:delText xml:space="preserve">5.426.935 </w:delText>
              </w:r>
            </w:del>
          </w:p>
        </w:tc>
        <w:tc>
          <w:tcPr>
            <w:tcW w:w="830" w:type="pct"/>
            <w:tcBorders>
              <w:top w:val="nil"/>
              <w:left w:val="single" w:sz="4" w:space="0" w:color="auto"/>
              <w:bottom w:val="single" w:sz="4" w:space="0" w:color="auto"/>
              <w:right w:val="single" w:sz="4" w:space="0" w:color="auto"/>
            </w:tcBorders>
            <w:vAlign w:val="bottom"/>
            <w:tcPrChange w:id="6522"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65A3C0AA" w14:textId="6C870E88" w:rsidR="00F044B1" w:rsidRPr="000F5FE0" w:rsidRDefault="00F044B1" w:rsidP="00F044B1">
            <w:pPr>
              <w:tabs>
                <w:tab w:val="left" w:pos="1847"/>
              </w:tabs>
              <w:spacing w:beforeLines="30" w:before="72" w:afterLines="30" w:after="72" w:line="271" w:lineRule="auto"/>
              <w:ind w:right="-30"/>
              <w:jc w:val="center"/>
              <w:rPr>
                <w:sz w:val="22"/>
                <w:lang w:val="en-US"/>
              </w:rPr>
            </w:pPr>
            <w:ins w:id="6523" w:author="Thu Huyen Tran" w:date="2024-05-17T20:45:00Z" w16du:dateUtc="2024-05-17T13:45:00Z">
              <w:r w:rsidRPr="000F5FE0">
                <w:rPr>
                  <w:sz w:val="22"/>
                  <w:rPrChange w:id="6524" w:author="Huyen Tran Thu" w:date="2025-04-28T20:14:00Z" w16du:dateUtc="2025-04-28T13:14:00Z">
                    <w:rPr>
                      <w:rFonts w:ascii="Arial" w:hAnsi="Arial" w:cs="Arial"/>
                      <w:sz w:val="20"/>
                      <w:szCs w:val="20"/>
                    </w:rPr>
                  </w:rPrChange>
                </w:rPr>
                <w:t xml:space="preserve">1.191.278 </w:t>
              </w:r>
            </w:ins>
            <w:del w:id="6525" w:author="Thu Huyen Tran" w:date="2023-12-05T21:04:00Z">
              <w:r w:rsidRPr="000F5FE0" w:rsidDel="00C84719">
                <w:rPr>
                  <w:sz w:val="22"/>
                </w:rPr>
                <w:delText xml:space="preserve">1.191.278 </w:delText>
              </w:r>
            </w:del>
          </w:p>
        </w:tc>
      </w:tr>
      <w:tr w:rsidR="00F044B1" w:rsidRPr="000F5FE0" w14:paraId="0D063930" w14:textId="562339E2" w:rsidTr="000F5FE0">
        <w:trPr>
          <w:trHeight w:val="255"/>
          <w:trPrChange w:id="6526"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527"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659118AF" w14:textId="493BF292" w:rsidR="00F044B1" w:rsidRPr="000F5FE0" w:rsidRDefault="00F044B1" w:rsidP="00F044B1">
            <w:pPr>
              <w:spacing w:before="0" w:after="0" w:line="240" w:lineRule="auto"/>
              <w:jc w:val="center"/>
              <w:rPr>
                <w:rFonts w:eastAsia="Times New Roman"/>
                <w:sz w:val="22"/>
                <w:lang w:val="en-US" w:eastAsia="ja-JP"/>
              </w:rPr>
            </w:pPr>
            <w:r w:rsidRPr="000F5FE0">
              <w:rPr>
                <w:sz w:val="22"/>
              </w:rPr>
              <w:t>2010</w:t>
            </w:r>
          </w:p>
        </w:tc>
        <w:tc>
          <w:tcPr>
            <w:tcW w:w="1278" w:type="pct"/>
            <w:tcBorders>
              <w:top w:val="nil"/>
              <w:left w:val="single" w:sz="4" w:space="0" w:color="auto"/>
              <w:bottom w:val="single" w:sz="4" w:space="0" w:color="auto"/>
              <w:right w:val="single" w:sz="4" w:space="0" w:color="auto"/>
            </w:tcBorders>
            <w:noWrap/>
            <w:vAlign w:val="bottom"/>
            <w:tcPrChange w:id="6528"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0A6CDA7A" w14:textId="0F441E4D" w:rsidR="00F044B1" w:rsidRPr="000F5FE0" w:rsidRDefault="00F044B1" w:rsidP="00F044B1">
            <w:pPr>
              <w:tabs>
                <w:tab w:val="left" w:pos="1847"/>
              </w:tabs>
              <w:spacing w:beforeLines="30" w:before="72" w:afterLines="30" w:after="72" w:line="271" w:lineRule="auto"/>
              <w:ind w:right="-30"/>
              <w:jc w:val="center"/>
              <w:rPr>
                <w:sz w:val="22"/>
                <w:lang w:val="en-US"/>
              </w:rPr>
            </w:pPr>
            <w:ins w:id="6529" w:author="Thu Huyen Tran" w:date="2024-05-17T20:44:00Z" w16du:dateUtc="2024-05-17T13:44:00Z">
              <w:r w:rsidRPr="000F5FE0">
                <w:rPr>
                  <w:sz w:val="22"/>
                  <w:rPrChange w:id="6530" w:author="Huyen Tran Thu" w:date="2025-04-28T20:14:00Z" w16du:dateUtc="2025-04-28T13:14:00Z">
                    <w:rPr>
                      <w:rFonts w:ascii="Arial" w:hAnsi="Arial" w:cs="Arial"/>
                      <w:sz w:val="20"/>
                      <w:szCs w:val="20"/>
                    </w:rPr>
                  </w:rPrChange>
                </w:rPr>
                <w:t xml:space="preserve">3.152.311 </w:t>
              </w:r>
            </w:ins>
            <w:del w:id="6531" w:author="Thu Huyen Tran" w:date="2024-05-17T20:44:00Z" w16du:dateUtc="2024-05-17T13:44:00Z">
              <w:r w:rsidRPr="000F5FE0" w:rsidDel="00661656">
                <w:rPr>
                  <w:sz w:val="22"/>
                </w:rPr>
                <w:delText xml:space="preserve">3.152.311 </w:delText>
              </w:r>
            </w:del>
          </w:p>
        </w:tc>
        <w:tc>
          <w:tcPr>
            <w:tcW w:w="1120" w:type="pct"/>
            <w:tcBorders>
              <w:top w:val="nil"/>
              <w:left w:val="single" w:sz="4" w:space="0" w:color="auto"/>
              <w:bottom w:val="single" w:sz="4" w:space="0" w:color="auto"/>
              <w:right w:val="single" w:sz="4" w:space="0" w:color="auto"/>
            </w:tcBorders>
            <w:vAlign w:val="bottom"/>
            <w:tcPrChange w:id="6532"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2F8CCBC8" w14:textId="4549F5F6" w:rsidR="00F044B1" w:rsidRPr="000F5FE0" w:rsidRDefault="00F044B1" w:rsidP="00F044B1">
            <w:pPr>
              <w:tabs>
                <w:tab w:val="left" w:pos="1847"/>
              </w:tabs>
              <w:spacing w:beforeLines="30" w:before="72" w:afterLines="30" w:after="72" w:line="271" w:lineRule="auto"/>
              <w:ind w:right="-30"/>
              <w:jc w:val="center"/>
              <w:rPr>
                <w:sz w:val="22"/>
                <w:lang w:val="en-US"/>
              </w:rPr>
            </w:pPr>
            <w:ins w:id="6533" w:author="Thu Huyen Tran" w:date="2024-05-17T20:45:00Z" w16du:dateUtc="2024-05-17T13:45:00Z">
              <w:r w:rsidRPr="000F5FE0">
                <w:rPr>
                  <w:sz w:val="22"/>
                  <w:rPrChange w:id="6534" w:author="Huyen Tran Thu" w:date="2025-04-28T20:14:00Z" w16du:dateUtc="2025-04-28T13:14:00Z">
                    <w:rPr>
                      <w:rFonts w:ascii="Arial" w:hAnsi="Arial" w:cs="Arial"/>
                      <w:sz w:val="20"/>
                      <w:szCs w:val="20"/>
                    </w:rPr>
                  </w:rPrChange>
                </w:rPr>
                <w:t xml:space="preserve">2.438.893 </w:t>
              </w:r>
            </w:ins>
            <w:del w:id="6535" w:author="Thu Huyen Tran" w:date="2024-05-17T20:45:00Z" w16du:dateUtc="2024-05-17T13:45:00Z">
              <w:r w:rsidRPr="000F5FE0" w:rsidDel="004473F3">
                <w:rPr>
                  <w:sz w:val="22"/>
                </w:rPr>
                <w:delText xml:space="preserve">2.438.893 </w:delText>
              </w:r>
            </w:del>
          </w:p>
        </w:tc>
        <w:tc>
          <w:tcPr>
            <w:tcW w:w="1056" w:type="pct"/>
            <w:tcBorders>
              <w:top w:val="nil"/>
              <w:left w:val="single" w:sz="4" w:space="0" w:color="auto"/>
              <w:bottom w:val="single" w:sz="4" w:space="0" w:color="auto"/>
              <w:right w:val="single" w:sz="4" w:space="0" w:color="auto"/>
            </w:tcBorders>
            <w:vAlign w:val="bottom"/>
            <w:tcPrChange w:id="6536"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6A3A9475" w14:textId="4861BFBE" w:rsidR="00F044B1" w:rsidRPr="000F5FE0" w:rsidRDefault="00F044B1" w:rsidP="00F044B1">
            <w:pPr>
              <w:tabs>
                <w:tab w:val="left" w:pos="1847"/>
              </w:tabs>
              <w:spacing w:beforeLines="30" w:before="72" w:afterLines="30" w:after="72" w:line="271" w:lineRule="auto"/>
              <w:ind w:right="-30"/>
              <w:jc w:val="center"/>
              <w:rPr>
                <w:sz w:val="22"/>
                <w:lang w:val="en-US"/>
              </w:rPr>
            </w:pPr>
            <w:ins w:id="6537" w:author="Thu Huyen Tran" w:date="2024-05-17T20:45:00Z" w16du:dateUtc="2024-05-17T13:45:00Z">
              <w:r w:rsidRPr="000F5FE0">
                <w:rPr>
                  <w:sz w:val="22"/>
                  <w:rPrChange w:id="6538" w:author="Huyen Tran Thu" w:date="2025-04-28T20:14:00Z" w16du:dateUtc="2025-04-28T13:14:00Z">
                    <w:rPr>
                      <w:rFonts w:ascii="Arial" w:hAnsi="Arial" w:cs="Arial"/>
                      <w:sz w:val="20"/>
                      <w:szCs w:val="20"/>
                    </w:rPr>
                  </w:rPrChange>
                </w:rPr>
                <w:t xml:space="preserve">5.591.205 </w:t>
              </w:r>
            </w:ins>
            <w:del w:id="6539" w:author="Thu Huyen Tran" w:date="2023-12-05T21:04:00Z">
              <w:r w:rsidRPr="000F5FE0" w:rsidDel="00303912">
                <w:rPr>
                  <w:sz w:val="22"/>
                </w:rPr>
                <w:delText xml:space="preserve">5.591.205 </w:delText>
              </w:r>
            </w:del>
          </w:p>
        </w:tc>
        <w:tc>
          <w:tcPr>
            <w:tcW w:w="830" w:type="pct"/>
            <w:tcBorders>
              <w:top w:val="nil"/>
              <w:left w:val="single" w:sz="4" w:space="0" w:color="auto"/>
              <w:bottom w:val="single" w:sz="4" w:space="0" w:color="auto"/>
              <w:right w:val="single" w:sz="4" w:space="0" w:color="auto"/>
            </w:tcBorders>
            <w:vAlign w:val="bottom"/>
            <w:tcPrChange w:id="6540"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2070842C" w14:textId="45474D3C" w:rsidR="00F044B1" w:rsidRPr="000F5FE0" w:rsidRDefault="00F044B1" w:rsidP="00F044B1">
            <w:pPr>
              <w:tabs>
                <w:tab w:val="left" w:pos="1847"/>
              </w:tabs>
              <w:spacing w:beforeLines="30" w:before="72" w:afterLines="30" w:after="72" w:line="271" w:lineRule="auto"/>
              <w:ind w:right="-30"/>
              <w:jc w:val="center"/>
              <w:rPr>
                <w:sz w:val="22"/>
                <w:lang w:val="en-US"/>
              </w:rPr>
            </w:pPr>
            <w:ins w:id="6541" w:author="Thu Huyen Tran" w:date="2024-05-17T20:45:00Z" w16du:dateUtc="2024-05-17T13:45:00Z">
              <w:r w:rsidRPr="000F5FE0">
                <w:rPr>
                  <w:sz w:val="22"/>
                  <w:rPrChange w:id="6542" w:author="Huyen Tran Thu" w:date="2025-04-28T20:14:00Z" w16du:dateUtc="2025-04-28T13:14:00Z">
                    <w:rPr>
                      <w:rFonts w:ascii="Arial" w:hAnsi="Arial" w:cs="Arial"/>
                      <w:sz w:val="20"/>
                      <w:szCs w:val="20"/>
                    </w:rPr>
                  </w:rPrChange>
                </w:rPr>
                <w:t xml:space="preserve">1.045.240 </w:t>
              </w:r>
            </w:ins>
            <w:del w:id="6543" w:author="Thu Huyen Tran" w:date="2023-12-05T21:04:00Z">
              <w:r w:rsidRPr="000F5FE0" w:rsidDel="00C84719">
                <w:rPr>
                  <w:sz w:val="22"/>
                </w:rPr>
                <w:delText xml:space="preserve">1.045.240 </w:delText>
              </w:r>
            </w:del>
          </w:p>
        </w:tc>
      </w:tr>
      <w:tr w:rsidR="00F044B1" w:rsidRPr="000F5FE0" w14:paraId="2F871F68" w14:textId="178B4322" w:rsidTr="000F5FE0">
        <w:trPr>
          <w:trHeight w:val="255"/>
          <w:trPrChange w:id="6544"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545"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42CCA920" w14:textId="321C7FCD" w:rsidR="00F044B1" w:rsidRPr="000F5FE0" w:rsidRDefault="00F044B1" w:rsidP="00F044B1">
            <w:pPr>
              <w:spacing w:before="0" w:after="0" w:line="240" w:lineRule="auto"/>
              <w:jc w:val="center"/>
              <w:rPr>
                <w:rFonts w:eastAsia="Times New Roman"/>
                <w:sz w:val="22"/>
                <w:lang w:val="en-US" w:eastAsia="ja-JP"/>
              </w:rPr>
            </w:pPr>
            <w:r w:rsidRPr="000F5FE0">
              <w:rPr>
                <w:sz w:val="22"/>
              </w:rPr>
              <w:t>2011</w:t>
            </w:r>
          </w:p>
        </w:tc>
        <w:tc>
          <w:tcPr>
            <w:tcW w:w="1278" w:type="pct"/>
            <w:tcBorders>
              <w:top w:val="nil"/>
              <w:left w:val="single" w:sz="4" w:space="0" w:color="auto"/>
              <w:bottom w:val="single" w:sz="4" w:space="0" w:color="auto"/>
              <w:right w:val="single" w:sz="4" w:space="0" w:color="auto"/>
            </w:tcBorders>
            <w:noWrap/>
            <w:vAlign w:val="bottom"/>
            <w:tcPrChange w:id="6546"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4080FD6D" w14:textId="36988D8F" w:rsidR="00F044B1" w:rsidRPr="000F5FE0" w:rsidRDefault="00F044B1" w:rsidP="00F044B1">
            <w:pPr>
              <w:tabs>
                <w:tab w:val="left" w:pos="1847"/>
              </w:tabs>
              <w:spacing w:beforeLines="30" w:before="72" w:afterLines="30" w:after="72" w:line="271" w:lineRule="auto"/>
              <w:ind w:right="-30"/>
              <w:jc w:val="center"/>
              <w:rPr>
                <w:sz w:val="22"/>
                <w:lang w:val="en-US"/>
              </w:rPr>
            </w:pPr>
            <w:ins w:id="6547" w:author="Thu Huyen Tran" w:date="2024-05-17T20:44:00Z" w16du:dateUtc="2024-05-17T13:44:00Z">
              <w:r w:rsidRPr="000F5FE0">
                <w:rPr>
                  <w:sz w:val="22"/>
                  <w:rPrChange w:id="6548" w:author="Huyen Tran Thu" w:date="2025-04-28T20:14:00Z" w16du:dateUtc="2025-04-28T13:14:00Z">
                    <w:rPr>
                      <w:rFonts w:ascii="Arial" w:hAnsi="Arial" w:cs="Arial"/>
                      <w:sz w:val="20"/>
                      <w:szCs w:val="20"/>
                    </w:rPr>
                  </w:rPrChange>
                </w:rPr>
                <w:t xml:space="preserve">3.197.468 </w:t>
              </w:r>
            </w:ins>
            <w:del w:id="6549" w:author="Thu Huyen Tran" w:date="2024-05-17T20:44:00Z" w16du:dateUtc="2024-05-17T13:44:00Z">
              <w:r w:rsidRPr="000F5FE0" w:rsidDel="00661656">
                <w:rPr>
                  <w:sz w:val="22"/>
                </w:rPr>
                <w:delText xml:space="preserve">3.197.468 </w:delText>
              </w:r>
            </w:del>
          </w:p>
        </w:tc>
        <w:tc>
          <w:tcPr>
            <w:tcW w:w="1120" w:type="pct"/>
            <w:tcBorders>
              <w:top w:val="nil"/>
              <w:left w:val="single" w:sz="4" w:space="0" w:color="auto"/>
              <w:bottom w:val="single" w:sz="4" w:space="0" w:color="auto"/>
              <w:right w:val="single" w:sz="4" w:space="0" w:color="auto"/>
            </w:tcBorders>
            <w:vAlign w:val="bottom"/>
            <w:tcPrChange w:id="6550"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11B4A1C5" w14:textId="2B7F8110" w:rsidR="00F044B1" w:rsidRPr="000F5FE0" w:rsidRDefault="00F044B1" w:rsidP="00F044B1">
            <w:pPr>
              <w:tabs>
                <w:tab w:val="left" w:pos="1847"/>
              </w:tabs>
              <w:spacing w:beforeLines="30" w:before="72" w:afterLines="30" w:after="72" w:line="271" w:lineRule="auto"/>
              <w:ind w:right="-30"/>
              <w:jc w:val="center"/>
              <w:rPr>
                <w:sz w:val="22"/>
                <w:lang w:val="en-US"/>
              </w:rPr>
            </w:pPr>
            <w:ins w:id="6551" w:author="Thu Huyen Tran" w:date="2024-05-17T20:45:00Z" w16du:dateUtc="2024-05-17T13:45:00Z">
              <w:r w:rsidRPr="000F5FE0">
                <w:rPr>
                  <w:sz w:val="22"/>
                  <w:rPrChange w:id="6552" w:author="Huyen Tran Thu" w:date="2025-04-28T20:14:00Z" w16du:dateUtc="2025-04-28T13:14:00Z">
                    <w:rPr>
                      <w:rFonts w:ascii="Arial" w:hAnsi="Arial" w:cs="Arial"/>
                      <w:sz w:val="20"/>
                      <w:szCs w:val="20"/>
                    </w:rPr>
                  </w:rPrChange>
                </w:rPr>
                <w:t xml:space="preserve">2.473.830 </w:t>
              </w:r>
            </w:ins>
            <w:del w:id="6553" w:author="Thu Huyen Tran" w:date="2024-05-17T20:45:00Z" w16du:dateUtc="2024-05-17T13:45:00Z">
              <w:r w:rsidRPr="000F5FE0" w:rsidDel="004473F3">
                <w:rPr>
                  <w:sz w:val="22"/>
                </w:rPr>
                <w:delText xml:space="preserve">2.473.830 </w:delText>
              </w:r>
            </w:del>
          </w:p>
        </w:tc>
        <w:tc>
          <w:tcPr>
            <w:tcW w:w="1056" w:type="pct"/>
            <w:tcBorders>
              <w:top w:val="nil"/>
              <w:left w:val="single" w:sz="4" w:space="0" w:color="auto"/>
              <w:bottom w:val="single" w:sz="4" w:space="0" w:color="auto"/>
              <w:right w:val="single" w:sz="4" w:space="0" w:color="auto"/>
            </w:tcBorders>
            <w:vAlign w:val="bottom"/>
            <w:tcPrChange w:id="6554"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10BA2D0A" w14:textId="1919483D" w:rsidR="00F044B1" w:rsidRPr="000F5FE0" w:rsidRDefault="00F044B1" w:rsidP="00F044B1">
            <w:pPr>
              <w:tabs>
                <w:tab w:val="left" w:pos="1847"/>
              </w:tabs>
              <w:spacing w:beforeLines="30" w:before="72" w:afterLines="30" w:after="72" w:line="271" w:lineRule="auto"/>
              <w:ind w:right="-30"/>
              <w:jc w:val="center"/>
              <w:rPr>
                <w:sz w:val="22"/>
                <w:lang w:val="en-US"/>
              </w:rPr>
            </w:pPr>
            <w:ins w:id="6555" w:author="Thu Huyen Tran" w:date="2024-05-17T20:45:00Z" w16du:dateUtc="2024-05-17T13:45:00Z">
              <w:r w:rsidRPr="000F5FE0">
                <w:rPr>
                  <w:sz w:val="22"/>
                  <w:rPrChange w:id="6556" w:author="Huyen Tran Thu" w:date="2025-04-28T20:14:00Z" w16du:dateUtc="2025-04-28T13:14:00Z">
                    <w:rPr>
                      <w:rFonts w:ascii="Arial" w:hAnsi="Arial" w:cs="Arial"/>
                      <w:sz w:val="20"/>
                      <w:szCs w:val="20"/>
                    </w:rPr>
                  </w:rPrChange>
                </w:rPr>
                <w:t xml:space="preserve">5.671.298 </w:t>
              </w:r>
            </w:ins>
            <w:del w:id="6557" w:author="Thu Huyen Tran" w:date="2023-12-05T21:04:00Z">
              <w:r w:rsidRPr="000F5FE0" w:rsidDel="00303912">
                <w:rPr>
                  <w:sz w:val="22"/>
                </w:rPr>
                <w:delText xml:space="preserve">5.671.298 </w:delText>
              </w:r>
            </w:del>
          </w:p>
        </w:tc>
        <w:tc>
          <w:tcPr>
            <w:tcW w:w="830" w:type="pct"/>
            <w:tcBorders>
              <w:top w:val="nil"/>
              <w:left w:val="single" w:sz="4" w:space="0" w:color="auto"/>
              <w:bottom w:val="single" w:sz="4" w:space="0" w:color="auto"/>
              <w:right w:val="single" w:sz="4" w:space="0" w:color="auto"/>
            </w:tcBorders>
            <w:vAlign w:val="bottom"/>
            <w:tcPrChange w:id="6558"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549B3D33" w14:textId="297FC9A9" w:rsidR="00F044B1" w:rsidRPr="000F5FE0" w:rsidRDefault="00F044B1" w:rsidP="00F044B1">
            <w:pPr>
              <w:tabs>
                <w:tab w:val="left" w:pos="1847"/>
              </w:tabs>
              <w:spacing w:beforeLines="30" w:before="72" w:afterLines="30" w:after="72" w:line="271" w:lineRule="auto"/>
              <w:ind w:right="-30"/>
              <w:jc w:val="center"/>
              <w:rPr>
                <w:sz w:val="22"/>
                <w:lang w:val="en-US"/>
              </w:rPr>
            </w:pPr>
            <w:ins w:id="6559" w:author="Thu Huyen Tran" w:date="2024-05-17T20:45:00Z" w16du:dateUtc="2024-05-17T13:45:00Z">
              <w:r w:rsidRPr="000F5FE0">
                <w:rPr>
                  <w:sz w:val="22"/>
                  <w:rPrChange w:id="6560" w:author="Huyen Tran Thu" w:date="2025-04-28T20:14:00Z" w16du:dateUtc="2025-04-28T13:14:00Z">
                    <w:rPr>
                      <w:rFonts w:ascii="Arial" w:hAnsi="Arial" w:cs="Arial"/>
                      <w:sz w:val="20"/>
                      <w:szCs w:val="20"/>
                    </w:rPr>
                  </w:rPrChange>
                </w:rPr>
                <w:t xml:space="preserve">1.060.213 </w:t>
              </w:r>
            </w:ins>
            <w:del w:id="6561" w:author="Thu Huyen Tran" w:date="2023-12-05T21:04:00Z">
              <w:r w:rsidRPr="000F5FE0" w:rsidDel="00C84719">
                <w:rPr>
                  <w:sz w:val="22"/>
                </w:rPr>
                <w:delText xml:space="preserve">1.060.213 </w:delText>
              </w:r>
            </w:del>
          </w:p>
        </w:tc>
      </w:tr>
      <w:tr w:rsidR="00F044B1" w:rsidRPr="000F5FE0" w14:paraId="65F158CB" w14:textId="6287C32A" w:rsidTr="000F5FE0">
        <w:trPr>
          <w:trHeight w:val="255"/>
          <w:trPrChange w:id="6562"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563"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6DCCA654" w14:textId="0D8C3BE4" w:rsidR="00F044B1" w:rsidRPr="000F5FE0" w:rsidRDefault="00F044B1" w:rsidP="00F044B1">
            <w:pPr>
              <w:spacing w:before="0" w:after="0" w:line="240" w:lineRule="auto"/>
              <w:jc w:val="center"/>
              <w:rPr>
                <w:rFonts w:eastAsia="Times New Roman"/>
                <w:sz w:val="22"/>
                <w:lang w:val="en-US" w:eastAsia="ja-JP"/>
              </w:rPr>
            </w:pPr>
            <w:r w:rsidRPr="000F5FE0">
              <w:rPr>
                <w:sz w:val="22"/>
              </w:rPr>
              <w:t>2012</w:t>
            </w:r>
          </w:p>
        </w:tc>
        <w:tc>
          <w:tcPr>
            <w:tcW w:w="1278" w:type="pct"/>
            <w:tcBorders>
              <w:top w:val="nil"/>
              <w:left w:val="single" w:sz="4" w:space="0" w:color="auto"/>
              <w:bottom w:val="single" w:sz="4" w:space="0" w:color="auto"/>
              <w:right w:val="single" w:sz="4" w:space="0" w:color="auto"/>
            </w:tcBorders>
            <w:noWrap/>
            <w:vAlign w:val="bottom"/>
            <w:tcPrChange w:id="6564"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5F15E4A4" w14:textId="3DE338BD" w:rsidR="00F044B1" w:rsidRPr="000F5FE0" w:rsidRDefault="00F044B1" w:rsidP="00F044B1">
            <w:pPr>
              <w:tabs>
                <w:tab w:val="left" w:pos="1847"/>
              </w:tabs>
              <w:spacing w:beforeLines="30" w:before="72" w:afterLines="30" w:after="72" w:line="271" w:lineRule="auto"/>
              <w:ind w:right="-30"/>
              <w:jc w:val="center"/>
              <w:rPr>
                <w:sz w:val="22"/>
                <w:lang w:val="en-US"/>
              </w:rPr>
            </w:pPr>
            <w:ins w:id="6565" w:author="Thu Huyen Tran" w:date="2024-05-17T20:44:00Z" w16du:dateUtc="2024-05-17T13:44:00Z">
              <w:r w:rsidRPr="000F5FE0">
                <w:rPr>
                  <w:sz w:val="22"/>
                  <w:rPrChange w:id="6566" w:author="Huyen Tran Thu" w:date="2025-04-28T20:14:00Z" w16du:dateUtc="2025-04-28T13:14:00Z">
                    <w:rPr>
                      <w:rFonts w:ascii="Arial" w:hAnsi="Arial" w:cs="Arial"/>
                      <w:sz w:val="20"/>
                      <w:szCs w:val="20"/>
                    </w:rPr>
                  </w:rPrChange>
                </w:rPr>
                <w:t xml:space="preserve">3.274.652 </w:t>
              </w:r>
            </w:ins>
            <w:del w:id="6567" w:author="Thu Huyen Tran" w:date="2024-05-17T20:44:00Z" w16du:dateUtc="2024-05-17T13:44:00Z">
              <w:r w:rsidRPr="000F5FE0" w:rsidDel="00661656">
                <w:rPr>
                  <w:sz w:val="22"/>
                </w:rPr>
                <w:delText xml:space="preserve">3.274.652 </w:delText>
              </w:r>
            </w:del>
          </w:p>
        </w:tc>
        <w:tc>
          <w:tcPr>
            <w:tcW w:w="1120" w:type="pct"/>
            <w:tcBorders>
              <w:top w:val="nil"/>
              <w:left w:val="single" w:sz="4" w:space="0" w:color="auto"/>
              <w:bottom w:val="single" w:sz="4" w:space="0" w:color="auto"/>
              <w:right w:val="single" w:sz="4" w:space="0" w:color="auto"/>
            </w:tcBorders>
            <w:vAlign w:val="bottom"/>
            <w:tcPrChange w:id="6568"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1D6282FE" w14:textId="3888E530" w:rsidR="00F044B1" w:rsidRPr="000F5FE0" w:rsidRDefault="00F044B1" w:rsidP="00F044B1">
            <w:pPr>
              <w:tabs>
                <w:tab w:val="left" w:pos="1847"/>
              </w:tabs>
              <w:spacing w:beforeLines="30" w:before="72" w:afterLines="30" w:after="72" w:line="271" w:lineRule="auto"/>
              <w:ind w:right="-30"/>
              <w:jc w:val="center"/>
              <w:rPr>
                <w:sz w:val="22"/>
                <w:lang w:val="en-US"/>
              </w:rPr>
            </w:pPr>
            <w:ins w:id="6569" w:author="Thu Huyen Tran" w:date="2024-05-17T20:45:00Z" w16du:dateUtc="2024-05-17T13:45:00Z">
              <w:r w:rsidRPr="000F5FE0">
                <w:rPr>
                  <w:sz w:val="22"/>
                  <w:rPrChange w:id="6570" w:author="Huyen Tran Thu" w:date="2025-04-28T20:14:00Z" w16du:dateUtc="2025-04-28T13:14:00Z">
                    <w:rPr>
                      <w:rFonts w:ascii="Arial" w:hAnsi="Arial" w:cs="Arial"/>
                      <w:sz w:val="20"/>
                      <w:szCs w:val="20"/>
                    </w:rPr>
                  </w:rPrChange>
                </w:rPr>
                <w:t xml:space="preserve">2.533.546 </w:t>
              </w:r>
            </w:ins>
            <w:del w:id="6571" w:author="Thu Huyen Tran" w:date="2024-05-17T20:45:00Z" w16du:dateUtc="2024-05-17T13:45:00Z">
              <w:r w:rsidRPr="000F5FE0" w:rsidDel="004473F3">
                <w:rPr>
                  <w:sz w:val="22"/>
                </w:rPr>
                <w:delText xml:space="preserve">2.533.546 </w:delText>
              </w:r>
            </w:del>
          </w:p>
        </w:tc>
        <w:tc>
          <w:tcPr>
            <w:tcW w:w="1056" w:type="pct"/>
            <w:tcBorders>
              <w:top w:val="nil"/>
              <w:left w:val="single" w:sz="4" w:space="0" w:color="auto"/>
              <w:bottom w:val="single" w:sz="4" w:space="0" w:color="auto"/>
              <w:right w:val="single" w:sz="4" w:space="0" w:color="auto"/>
            </w:tcBorders>
            <w:vAlign w:val="bottom"/>
            <w:tcPrChange w:id="6572"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370613BF" w14:textId="48DD0C6B" w:rsidR="00F044B1" w:rsidRPr="000F5FE0" w:rsidRDefault="00F044B1" w:rsidP="00F044B1">
            <w:pPr>
              <w:tabs>
                <w:tab w:val="left" w:pos="1847"/>
              </w:tabs>
              <w:spacing w:beforeLines="30" w:before="72" w:afterLines="30" w:after="72" w:line="271" w:lineRule="auto"/>
              <w:ind w:right="-30"/>
              <w:jc w:val="center"/>
              <w:rPr>
                <w:sz w:val="22"/>
                <w:lang w:val="en-US"/>
              </w:rPr>
            </w:pPr>
            <w:ins w:id="6573" w:author="Thu Huyen Tran" w:date="2024-05-17T20:45:00Z" w16du:dateUtc="2024-05-17T13:45:00Z">
              <w:r w:rsidRPr="000F5FE0">
                <w:rPr>
                  <w:sz w:val="22"/>
                  <w:rPrChange w:id="6574" w:author="Huyen Tran Thu" w:date="2025-04-28T20:14:00Z" w16du:dateUtc="2025-04-28T13:14:00Z">
                    <w:rPr>
                      <w:rFonts w:ascii="Arial" w:hAnsi="Arial" w:cs="Arial"/>
                      <w:sz w:val="20"/>
                      <w:szCs w:val="20"/>
                    </w:rPr>
                  </w:rPrChange>
                </w:rPr>
                <w:t xml:space="preserve">5.808.198 </w:t>
              </w:r>
            </w:ins>
            <w:del w:id="6575" w:author="Thu Huyen Tran" w:date="2023-12-05T21:04:00Z">
              <w:r w:rsidRPr="000F5FE0" w:rsidDel="00303912">
                <w:rPr>
                  <w:sz w:val="22"/>
                </w:rPr>
                <w:delText xml:space="preserve">5.808.198 </w:delText>
              </w:r>
            </w:del>
          </w:p>
        </w:tc>
        <w:tc>
          <w:tcPr>
            <w:tcW w:w="830" w:type="pct"/>
            <w:tcBorders>
              <w:top w:val="nil"/>
              <w:left w:val="single" w:sz="4" w:space="0" w:color="auto"/>
              <w:bottom w:val="single" w:sz="4" w:space="0" w:color="auto"/>
              <w:right w:val="single" w:sz="4" w:space="0" w:color="auto"/>
            </w:tcBorders>
            <w:vAlign w:val="bottom"/>
            <w:tcPrChange w:id="6576"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0D5702D8" w14:textId="01E6CCD1" w:rsidR="00F044B1" w:rsidRPr="000F5FE0" w:rsidRDefault="00F044B1" w:rsidP="00F044B1">
            <w:pPr>
              <w:tabs>
                <w:tab w:val="left" w:pos="1847"/>
              </w:tabs>
              <w:spacing w:beforeLines="30" w:before="72" w:afterLines="30" w:after="72" w:line="271" w:lineRule="auto"/>
              <w:ind w:right="-30"/>
              <w:jc w:val="center"/>
              <w:rPr>
                <w:sz w:val="22"/>
                <w:lang w:val="en-US"/>
              </w:rPr>
            </w:pPr>
            <w:ins w:id="6577" w:author="Thu Huyen Tran" w:date="2024-05-17T20:45:00Z" w16du:dateUtc="2024-05-17T13:45:00Z">
              <w:r w:rsidRPr="000F5FE0">
                <w:rPr>
                  <w:sz w:val="22"/>
                  <w:rPrChange w:id="6578" w:author="Huyen Tran Thu" w:date="2025-04-28T20:14:00Z" w16du:dateUtc="2025-04-28T13:14:00Z">
                    <w:rPr>
                      <w:rFonts w:ascii="Arial" w:hAnsi="Arial" w:cs="Arial"/>
                      <w:sz w:val="20"/>
                      <w:szCs w:val="20"/>
                    </w:rPr>
                  </w:rPrChange>
                </w:rPr>
                <w:t xml:space="preserve">1.085.806 </w:t>
              </w:r>
            </w:ins>
            <w:del w:id="6579" w:author="Thu Huyen Tran" w:date="2023-12-05T21:04:00Z">
              <w:r w:rsidRPr="000F5FE0" w:rsidDel="00C84719">
                <w:rPr>
                  <w:sz w:val="22"/>
                </w:rPr>
                <w:delText xml:space="preserve">1.085.806 </w:delText>
              </w:r>
            </w:del>
          </w:p>
        </w:tc>
      </w:tr>
      <w:tr w:rsidR="00F044B1" w:rsidRPr="000F5FE0" w14:paraId="4331DA07" w14:textId="5E14D11D" w:rsidTr="000F5FE0">
        <w:trPr>
          <w:trHeight w:val="255"/>
          <w:trPrChange w:id="6580"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581"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76E84F31" w14:textId="1B4A303F" w:rsidR="00F044B1" w:rsidRPr="000F5FE0" w:rsidRDefault="00F044B1" w:rsidP="00F044B1">
            <w:pPr>
              <w:spacing w:before="0" w:after="0" w:line="240" w:lineRule="auto"/>
              <w:jc w:val="center"/>
              <w:rPr>
                <w:rFonts w:eastAsia="Times New Roman"/>
                <w:sz w:val="22"/>
                <w:lang w:val="en-US" w:eastAsia="ja-JP"/>
              </w:rPr>
            </w:pPr>
            <w:r w:rsidRPr="000F5FE0">
              <w:rPr>
                <w:sz w:val="22"/>
              </w:rPr>
              <w:t>2013</w:t>
            </w:r>
          </w:p>
        </w:tc>
        <w:tc>
          <w:tcPr>
            <w:tcW w:w="1278" w:type="pct"/>
            <w:tcBorders>
              <w:top w:val="nil"/>
              <w:left w:val="single" w:sz="4" w:space="0" w:color="auto"/>
              <w:bottom w:val="single" w:sz="4" w:space="0" w:color="auto"/>
              <w:right w:val="single" w:sz="4" w:space="0" w:color="auto"/>
            </w:tcBorders>
            <w:noWrap/>
            <w:vAlign w:val="bottom"/>
            <w:tcPrChange w:id="6582" w:author="Huyen Tran Thu" w:date="2025-04-28T20:14:00Z" w16du:dateUtc="2025-04-28T13:14:00Z">
              <w:tcPr>
                <w:tcW w:w="1278" w:type="pct"/>
                <w:gridSpan w:val="2"/>
                <w:tcBorders>
                  <w:top w:val="nil"/>
                  <w:left w:val="single" w:sz="4" w:space="0" w:color="auto"/>
                  <w:bottom w:val="single" w:sz="4" w:space="0" w:color="auto"/>
                  <w:right w:val="single" w:sz="4" w:space="0" w:color="auto"/>
                </w:tcBorders>
                <w:noWrap/>
                <w:vAlign w:val="bottom"/>
              </w:tcPr>
            </w:tcPrChange>
          </w:tcPr>
          <w:p w14:paraId="4932F6C6" w14:textId="31D27CE9" w:rsidR="00F044B1" w:rsidRPr="000F5FE0" w:rsidRDefault="00F044B1" w:rsidP="00F044B1">
            <w:pPr>
              <w:tabs>
                <w:tab w:val="left" w:pos="1847"/>
              </w:tabs>
              <w:spacing w:beforeLines="30" w:before="72" w:afterLines="30" w:after="72" w:line="271" w:lineRule="auto"/>
              <w:ind w:right="-30"/>
              <w:jc w:val="center"/>
              <w:rPr>
                <w:sz w:val="22"/>
                <w:lang w:val="en-US"/>
              </w:rPr>
            </w:pPr>
            <w:ins w:id="6583" w:author="Thu Huyen Tran" w:date="2024-05-17T20:44:00Z" w16du:dateUtc="2024-05-17T13:44:00Z">
              <w:r w:rsidRPr="000F5FE0">
                <w:rPr>
                  <w:sz w:val="22"/>
                  <w:rPrChange w:id="6584" w:author="Huyen Tran Thu" w:date="2025-04-28T20:14:00Z" w16du:dateUtc="2025-04-28T13:14:00Z">
                    <w:rPr>
                      <w:rFonts w:ascii="Arial" w:hAnsi="Arial" w:cs="Arial"/>
                      <w:sz w:val="20"/>
                      <w:szCs w:val="20"/>
                    </w:rPr>
                  </w:rPrChange>
                </w:rPr>
                <w:t xml:space="preserve">3.349.221 </w:t>
              </w:r>
            </w:ins>
            <w:del w:id="6585" w:author="Thu Huyen Tran" w:date="2024-05-17T20:44:00Z" w16du:dateUtc="2024-05-17T13:44:00Z">
              <w:r w:rsidRPr="000F5FE0" w:rsidDel="00661656">
                <w:rPr>
                  <w:sz w:val="22"/>
                </w:rPr>
                <w:delText xml:space="preserve">3.349.221 </w:delText>
              </w:r>
            </w:del>
          </w:p>
        </w:tc>
        <w:tc>
          <w:tcPr>
            <w:tcW w:w="1120" w:type="pct"/>
            <w:tcBorders>
              <w:top w:val="nil"/>
              <w:left w:val="single" w:sz="4" w:space="0" w:color="auto"/>
              <w:bottom w:val="single" w:sz="4" w:space="0" w:color="auto"/>
              <w:right w:val="single" w:sz="4" w:space="0" w:color="auto"/>
            </w:tcBorders>
            <w:vAlign w:val="bottom"/>
            <w:tcPrChange w:id="6586" w:author="Huyen Tran Thu" w:date="2025-04-28T20:14:00Z" w16du:dateUtc="2025-04-28T13:14:00Z">
              <w:tcPr>
                <w:tcW w:w="1120" w:type="pct"/>
                <w:gridSpan w:val="2"/>
                <w:tcBorders>
                  <w:top w:val="nil"/>
                  <w:left w:val="single" w:sz="4" w:space="0" w:color="auto"/>
                  <w:bottom w:val="single" w:sz="4" w:space="0" w:color="auto"/>
                  <w:right w:val="single" w:sz="4" w:space="0" w:color="auto"/>
                </w:tcBorders>
                <w:vAlign w:val="bottom"/>
              </w:tcPr>
            </w:tcPrChange>
          </w:tcPr>
          <w:p w14:paraId="502C1CEE" w14:textId="3C20AF5C" w:rsidR="00F044B1" w:rsidRPr="000F5FE0" w:rsidRDefault="00F044B1" w:rsidP="00F044B1">
            <w:pPr>
              <w:tabs>
                <w:tab w:val="left" w:pos="1847"/>
              </w:tabs>
              <w:spacing w:beforeLines="30" w:before="72" w:afterLines="30" w:after="72" w:line="271" w:lineRule="auto"/>
              <w:ind w:right="-30"/>
              <w:jc w:val="center"/>
              <w:rPr>
                <w:sz w:val="22"/>
                <w:lang w:val="en-US"/>
              </w:rPr>
            </w:pPr>
            <w:ins w:id="6587" w:author="Thu Huyen Tran" w:date="2024-05-17T20:45:00Z" w16du:dateUtc="2024-05-17T13:45:00Z">
              <w:r w:rsidRPr="000F5FE0">
                <w:rPr>
                  <w:sz w:val="22"/>
                  <w:rPrChange w:id="6588" w:author="Huyen Tran Thu" w:date="2025-04-28T20:14:00Z" w16du:dateUtc="2025-04-28T13:14:00Z">
                    <w:rPr>
                      <w:rFonts w:ascii="Arial" w:hAnsi="Arial" w:cs="Arial"/>
                      <w:sz w:val="20"/>
                      <w:szCs w:val="20"/>
                    </w:rPr>
                  </w:rPrChange>
                </w:rPr>
                <w:t xml:space="preserve">2.591.239 </w:t>
              </w:r>
            </w:ins>
            <w:del w:id="6589" w:author="Thu Huyen Tran" w:date="2024-05-17T20:45:00Z" w16du:dateUtc="2024-05-17T13:45:00Z">
              <w:r w:rsidRPr="000F5FE0" w:rsidDel="004473F3">
                <w:rPr>
                  <w:sz w:val="22"/>
                </w:rPr>
                <w:delText xml:space="preserve">2.591.239 </w:delText>
              </w:r>
            </w:del>
          </w:p>
        </w:tc>
        <w:tc>
          <w:tcPr>
            <w:tcW w:w="1056" w:type="pct"/>
            <w:tcBorders>
              <w:top w:val="nil"/>
              <w:left w:val="single" w:sz="4" w:space="0" w:color="auto"/>
              <w:bottom w:val="single" w:sz="4" w:space="0" w:color="auto"/>
              <w:right w:val="single" w:sz="4" w:space="0" w:color="auto"/>
            </w:tcBorders>
            <w:vAlign w:val="bottom"/>
            <w:tcPrChange w:id="6590" w:author="Huyen Tran Thu" w:date="2025-04-28T20:14:00Z" w16du:dateUtc="2025-04-28T13:14:00Z">
              <w:tcPr>
                <w:tcW w:w="1056" w:type="pct"/>
                <w:gridSpan w:val="2"/>
                <w:tcBorders>
                  <w:top w:val="nil"/>
                  <w:left w:val="single" w:sz="4" w:space="0" w:color="auto"/>
                  <w:bottom w:val="single" w:sz="4" w:space="0" w:color="auto"/>
                  <w:right w:val="single" w:sz="4" w:space="0" w:color="auto"/>
                </w:tcBorders>
                <w:vAlign w:val="bottom"/>
              </w:tcPr>
            </w:tcPrChange>
          </w:tcPr>
          <w:p w14:paraId="7A36AD4A" w14:textId="1A829372" w:rsidR="00F044B1" w:rsidRPr="000F5FE0" w:rsidRDefault="00F044B1" w:rsidP="00F044B1">
            <w:pPr>
              <w:tabs>
                <w:tab w:val="left" w:pos="1847"/>
              </w:tabs>
              <w:spacing w:beforeLines="30" w:before="72" w:afterLines="30" w:after="72" w:line="271" w:lineRule="auto"/>
              <w:ind w:right="-30"/>
              <w:jc w:val="center"/>
              <w:rPr>
                <w:sz w:val="22"/>
                <w:lang w:val="en-US"/>
              </w:rPr>
            </w:pPr>
            <w:ins w:id="6591" w:author="Thu Huyen Tran" w:date="2024-05-17T20:45:00Z" w16du:dateUtc="2024-05-17T13:45:00Z">
              <w:r w:rsidRPr="000F5FE0">
                <w:rPr>
                  <w:sz w:val="22"/>
                  <w:rPrChange w:id="6592" w:author="Huyen Tran Thu" w:date="2025-04-28T20:14:00Z" w16du:dateUtc="2025-04-28T13:14:00Z">
                    <w:rPr>
                      <w:rFonts w:ascii="Arial" w:hAnsi="Arial" w:cs="Arial"/>
                      <w:sz w:val="20"/>
                      <w:szCs w:val="20"/>
                    </w:rPr>
                  </w:rPrChange>
                </w:rPr>
                <w:t xml:space="preserve">5.940.460 </w:t>
              </w:r>
            </w:ins>
            <w:del w:id="6593" w:author="Thu Huyen Tran" w:date="2023-12-05T21:04:00Z">
              <w:r w:rsidRPr="000F5FE0" w:rsidDel="00303912">
                <w:rPr>
                  <w:sz w:val="22"/>
                </w:rPr>
                <w:delText xml:space="preserve">5.940.460 </w:delText>
              </w:r>
            </w:del>
          </w:p>
        </w:tc>
        <w:tc>
          <w:tcPr>
            <w:tcW w:w="830" w:type="pct"/>
            <w:tcBorders>
              <w:top w:val="nil"/>
              <w:left w:val="single" w:sz="4" w:space="0" w:color="auto"/>
              <w:bottom w:val="single" w:sz="4" w:space="0" w:color="auto"/>
              <w:right w:val="single" w:sz="4" w:space="0" w:color="auto"/>
            </w:tcBorders>
            <w:vAlign w:val="bottom"/>
            <w:tcPrChange w:id="6594" w:author="Huyen Tran Thu" w:date="2025-04-28T20:14:00Z" w16du:dateUtc="2025-04-28T13:14:00Z">
              <w:tcPr>
                <w:tcW w:w="830" w:type="pct"/>
                <w:gridSpan w:val="2"/>
                <w:tcBorders>
                  <w:top w:val="nil"/>
                  <w:left w:val="single" w:sz="4" w:space="0" w:color="auto"/>
                  <w:bottom w:val="single" w:sz="4" w:space="0" w:color="auto"/>
                  <w:right w:val="single" w:sz="4" w:space="0" w:color="auto"/>
                </w:tcBorders>
                <w:vAlign w:val="bottom"/>
              </w:tcPr>
            </w:tcPrChange>
          </w:tcPr>
          <w:p w14:paraId="5FA72BA9" w14:textId="1790B647" w:rsidR="00F044B1" w:rsidRPr="000F5FE0" w:rsidRDefault="00F044B1" w:rsidP="00F044B1">
            <w:pPr>
              <w:tabs>
                <w:tab w:val="left" w:pos="1847"/>
              </w:tabs>
              <w:spacing w:beforeLines="30" w:before="72" w:afterLines="30" w:after="72" w:line="271" w:lineRule="auto"/>
              <w:ind w:right="-30"/>
              <w:jc w:val="center"/>
              <w:rPr>
                <w:sz w:val="22"/>
                <w:lang w:val="en-US"/>
              </w:rPr>
            </w:pPr>
            <w:ins w:id="6595" w:author="Thu Huyen Tran" w:date="2024-05-17T20:45:00Z" w16du:dateUtc="2024-05-17T13:45:00Z">
              <w:r w:rsidRPr="000F5FE0">
                <w:rPr>
                  <w:sz w:val="22"/>
                  <w:rPrChange w:id="6596" w:author="Huyen Tran Thu" w:date="2025-04-28T20:14:00Z" w16du:dateUtc="2025-04-28T13:14:00Z">
                    <w:rPr>
                      <w:rFonts w:ascii="Arial" w:hAnsi="Arial" w:cs="Arial"/>
                      <w:sz w:val="20"/>
                      <w:szCs w:val="20"/>
                    </w:rPr>
                  </w:rPrChange>
                </w:rPr>
                <w:t xml:space="preserve">1.110.531 </w:t>
              </w:r>
            </w:ins>
            <w:del w:id="6597" w:author="Thu Huyen Tran" w:date="2023-12-05T21:04:00Z">
              <w:r w:rsidRPr="000F5FE0" w:rsidDel="00C84719">
                <w:rPr>
                  <w:sz w:val="22"/>
                </w:rPr>
                <w:delText xml:space="preserve">1.110.531 </w:delText>
              </w:r>
            </w:del>
          </w:p>
        </w:tc>
      </w:tr>
      <w:tr w:rsidR="00F044B1" w:rsidRPr="000F5FE0" w14:paraId="6AB6DC16" w14:textId="2B42E257" w:rsidTr="000F5FE0">
        <w:trPr>
          <w:trHeight w:val="255"/>
          <w:trPrChange w:id="6598"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599"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6A861F0C" w14:textId="6752DBE0" w:rsidR="00F044B1" w:rsidRPr="000F5FE0" w:rsidRDefault="00F044B1" w:rsidP="00F044B1">
            <w:pPr>
              <w:spacing w:before="0" w:after="0" w:line="240" w:lineRule="auto"/>
              <w:jc w:val="center"/>
              <w:rPr>
                <w:rFonts w:eastAsia="Times New Roman"/>
                <w:sz w:val="22"/>
                <w:lang w:val="en-US" w:eastAsia="ja-JP"/>
              </w:rPr>
            </w:pPr>
            <w:r w:rsidRPr="000F5FE0">
              <w:rPr>
                <w:sz w:val="22"/>
              </w:rPr>
              <w:t>2014</w:t>
            </w:r>
          </w:p>
        </w:tc>
        <w:tc>
          <w:tcPr>
            <w:tcW w:w="1278" w:type="pct"/>
            <w:tcBorders>
              <w:top w:val="nil"/>
              <w:left w:val="nil"/>
              <w:bottom w:val="single" w:sz="4" w:space="0" w:color="auto"/>
              <w:right w:val="single" w:sz="4" w:space="0" w:color="auto"/>
            </w:tcBorders>
            <w:noWrap/>
            <w:vAlign w:val="bottom"/>
            <w:tcPrChange w:id="6600" w:author="Huyen Tran Thu" w:date="2025-04-28T20:14:00Z" w16du:dateUtc="2025-04-28T13:14:00Z">
              <w:tcPr>
                <w:tcW w:w="1278" w:type="pct"/>
                <w:gridSpan w:val="2"/>
                <w:tcBorders>
                  <w:top w:val="nil"/>
                  <w:left w:val="nil"/>
                  <w:bottom w:val="single" w:sz="4" w:space="0" w:color="auto"/>
                  <w:right w:val="single" w:sz="4" w:space="0" w:color="auto"/>
                </w:tcBorders>
                <w:noWrap/>
                <w:vAlign w:val="bottom"/>
              </w:tcPr>
            </w:tcPrChange>
          </w:tcPr>
          <w:p w14:paraId="36620DC4" w14:textId="1961223B" w:rsidR="00F044B1" w:rsidRPr="000F5FE0" w:rsidRDefault="00F044B1" w:rsidP="00F044B1">
            <w:pPr>
              <w:tabs>
                <w:tab w:val="left" w:pos="1847"/>
              </w:tabs>
              <w:spacing w:beforeLines="30" w:before="72" w:afterLines="30" w:after="72" w:line="271" w:lineRule="auto"/>
              <w:ind w:right="-30"/>
              <w:jc w:val="center"/>
              <w:rPr>
                <w:sz w:val="22"/>
                <w:lang w:val="en-US"/>
              </w:rPr>
            </w:pPr>
            <w:ins w:id="6601" w:author="Thu Huyen Tran" w:date="2024-05-17T20:44:00Z" w16du:dateUtc="2024-05-17T13:44:00Z">
              <w:r w:rsidRPr="000F5FE0">
                <w:rPr>
                  <w:sz w:val="22"/>
                  <w:rPrChange w:id="6602" w:author="Huyen Tran Thu" w:date="2025-04-28T20:14:00Z" w16du:dateUtc="2025-04-28T13:14:00Z">
                    <w:rPr>
                      <w:rFonts w:ascii="Arial" w:hAnsi="Arial" w:cs="Arial"/>
                      <w:sz w:val="20"/>
                      <w:szCs w:val="20"/>
                    </w:rPr>
                  </w:rPrChange>
                </w:rPr>
                <w:t xml:space="preserve">3.211.435 </w:t>
              </w:r>
            </w:ins>
            <w:del w:id="6603" w:author="Thu Huyen Tran" w:date="2024-05-17T20:44:00Z" w16du:dateUtc="2024-05-17T13:44:00Z">
              <w:r w:rsidRPr="000F5FE0" w:rsidDel="00661656">
                <w:rPr>
                  <w:sz w:val="22"/>
                </w:rPr>
                <w:delText xml:space="preserve">3.211.435 </w:delText>
              </w:r>
            </w:del>
          </w:p>
        </w:tc>
        <w:tc>
          <w:tcPr>
            <w:tcW w:w="1120" w:type="pct"/>
            <w:tcBorders>
              <w:top w:val="nil"/>
              <w:left w:val="nil"/>
              <w:bottom w:val="single" w:sz="4" w:space="0" w:color="auto"/>
              <w:right w:val="single" w:sz="4" w:space="0" w:color="auto"/>
            </w:tcBorders>
            <w:vAlign w:val="bottom"/>
            <w:tcPrChange w:id="6604" w:author="Huyen Tran Thu" w:date="2025-04-28T20:14:00Z" w16du:dateUtc="2025-04-28T13:14:00Z">
              <w:tcPr>
                <w:tcW w:w="1120" w:type="pct"/>
                <w:gridSpan w:val="2"/>
                <w:tcBorders>
                  <w:top w:val="nil"/>
                  <w:left w:val="nil"/>
                  <w:bottom w:val="single" w:sz="4" w:space="0" w:color="auto"/>
                  <w:right w:val="single" w:sz="4" w:space="0" w:color="auto"/>
                </w:tcBorders>
                <w:vAlign w:val="bottom"/>
              </w:tcPr>
            </w:tcPrChange>
          </w:tcPr>
          <w:p w14:paraId="171FA5D4" w14:textId="4F8D7D1D" w:rsidR="00F044B1" w:rsidRPr="000F5FE0" w:rsidRDefault="00F044B1" w:rsidP="00F044B1">
            <w:pPr>
              <w:tabs>
                <w:tab w:val="left" w:pos="1847"/>
              </w:tabs>
              <w:spacing w:beforeLines="30" w:before="72" w:afterLines="30" w:after="72" w:line="271" w:lineRule="auto"/>
              <w:ind w:right="-30"/>
              <w:jc w:val="center"/>
              <w:rPr>
                <w:sz w:val="22"/>
                <w:lang w:val="en-US"/>
              </w:rPr>
            </w:pPr>
            <w:ins w:id="6605" w:author="Thu Huyen Tran" w:date="2024-05-17T20:45:00Z" w16du:dateUtc="2024-05-17T13:45:00Z">
              <w:r w:rsidRPr="000F5FE0">
                <w:rPr>
                  <w:color w:val="FF0000"/>
                  <w:sz w:val="22"/>
                  <w:rPrChange w:id="6606" w:author="Huyen Tran Thu" w:date="2025-04-28T20:14:00Z" w16du:dateUtc="2025-04-28T13:14:00Z">
                    <w:rPr>
                      <w:rFonts w:ascii="Arial" w:hAnsi="Arial" w:cs="Arial"/>
                      <w:color w:val="FF0000"/>
                      <w:sz w:val="20"/>
                      <w:szCs w:val="20"/>
                    </w:rPr>
                  </w:rPrChange>
                </w:rPr>
                <w:t xml:space="preserve">2.615.407 </w:t>
              </w:r>
            </w:ins>
            <w:del w:id="6607" w:author="Thu Huyen Tran" w:date="2023-12-05T21:04:00Z">
              <w:r w:rsidRPr="000F5FE0" w:rsidDel="00512947">
                <w:rPr>
                  <w:sz w:val="22"/>
                </w:rPr>
                <w:delText xml:space="preserve">2.784.429 </w:delText>
              </w:r>
            </w:del>
          </w:p>
        </w:tc>
        <w:tc>
          <w:tcPr>
            <w:tcW w:w="1056" w:type="pct"/>
            <w:tcBorders>
              <w:top w:val="nil"/>
              <w:left w:val="nil"/>
              <w:bottom w:val="single" w:sz="4" w:space="0" w:color="auto"/>
              <w:right w:val="single" w:sz="4" w:space="0" w:color="auto"/>
            </w:tcBorders>
            <w:vAlign w:val="bottom"/>
            <w:tcPrChange w:id="6608" w:author="Huyen Tran Thu" w:date="2025-04-28T20:14:00Z" w16du:dateUtc="2025-04-28T13:14:00Z">
              <w:tcPr>
                <w:tcW w:w="1056" w:type="pct"/>
                <w:gridSpan w:val="2"/>
                <w:tcBorders>
                  <w:top w:val="nil"/>
                  <w:left w:val="nil"/>
                  <w:bottom w:val="single" w:sz="4" w:space="0" w:color="auto"/>
                  <w:right w:val="single" w:sz="4" w:space="0" w:color="auto"/>
                </w:tcBorders>
                <w:vAlign w:val="bottom"/>
              </w:tcPr>
            </w:tcPrChange>
          </w:tcPr>
          <w:p w14:paraId="680A39F7" w14:textId="4701B560" w:rsidR="00F044B1" w:rsidRPr="000F5FE0" w:rsidRDefault="00F044B1" w:rsidP="00F044B1">
            <w:pPr>
              <w:tabs>
                <w:tab w:val="left" w:pos="1847"/>
              </w:tabs>
              <w:spacing w:beforeLines="30" w:before="72" w:afterLines="30" w:after="72" w:line="271" w:lineRule="auto"/>
              <w:ind w:right="-30"/>
              <w:jc w:val="center"/>
              <w:rPr>
                <w:sz w:val="22"/>
                <w:lang w:val="en-US"/>
              </w:rPr>
            </w:pPr>
            <w:ins w:id="6609" w:author="Thu Huyen Tran" w:date="2024-05-17T20:45:00Z" w16du:dateUtc="2024-05-17T13:45:00Z">
              <w:r w:rsidRPr="000F5FE0">
                <w:rPr>
                  <w:sz w:val="22"/>
                  <w:rPrChange w:id="6610" w:author="Huyen Tran Thu" w:date="2025-04-28T20:14:00Z" w16du:dateUtc="2025-04-28T13:14:00Z">
                    <w:rPr>
                      <w:rFonts w:ascii="Arial" w:hAnsi="Arial" w:cs="Arial"/>
                      <w:sz w:val="20"/>
                      <w:szCs w:val="20"/>
                    </w:rPr>
                  </w:rPrChange>
                </w:rPr>
                <w:t xml:space="preserve">5.826.841 </w:t>
              </w:r>
            </w:ins>
            <w:del w:id="6611" w:author="Thu Huyen Tran" w:date="2023-12-05T21:04:00Z">
              <w:r w:rsidRPr="000F5FE0" w:rsidDel="00303912">
                <w:rPr>
                  <w:sz w:val="22"/>
                </w:rPr>
                <w:delText xml:space="preserve">5.995.864 </w:delText>
              </w:r>
            </w:del>
          </w:p>
        </w:tc>
        <w:tc>
          <w:tcPr>
            <w:tcW w:w="830" w:type="pct"/>
            <w:tcBorders>
              <w:top w:val="nil"/>
              <w:left w:val="nil"/>
              <w:bottom w:val="single" w:sz="4" w:space="0" w:color="auto"/>
              <w:right w:val="single" w:sz="4" w:space="0" w:color="auto"/>
            </w:tcBorders>
            <w:vAlign w:val="bottom"/>
            <w:tcPrChange w:id="6612" w:author="Huyen Tran Thu" w:date="2025-04-28T20:14:00Z" w16du:dateUtc="2025-04-28T13:14:00Z">
              <w:tcPr>
                <w:tcW w:w="830" w:type="pct"/>
                <w:gridSpan w:val="2"/>
                <w:tcBorders>
                  <w:top w:val="nil"/>
                  <w:left w:val="nil"/>
                  <w:bottom w:val="single" w:sz="4" w:space="0" w:color="auto"/>
                  <w:right w:val="single" w:sz="4" w:space="0" w:color="auto"/>
                </w:tcBorders>
                <w:vAlign w:val="bottom"/>
              </w:tcPr>
            </w:tcPrChange>
          </w:tcPr>
          <w:p w14:paraId="3FF1E551" w14:textId="0E5B3CFF" w:rsidR="00F044B1" w:rsidRPr="000F5FE0" w:rsidRDefault="00F044B1" w:rsidP="00F044B1">
            <w:pPr>
              <w:tabs>
                <w:tab w:val="left" w:pos="1847"/>
              </w:tabs>
              <w:spacing w:beforeLines="30" w:before="72" w:afterLines="30" w:after="72" w:line="271" w:lineRule="auto"/>
              <w:ind w:right="-30"/>
              <w:jc w:val="center"/>
              <w:rPr>
                <w:sz w:val="22"/>
                <w:lang w:val="en-US"/>
              </w:rPr>
            </w:pPr>
            <w:ins w:id="6613" w:author="Thu Huyen Tran" w:date="2024-05-17T20:45:00Z" w16du:dateUtc="2024-05-17T13:45:00Z">
              <w:r w:rsidRPr="000F5FE0">
                <w:rPr>
                  <w:sz w:val="22"/>
                  <w:rPrChange w:id="6614" w:author="Huyen Tran Thu" w:date="2025-04-28T20:14:00Z" w16du:dateUtc="2025-04-28T13:14:00Z">
                    <w:rPr>
                      <w:rFonts w:ascii="Arial" w:hAnsi="Arial" w:cs="Arial"/>
                      <w:sz w:val="20"/>
                      <w:szCs w:val="20"/>
                    </w:rPr>
                  </w:rPrChange>
                </w:rPr>
                <w:t xml:space="preserve">1.120.889 </w:t>
              </w:r>
            </w:ins>
            <w:del w:id="6615" w:author="Thu Huyen Tran" w:date="2023-12-05T21:04:00Z">
              <w:r w:rsidRPr="000F5FE0" w:rsidDel="00C84719">
                <w:rPr>
                  <w:sz w:val="22"/>
                </w:rPr>
                <w:delText xml:space="preserve">1.120.889 </w:delText>
              </w:r>
            </w:del>
          </w:p>
        </w:tc>
      </w:tr>
      <w:tr w:rsidR="00F044B1" w:rsidRPr="000F5FE0" w14:paraId="1591C268" w14:textId="3DF739BB" w:rsidTr="000F5FE0">
        <w:trPr>
          <w:trHeight w:val="255"/>
          <w:trPrChange w:id="6616"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617"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04262790" w14:textId="11E9E0AE" w:rsidR="00F044B1" w:rsidRPr="000F5FE0" w:rsidRDefault="00F044B1" w:rsidP="00F044B1">
            <w:pPr>
              <w:spacing w:before="0" w:after="0" w:line="240" w:lineRule="auto"/>
              <w:jc w:val="center"/>
              <w:rPr>
                <w:rFonts w:eastAsia="Times New Roman"/>
                <w:sz w:val="22"/>
                <w:lang w:val="en-US" w:eastAsia="ja-JP"/>
              </w:rPr>
            </w:pPr>
            <w:r w:rsidRPr="000F5FE0">
              <w:rPr>
                <w:sz w:val="22"/>
              </w:rPr>
              <w:t>2015</w:t>
            </w:r>
          </w:p>
        </w:tc>
        <w:tc>
          <w:tcPr>
            <w:tcW w:w="1278" w:type="pct"/>
            <w:tcBorders>
              <w:top w:val="nil"/>
              <w:left w:val="nil"/>
              <w:bottom w:val="single" w:sz="4" w:space="0" w:color="auto"/>
              <w:right w:val="single" w:sz="4" w:space="0" w:color="auto"/>
            </w:tcBorders>
            <w:noWrap/>
            <w:vAlign w:val="bottom"/>
            <w:tcPrChange w:id="6618" w:author="Huyen Tran Thu" w:date="2025-04-28T20:14:00Z" w16du:dateUtc="2025-04-28T13:14:00Z">
              <w:tcPr>
                <w:tcW w:w="1278" w:type="pct"/>
                <w:gridSpan w:val="2"/>
                <w:tcBorders>
                  <w:top w:val="nil"/>
                  <w:left w:val="nil"/>
                  <w:bottom w:val="single" w:sz="4" w:space="0" w:color="auto"/>
                  <w:right w:val="single" w:sz="4" w:space="0" w:color="auto"/>
                </w:tcBorders>
                <w:noWrap/>
                <w:vAlign w:val="bottom"/>
              </w:tcPr>
            </w:tcPrChange>
          </w:tcPr>
          <w:p w14:paraId="46C8848C" w14:textId="29072BD9" w:rsidR="00F044B1" w:rsidRPr="000F5FE0" w:rsidRDefault="00F044B1" w:rsidP="00F044B1">
            <w:pPr>
              <w:tabs>
                <w:tab w:val="left" w:pos="1847"/>
              </w:tabs>
              <w:spacing w:beforeLines="30" w:before="72" w:afterLines="30" w:after="72" w:line="271" w:lineRule="auto"/>
              <w:ind w:right="-30"/>
              <w:jc w:val="center"/>
              <w:rPr>
                <w:sz w:val="22"/>
                <w:lang w:val="en-US"/>
              </w:rPr>
            </w:pPr>
            <w:ins w:id="6619" w:author="Thu Huyen Tran" w:date="2024-05-17T20:44:00Z" w16du:dateUtc="2024-05-17T13:44:00Z">
              <w:r w:rsidRPr="000F5FE0">
                <w:rPr>
                  <w:sz w:val="22"/>
                  <w:rPrChange w:id="6620" w:author="Huyen Tran Thu" w:date="2025-04-28T20:14:00Z" w16du:dateUtc="2025-04-28T13:14:00Z">
                    <w:rPr>
                      <w:rFonts w:ascii="Arial" w:hAnsi="Arial" w:cs="Arial"/>
                      <w:sz w:val="20"/>
                      <w:szCs w:val="20"/>
                    </w:rPr>
                  </w:rPrChange>
                </w:rPr>
                <w:t xml:space="preserve">3.535.507 </w:t>
              </w:r>
            </w:ins>
            <w:del w:id="6621" w:author="Thu Huyen Tran" w:date="2024-05-17T20:44:00Z" w16du:dateUtc="2024-05-17T13:44:00Z">
              <w:r w:rsidRPr="000F5FE0" w:rsidDel="00661656">
                <w:rPr>
                  <w:sz w:val="22"/>
                </w:rPr>
                <w:delText xml:space="preserve">3.535.507 </w:delText>
              </w:r>
            </w:del>
          </w:p>
        </w:tc>
        <w:tc>
          <w:tcPr>
            <w:tcW w:w="1120" w:type="pct"/>
            <w:tcBorders>
              <w:top w:val="nil"/>
              <w:left w:val="nil"/>
              <w:bottom w:val="single" w:sz="4" w:space="0" w:color="auto"/>
              <w:right w:val="single" w:sz="4" w:space="0" w:color="auto"/>
            </w:tcBorders>
            <w:vAlign w:val="bottom"/>
            <w:tcPrChange w:id="6622" w:author="Huyen Tran Thu" w:date="2025-04-28T20:14:00Z" w16du:dateUtc="2025-04-28T13:14:00Z">
              <w:tcPr>
                <w:tcW w:w="1120" w:type="pct"/>
                <w:gridSpan w:val="2"/>
                <w:tcBorders>
                  <w:top w:val="nil"/>
                  <w:left w:val="nil"/>
                  <w:bottom w:val="single" w:sz="4" w:space="0" w:color="auto"/>
                  <w:right w:val="single" w:sz="4" w:space="0" w:color="auto"/>
                </w:tcBorders>
                <w:vAlign w:val="bottom"/>
              </w:tcPr>
            </w:tcPrChange>
          </w:tcPr>
          <w:p w14:paraId="34A3EE3B" w14:textId="2F681E0B" w:rsidR="00F044B1" w:rsidRPr="000F5FE0" w:rsidRDefault="00F044B1" w:rsidP="00F044B1">
            <w:pPr>
              <w:tabs>
                <w:tab w:val="left" w:pos="1847"/>
              </w:tabs>
              <w:spacing w:beforeLines="30" w:before="72" w:afterLines="30" w:after="72" w:line="271" w:lineRule="auto"/>
              <w:ind w:right="-30"/>
              <w:jc w:val="center"/>
              <w:rPr>
                <w:sz w:val="22"/>
                <w:lang w:val="en-US"/>
              </w:rPr>
            </w:pPr>
            <w:ins w:id="6623" w:author="Thu Huyen Tran" w:date="2024-05-17T20:45:00Z" w16du:dateUtc="2024-05-17T13:45:00Z">
              <w:r w:rsidRPr="000F5FE0">
                <w:rPr>
                  <w:color w:val="FF0000"/>
                  <w:sz w:val="22"/>
                  <w:rPrChange w:id="6624" w:author="Huyen Tran Thu" w:date="2025-04-28T20:14:00Z" w16du:dateUtc="2025-04-28T13:14:00Z">
                    <w:rPr>
                      <w:rFonts w:ascii="Arial" w:hAnsi="Arial" w:cs="Arial"/>
                      <w:color w:val="FF0000"/>
                      <w:sz w:val="20"/>
                      <w:szCs w:val="20"/>
                    </w:rPr>
                  </w:rPrChange>
                </w:rPr>
                <w:t xml:space="preserve">2.488.966 </w:t>
              </w:r>
            </w:ins>
            <w:del w:id="6625" w:author="Thu Huyen Tran" w:date="2023-12-05T21:04:00Z">
              <w:r w:rsidRPr="000F5FE0" w:rsidDel="00512947">
                <w:rPr>
                  <w:sz w:val="22"/>
                </w:rPr>
                <w:delText xml:space="preserve">2.675.045 </w:delText>
              </w:r>
            </w:del>
          </w:p>
        </w:tc>
        <w:tc>
          <w:tcPr>
            <w:tcW w:w="1056" w:type="pct"/>
            <w:tcBorders>
              <w:top w:val="nil"/>
              <w:left w:val="nil"/>
              <w:bottom w:val="single" w:sz="4" w:space="0" w:color="auto"/>
              <w:right w:val="single" w:sz="4" w:space="0" w:color="auto"/>
            </w:tcBorders>
            <w:vAlign w:val="bottom"/>
            <w:tcPrChange w:id="6626" w:author="Huyen Tran Thu" w:date="2025-04-28T20:14:00Z" w16du:dateUtc="2025-04-28T13:14:00Z">
              <w:tcPr>
                <w:tcW w:w="1056" w:type="pct"/>
                <w:gridSpan w:val="2"/>
                <w:tcBorders>
                  <w:top w:val="nil"/>
                  <w:left w:val="nil"/>
                  <w:bottom w:val="single" w:sz="4" w:space="0" w:color="auto"/>
                  <w:right w:val="single" w:sz="4" w:space="0" w:color="auto"/>
                </w:tcBorders>
                <w:vAlign w:val="bottom"/>
              </w:tcPr>
            </w:tcPrChange>
          </w:tcPr>
          <w:p w14:paraId="2B626093" w14:textId="0E969404" w:rsidR="00F044B1" w:rsidRPr="000F5FE0" w:rsidRDefault="00F044B1" w:rsidP="00F044B1">
            <w:pPr>
              <w:tabs>
                <w:tab w:val="left" w:pos="1847"/>
              </w:tabs>
              <w:spacing w:beforeLines="30" w:before="72" w:afterLines="30" w:after="72" w:line="271" w:lineRule="auto"/>
              <w:ind w:right="-30"/>
              <w:jc w:val="center"/>
              <w:rPr>
                <w:sz w:val="22"/>
                <w:lang w:val="en-US"/>
              </w:rPr>
            </w:pPr>
            <w:ins w:id="6627" w:author="Thu Huyen Tran" w:date="2024-05-17T20:45:00Z" w16du:dateUtc="2024-05-17T13:45:00Z">
              <w:r w:rsidRPr="000F5FE0">
                <w:rPr>
                  <w:sz w:val="22"/>
                  <w:rPrChange w:id="6628" w:author="Huyen Tran Thu" w:date="2025-04-28T20:14:00Z" w16du:dateUtc="2025-04-28T13:14:00Z">
                    <w:rPr>
                      <w:rFonts w:ascii="Arial" w:hAnsi="Arial" w:cs="Arial"/>
                      <w:sz w:val="20"/>
                      <w:szCs w:val="20"/>
                    </w:rPr>
                  </w:rPrChange>
                </w:rPr>
                <w:t xml:space="preserve">6.024.473 </w:t>
              </w:r>
            </w:ins>
            <w:del w:id="6629" w:author="Thu Huyen Tran" w:date="2023-12-05T21:04:00Z">
              <w:r w:rsidRPr="000F5FE0" w:rsidDel="00303912">
                <w:rPr>
                  <w:sz w:val="22"/>
                </w:rPr>
                <w:delText xml:space="preserve">6.210.553 </w:delText>
              </w:r>
            </w:del>
          </w:p>
        </w:tc>
        <w:tc>
          <w:tcPr>
            <w:tcW w:w="830" w:type="pct"/>
            <w:tcBorders>
              <w:top w:val="nil"/>
              <w:left w:val="nil"/>
              <w:bottom w:val="single" w:sz="4" w:space="0" w:color="auto"/>
              <w:right w:val="single" w:sz="4" w:space="0" w:color="auto"/>
            </w:tcBorders>
            <w:vAlign w:val="bottom"/>
            <w:tcPrChange w:id="6630" w:author="Huyen Tran Thu" w:date="2025-04-28T20:14:00Z" w16du:dateUtc="2025-04-28T13:14:00Z">
              <w:tcPr>
                <w:tcW w:w="830" w:type="pct"/>
                <w:gridSpan w:val="2"/>
                <w:tcBorders>
                  <w:top w:val="nil"/>
                  <w:left w:val="nil"/>
                  <w:bottom w:val="single" w:sz="4" w:space="0" w:color="auto"/>
                  <w:right w:val="single" w:sz="4" w:space="0" w:color="auto"/>
                </w:tcBorders>
                <w:vAlign w:val="bottom"/>
              </w:tcPr>
            </w:tcPrChange>
          </w:tcPr>
          <w:p w14:paraId="506E8496" w14:textId="6F31D41A" w:rsidR="00F044B1" w:rsidRPr="000F5FE0" w:rsidRDefault="00F044B1" w:rsidP="00F044B1">
            <w:pPr>
              <w:tabs>
                <w:tab w:val="left" w:pos="1847"/>
              </w:tabs>
              <w:spacing w:beforeLines="30" w:before="72" w:afterLines="30" w:after="72" w:line="271" w:lineRule="auto"/>
              <w:ind w:right="-30"/>
              <w:jc w:val="center"/>
              <w:rPr>
                <w:sz w:val="22"/>
                <w:lang w:val="en-US"/>
              </w:rPr>
            </w:pPr>
            <w:ins w:id="6631" w:author="Thu Huyen Tran" w:date="2024-05-17T20:45:00Z" w16du:dateUtc="2024-05-17T13:45:00Z">
              <w:r w:rsidRPr="000F5FE0">
                <w:rPr>
                  <w:sz w:val="22"/>
                  <w:rPrChange w:id="6632" w:author="Huyen Tran Thu" w:date="2025-04-28T20:14:00Z" w16du:dateUtc="2025-04-28T13:14:00Z">
                    <w:rPr>
                      <w:rFonts w:ascii="Arial" w:hAnsi="Arial" w:cs="Arial"/>
                      <w:sz w:val="20"/>
                      <w:szCs w:val="20"/>
                    </w:rPr>
                  </w:rPrChange>
                </w:rPr>
                <w:t xml:space="preserve">1.066.700 </w:t>
              </w:r>
            </w:ins>
            <w:del w:id="6633" w:author="Thu Huyen Tran" w:date="2023-12-05T21:04:00Z">
              <w:r w:rsidRPr="000F5FE0" w:rsidDel="00C84719">
                <w:rPr>
                  <w:sz w:val="22"/>
                </w:rPr>
                <w:delText xml:space="preserve">1.066.700 </w:delText>
              </w:r>
            </w:del>
          </w:p>
        </w:tc>
      </w:tr>
      <w:tr w:rsidR="00F044B1" w:rsidRPr="000F5FE0" w14:paraId="6150AE10" w14:textId="3AE15D89" w:rsidTr="000F5FE0">
        <w:trPr>
          <w:trHeight w:val="255"/>
          <w:trPrChange w:id="6634"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hideMark/>
            <w:tcPrChange w:id="6635"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hideMark/>
              </w:tcPr>
            </w:tcPrChange>
          </w:tcPr>
          <w:p w14:paraId="13DBD791" w14:textId="219C8107" w:rsidR="00F044B1" w:rsidRPr="000F5FE0" w:rsidRDefault="00F044B1" w:rsidP="00F044B1">
            <w:pPr>
              <w:spacing w:before="0" w:after="0" w:line="240" w:lineRule="auto"/>
              <w:jc w:val="center"/>
              <w:rPr>
                <w:rFonts w:eastAsia="Times New Roman"/>
                <w:sz w:val="22"/>
                <w:lang w:val="en-US" w:eastAsia="ja-JP"/>
              </w:rPr>
            </w:pPr>
            <w:r w:rsidRPr="000F5FE0">
              <w:rPr>
                <w:sz w:val="22"/>
              </w:rPr>
              <w:t>2016</w:t>
            </w:r>
          </w:p>
        </w:tc>
        <w:tc>
          <w:tcPr>
            <w:tcW w:w="1278" w:type="pct"/>
            <w:tcBorders>
              <w:top w:val="nil"/>
              <w:left w:val="nil"/>
              <w:bottom w:val="single" w:sz="4" w:space="0" w:color="auto"/>
              <w:right w:val="single" w:sz="4" w:space="0" w:color="auto"/>
            </w:tcBorders>
            <w:noWrap/>
            <w:vAlign w:val="bottom"/>
            <w:tcPrChange w:id="6636" w:author="Huyen Tran Thu" w:date="2025-04-28T20:14:00Z" w16du:dateUtc="2025-04-28T13:14:00Z">
              <w:tcPr>
                <w:tcW w:w="1278" w:type="pct"/>
                <w:gridSpan w:val="2"/>
                <w:tcBorders>
                  <w:top w:val="nil"/>
                  <w:left w:val="nil"/>
                  <w:bottom w:val="single" w:sz="4" w:space="0" w:color="auto"/>
                  <w:right w:val="single" w:sz="4" w:space="0" w:color="auto"/>
                </w:tcBorders>
                <w:noWrap/>
                <w:vAlign w:val="bottom"/>
              </w:tcPr>
            </w:tcPrChange>
          </w:tcPr>
          <w:p w14:paraId="73E98999" w14:textId="4B351555" w:rsidR="00F044B1" w:rsidRPr="000F5FE0" w:rsidRDefault="00F044B1" w:rsidP="00F044B1">
            <w:pPr>
              <w:tabs>
                <w:tab w:val="left" w:pos="1847"/>
              </w:tabs>
              <w:spacing w:beforeLines="30" w:before="72" w:afterLines="30" w:after="72" w:line="271" w:lineRule="auto"/>
              <w:ind w:right="-30"/>
              <w:jc w:val="center"/>
              <w:rPr>
                <w:sz w:val="22"/>
                <w:lang w:val="en-US"/>
              </w:rPr>
            </w:pPr>
            <w:ins w:id="6637" w:author="Thu Huyen Tran" w:date="2024-05-17T20:44:00Z" w16du:dateUtc="2024-05-17T13:44:00Z">
              <w:r w:rsidRPr="000F5FE0">
                <w:rPr>
                  <w:sz w:val="22"/>
                  <w:rPrChange w:id="6638" w:author="Huyen Tran Thu" w:date="2025-04-28T20:14:00Z" w16du:dateUtc="2025-04-28T13:14:00Z">
                    <w:rPr>
                      <w:rFonts w:ascii="Arial" w:hAnsi="Arial" w:cs="Arial"/>
                      <w:sz w:val="20"/>
                      <w:szCs w:val="20"/>
                    </w:rPr>
                  </w:rPrChange>
                </w:rPr>
                <w:t xml:space="preserve">3.877.199 </w:t>
              </w:r>
            </w:ins>
            <w:del w:id="6639" w:author="Thu Huyen Tran" w:date="2024-05-17T20:44:00Z" w16du:dateUtc="2024-05-17T13:44:00Z">
              <w:r w:rsidRPr="000F5FE0" w:rsidDel="00661656">
                <w:rPr>
                  <w:sz w:val="22"/>
                </w:rPr>
                <w:delText xml:space="preserve">3.877.199 </w:delText>
              </w:r>
            </w:del>
          </w:p>
        </w:tc>
        <w:tc>
          <w:tcPr>
            <w:tcW w:w="1120" w:type="pct"/>
            <w:tcBorders>
              <w:top w:val="nil"/>
              <w:left w:val="nil"/>
              <w:bottom w:val="single" w:sz="4" w:space="0" w:color="auto"/>
              <w:right w:val="single" w:sz="4" w:space="0" w:color="auto"/>
            </w:tcBorders>
            <w:vAlign w:val="bottom"/>
            <w:tcPrChange w:id="6640" w:author="Huyen Tran Thu" w:date="2025-04-28T20:14:00Z" w16du:dateUtc="2025-04-28T13:14:00Z">
              <w:tcPr>
                <w:tcW w:w="1120" w:type="pct"/>
                <w:gridSpan w:val="2"/>
                <w:tcBorders>
                  <w:top w:val="nil"/>
                  <w:left w:val="nil"/>
                  <w:bottom w:val="single" w:sz="4" w:space="0" w:color="auto"/>
                  <w:right w:val="single" w:sz="4" w:space="0" w:color="auto"/>
                </w:tcBorders>
                <w:vAlign w:val="bottom"/>
              </w:tcPr>
            </w:tcPrChange>
          </w:tcPr>
          <w:p w14:paraId="14CD7B15" w14:textId="0E3F3649" w:rsidR="00F044B1" w:rsidRPr="000F5FE0" w:rsidRDefault="00F044B1" w:rsidP="00F044B1">
            <w:pPr>
              <w:tabs>
                <w:tab w:val="left" w:pos="1847"/>
              </w:tabs>
              <w:spacing w:beforeLines="30" w:before="72" w:afterLines="30" w:after="72" w:line="271" w:lineRule="auto"/>
              <w:ind w:right="-30"/>
              <w:jc w:val="center"/>
              <w:rPr>
                <w:sz w:val="22"/>
                <w:lang w:val="en-US"/>
              </w:rPr>
            </w:pPr>
            <w:ins w:id="6641" w:author="Thu Huyen Tran" w:date="2024-05-17T20:45:00Z" w16du:dateUtc="2024-05-17T13:45:00Z">
              <w:r w:rsidRPr="000F5FE0">
                <w:rPr>
                  <w:color w:val="FF0000"/>
                  <w:sz w:val="22"/>
                  <w:rPrChange w:id="6642" w:author="Huyen Tran Thu" w:date="2025-04-28T20:14:00Z" w16du:dateUtc="2025-04-28T13:14:00Z">
                    <w:rPr>
                      <w:rFonts w:ascii="Arial" w:hAnsi="Arial" w:cs="Arial"/>
                      <w:color w:val="FF0000"/>
                      <w:sz w:val="20"/>
                      <w:szCs w:val="20"/>
                    </w:rPr>
                  </w:rPrChange>
                </w:rPr>
                <w:t xml:space="preserve">2.358.311 </w:t>
              </w:r>
            </w:ins>
            <w:del w:id="6643" w:author="Thu Huyen Tran" w:date="2023-12-05T21:04:00Z">
              <w:r w:rsidRPr="000F5FE0" w:rsidDel="00512947">
                <w:rPr>
                  <w:sz w:val="22"/>
                </w:rPr>
                <w:delText xml:space="preserve">2.562.374 </w:delText>
              </w:r>
            </w:del>
          </w:p>
        </w:tc>
        <w:tc>
          <w:tcPr>
            <w:tcW w:w="1056" w:type="pct"/>
            <w:tcBorders>
              <w:top w:val="nil"/>
              <w:left w:val="nil"/>
              <w:bottom w:val="single" w:sz="4" w:space="0" w:color="auto"/>
              <w:right w:val="single" w:sz="4" w:space="0" w:color="auto"/>
            </w:tcBorders>
            <w:vAlign w:val="bottom"/>
            <w:tcPrChange w:id="6644" w:author="Huyen Tran Thu" w:date="2025-04-28T20:14:00Z" w16du:dateUtc="2025-04-28T13:14:00Z">
              <w:tcPr>
                <w:tcW w:w="1056" w:type="pct"/>
                <w:gridSpan w:val="2"/>
                <w:tcBorders>
                  <w:top w:val="nil"/>
                  <w:left w:val="nil"/>
                  <w:bottom w:val="single" w:sz="4" w:space="0" w:color="auto"/>
                  <w:right w:val="single" w:sz="4" w:space="0" w:color="auto"/>
                </w:tcBorders>
                <w:vAlign w:val="bottom"/>
              </w:tcPr>
            </w:tcPrChange>
          </w:tcPr>
          <w:p w14:paraId="757EB69B" w14:textId="744F862E" w:rsidR="00F044B1" w:rsidRPr="000F5FE0" w:rsidRDefault="00F044B1" w:rsidP="00F044B1">
            <w:pPr>
              <w:tabs>
                <w:tab w:val="left" w:pos="1847"/>
              </w:tabs>
              <w:spacing w:beforeLines="30" w:before="72" w:afterLines="30" w:after="72" w:line="271" w:lineRule="auto"/>
              <w:ind w:right="-30"/>
              <w:jc w:val="center"/>
              <w:rPr>
                <w:sz w:val="22"/>
                <w:lang w:val="en-US"/>
              </w:rPr>
            </w:pPr>
            <w:ins w:id="6645" w:author="Thu Huyen Tran" w:date="2024-05-17T20:45:00Z" w16du:dateUtc="2024-05-17T13:45:00Z">
              <w:r w:rsidRPr="000F5FE0">
                <w:rPr>
                  <w:sz w:val="22"/>
                  <w:rPrChange w:id="6646" w:author="Huyen Tran Thu" w:date="2025-04-28T20:14:00Z" w16du:dateUtc="2025-04-28T13:14:00Z">
                    <w:rPr>
                      <w:rFonts w:ascii="Arial" w:hAnsi="Arial" w:cs="Arial"/>
                      <w:sz w:val="20"/>
                      <w:szCs w:val="20"/>
                    </w:rPr>
                  </w:rPrChange>
                </w:rPr>
                <w:t xml:space="preserve">6.235.510 </w:t>
              </w:r>
            </w:ins>
            <w:del w:id="6647" w:author="Thu Huyen Tran" w:date="2023-12-05T21:04:00Z">
              <w:r w:rsidRPr="000F5FE0" w:rsidDel="00303912">
                <w:rPr>
                  <w:sz w:val="22"/>
                </w:rPr>
                <w:delText xml:space="preserve">6.439.573 </w:delText>
              </w:r>
            </w:del>
          </w:p>
        </w:tc>
        <w:tc>
          <w:tcPr>
            <w:tcW w:w="830" w:type="pct"/>
            <w:tcBorders>
              <w:top w:val="nil"/>
              <w:left w:val="nil"/>
              <w:bottom w:val="single" w:sz="4" w:space="0" w:color="auto"/>
              <w:right w:val="single" w:sz="4" w:space="0" w:color="auto"/>
            </w:tcBorders>
            <w:vAlign w:val="bottom"/>
            <w:tcPrChange w:id="6648" w:author="Huyen Tran Thu" w:date="2025-04-28T20:14:00Z" w16du:dateUtc="2025-04-28T13:14:00Z">
              <w:tcPr>
                <w:tcW w:w="830" w:type="pct"/>
                <w:gridSpan w:val="2"/>
                <w:tcBorders>
                  <w:top w:val="nil"/>
                  <w:left w:val="nil"/>
                  <w:bottom w:val="single" w:sz="4" w:space="0" w:color="auto"/>
                  <w:right w:val="single" w:sz="4" w:space="0" w:color="auto"/>
                </w:tcBorders>
                <w:vAlign w:val="bottom"/>
              </w:tcPr>
            </w:tcPrChange>
          </w:tcPr>
          <w:p w14:paraId="72CE31F3" w14:textId="352C9F97" w:rsidR="00F044B1" w:rsidRPr="000F5FE0" w:rsidRDefault="00F044B1" w:rsidP="00F044B1">
            <w:pPr>
              <w:tabs>
                <w:tab w:val="left" w:pos="1847"/>
              </w:tabs>
              <w:spacing w:beforeLines="30" w:before="72" w:afterLines="30" w:after="72" w:line="271" w:lineRule="auto"/>
              <w:ind w:right="-30"/>
              <w:jc w:val="center"/>
              <w:rPr>
                <w:sz w:val="22"/>
                <w:lang w:val="en-US"/>
              </w:rPr>
            </w:pPr>
            <w:ins w:id="6649" w:author="Thu Huyen Tran" w:date="2024-05-17T20:45:00Z" w16du:dateUtc="2024-05-17T13:45:00Z">
              <w:r w:rsidRPr="000F5FE0">
                <w:rPr>
                  <w:sz w:val="22"/>
                  <w:rPrChange w:id="6650" w:author="Huyen Tran Thu" w:date="2025-04-28T20:14:00Z" w16du:dateUtc="2025-04-28T13:14:00Z">
                    <w:rPr>
                      <w:rFonts w:ascii="Arial" w:hAnsi="Arial" w:cs="Arial"/>
                      <w:sz w:val="20"/>
                      <w:szCs w:val="20"/>
                    </w:rPr>
                  </w:rPrChange>
                </w:rPr>
                <w:t xml:space="preserve">1.010.705 </w:t>
              </w:r>
            </w:ins>
            <w:del w:id="6651" w:author="Thu Huyen Tran" w:date="2023-12-05T21:04:00Z">
              <w:r w:rsidRPr="000F5FE0" w:rsidDel="00C84719">
                <w:rPr>
                  <w:sz w:val="22"/>
                </w:rPr>
                <w:delText xml:space="preserve">1.010.705 </w:delText>
              </w:r>
            </w:del>
          </w:p>
        </w:tc>
      </w:tr>
      <w:tr w:rsidR="00F044B1" w:rsidRPr="000F5FE0" w14:paraId="0A104FE9" w14:textId="6B5F27AB" w:rsidTr="000F5FE0">
        <w:trPr>
          <w:trHeight w:val="255"/>
          <w:trPrChange w:id="6652" w:author="Huyen Tran Thu" w:date="2025-04-28T20:14:00Z" w16du:dateUtc="2025-04-28T13:14:00Z">
            <w:trPr>
              <w:gridAfter w:val="0"/>
              <w:trHeight w:val="255"/>
            </w:trPr>
          </w:trPrChange>
        </w:trPr>
        <w:tc>
          <w:tcPr>
            <w:tcW w:w="716" w:type="pct"/>
            <w:tcBorders>
              <w:top w:val="single" w:sz="4" w:space="0" w:color="auto"/>
              <w:left w:val="single" w:sz="4" w:space="0" w:color="auto"/>
              <w:bottom w:val="single" w:sz="4" w:space="0" w:color="auto"/>
              <w:right w:val="single" w:sz="4" w:space="0" w:color="auto"/>
            </w:tcBorders>
            <w:noWrap/>
            <w:vAlign w:val="center"/>
            <w:tcPrChange w:id="6653" w:author="Huyen Tran Thu" w:date="2025-04-28T20:14:00Z" w16du:dateUtc="2025-04-28T13:14:00Z">
              <w:tcPr>
                <w:tcW w:w="716" w:type="pct"/>
                <w:tcBorders>
                  <w:top w:val="single" w:sz="4" w:space="0" w:color="auto"/>
                  <w:left w:val="single" w:sz="4" w:space="0" w:color="auto"/>
                  <w:bottom w:val="single" w:sz="4" w:space="0" w:color="auto"/>
                  <w:right w:val="single" w:sz="4" w:space="0" w:color="auto"/>
                </w:tcBorders>
                <w:noWrap/>
                <w:vAlign w:val="center"/>
              </w:tcPr>
            </w:tcPrChange>
          </w:tcPr>
          <w:p w14:paraId="776EA51E" w14:textId="198B44AD" w:rsidR="00F044B1" w:rsidRPr="000F5FE0" w:rsidRDefault="00F044B1" w:rsidP="00F044B1">
            <w:pPr>
              <w:spacing w:before="0" w:after="0" w:line="240" w:lineRule="auto"/>
              <w:jc w:val="center"/>
              <w:rPr>
                <w:rFonts w:eastAsia="Times New Roman"/>
                <w:sz w:val="22"/>
                <w:lang w:val="en-US" w:eastAsia="ja-JP"/>
              </w:rPr>
            </w:pPr>
            <w:r w:rsidRPr="000F5FE0">
              <w:rPr>
                <w:sz w:val="22"/>
              </w:rPr>
              <w:t>2017</w:t>
            </w:r>
          </w:p>
        </w:tc>
        <w:tc>
          <w:tcPr>
            <w:tcW w:w="1278" w:type="pct"/>
            <w:tcBorders>
              <w:top w:val="single" w:sz="4" w:space="0" w:color="auto"/>
              <w:left w:val="nil"/>
              <w:bottom w:val="single" w:sz="4" w:space="0" w:color="auto"/>
              <w:right w:val="single" w:sz="4" w:space="0" w:color="auto"/>
            </w:tcBorders>
            <w:noWrap/>
            <w:vAlign w:val="bottom"/>
            <w:tcPrChange w:id="6654" w:author="Huyen Tran Thu" w:date="2025-04-28T20:14:00Z" w16du:dateUtc="2025-04-28T13:14:00Z">
              <w:tcPr>
                <w:tcW w:w="1278" w:type="pct"/>
                <w:gridSpan w:val="2"/>
                <w:tcBorders>
                  <w:top w:val="single" w:sz="4" w:space="0" w:color="auto"/>
                  <w:left w:val="nil"/>
                  <w:bottom w:val="single" w:sz="4" w:space="0" w:color="auto"/>
                  <w:right w:val="single" w:sz="4" w:space="0" w:color="auto"/>
                </w:tcBorders>
                <w:noWrap/>
                <w:vAlign w:val="bottom"/>
              </w:tcPr>
            </w:tcPrChange>
          </w:tcPr>
          <w:p w14:paraId="6AC17605" w14:textId="2670B054" w:rsidR="00F044B1" w:rsidRPr="000F5FE0" w:rsidRDefault="00F044B1" w:rsidP="00F044B1">
            <w:pPr>
              <w:tabs>
                <w:tab w:val="left" w:pos="1847"/>
              </w:tabs>
              <w:spacing w:beforeLines="30" w:before="72" w:afterLines="30" w:after="72" w:line="271" w:lineRule="auto"/>
              <w:ind w:right="-30"/>
              <w:jc w:val="center"/>
              <w:rPr>
                <w:sz w:val="22"/>
                <w:lang w:val="en-US"/>
              </w:rPr>
            </w:pPr>
            <w:ins w:id="6655" w:author="Thu Huyen Tran" w:date="2024-05-17T20:44:00Z" w16du:dateUtc="2024-05-17T13:44:00Z">
              <w:r w:rsidRPr="000F5FE0">
                <w:rPr>
                  <w:sz w:val="22"/>
                  <w:rPrChange w:id="6656" w:author="Huyen Tran Thu" w:date="2025-04-28T20:14:00Z" w16du:dateUtc="2025-04-28T13:14:00Z">
                    <w:rPr>
                      <w:rFonts w:ascii="Arial" w:hAnsi="Arial" w:cs="Arial"/>
                      <w:sz w:val="20"/>
                      <w:szCs w:val="20"/>
                    </w:rPr>
                  </w:rPrChange>
                </w:rPr>
                <w:t xml:space="preserve">4.673.797 </w:t>
              </w:r>
            </w:ins>
            <w:del w:id="6657" w:author="Thu Huyen Tran" w:date="2024-05-17T20:44:00Z" w16du:dateUtc="2024-05-17T13:44:00Z">
              <w:r w:rsidRPr="000F5FE0" w:rsidDel="00661656">
                <w:rPr>
                  <w:sz w:val="22"/>
                </w:rPr>
                <w:delText xml:space="preserve">4.673.797 </w:delText>
              </w:r>
            </w:del>
          </w:p>
        </w:tc>
        <w:tc>
          <w:tcPr>
            <w:tcW w:w="1120" w:type="pct"/>
            <w:tcBorders>
              <w:top w:val="single" w:sz="4" w:space="0" w:color="auto"/>
              <w:left w:val="nil"/>
              <w:bottom w:val="single" w:sz="4" w:space="0" w:color="auto"/>
              <w:right w:val="single" w:sz="4" w:space="0" w:color="auto"/>
            </w:tcBorders>
            <w:vAlign w:val="bottom"/>
            <w:tcPrChange w:id="6658" w:author="Huyen Tran Thu" w:date="2025-04-28T20:14:00Z" w16du:dateUtc="2025-04-28T13:14:00Z">
              <w:tcPr>
                <w:tcW w:w="1120" w:type="pct"/>
                <w:gridSpan w:val="2"/>
                <w:tcBorders>
                  <w:top w:val="single" w:sz="4" w:space="0" w:color="auto"/>
                  <w:left w:val="nil"/>
                  <w:bottom w:val="single" w:sz="4" w:space="0" w:color="auto"/>
                  <w:right w:val="single" w:sz="4" w:space="0" w:color="auto"/>
                </w:tcBorders>
                <w:vAlign w:val="bottom"/>
              </w:tcPr>
            </w:tcPrChange>
          </w:tcPr>
          <w:p w14:paraId="1AD97D0E" w14:textId="1830142F" w:rsidR="00F044B1" w:rsidRPr="000F5FE0" w:rsidRDefault="00F044B1" w:rsidP="00F044B1">
            <w:pPr>
              <w:tabs>
                <w:tab w:val="left" w:pos="1847"/>
              </w:tabs>
              <w:spacing w:beforeLines="30" w:before="72" w:afterLines="30" w:after="72" w:line="271" w:lineRule="auto"/>
              <w:ind w:right="-30"/>
              <w:jc w:val="center"/>
              <w:rPr>
                <w:sz w:val="22"/>
                <w:lang w:val="en-US"/>
              </w:rPr>
            </w:pPr>
            <w:ins w:id="6659" w:author="Thu Huyen Tran" w:date="2024-05-17T20:45:00Z" w16du:dateUtc="2024-05-17T13:45:00Z">
              <w:r w:rsidRPr="000F5FE0">
                <w:rPr>
                  <w:color w:val="FF0000"/>
                  <w:sz w:val="22"/>
                  <w:rPrChange w:id="6660" w:author="Huyen Tran Thu" w:date="2025-04-28T20:14:00Z" w16du:dateUtc="2025-04-28T13:14:00Z">
                    <w:rPr>
                      <w:rFonts w:ascii="Arial" w:hAnsi="Arial" w:cs="Arial"/>
                      <w:color w:val="FF0000"/>
                      <w:sz w:val="20"/>
                      <w:szCs w:val="20"/>
                    </w:rPr>
                  </w:rPrChange>
                </w:rPr>
                <w:t xml:space="preserve">2.451.135 </w:t>
              </w:r>
            </w:ins>
            <w:del w:id="6661" w:author="Thu Huyen Tran" w:date="2023-12-05T21:04:00Z">
              <w:r w:rsidRPr="000F5FE0" w:rsidDel="00512947">
                <w:rPr>
                  <w:sz w:val="22"/>
                </w:rPr>
                <w:delText xml:space="preserve">2.697.124 </w:delText>
              </w:r>
            </w:del>
          </w:p>
        </w:tc>
        <w:tc>
          <w:tcPr>
            <w:tcW w:w="1056" w:type="pct"/>
            <w:tcBorders>
              <w:top w:val="single" w:sz="4" w:space="0" w:color="auto"/>
              <w:left w:val="nil"/>
              <w:bottom w:val="single" w:sz="4" w:space="0" w:color="auto"/>
              <w:right w:val="single" w:sz="4" w:space="0" w:color="auto"/>
            </w:tcBorders>
            <w:vAlign w:val="bottom"/>
            <w:tcPrChange w:id="6662" w:author="Huyen Tran Thu" w:date="2025-04-28T20:14:00Z" w16du:dateUtc="2025-04-28T13:14:00Z">
              <w:tcPr>
                <w:tcW w:w="1056" w:type="pct"/>
                <w:gridSpan w:val="2"/>
                <w:tcBorders>
                  <w:top w:val="single" w:sz="4" w:space="0" w:color="auto"/>
                  <w:left w:val="nil"/>
                  <w:bottom w:val="single" w:sz="4" w:space="0" w:color="auto"/>
                  <w:right w:val="single" w:sz="4" w:space="0" w:color="auto"/>
                </w:tcBorders>
                <w:vAlign w:val="bottom"/>
              </w:tcPr>
            </w:tcPrChange>
          </w:tcPr>
          <w:p w14:paraId="249F3065" w14:textId="67E4E9A6" w:rsidR="00F044B1" w:rsidRPr="000F5FE0" w:rsidRDefault="00F044B1" w:rsidP="00F044B1">
            <w:pPr>
              <w:tabs>
                <w:tab w:val="left" w:pos="1847"/>
              </w:tabs>
              <w:spacing w:beforeLines="30" w:before="72" w:afterLines="30" w:after="72" w:line="271" w:lineRule="auto"/>
              <w:ind w:right="-30"/>
              <w:jc w:val="center"/>
              <w:rPr>
                <w:sz w:val="22"/>
                <w:lang w:val="en-US"/>
              </w:rPr>
            </w:pPr>
            <w:ins w:id="6663" w:author="Thu Huyen Tran" w:date="2024-05-17T20:45:00Z" w16du:dateUtc="2024-05-17T13:45:00Z">
              <w:r w:rsidRPr="000F5FE0">
                <w:rPr>
                  <w:sz w:val="22"/>
                  <w:rPrChange w:id="6664" w:author="Huyen Tran Thu" w:date="2025-04-28T20:14:00Z" w16du:dateUtc="2025-04-28T13:14:00Z">
                    <w:rPr>
                      <w:rFonts w:ascii="Arial" w:hAnsi="Arial" w:cs="Arial"/>
                      <w:sz w:val="20"/>
                      <w:szCs w:val="20"/>
                    </w:rPr>
                  </w:rPrChange>
                </w:rPr>
                <w:t xml:space="preserve">7.124.932 </w:t>
              </w:r>
            </w:ins>
            <w:del w:id="6665" w:author="Thu Huyen Tran" w:date="2023-12-05T21:04:00Z">
              <w:r w:rsidRPr="000F5FE0" w:rsidDel="00303912">
                <w:rPr>
                  <w:sz w:val="22"/>
                </w:rPr>
                <w:delText xml:space="preserve">7.370.921 </w:delText>
              </w:r>
            </w:del>
          </w:p>
        </w:tc>
        <w:tc>
          <w:tcPr>
            <w:tcW w:w="830" w:type="pct"/>
            <w:tcBorders>
              <w:top w:val="single" w:sz="4" w:space="0" w:color="auto"/>
              <w:left w:val="nil"/>
              <w:bottom w:val="single" w:sz="4" w:space="0" w:color="auto"/>
              <w:right w:val="single" w:sz="4" w:space="0" w:color="auto"/>
            </w:tcBorders>
            <w:vAlign w:val="bottom"/>
            <w:tcPrChange w:id="6666" w:author="Huyen Tran Thu" w:date="2025-04-28T20:14:00Z" w16du:dateUtc="2025-04-28T13:14:00Z">
              <w:tcPr>
                <w:tcW w:w="830" w:type="pct"/>
                <w:gridSpan w:val="2"/>
                <w:tcBorders>
                  <w:top w:val="single" w:sz="4" w:space="0" w:color="auto"/>
                  <w:left w:val="nil"/>
                  <w:bottom w:val="single" w:sz="4" w:space="0" w:color="auto"/>
                  <w:right w:val="single" w:sz="4" w:space="0" w:color="auto"/>
                </w:tcBorders>
                <w:vAlign w:val="bottom"/>
              </w:tcPr>
            </w:tcPrChange>
          </w:tcPr>
          <w:p w14:paraId="3C81B6A5" w14:textId="0951385B" w:rsidR="00F044B1" w:rsidRPr="000F5FE0" w:rsidRDefault="00F044B1" w:rsidP="00F044B1">
            <w:pPr>
              <w:tabs>
                <w:tab w:val="left" w:pos="1847"/>
              </w:tabs>
              <w:spacing w:beforeLines="30" w:before="72" w:afterLines="30" w:after="72" w:line="271" w:lineRule="auto"/>
              <w:ind w:right="-30"/>
              <w:jc w:val="center"/>
              <w:rPr>
                <w:sz w:val="22"/>
                <w:lang w:val="en-US"/>
              </w:rPr>
            </w:pPr>
            <w:ins w:id="6667" w:author="Thu Huyen Tran" w:date="2024-05-17T20:45:00Z" w16du:dateUtc="2024-05-17T13:45:00Z">
              <w:r w:rsidRPr="000F5FE0">
                <w:rPr>
                  <w:sz w:val="22"/>
                  <w:rPrChange w:id="6668" w:author="Huyen Tran Thu" w:date="2025-04-28T20:14:00Z" w16du:dateUtc="2025-04-28T13:14:00Z">
                    <w:rPr>
                      <w:rFonts w:ascii="Arial" w:hAnsi="Arial" w:cs="Arial"/>
                      <w:sz w:val="20"/>
                      <w:szCs w:val="20"/>
                    </w:rPr>
                  </w:rPrChange>
                </w:rPr>
                <w:t xml:space="preserve">1.050.486 </w:t>
              </w:r>
            </w:ins>
            <w:del w:id="6669" w:author="Thu Huyen Tran" w:date="2023-12-05T21:04:00Z">
              <w:r w:rsidRPr="000F5FE0" w:rsidDel="00C84719">
                <w:rPr>
                  <w:sz w:val="22"/>
                </w:rPr>
                <w:delText xml:space="preserve">1.050.486 </w:delText>
              </w:r>
            </w:del>
          </w:p>
        </w:tc>
      </w:tr>
      <w:tr w:rsidR="00F044B1" w:rsidRPr="000F5FE0" w14:paraId="34950D4F" w14:textId="5748A498" w:rsidTr="000F5FE0">
        <w:trPr>
          <w:trHeight w:val="255"/>
          <w:trPrChange w:id="6670"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tcPrChange w:id="6671"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tcPr>
            </w:tcPrChange>
          </w:tcPr>
          <w:p w14:paraId="24F94B62" w14:textId="2E9E2E55" w:rsidR="00F044B1" w:rsidRPr="000F5FE0" w:rsidRDefault="00F044B1" w:rsidP="00F044B1">
            <w:pPr>
              <w:spacing w:before="0" w:after="0" w:line="240" w:lineRule="auto"/>
              <w:jc w:val="center"/>
              <w:rPr>
                <w:rFonts w:eastAsia="Times New Roman"/>
                <w:sz w:val="22"/>
                <w:lang w:val="en-US" w:eastAsia="ja-JP"/>
              </w:rPr>
            </w:pPr>
            <w:r w:rsidRPr="000F5FE0">
              <w:rPr>
                <w:sz w:val="22"/>
              </w:rPr>
              <w:t>2018</w:t>
            </w:r>
          </w:p>
        </w:tc>
        <w:tc>
          <w:tcPr>
            <w:tcW w:w="1278" w:type="pct"/>
            <w:tcBorders>
              <w:top w:val="nil"/>
              <w:left w:val="nil"/>
              <w:bottom w:val="single" w:sz="4" w:space="0" w:color="auto"/>
              <w:right w:val="single" w:sz="4" w:space="0" w:color="auto"/>
            </w:tcBorders>
            <w:noWrap/>
            <w:vAlign w:val="bottom"/>
            <w:tcPrChange w:id="6672" w:author="Huyen Tran Thu" w:date="2025-04-28T20:14:00Z" w16du:dateUtc="2025-04-28T13:14:00Z">
              <w:tcPr>
                <w:tcW w:w="1278" w:type="pct"/>
                <w:gridSpan w:val="2"/>
                <w:tcBorders>
                  <w:top w:val="nil"/>
                  <w:left w:val="nil"/>
                  <w:bottom w:val="single" w:sz="4" w:space="0" w:color="auto"/>
                  <w:right w:val="single" w:sz="4" w:space="0" w:color="auto"/>
                </w:tcBorders>
                <w:noWrap/>
                <w:vAlign w:val="bottom"/>
              </w:tcPr>
            </w:tcPrChange>
          </w:tcPr>
          <w:p w14:paraId="0ACDAAB3" w14:textId="6A1D57D5" w:rsidR="00F044B1" w:rsidRPr="000F5FE0" w:rsidRDefault="00F044B1" w:rsidP="00F044B1">
            <w:pPr>
              <w:tabs>
                <w:tab w:val="left" w:pos="1847"/>
              </w:tabs>
              <w:spacing w:beforeLines="30" w:before="72" w:afterLines="30" w:after="72" w:line="271" w:lineRule="auto"/>
              <w:ind w:right="-30"/>
              <w:jc w:val="center"/>
              <w:rPr>
                <w:sz w:val="22"/>
                <w:lang w:val="en-US"/>
              </w:rPr>
            </w:pPr>
            <w:ins w:id="6673" w:author="Thu Huyen Tran" w:date="2024-05-17T20:44:00Z" w16du:dateUtc="2024-05-17T13:44:00Z">
              <w:r w:rsidRPr="000F5FE0">
                <w:rPr>
                  <w:sz w:val="22"/>
                  <w:rPrChange w:id="6674" w:author="Huyen Tran Thu" w:date="2025-04-28T20:14:00Z" w16du:dateUtc="2025-04-28T13:14:00Z">
                    <w:rPr>
                      <w:rFonts w:ascii="Arial" w:hAnsi="Arial" w:cs="Arial"/>
                      <w:sz w:val="20"/>
                      <w:szCs w:val="20"/>
                    </w:rPr>
                  </w:rPrChange>
                </w:rPr>
                <w:t xml:space="preserve">5.536.229 </w:t>
              </w:r>
            </w:ins>
            <w:del w:id="6675" w:author="Thu Huyen Tran" w:date="2024-05-17T20:44:00Z" w16du:dateUtc="2024-05-17T13:44:00Z">
              <w:r w:rsidRPr="000F5FE0" w:rsidDel="00661656">
                <w:rPr>
                  <w:sz w:val="22"/>
                </w:rPr>
                <w:delText xml:space="preserve">5.536.229 </w:delText>
              </w:r>
            </w:del>
          </w:p>
        </w:tc>
        <w:tc>
          <w:tcPr>
            <w:tcW w:w="1120" w:type="pct"/>
            <w:tcBorders>
              <w:top w:val="nil"/>
              <w:left w:val="nil"/>
              <w:bottom w:val="single" w:sz="4" w:space="0" w:color="auto"/>
              <w:right w:val="single" w:sz="4" w:space="0" w:color="auto"/>
            </w:tcBorders>
            <w:vAlign w:val="bottom"/>
            <w:tcPrChange w:id="6676" w:author="Huyen Tran Thu" w:date="2025-04-28T20:14:00Z" w16du:dateUtc="2025-04-28T13:14:00Z">
              <w:tcPr>
                <w:tcW w:w="1120" w:type="pct"/>
                <w:gridSpan w:val="2"/>
                <w:tcBorders>
                  <w:top w:val="nil"/>
                  <w:left w:val="nil"/>
                  <w:bottom w:val="single" w:sz="4" w:space="0" w:color="auto"/>
                  <w:right w:val="single" w:sz="4" w:space="0" w:color="auto"/>
                </w:tcBorders>
                <w:vAlign w:val="bottom"/>
              </w:tcPr>
            </w:tcPrChange>
          </w:tcPr>
          <w:p w14:paraId="0F1A3C11" w14:textId="49FCB643" w:rsidR="00F044B1" w:rsidRPr="000F5FE0" w:rsidRDefault="00F044B1" w:rsidP="00F044B1">
            <w:pPr>
              <w:tabs>
                <w:tab w:val="left" w:pos="1847"/>
              </w:tabs>
              <w:spacing w:beforeLines="30" w:before="72" w:afterLines="30" w:after="72" w:line="271" w:lineRule="auto"/>
              <w:ind w:right="-30"/>
              <w:jc w:val="center"/>
              <w:rPr>
                <w:sz w:val="22"/>
                <w:lang w:val="en-US"/>
              </w:rPr>
            </w:pPr>
            <w:ins w:id="6677" w:author="Thu Huyen Tran" w:date="2024-05-17T20:45:00Z" w16du:dateUtc="2024-05-17T13:45:00Z">
              <w:r w:rsidRPr="000F5FE0">
                <w:rPr>
                  <w:color w:val="FF0000"/>
                  <w:sz w:val="22"/>
                  <w:rPrChange w:id="6678" w:author="Huyen Tran Thu" w:date="2025-04-28T20:14:00Z" w16du:dateUtc="2025-04-28T13:14:00Z">
                    <w:rPr>
                      <w:rFonts w:ascii="Arial" w:hAnsi="Arial" w:cs="Arial"/>
                      <w:color w:val="FF0000"/>
                      <w:sz w:val="20"/>
                      <w:szCs w:val="20"/>
                    </w:rPr>
                  </w:rPrChange>
                </w:rPr>
                <w:t xml:space="preserve">2.493.871 </w:t>
              </w:r>
            </w:ins>
            <w:del w:id="6679" w:author="Thu Huyen Tran" w:date="2023-12-05T21:04:00Z">
              <w:r w:rsidRPr="000F5FE0" w:rsidDel="00512947">
                <w:rPr>
                  <w:sz w:val="22"/>
                </w:rPr>
                <w:delText xml:space="preserve">2.785.252 </w:delText>
              </w:r>
            </w:del>
          </w:p>
        </w:tc>
        <w:tc>
          <w:tcPr>
            <w:tcW w:w="1056" w:type="pct"/>
            <w:tcBorders>
              <w:top w:val="nil"/>
              <w:left w:val="nil"/>
              <w:bottom w:val="single" w:sz="4" w:space="0" w:color="auto"/>
              <w:right w:val="single" w:sz="4" w:space="0" w:color="auto"/>
            </w:tcBorders>
            <w:vAlign w:val="bottom"/>
            <w:tcPrChange w:id="6680" w:author="Huyen Tran Thu" w:date="2025-04-28T20:14:00Z" w16du:dateUtc="2025-04-28T13:14:00Z">
              <w:tcPr>
                <w:tcW w:w="1056" w:type="pct"/>
                <w:gridSpan w:val="2"/>
                <w:tcBorders>
                  <w:top w:val="nil"/>
                  <w:left w:val="nil"/>
                  <w:bottom w:val="single" w:sz="4" w:space="0" w:color="auto"/>
                  <w:right w:val="single" w:sz="4" w:space="0" w:color="auto"/>
                </w:tcBorders>
                <w:vAlign w:val="bottom"/>
              </w:tcPr>
            </w:tcPrChange>
          </w:tcPr>
          <w:p w14:paraId="7C7F2400" w14:textId="7E89D8ED" w:rsidR="00F044B1" w:rsidRPr="000F5FE0" w:rsidRDefault="00F044B1" w:rsidP="00F044B1">
            <w:pPr>
              <w:tabs>
                <w:tab w:val="left" w:pos="1847"/>
              </w:tabs>
              <w:spacing w:beforeLines="30" w:before="72" w:afterLines="30" w:after="72" w:line="271" w:lineRule="auto"/>
              <w:ind w:right="-30"/>
              <w:jc w:val="center"/>
              <w:rPr>
                <w:sz w:val="22"/>
                <w:lang w:val="en-US"/>
              </w:rPr>
            </w:pPr>
            <w:ins w:id="6681" w:author="Thu Huyen Tran" w:date="2024-05-17T20:45:00Z" w16du:dateUtc="2024-05-17T13:45:00Z">
              <w:r w:rsidRPr="000F5FE0">
                <w:rPr>
                  <w:sz w:val="22"/>
                  <w:rPrChange w:id="6682" w:author="Huyen Tran Thu" w:date="2025-04-28T20:14:00Z" w16du:dateUtc="2025-04-28T13:14:00Z">
                    <w:rPr>
                      <w:rFonts w:ascii="Arial" w:hAnsi="Arial" w:cs="Arial"/>
                      <w:sz w:val="20"/>
                      <w:szCs w:val="20"/>
                    </w:rPr>
                  </w:rPrChange>
                </w:rPr>
                <w:t xml:space="preserve">8.030.101 </w:t>
              </w:r>
            </w:ins>
            <w:del w:id="6683" w:author="Thu Huyen Tran" w:date="2023-12-05T21:04:00Z">
              <w:r w:rsidRPr="000F5FE0" w:rsidDel="00303912">
                <w:rPr>
                  <w:sz w:val="22"/>
                </w:rPr>
                <w:delText xml:space="preserve">8.321.481 </w:delText>
              </w:r>
            </w:del>
          </w:p>
        </w:tc>
        <w:tc>
          <w:tcPr>
            <w:tcW w:w="830" w:type="pct"/>
            <w:tcBorders>
              <w:top w:val="nil"/>
              <w:left w:val="nil"/>
              <w:bottom w:val="single" w:sz="4" w:space="0" w:color="auto"/>
              <w:right w:val="single" w:sz="4" w:space="0" w:color="auto"/>
            </w:tcBorders>
            <w:vAlign w:val="bottom"/>
            <w:tcPrChange w:id="6684" w:author="Huyen Tran Thu" w:date="2025-04-28T20:14:00Z" w16du:dateUtc="2025-04-28T13:14:00Z">
              <w:tcPr>
                <w:tcW w:w="830" w:type="pct"/>
                <w:gridSpan w:val="2"/>
                <w:tcBorders>
                  <w:top w:val="nil"/>
                  <w:left w:val="nil"/>
                  <w:bottom w:val="single" w:sz="4" w:space="0" w:color="auto"/>
                  <w:right w:val="single" w:sz="4" w:space="0" w:color="auto"/>
                </w:tcBorders>
                <w:vAlign w:val="bottom"/>
              </w:tcPr>
            </w:tcPrChange>
          </w:tcPr>
          <w:p w14:paraId="18DF2E18" w14:textId="69DBC33A" w:rsidR="00F044B1" w:rsidRPr="000F5FE0" w:rsidRDefault="00F044B1" w:rsidP="00F044B1">
            <w:pPr>
              <w:tabs>
                <w:tab w:val="left" w:pos="1847"/>
              </w:tabs>
              <w:spacing w:beforeLines="30" w:before="72" w:afterLines="30" w:after="72" w:line="271" w:lineRule="auto"/>
              <w:ind w:right="-30"/>
              <w:jc w:val="center"/>
              <w:rPr>
                <w:sz w:val="22"/>
                <w:lang w:val="en-US"/>
              </w:rPr>
            </w:pPr>
            <w:ins w:id="6685" w:author="Thu Huyen Tran" w:date="2024-05-17T20:45:00Z" w16du:dateUtc="2024-05-17T13:45:00Z">
              <w:r w:rsidRPr="000F5FE0">
                <w:rPr>
                  <w:sz w:val="22"/>
                  <w:rPrChange w:id="6686" w:author="Huyen Tran Thu" w:date="2025-04-28T20:14:00Z" w16du:dateUtc="2025-04-28T13:14:00Z">
                    <w:rPr>
                      <w:rFonts w:ascii="Arial" w:hAnsi="Arial" w:cs="Arial"/>
                      <w:sz w:val="20"/>
                      <w:szCs w:val="20"/>
                    </w:rPr>
                  </w:rPrChange>
                </w:rPr>
                <w:t xml:space="preserve">1.068.802 </w:t>
              </w:r>
            </w:ins>
            <w:del w:id="6687" w:author="Thu Huyen Tran" w:date="2023-12-05T21:04:00Z">
              <w:r w:rsidRPr="000F5FE0" w:rsidDel="00C84719">
                <w:rPr>
                  <w:sz w:val="22"/>
                </w:rPr>
                <w:delText xml:space="preserve">1.068.802 </w:delText>
              </w:r>
            </w:del>
          </w:p>
        </w:tc>
      </w:tr>
      <w:tr w:rsidR="000F5FE0" w:rsidRPr="000F5FE0" w14:paraId="439D8868" w14:textId="77777777" w:rsidTr="000F5FE0">
        <w:trPr>
          <w:trHeight w:val="255"/>
          <w:ins w:id="6688" w:author="Huyen Tran Thu" w:date="2025-04-28T20:13:00Z"/>
          <w:trPrChange w:id="6689"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tcPrChange w:id="6690"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tcPr>
            </w:tcPrChange>
          </w:tcPr>
          <w:p w14:paraId="027F3B58" w14:textId="02905EA4" w:rsidR="000F5FE0" w:rsidRPr="000F5FE0" w:rsidRDefault="000F5FE0" w:rsidP="000F5FE0">
            <w:pPr>
              <w:spacing w:before="0" w:after="0" w:line="240" w:lineRule="auto"/>
              <w:jc w:val="center"/>
              <w:rPr>
                <w:ins w:id="6691" w:author="Huyen Tran Thu" w:date="2025-04-28T20:13:00Z" w16du:dateUtc="2025-04-28T13:13:00Z"/>
                <w:sz w:val="22"/>
              </w:rPr>
            </w:pPr>
            <w:ins w:id="6692" w:author="Huyen Tran Thu" w:date="2025-04-28T20:13:00Z" w16du:dateUtc="2025-04-28T13:13:00Z">
              <w:r w:rsidRPr="000F5FE0">
                <w:rPr>
                  <w:sz w:val="22"/>
                </w:rPr>
                <w:t>2019</w:t>
              </w:r>
            </w:ins>
          </w:p>
        </w:tc>
        <w:tc>
          <w:tcPr>
            <w:tcW w:w="1278" w:type="pct"/>
            <w:tcBorders>
              <w:top w:val="nil"/>
              <w:left w:val="nil"/>
              <w:bottom w:val="single" w:sz="4" w:space="0" w:color="auto"/>
              <w:right w:val="single" w:sz="4" w:space="0" w:color="auto"/>
            </w:tcBorders>
            <w:noWrap/>
            <w:vAlign w:val="bottom"/>
            <w:tcPrChange w:id="6693" w:author="Huyen Tran Thu" w:date="2025-04-28T20:14:00Z" w16du:dateUtc="2025-04-28T13:14:00Z">
              <w:tcPr>
                <w:tcW w:w="1278" w:type="pct"/>
                <w:gridSpan w:val="2"/>
                <w:tcBorders>
                  <w:top w:val="nil"/>
                  <w:left w:val="nil"/>
                  <w:bottom w:val="single" w:sz="4" w:space="0" w:color="auto"/>
                  <w:right w:val="single" w:sz="4" w:space="0" w:color="auto"/>
                </w:tcBorders>
                <w:noWrap/>
                <w:vAlign w:val="bottom"/>
              </w:tcPr>
            </w:tcPrChange>
          </w:tcPr>
          <w:p w14:paraId="66145178" w14:textId="0E3F550D" w:rsidR="000F5FE0" w:rsidRPr="000F5FE0" w:rsidRDefault="000F5FE0" w:rsidP="000F5FE0">
            <w:pPr>
              <w:tabs>
                <w:tab w:val="left" w:pos="1847"/>
              </w:tabs>
              <w:spacing w:beforeLines="30" w:before="72" w:afterLines="30" w:after="72" w:line="271" w:lineRule="auto"/>
              <w:ind w:right="-30"/>
              <w:jc w:val="center"/>
              <w:rPr>
                <w:ins w:id="6694" w:author="Huyen Tran Thu" w:date="2025-04-28T20:13:00Z" w16du:dateUtc="2025-04-28T13:13:00Z"/>
                <w:sz w:val="22"/>
              </w:rPr>
            </w:pPr>
            <w:ins w:id="6695" w:author="Huyen Tran Thu" w:date="2025-04-28T20:13:00Z" w16du:dateUtc="2025-04-28T13:13:00Z">
              <w:r w:rsidRPr="000F5FE0">
                <w:rPr>
                  <w:sz w:val="22"/>
                  <w:rPrChange w:id="6696" w:author="Huyen Tran Thu" w:date="2025-04-28T20:14:00Z" w16du:dateUtc="2025-04-28T13:14:00Z">
                    <w:rPr>
                      <w:rFonts w:ascii="Arial" w:hAnsi="Arial" w:cs="Arial"/>
                      <w:sz w:val="20"/>
                      <w:szCs w:val="20"/>
                    </w:rPr>
                  </w:rPrChange>
                </w:rPr>
                <w:t xml:space="preserve">6.468.608 </w:t>
              </w:r>
            </w:ins>
          </w:p>
        </w:tc>
        <w:tc>
          <w:tcPr>
            <w:tcW w:w="1120" w:type="pct"/>
            <w:tcBorders>
              <w:top w:val="nil"/>
              <w:left w:val="nil"/>
              <w:bottom w:val="single" w:sz="4" w:space="0" w:color="auto"/>
              <w:right w:val="single" w:sz="4" w:space="0" w:color="auto"/>
            </w:tcBorders>
            <w:vAlign w:val="bottom"/>
            <w:tcPrChange w:id="6697" w:author="Huyen Tran Thu" w:date="2025-04-28T20:14:00Z" w16du:dateUtc="2025-04-28T13:14:00Z">
              <w:tcPr>
                <w:tcW w:w="1120" w:type="pct"/>
                <w:gridSpan w:val="2"/>
                <w:tcBorders>
                  <w:top w:val="nil"/>
                  <w:left w:val="nil"/>
                  <w:bottom w:val="single" w:sz="4" w:space="0" w:color="auto"/>
                  <w:right w:val="single" w:sz="4" w:space="0" w:color="auto"/>
                </w:tcBorders>
                <w:vAlign w:val="bottom"/>
              </w:tcPr>
            </w:tcPrChange>
          </w:tcPr>
          <w:p w14:paraId="348652C5" w14:textId="3C3619AC" w:rsidR="000F5FE0" w:rsidRPr="000F5FE0" w:rsidRDefault="000F5FE0" w:rsidP="000F5FE0">
            <w:pPr>
              <w:tabs>
                <w:tab w:val="left" w:pos="1847"/>
              </w:tabs>
              <w:spacing w:beforeLines="30" w:before="72" w:afterLines="30" w:after="72" w:line="271" w:lineRule="auto"/>
              <w:ind w:right="-30"/>
              <w:jc w:val="center"/>
              <w:rPr>
                <w:ins w:id="6698" w:author="Huyen Tran Thu" w:date="2025-04-28T20:13:00Z" w16du:dateUtc="2025-04-28T13:13:00Z"/>
                <w:color w:val="FF0000"/>
                <w:sz w:val="22"/>
              </w:rPr>
            </w:pPr>
            <w:ins w:id="6699" w:author="Huyen Tran Thu" w:date="2025-04-28T20:13:00Z" w16du:dateUtc="2025-04-28T13:13:00Z">
              <w:r w:rsidRPr="000F5FE0">
                <w:rPr>
                  <w:color w:val="FF0000"/>
                  <w:sz w:val="22"/>
                  <w:rPrChange w:id="6700" w:author="Huyen Tran Thu" w:date="2025-04-28T20:14:00Z" w16du:dateUtc="2025-04-28T13:14:00Z">
                    <w:rPr>
                      <w:rFonts w:ascii="Arial" w:hAnsi="Arial" w:cs="Arial"/>
                      <w:color w:val="FF0000"/>
                      <w:sz w:val="20"/>
                      <w:szCs w:val="20"/>
                    </w:rPr>
                  </w:rPrChange>
                </w:rPr>
                <w:t xml:space="preserve">2.488.365 </w:t>
              </w:r>
            </w:ins>
          </w:p>
        </w:tc>
        <w:tc>
          <w:tcPr>
            <w:tcW w:w="1056" w:type="pct"/>
            <w:tcBorders>
              <w:top w:val="nil"/>
              <w:left w:val="nil"/>
              <w:bottom w:val="single" w:sz="4" w:space="0" w:color="auto"/>
              <w:right w:val="single" w:sz="4" w:space="0" w:color="auto"/>
            </w:tcBorders>
            <w:vAlign w:val="bottom"/>
            <w:tcPrChange w:id="6701" w:author="Huyen Tran Thu" w:date="2025-04-28T20:14:00Z" w16du:dateUtc="2025-04-28T13:14:00Z">
              <w:tcPr>
                <w:tcW w:w="1056" w:type="pct"/>
                <w:gridSpan w:val="2"/>
                <w:tcBorders>
                  <w:top w:val="nil"/>
                  <w:left w:val="nil"/>
                  <w:bottom w:val="single" w:sz="4" w:space="0" w:color="auto"/>
                  <w:right w:val="single" w:sz="4" w:space="0" w:color="auto"/>
                </w:tcBorders>
                <w:vAlign w:val="bottom"/>
              </w:tcPr>
            </w:tcPrChange>
          </w:tcPr>
          <w:p w14:paraId="202228CF" w14:textId="252C564D" w:rsidR="000F5FE0" w:rsidRPr="000F5FE0" w:rsidRDefault="000F5FE0" w:rsidP="000F5FE0">
            <w:pPr>
              <w:tabs>
                <w:tab w:val="left" w:pos="1847"/>
              </w:tabs>
              <w:spacing w:beforeLines="30" w:before="72" w:afterLines="30" w:after="72" w:line="271" w:lineRule="auto"/>
              <w:ind w:right="-30"/>
              <w:jc w:val="center"/>
              <w:rPr>
                <w:ins w:id="6702" w:author="Huyen Tran Thu" w:date="2025-04-28T20:13:00Z" w16du:dateUtc="2025-04-28T13:13:00Z"/>
                <w:sz w:val="22"/>
              </w:rPr>
            </w:pPr>
            <w:ins w:id="6703" w:author="Huyen Tran Thu" w:date="2025-04-28T20:14:00Z" w16du:dateUtc="2025-04-28T13:14:00Z">
              <w:r w:rsidRPr="000F5FE0">
                <w:rPr>
                  <w:sz w:val="22"/>
                  <w:rPrChange w:id="6704" w:author="Huyen Tran Thu" w:date="2025-04-28T20:14:00Z" w16du:dateUtc="2025-04-28T13:14:00Z">
                    <w:rPr>
                      <w:rFonts w:ascii="Arial" w:hAnsi="Arial" w:cs="Arial"/>
                      <w:sz w:val="20"/>
                      <w:szCs w:val="20"/>
                    </w:rPr>
                  </w:rPrChange>
                </w:rPr>
                <w:t xml:space="preserve">8.956.973 </w:t>
              </w:r>
            </w:ins>
          </w:p>
        </w:tc>
        <w:tc>
          <w:tcPr>
            <w:tcW w:w="830" w:type="pct"/>
            <w:tcBorders>
              <w:top w:val="nil"/>
              <w:left w:val="nil"/>
              <w:bottom w:val="single" w:sz="4" w:space="0" w:color="auto"/>
              <w:right w:val="single" w:sz="4" w:space="0" w:color="auto"/>
            </w:tcBorders>
            <w:vAlign w:val="bottom"/>
            <w:tcPrChange w:id="6705" w:author="Huyen Tran Thu" w:date="2025-04-28T20:14:00Z" w16du:dateUtc="2025-04-28T13:14:00Z">
              <w:tcPr>
                <w:tcW w:w="830" w:type="pct"/>
                <w:gridSpan w:val="2"/>
                <w:tcBorders>
                  <w:top w:val="nil"/>
                  <w:left w:val="nil"/>
                  <w:bottom w:val="single" w:sz="4" w:space="0" w:color="auto"/>
                  <w:right w:val="single" w:sz="4" w:space="0" w:color="auto"/>
                </w:tcBorders>
                <w:vAlign w:val="bottom"/>
              </w:tcPr>
            </w:tcPrChange>
          </w:tcPr>
          <w:p w14:paraId="59844D7D" w14:textId="1C4B244D" w:rsidR="000F5FE0" w:rsidRPr="000F5FE0" w:rsidRDefault="000F5FE0" w:rsidP="000F5FE0">
            <w:pPr>
              <w:tabs>
                <w:tab w:val="left" w:pos="1847"/>
              </w:tabs>
              <w:spacing w:beforeLines="30" w:before="72" w:afterLines="30" w:after="72" w:line="271" w:lineRule="auto"/>
              <w:ind w:right="-30"/>
              <w:jc w:val="center"/>
              <w:rPr>
                <w:ins w:id="6706" w:author="Huyen Tran Thu" w:date="2025-04-28T20:13:00Z" w16du:dateUtc="2025-04-28T13:13:00Z"/>
                <w:sz w:val="22"/>
              </w:rPr>
            </w:pPr>
            <w:ins w:id="6707" w:author="Huyen Tran Thu" w:date="2025-04-28T20:14:00Z" w16du:dateUtc="2025-04-28T13:14:00Z">
              <w:r w:rsidRPr="000F5FE0">
                <w:rPr>
                  <w:sz w:val="22"/>
                  <w:rPrChange w:id="6708" w:author="Huyen Tran Thu" w:date="2025-04-28T20:14:00Z" w16du:dateUtc="2025-04-28T13:14:00Z">
                    <w:rPr>
                      <w:rFonts w:ascii="Arial" w:hAnsi="Arial" w:cs="Arial"/>
                      <w:sz w:val="20"/>
                      <w:szCs w:val="20"/>
                    </w:rPr>
                  </w:rPrChange>
                </w:rPr>
                <w:t xml:space="preserve">1.066.442 </w:t>
              </w:r>
            </w:ins>
          </w:p>
        </w:tc>
      </w:tr>
      <w:tr w:rsidR="000F5FE0" w:rsidRPr="000F5FE0" w14:paraId="30BA4052" w14:textId="77777777" w:rsidTr="000F5FE0">
        <w:trPr>
          <w:trHeight w:val="255"/>
          <w:ins w:id="6709" w:author="Huyen Tran Thu" w:date="2025-04-28T20:13:00Z"/>
          <w:trPrChange w:id="6710"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tcPrChange w:id="6711"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tcPr>
            </w:tcPrChange>
          </w:tcPr>
          <w:p w14:paraId="0D86C903" w14:textId="66BD183E" w:rsidR="000F5FE0" w:rsidRPr="000F5FE0" w:rsidRDefault="000F5FE0" w:rsidP="000F5FE0">
            <w:pPr>
              <w:spacing w:before="0" w:after="0" w:line="240" w:lineRule="auto"/>
              <w:jc w:val="center"/>
              <w:rPr>
                <w:ins w:id="6712" w:author="Huyen Tran Thu" w:date="2025-04-28T20:13:00Z" w16du:dateUtc="2025-04-28T13:13:00Z"/>
                <w:sz w:val="22"/>
              </w:rPr>
            </w:pPr>
            <w:ins w:id="6713" w:author="Huyen Tran Thu" w:date="2025-04-28T20:13:00Z" w16du:dateUtc="2025-04-28T13:13:00Z">
              <w:r w:rsidRPr="000F5FE0">
                <w:rPr>
                  <w:sz w:val="22"/>
                </w:rPr>
                <w:t>2020</w:t>
              </w:r>
            </w:ins>
          </w:p>
        </w:tc>
        <w:tc>
          <w:tcPr>
            <w:tcW w:w="1278" w:type="pct"/>
            <w:tcBorders>
              <w:top w:val="nil"/>
              <w:left w:val="nil"/>
              <w:bottom w:val="single" w:sz="4" w:space="0" w:color="auto"/>
              <w:right w:val="single" w:sz="4" w:space="0" w:color="auto"/>
            </w:tcBorders>
            <w:noWrap/>
            <w:vAlign w:val="bottom"/>
            <w:tcPrChange w:id="6714" w:author="Huyen Tran Thu" w:date="2025-04-28T20:14:00Z" w16du:dateUtc="2025-04-28T13:14:00Z">
              <w:tcPr>
                <w:tcW w:w="1278" w:type="pct"/>
                <w:gridSpan w:val="2"/>
                <w:tcBorders>
                  <w:top w:val="nil"/>
                  <w:left w:val="nil"/>
                  <w:bottom w:val="single" w:sz="4" w:space="0" w:color="auto"/>
                  <w:right w:val="single" w:sz="4" w:space="0" w:color="auto"/>
                </w:tcBorders>
                <w:noWrap/>
                <w:vAlign w:val="bottom"/>
              </w:tcPr>
            </w:tcPrChange>
          </w:tcPr>
          <w:p w14:paraId="06DA39A8" w14:textId="2EAE7DE9" w:rsidR="000F5FE0" w:rsidRPr="000F5FE0" w:rsidRDefault="000F5FE0" w:rsidP="000F5FE0">
            <w:pPr>
              <w:tabs>
                <w:tab w:val="left" w:pos="1847"/>
              </w:tabs>
              <w:spacing w:beforeLines="30" w:before="72" w:afterLines="30" w:after="72" w:line="271" w:lineRule="auto"/>
              <w:ind w:right="-30"/>
              <w:jc w:val="center"/>
              <w:rPr>
                <w:ins w:id="6715" w:author="Huyen Tran Thu" w:date="2025-04-28T20:13:00Z" w16du:dateUtc="2025-04-28T13:13:00Z"/>
                <w:sz w:val="22"/>
              </w:rPr>
            </w:pPr>
            <w:ins w:id="6716" w:author="Huyen Tran Thu" w:date="2025-04-28T20:13:00Z" w16du:dateUtc="2025-04-28T13:13:00Z">
              <w:r w:rsidRPr="000F5FE0">
                <w:rPr>
                  <w:sz w:val="22"/>
                  <w:rPrChange w:id="6717" w:author="Huyen Tran Thu" w:date="2025-04-28T20:14:00Z" w16du:dateUtc="2025-04-28T13:14:00Z">
                    <w:rPr>
                      <w:rFonts w:ascii="Arial" w:hAnsi="Arial" w:cs="Arial"/>
                      <w:sz w:val="20"/>
                      <w:szCs w:val="20"/>
                    </w:rPr>
                  </w:rPrChange>
                </w:rPr>
                <w:t xml:space="preserve">6.326.866 </w:t>
              </w:r>
            </w:ins>
          </w:p>
        </w:tc>
        <w:tc>
          <w:tcPr>
            <w:tcW w:w="1120" w:type="pct"/>
            <w:tcBorders>
              <w:top w:val="nil"/>
              <w:left w:val="nil"/>
              <w:bottom w:val="single" w:sz="4" w:space="0" w:color="auto"/>
              <w:right w:val="single" w:sz="4" w:space="0" w:color="auto"/>
            </w:tcBorders>
            <w:vAlign w:val="bottom"/>
            <w:tcPrChange w:id="6718" w:author="Huyen Tran Thu" w:date="2025-04-28T20:14:00Z" w16du:dateUtc="2025-04-28T13:14:00Z">
              <w:tcPr>
                <w:tcW w:w="1120" w:type="pct"/>
                <w:gridSpan w:val="2"/>
                <w:tcBorders>
                  <w:top w:val="nil"/>
                  <w:left w:val="nil"/>
                  <w:bottom w:val="single" w:sz="4" w:space="0" w:color="auto"/>
                  <w:right w:val="single" w:sz="4" w:space="0" w:color="auto"/>
                </w:tcBorders>
                <w:vAlign w:val="bottom"/>
              </w:tcPr>
            </w:tcPrChange>
          </w:tcPr>
          <w:p w14:paraId="7CE29308" w14:textId="0283AC7C" w:rsidR="000F5FE0" w:rsidRPr="000F5FE0" w:rsidRDefault="000F5FE0" w:rsidP="000F5FE0">
            <w:pPr>
              <w:tabs>
                <w:tab w:val="left" w:pos="1847"/>
              </w:tabs>
              <w:spacing w:beforeLines="30" w:before="72" w:afterLines="30" w:after="72" w:line="271" w:lineRule="auto"/>
              <w:ind w:right="-30"/>
              <w:jc w:val="center"/>
              <w:rPr>
                <w:ins w:id="6719" w:author="Huyen Tran Thu" w:date="2025-04-28T20:13:00Z" w16du:dateUtc="2025-04-28T13:13:00Z"/>
                <w:color w:val="FF0000"/>
                <w:sz w:val="22"/>
              </w:rPr>
            </w:pPr>
            <w:ins w:id="6720" w:author="Huyen Tran Thu" w:date="2025-04-28T20:13:00Z" w16du:dateUtc="2025-04-28T13:13:00Z">
              <w:r w:rsidRPr="000F5FE0">
                <w:rPr>
                  <w:color w:val="FF0000"/>
                  <w:sz w:val="22"/>
                  <w:rPrChange w:id="6721" w:author="Huyen Tran Thu" w:date="2025-04-28T20:14:00Z" w16du:dateUtc="2025-04-28T13:14:00Z">
                    <w:rPr>
                      <w:rFonts w:ascii="Arial" w:hAnsi="Arial" w:cs="Arial"/>
                      <w:color w:val="FF0000"/>
                      <w:sz w:val="20"/>
                      <w:szCs w:val="20"/>
                    </w:rPr>
                  </w:rPrChange>
                </w:rPr>
                <w:t xml:space="preserve">2.433.839 </w:t>
              </w:r>
            </w:ins>
          </w:p>
        </w:tc>
        <w:tc>
          <w:tcPr>
            <w:tcW w:w="1056" w:type="pct"/>
            <w:tcBorders>
              <w:top w:val="nil"/>
              <w:left w:val="nil"/>
              <w:bottom w:val="single" w:sz="4" w:space="0" w:color="auto"/>
              <w:right w:val="single" w:sz="4" w:space="0" w:color="auto"/>
            </w:tcBorders>
            <w:vAlign w:val="bottom"/>
            <w:tcPrChange w:id="6722" w:author="Huyen Tran Thu" w:date="2025-04-28T20:14:00Z" w16du:dateUtc="2025-04-28T13:14:00Z">
              <w:tcPr>
                <w:tcW w:w="1056" w:type="pct"/>
                <w:gridSpan w:val="2"/>
                <w:tcBorders>
                  <w:top w:val="nil"/>
                  <w:left w:val="nil"/>
                  <w:bottom w:val="single" w:sz="4" w:space="0" w:color="auto"/>
                  <w:right w:val="single" w:sz="4" w:space="0" w:color="auto"/>
                </w:tcBorders>
                <w:vAlign w:val="bottom"/>
              </w:tcPr>
            </w:tcPrChange>
          </w:tcPr>
          <w:p w14:paraId="1B2F922B" w14:textId="30F78EC8" w:rsidR="000F5FE0" w:rsidRPr="000F5FE0" w:rsidRDefault="000F5FE0" w:rsidP="000F5FE0">
            <w:pPr>
              <w:tabs>
                <w:tab w:val="left" w:pos="1847"/>
              </w:tabs>
              <w:spacing w:beforeLines="30" w:before="72" w:afterLines="30" w:after="72" w:line="271" w:lineRule="auto"/>
              <w:ind w:right="-30"/>
              <w:jc w:val="center"/>
              <w:rPr>
                <w:ins w:id="6723" w:author="Huyen Tran Thu" w:date="2025-04-28T20:13:00Z" w16du:dateUtc="2025-04-28T13:13:00Z"/>
                <w:sz w:val="22"/>
              </w:rPr>
            </w:pPr>
            <w:ins w:id="6724" w:author="Huyen Tran Thu" w:date="2025-04-28T20:14:00Z" w16du:dateUtc="2025-04-28T13:14:00Z">
              <w:r w:rsidRPr="000F5FE0">
                <w:rPr>
                  <w:sz w:val="22"/>
                  <w:rPrChange w:id="6725" w:author="Huyen Tran Thu" w:date="2025-04-28T20:14:00Z" w16du:dateUtc="2025-04-28T13:14:00Z">
                    <w:rPr>
                      <w:rFonts w:ascii="Arial" w:hAnsi="Arial" w:cs="Arial"/>
                      <w:sz w:val="20"/>
                      <w:szCs w:val="20"/>
                    </w:rPr>
                  </w:rPrChange>
                </w:rPr>
                <w:t xml:space="preserve">8.760.704 </w:t>
              </w:r>
            </w:ins>
          </w:p>
        </w:tc>
        <w:tc>
          <w:tcPr>
            <w:tcW w:w="830" w:type="pct"/>
            <w:tcBorders>
              <w:top w:val="nil"/>
              <w:left w:val="nil"/>
              <w:bottom w:val="single" w:sz="4" w:space="0" w:color="auto"/>
              <w:right w:val="single" w:sz="4" w:space="0" w:color="auto"/>
            </w:tcBorders>
            <w:vAlign w:val="bottom"/>
            <w:tcPrChange w:id="6726" w:author="Huyen Tran Thu" w:date="2025-04-28T20:14:00Z" w16du:dateUtc="2025-04-28T13:14:00Z">
              <w:tcPr>
                <w:tcW w:w="830" w:type="pct"/>
                <w:gridSpan w:val="2"/>
                <w:tcBorders>
                  <w:top w:val="nil"/>
                  <w:left w:val="nil"/>
                  <w:bottom w:val="single" w:sz="4" w:space="0" w:color="auto"/>
                  <w:right w:val="single" w:sz="4" w:space="0" w:color="auto"/>
                </w:tcBorders>
                <w:vAlign w:val="bottom"/>
              </w:tcPr>
            </w:tcPrChange>
          </w:tcPr>
          <w:p w14:paraId="0B0743A1" w14:textId="09BC6FA6" w:rsidR="000F5FE0" w:rsidRPr="000F5FE0" w:rsidRDefault="000F5FE0" w:rsidP="000F5FE0">
            <w:pPr>
              <w:tabs>
                <w:tab w:val="left" w:pos="1847"/>
              </w:tabs>
              <w:spacing w:beforeLines="30" w:before="72" w:afterLines="30" w:after="72" w:line="271" w:lineRule="auto"/>
              <w:ind w:right="-30"/>
              <w:jc w:val="center"/>
              <w:rPr>
                <w:ins w:id="6727" w:author="Huyen Tran Thu" w:date="2025-04-28T20:13:00Z" w16du:dateUtc="2025-04-28T13:13:00Z"/>
                <w:sz w:val="22"/>
              </w:rPr>
            </w:pPr>
            <w:ins w:id="6728" w:author="Huyen Tran Thu" w:date="2025-04-28T20:14:00Z" w16du:dateUtc="2025-04-28T13:14:00Z">
              <w:r w:rsidRPr="000F5FE0">
                <w:rPr>
                  <w:sz w:val="22"/>
                  <w:rPrChange w:id="6729" w:author="Huyen Tran Thu" w:date="2025-04-28T20:14:00Z" w16du:dateUtc="2025-04-28T13:14:00Z">
                    <w:rPr>
                      <w:rFonts w:ascii="Arial" w:hAnsi="Arial" w:cs="Arial"/>
                      <w:sz w:val="20"/>
                      <w:szCs w:val="20"/>
                    </w:rPr>
                  </w:rPrChange>
                </w:rPr>
                <w:t xml:space="preserve">1.043.074 </w:t>
              </w:r>
            </w:ins>
          </w:p>
        </w:tc>
      </w:tr>
      <w:tr w:rsidR="000F5FE0" w:rsidRPr="000F5FE0" w14:paraId="63EF76CA" w14:textId="77777777" w:rsidTr="000F5FE0">
        <w:trPr>
          <w:trHeight w:val="255"/>
          <w:ins w:id="6730" w:author="Huyen Tran Thu" w:date="2025-04-28T20:13:00Z"/>
          <w:trPrChange w:id="6731"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tcPrChange w:id="6732"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tcPr>
            </w:tcPrChange>
          </w:tcPr>
          <w:p w14:paraId="7442528B" w14:textId="0823F673" w:rsidR="000F5FE0" w:rsidRPr="000F5FE0" w:rsidRDefault="000F5FE0" w:rsidP="000F5FE0">
            <w:pPr>
              <w:spacing w:before="0" w:after="0" w:line="240" w:lineRule="auto"/>
              <w:jc w:val="center"/>
              <w:rPr>
                <w:ins w:id="6733" w:author="Huyen Tran Thu" w:date="2025-04-28T20:13:00Z" w16du:dateUtc="2025-04-28T13:13:00Z"/>
                <w:sz w:val="22"/>
              </w:rPr>
            </w:pPr>
            <w:ins w:id="6734" w:author="Huyen Tran Thu" w:date="2025-04-28T20:13:00Z" w16du:dateUtc="2025-04-28T13:13:00Z">
              <w:r w:rsidRPr="000F5FE0">
                <w:rPr>
                  <w:sz w:val="22"/>
                </w:rPr>
                <w:t>2021</w:t>
              </w:r>
            </w:ins>
          </w:p>
        </w:tc>
        <w:tc>
          <w:tcPr>
            <w:tcW w:w="1278" w:type="pct"/>
            <w:tcBorders>
              <w:top w:val="nil"/>
              <w:left w:val="nil"/>
              <w:bottom w:val="single" w:sz="4" w:space="0" w:color="auto"/>
              <w:right w:val="single" w:sz="4" w:space="0" w:color="auto"/>
            </w:tcBorders>
            <w:noWrap/>
            <w:vAlign w:val="bottom"/>
            <w:tcPrChange w:id="6735" w:author="Huyen Tran Thu" w:date="2025-04-28T20:14:00Z" w16du:dateUtc="2025-04-28T13:14:00Z">
              <w:tcPr>
                <w:tcW w:w="1278" w:type="pct"/>
                <w:gridSpan w:val="2"/>
                <w:tcBorders>
                  <w:top w:val="nil"/>
                  <w:left w:val="nil"/>
                  <w:bottom w:val="single" w:sz="4" w:space="0" w:color="auto"/>
                  <w:right w:val="single" w:sz="4" w:space="0" w:color="auto"/>
                </w:tcBorders>
                <w:noWrap/>
                <w:vAlign w:val="bottom"/>
              </w:tcPr>
            </w:tcPrChange>
          </w:tcPr>
          <w:p w14:paraId="2F6586A6" w14:textId="7721113C" w:rsidR="000F5FE0" w:rsidRPr="000F5FE0" w:rsidRDefault="000F5FE0" w:rsidP="000F5FE0">
            <w:pPr>
              <w:tabs>
                <w:tab w:val="left" w:pos="1847"/>
              </w:tabs>
              <w:spacing w:beforeLines="30" w:before="72" w:afterLines="30" w:after="72" w:line="271" w:lineRule="auto"/>
              <w:ind w:right="-30"/>
              <w:jc w:val="center"/>
              <w:rPr>
                <w:ins w:id="6736" w:author="Huyen Tran Thu" w:date="2025-04-28T20:13:00Z" w16du:dateUtc="2025-04-28T13:13:00Z"/>
                <w:sz w:val="22"/>
              </w:rPr>
            </w:pPr>
            <w:ins w:id="6737" w:author="Huyen Tran Thu" w:date="2025-04-28T20:13:00Z" w16du:dateUtc="2025-04-28T13:13:00Z">
              <w:r w:rsidRPr="000F5FE0">
                <w:rPr>
                  <w:sz w:val="22"/>
                  <w:rPrChange w:id="6738" w:author="Huyen Tran Thu" w:date="2025-04-28T20:14:00Z" w16du:dateUtc="2025-04-28T13:14:00Z">
                    <w:rPr>
                      <w:rFonts w:ascii="Arial" w:hAnsi="Arial" w:cs="Arial"/>
                      <w:sz w:val="20"/>
                      <w:szCs w:val="20"/>
                    </w:rPr>
                  </w:rPrChange>
                </w:rPr>
                <w:t xml:space="preserve">6.546.321 </w:t>
              </w:r>
            </w:ins>
          </w:p>
        </w:tc>
        <w:tc>
          <w:tcPr>
            <w:tcW w:w="1120" w:type="pct"/>
            <w:tcBorders>
              <w:top w:val="nil"/>
              <w:left w:val="nil"/>
              <w:bottom w:val="single" w:sz="4" w:space="0" w:color="auto"/>
              <w:right w:val="single" w:sz="4" w:space="0" w:color="auto"/>
            </w:tcBorders>
            <w:vAlign w:val="bottom"/>
            <w:tcPrChange w:id="6739" w:author="Huyen Tran Thu" w:date="2025-04-28T20:14:00Z" w16du:dateUtc="2025-04-28T13:14:00Z">
              <w:tcPr>
                <w:tcW w:w="1120" w:type="pct"/>
                <w:gridSpan w:val="2"/>
                <w:tcBorders>
                  <w:top w:val="nil"/>
                  <w:left w:val="nil"/>
                  <w:bottom w:val="single" w:sz="4" w:space="0" w:color="auto"/>
                  <w:right w:val="single" w:sz="4" w:space="0" w:color="auto"/>
                </w:tcBorders>
                <w:vAlign w:val="bottom"/>
              </w:tcPr>
            </w:tcPrChange>
          </w:tcPr>
          <w:p w14:paraId="64EB545C" w14:textId="107CD216" w:rsidR="000F5FE0" w:rsidRPr="000F5FE0" w:rsidRDefault="000F5FE0" w:rsidP="000F5FE0">
            <w:pPr>
              <w:tabs>
                <w:tab w:val="left" w:pos="1847"/>
              </w:tabs>
              <w:spacing w:beforeLines="30" w:before="72" w:afterLines="30" w:after="72" w:line="271" w:lineRule="auto"/>
              <w:ind w:right="-30"/>
              <w:jc w:val="center"/>
              <w:rPr>
                <w:ins w:id="6740" w:author="Huyen Tran Thu" w:date="2025-04-28T20:13:00Z" w16du:dateUtc="2025-04-28T13:13:00Z"/>
                <w:color w:val="FF0000"/>
                <w:sz w:val="22"/>
              </w:rPr>
            </w:pPr>
            <w:ins w:id="6741" w:author="Huyen Tran Thu" w:date="2025-04-28T20:13:00Z" w16du:dateUtc="2025-04-28T13:13:00Z">
              <w:r w:rsidRPr="000F5FE0">
                <w:rPr>
                  <w:sz w:val="22"/>
                  <w:rPrChange w:id="6742" w:author="Huyen Tran Thu" w:date="2025-04-28T20:14:00Z" w16du:dateUtc="2025-04-28T13:14:00Z">
                    <w:rPr>
                      <w:rFonts w:ascii="Arial" w:hAnsi="Arial" w:cs="Arial"/>
                      <w:sz w:val="20"/>
                      <w:szCs w:val="20"/>
                    </w:rPr>
                  </w:rPrChange>
                </w:rPr>
                <w:t xml:space="preserve">2.218.127 </w:t>
              </w:r>
            </w:ins>
          </w:p>
        </w:tc>
        <w:tc>
          <w:tcPr>
            <w:tcW w:w="1056" w:type="pct"/>
            <w:tcBorders>
              <w:top w:val="nil"/>
              <w:left w:val="nil"/>
              <w:bottom w:val="single" w:sz="4" w:space="0" w:color="auto"/>
              <w:right w:val="single" w:sz="4" w:space="0" w:color="auto"/>
            </w:tcBorders>
            <w:vAlign w:val="bottom"/>
            <w:tcPrChange w:id="6743" w:author="Huyen Tran Thu" w:date="2025-04-28T20:14:00Z" w16du:dateUtc="2025-04-28T13:14:00Z">
              <w:tcPr>
                <w:tcW w:w="1056" w:type="pct"/>
                <w:gridSpan w:val="2"/>
                <w:tcBorders>
                  <w:top w:val="nil"/>
                  <w:left w:val="nil"/>
                  <w:bottom w:val="single" w:sz="4" w:space="0" w:color="auto"/>
                  <w:right w:val="single" w:sz="4" w:space="0" w:color="auto"/>
                </w:tcBorders>
                <w:vAlign w:val="bottom"/>
              </w:tcPr>
            </w:tcPrChange>
          </w:tcPr>
          <w:p w14:paraId="33104742" w14:textId="242D5B16" w:rsidR="000F5FE0" w:rsidRPr="000F5FE0" w:rsidRDefault="000F5FE0" w:rsidP="000F5FE0">
            <w:pPr>
              <w:tabs>
                <w:tab w:val="left" w:pos="1847"/>
              </w:tabs>
              <w:spacing w:beforeLines="30" w:before="72" w:afterLines="30" w:after="72" w:line="271" w:lineRule="auto"/>
              <w:ind w:right="-30"/>
              <w:jc w:val="center"/>
              <w:rPr>
                <w:ins w:id="6744" w:author="Huyen Tran Thu" w:date="2025-04-28T20:13:00Z" w16du:dateUtc="2025-04-28T13:13:00Z"/>
                <w:sz w:val="22"/>
              </w:rPr>
            </w:pPr>
            <w:ins w:id="6745" w:author="Huyen Tran Thu" w:date="2025-04-28T20:14:00Z" w16du:dateUtc="2025-04-28T13:14:00Z">
              <w:r w:rsidRPr="000F5FE0">
                <w:rPr>
                  <w:sz w:val="22"/>
                  <w:rPrChange w:id="6746" w:author="Huyen Tran Thu" w:date="2025-04-28T20:14:00Z" w16du:dateUtc="2025-04-28T13:14:00Z">
                    <w:rPr>
                      <w:rFonts w:ascii="Arial" w:hAnsi="Arial" w:cs="Arial"/>
                      <w:sz w:val="20"/>
                      <w:szCs w:val="20"/>
                    </w:rPr>
                  </w:rPrChange>
                </w:rPr>
                <w:t xml:space="preserve">8.764.448 </w:t>
              </w:r>
            </w:ins>
          </w:p>
        </w:tc>
        <w:tc>
          <w:tcPr>
            <w:tcW w:w="830" w:type="pct"/>
            <w:tcBorders>
              <w:top w:val="nil"/>
              <w:left w:val="nil"/>
              <w:bottom w:val="single" w:sz="4" w:space="0" w:color="auto"/>
              <w:right w:val="single" w:sz="4" w:space="0" w:color="auto"/>
            </w:tcBorders>
            <w:vAlign w:val="bottom"/>
            <w:tcPrChange w:id="6747" w:author="Huyen Tran Thu" w:date="2025-04-28T20:14:00Z" w16du:dateUtc="2025-04-28T13:14:00Z">
              <w:tcPr>
                <w:tcW w:w="830" w:type="pct"/>
                <w:gridSpan w:val="2"/>
                <w:tcBorders>
                  <w:top w:val="nil"/>
                  <w:left w:val="nil"/>
                  <w:bottom w:val="single" w:sz="4" w:space="0" w:color="auto"/>
                  <w:right w:val="single" w:sz="4" w:space="0" w:color="auto"/>
                </w:tcBorders>
                <w:vAlign w:val="bottom"/>
              </w:tcPr>
            </w:tcPrChange>
          </w:tcPr>
          <w:p w14:paraId="128A6FCB" w14:textId="1D13E655" w:rsidR="000F5FE0" w:rsidRPr="000F5FE0" w:rsidRDefault="000F5FE0" w:rsidP="000F5FE0">
            <w:pPr>
              <w:tabs>
                <w:tab w:val="left" w:pos="1847"/>
              </w:tabs>
              <w:spacing w:beforeLines="30" w:before="72" w:afterLines="30" w:after="72" w:line="271" w:lineRule="auto"/>
              <w:ind w:right="-30"/>
              <w:jc w:val="center"/>
              <w:rPr>
                <w:ins w:id="6748" w:author="Huyen Tran Thu" w:date="2025-04-28T20:13:00Z" w16du:dateUtc="2025-04-28T13:13:00Z"/>
                <w:sz w:val="22"/>
              </w:rPr>
            </w:pPr>
            <w:ins w:id="6749" w:author="Huyen Tran Thu" w:date="2025-04-28T20:14:00Z" w16du:dateUtc="2025-04-28T13:14:00Z">
              <w:r w:rsidRPr="000F5FE0">
                <w:rPr>
                  <w:sz w:val="22"/>
                  <w:rPrChange w:id="6750" w:author="Huyen Tran Thu" w:date="2025-04-28T20:14:00Z" w16du:dateUtc="2025-04-28T13:14:00Z">
                    <w:rPr>
                      <w:rFonts w:ascii="Arial" w:hAnsi="Arial" w:cs="Arial"/>
                      <w:sz w:val="20"/>
                      <w:szCs w:val="20"/>
                    </w:rPr>
                  </w:rPrChange>
                </w:rPr>
                <w:t xml:space="preserve">950.626 </w:t>
              </w:r>
            </w:ins>
          </w:p>
        </w:tc>
      </w:tr>
      <w:tr w:rsidR="000F5FE0" w:rsidRPr="000F5FE0" w14:paraId="1930A962" w14:textId="77777777" w:rsidTr="000F5FE0">
        <w:trPr>
          <w:trHeight w:val="255"/>
          <w:ins w:id="6751" w:author="Huyen Tran Thu" w:date="2025-04-28T20:13:00Z"/>
          <w:trPrChange w:id="6752"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tcPrChange w:id="6753"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tcPr>
            </w:tcPrChange>
          </w:tcPr>
          <w:p w14:paraId="74AD1E7D" w14:textId="01E04781" w:rsidR="000F5FE0" w:rsidRPr="000F5FE0" w:rsidRDefault="000F5FE0" w:rsidP="000F5FE0">
            <w:pPr>
              <w:spacing w:before="0" w:after="0" w:line="240" w:lineRule="auto"/>
              <w:jc w:val="center"/>
              <w:rPr>
                <w:ins w:id="6754" w:author="Huyen Tran Thu" w:date="2025-04-28T20:13:00Z" w16du:dateUtc="2025-04-28T13:13:00Z"/>
                <w:sz w:val="22"/>
              </w:rPr>
            </w:pPr>
            <w:ins w:id="6755" w:author="Huyen Tran Thu" w:date="2025-04-28T20:13:00Z" w16du:dateUtc="2025-04-28T13:13:00Z">
              <w:r w:rsidRPr="000F5FE0">
                <w:rPr>
                  <w:sz w:val="22"/>
                </w:rPr>
                <w:t>2022</w:t>
              </w:r>
            </w:ins>
          </w:p>
        </w:tc>
        <w:tc>
          <w:tcPr>
            <w:tcW w:w="1278" w:type="pct"/>
            <w:tcBorders>
              <w:top w:val="nil"/>
              <w:left w:val="nil"/>
              <w:bottom w:val="single" w:sz="4" w:space="0" w:color="auto"/>
              <w:right w:val="single" w:sz="4" w:space="0" w:color="auto"/>
            </w:tcBorders>
            <w:noWrap/>
            <w:vAlign w:val="bottom"/>
            <w:tcPrChange w:id="6756" w:author="Huyen Tran Thu" w:date="2025-04-28T20:14:00Z" w16du:dateUtc="2025-04-28T13:14:00Z">
              <w:tcPr>
                <w:tcW w:w="1278" w:type="pct"/>
                <w:gridSpan w:val="2"/>
                <w:tcBorders>
                  <w:top w:val="nil"/>
                  <w:left w:val="nil"/>
                  <w:bottom w:val="single" w:sz="4" w:space="0" w:color="auto"/>
                  <w:right w:val="single" w:sz="4" w:space="0" w:color="auto"/>
                </w:tcBorders>
                <w:noWrap/>
                <w:vAlign w:val="bottom"/>
              </w:tcPr>
            </w:tcPrChange>
          </w:tcPr>
          <w:p w14:paraId="30778BF6" w14:textId="4A9F1079" w:rsidR="000F5FE0" w:rsidRPr="000F5FE0" w:rsidRDefault="000F5FE0" w:rsidP="000F5FE0">
            <w:pPr>
              <w:tabs>
                <w:tab w:val="left" w:pos="1847"/>
              </w:tabs>
              <w:spacing w:beforeLines="30" w:before="72" w:afterLines="30" w:after="72" w:line="271" w:lineRule="auto"/>
              <w:ind w:right="-30"/>
              <w:jc w:val="center"/>
              <w:rPr>
                <w:ins w:id="6757" w:author="Huyen Tran Thu" w:date="2025-04-28T20:13:00Z" w16du:dateUtc="2025-04-28T13:13:00Z"/>
                <w:sz w:val="22"/>
              </w:rPr>
            </w:pPr>
            <w:ins w:id="6758" w:author="Huyen Tran Thu" w:date="2025-04-28T20:13:00Z" w16du:dateUtc="2025-04-28T13:13:00Z">
              <w:r w:rsidRPr="000F5FE0">
                <w:rPr>
                  <w:sz w:val="22"/>
                  <w:rPrChange w:id="6759" w:author="Huyen Tran Thu" w:date="2025-04-28T20:14:00Z" w16du:dateUtc="2025-04-28T13:14:00Z">
                    <w:rPr>
                      <w:rFonts w:ascii="Arial" w:hAnsi="Arial" w:cs="Arial"/>
                      <w:sz w:val="20"/>
                      <w:szCs w:val="20"/>
                    </w:rPr>
                  </w:rPrChange>
                </w:rPr>
                <w:t xml:space="preserve">6.491.843 </w:t>
              </w:r>
            </w:ins>
          </w:p>
        </w:tc>
        <w:tc>
          <w:tcPr>
            <w:tcW w:w="1120" w:type="pct"/>
            <w:tcBorders>
              <w:top w:val="nil"/>
              <w:left w:val="nil"/>
              <w:bottom w:val="single" w:sz="4" w:space="0" w:color="auto"/>
              <w:right w:val="single" w:sz="4" w:space="0" w:color="auto"/>
            </w:tcBorders>
            <w:vAlign w:val="bottom"/>
            <w:tcPrChange w:id="6760" w:author="Huyen Tran Thu" w:date="2025-04-28T20:14:00Z" w16du:dateUtc="2025-04-28T13:14:00Z">
              <w:tcPr>
                <w:tcW w:w="1120" w:type="pct"/>
                <w:gridSpan w:val="2"/>
                <w:tcBorders>
                  <w:top w:val="nil"/>
                  <w:left w:val="nil"/>
                  <w:bottom w:val="single" w:sz="4" w:space="0" w:color="auto"/>
                  <w:right w:val="single" w:sz="4" w:space="0" w:color="auto"/>
                </w:tcBorders>
                <w:vAlign w:val="bottom"/>
              </w:tcPr>
            </w:tcPrChange>
          </w:tcPr>
          <w:p w14:paraId="75411B3B" w14:textId="1F9462F3" w:rsidR="000F5FE0" w:rsidRPr="000F5FE0" w:rsidRDefault="000F5FE0" w:rsidP="000F5FE0">
            <w:pPr>
              <w:tabs>
                <w:tab w:val="left" w:pos="1847"/>
              </w:tabs>
              <w:spacing w:beforeLines="30" w:before="72" w:afterLines="30" w:after="72" w:line="271" w:lineRule="auto"/>
              <w:ind w:right="-30"/>
              <w:jc w:val="center"/>
              <w:rPr>
                <w:ins w:id="6761" w:author="Huyen Tran Thu" w:date="2025-04-28T20:13:00Z" w16du:dateUtc="2025-04-28T13:13:00Z"/>
                <w:color w:val="FF0000"/>
                <w:sz w:val="22"/>
              </w:rPr>
            </w:pPr>
            <w:ins w:id="6762" w:author="Huyen Tran Thu" w:date="2025-04-28T20:13:00Z" w16du:dateUtc="2025-04-28T13:13:00Z">
              <w:r w:rsidRPr="000F5FE0">
                <w:rPr>
                  <w:sz w:val="22"/>
                  <w:rPrChange w:id="6763" w:author="Huyen Tran Thu" w:date="2025-04-28T20:14:00Z" w16du:dateUtc="2025-04-28T13:14:00Z">
                    <w:rPr>
                      <w:rFonts w:ascii="Arial" w:hAnsi="Arial" w:cs="Arial"/>
                      <w:sz w:val="20"/>
                      <w:szCs w:val="20"/>
                    </w:rPr>
                  </w:rPrChange>
                </w:rPr>
                <w:t xml:space="preserve">1.996.972 </w:t>
              </w:r>
            </w:ins>
          </w:p>
        </w:tc>
        <w:tc>
          <w:tcPr>
            <w:tcW w:w="1056" w:type="pct"/>
            <w:tcBorders>
              <w:top w:val="nil"/>
              <w:left w:val="nil"/>
              <w:bottom w:val="single" w:sz="4" w:space="0" w:color="auto"/>
              <w:right w:val="single" w:sz="4" w:space="0" w:color="auto"/>
            </w:tcBorders>
            <w:vAlign w:val="bottom"/>
            <w:tcPrChange w:id="6764" w:author="Huyen Tran Thu" w:date="2025-04-28T20:14:00Z" w16du:dateUtc="2025-04-28T13:14:00Z">
              <w:tcPr>
                <w:tcW w:w="1056" w:type="pct"/>
                <w:gridSpan w:val="2"/>
                <w:tcBorders>
                  <w:top w:val="nil"/>
                  <w:left w:val="nil"/>
                  <w:bottom w:val="single" w:sz="4" w:space="0" w:color="auto"/>
                  <w:right w:val="single" w:sz="4" w:space="0" w:color="auto"/>
                </w:tcBorders>
                <w:vAlign w:val="bottom"/>
              </w:tcPr>
            </w:tcPrChange>
          </w:tcPr>
          <w:p w14:paraId="5DBE8F7B" w14:textId="7B0C18F4" w:rsidR="000F5FE0" w:rsidRPr="000F5FE0" w:rsidRDefault="000F5FE0" w:rsidP="000F5FE0">
            <w:pPr>
              <w:tabs>
                <w:tab w:val="left" w:pos="1847"/>
              </w:tabs>
              <w:spacing w:beforeLines="30" w:before="72" w:afterLines="30" w:after="72" w:line="271" w:lineRule="auto"/>
              <w:ind w:right="-30"/>
              <w:jc w:val="center"/>
              <w:rPr>
                <w:ins w:id="6765" w:author="Huyen Tran Thu" w:date="2025-04-28T20:13:00Z" w16du:dateUtc="2025-04-28T13:13:00Z"/>
                <w:sz w:val="22"/>
              </w:rPr>
            </w:pPr>
            <w:ins w:id="6766" w:author="Huyen Tran Thu" w:date="2025-04-28T20:14:00Z" w16du:dateUtc="2025-04-28T13:14:00Z">
              <w:r w:rsidRPr="000F5FE0">
                <w:rPr>
                  <w:sz w:val="22"/>
                  <w:rPrChange w:id="6767" w:author="Huyen Tran Thu" w:date="2025-04-28T20:14:00Z" w16du:dateUtc="2025-04-28T13:14:00Z">
                    <w:rPr>
                      <w:rFonts w:ascii="Arial" w:hAnsi="Arial" w:cs="Arial"/>
                      <w:sz w:val="20"/>
                      <w:szCs w:val="20"/>
                    </w:rPr>
                  </w:rPrChange>
                </w:rPr>
                <w:t xml:space="preserve">8.488.815 </w:t>
              </w:r>
            </w:ins>
          </w:p>
        </w:tc>
        <w:tc>
          <w:tcPr>
            <w:tcW w:w="830" w:type="pct"/>
            <w:tcBorders>
              <w:top w:val="nil"/>
              <w:left w:val="nil"/>
              <w:bottom w:val="single" w:sz="4" w:space="0" w:color="auto"/>
              <w:right w:val="single" w:sz="4" w:space="0" w:color="auto"/>
            </w:tcBorders>
            <w:vAlign w:val="bottom"/>
            <w:tcPrChange w:id="6768" w:author="Huyen Tran Thu" w:date="2025-04-28T20:14:00Z" w16du:dateUtc="2025-04-28T13:14:00Z">
              <w:tcPr>
                <w:tcW w:w="830" w:type="pct"/>
                <w:gridSpan w:val="2"/>
                <w:tcBorders>
                  <w:top w:val="nil"/>
                  <w:left w:val="nil"/>
                  <w:bottom w:val="single" w:sz="4" w:space="0" w:color="auto"/>
                  <w:right w:val="single" w:sz="4" w:space="0" w:color="auto"/>
                </w:tcBorders>
                <w:vAlign w:val="bottom"/>
              </w:tcPr>
            </w:tcPrChange>
          </w:tcPr>
          <w:p w14:paraId="729354FF" w14:textId="1F78191B" w:rsidR="000F5FE0" w:rsidRPr="000F5FE0" w:rsidRDefault="000F5FE0" w:rsidP="000F5FE0">
            <w:pPr>
              <w:tabs>
                <w:tab w:val="left" w:pos="1847"/>
              </w:tabs>
              <w:spacing w:beforeLines="30" w:before="72" w:afterLines="30" w:after="72" w:line="271" w:lineRule="auto"/>
              <w:ind w:right="-30"/>
              <w:jc w:val="center"/>
              <w:rPr>
                <w:ins w:id="6769" w:author="Huyen Tran Thu" w:date="2025-04-28T20:13:00Z" w16du:dateUtc="2025-04-28T13:13:00Z"/>
                <w:sz w:val="22"/>
              </w:rPr>
            </w:pPr>
            <w:ins w:id="6770" w:author="Huyen Tran Thu" w:date="2025-04-28T20:14:00Z" w16du:dateUtc="2025-04-28T13:14:00Z">
              <w:r w:rsidRPr="000F5FE0">
                <w:rPr>
                  <w:sz w:val="22"/>
                  <w:rPrChange w:id="6771" w:author="Huyen Tran Thu" w:date="2025-04-28T20:14:00Z" w16du:dateUtc="2025-04-28T13:14:00Z">
                    <w:rPr>
                      <w:rFonts w:ascii="Arial" w:hAnsi="Arial" w:cs="Arial"/>
                      <w:sz w:val="20"/>
                      <w:szCs w:val="20"/>
                    </w:rPr>
                  </w:rPrChange>
                </w:rPr>
                <w:t xml:space="preserve">855.845 </w:t>
              </w:r>
            </w:ins>
          </w:p>
        </w:tc>
      </w:tr>
      <w:tr w:rsidR="00881A9B" w:rsidRPr="000F5FE0" w:rsidDel="00AB4BFE" w14:paraId="40F3C069" w14:textId="35234C20" w:rsidTr="000F5FE0">
        <w:trPr>
          <w:trHeight w:val="255"/>
          <w:del w:id="6772" w:author="Huyen Tran Thu" w:date="2023-03-28T19:46:00Z"/>
          <w:trPrChange w:id="6773"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tcPrChange w:id="6774"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tcPr>
            </w:tcPrChange>
          </w:tcPr>
          <w:p w14:paraId="23ADA543" w14:textId="4C0010C7" w:rsidR="0025172D" w:rsidRPr="000F5FE0" w:rsidDel="00AB4BFE" w:rsidRDefault="0025172D" w:rsidP="0025172D">
            <w:pPr>
              <w:spacing w:before="0" w:after="0" w:line="240" w:lineRule="auto"/>
              <w:jc w:val="center"/>
              <w:rPr>
                <w:del w:id="6775" w:author="Huyen Tran Thu" w:date="2023-03-28T19:46:00Z"/>
                <w:rFonts w:eastAsia="Times New Roman"/>
                <w:sz w:val="22"/>
                <w:lang w:val="en-US" w:eastAsia="ja-JP"/>
              </w:rPr>
            </w:pPr>
            <w:del w:id="6776" w:author="Huyen Tran Thu" w:date="2023-03-28T19:46:00Z">
              <w:r w:rsidRPr="000F5FE0" w:rsidDel="00AB4BFE">
                <w:rPr>
                  <w:sz w:val="22"/>
                </w:rPr>
                <w:delText>2019</w:delText>
              </w:r>
            </w:del>
          </w:p>
        </w:tc>
        <w:tc>
          <w:tcPr>
            <w:tcW w:w="1278" w:type="pct"/>
            <w:tcBorders>
              <w:top w:val="nil"/>
              <w:left w:val="nil"/>
              <w:bottom w:val="single" w:sz="4" w:space="0" w:color="auto"/>
              <w:right w:val="single" w:sz="4" w:space="0" w:color="auto"/>
            </w:tcBorders>
            <w:noWrap/>
            <w:vAlign w:val="bottom"/>
            <w:tcPrChange w:id="6777" w:author="Huyen Tran Thu" w:date="2025-04-28T20:14:00Z" w16du:dateUtc="2025-04-28T13:14:00Z">
              <w:tcPr>
                <w:tcW w:w="1278" w:type="pct"/>
                <w:gridSpan w:val="2"/>
                <w:tcBorders>
                  <w:top w:val="nil"/>
                  <w:left w:val="nil"/>
                  <w:bottom w:val="single" w:sz="4" w:space="0" w:color="auto"/>
                  <w:right w:val="single" w:sz="4" w:space="0" w:color="auto"/>
                </w:tcBorders>
                <w:noWrap/>
                <w:vAlign w:val="bottom"/>
              </w:tcPr>
            </w:tcPrChange>
          </w:tcPr>
          <w:p w14:paraId="57A9CD63" w14:textId="7855A63E" w:rsidR="0025172D" w:rsidRPr="000F5FE0" w:rsidDel="00AB4BFE" w:rsidRDefault="0025172D" w:rsidP="0025172D">
            <w:pPr>
              <w:tabs>
                <w:tab w:val="left" w:pos="1847"/>
              </w:tabs>
              <w:spacing w:beforeLines="30" w:before="72" w:afterLines="30" w:after="72" w:line="271" w:lineRule="auto"/>
              <w:ind w:right="-30"/>
              <w:jc w:val="center"/>
              <w:rPr>
                <w:del w:id="6778" w:author="Huyen Tran Thu" w:date="2023-03-28T19:46:00Z"/>
                <w:sz w:val="22"/>
                <w:lang w:val="en-US"/>
              </w:rPr>
            </w:pPr>
            <w:del w:id="6779" w:author="Huyen Tran Thu" w:date="2023-03-28T19:46:00Z">
              <w:r w:rsidRPr="000F5FE0" w:rsidDel="00AB4BFE">
                <w:rPr>
                  <w:sz w:val="22"/>
                </w:rPr>
                <w:delText xml:space="preserve">6.468.608 </w:delText>
              </w:r>
            </w:del>
          </w:p>
        </w:tc>
        <w:tc>
          <w:tcPr>
            <w:tcW w:w="1120" w:type="pct"/>
            <w:tcBorders>
              <w:top w:val="nil"/>
              <w:left w:val="nil"/>
              <w:bottom w:val="single" w:sz="4" w:space="0" w:color="auto"/>
              <w:right w:val="single" w:sz="4" w:space="0" w:color="auto"/>
            </w:tcBorders>
            <w:vAlign w:val="bottom"/>
            <w:tcPrChange w:id="6780" w:author="Huyen Tran Thu" w:date="2025-04-28T20:14:00Z" w16du:dateUtc="2025-04-28T13:14:00Z">
              <w:tcPr>
                <w:tcW w:w="1120" w:type="pct"/>
                <w:gridSpan w:val="2"/>
                <w:tcBorders>
                  <w:top w:val="nil"/>
                  <w:left w:val="nil"/>
                  <w:bottom w:val="single" w:sz="4" w:space="0" w:color="auto"/>
                  <w:right w:val="single" w:sz="4" w:space="0" w:color="auto"/>
                </w:tcBorders>
                <w:vAlign w:val="bottom"/>
              </w:tcPr>
            </w:tcPrChange>
          </w:tcPr>
          <w:p w14:paraId="283924D6" w14:textId="515E7113" w:rsidR="0025172D" w:rsidRPr="000F5FE0" w:rsidDel="00AB4BFE" w:rsidRDefault="0025172D" w:rsidP="0025172D">
            <w:pPr>
              <w:tabs>
                <w:tab w:val="left" w:pos="1847"/>
              </w:tabs>
              <w:spacing w:beforeLines="30" w:before="72" w:afterLines="30" w:after="72" w:line="271" w:lineRule="auto"/>
              <w:ind w:right="-30"/>
              <w:jc w:val="center"/>
              <w:rPr>
                <w:del w:id="6781" w:author="Huyen Tran Thu" w:date="2023-03-28T19:46:00Z"/>
                <w:sz w:val="22"/>
                <w:lang w:val="en-US"/>
              </w:rPr>
            </w:pPr>
            <w:del w:id="6782" w:author="Huyen Tran Thu" w:date="2023-03-28T19:46:00Z">
              <w:r w:rsidRPr="000F5FE0" w:rsidDel="00AB4BFE">
                <w:rPr>
                  <w:sz w:val="22"/>
                </w:rPr>
                <w:delText xml:space="preserve">2.828.818 </w:delText>
              </w:r>
            </w:del>
          </w:p>
        </w:tc>
        <w:tc>
          <w:tcPr>
            <w:tcW w:w="1056" w:type="pct"/>
            <w:tcBorders>
              <w:top w:val="nil"/>
              <w:left w:val="nil"/>
              <w:bottom w:val="single" w:sz="4" w:space="0" w:color="auto"/>
              <w:right w:val="single" w:sz="4" w:space="0" w:color="auto"/>
            </w:tcBorders>
            <w:vAlign w:val="bottom"/>
            <w:tcPrChange w:id="6783" w:author="Huyen Tran Thu" w:date="2025-04-28T20:14:00Z" w16du:dateUtc="2025-04-28T13:14:00Z">
              <w:tcPr>
                <w:tcW w:w="1056" w:type="pct"/>
                <w:gridSpan w:val="2"/>
                <w:tcBorders>
                  <w:top w:val="nil"/>
                  <w:left w:val="nil"/>
                  <w:bottom w:val="single" w:sz="4" w:space="0" w:color="auto"/>
                  <w:right w:val="single" w:sz="4" w:space="0" w:color="auto"/>
                </w:tcBorders>
                <w:vAlign w:val="bottom"/>
              </w:tcPr>
            </w:tcPrChange>
          </w:tcPr>
          <w:p w14:paraId="3346DF5D" w14:textId="336624F5" w:rsidR="0025172D" w:rsidRPr="000F5FE0" w:rsidDel="00AB4BFE" w:rsidRDefault="0025172D" w:rsidP="0025172D">
            <w:pPr>
              <w:tabs>
                <w:tab w:val="left" w:pos="1847"/>
              </w:tabs>
              <w:spacing w:beforeLines="30" w:before="72" w:afterLines="30" w:after="72" w:line="271" w:lineRule="auto"/>
              <w:ind w:right="-30"/>
              <w:jc w:val="center"/>
              <w:rPr>
                <w:del w:id="6784" w:author="Huyen Tran Thu" w:date="2023-03-28T19:46:00Z"/>
                <w:sz w:val="22"/>
                <w:lang w:val="en-US"/>
              </w:rPr>
            </w:pPr>
            <w:del w:id="6785" w:author="Huyen Tran Thu" w:date="2023-03-28T19:46:00Z">
              <w:r w:rsidRPr="000F5FE0" w:rsidDel="00AB4BFE">
                <w:rPr>
                  <w:sz w:val="22"/>
                </w:rPr>
                <w:delText xml:space="preserve">9.297.426 </w:delText>
              </w:r>
            </w:del>
          </w:p>
        </w:tc>
        <w:tc>
          <w:tcPr>
            <w:tcW w:w="830" w:type="pct"/>
            <w:tcBorders>
              <w:top w:val="nil"/>
              <w:left w:val="nil"/>
              <w:bottom w:val="single" w:sz="4" w:space="0" w:color="auto"/>
              <w:right w:val="single" w:sz="4" w:space="0" w:color="auto"/>
            </w:tcBorders>
            <w:vAlign w:val="bottom"/>
            <w:tcPrChange w:id="6786" w:author="Huyen Tran Thu" w:date="2025-04-28T20:14:00Z" w16du:dateUtc="2025-04-28T13:14:00Z">
              <w:tcPr>
                <w:tcW w:w="830" w:type="pct"/>
                <w:gridSpan w:val="2"/>
                <w:tcBorders>
                  <w:top w:val="nil"/>
                  <w:left w:val="nil"/>
                  <w:bottom w:val="single" w:sz="4" w:space="0" w:color="auto"/>
                  <w:right w:val="single" w:sz="4" w:space="0" w:color="auto"/>
                </w:tcBorders>
                <w:vAlign w:val="bottom"/>
              </w:tcPr>
            </w:tcPrChange>
          </w:tcPr>
          <w:p w14:paraId="78DDD0D1" w14:textId="78321A2E" w:rsidR="0025172D" w:rsidRPr="000F5FE0" w:rsidDel="00AB4BFE" w:rsidRDefault="0025172D" w:rsidP="0025172D">
            <w:pPr>
              <w:tabs>
                <w:tab w:val="left" w:pos="1847"/>
              </w:tabs>
              <w:spacing w:beforeLines="30" w:before="72" w:afterLines="30" w:after="72" w:line="271" w:lineRule="auto"/>
              <w:ind w:right="-30"/>
              <w:jc w:val="center"/>
              <w:rPr>
                <w:del w:id="6787" w:author="Huyen Tran Thu" w:date="2023-03-28T19:46:00Z"/>
                <w:sz w:val="22"/>
                <w:lang w:val="en-US"/>
              </w:rPr>
            </w:pPr>
            <w:del w:id="6788" w:author="Huyen Tran Thu" w:date="2023-03-28T19:46:00Z">
              <w:r w:rsidRPr="000F5FE0" w:rsidDel="00AB4BFE">
                <w:rPr>
                  <w:sz w:val="22"/>
                </w:rPr>
                <w:delText xml:space="preserve">1.066.442 </w:delText>
              </w:r>
            </w:del>
          </w:p>
        </w:tc>
      </w:tr>
      <w:tr w:rsidR="00881A9B" w:rsidRPr="000F5FE0" w:rsidDel="00AB4BFE" w14:paraId="019593DF" w14:textId="2CE0BC7E" w:rsidTr="000F5FE0">
        <w:trPr>
          <w:trHeight w:val="255"/>
          <w:del w:id="6789" w:author="Huyen Tran Thu" w:date="2023-03-28T19:46:00Z"/>
          <w:trPrChange w:id="6790" w:author="Huyen Tran Thu" w:date="2025-04-28T20:14:00Z" w16du:dateUtc="2025-04-28T13:14:00Z">
            <w:trPr>
              <w:gridAfter w:val="0"/>
              <w:trHeight w:val="255"/>
            </w:trPr>
          </w:trPrChange>
        </w:trPr>
        <w:tc>
          <w:tcPr>
            <w:tcW w:w="716" w:type="pct"/>
            <w:tcBorders>
              <w:top w:val="nil"/>
              <w:left w:val="single" w:sz="4" w:space="0" w:color="auto"/>
              <w:bottom w:val="single" w:sz="4" w:space="0" w:color="auto"/>
              <w:right w:val="single" w:sz="4" w:space="0" w:color="auto"/>
            </w:tcBorders>
            <w:noWrap/>
            <w:vAlign w:val="center"/>
            <w:tcPrChange w:id="6791" w:author="Huyen Tran Thu" w:date="2025-04-28T20:14:00Z" w16du:dateUtc="2025-04-28T13:14:00Z">
              <w:tcPr>
                <w:tcW w:w="716" w:type="pct"/>
                <w:tcBorders>
                  <w:top w:val="nil"/>
                  <w:left w:val="single" w:sz="4" w:space="0" w:color="auto"/>
                  <w:bottom w:val="single" w:sz="4" w:space="0" w:color="auto"/>
                  <w:right w:val="single" w:sz="4" w:space="0" w:color="auto"/>
                </w:tcBorders>
                <w:noWrap/>
                <w:vAlign w:val="center"/>
              </w:tcPr>
            </w:tcPrChange>
          </w:tcPr>
          <w:p w14:paraId="16C6A24A" w14:textId="08BBDC38" w:rsidR="0025172D" w:rsidRPr="000F5FE0" w:rsidDel="00AB4BFE" w:rsidRDefault="0025172D" w:rsidP="0025172D">
            <w:pPr>
              <w:spacing w:before="0" w:after="0" w:line="240" w:lineRule="auto"/>
              <w:jc w:val="center"/>
              <w:rPr>
                <w:del w:id="6792" w:author="Huyen Tran Thu" w:date="2023-03-28T19:46:00Z"/>
                <w:rFonts w:eastAsia="Times New Roman"/>
                <w:sz w:val="22"/>
                <w:lang w:val="en-US" w:eastAsia="ja-JP"/>
              </w:rPr>
            </w:pPr>
            <w:del w:id="6793" w:author="Huyen Tran Thu" w:date="2023-03-28T19:46:00Z">
              <w:r w:rsidRPr="000F5FE0" w:rsidDel="00AB4BFE">
                <w:rPr>
                  <w:sz w:val="22"/>
                </w:rPr>
                <w:delText>2020</w:delText>
              </w:r>
            </w:del>
          </w:p>
        </w:tc>
        <w:tc>
          <w:tcPr>
            <w:tcW w:w="1278" w:type="pct"/>
            <w:tcBorders>
              <w:top w:val="nil"/>
              <w:left w:val="nil"/>
              <w:bottom w:val="single" w:sz="4" w:space="0" w:color="auto"/>
              <w:right w:val="single" w:sz="4" w:space="0" w:color="auto"/>
            </w:tcBorders>
            <w:noWrap/>
            <w:vAlign w:val="bottom"/>
            <w:tcPrChange w:id="6794" w:author="Huyen Tran Thu" w:date="2025-04-28T20:14:00Z" w16du:dateUtc="2025-04-28T13:14:00Z">
              <w:tcPr>
                <w:tcW w:w="1278" w:type="pct"/>
                <w:gridSpan w:val="2"/>
                <w:tcBorders>
                  <w:top w:val="nil"/>
                  <w:left w:val="nil"/>
                  <w:bottom w:val="single" w:sz="4" w:space="0" w:color="auto"/>
                  <w:right w:val="single" w:sz="4" w:space="0" w:color="auto"/>
                </w:tcBorders>
                <w:noWrap/>
                <w:vAlign w:val="bottom"/>
              </w:tcPr>
            </w:tcPrChange>
          </w:tcPr>
          <w:p w14:paraId="5D4CB118" w14:textId="453994CE" w:rsidR="0025172D" w:rsidRPr="000F5FE0" w:rsidDel="00AB4BFE" w:rsidRDefault="0025172D" w:rsidP="0025172D">
            <w:pPr>
              <w:tabs>
                <w:tab w:val="left" w:pos="1847"/>
              </w:tabs>
              <w:spacing w:beforeLines="30" w:before="72" w:afterLines="30" w:after="72" w:line="271" w:lineRule="auto"/>
              <w:ind w:right="-30"/>
              <w:jc w:val="center"/>
              <w:rPr>
                <w:del w:id="6795" w:author="Huyen Tran Thu" w:date="2023-03-28T19:46:00Z"/>
                <w:sz w:val="22"/>
                <w:lang w:val="en-US"/>
              </w:rPr>
            </w:pPr>
            <w:del w:id="6796" w:author="Huyen Tran Thu" w:date="2023-03-28T19:46:00Z">
              <w:r w:rsidRPr="000F5FE0" w:rsidDel="00AB4BFE">
                <w:rPr>
                  <w:sz w:val="22"/>
                </w:rPr>
                <w:delText xml:space="preserve">6.320.154 </w:delText>
              </w:r>
            </w:del>
          </w:p>
        </w:tc>
        <w:tc>
          <w:tcPr>
            <w:tcW w:w="1120" w:type="pct"/>
            <w:tcBorders>
              <w:top w:val="nil"/>
              <w:left w:val="nil"/>
              <w:bottom w:val="single" w:sz="4" w:space="0" w:color="auto"/>
              <w:right w:val="single" w:sz="4" w:space="0" w:color="auto"/>
            </w:tcBorders>
            <w:vAlign w:val="bottom"/>
            <w:tcPrChange w:id="6797" w:author="Huyen Tran Thu" w:date="2025-04-28T20:14:00Z" w16du:dateUtc="2025-04-28T13:14:00Z">
              <w:tcPr>
                <w:tcW w:w="1120" w:type="pct"/>
                <w:gridSpan w:val="2"/>
                <w:tcBorders>
                  <w:top w:val="nil"/>
                  <w:left w:val="nil"/>
                  <w:bottom w:val="single" w:sz="4" w:space="0" w:color="auto"/>
                  <w:right w:val="single" w:sz="4" w:space="0" w:color="auto"/>
                </w:tcBorders>
                <w:vAlign w:val="bottom"/>
              </w:tcPr>
            </w:tcPrChange>
          </w:tcPr>
          <w:p w14:paraId="6232D91B" w14:textId="3F30D1C3" w:rsidR="0025172D" w:rsidRPr="000F5FE0" w:rsidDel="00AB4BFE" w:rsidRDefault="0025172D" w:rsidP="0025172D">
            <w:pPr>
              <w:tabs>
                <w:tab w:val="left" w:pos="1847"/>
              </w:tabs>
              <w:spacing w:beforeLines="30" w:before="72" w:afterLines="30" w:after="72" w:line="271" w:lineRule="auto"/>
              <w:ind w:right="-30"/>
              <w:jc w:val="center"/>
              <w:rPr>
                <w:del w:id="6798" w:author="Huyen Tran Thu" w:date="2023-03-28T19:46:00Z"/>
                <w:sz w:val="22"/>
                <w:lang w:val="en-US"/>
              </w:rPr>
            </w:pPr>
            <w:del w:id="6799" w:author="Huyen Tran Thu" w:date="2023-03-28T19:46:00Z">
              <w:r w:rsidRPr="000F5FE0" w:rsidDel="00AB4BFE">
                <w:rPr>
                  <w:sz w:val="22"/>
                </w:rPr>
                <w:delText xml:space="preserve">2.763.896 </w:delText>
              </w:r>
            </w:del>
          </w:p>
        </w:tc>
        <w:tc>
          <w:tcPr>
            <w:tcW w:w="1056" w:type="pct"/>
            <w:tcBorders>
              <w:top w:val="nil"/>
              <w:left w:val="nil"/>
              <w:bottom w:val="single" w:sz="4" w:space="0" w:color="auto"/>
              <w:right w:val="single" w:sz="4" w:space="0" w:color="auto"/>
            </w:tcBorders>
            <w:vAlign w:val="bottom"/>
            <w:tcPrChange w:id="6800" w:author="Huyen Tran Thu" w:date="2025-04-28T20:14:00Z" w16du:dateUtc="2025-04-28T13:14:00Z">
              <w:tcPr>
                <w:tcW w:w="1056" w:type="pct"/>
                <w:gridSpan w:val="2"/>
                <w:tcBorders>
                  <w:top w:val="nil"/>
                  <w:left w:val="nil"/>
                  <w:bottom w:val="single" w:sz="4" w:space="0" w:color="auto"/>
                  <w:right w:val="single" w:sz="4" w:space="0" w:color="auto"/>
                </w:tcBorders>
                <w:vAlign w:val="bottom"/>
              </w:tcPr>
            </w:tcPrChange>
          </w:tcPr>
          <w:p w14:paraId="53BFD685" w14:textId="4EC247A0" w:rsidR="0025172D" w:rsidRPr="000F5FE0" w:rsidDel="00AB4BFE" w:rsidRDefault="0025172D" w:rsidP="0025172D">
            <w:pPr>
              <w:tabs>
                <w:tab w:val="left" w:pos="1847"/>
              </w:tabs>
              <w:spacing w:beforeLines="30" w:before="72" w:afterLines="30" w:after="72" w:line="271" w:lineRule="auto"/>
              <w:ind w:right="-30"/>
              <w:jc w:val="center"/>
              <w:rPr>
                <w:del w:id="6801" w:author="Huyen Tran Thu" w:date="2023-03-28T19:46:00Z"/>
                <w:sz w:val="22"/>
                <w:lang w:val="en-US"/>
              </w:rPr>
            </w:pPr>
            <w:del w:id="6802" w:author="Huyen Tran Thu" w:date="2023-03-28T19:46:00Z">
              <w:r w:rsidRPr="000F5FE0" w:rsidDel="00AB4BFE">
                <w:rPr>
                  <w:sz w:val="22"/>
                </w:rPr>
                <w:delText xml:space="preserve">9.084.050 </w:delText>
              </w:r>
            </w:del>
          </w:p>
        </w:tc>
        <w:tc>
          <w:tcPr>
            <w:tcW w:w="830" w:type="pct"/>
            <w:tcBorders>
              <w:top w:val="nil"/>
              <w:left w:val="nil"/>
              <w:bottom w:val="single" w:sz="4" w:space="0" w:color="auto"/>
              <w:right w:val="single" w:sz="4" w:space="0" w:color="auto"/>
            </w:tcBorders>
            <w:vAlign w:val="bottom"/>
            <w:tcPrChange w:id="6803" w:author="Huyen Tran Thu" w:date="2025-04-28T20:14:00Z" w16du:dateUtc="2025-04-28T13:14:00Z">
              <w:tcPr>
                <w:tcW w:w="830" w:type="pct"/>
                <w:gridSpan w:val="2"/>
                <w:tcBorders>
                  <w:top w:val="nil"/>
                  <w:left w:val="nil"/>
                  <w:bottom w:val="single" w:sz="4" w:space="0" w:color="auto"/>
                  <w:right w:val="single" w:sz="4" w:space="0" w:color="auto"/>
                </w:tcBorders>
                <w:vAlign w:val="bottom"/>
              </w:tcPr>
            </w:tcPrChange>
          </w:tcPr>
          <w:p w14:paraId="65D96BB3" w14:textId="2B8BCA68" w:rsidR="0025172D" w:rsidRPr="000F5FE0" w:rsidDel="00AB4BFE" w:rsidRDefault="0025172D" w:rsidP="0025172D">
            <w:pPr>
              <w:tabs>
                <w:tab w:val="left" w:pos="1847"/>
              </w:tabs>
              <w:spacing w:beforeLines="30" w:before="72" w:afterLines="30" w:after="72" w:line="271" w:lineRule="auto"/>
              <w:ind w:right="-30"/>
              <w:jc w:val="center"/>
              <w:rPr>
                <w:del w:id="6804" w:author="Huyen Tran Thu" w:date="2023-03-28T19:46:00Z"/>
                <w:sz w:val="22"/>
                <w:lang w:val="en-US"/>
              </w:rPr>
            </w:pPr>
            <w:del w:id="6805" w:author="Huyen Tran Thu" w:date="2023-03-28T19:46:00Z">
              <w:r w:rsidRPr="000F5FE0" w:rsidDel="00AB4BFE">
                <w:rPr>
                  <w:sz w:val="22"/>
                </w:rPr>
                <w:delText xml:space="preserve">1.041.967 </w:delText>
              </w:r>
            </w:del>
          </w:p>
        </w:tc>
      </w:tr>
    </w:tbl>
    <w:p w14:paraId="778E9972" w14:textId="13B245EC" w:rsidR="005C0603" w:rsidRDefault="005C0603" w:rsidP="005C0603">
      <w:pPr>
        <w:rPr>
          <w:ins w:id="6806" w:author="Huyen Tran Thu" w:date="2025-04-28T22:56:00Z" w16du:dateUtc="2025-04-28T15:56:00Z"/>
          <w:iCs/>
          <w:szCs w:val="26"/>
        </w:rPr>
      </w:pPr>
      <w:r>
        <w:rPr>
          <w:iCs/>
          <w:szCs w:val="26"/>
        </w:rPr>
        <w:t xml:space="preserve"> </w:t>
      </w:r>
      <w:r>
        <w:rPr>
          <w:iCs/>
          <w:szCs w:val="26"/>
        </w:rPr>
        <w:tab/>
        <w:t xml:space="preserve">Tổng lượng chất thải rắn chôn lấp bao gồm chất thải rắn sinh hoạt của thành thị và nông thôn được thể hiện trong bảng sau: </w:t>
      </w:r>
    </w:p>
    <w:p w14:paraId="3BE77839" w14:textId="4940AC92" w:rsidR="00FD7EAF" w:rsidDel="00FD7EAF" w:rsidRDefault="003902CD">
      <w:pPr>
        <w:pStyle w:val="Caption"/>
        <w:rPr>
          <w:del w:id="6807" w:author="Huyen Tran Thu" w:date="2025-04-28T22:46:00Z" w16du:dateUtc="2025-04-28T15:46:00Z"/>
          <w:iCs/>
          <w:szCs w:val="26"/>
        </w:rPr>
        <w:pPrChange w:id="6808" w:author="Huyen Tran Thu" w:date="2025-04-28T22:56:00Z" w16du:dateUtc="2025-04-28T15:56:00Z">
          <w:pPr/>
        </w:pPrChange>
      </w:pPr>
      <w:bookmarkStart w:id="6809" w:name="_Toc196773791"/>
      <w:ins w:id="6810" w:author="Huyen Tran Thu" w:date="2025-04-28T22:56:00Z" w16du:dateUtc="2025-04-28T15:56:00Z">
        <w:r>
          <w:t xml:space="preserve">Bảng 1. </w:t>
        </w:r>
        <w:r>
          <w:rPr>
            <w:b w:val="0"/>
            <w:bCs w:val="0"/>
          </w:rPr>
          <w:fldChar w:fldCharType="begin"/>
        </w:r>
        <w:r>
          <w:instrText xml:space="preserve"> SEQ Bảng_1. \* ARABIC </w:instrText>
        </w:r>
      </w:ins>
      <w:r>
        <w:rPr>
          <w:b w:val="0"/>
          <w:bCs w:val="0"/>
        </w:rPr>
        <w:fldChar w:fldCharType="separate"/>
      </w:r>
      <w:ins w:id="6811" w:author="Huyen Tran Thu" w:date="2025-04-28T22:56:00Z" w16du:dateUtc="2025-04-28T15:56:00Z">
        <w:r>
          <w:rPr>
            <w:noProof/>
          </w:rPr>
          <w:t>10</w:t>
        </w:r>
        <w:r>
          <w:rPr>
            <w:b w:val="0"/>
            <w:bCs w:val="0"/>
          </w:rPr>
          <w:fldChar w:fldCharType="end"/>
        </w:r>
        <w:r>
          <w:t xml:space="preserve"> Tổng lượng chất thải rắn sinh hoạt đô thị và nông thôn được chôn lấp</w:t>
        </w:r>
      </w:ins>
      <w:bookmarkEnd w:id="6809"/>
    </w:p>
    <w:p w14:paraId="39311B9E" w14:textId="0CF93482" w:rsidR="005C0603" w:rsidRDefault="005C0603" w:rsidP="003902CD">
      <w:pPr>
        <w:pStyle w:val="Caption"/>
      </w:pPr>
      <w:bookmarkStart w:id="6812" w:name="_Toc131781226"/>
      <w:bookmarkStart w:id="6813" w:name="_Toc152710016"/>
      <w:del w:id="6814" w:author="Huyen Tran Thu" w:date="2025-04-28T22:46:00Z" w16du:dateUtc="2025-04-28T15:46:00Z">
        <w:r w:rsidDel="00FD7EAF">
          <w:delText xml:space="preserve">Bảng 1. </w:delText>
        </w:r>
        <w:r w:rsidDel="00FD7EAF">
          <w:fldChar w:fldCharType="begin"/>
        </w:r>
        <w:r w:rsidDel="00FD7EAF">
          <w:delInstrText xml:space="preserve"> SEQ Bảng_1. \* ARABIC </w:delInstrText>
        </w:r>
        <w:r w:rsidDel="00FD7EAF">
          <w:fldChar w:fldCharType="separate"/>
        </w:r>
        <w:r w:rsidR="007A3D0C" w:rsidDel="00FD7EAF">
          <w:rPr>
            <w:noProof/>
          </w:rPr>
          <w:delText>9</w:delText>
        </w:r>
        <w:r w:rsidDel="00FD7EAF">
          <w:fldChar w:fldCharType="end"/>
        </w:r>
        <w:r w:rsidDel="00FD7EAF">
          <w:delText xml:space="preserve">: </w:delText>
        </w:r>
      </w:del>
      <w:del w:id="6815" w:author="Huyen Tran Thu" w:date="2025-04-28T22:56:00Z" w16du:dateUtc="2025-04-28T15:56:00Z">
        <w:r w:rsidDel="003902CD">
          <w:delText>Tổng lượng chất thải rắn sinh hoạt đô thị và nông thôn được chôn lấp</w:delText>
        </w:r>
        <w:bookmarkEnd w:id="6812"/>
        <w:bookmarkEnd w:id="6813"/>
        <w:r w:rsidDel="003902CD">
          <w:delText xml:space="preserve"> </w:delText>
        </w:r>
      </w:del>
    </w:p>
    <w:tbl>
      <w:tblPr>
        <w:tblW w:w="5000" w:type="pct"/>
        <w:tblLook w:val="04A0" w:firstRow="1" w:lastRow="0" w:firstColumn="1" w:lastColumn="0" w:noHBand="0" w:noVBand="1"/>
      </w:tblPr>
      <w:tblGrid>
        <w:gridCol w:w="1557"/>
        <w:gridCol w:w="2777"/>
        <w:gridCol w:w="2434"/>
        <w:gridCol w:w="2294"/>
      </w:tblGrid>
      <w:tr w:rsidR="00143DCE" w:rsidRPr="007467DA" w14:paraId="3B571E7B" w14:textId="77777777" w:rsidTr="005C0603">
        <w:trPr>
          <w:trHeight w:val="255"/>
          <w:tblHeader/>
        </w:trPr>
        <w:tc>
          <w:tcPr>
            <w:tcW w:w="859" w:type="pct"/>
            <w:tcBorders>
              <w:top w:val="single" w:sz="4" w:space="0" w:color="auto"/>
              <w:left w:val="single" w:sz="4" w:space="0" w:color="auto"/>
              <w:bottom w:val="single" w:sz="4" w:space="0" w:color="auto"/>
              <w:right w:val="single" w:sz="4" w:space="0" w:color="auto"/>
            </w:tcBorders>
            <w:noWrap/>
            <w:vAlign w:val="center"/>
            <w:hideMark/>
          </w:tcPr>
          <w:p w14:paraId="6B9D5AE6" w14:textId="77777777" w:rsidR="005C0603" w:rsidRPr="007467DA" w:rsidRDefault="005C0603" w:rsidP="001A1887">
            <w:pPr>
              <w:spacing w:before="0" w:after="0" w:line="240" w:lineRule="auto"/>
              <w:jc w:val="center"/>
              <w:rPr>
                <w:rFonts w:eastAsia="Times New Roman"/>
                <w:b/>
                <w:sz w:val="22"/>
                <w:lang w:val="en-US" w:eastAsia="ja-JP"/>
              </w:rPr>
            </w:pPr>
            <w:r w:rsidRPr="007467DA">
              <w:rPr>
                <w:rFonts w:eastAsia="Times New Roman"/>
                <w:b/>
                <w:sz w:val="22"/>
                <w:lang w:val="en-US" w:eastAsia="ja-JP"/>
              </w:rPr>
              <w:t>Năm</w:t>
            </w:r>
          </w:p>
        </w:tc>
        <w:tc>
          <w:tcPr>
            <w:tcW w:w="1532" w:type="pct"/>
            <w:tcBorders>
              <w:top w:val="single" w:sz="4" w:space="0" w:color="auto"/>
              <w:left w:val="single" w:sz="4" w:space="0" w:color="auto"/>
              <w:bottom w:val="single" w:sz="4" w:space="0" w:color="auto"/>
              <w:right w:val="single" w:sz="4" w:space="0" w:color="auto"/>
            </w:tcBorders>
            <w:noWrap/>
            <w:vAlign w:val="center"/>
            <w:hideMark/>
          </w:tcPr>
          <w:p w14:paraId="0EB50B90" w14:textId="50AA9FDA" w:rsidR="005C0603" w:rsidRPr="007467DA" w:rsidDel="00881A9B" w:rsidRDefault="005C0603" w:rsidP="001A1887">
            <w:pPr>
              <w:spacing w:before="0" w:after="0" w:line="240" w:lineRule="auto"/>
              <w:jc w:val="center"/>
              <w:rPr>
                <w:del w:id="6816" w:author="Thu Huyen Tran" w:date="2023-12-05T21:05:00Z"/>
                <w:b/>
                <w:sz w:val="22"/>
              </w:rPr>
            </w:pPr>
            <w:del w:id="6817" w:author="Thu Huyen Tran" w:date="2023-12-05T21:05:00Z">
              <w:r w:rsidRPr="007467DA" w:rsidDel="00881A9B">
                <w:rPr>
                  <w:b/>
                  <w:sz w:val="22"/>
                </w:rPr>
                <w:delText>Chôn lấp hợp vệ sinh</w:delText>
              </w:r>
            </w:del>
          </w:p>
          <w:p w14:paraId="1A0239FD" w14:textId="77777777" w:rsidR="005C0603" w:rsidRPr="007467DA" w:rsidRDefault="005C0603" w:rsidP="001A1887">
            <w:pPr>
              <w:spacing w:before="0" w:after="0" w:line="240" w:lineRule="auto"/>
              <w:jc w:val="center"/>
              <w:rPr>
                <w:ins w:id="6818" w:author="Thu Huyen Tran" w:date="2023-12-05T21:05:00Z"/>
                <w:b/>
                <w:sz w:val="22"/>
              </w:rPr>
            </w:pPr>
            <w:del w:id="6819" w:author="Thu Huyen Tran" w:date="2023-12-05T21:05:00Z">
              <w:r w:rsidRPr="007467DA" w:rsidDel="00881A9B">
                <w:rPr>
                  <w:b/>
                  <w:sz w:val="22"/>
                  <w:lang w:eastAsia="ja-JP"/>
                </w:rPr>
                <w:delText>(tấn)</w:delText>
              </w:r>
            </w:del>
            <w:ins w:id="6820" w:author="Thu Huyen Tran" w:date="2023-12-05T21:05:00Z">
              <w:r w:rsidR="00881A9B" w:rsidRPr="007467DA">
                <w:rPr>
                  <w:b/>
                  <w:sz w:val="22"/>
                </w:rPr>
                <w:t>Tổng CTR chôn lấp</w:t>
              </w:r>
            </w:ins>
          </w:p>
          <w:p w14:paraId="06E8A820" w14:textId="2B8E9B03" w:rsidR="00881A9B" w:rsidRPr="007467DA" w:rsidRDefault="00881A9B" w:rsidP="001A1887">
            <w:pPr>
              <w:spacing w:before="0" w:after="0" w:line="240" w:lineRule="auto"/>
              <w:jc w:val="center"/>
              <w:rPr>
                <w:ins w:id="6821" w:author="Thu Huyen Tran" w:date="2023-12-05T21:05:00Z"/>
                <w:b/>
                <w:sz w:val="22"/>
                <w:lang w:eastAsia="ja-JP"/>
              </w:rPr>
            </w:pPr>
            <w:ins w:id="6822" w:author="Thu Huyen Tran" w:date="2023-12-05T21:05:00Z">
              <w:r w:rsidRPr="007467DA">
                <w:rPr>
                  <w:b/>
                  <w:sz w:val="22"/>
                  <w:lang w:eastAsia="ja-JP"/>
                </w:rPr>
                <w:t xml:space="preserve">tại thành thị </w:t>
              </w:r>
            </w:ins>
          </w:p>
          <w:p w14:paraId="52895D44" w14:textId="1B3D8001" w:rsidR="00881A9B" w:rsidRPr="007467DA" w:rsidRDefault="00881A9B" w:rsidP="001A1887">
            <w:pPr>
              <w:spacing w:before="0" w:after="0" w:line="240" w:lineRule="auto"/>
              <w:jc w:val="center"/>
              <w:rPr>
                <w:rFonts w:eastAsia="Times New Roman"/>
                <w:b/>
                <w:sz w:val="22"/>
                <w:lang w:val="en-US" w:eastAsia="ja-JP"/>
              </w:rPr>
            </w:pPr>
            <w:ins w:id="6823" w:author="Thu Huyen Tran" w:date="2023-12-05T21:05:00Z">
              <w:r w:rsidRPr="007467DA">
                <w:rPr>
                  <w:b/>
                  <w:sz w:val="22"/>
                  <w:lang w:eastAsia="ja-JP"/>
                </w:rPr>
                <w:t>(tấn)</w:t>
              </w:r>
            </w:ins>
          </w:p>
        </w:tc>
        <w:tc>
          <w:tcPr>
            <w:tcW w:w="1343" w:type="pct"/>
            <w:tcBorders>
              <w:top w:val="single" w:sz="4" w:space="0" w:color="auto"/>
              <w:left w:val="single" w:sz="4" w:space="0" w:color="auto"/>
              <w:bottom w:val="single" w:sz="4" w:space="0" w:color="auto"/>
              <w:right w:val="single" w:sz="4" w:space="0" w:color="auto"/>
            </w:tcBorders>
          </w:tcPr>
          <w:p w14:paraId="1BE8EF97" w14:textId="77777777" w:rsidR="00881A9B" w:rsidRPr="007467DA" w:rsidRDefault="00881A9B" w:rsidP="00881A9B">
            <w:pPr>
              <w:spacing w:before="0" w:after="0" w:line="240" w:lineRule="auto"/>
              <w:jc w:val="center"/>
              <w:rPr>
                <w:ins w:id="6824" w:author="Thu Huyen Tran" w:date="2023-12-05T21:05:00Z"/>
                <w:b/>
                <w:sz w:val="22"/>
              </w:rPr>
            </w:pPr>
            <w:ins w:id="6825" w:author="Thu Huyen Tran" w:date="2023-12-05T21:05:00Z">
              <w:r w:rsidRPr="007467DA">
                <w:rPr>
                  <w:b/>
                  <w:sz w:val="22"/>
                </w:rPr>
                <w:t>Tổng CTR chôn lấp</w:t>
              </w:r>
            </w:ins>
          </w:p>
          <w:p w14:paraId="523C2874" w14:textId="50075127" w:rsidR="00881A9B" w:rsidRPr="007467DA" w:rsidRDefault="00881A9B" w:rsidP="00881A9B">
            <w:pPr>
              <w:spacing w:before="0" w:after="0" w:line="240" w:lineRule="auto"/>
              <w:jc w:val="center"/>
              <w:rPr>
                <w:ins w:id="6826" w:author="Thu Huyen Tran" w:date="2023-12-05T21:05:00Z"/>
                <w:b/>
                <w:sz w:val="22"/>
                <w:lang w:eastAsia="ja-JP"/>
              </w:rPr>
            </w:pPr>
            <w:ins w:id="6827" w:author="Thu Huyen Tran" w:date="2023-12-05T21:05:00Z">
              <w:r w:rsidRPr="007467DA">
                <w:rPr>
                  <w:b/>
                  <w:sz w:val="22"/>
                  <w:lang w:eastAsia="ja-JP"/>
                </w:rPr>
                <w:t xml:space="preserve">tại nông thôn </w:t>
              </w:r>
            </w:ins>
          </w:p>
          <w:p w14:paraId="7ACBDE41" w14:textId="68E8D79C" w:rsidR="005C0603" w:rsidRPr="007467DA" w:rsidDel="00881A9B" w:rsidRDefault="00881A9B" w:rsidP="00881A9B">
            <w:pPr>
              <w:spacing w:before="0" w:after="0" w:line="240" w:lineRule="auto"/>
              <w:jc w:val="center"/>
              <w:rPr>
                <w:del w:id="6828" w:author="Thu Huyen Tran" w:date="2023-12-05T21:05:00Z"/>
                <w:b/>
                <w:sz w:val="22"/>
              </w:rPr>
            </w:pPr>
            <w:ins w:id="6829" w:author="Thu Huyen Tran" w:date="2023-12-05T21:05:00Z">
              <w:r w:rsidRPr="007467DA">
                <w:rPr>
                  <w:b/>
                  <w:sz w:val="22"/>
                  <w:lang w:eastAsia="ja-JP"/>
                </w:rPr>
                <w:t>(tấn)</w:t>
              </w:r>
            </w:ins>
            <w:del w:id="6830" w:author="Thu Huyen Tran" w:date="2023-12-05T21:05:00Z">
              <w:r w:rsidR="005C0603" w:rsidRPr="007467DA" w:rsidDel="00881A9B">
                <w:rPr>
                  <w:b/>
                  <w:sz w:val="22"/>
                </w:rPr>
                <w:delText>Chôn lấp lộ thiên</w:delText>
              </w:r>
            </w:del>
          </w:p>
          <w:p w14:paraId="7A1A5AAC" w14:textId="6396668C" w:rsidR="005C0603" w:rsidRPr="007467DA" w:rsidRDefault="005C0603" w:rsidP="001A1887">
            <w:pPr>
              <w:spacing w:before="0" w:after="0" w:line="240" w:lineRule="auto"/>
              <w:jc w:val="center"/>
              <w:rPr>
                <w:b/>
                <w:sz w:val="22"/>
              </w:rPr>
            </w:pPr>
            <w:del w:id="6831" w:author="Thu Huyen Tran" w:date="2023-12-05T21:05:00Z">
              <w:r w:rsidRPr="007467DA" w:rsidDel="00881A9B">
                <w:rPr>
                  <w:b/>
                  <w:sz w:val="22"/>
                  <w:lang w:eastAsia="ja-JP"/>
                </w:rPr>
                <w:delText>(tấn)</w:delText>
              </w:r>
            </w:del>
          </w:p>
        </w:tc>
        <w:tc>
          <w:tcPr>
            <w:tcW w:w="1266" w:type="pct"/>
            <w:tcBorders>
              <w:top w:val="single" w:sz="4" w:space="0" w:color="auto"/>
              <w:left w:val="single" w:sz="4" w:space="0" w:color="auto"/>
              <w:bottom w:val="single" w:sz="4" w:space="0" w:color="auto"/>
              <w:right w:val="single" w:sz="4" w:space="0" w:color="auto"/>
            </w:tcBorders>
          </w:tcPr>
          <w:p w14:paraId="60156A73" w14:textId="77777777" w:rsidR="005C0603" w:rsidRPr="007467DA" w:rsidRDefault="005C0603" w:rsidP="001A1887">
            <w:pPr>
              <w:spacing w:before="0" w:after="0" w:line="240" w:lineRule="auto"/>
              <w:jc w:val="center"/>
              <w:rPr>
                <w:b/>
                <w:sz w:val="22"/>
              </w:rPr>
            </w:pPr>
            <w:r w:rsidRPr="007467DA">
              <w:rPr>
                <w:b/>
                <w:sz w:val="22"/>
              </w:rPr>
              <w:t>Tổng chôn lấp</w:t>
            </w:r>
          </w:p>
          <w:p w14:paraId="30A1A242" w14:textId="77777777" w:rsidR="005C0603" w:rsidRPr="007467DA" w:rsidRDefault="005C0603" w:rsidP="001A1887">
            <w:pPr>
              <w:spacing w:before="0" w:after="0" w:line="240" w:lineRule="auto"/>
              <w:jc w:val="center"/>
              <w:rPr>
                <w:b/>
                <w:sz w:val="22"/>
              </w:rPr>
            </w:pPr>
            <w:r w:rsidRPr="007467DA">
              <w:rPr>
                <w:b/>
                <w:sz w:val="22"/>
                <w:lang w:eastAsia="ja-JP"/>
              </w:rPr>
              <w:t>(tấn)</w:t>
            </w:r>
          </w:p>
        </w:tc>
      </w:tr>
      <w:tr w:rsidR="00143DCE" w:rsidRPr="007467DA" w14:paraId="2B409869"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18391F17" w14:textId="59675C5F" w:rsidR="00143DCE" w:rsidRPr="007467DA" w:rsidRDefault="00143DCE" w:rsidP="00143DCE">
            <w:pPr>
              <w:spacing w:before="0" w:after="0" w:line="240" w:lineRule="auto"/>
              <w:jc w:val="center"/>
              <w:rPr>
                <w:rFonts w:eastAsia="Times New Roman"/>
                <w:sz w:val="22"/>
                <w:lang w:val="en-US" w:eastAsia="ja-JP"/>
              </w:rPr>
            </w:pPr>
            <w:r w:rsidRPr="007467DA">
              <w:rPr>
                <w:sz w:val="22"/>
              </w:rPr>
              <w:t>1990</w:t>
            </w:r>
          </w:p>
        </w:tc>
        <w:tc>
          <w:tcPr>
            <w:tcW w:w="1532" w:type="pct"/>
            <w:tcBorders>
              <w:top w:val="nil"/>
              <w:left w:val="single" w:sz="4" w:space="0" w:color="auto"/>
              <w:bottom w:val="single" w:sz="4" w:space="0" w:color="auto"/>
              <w:right w:val="single" w:sz="4" w:space="0" w:color="auto"/>
            </w:tcBorders>
            <w:noWrap/>
            <w:vAlign w:val="bottom"/>
          </w:tcPr>
          <w:p w14:paraId="626A76FE" w14:textId="0483ACE9" w:rsidR="00143DCE" w:rsidRPr="007467DA" w:rsidRDefault="00143DCE" w:rsidP="00143DCE">
            <w:pPr>
              <w:tabs>
                <w:tab w:val="left" w:pos="1847"/>
              </w:tabs>
              <w:spacing w:beforeLines="30" w:before="72" w:afterLines="30" w:after="72" w:line="271" w:lineRule="auto"/>
              <w:ind w:right="-30"/>
              <w:jc w:val="center"/>
              <w:rPr>
                <w:sz w:val="22"/>
                <w:lang w:val="en-US"/>
              </w:rPr>
            </w:pPr>
            <w:ins w:id="6832" w:author="Thu Huyen Tran" w:date="2024-05-17T20:46:00Z" w16du:dateUtc="2024-05-17T13:46:00Z">
              <w:r w:rsidRPr="007467DA">
                <w:rPr>
                  <w:sz w:val="22"/>
                  <w:rPrChange w:id="6833" w:author="Huyen Tran Thu" w:date="2025-04-28T20:18:00Z" w16du:dateUtc="2025-04-28T13:18:00Z">
                    <w:rPr>
                      <w:rFonts w:ascii="Arial" w:hAnsi="Arial" w:cs="Arial"/>
                      <w:sz w:val="20"/>
                      <w:szCs w:val="20"/>
                    </w:rPr>
                  </w:rPrChange>
                </w:rPr>
                <w:t xml:space="preserve">1.037.747 </w:t>
              </w:r>
            </w:ins>
            <w:del w:id="6834" w:author="Thu Huyen Tran" w:date="2023-12-05T21:06:00Z">
              <w:r w:rsidRPr="007467DA" w:rsidDel="00743EA9">
                <w:rPr>
                  <w:sz w:val="22"/>
                </w:rPr>
                <w:delText xml:space="preserve">1.580,08 </w:delText>
              </w:r>
            </w:del>
          </w:p>
        </w:tc>
        <w:tc>
          <w:tcPr>
            <w:tcW w:w="1343" w:type="pct"/>
            <w:tcBorders>
              <w:top w:val="nil"/>
              <w:left w:val="single" w:sz="4" w:space="0" w:color="auto"/>
              <w:bottom w:val="single" w:sz="4" w:space="0" w:color="auto"/>
              <w:right w:val="single" w:sz="4" w:space="0" w:color="auto"/>
            </w:tcBorders>
            <w:vAlign w:val="bottom"/>
          </w:tcPr>
          <w:p w14:paraId="2963CC9C" w14:textId="14C9285E" w:rsidR="00143DCE" w:rsidRPr="007467DA" w:rsidRDefault="00143DCE" w:rsidP="00143DCE">
            <w:pPr>
              <w:tabs>
                <w:tab w:val="left" w:pos="1847"/>
              </w:tabs>
              <w:spacing w:beforeLines="30" w:before="72" w:afterLines="30" w:after="72" w:line="271" w:lineRule="auto"/>
              <w:ind w:right="-30"/>
              <w:jc w:val="center"/>
              <w:rPr>
                <w:sz w:val="22"/>
                <w:lang w:val="en-US"/>
              </w:rPr>
            </w:pPr>
            <w:ins w:id="6835" w:author="Thu Huyen Tran" w:date="2024-05-17T20:46:00Z" w16du:dateUtc="2024-05-17T13:46:00Z">
              <w:r w:rsidRPr="007467DA">
                <w:rPr>
                  <w:sz w:val="22"/>
                  <w:rPrChange w:id="6836" w:author="Huyen Tran Thu" w:date="2025-04-28T20:18:00Z" w16du:dateUtc="2025-04-28T13:18:00Z">
                    <w:rPr>
                      <w:rFonts w:ascii="Arial" w:hAnsi="Arial" w:cs="Arial"/>
                      <w:sz w:val="20"/>
                      <w:szCs w:val="20"/>
                    </w:rPr>
                  </w:rPrChange>
                </w:rPr>
                <w:t xml:space="preserve">4.422.011 </w:t>
              </w:r>
            </w:ins>
            <w:del w:id="6837" w:author="Thu Huyen Tran" w:date="2023-12-05T21:05:00Z">
              <w:r w:rsidRPr="007467DA" w:rsidDel="00F67686">
                <w:rPr>
                  <w:sz w:val="22"/>
                </w:rPr>
                <w:delText xml:space="preserve">3.686,54 </w:delText>
              </w:r>
            </w:del>
          </w:p>
        </w:tc>
        <w:tc>
          <w:tcPr>
            <w:tcW w:w="1266" w:type="pct"/>
            <w:tcBorders>
              <w:top w:val="nil"/>
              <w:left w:val="single" w:sz="4" w:space="0" w:color="auto"/>
              <w:bottom w:val="single" w:sz="4" w:space="0" w:color="auto"/>
              <w:right w:val="single" w:sz="4" w:space="0" w:color="auto"/>
            </w:tcBorders>
            <w:vAlign w:val="bottom"/>
          </w:tcPr>
          <w:p w14:paraId="74AD4A72" w14:textId="0F084FE2" w:rsidR="00143DCE" w:rsidRPr="007467DA" w:rsidRDefault="00143DCE" w:rsidP="00143DCE">
            <w:pPr>
              <w:tabs>
                <w:tab w:val="left" w:pos="1847"/>
              </w:tabs>
              <w:spacing w:beforeLines="30" w:before="72" w:afterLines="30" w:after="72" w:line="271" w:lineRule="auto"/>
              <w:ind w:right="-30"/>
              <w:jc w:val="center"/>
              <w:rPr>
                <w:sz w:val="22"/>
                <w:lang w:val="en-US"/>
              </w:rPr>
            </w:pPr>
            <w:ins w:id="6838" w:author="Thu Huyen Tran" w:date="2024-05-17T20:47:00Z" w16du:dateUtc="2024-05-17T13:47:00Z">
              <w:r w:rsidRPr="007467DA">
                <w:rPr>
                  <w:sz w:val="22"/>
                  <w:rPrChange w:id="6839" w:author="Huyen Tran Thu" w:date="2025-04-28T20:18:00Z" w16du:dateUtc="2025-04-28T13:18:00Z">
                    <w:rPr>
                      <w:rFonts w:ascii="Arial" w:hAnsi="Arial" w:cs="Arial"/>
                      <w:color w:val="FF0000"/>
                      <w:sz w:val="20"/>
                      <w:szCs w:val="20"/>
                    </w:rPr>
                  </w:rPrChange>
                </w:rPr>
                <w:t xml:space="preserve">5.459.758 </w:t>
              </w:r>
            </w:ins>
            <w:del w:id="6840" w:author="Thu Huyen Tran" w:date="2023-12-05T21:07:00Z">
              <w:r w:rsidRPr="007467DA" w:rsidDel="00FA1401">
                <w:rPr>
                  <w:sz w:val="22"/>
                </w:rPr>
                <w:delText xml:space="preserve">5.266,62 </w:delText>
              </w:r>
            </w:del>
          </w:p>
        </w:tc>
      </w:tr>
      <w:tr w:rsidR="00143DCE" w:rsidRPr="007467DA" w14:paraId="293FEF84"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tcPr>
          <w:p w14:paraId="6823B362" w14:textId="2DA39B65" w:rsidR="00143DCE" w:rsidRPr="007467DA" w:rsidRDefault="00143DCE" w:rsidP="00143DCE">
            <w:pPr>
              <w:spacing w:before="0" w:after="0" w:line="240" w:lineRule="auto"/>
              <w:jc w:val="center"/>
              <w:rPr>
                <w:rFonts w:eastAsia="Times New Roman"/>
                <w:sz w:val="22"/>
                <w:lang w:val="en-US" w:eastAsia="ja-JP"/>
              </w:rPr>
            </w:pPr>
            <w:r w:rsidRPr="007467DA">
              <w:rPr>
                <w:sz w:val="22"/>
              </w:rPr>
              <w:lastRenderedPageBreak/>
              <w:t>1991</w:t>
            </w:r>
          </w:p>
        </w:tc>
        <w:tc>
          <w:tcPr>
            <w:tcW w:w="1532" w:type="pct"/>
            <w:tcBorders>
              <w:top w:val="nil"/>
              <w:left w:val="single" w:sz="4" w:space="0" w:color="auto"/>
              <w:bottom w:val="single" w:sz="4" w:space="0" w:color="auto"/>
              <w:right w:val="single" w:sz="4" w:space="0" w:color="auto"/>
            </w:tcBorders>
            <w:noWrap/>
            <w:vAlign w:val="bottom"/>
          </w:tcPr>
          <w:p w14:paraId="3CA59C21" w14:textId="248B8DC7" w:rsidR="00143DCE" w:rsidRPr="007467DA" w:rsidRDefault="00143DCE" w:rsidP="00143DCE">
            <w:pPr>
              <w:tabs>
                <w:tab w:val="left" w:pos="1847"/>
              </w:tabs>
              <w:spacing w:beforeLines="30" w:before="72" w:afterLines="30" w:after="72" w:line="271" w:lineRule="auto"/>
              <w:ind w:right="-30"/>
              <w:jc w:val="center"/>
              <w:rPr>
                <w:sz w:val="22"/>
                <w:lang w:val="en-US"/>
              </w:rPr>
            </w:pPr>
            <w:ins w:id="6841" w:author="Thu Huyen Tran" w:date="2024-05-17T20:46:00Z" w16du:dateUtc="2024-05-17T13:46:00Z">
              <w:r w:rsidRPr="007467DA">
                <w:rPr>
                  <w:sz w:val="22"/>
                  <w:rPrChange w:id="6842" w:author="Huyen Tran Thu" w:date="2025-04-28T20:18:00Z" w16du:dateUtc="2025-04-28T13:18:00Z">
                    <w:rPr>
                      <w:rFonts w:ascii="Arial" w:hAnsi="Arial" w:cs="Arial"/>
                      <w:sz w:val="20"/>
                      <w:szCs w:val="20"/>
                    </w:rPr>
                  </w:rPrChange>
                </w:rPr>
                <w:t xml:space="preserve">1.150.929 </w:t>
              </w:r>
            </w:ins>
            <w:del w:id="6843" w:author="Thu Huyen Tran" w:date="2023-12-05T21:06:00Z">
              <w:r w:rsidRPr="007467DA" w:rsidDel="00743EA9">
                <w:rPr>
                  <w:sz w:val="22"/>
                </w:rPr>
                <w:delText xml:space="preserve">1.796,28 </w:delText>
              </w:r>
            </w:del>
          </w:p>
        </w:tc>
        <w:tc>
          <w:tcPr>
            <w:tcW w:w="1343" w:type="pct"/>
            <w:tcBorders>
              <w:top w:val="nil"/>
              <w:left w:val="single" w:sz="4" w:space="0" w:color="auto"/>
              <w:bottom w:val="single" w:sz="4" w:space="0" w:color="auto"/>
              <w:right w:val="single" w:sz="4" w:space="0" w:color="auto"/>
            </w:tcBorders>
            <w:vAlign w:val="bottom"/>
          </w:tcPr>
          <w:p w14:paraId="38637C8C" w14:textId="195F421C" w:rsidR="00143DCE" w:rsidRPr="007467DA" w:rsidRDefault="00143DCE" w:rsidP="00143DCE">
            <w:pPr>
              <w:tabs>
                <w:tab w:val="left" w:pos="1847"/>
              </w:tabs>
              <w:spacing w:beforeLines="30" w:before="72" w:afterLines="30" w:after="72" w:line="271" w:lineRule="auto"/>
              <w:ind w:right="-30"/>
              <w:jc w:val="center"/>
              <w:rPr>
                <w:sz w:val="22"/>
                <w:lang w:val="en-US"/>
              </w:rPr>
            </w:pPr>
            <w:ins w:id="6844" w:author="Thu Huyen Tran" w:date="2024-05-17T20:46:00Z" w16du:dateUtc="2024-05-17T13:46:00Z">
              <w:r w:rsidRPr="007467DA">
                <w:rPr>
                  <w:sz w:val="22"/>
                  <w:rPrChange w:id="6845" w:author="Huyen Tran Thu" w:date="2025-04-28T20:18:00Z" w16du:dateUtc="2025-04-28T13:18:00Z">
                    <w:rPr>
                      <w:rFonts w:ascii="Arial" w:hAnsi="Arial" w:cs="Arial"/>
                      <w:sz w:val="20"/>
                      <w:szCs w:val="20"/>
                    </w:rPr>
                  </w:rPrChange>
                </w:rPr>
                <w:t xml:space="preserve">4.530.608 </w:t>
              </w:r>
            </w:ins>
            <w:del w:id="6846" w:author="Thu Huyen Tran" w:date="2023-12-05T21:05:00Z">
              <w:r w:rsidRPr="007467DA" w:rsidDel="00F67686">
                <w:rPr>
                  <w:sz w:val="22"/>
                </w:rPr>
                <w:delText xml:space="preserve">3.693,47 </w:delText>
              </w:r>
            </w:del>
          </w:p>
        </w:tc>
        <w:tc>
          <w:tcPr>
            <w:tcW w:w="1266" w:type="pct"/>
            <w:tcBorders>
              <w:top w:val="nil"/>
              <w:left w:val="single" w:sz="4" w:space="0" w:color="auto"/>
              <w:bottom w:val="single" w:sz="4" w:space="0" w:color="auto"/>
              <w:right w:val="single" w:sz="4" w:space="0" w:color="auto"/>
            </w:tcBorders>
            <w:vAlign w:val="bottom"/>
          </w:tcPr>
          <w:p w14:paraId="5BADE98A" w14:textId="44899DA7" w:rsidR="00143DCE" w:rsidRPr="007467DA" w:rsidRDefault="00143DCE" w:rsidP="00143DCE">
            <w:pPr>
              <w:tabs>
                <w:tab w:val="left" w:pos="1847"/>
              </w:tabs>
              <w:spacing w:beforeLines="30" w:before="72" w:afterLines="30" w:after="72" w:line="271" w:lineRule="auto"/>
              <w:ind w:right="-30"/>
              <w:jc w:val="center"/>
              <w:rPr>
                <w:sz w:val="22"/>
                <w:lang w:val="en-US"/>
              </w:rPr>
            </w:pPr>
            <w:ins w:id="6847" w:author="Thu Huyen Tran" w:date="2024-05-17T20:47:00Z" w16du:dateUtc="2024-05-17T13:47:00Z">
              <w:r w:rsidRPr="007467DA">
                <w:rPr>
                  <w:sz w:val="22"/>
                  <w:rPrChange w:id="6848" w:author="Huyen Tran Thu" w:date="2025-04-28T20:18:00Z" w16du:dateUtc="2025-04-28T13:18:00Z">
                    <w:rPr>
                      <w:rFonts w:ascii="Arial" w:hAnsi="Arial" w:cs="Arial"/>
                      <w:color w:val="FF0000"/>
                      <w:sz w:val="20"/>
                      <w:szCs w:val="20"/>
                    </w:rPr>
                  </w:rPrChange>
                </w:rPr>
                <w:t xml:space="preserve">5.681.537 </w:t>
              </w:r>
            </w:ins>
            <w:del w:id="6849" w:author="Thu Huyen Tran" w:date="2023-12-05T21:07:00Z">
              <w:r w:rsidRPr="007467DA" w:rsidDel="00FA1401">
                <w:rPr>
                  <w:sz w:val="22"/>
                </w:rPr>
                <w:delText xml:space="preserve">5.489,75 </w:delText>
              </w:r>
            </w:del>
          </w:p>
        </w:tc>
      </w:tr>
      <w:tr w:rsidR="00143DCE" w:rsidRPr="007467DA" w14:paraId="520BE904"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tcPr>
          <w:p w14:paraId="14D46F07" w14:textId="41EDAEA4" w:rsidR="00143DCE" w:rsidRPr="007467DA" w:rsidRDefault="00143DCE" w:rsidP="00143DCE">
            <w:pPr>
              <w:spacing w:before="0" w:after="0" w:line="240" w:lineRule="auto"/>
              <w:jc w:val="center"/>
              <w:rPr>
                <w:rFonts w:eastAsia="Times New Roman"/>
                <w:sz w:val="22"/>
                <w:lang w:val="en-US" w:eastAsia="ja-JP"/>
              </w:rPr>
            </w:pPr>
            <w:r w:rsidRPr="007467DA">
              <w:rPr>
                <w:sz w:val="22"/>
              </w:rPr>
              <w:t>1992</w:t>
            </w:r>
          </w:p>
        </w:tc>
        <w:tc>
          <w:tcPr>
            <w:tcW w:w="1532" w:type="pct"/>
            <w:tcBorders>
              <w:top w:val="nil"/>
              <w:left w:val="single" w:sz="4" w:space="0" w:color="auto"/>
              <w:bottom w:val="single" w:sz="4" w:space="0" w:color="auto"/>
              <w:right w:val="single" w:sz="4" w:space="0" w:color="auto"/>
            </w:tcBorders>
            <w:noWrap/>
            <w:vAlign w:val="bottom"/>
          </w:tcPr>
          <w:p w14:paraId="34B40B61" w14:textId="377DC0CA" w:rsidR="00143DCE" w:rsidRPr="007467DA" w:rsidRDefault="00143DCE" w:rsidP="00143DCE">
            <w:pPr>
              <w:tabs>
                <w:tab w:val="left" w:pos="1847"/>
              </w:tabs>
              <w:spacing w:beforeLines="30" w:before="72" w:afterLines="30" w:after="72" w:line="271" w:lineRule="auto"/>
              <w:ind w:right="-30"/>
              <w:jc w:val="center"/>
              <w:rPr>
                <w:sz w:val="22"/>
                <w:lang w:val="en-US"/>
              </w:rPr>
            </w:pPr>
            <w:ins w:id="6850" w:author="Thu Huyen Tran" w:date="2024-05-17T20:46:00Z" w16du:dateUtc="2024-05-17T13:46:00Z">
              <w:r w:rsidRPr="007467DA">
                <w:rPr>
                  <w:sz w:val="22"/>
                  <w:rPrChange w:id="6851" w:author="Huyen Tran Thu" w:date="2025-04-28T20:18:00Z" w16du:dateUtc="2025-04-28T13:18:00Z">
                    <w:rPr>
                      <w:rFonts w:ascii="Arial" w:hAnsi="Arial" w:cs="Arial"/>
                      <w:sz w:val="20"/>
                      <w:szCs w:val="20"/>
                    </w:rPr>
                  </w:rPrChange>
                </w:rPr>
                <w:t xml:space="preserve">1.274.013 </w:t>
              </w:r>
            </w:ins>
            <w:del w:id="6852" w:author="Thu Huyen Tran" w:date="2023-12-05T21:06:00Z">
              <w:r w:rsidRPr="007467DA" w:rsidDel="00743EA9">
                <w:rPr>
                  <w:sz w:val="22"/>
                </w:rPr>
                <w:delText xml:space="preserve">2.026,08 </w:delText>
              </w:r>
            </w:del>
          </w:p>
        </w:tc>
        <w:tc>
          <w:tcPr>
            <w:tcW w:w="1343" w:type="pct"/>
            <w:tcBorders>
              <w:top w:val="nil"/>
              <w:left w:val="single" w:sz="4" w:space="0" w:color="auto"/>
              <w:bottom w:val="single" w:sz="4" w:space="0" w:color="auto"/>
              <w:right w:val="single" w:sz="4" w:space="0" w:color="auto"/>
            </w:tcBorders>
            <w:vAlign w:val="bottom"/>
          </w:tcPr>
          <w:p w14:paraId="7A2545AD" w14:textId="73F34520" w:rsidR="00143DCE" w:rsidRPr="007467DA" w:rsidRDefault="00143DCE" w:rsidP="00143DCE">
            <w:pPr>
              <w:tabs>
                <w:tab w:val="left" w:pos="1847"/>
              </w:tabs>
              <w:spacing w:beforeLines="30" w:before="72" w:afterLines="30" w:after="72" w:line="271" w:lineRule="auto"/>
              <w:ind w:right="-30"/>
              <w:jc w:val="center"/>
              <w:rPr>
                <w:sz w:val="22"/>
                <w:lang w:val="en-US"/>
              </w:rPr>
            </w:pPr>
            <w:ins w:id="6853" w:author="Thu Huyen Tran" w:date="2024-05-17T20:46:00Z" w16du:dateUtc="2024-05-17T13:46:00Z">
              <w:r w:rsidRPr="007467DA">
                <w:rPr>
                  <w:sz w:val="22"/>
                  <w:rPrChange w:id="6854" w:author="Huyen Tran Thu" w:date="2025-04-28T20:18:00Z" w16du:dateUtc="2025-04-28T13:18:00Z">
                    <w:rPr>
                      <w:rFonts w:ascii="Arial" w:hAnsi="Arial" w:cs="Arial"/>
                      <w:sz w:val="20"/>
                      <w:szCs w:val="20"/>
                    </w:rPr>
                  </w:rPrChange>
                </w:rPr>
                <w:t xml:space="preserve">4.637.747 </w:t>
              </w:r>
            </w:ins>
            <w:del w:id="6855" w:author="Thu Huyen Tran" w:date="2023-12-05T21:05:00Z">
              <w:r w:rsidRPr="007467DA" w:rsidDel="00F67686">
                <w:rPr>
                  <w:sz w:val="22"/>
                </w:rPr>
                <w:delText xml:space="preserve">3.695,86 </w:delText>
              </w:r>
            </w:del>
          </w:p>
        </w:tc>
        <w:tc>
          <w:tcPr>
            <w:tcW w:w="1266" w:type="pct"/>
            <w:tcBorders>
              <w:top w:val="nil"/>
              <w:left w:val="single" w:sz="4" w:space="0" w:color="auto"/>
              <w:bottom w:val="single" w:sz="4" w:space="0" w:color="auto"/>
              <w:right w:val="single" w:sz="4" w:space="0" w:color="auto"/>
            </w:tcBorders>
            <w:vAlign w:val="bottom"/>
          </w:tcPr>
          <w:p w14:paraId="02EEFBF5" w14:textId="25D27279" w:rsidR="00143DCE" w:rsidRPr="007467DA" w:rsidRDefault="00143DCE" w:rsidP="00143DCE">
            <w:pPr>
              <w:tabs>
                <w:tab w:val="left" w:pos="1847"/>
              </w:tabs>
              <w:spacing w:beforeLines="30" w:before="72" w:afterLines="30" w:after="72" w:line="271" w:lineRule="auto"/>
              <w:ind w:right="-30"/>
              <w:jc w:val="center"/>
              <w:rPr>
                <w:sz w:val="22"/>
                <w:lang w:val="en-US"/>
              </w:rPr>
            </w:pPr>
            <w:ins w:id="6856" w:author="Thu Huyen Tran" w:date="2024-05-17T20:47:00Z" w16du:dateUtc="2024-05-17T13:47:00Z">
              <w:r w:rsidRPr="007467DA">
                <w:rPr>
                  <w:sz w:val="22"/>
                  <w:rPrChange w:id="6857" w:author="Huyen Tran Thu" w:date="2025-04-28T20:18:00Z" w16du:dateUtc="2025-04-28T13:18:00Z">
                    <w:rPr>
                      <w:rFonts w:ascii="Arial" w:hAnsi="Arial" w:cs="Arial"/>
                      <w:color w:val="FF0000"/>
                      <w:sz w:val="20"/>
                      <w:szCs w:val="20"/>
                    </w:rPr>
                  </w:rPrChange>
                </w:rPr>
                <w:t xml:space="preserve">5.911.759 </w:t>
              </w:r>
            </w:ins>
            <w:del w:id="6858" w:author="Thu Huyen Tran" w:date="2023-12-05T21:07:00Z">
              <w:r w:rsidRPr="007467DA" w:rsidDel="00FA1401">
                <w:rPr>
                  <w:sz w:val="22"/>
                </w:rPr>
                <w:delText xml:space="preserve">5.721,94 </w:delText>
              </w:r>
            </w:del>
          </w:p>
        </w:tc>
      </w:tr>
      <w:tr w:rsidR="00143DCE" w:rsidRPr="007467DA" w14:paraId="2250FD1E"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tcPr>
          <w:p w14:paraId="2DF71512" w14:textId="1F7E9127" w:rsidR="00143DCE" w:rsidRPr="007467DA" w:rsidRDefault="00143DCE" w:rsidP="00143DCE">
            <w:pPr>
              <w:spacing w:before="0" w:after="0" w:line="240" w:lineRule="auto"/>
              <w:jc w:val="center"/>
              <w:rPr>
                <w:rFonts w:eastAsia="Times New Roman"/>
                <w:sz w:val="22"/>
                <w:lang w:val="en-US" w:eastAsia="ja-JP"/>
              </w:rPr>
            </w:pPr>
            <w:r w:rsidRPr="007467DA">
              <w:rPr>
                <w:sz w:val="22"/>
              </w:rPr>
              <w:t>1993</w:t>
            </w:r>
          </w:p>
        </w:tc>
        <w:tc>
          <w:tcPr>
            <w:tcW w:w="1532" w:type="pct"/>
            <w:tcBorders>
              <w:top w:val="nil"/>
              <w:left w:val="single" w:sz="4" w:space="0" w:color="auto"/>
              <w:bottom w:val="single" w:sz="4" w:space="0" w:color="auto"/>
              <w:right w:val="single" w:sz="4" w:space="0" w:color="auto"/>
            </w:tcBorders>
            <w:noWrap/>
            <w:vAlign w:val="bottom"/>
          </w:tcPr>
          <w:p w14:paraId="7AF02C7A" w14:textId="0520CA0F" w:rsidR="00143DCE" w:rsidRPr="007467DA" w:rsidRDefault="00143DCE" w:rsidP="00143DCE">
            <w:pPr>
              <w:tabs>
                <w:tab w:val="left" w:pos="1847"/>
              </w:tabs>
              <w:spacing w:beforeLines="30" w:before="72" w:afterLines="30" w:after="72" w:line="271" w:lineRule="auto"/>
              <w:ind w:right="-30"/>
              <w:jc w:val="center"/>
              <w:rPr>
                <w:sz w:val="22"/>
                <w:lang w:val="en-US"/>
              </w:rPr>
            </w:pPr>
            <w:ins w:id="6859" w:author="Thu Huyen Tran" w:date="2024-05-17T20:46:00Z" w16du:dateUtc="2024-05-17T13:46:00Z">
              <w:r w:rsidRPr="007467DA">
                <w:rPr>
                  <w:sz w:val="22"/>
                  <w:rPrChange w:id="6860" w:author="Huyen Tran Thu" w:date="2025-04-28T20:18:00Z" w16du:dateUtc="2025-04-28T13:18:00Z">
                    <w:rPr>
                      <w:rFonts w:ascii="Arial" w:hAnsi="Arial" w:cs="Arial"/>
                      <w:sz w:val="20"/>
                      <w:szCs w:val="20"/>
                    </w:rPr>
                  </w:rPrChange>
                </w:rPr>
                <w:t xml:space="preserve">1.407.869 </w:t>
              </w:r>
            </w:ins>
            <w:del w:id="6861" w:author="Thu Huyen Tran" w:date="2023-12-05T21:06:00Z">
              <w:r w:rsidRPr="007467DA" w:rsidDel="00743EA9">
                <w:rPr>
                  <w:sz w:val="22"/>
                </w:rPr>
                <w:delText xml:space="preserve">2.270,52 </w:delText>
              </w:r>
            </w:del>
          </w:p>
        </w:tc>
        <w:tc>
          <w:tcPr>
            <w:tcW w:w="1343" w:type="pct"/>
            <w:tcBorders>
              <w:top w:val="nil"/>
              <w:left w:val="single" w:sz="4" w:space="0" w:color="auto"/>
              <w:bottom w:val="single" w:sz="4" w:space="0" w:color="auto"/>
              <w:right w:val="single" w:sz="4" w:space="0" w:color="auto"/>
            </w:tcBorders>
            <w:vAlign w:val="bottom"/>
          </w:tcPr>
          <w:p w14:paraId="6AE73576" w14:textId="2F5C34F1" w:rsidR="00143DCE" w:rsidRPr="007467DA" w:rsidRDefault="00143DCE" w:rsidP="00143DCE">
            <w:pPr>
              <w:tabs>
                <w:tab w:val="left" w:pos="1847"/>
              </w:tabs>
              <w:spacing w:beforeLines="30" w:before="72" w:afterLines="30" w:after="72" w:line="271" w:lineRule="auto"/>
              <w:ind w:right="-30"/>
              <w:jc w:val="center"/>
              <w:rPr>
                <w:sz w:val="22"/>
                <w:lang w:val="en-US"/>
              </w:rPr>
            </w:pPr>
            <w:ins w:id="6862" w:author="Thu Huyen Tran" w:date="2024-05-17T20:46:00Z" w16du:dateUtc="2024-05-17T13:46:00Z">
              <w:r w:rsidRPr="007467DA">
                <w:rPr>
                  <w:sz w:val="22"/>
                  <w:rPrChange w:id="6863" w:author="Huyen Tran Thu" w:date="2025-04-28T20:18:00Z" w16du:dateUtc="2025-04-28T13:18:00Z">
                    <w:rPr>
                      <w:rFonts w:ascii="Arial" w:hAnsi="Arial" w:cs="Arial"/>
                      <w:sz w:val="20"/>
                      <w:szCs w:val="20"/>
                    </w:rPr>
                  </w:rPrChange>
                </w:rPr>
                <w:t xml:space="preserve">4.743.716 </w:t>
              </w:r>
            </w:ins>
            <w:del w:id="6864" w:author="Thu Huyen Tran" w:date="2023-12-05T21:05:00Z">
              <w:r w:rsidRPr="007467DA" w:rsidDel="00F67686">
                <w:rPr>
                  <w:sz w:val="22"/>
                </w:rPr>
                <w:delText xml:space="preserve">3.693,90 </w:delText>
              </w:r>
            </w:del>
          </w:p>
        </w:tc>
        <w:tc>
          <w:tcPr>
            <w:tcW w:w="1266" w:type="pct"/>
            <w:tcBorders>
              <w:top w:val="nil"/>
              <w:left w:val="single" w:sz="4" w:space="0" w:color="auto"/>
              <w:bottom w:val="single" w:sz="4" w:space="0" w:color="auto"/>
              <w:right w:val="single" w:sz="4" w:space="0" w:color="auto"/>
            </w:tcBorders>
            <w:vAlign w:val="bottom"/>
          </w:tcPr>
          <w:p w14:paraId="42FAD47F" w14:textId="2C6D5C49" w:rsidR="00143DCE" w:rsidRPr="007467DA" w:rsidRDefault="00143DCE" w:rsidP="00143DCE">
            <w:pPr>
              <w:tabs>
                <w:tab w:val="left" w:pos="1847"/>
              </w:tabs>
              <w:spacing w:beforeLines="30" w:before="72" w:afterLines="30" w:after="72" w:line="271" w:lineRule="auto"/>
              <w:ind w:right="-30"/>
              <w:jc w:val="center"/>
              <w:rPr>
                <w:sz w:val="22"/>
                <w:lang w:val="en-US"/>
              </w:rPr>
            </w:pPr>
            <w:ins w:id="6865" w:author="Thu Huyen Tran" w:date="2024-05-17T20:47:00Z" w16du:dateUtc="2024-05-17T13:47:00Z">
              <w:r w:rsidRPr="007467DA">
                <w:rPr>
                  <w:sz w:val="22"/>
                  <w:rPrChange w:id="6866" w:author="Huyen Tran Thu" w:date="2025-04-28T20:18:00Z" w16du:dateUtc="2025-04-28T13:18:00Z">
                    <w:rPr>
                      <w:rFonts w:ascii="Arial" w:hAnsi="Arial" w:cs="Arial"/>
                      <w:color w:val="FF0000"/>
                      <w:sz w:val="20"/>
                      <w:szCs w:val="20"/>
                    </w:rPr>
                  </w:rPrChange>
                </w:rPr>
                <w:t xml:space="preserve">6.151.585 </w:t>
              </w:r>
            </w:ins>
            <w:del w:id="6867" w:author="Thu Huyen Tran" w:date="2023-12-05T21:07:00Z">
              <w:r w:rsidRPr="007467DA" w:rsidDel="00FA1401">
                <w:rPr>
                  <w:sz w:val="22"/>
                </w:rPr>
                <w:delText xml:space="preserve">5.964,42 </w:delText>
              </w:r>
            </w:del>
          </w:p>
        </w:tc>
      </w:tr>
      <w:tr w:rsidR="00143DCE" w:rsidRPr="007467DA" w14:paraId="2078B0F6"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tcPr>
          <w:p w14:paraId="180B1B3A" w14:textId="30D2ECC4" w:rsidR="00143DCE" w:rsidRPr="007467DA" w:rsidRDefault="00143DCE" w:rsidP="00143DCE">
            <w:pPr>
              <w:spacing w:before="0" w:after="0" w:line="240" w:lineRule="auto"/>
              <w:jc w:val="center"/>
              <w:rPr>
                <w:rFonts w:eastAsia="Times New Roman"/>
                <w:sz w:val="22"/>
                <w:lang w:val="en-US" w:eastAsia="ja-JP"/>
              </w:rPr>
            </w:pPr>
            <w:r w:rsidRPr="007467DA">
              <w:rPr>
                <w:sz w:val="22"/>
              </w:rPr>
              <w:t>1994</w:t>
            </w:r>
          </w:p>
        </w:tc>
        <w:tc>
          <w:tcPr>
            <w:tcW w:w="1532" w:type="pct"/>
            <w:tcBorders>
              <w:top w:val="nil"/>
              <w:left w:val="single" w:sz="4" w:space="0" w:color="auto"/>
              <w:bottom w:val="single" w:sz="4" w:space="0" w:color="auto"/>
              <w:right w:val="single" w:sz="4" w:space="0" w:color="auto"/>
            </w:tcBorders>
            <w:noWrap/>
            <w:vAlign w:val="bottom"/>
          </w:tcPr>
          <w:p w14:paraId="7D2043CD" w14:textId="1BEEBCCE" w:rsidR="00143DCE" w:rsidRPr="007467DA" w:rsidRDefault="00143DCE" w:rsidP="00143DCE">
            <w:pPr>
              <w:tabs>
                <w:tab w:val="left" w:pos="1847"/>
              </w:tabs>
              <w:spacing w:beforeLines="30" w:before="72" w:afterLines="30" w:after="72" w:line="271" w:lineRule="auto"/>
              <w:ind w:right="-30"/>
              <w:jc w:val="center"/>
              <w:rPr>
                <w:sz w:val="22"/>
                <w:lang w:val="en-US"/>
              </w:rPr>
            </w:pPr>
            <w:ins w:id="6868" w:author="Thu Huyen Tran" w:date="2024-05-17T20:46:00Z" w16du:dateUtc="2024-05-17T13:46:00Z">
              <w:r w:rsidRPr="007467DA">
                <w:rPr>
                  <w:sz w:val="22"/>
                  <w:rPrChange w:id="6869" w:author="Huyen Tran Thu" w:date="2025-04-28T20:18:00Z" w16du:dateUtc="2025-04-28T13:18:00Z">
                    <w:rPr>
                      <w:rFonts w:ascii="Arial" w:hAnsi="Arial" w:cs="Arial"/>
                      <w:sz w:val="20"/>
                      <w:szCs w:val="20"/>
                    </w:rPr>
                  </w:rPrChange>
                </w:rPr>
                <w:t xml:space="preserve">1.580.614 </w:t>
              </w:r>
            </w:ins>
            <w:del w:id="6870" w:author="Thu Huyen Tran" w:date="2023-12-05T21:06:00Z">
              <w:r w:rsidRPr="007467DA" w:rsidDel="00743EA9">
                <w:rPr>
                  <w:sz w:val="22"/>
                </w:rPr>
                <w:delText xml:space="preserve">2.544,70 </w:delText>
              </w:r>
            </w:del>
          </w:p>
        </w:tc>
        <w:tc>
          <w:tcPr>
            <w:tcW w:w="1343" w:type="pct"/>
            <w:tcBorders>
              <w:top w:val="nil"/>
              <w:left w:val="single" w:sz="4" w:space="0" w:color="auto"/>
              <w:bottom w:val="single" w:sz="4" w:space="0" w:color="auto"/>
              <w:right w:val="single" w:sz="4" w:space="0" w:color="auto"/>
            </w:tcBorders>
            <w:vAlign w:val="bottom"/>
          </w:tcPr>
          <w:p w14:paraId="59D61777" w14:textId="4D7B06F5" w:rsidR="00143DCE" w:rsidRPr="007467DA" w:rsidRDefault="00143DCE" w:rsidP="00143DCE">
            <w:pPr>
              <w:tabs>
                <w:tab w:val="left" w:pos="1847"/>
              </w:tabs>
              <w:spacing w:beforeLines="30" w:before="72" w:afterLines="30" w:after="72" w:line="271" w:lineRule="auto"/>
              <w:ind w:right="-30"/>
              <w:jc w:val="center"/>
              <w:rPr>
                <w:sz w:val="22"/>
                <w:lang w:val="en-US"/>
              </w:rPr>
            </w:pPr>
            <w:ins w:id="6871" w:author="Thu Huyen Tran" w:date="2024-05-17T20:46:00Z" w16du:dateUtc="2024-05-17T13:46:00Z">
              <w:r w:rsidRPr="007467DA">
                <w:rPr>
                  <w:sz w:val="22"/>
                  <w:rPrChange w:id="6872" w:author="Huyen Tran Thu" w:date="2025-04-28T20:18:00Z" w16du:dateUtc="2025-04-28T13:18:00Z">
                    <w:rPr>
                      <w:rFonts w:ascii="Arial" w:hAnsi="Arial" w:cs="Arial"/>
                      <w:sz w:val="20"/>
                      <w:szCs w:val="20"/>
                    </w:rPr>
                  </w:rPrChange>
                </w:rPr>
                <w:t xml:space="preserve">4.841.733 </w:t>
              </w:r>
            </w:ins>
            <w:del w:id="6873" w:author="Thu Huyen Tran" w:date="2023-12-05T21:05:00Z">
              <w:r w:rsidRPr="007467DA" w:rsidDel="00F67686">
                <w:rPr>
                  <w:sz w:val="22"/>
                </w:rPr>
                <w:delText xml:space="preserve">3.694,93 </w:delText>
              </w:r>
            </w:del>
          </w:p>
        </w:tc>
        <w:tc>
          <w:tcPr>
            <w:tcW w:w="1266" w:type="pct"/>
            <w:tcBorders>
              <w:top w:val="nil"/>
              <w:left w:val="single" w:sz="4" w:space="0" w:color="auto"/>
              <w:bottom w:val="single" w:sz="4" w:space="0" w:color="auto"/>
              <w:right w:val="single" w:sz="4" w:space="0" w:color="auto"/>
            </w:tcBorders>
            <w:vAlign w:val="bottom"/>
          </w:tcPr>
          <w:p w14:paraId="054F2426" w14:textId="39066CD3" w:rsidR="00143DCE" w:rsidRPr="007467DA" w:rsidRDefault="00143DCE" w:rsidP="00143DCE">
            <w:pPr>
              <w:tabs>
                <w:tab w:val="left" w:pos="1847"/>
              </w:tabs>
              <w:spacing w:beforeLines="30" w:before="72" w:afterLines="30" w:after="72" w:line="271" w:lineRule="auto"/>
              <w:ind w:right="-30"/>
              <w:jc w:val="center"/>
              <w:rPr>
                <w:sz w:val="22"/>
                <w:lang w:val="en-US"/>
              </w:rPr>
            </w:pPr>
            <w:ins w:id="6874" w:author="Thu Huyen Tran" w:date="2024-05-17T20:47:00Z" w16du:dateUtc="2024-05-17T13:47:00Z">
              <w:r w:rsidRPr="007467DA">
                <w:rPr>
                  <w:sz w:val="22"/>
                  <w:rPrChange w:id="6875" w:author="Huyen Tran Thu" w:date="2025-04-28T20:18:00Z" w16du:dateUtc="2025-04-28T13:18:00Z">
                    <w:rPr>
                      <w:rFonts w:ascii="Arial" w:hAnsi="Arial" w:cs="Arial"/>
                      <w:color w:val="FF0000"/>
                      <w:sz w:val="20"/>
                      <w:szCs w:val="20"/>
                    </w:rPr>
                  </w:rPrChange>
                </w:rPr>
                <w:t xml:space="preserve">6.422.347 </w:t>
              </w:r>
            </w:ins>
            <w:del w:id="6876" w:author="Thu Huyen Tran" w:date="2023-12-05T21:07:00Z">
              <w:r w:rsidRPr="007467DA" w:rsidDel="00FA1401">
                <w:rPr>
                  <w:sz w:val="22"/>
                </w:rPr>
                <w:delText xml:space="preserve">6.239,63 </w:delText>
              </w:r>
            </w:del>
          </w:p>
        </w:tc>
      </w:tr>
      <w:tr w:rsidR="00143DCE" w:rsidRPr="007467DA" w14:paraId="41C9AB64"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tcPr>
          <w:p w14:paraId="51298484" w14:textId="41A875BD" w:rsidR="00143DCE" w:rsidRPr="007467DA" w:rsidRDefault="00143DCE" w:rsidP="00143DCE">
            <w:pPr>
              <w:spacing w:before="0" w:after="0" w:line="240" w:lineRule="auto"/>
              <w:jc w:val="center"/>
              <w:rPr>
                <w:rFonts w:eastAsia="Times New Roman"/>
                <w:sz w:val="22"/>
                <w:lang w:val="en-US" w:eastAsia="ja-JP"/>
              </w:rPr>
            </w:pPr>
            <w:r w:rsidRPr="007467DA">
              <w:rPr>
                <w:sz w:val="22"/>
              </w:rPr>
              <w:t>1995</w:t>
            </w:r>
          </w:p>
        </w:tc>
        <w:tc>
          <w:tcPr>
            <w:tcW w:w="1532" w:type="pct"/>
            <w:tcBorders>
              <w:top w:val="nil"/>
              <w:left w:val="single" w:sz="4" w:space="0" w:color="auto"/>
              <w:bottom w:val="single" w:sz="4" w:space="0" w:color="auto"/>
              <w:right w:val="single" w:sz="4" w:space="0" w:color="auto"/>
            </w:tcBorders>
            <w:noWrap/>
            <w:vAlign w:val="bottom"/>
          </w:tcPr>
          <w:p w14:paraId="40CD89CE" w14:textId="646939A6" w:rsidR="00143DCE" w:rsidRPr="007467DA" w:rsidRDefault="00143DCE" w:rsidP="00143DCE">
            <w:pPr>
              <w:tabs>
                <w:tab w:val="left" w:pos="1847"/>
              </w:tabs>
              <w:spacing w:beforeLines="30" w:before="72" w:afterLines="30" w:after="72" w:line="271" w:lineRule="auto"/>
              <w:ind w:right="-30"/>
              <w:jc w:val="center"/>
              <w:rPr>
                <w:sz w:val="22"/>
                <w:lang w:val="en-US"/>
              </w:rPr>
            </w:pPr>
            <w:ins w:id="6877" w:author="Thu Huyen Tran" w:date="2024-05-17T20:46:00Z" w16du:dateUtc="2024-05-17T13:46:00Z">
              <w:r w:rsidRPr="007467DA">
                <w:rPr>
                  <w:sz w:val="22"/>
                  <w:rPrChange w:id="6878" w:author="Huyen Tran Thu" w:date="2025-04-28T20:18:00Z" w16du:dateUtc="2025-04-28T13:18:00Z">
                    <w:rPr>
                      <w:rFonts w:ascii="Arial" w:hAnsi="Arial" w:cs="Arial"/>
                      <w:sz w:val="20"/>
                      <w:szCs w:val="20"/>
                    </w:rPr>
                  </w:rPrChange>
                </w:rPr>
                <w:t xml:space="preserve">1.781.390 </w:t>
              </w:r>
            </w:ins>
            <w:del w:id="6879" w:author="Thu Huyen Tran" w:date="2023-12-05T21:06:00Z">
              <w:r w:rsidRPr="007467DA" w:rsidDel="00743EA9">
                <w:rPr>
                  <w:sz w:val="22"/>
                </w:rPr>
                <w:delText xml:space="preserve">2.845,36 </w:delText>
              </w:r>
            </w:del>
          </w:p>
        </w:tc>
        <w:tc>
          <w:tcPr>
            <w:tcW w:w="1343" w:type="pct"/>
            <w:tcBorders>
              <w:top w:val="nil"/>
              <w:left w:val="single" w:sz="4" w:space="0" w:color="auto"/>
              <w:bottom w:val="single" w:sz="4" w:space="0" w:color="auto"/>
              <w:right w:val="single" w:sz="4" w:space="0" w:color="auto"/>
            </w:tcBorders>
            <w:vAlign w:val="bottom"/>
          </w:tcPr>
          <w:p w14:paraId="282C731D" w14:textId="7C1564CF" w:rsidR="00143DCE" w:rsidRPr="007467DA" w:rsidRDefault="00143DCE" w:rsidP="00143DCE">
            <w:pPr>
              <w:tabs>
                <w:tab w:val="left" w:pos="1847"/>
              </w:tabs>
              <w:spacing w:beforeLines="30" w:before="72" w:afterLines="30" w:after="72" w:line="271" w:lineRule="auto"/>
              <w:ind w:right="-30"/>
              <w:jc w:val="center"/>
              <w:rPr>
                <w:sz w:val="22"/>
                <w:lang w:val="en-US"/>
              </w:rPr>
            </w:pPr>
            <w:ins w:id="6880" w:author="Thu Huyen Tran" w:date="2024-05-17T20:46:00Z" w16du:dateUtc="2024-05-17T13:46:00Z">
              <w:r w:rsidRPr="007467DA">
                <w:rPr>
                  <w:sz w:val="22"/>
                  <w:rPrChange w:id="6881" w:author="Huyen Tran Thu" w:date="2025-04-28T20:18:00Z" w16du:dateUtc="2025-04-28T13:18:00Z">
                    <w:rPr>
                      <w:rFonts w:ascii="Arial" w:hAnsi="Arial" w:cs="Arial"/>
                      <w:sz w:val="20"/>
                      <w:szCs w:val="20"/>
                    </w:rPr>
                  </w:rPrChange>
                </w:rPr>
                <w:t xml:space="preserve">4.935.750 </w:t>
              </w:r>
            </w:ins>
            <w:del w:id="6882" w:author="Thu Huyen Tran" w:date="2023-12-05T21:05:00Z">
              <w:r w:rsidRPr="007467DA" w:rsidDel="00F67686">
                <w:rPr>
                  <w:sz w:val="22"/>
                </w:rPr>
                <w:delText xml:space="preserve">3.695,16 </w:delText>
              </w:r>
            </w:del>
          </w:p>
        </w:tc>
        <w:tc>
          <w:tcPr>
            <w:tcW w:w="1266" w:type="pct"/>
            <w:tcBorders>
              <w:top w:val="nil"/>
              <w:left w:val="single" w:sz="4" w:space="0" w:color="auto"/>
              <w:bottom w:val="single" w:sz="4" w:space="0" w:color="auto"/>
              <w:right w:val="single" w:sz="4" w:space="0" w:color="auto"/>
            </w:tcBorders>
            <w:vAlign w:val="bottom"/>
          </w:tcPr>
          <w:p w14:paraId="4C48D9C1" w14:textId="2BA49A09" w:rsidR="00143DCE" w:rsidRPr="007467DA" w:rsidRDefault="00143DCE" w:rsidP="00143DCE">
            <w:pPr>
              <w:tabs>
                <w:tab w:val="left" w:pos="1847"/>
              </w:tabs>
              <w:spacing w:beforeLines="30" w:before="72" w:afterLines="30" w:after="72" w:line="271" w:lineRule="auto"/>
              <w:ind w:right="-30"/>
              <w:jc w:val="center"/>
              <w:rPr>
                <w:sz w:val="22"/>
                <w:lang w:val="en-US"/>
              </w:rPr>
            </w:pPr>
            <w:ins w:id="6883" w:author="Thu Huyen Tran" w:date="2024-05-17T20:47:00Z" w16du:dateUtc="2024-05-17T13:47:00Z">
              <w:r w:rsidRPr="007467DA">
                <w:rPr>
                  <w:sz w:val="22"/>
                  <w:rPrChange w:id="6884" w:author="Huyen Tran Thu" w:date="2025-04-28T20:18:00Z" w16du:dateUtc="2025-04-28T13:18:00Z">
                    <w:rPr>
                      <w:rFonts w:ascii="Arial" w:hAnsi="Arial" w:cs="Arial"/>
                      <w:color w:val="FF0000"/>
                      <w:sz w:val="20"/>
                      <w:szCs w:val="20"/>
                    </w:rPr>
                  </w:rPrChange>
                </w:rPr>
                <w:t xml:space="preserve">6.717.140 </w:t>
              </w:r>
            </w:ins>
            <w:del w:id="6885" w:author="Thu Huyen Tran" w:date="2023-12-05T21:07:00Z">
              <w:r w:rsidRPr="007467DA" w:rsidDel="00FA1401">
                <w:rPr>
                  <w:sz w:val="22"/>
                </w:rPr>
                <w:delText xml:space="preserve">6.540,52 </w:delText>
              </w:r>
            </w:del>
          </w:p>
        </w:tc>
      </w:tr>
      <w:tr w:rsidR="00143DCE" w:rsidRPr="007467DA" w14:paraId="26E21B52"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70C0E4E8" w14:textId="74716C96" w:rsidR="00143DCE" w:rsidRPr="007467DA" w:rsidRDefault="00143DCE" w:rsidP="00143DCE">
            <w:pPr>
              <w:spacing w:before="0" w:after="0" w:line="240" w:lineRule="auto"/>
              <w:jc w:val="center"/>
              <w:rPr>
                <w:rFonts w:eastAsia="Times New Roman"/>
                <w:sz w:val="22"/>
                <w:lang w:val="en-US" w:eastAsia="ja-JP"/>
              </w:rPr>
            </w:pPr>
            <w:r w:rsidRPr="007467DA">
              <w:rPr>
                <w:sz w:val="22"/>
              </w:rPr>
              <w:t>1996</w:t>
            </w:r>
          </w:p>
        </w:tc>
        <w:tc>
          <w:tcPr>
            <w:tcW w:w="1532" w:type="pct"/>
            <w:tcBorders>
              <w:top w:val="nil"/>
              <w:left w:val="single" w:sz="4" w:space="0" w:color="auto"/>
              <w:bottom w:val="single" w:sz="4" w:space="0" w:color="auto"/>
              <w:right w:val="single" w:sz="4" w:space="0" w:color="auto"/>
            </w:tcBorders>
            <w:noWrap/>
            <w:vAlign w:val="bottom"/>
          </w:tcPr>
          <w:p w14:paraId="331A805C" w14:textId="1E7D2B76" w:rsidR="00143DCE" w:rsidRPr="007467DA" w:rsidRDefault="00143DCE" w:rsidP="00143DCE">
            <w:pPr>
              <w:tabs>
                <w:tab w:val="left" w:pos="1847"/>
              </w:tabs>
              <w:spacing w:beforeLines="30" w:before="72" w:afterLines="30" w:after="72" w:line="271" w:lineRule="auto"/>
              <w:ind w:right="-30"/>
              <w:jc w:val="center"/>
              <w:rPr>
                <w:sz w:val="22"/>
                <w:lang w:val="en-US"/>
              </w:rPr>
            </w:pPr>
            <w:ins w:id="6886" w:author="Thu Huyen Tran" w:date="2024-05-17T20:46:00Z" w16du:dateUtc="2024-05-17T13:46:00Z">
              <w:r w:rsidRPr="007467DA">
                <w:rPr>
                  <w:sz w:val="22"/>
                  <w:rPrChange w:id="6887" w:author="Huyen Tran Thu" w:date="2025-04-28T20:18:00Z" w16du:dateUtc="2025-04-28T13:18:00Z">
                    <w:rPr>
                      <w:rFonts w:ascii="Arial" w:hAnsi="Arial" w:cs="Arial"/>
                      <w:sz w:val="20"/>
                      <w:szCs w:val="20"/>
                    </w:rPr>
                  </w:rPrChange>
                </w:rPr>
                <w:t xml:space="preserve">1.982.073 </w:t>
              </w:r>
            </w:ins>
            <w:del w:id="6888" w:author="Thu Huyen Tran" w:date="2023-12-05T21:06:00Z">
              <w:r w:rsidRPr="007467DA" w:rsidDel="00743EA9">
                <w:rPr>
                  <w:sz w:val="22"/>
                </w:rPr>
                <w:delText xml:space="preserve">3.158,28 </w:delText>
              </w:r>
            </w:del>
          </w:p>
        </w:tc>
        <w:tc>
          <w:tcPr>
            <w:tcW w:w="1343" w:type="pct"/>
            <w:tcBorders>
              <w:top w:val="nil"/>
              <w:left w:val="single" w:sz="4" w:space="0" w:color="auto"/>
              <w:bottom w:val="single" w:sz="4" w:space="0" w:color="auto"/>
              <w:right w:val="single" w:sz="4" w:space="0" w:color="auto"/>
            </w:tcBorders>
            <w:vAlign w:val="bottom"/>
          </w:tcPr>
          <w:p w14:paraId="1ABB0870" w14:textId="5421B110" w:rsidR="00143DCE" w:rsidRPr="007467DA" w:rsidRDefault="00143DCE" w:rsidP="00143DCE">
            <w:pPr>
              <w:tabs>
                <w:tab w:val="left" w:pos="1847"/>
              </w:tabs>
              <w:spacing w:beforeLines="30" w:before="72" w:afterLines="30" w:after="72" w:line="271" w:lineRule="auto"/>
              <w:ind w:right="-30"/>
              <w:jc w:val="center"/>
              <w:rPr>
                <w:sz w:val="22"/>
                <w:lang w:val="en-US"/>
              </w:rPr>
            </w:pPr>
            <w:ins w:id="6889" w:author="Thu Huyen Tran" w:date="2024-05-17T20:46:00Z" w16du:dateUtc="2024-05-17T13:46:00Z">
              <w:r w:rsidRPr="007467DA">
                <w:rPr>
                  <w:sz w:val="22"/>
                  <w:rPrChange w:id="6890" w:author="Huyen Tran Thu" w:date="2025-04-28T20:18:00Z" w16du:dateUtc="2025-04-28T13:18:00Z">
                    <w:rPr>
                      <w:rFonts w:ascii="Arial" w:hAnsi="Arial" w:cs="Arial"/>
                      <w:sz w:val="20"/>
                      <w:szCs w:val="20"/>
                    </w:rPr>
                  </w:rPrChange>
                </w:rPr>
                <w:t xml:space="preserve">5.032.455 </w:t>
              </w:r>
            </w:ins>
            <w:del w:id="6891" w:author="Thu Huyen Tran" w:date="2023-12-05T21:05:00Z">
              <w:r w:rsidRPr="007467DA" w:rsidDel="00F67686">
                <w:rPr>
                  <w:sz w:val="22"/>
                </w:rPr>
                <w:delText xml:space="preserve">3.686,27 </w:delText>
              </w:r>
            </w:del>
          </w:p>
        </w:tc>
        <w:tc>
          <w:tcPr>
            <w:tcW w:w="1266" w:type="pct"/>
            <w:tcBorders>
              <w:top w:val="nil"/>
              <w:left w:val="single" w:sz="4" w:space="0" w:color="auto"/>
              <w:bottom w:val="single" w:sz="4" w:space="0" w:color="auto"/>
              <w:right w:val="single" w:sz="4" w:space="0" w:color="auto"/>
            </w:tcBorders>
            <w:vAlign w:val="bottom"/>
          </w:tcPr>
          <w:p w14:paraId="143F8150" w14:textId="35C3EE02" w:rsidR="00143DCE" w:rsidRPr="007467DA" w:rsidRDefault="00143DCE" w:rsidP="00143DCE">
            <w:pPr>
              <w:tabs>
                <w:tab w:val="left" w:pos="1847"/>
              </w:tabs>
              <w:spacing w:beforeLines="30" w:before="72" w:afterLines="30" w:after="72" w:line="271" w:lineRule="auto"/>
              <w:ind w:right="-30"/>
              <w:jc w:val="center"/>
              <w:rPr>
                <w:sz w:val="22"/>
                <w:lang w:val="en-US"/>
              </w:rPr>
            </w:pPr>
            <w:ins w:id="6892" w:author="Thu Huyen Tran" w:date="2024-05-17T20:47:00Z" w16du:dateUtc="2024-05-17T13:47:00Z">
              <w:r w:rsidRPr="007467DA">
                <w:rPr>
                  <w:sz w:val="22"/>
                  <w:rPrChange w:id="6893" w:author="Huyen Tran Thu" w:date="2025-04-28T20:18:00Z" w16du:dateUtc="2025-04-28T13:18:00Z">
                    <w:rPr>
                      <w:rFonts w:ascii="Arial" w:hAnsi="Arial" w:cs="Arial"/>
                      <w:color w:val="FF0000"/>
                      <w:sz w:val="20"/>
                      <w:szCs w:val="20"/>
                    </w:rPr>
                  </w:rPrChange>
                </w:rPr>
                <w:t xml:space="preserve">7.014.528 </w:t>
              </w:r>
            </w:ins>
            <w:del w:id="6894" w:author="Thu Huyen Tran" w:date="2023-12-05T21:07:00Z">
              <w:r w:rsidRPr="007467DA" w:rsidDel="00FA1401">
                <w:rPr>
                  <w:sz w:val="22"/>
                </w:rPr>
                <w:delText xml:space="preserve">6.844,55 </w:delText>
              </w:r>
            </w:del>
          </w:p>
        </w:tc>
      </w:tr>
      <w:tr w:rsidR="00143DCE" w:rsidRPr="007467DA" w14:paraId="143521F0"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4B3EDF4C" w14:textId="17FC25B5" w:rsidR="00143DCE" w:rsidRPr="007467DA" w:rsidRDefault="00143DCE" w:rsidP="00143DCE">
            <w:pPr>
              <w:spacing w:before="0" w:after="0" w:line="240" w:lineRule="auto"/>
              <w:jc w:val="center"/>
              <w:rPr>
                <w:rFonts w:eastAsia="Times New Roman"/>
                <w:sz w:val="22"/>
                <w:lang w:val="en-US" w:eastAsia="ja-JP"/>
              </w:rPr>
            </w:pPr>
            <w:r w:rsidRPr="007467DA">
              <w:rPr>
                <w:sz w:val="22"/>
              </w:rPr>
              <w:t>1997</w:t>
            </w:r>
          </w:p>
        </w:tc>
        <w:tc>
          <w:tcPr>
            <w:tcW w:w="1532" w:type="pct"/>
            <w:tcBorders>
              <w:top w:val="nil"/>
              <w:left w:val="single" w:sz="4" w:space="0" w:color="auto"/>
              <w:bottom w:val="single" w:sz="4" w:space="0" w:color="auto"/>
              <w:right w:val="single" w:sz="4" w:space="0" w:color="auto"/>
            </w:tcBorders>
            <w:noWrap/>
            <w:vAlign w:val="bottom"/>
          </w:tcPr>
          <w:p w14:paraId="46093D87" w14:textId="6667969F" w:rsidR="00143DCE" w:rsidRPr="007467DA" w:rsidRDefault="00143DCE" w:rsidP="00143DCE">
            <w:pPr>
              <w:tabs>
                <w:tab w:val="left" w:pos="1847"/>
              </w:tabs>
              <w:spacing w:beforeLines="30" w:before="72" w:afterLines="30" w:after="72" w:line="271" w:lineRule="auto"/>
              <w:ind w:right="-30"/>
              <w:jc w:val="center"/>
              <w:rPr>
                <w:sz w:val="22"/>
                <w:lang w:val="en-US"/>
              </w:rPr>
            </w:pPr>
            <w:ins w:id="6895" w:author="Thu Huyen Tran" w:date="2024-05-17T20:46:00Z" w16du:dateUtc="2024-05-17T13:46:00Z">
              <w:r w:rsidRPr="007467DA">
                <w:rPr>
                  <w:sz w:val="22"/>
                  <w:rPrChange w:id="6896" w:author="Huyen Tran Thu" w:date="2025-04-28T20:18:00Z" w16du:dateUtc="2025-04-28T13:18:00Z">
                    <w:rPr>
                      <w:rFonts w:ascii="Arial" w:hAnsi="Arial" w:cs="Arial"/>
                      <w:sz w:val="20"/>
                      <w:szCs w:val="20"/>
                    </w:rPr>
                  </w:rPrChange>
                </w:rPr>
                <w:t xml:space="preserve">2.597.071 </w:t>
              </w:r>
            </w:ins>
            <w:del w:id="6897" w:author="Thu Huyen Tran" w:date="2023-12-05T21:06:00Z">
              <w:r w:rsidRPr="007467DA" w:rsidDel="00743EA9">
                <w:rPr>
                  <w:sz w:val="22"/>
                </w:rPr>
                <w:delText xml:space="preserve">3.728,96 </w:delText>
              </w:r>
            </w:del>
          </w:p>
        </w:tc>
        <w:tc>
          <w:tcPr>
            <w:tcW w:w="1343" w:type="pct"/>
            <w:tcBorders>
              <w:top w:val="nil"/>
              <w:left w:val="single" w:sz="4" w:space="0" w:color="auto"/>
              <w:bottom w:val="single" w:sz="4" w:space="0" w:color="auto"/>
              <w:right w:val="single" w:sz="4" w:space="0" w:color="auto"/>
            </w:tcBorders>
            <w:vAlign w:val="bottom"/>
          </w:tcPr>
          <w:p w14:paraId="6B8A327E" w14:textId="331EB254" w:rsidR="00143DCE" w:rsidRPr="007467DA" w:rsidRDefault="00143DCE" w:rsidP="00143DCE">
            <w:pPr>
              <w:tabs>
                <w:tab w:val="left" w:pos="1847"/>
              </w:tabs>
              <w:spacing w:beforeLines="30" w:before="72" w:afterLines="30" w:after="72" w:line="271" w:lineRule="auto"/>
              <w:ind w:right="-30"/>
              <w:jc w:val="center"/>
              <w:rPr>
                <w:sz w:val="22"/>
                <w:lang w:val="en-US"/>
              </w:rPr>
            </w:pPr>
            <w:ins w:id="6898" w:author="Thu Huyen Tran" w:date="2024-05-17T20:46:00Z" w16du:dateUtc="2024-05-17T13:46:00Z">
              <w:r w:rsidRPr="007467DA">
                <w:rPr>
                  <w:sz w:val="22"/>
                  <w:rPrChange w:id="6899" w:author="Huyen Tran Thu" w:date="2025-04-28T20:18:00Z" w16du:dateUtc="2025-04-28T13:18:00Z">
                    <w:rPr>
                      <w:rFonts w:ascii="Arial" w:hAnsi="Arial" w:cs="Arial"/>
                      <w:sz w:val="20"/>
                      <w:szCs w:val="20"/>
                    </w:rPr>
                  </w:rPrChange>
                </w:rPr>
                <w:t xml:space="preserve">5.047.090 </w:t>
              </w:r>
            </w:ins>
            <w:del w:id="6900" w:author="Thu Huyen Tran" w:date="2023-12-05T21:05:00Z">
              <w:r w:rsidRPr="007467DA" w:rsidDel="00F67686">
                <w:rPr>
                  <w:sz w:val="22"/>
                </w:rPr>
                <w:delText xml:space="preserve">3.772,71 </w:delText>
              </w:r>
            </w:del>
          </w:p>
        </w:tc>
        <w:tc>
          <w:tcPr>
            <w:tcW w:w="1266" w:type="pct"/>
            <w:tcBorders>
              <w:top w:val="nil"/>
              <w:left w:val="single" w:sz="4" w:space="0" w:color="auto"/>
              <w:bottom w:val="single" w:sz="4" w:space="0" w:color="auto"/>
              <w:right w:val="single" w:sz="4" w:space="0" w:color="auto"/>
            </w:tcBorders>
            <w:vAlign w:val="bottom"/>
          </w:tcPr>
          <w:p w14:paraId="2FBFEC6F" w14:textId="4F0B5B86" w:rsidR="00143DCE" w:rsidRPr="007467DA" w:rsidRDefault="00143DCE" w:rsidP="00143DCE">
            <w:pPr>
              <w:tabs>
                <w:tab w:val="left" w:pos="1847"/>
              </w:tabs>
              <w:spacing w:beforeLines="30" w:before="72" w:afterLines="30" w:after="72" w:line="271" w:lineRule="auto"/>
              <w:ind w:right="-30"/>
              <w:jc w:val="center"/>
              <w:rPr>
                <w:sz w:val="22"/>
                <w:lang w:val="en-US"/>
              </w:rPr>
            </w:pPr>
            <w:ins w:id="6901" w:author="Thu Huyen Tran" w:date="2024-05-17T20:47:00Z" w16du:dateUtc="2024-05-17T13:47:00Z">
              <w:r w:rsidRPr="007467DA">
                <w:rPr>
                  <w:sz w:val="22"/>
                  <w:rPrChange w:id="6902" w:author="Huyen Tran Thu" w:date="2025-04-28T20:18:00Z" w16du:dateUtc="2025-04-28T13:18:00Z">
                    <w:rPr>
                      <w:rFonts w:ascii="Arial" w:hAnsi="Arial" w:cs="Arial"/>
                      <w:color w:val="FF0000"/>
                      <w:sz w:val="20"/>
                      <w:szCs w:val="20"/>
                    </w:rPr>
                  </w:rPrChange>
                </w:rPr>
                <w:t xml:space="preserve">7.644.161 </w:t>
              </w:r>
            </w:ins>
            <w:del w:id="6903" w:author="Thu Huyen Tran" w:date="2023-12-05T21:07:00Z">
              <w:r w:rsidRPr="007467DA" w:rsidDel="00FA1401">
                <w:rPr>
                  <w:sz w:val="22"/>
                </w:rPr>
                <w:delText xml:space="preserve">7.501,67 </w:delText>
              </w:r>
            </w:del>
          </w:p>
        </w:tc>
      </w:tr>
      <w:tr w:rsidR="00143DCE" w:rsidRPr="007467DA" w14:paraId="74439D50"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5563B60C" w14:textId="2F583DE5" w:rsidR="00143DCE" w:rsidRPr="007467DA" w:rsidRDefault="00143DCE" w:rsidP="00143DCE">
            <w:pPr>
              <w:spacing w:before="0" w:after="0" w:line="240" w:lineRule="auto"/>
              <w:jc w:val="center"/>
              <w:rPr>
                <w:rFonts w:eastAsia="Times New Roman"/>
                <w:sz w:val="22"/>
                <w:lang w:val="en-US" w:eastAsia="ja-JP"/>
              </w:rPr>
            </w:pPr>
            <w:r w:rsidRPr="007467DA">
              <w:rPr>
                <w:sz w:val="22"/>
              </w:rPr>
              <w:t>1998</w:t>
            </w:r>
          </w:p>
        </w:tc>
        <w:tc>
          <w:tcPr>
            <w:tcW w:w="1532" w:type="pct"/>
            <w:tcBorders>
              <w:top w:val="nil"/>
              <w:left w:val="single" w:sz="4" w:space="0" w:color="auto"/>
              <w:bottom w:val="single" w:sz="4" w:space="0" w:color="auto"/>
              <w:right w:val="single" w:sz="4" w:space="0" w:color="auto"/>
            </w:tcBorders>
            <w:noWrap/>
            <w:vAlign w:val="bottom"/>
          </w:tcPr>
          <w:p w14:paraId="6D4BDD99" w14:textId="361A6EE4" w:rsidR="00143DCE" w:rsidRPr="007467DA" w:rsidRDefault="00143DCE" w:rsidP="00143DCE">
            <w:pPr>
              <w:tabs>
                <w:tab w:val="left" w:pos="1847"/>
              </w:tabs>
              <w:spacing w:beforeLines="30" w:before="72" w:afterLines="30" w:after="72" w:line="271" w:lineRule="auto"/>
              <w:ind w:right="-30"/>
              <w:jc w:val="center"/>
              <w:rPr>
                <w:sz w:val="22"/>
                <w:lang w:val="en-US"/>
              </w:rPr>
            </w:pPr>
            <w:ins w:id="6904" w:author="Thu Huyen Tran" w:date="2024-05-17T20:46:00Z" w16du:dateUtc="2024-05-17T13:46:00Z">
              <w:r w:rsidRPr="007467DA">
                <w:rPr>
                  <w:sz w:val="22"/>
                  <w:rPrChange w:id="6905" w:author="Huyen Tran Thu" w:date="2025-04-28T20:18:00Z" w16du:dateUtc="2025-04-28T13:18:00Z">
                    <w:rPr>
                      <w:rFonts w:ascii="Arial" w:hAnsi="Arial" w:cs="Arial"/>
                      <w:sz w:val="20"/>
                      <w:szCs w:val="20"/>
                    </w:rPr>
                  </w:rPrChange>
                </w:rPr>
                <w:t xml:space="preserve">2.908.431 </w:t>
              </w:r>
            </w:ins>
            <w:del w:id="6906" w:author="Thu Huyen Tran" w:date="2023-12-05T21:06:00Z">
              <w:r w:rsidRPr="007467DA" w:rsidDel="00743EA9">
                <w:rPr>
                  <w:sz w:val="22"/>
                </w:rPr>
                <w:delText xml:space="preserve">4.143,71 </w:delText>
              </w:r>
            </w:del>
          </w:p>
        </w:tc>
        <w:tc>
          <w:tcPr>
            <w:tcW w:w="1343" w:type="pct"/>
            <w:tcBorders>
              <w:top w:val="nil"/>
              <w:left w:val="single" w:sz="4" w:space="0" w:color="auto"/>
              <w:bottom w:val="single" w:sz="4" w:space="0" w:color="auto"/>
              <w:right w:val="single" w:sz="4" w:space="0" w:color="auto"/>
            </w:tcBorders>
            <w:vAlign w:val="bottom"/>
          </w:tcPr>
          <w:p w14:paraId="12811E5C" w14:textId="52F7D830" w:rsidR="00143DCE" w:rsidRPr="007467DA" w:rsidRDefault="00143DCE" w:rsidP="00143DCE">
            <w:pPr>
              <w:tabs>
                <w:tab w:val="left" w:pos="1847"/>
              </w:tabs>
              <w:spacing w:beforeLines="30" w:before="72" w:afterLines="30" w:after="72" w:line="271" w:lineRule="auto"/>
              <w:ind w:right="-30"/>
              <w:jc w:val="center"/>
              <w:rPr>
                <w:sz w:val="22"/>
                <w:lang w:val="en-US"/>
              </w:rPr>
            </w:pPr>
            <w:ins w:id="6907" w:author="Thu Huyen Tran" w:date="2024-05-17T20:46:00Z" w16du:dateUtc="2024-05-17T13:46:00Z">
              <w:r w:rsidRPr="007467DA">
                <w:rPr>
                  <w:sz w:val="22"/>
                  <w:rPrChange w:id="6908" w:author="Huyen Tran Thu" w:date="2025-04-28T20:18:00Z" w16du:dateUtc="2025-04-28T13:18:00Z">
                    <w:rPr>
                      <w:rFonts w:ascii="Arial" w:hAnsi="Arial" w:cs="Arial"/>
                      <w:sz w:val="20"/>
                      <w:szCs w:val="20"/>
                    </w:rPr>
                  </w:rPrChange>
                </w:rPr>
                <w:t xml:space="preserve">5.130.874 </w:t>
              </w:r>
            </w:ins>
            <w:del w:id="6909" w:author="Thu Huyen Tran" w:date="2023-12-05T21:05:00Z">
              <w:r w:rsidRPr="007467DA" w:rsidDel="00F67686">
                <w:rPr>
                  <w:sz w:val="22"/>
                </w:rPr>
                <w:delText xml:space="preserve">3.767,33 </w:delText>
              </w:r>
            </w:del>
          </w:p>
        </w:tc>
        <w:tc>
          <w:tcPr>
            <w:tcW w:w="1266" w:type="pct"/>
            <w:tcBorders>
              <w:top w:val="nil"/>
              <w:left w:val="single" w:sz="4" w:space="0" w:color="auto"/>
              <w:bottom w:val="single" w:sz="4" w:space="0" w:color="auto"/>
              <w:right w:val="single" w:sz="4" w:space="0" w:color="auto"/>
            </w:tcBorders>
            <w:vAlign w:val="bottom"/>
          </w:tcPr>
          <w:p w14:paraId="7E7678EC" w14:textId="31B55B48" w:rsidR="00143DCE" w:rsidRPr="007467DA" w:rsidRDefault="00143DCE" w:rsidP="00143DCE">
            <w:pPr>
              <w:tabs>
                <w:tab w:val="left" w:pos="1847"/>
              </w:tabs>
              <w:spacing w:beforeLines="30" w:before="72" w:afterLines="30" w:after="72" w:line="271" w:lineRule="auto"/>
              <w:ind w:right="-30"/>
              <w:jc w:val="center"/>
              <w:rPr>
                <w:sz w:val="22"/>
                <w:lang w:val="en-US"/>
              </w:rPr>
            </w:pPr>
            <w:ins w:id="6910" w:author="Thu Huyen Tran" w:date="2024-05-17T20:47:00Z" w16du:dateUtc="2024-05-17T13:47:00Z">
              <w:r w:rsidRPr="007467DA">
                <w:rPr>
                  <w:sz w:val="22"/>
                  <w:rPrChange w:id="6911" w:author="Huyen Tran Thu" w:date="2025-04-28T20:18:00Z" w16du:dateUtc="2025-04-28T13:18:00Z">
                    <w:rPr>
                      <w:rFonts w:ascii="Arial" w:hAnsi="Arial" w:cs="Arial"/>
                      <w:color w:val="FF0000"/>
                      <w:sz w:val="20"/>
                      <w:szCs w:val="20"/>
                    </w:rPr>
                  </w:rPrChange>
                </w:rPr>
                <w:t xml:space="preserve">8.039.304 </w:t>
              </w:r>
            </w:ins>
            <w:del w:id="6912" w:author="Thu Huyen Tran" w:date="2023-12-05T21:07:00Z">
              <w:r w:rsidRPr="007467DA" w:rsidDel="00FA1401">
                <w:rPr>
                  <w:sz w:val="22"/>
                </w:rPr>
                <w:delText xml:space="preserve">7.911,05 </w:delText>
              </w:r>
            </w:del>
          </w:p>
        </w:tc>
      </w:tr>
      <w:tr w:rsidR="00143DCE" w:rsidRPr="007467DA" w14:paraId="7A657227"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60F6F5B4" w14:textId="3B460C86" w:rsidR="00143DCE" w:rsidRPr="007467DA" w:rsidRDefault="00143DCE" w:rsidP="00143DCE">
            <w:pPr>
              <w:spacing w:before="0" w:after="0" w:line="240" w:lineRule="auto"/>
              <w:jc w:val="center"/>
              <w:rPr>
                <w:rFonts w:eastAsia="Times New Roman"/>
                <w:sz w:val="22"/>
                <w:lang w:val="en-US" w:eastAsia="ja-JP"/>
              </w:rPr>
            </w:pPr>
            <w:r w:rsidRPr="007467DA">
              <w:rPr>
                <w:sz w:val="22"/>
              </w:rPr>
              <w:t>1999</w:t>
            </w:r>
          </w:p>
        </w:tc>
        <w:tc>
          <w:tcPr>
            <w:tcW w:w="1532" w:type="pct"/>
            <w:tcBorders>
              <w:top w:val="nil"/>
              <w:left w:val="single" w:sz="4" w:space="0" w:color="auto"/>
              <w:bottom w:val="single" w:sz="4" w:space="0" w:color="auto"/>
              <w:right w:val="single" w:sz="4" w:space="0" w:color="auto"/>
            </w:tcBorders>
            <w:noWrap/>
            <w:vAlign w:val="bottom"/>
          </w:tcPr>
          <w:p w14:paraId="7D3CED1A" w14:textId="057307AD" w:rsidR="00143DCE" w:rsidRPr="007467DA" w:rsidRDefault="00143DCE" w:rsidP="00143DCE">
            <w:pPr>
              <w:tabs>
                <w:tab w:val="left" w:pos="1847"/>
              </w:tabs>
              <w:spacing w:beforeLines="30" w:before="72" w:afterLines="30" w:after="72" w:line="271" w:lineRule="auto"/>
              <w:ind w:right="-30"/>
              <w:jc w:val="center"/>
              <w:rPr>
                <w:sz w:val="22"/>
                <w:lang w:val="en-US"/>
              </w:rPr>
            </w:pPr>
            <w:ins w:id="6913" w:author="Thu Huyen Tran" w:date="2024-05-17T20:46:00Z" w16du:dateUtc="2024-05-17T13:46:00Z">
              <w:r w:rsidRPr="007467DA">
                <w:rPr>
                  <w:sz w:val="22"/>
                  <w:rPrChange w:id="6914" w:author="Huyen Tran Thu" w:date="2025-04-28T20:18:00Z" w16du:dateUtc="2025-04-28T13:18:00Z">
                    <w:rPr>
                      <w:rFonts w:ascii="Arial" w:hAnsi="Arial" w:cs="Arial"/>
                      <w:sz w:val="20"/>
                      <w:szCs w:val="20"/>
                    </w:rPr>
                  </w:rPrChange>
                </w:rPr>
                <w:t xml:space="preserve">3.232.225 </w:t>
              </w:r>
            </w:ins>
            <w:del w:id="6915" w:author="Thu Huyen Tran" w:date="2023-12-05T21:06:00Z">
              <w:r w:rsidRPr="007467DA" w:rsidDel="00743EA9">
                <w:rPr>
                  <w:sz w:val="22"/>
                </w:rPr>
                <w:delText xml:space="preserve">4.582,90 </w:delText>
              </w:r>
            </w:del>
          </w:p>
        </w:tc>
        <w:tc>
          <w:tcPr>
            <w:tcW w:w="1343" w:type="pct"/>
            <w:tcBorders>
              <w:top w:val="nil"/>
              <w:left w:val="single" w:sz="4" w:space="0" w:color="auto"/>
              <w:bottom w:val="single" w:sz="4" w:space="0" w:color="auto"/>
              <w:right w:val="single" w:sz="4" w:space="0" w:color="auto"/>
            </w:tcBorders>
            <w:vAlign w:val="bottom"/>
          </w:tcPr>
          <w:p w14:paraId="2561022C" w14:textId="34E38C01" w:rsidR="00143DCE" w:rsidRPr="007467DA" w:rsidRDefault="00143DCE" w:rsidP="00143DCE">
            <w:pPr>
              <w:tabs>
                <w:tab w:val="left" w:pos="1847"/>
              </w:tabs>
              <w:spacing w:beforeLines="30" w:before="72" w:afterLines="30" w:after="72" w:line="271" w:lineRule="auto"/>
              <w:ind w:right="-30"/>
              <w:jc w:val="center"/>
              <w:rPr>
                <w:sz w:val="22"/>
                <w:lang w:val="en-US"/>
              </w:rPr>
            </w:pPr>
            <w:ins w:id="6916" w:author="Thu Huyen Tran" w:date="2024-05-17T20:46:00Z" w16du:dateUtc="2024-05-17T13:46:00Z">
              <w:r w:rsidRPr="007467DA">
                <w:rPr>
                  <w:sz w:val="22"/>
                  <w:rPrChange w:id="6917" w:author="Huyen Tran Thu" w:date="2025-04-28T20:18:00Z" w16du:dateUtc="2025-04-28T13:18:00Z">
                    <w:rPr>
                      <w:rFonts w:ascii="Arial" w:hAnsi="Arial" w:cs="Arial"/>
                      <w:sz w:val="20"/>
                      <w:szCs w:val="20"/>
                    </w:rPr>
                  </w:rPrChange>
                </w:rPr>
                <w:t xml:space="preserve">5.215.626 </w:t>
              </w:r>
            </w:ins>
            <w:del w:id="6918" w:author="Thu Huyen Tran" w:date="2023-12-05T21:05:00Z">
              <w:r w:rsidRPr="007467DA" w:rsidDel="00F67686">
                <w:rPr>
                  <w:sz w:val="22"/>
                </w:rPr>
                <w:delText xml:space="preserve">3.752,31 </w:delText>
              </w:r>
            </w:del>
          </w:p>
        </w:tc>
        <w:tc>
          <w:tcPr>
            <w:tcW w:w="1266" w:type="pct"/>
            <w:tcBorders>
              <w:top w:val="nil"/>
              <w:left w:val="single" w:sz="4" w:space="0" w:color="auto"/>
              <w:bottom w:val="single" w:sz="4" w:space="0" w:color="auto"/>
              <w:right w:val="single" w:sz="4" w:space="0" w:color="auto"/>
            </w:tcBorders>
            <w:vAlign w:val="bottom"/>
          </w:tcPr>
          <w:p w14:paraId="159D120D" w14:textId="434463B2" w:rsidR="00143DCE" w:rsidRPr="007467DA" w:rsidRDefault="00143DCE" w:rsidP="00143DCE">
            <w:pPr>
              <w:tabs>
                <w:tab w:val="left" w:pos="1847"/>
              </w:tabs>
              <w:spacing w:beforeLines="30" w:before="72" w:afterLines="30" w:after="72" w:line="271" w:lineRule="auto"/>
              <w:ind w:right="-30"/>
              <w:jc w:val="center"/>
              <w:rPr>
                <w:sz w:val="22"/>
                <w:lang w:val="en-US"/>
              </w:rPr>
            </w:pPr>
            <w:ins w:id="6919" w:author="Thu Huyen Tran" w:date="2024-05-17T20:47:00Z" w16du:dateUtc="2024-05-17T13:47:00Z">
              <w:r w:rsidRPr="007467DA">
                <w:rPr>
                  <w:sz w:val="22"/>
                  <w:rPrChange w:id="6920" w:author="Huyen Tran Thu" w:date="2025-04-28T20:18:00Z" w16du:dateUtc="2025-04-28T13:18:00Z">
                    <w:rPr>
                      <w:rFonts w:ascii="Arial" w:hAnsi="Arial" w:cs="Arial"/>
                      <w:color w:val="FF0000"/>
                      <w:sz w:val="20"/>
                      <w:szCs w:val="20"/>
                    </w:rPr>
                  </w:rPrChange>
                </w:rPr>
                <w:t xml:space="preserve">8.447.852 </w:t>
              </w:r>
            </w:ins>
            <w:del w:id="6921" w:author="Thu Huyen Tran" w:date="2023-12-05T21:07:00Z">
              <w:r w:rsidRPr="007467DA" w:rsidDel="00FA1401">
                <w:rPr>
                  <w:sz w:val="22"/>
                </w:rPr>
                <w:delText xml:space="preserve">8.335,22 </w:delText>
              </w:r>
            </w:del>
          </w:p>
        </w:tc>
      </w:tr>
      <w:tr w:rsidR="00143DCE" w:rsidRPr="007467DA" w14:paraId="2F6391AC"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20D928F9" w14:textId="539439FC" w:rsidR="00143DCE" w:rsidRPr="007467DA" w:rsidRDefault="00143DCE" w:rsidP="00143DCE">
            <w:pPr>
              <w:spacing w:before="0" w:after="0" w:line="240" w:lineRule="auto"/>
              <w:jc w:val="center"/>
              <w:rPr>
                <w:rFonts w:eastAsia="Times New Roman"/>
                <w:sz w:val="22"/>
                <w:lang w:val="en-US" w:eastAsia="ja-JP"/>
              </w:rPr>
            </w:pPr>
            <w:r w:rsidRPr="007467DA">
              <w:rPr>
                <w:sz w:val="22"/>
              </w:rPr>
              <w:t>2000</w:t>
            </w:r>
          </w:p>
        </w:tc>
        <w:tc>
          <w:tcPr>
            <w:tcW w:w="1532" w:type="pct"/>
            <w:tcBorders>
              <w:top w:val="nil"/>
              <w:left w:val="single" w:sz="4" w:space="0" w:color="auto"/>
              <w:bottom w:val="single" w:sz="4" w:space="0" w:color="auto"/>
              <w:right w:val="single" w:sz="4" w:space="0" w:color="auto"/>
            </w:tcBorders>
            <w:noWrap/>
            <w:vAlign w:val="bottom"/>
          </w:tcPr>
          <w:p w14:paraId="46059406" w14:textId="219352DC" w:rsidR="00143DCE" w:rsidRPr="007467DA" w:rsidRDefault="00143DCE" w:rsidP="00143DCE">
            <w:pPr>
              <w:tabs>
                <w:tab w:val="left" w:pos="1847"/>
              </w:tabs>
              <w:spacing w:beforeLines="30" w:before="72" w:afterLines="30" w:after="72" w:line="271" w:lineRule="auto"/>
              <w:ind w:right="-30"/>
              <w:jc w:val="center"/>
              <w:rPr>
                <w:sz w:val="22"/>
                <w:lang w:val="en-US"/>
              </w:rPr>
            </w:pPr>
            <w:ins w:id="6922" w:author="Thu Huyen Tran" w:date="2024-05-17T20:46:00Z" w16du:dateUtc="2024-05-17T13:46:00Z">
              <w:r w:rsidRPr="007467DA">
                <w:rPr>
                  <w:sz w:val="22"/>
                  <w:rPrChange w:id="6923" w:author="Huyen Tran Thu" w:date="2025-04-28T20:18:00Z" w16du:dateUtc="2025-04-28T13:18:00Z">
                    <w:rPr>
                      <w:rFonts w:ascii="Arial" w:hAnsi="Arial" w:cs="Arial"/>
                      <w:sz w:val="20"/>
                      <w:szCs w:val="20"/>
                    </w:rPr>
                  </w:rPrChange>
                </w:rPr>
                <w:t xml:space="preserve">4.253.278 </w:t>
              </w:r>
            </w:ins>
            <w:del w:id="6924" w:author="Thu Huyen Tran" w:date="2023-12-05T21:06:00Z">
              <w:r w:rsidRPr="007467DA" w:rsidDel="00743EA9">
                <w:rPr>
                  <w:sz w:val="22"/>
                </w:rPr>
                <w:delText xml:space="preserve">5.594,19 </w:delText>
              </w:r>
            </w:del>
          </w:p>
        </w:tc>
        <w:tc>
          <w:tcPr>
            <w:tcW w:w="1343" w:type="pct"/>
            <w:tcBorders>
              <w:top w:val="nil"/>
              <w:left w:val="single" w:sz="4" w:space="0" w:color="auto"/>
              <w:bottom w:val="single" w:sz="4" w:space="0" w:color="auto"/>
              <w:right w:val="single" w:sz="4" w:space="0" w:color="auto"/>
            </w:tcBorders>
            <w:vAlign w:val="bottom"/>
          </w:tcPr>
          <w:p w14:paraId="5F0C9387" w14:textId="55F7E6E1" w:rsidR="00143DCE" w:rsidRPr="007467DA" w:rsidRDefault="00143DCE" w:rsidP="00143DCE">
            <w:pPr>
              <w:tabs>
                <w:tab w:val="left" w:pos="1847"/>
              </w:tabs>
              <w:spacing w:beforeLines="30" w:before="72" w:afterLines="30" w:after="72" w:line="271" w:lineRule="auto"/>
              <w:ind w:right="-30"/>
              <w:jc w:val="center"/>
              <w:rPr>
                <w:sz w:val="22"/>
                <w:lang w:val="en-US"/>
              </w:rPr>
            </w:pPr>
            <w:ins w:id="6925" w:author="Thu Huyen Tran" w:date="2024-05-17T20:46:00Z" w16du:dateUtc="2024-05-17T13:46:00Z">
              <w:r w:rsidRPr="007467DA">
                <w:rPr>
                  <w:sz w:val="22"/>
                  <w:rPrChange w:id="6926" w:author="Huyen Tran Thu" w:date="2025-04-28T20:18:00Z" w16du:dateUtc="2025-04-28T13:18:00Z">
                    <w:rPr>
                      <w:rFonts w:ascii="Arial" w:hAnsi="Arial" w:cs="Arial"/>
                      <w:sz w:val="20"/>
                      <w:szCs w:val="20"/>
                    </w:rPr>
                  </w:rPrChange>
                </w:rPr>
                <w:t xml:space="preserve">5.289.125 </w:t>
              </w:r>
            </w:ins>
            <w:del w:id="6927" w:author="Thu Huyen Tran" w:date="2023-12-05T21:05:00Z">
              <w:r w:rsidRPr="007467DA" w:rsidDel="00F67686">
                <w:rPr>
                  <w:sz w:val="22"/>
                </w:rPr>
                <w:delText xml:space="preserve">3.948,21 </w:delText>
              </w:r>
            </w:del>
          </w:p>
        </w:tc>
        <w:tc>
          <w:tcPr>
            <w:tcW w:w="1266" w:type="pct"/>
            <w:tcBorders>
              <w:top w:val="nil"/>
              <w:left w:val="single" w:sz="4" w:space="0" w:color="auto"/>
              <w:bottom w:val="single" w:sz="4" w:space="0" w:color="auto"/>
              <w:right w:val="single" w:sz="4" w:space="0" w:color="auto"/>
            </w:tcBorders>
            <w:vAlign w:val="bottom"/>
          </w:tcPr>
          <w:p w14:paraId="00848AB9" w14:textId="7F3D05A5" w:rsidR="00143DCE" w:rsidRPr="007467DA" w:rsidRDefault="00143DCE" w:rsidP="00143DCE">
            <w:pPr>
              <w:tabs>
                <w:tab w:val="left" w:pos="1847"/>
              </w:tabs>
              <w:spacing w:beforeLines="30" w:before="72" w:afterLines="30" w:after="72" w:line="271" w:lineRule="auto"/>
              <w:ind w:right="-30"/>
              <w:jc w:val="center"/>
              <w:rPr>
                <w:sz w:val="22"/>
                <w:lang w:val="en-US"/>
              </w:rPr>
            </w:pPr>
            <w:ins w:id="6928" w:author="Thu Huyen Tran" w:date="2024-05-17T20:47:00Z" w16du:dateUtc="2024-05-17T13:47:00Z">
              <w:r w:rsidRPr="007467DA">
                <w:rPr>
                  <w:sz w:val="22"/>
                  <w:rPrChange w:id="6929" w:author="Huyen Tran Thu" w:date="2025-04-28T20:18:00Z" w16du:dateUtc="2025-04-28T13:18:00Z">
                    <w:rPr>
                      <w:rFonts w:ascii="Arial" w:hAnsi="Arial" w:cs="Arial"/>
                      <w:color w:val="FF0000"/>
                      <w:sz w:val="20"/>
                      <w:szCs w:val="20"/>
                    </w:rPr>
                  </w:rPrChange>
                </w:rPr>
                <w:t xml:space="preserve">9.542.403 </w:t>
              </w:r>
            </w:ins>
            <w:del w:id="6930" w:author="Thu Huyen Tran" w:date="2023-12-05T21:07:00Z">
              <w:r w:rsidRPr="007467DA" w:rsidDel="00FA1401">
                <w:rPr>
                  <w:sz w:val="22"/>
                </w:rPr>
                <w:delText xml:space="preserve">9.542,40 </w:delText>
              </w:r>
            </w:del>
          </w:p>
        </w:tc>
      </w:tr>
      <w:tr w:rsidR="00143DCE" w:rsidRPr="007467DA" w14:paraId="273F5BC5"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19D84AC7" w14:textId="434CAC5C" w:rsidR="00143DCE" w:rsidRPr="007467DA" w:rsidRDefault="00143DCE" w:rsidP="00143DCE">
            <w:pPr>
              <w:spacing w:before="0" w:after="0" w:line="240" w:lineRule="auto"/>
              <w:jc w:val="center"/>
              <w:rPr>
                <w:rFonts w:eastAsia="Times New Roman"/>
                <w:sz w:val="22"/>
                <w:lang w:val="en-US" w:eastAsia="ja-JP"/>
              </w:rPr>
            </w:pPr>
            <w:r w:rsidRPr="007467DA">
              <w:rPr>
                <w:sz w:val="22"/>
              </w:rPr>
              <w:t>2001</w:t>
            </w:r>
          </w:p>
        </w:tc>
        <w:tc>
          <w:tcPr>
            <w:tcW w:w="1532" w:type="pct"/>
            <w:tcBorders>
              <w:top w:val="nil"/>
              <w:left w:val="single" w:sz="4" w:space="0" w:color="auto"/>
              <w:bottom w:val="single" w:sz="4" w:space="0" w:color="auto"/>
              <w:right w:val="single" w:sz="4" w:space="0" w:color="auto"/>
            </w:tcBorders>
            <w:noWrap/>
            <w:vAlign w:val="bottom"/>
          </w:tcPr>
          <w:p w14:paraId="19B97F39" w14:textId="1283C220" w:rsidR="00143DCE" w:rsidRPr="007467DA" w:rsidRDefault="00143DCE" w:rsidP="00143DCE">
            <w:pPr>
              <w:tabs>
                <w:tab w:val="left" w:pos="1847"/>
              </w:tabs>
              <w:spacing w:beforeLines="30" w:before="72" w:afterLines="30" w:after="72" w:line="271" w:lineRule="auto"/>
              <w:ind w:right="-30"/>
              <w:jc w:val="center"/>
              <w:rPr>
                <w:sz w:val="22"/>
                <w:lang w:val="en-US"/>
              </w:rPr>
            </w:pPr>
            <w:ins w:id="6931" w:author="Thu Huyen Tran" w:date="2024-05-17T20:46:00Z" w16du:dateUtc="2024-05-17T13:46:00Z">
              <w:r w:rsidRPr="007467DA">
                <w:rPr>
                  <w:sz w:val="22"/>
                  <w:rPrChange w:id="6932" w:author="Huyen Tran Thu" w:date="2025-04-28T20:18:00Z" w16du:dateUtc="2025-04-28T13:18:00Z">
                    <w:rPr>
                      <w:rFonts w:ascii="Arial" w:hAnsi="Arial" w:cs="Arial"/>
                      <w:sz w:val="20"/>
                      <w:szCs w:val="20"/>
                    </w:rPr>
                  </w:rPrChange>
                </w:rPr>
                <w:t xml:space="preserve">4.416.872 </w:t>
              </w:r>
            </w:ins>
            <w:del w:id="6933" w:author="Thu Huyen Tran" w:date="2023-12-05T21:06:00Z">
              <w:r w:rsidRPr="007467DA" w:rsidDel="00743EA9">
                <w:rPr>
                  <w:sz w:val="22"/>
                </w:rPr>
                <w:delText xml:space="preserve">5.815,70 </w:delText>
              </w:r>
            </w:del>
          </w:p>
        </w:tc>
        <w:tc>
          <w:tcPr>
            <w:tcW w:w="1343" w:type="pct"/>
            <w:tcBorders>
              <w:top w:val="nil"/>
              <w:left w:val="single" w:sz="4" w:space="0" w:color="auto"/>
              <w:bottom w:val="single" w:sz="4" w:space="0" w:color="auto"/>
              <w:right w:val="single" w:sz="4" w:space="0" w:color="auto"/>
            </w:tcBorders>
            <w:vAlign w:val="bottom"/>
          </w:tcPr>
          <w:p w14:paraId="7C5279C2" w14:textId="066C3B41" w:rsidR="00143DCE" w:rsidRPr="007467DA" w:rsidRDefault="00143DCE" w:rsidP="00143DCE">
            <w:pPr>
              <w:tabs>
                <w:tab w:val="left" w:pos="1847"/>
              </w:tabs>
              <w:spacing w:beforeLines="30" w:before="72" w:afterLines="30" w:after="72" w:line="271" w:lineRule="auto"/>
              <w:ind w:right="-30"/>
              <w:jc w:val="center"/>
              <w:rPr>
                <w:sz w:val="22"/>
                <w:lang w:val="en-US"/>
              </w:rPr>
            </w:pPr>
            <w:ins w:id="6934" w:author="Thu Huyen Tran" w:date="2024-05-17T20:46:00Z" w16du:dateUtc="2024-05-17T13:46:00Z">
              <w:r w:rsidRPr="007467DA">
                <w:rPr>
                  <w:sz w:val="22"/>
                  <w:rPrChange w:id="6935" w:author="Huyen Tran Thu" w:date="2025-04-28T20:18:00Z" w16du:dateUtc="2025-04-28T13:18:00Z">
                    <w:rPr>
                      <w:rFonts w:ascii="Arial" w:hAnsi="Arial" w:cs="Arial"/>
                      <w:sz w:val="20"/>
                      <w:szCs w:val="20"/>
                    </w:rPr>
                  </w:rPrChange>
                </w:rPr>
                <w:t xml:space="preserve">5.326.469 </w:t>
              </w:r>
            </w:ins>
            <w:del w:id="6936" w:author="Thu Huyen Tran" w:date="2023-12-05T21:05:00Z">
              <w:r w:rsidRPr="007467DA" w:rsidDel="00F67686">
                <w:rPr>
                  <w:sz w:val="22"/>
                </w:rPr>
                <w:delText xml:space="preserve">3.927,64 </w:delText>
              </w:r>
            </w:del>
          </w:p>
        </w:tc>
        <w:tc>
          <w:tcPr>
            <w:tcW w:w="1266" w:type="pct"/>
            <w:tcBorders>
              <w:top w:val="nil"/>
              <w:left w:val="single" w:sz="4" w:space="0" w:color="auto"/>
              <w:bottom w:val="single" w:sz="4" w:space="0" w:color="auto"/>
              <w:right w:val="single" w:sz="4" w:space="0" w:color="auto"/>
            </w:tcBorders>
            <w:vAlign w:val="bottom"/>
          </w:tcPr>
          <w:p w14:paraId="0315EF55" w14:textId="420AE499" w:rsidR="00143DCE" w:rsidRPr="007467DA" w:rsidRDefault="00143DCE" w:rsidP="00143DCE">
            <w:pPr>
              <w:tabs>
                <w:tab w:val="left" w:pos="1847"/>
              </w:tabs>
              <w:spacing w:beforeLines="30" w:before="72" w:afterLines="30" w:after="72" w:line="271" w:lineRule="auto"/>
              <w:ind w:right="-30"/>
              <w:jc w:val="center"/>
              <w:rPr>
                <w:sz w:val="22"/>
                <w:lang w:val="en-US"/>
              </w:rPr>
            </w:pPr>
            <w:ins w:id="6937" w:author="Thu Huyen Tran" w:date="2024-05-17T20:47:00Z" w16du:dateUtc="2024-05-17T13:47:00Z">
              <w:r w:rsidRPr="007467DA">
                <w:rPr>
                  <w:sz w:val="22"/>
                  <w:rPrChange w:id="6938" w:author="Huyen Tran Thu" w:date="2025-04-28T20:18:00Z" w16du:dateUtc="2025-04-28T13:18:00Z">
                    <w:rPr>
                      <w:rFonts w:ascii="Arial" w:hAnsi="Arial" w:cs="Arial"/>
                      <w:color w:val="FF0000"/>
                      <w:sz w:val="20"/>
                      <w:szCs w:val="20"/>
                    </w:rPr>
                  </w:rPrChange>
                </w:rPr>
                <w:t xml:space="preserve">9.743.340 </w:t>
              </w:r>
            </w:ins>
            <w:del w:id="6939" w:author="Thu Huyen Tran" w:date="2023-12-05T21:07:00Z">
              <w:r w:rsidRPr="007467DA" w:rsidDel="00FA1401">
                <w:rPr>
                  <w:sz w:val="22"/>
                </w:rPr>
                <w:delText xml:space="preserve">9.743,34 </w:delText>
              </w:r>
            </w:del>
          </w:p>
        </w:tc>
      </w:tr>
      <w:tr w:rsidR="00143DCE" w:rsidRPr="007467DA" w14:paraId="76168596"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44B06AF5" w14:textId="05008E99" w:rsidR="00143DCE" w:rsidRPr="007467DA" w:rsidRDefault="00143DCE" w:rsidP="00143DCE">
            <w:pPr>
              <w:spacing w:before="0" w:after="0" w:line="240" w:lineRule="auto"/>
              <w:jc w:val="center"/>
              <w:rPr>
                <w:rFonts w:eastAsia="Times New Roman"/>
                <w:sz w:val="22"/>
                <w:lang w:val="en-US" w:eastAsia="ja-JP"/>
              </w:rPr>
            </w:pPr>
            <w:r w:rsidRPr="007467DA">
              <w:rPr>
                <w:sz w:val="22"/>
              </w:rPr>
              <w:t>2002</w:t>
            </w:r>
          </w:p>
        </w:tc>
        <w:tc>
          <w:tcPr>
            <w:tcW w:w="1532" w:type="pct"/>
            <w:tcBorders>
              <w:top w:val="nil"/>
              <w:left w:val="single" w:sz="4" w:space="0" w:color="auto"/>
              <w:bottom w:val="single" w:sz="4" w:space="0" w:color="auto"/>
              <w:right w:val="single" w:sz="4" w:space="0" w:color="auto"/>
            </w:tcBorders>
            <w:noWrap/>
            <w:vAlign w:val="bottom"/>
          </w:tcPr>
          <w:p w14:paraId="3F042367" w14:textId="15553EBE" w:rsidR="00143DCE" w:rsidRPr="007467DA" w:rsidRDefault="00143DCE" w:rsidP="00143DCE">
            <w:pPr>
              <w:tabs>
                <w:tab w:val="left" w:pos="1847"/>
              </w:tabs>
              <w:spacing w:beforeLines="30" w:before="72" w:afterLines="30" w:after="72" w:line="271" w:lineRule="auto"/>
              <w:ind w:right="-30"/>
              <w:jc w:val="center"/>
              <w:rPr>
                <w:sz w:val="22"/>
                <w:lang w:val="en-US"/>
              </w:rPr>
            </w:pPr>
            <w:ins w:id="6940" w:author="Thu Huyen Tran" w:date="2024-05-17T20:46:00Z" w16du:dateUtc="2024-05-17T13:46:00Z">
              <w:r w:rsidRPr="007467DA">
                <w:rPr>
                  <w:sz w:val="22"/>
                  <w:rPrChange w:id="6941" w:author="Huyen Tran Thu" w:date="2025-04-28T20:18:00Z" w16du:dateUtc="2025-04-28T13:18:00Z">
                    <w:rPr>
                      <w:rFonts w:ascii="Arial" w:hAnsi="Arial" w:cs="Arial"/>
                      <w:sz w:val="20"/>
                      <w:szCs w:val="20"/>
                    </w:rPr>
                  </w:rPrChange>
                </w:rPr>
                <w:t xml:space="preserve">4.582.536 </w:t>
              </w:r>
            </w:ins>
            <w:del w:id="6942" w:author="Thu Huyen Tran" w:date="2023-12-05T21:06:00Z">
              <w:r w:rsidRPr="007467DA" w:rsidDel="00743EA9">
                <w:rPr>
                  <w:sz w:val="22"/>
                </w:rPr>
                <w:delText xml:space="preserve">6.040,69 </w:delText>
              </w:r>
            </w:del>
          </w:p>
        </w:tc>
        <w:tc>
          <w:tcPr>
            <w:tcW w:w="1343" w:type="pct"/>
            <w:tcBorders>
              <w:top w:val="nil"/>
              <w:left w:val="single" w:sz="4" w:space="0" w:color="auto"/>
              <w:bottom w:val="single" w:sz="4" w:space="0" w:color="auto"/>
              <w:right w:val="single" w:sz="4" w:space="0" w:color="auto"/>
            </w:tcBorders>
            <w:vAlign w:val="bottom"/>
          </w:tcPr>
          <w:p w14:paraId="1CCEFD90" w14:textId="410D66EE" w:rsidR="00143DCE" w:rsidRPr="007467DA" w:rsidRDefault="00143DCE" w:rsidP="00143DCE">
            <w:pPr>
              <w:tabs>
                <w:tab w:val="left" w:pos="1847"/>
              </w:tabs>
              <w:spacing w:beforeLines="30" w:before="72" w:afterLines="30" w:after="72" w:line="271" w:lineRule="auto"/>
              <w:ind w:right="-30"/>
              <w:jc w:val="center"/>
              <w:rPr>
                <w:sz w:val="22"/>
                <w:lang w:val="en-US"/>
              </w:rPr>
            </w:pPr>
            <w:ins w:id="6943" w:author="Thu Huyen Tran" w:date="2024-05-17T20:46:00Z" w16du:dateUtc="2024-05-17T13:46:00Z">
              <w:r w:rsidRPr="007467DA">
                <w:rPr>
                  <w:sz w:val="22"/>
                  <w:rPrChange w:id="6944" w:author="Huyen Tran Thu" w:date="2025-04-28T20:18:00Z" w16du:dateUtc="2025-04-28T13:18:00Z">
                    <w:rPr>
                      <w:rFonts w:ascii="Arial" w:hAnsi="Arial" w:cs="Arial"/>
                      <w:sz w:val="20"/>
                      <w:szCs w:val="20"/>
                    </w:rPr>
                  </w:rPrChange>
                </w:rPr>
                <w:t xml:space="preserve">5.357.275 </w:t>
              </w:r>
            </w:ins>
            <w:del w:id="6945" w:author="Thu Huyen Tran" w:date="2023-12-05T21:05:00Z">
              <w:r w:rsidRPr="007467DA" w:rsidDel="00F67686">
                <w:rPr>
                  <w:sz w:val="22"/>
                </w:rPr>
                <w:delText xml:space="preserve">3.899,12 </w:delText>
              </w:r>
            </w:del>
          </w:p>
        </w:tc>
        <w:tc>
          <w:tcPr>
            <w:tcW w:w="1266" w:type="pct"/>
            <w:tcBorders>
              <w:top w:val="nil"/>
              <w:left w:val="single" w:sz="4" w:space="0" w:color="auto"/>
              <w:bottom w:val="single" w:sz="4" w:space="0" w:color="auto"/>
              <w:right w:val="single" w:sz="4" w:space="0" w:color="auto"/>
            </w:tcBorders>
            <w:vAlign w:val="bottom"/>
          </w:tcPr>
          <w:p w14:paraId="4BE23A4E" w14:textId="45C40436" w:rsidR="00143DCE" w:rsidRPr="007467DA" w:rsidRDefault="00143DCE" w:rsidP="00143DCE">
            <w:pPr>
              <w:tabs>
                <w:tab w:val="left" w:pos="1847"/>
              </w:tabs>
              <w:spacing w:beforeLines="30" w:before="72" w:afterLines="30" w:after="72" w:line="271" w:lineRule="auto"/>
              <w:ind w:right="-30"/>
              <w:jc w:val="center"/>
              <w:rPr>
                <w:sz w:val="22"/>
                <w:lang w:val="en-US"/>
              </w:rPr>
            </w:pPr>
            <w:ins w:id="6946" w:author="Thu Huyen Tran" w:date="2024-05-17T20:47:00Z" w16du:dateUtc="2024-05-17T13:47:00Z">
              <w:r w:rsidRPr="007467DA">
                <w:rPr>
                  <w:sz w:val="22"/>
                  <w:rPrChange w:id="6947" w:author="Huyen Tran Thu" w:date="2025-04-28T20:18:00Z" w16du:dateUtc="2025-04-28T13:18:00Z">
                    <w:rPr>
                      <w:rFonts w:ascii="Arial" w:hAnsi="Arial" w:cs="Arial"/>
                      <w:color w:val="FF0000"/>
                      <w:sz w:val="20"/>
                      <w:szCs w:val="20"/>
                    </w:rPr>
                  </w:rPrChange>
                </w:rPr>
                <w:t xml:space="preserve">9.939.812 </w:t>
              </w:r>
            </w:ins>
            <w:del w:id="6948" w:author="Thu Huyen Tran" w:date="2023-12-05T21:07:00Z">
              <w:r w:rsidRPr="007467DA" w:rsidDel="00FA1401">
                <w:rPr>
                  <w:sz w:val="22"/>
                </w:rPr>
                <w:delText xml:space="preserve">9.939,81 </w:delText>
              </w:r>
            </w:del>
          </w:p>
        </w:tc>
      </w:tr>
      <w:tr w:rsidR="00143DCE" w:rsidRPr="007467DA" w14:paraId="0966BB29"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590FC94C" w14:textId="7ADEAAA6" w:rsidR="00143DCE" w:rsidRPr="007467DA" w:rsidRDefault="00143DCE" w:rsidP="00143DCE">
            <w:pPr>
              <w:spacing w:before="0" w:after="0" w:line="240" w:lineRule="auto"/>
              <w:jc w:val="center"/>
              <w:rPr>
                <w:rFonts w:eastAsia="Times New Roman"/>
                <w:sz w:val="22"/>
                <w:lang w:val="en-US" w:eastAsia="ja-JP"/>
              </w:rPr>
            </w:pPr>
            <w:r w:rsidRPr="007467DA">
              <w:rPr>
                <w:sz w:val="22"/>
              </w:rPr>
              <w:t>2003</w:t>
            </w:r>
          </w:p>
        </w:tc>
        <w:tc>
          <w:tcPr>
            <w:tcW w:w="1532" w:type="pct"/>
            <w:tcBorders>
              <w:top w:val="nil"/>
              <w:left w:val="single" w:sz="4" w:space="0" w:color="auto"/>
              <w:bottom w:val="single" w:sz="4" w:space="0" w:color="auto"/>
              <w:right w:val="single" w:sz="4" w:space="0" w:color="auto"/>
            </w:tcBorders>
            <w:noWrap/>
            <w:vAlign w:val="bottom"/>
          </w:tcPr>
          <w:p w14:paraId="4DAA418C" w14:textId="08F14BEA" w:rsidR="00143DCE" w:rsidRPr="007467DA" w:rsidRDefault="00143DCE" w:rsidP="00143DCE">
            <w:pPr>
              <w:tabs>
                <w:tab w:val="left" w:pos="1847"/>
              </w:tabs>
              <w:spacing w:beforeLines="30" w:before="72" w:afterLines="30" w:after="72" w:line="271" w:lineRule="auto"/>
              <w:ind w:right="-30"/>
              <w:jc w:val="center"/>
              <w:rPr>
                <w:sz w:val="22"/>
                <w:lang w:val="en-US"/>
              </w:rPr>
            </w:pPr>
            <w:ins w:id="6949" w:author="Thu Huyen Tran" w:date="2024-05-17T20:46:00Z" w16du:dateUtc="2024-05-17T13:46:00Z">
              <w:r w:rsidRPr="007467DA">
                <w:rPr>
                  <w:sz w:val="22"/>
                  <w:rPrChange w:id="6950" w:author="Huyen Tran Thu" w:date="2025-04-28T20:18:00Z" w16du:dateUtc="2025-04-28T13:18:00Z">
                    <w:rPr>
                      <w:rFonts w:ascii="Arial" w:hAnsi="Arial" w:cs="Arial"/>
                      <w:sz w:val="20"/>
                      <w:szCs w:val="20"/>
                    </w:rPr>
                  </w:rPrChange>
                </w:rPr>
                <w:t xml:space="preserve">4.814.695 </w:t>
              </w:r>
            </w:ins>
            <w:del w:id="6951" w:author="Thu Huyen Tran" w:date="2023-12-05T21:06:00Z">
              <w:r w:rsidRPr="007467DA" w:rsidDel="00743EA9">
                <w:rPr>
                  <w:sz w:val="22"/>
                </w:rPr>
                <w:delText xml:space="preserve">6.310,15 </w:delText>
              </w:r>
            </w:del>
          </w:p>
        </w:tc>
        <w:tc>
          <w:tcPr>
            <w:tcW w:w="1343" w:type="pct"/>
            <w:tcBorders>
              <w:top w:val="nil"/>
              <w:left w:val="single" w:sz="4" w:space="0" w:color="auto"/>
              <w:bottom w:val="single" w:sz="4" w:space="0" w:color="auto"/>
              <w:right w:val="single" w:sz="4" w:space="0" w:color="auto"/>
            </w:tcBorders>
            <w:vAlign w:val="bottom"/>
          </w:tcPr>
          <w:p w14:paraId="17A18901" w14:textId="40181D23" w:rsidR="00143DCE" w:rsidRPr="007467DA" w:rsidRDefault="00143DCE" w:rsidP="00143DCE">
            <w:pPr>
              <w:tabs>
                <w:tab w:val="left" w:pos="1847"/>
              </w:tabs>
              <w:spacing w:beforeLines="30" w:before="72" w:afterLines="30" w:after="72" w:line="271" w:lineRule="auto"/>
              <w:ind w:right="-30"/>
              <w:jc w:val="center"/>
              <w:rPr>
                <w:sz w:val="22"/>
                <w:lang w:val="en-US"/>
              </w:rPr>
            </w:pPr>
            <w:ins w:id="6952" w:author="Thu Huyen Tran" w:date="2024-05-17T20:46:00Z" w16du:dateUtc="2024-05-17T13:46:00Z">
              <w:r w:rsidRPr="007467DA">
                <w:rPr>
                  <w:sz w:val="22"/>
                  <w:rPrChange w:id="6953" w:author="Huyen Tran Thu" w:date="2025-04-28T20:18:00Z" w16du:dateUtc="2025-04-28T13:18:00Z">
                    <w:rPr>
                      <w:rFonts w:ascii="Arial" w:hAnsi="Arial" w:cs="Arial"/>
                      <w:sz w:val="20"/>
                      <w:szCs w:val="20"/>
                    </w:rPr>
                  </w:rPrChange>
                </w:rPr>
                <w:t xml:space="preserve">5.364.270 </w:t>
              </w:r>
            </w:ins>
            <w:del w:id="6954" w:author="Thu Huyen Tran" w:date="2023-12-05T21:05:00Z">
              <w:r w:rsidRPr="007467DA" w:rsidDel="00F67686">
                <w:rPr>
                  <w:sz w:val="22"/>
                </w:rPr>
                <w:delText xml:space="preserve">3.868,82 </w:delText>
              </w:r>
            </w:del>
          </w:p>
        </w:tc>
        <w:tc>
          <w:tcPr>
            <w:tcW w:w="1266" w:type="pct"/>
            <w:tcBorders>
              <w:top w:val="nil"/>
              <w:left w:val="single" w:sz="4" w:space="0" w:color="auto"/>
              <w:bottom w:val="single" w:sz="4" w:space="0" w:color="auto"/>
              <w:right w:val="single" w:sz="4" w:space="0" w:color="auto"/>
            </w:tcBorders>
            <w:vAlign w:val="bottom"/>
          </w:tcPr>
          <w:p w14:paraId="2B11A97B" w14:textId="068374E1" w:rsidR="00143DCE" w:rsidRPr="007467DA" w:rsidRDefault="00143DCE" w:rsidP="00143DCE">
            <w:pPr>
              <w:tabs>
                <w:tab w:val="left" w:pos="1847"/>
              </w:tabs>
              <w:spacing w:beforeLines="30" w:before="72" w:afterLines="30" w:after="72" w:line="271" w:lineRule="auto"/>
              <w:ind w:right="-30"/>
              <w:jc w:val="center"/>
              <w:rPr>
                <w:sz w:val="22"/>
                <w:lang w:val="en-US"/>
              </w:rPr>
            </w:pPr>
            <w:ins w:id="6955" w:author="Thu Huyen Tran" w:date="2024-05-17T20:47:00Z" w16du:dateUtc="2024-05-17T13:47:00Z">
              <w:r w:rsidRPr="007467DA">
                <w:rPr>
                  <w:sz w:val="22"/>
                  <w:rPrChange w:id="6956" w:author="Huyen Tran Thu" w:date="2025-04-28T20:18:00Z" w16du:dateUtc="2025-04-28T13:18:00Z">
                    <w:rPr>
                      <w:rFonts w:ascii="Arial" w:hAnsi="Arial" w:cs="Arial"/>
                      <w:color w:val="FF0000"/>
                      <w:sz w:val="20"/>
                      <w:szCs w:val="20"/>
                    </w:rPr>
                  </w:rPrChange>
                </w:rPr>
                <w:t xml:space="preserve">10.178.965 </w:t>
              </w:r>
            </w:ins>
            <w:del w:id="6957" w:author="Thu Huyen Tran" w:date="2023-12-05T21:07:00Z">
              <w:r w:rsidRPr="007467DA" w:rsidDel="00FA1401">
                <w:rPr>
                  <w:sz w:val="22"/>
                </w:rPr>
                <w:delText xml:space="preserve">10.178,96 </w:delText>
              </w:r>
            </w:del>
          </w:p>
        </w:tc>
      </w:tr>
      <w:tr w:rsidR="00143DCE" w:rsidRPr="007467DA" w14:paraId="276B88EF"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4526CA98" w14:textId="179336D8" w:rsidR="00143DCE" w:rsidRPr="007467DA" w:rsidRDefault="00143DCE" w:rsidP="00143DCE">
            <w:pPr>
              <w:spacing w:before="0" w:after="0" w:line="240" w:lineRule="auto"/>
              <w:jc w:val="center"/>
              <w:rPr>
                <w:rFonts w:eastAsia="Times New Roman"/>
                <w:sz w:val="22"/>
                <w:lang w:val="en-US" w:eastAsia="ja-JP"/>
              </w:rPr>
            </w:pPr>
            <w:r w:rsidRPr="007467DA">
              <w:rPr>
                <w:sz w:val="22"/>
              </w:rPr>
              <w:t>2004</w:t>
            </w:r>
          </w:p>
        </w:tc>
        <w:tc>
          <w:tcPr>
            <w:tcW w:w="1532" w:type="pct"/>
            <w:tcBorders>
              <w:top w:val="nil"/>
              <w:left w:val="single" w:sz="4" w:space="0" w:color="auto"/>
              <w:bottom w:val="single" w:sz="4" w:space="0" w:color="auto"/>
              <w:right w:val="single" w:sz="4" w:space="0" w:color="auto"/>
            </w:tcBorders>
            <w:noWrap/>
            <w:vAlign w:val="bottom"/>
          </w:tcPr>
          <w:p w14:paraId="7C36F39F" w14:textId="308A1E8B" w:rsidR="00143DCE" w:rsidRPr="007467DA" w:rsidRDefault="00143DCE" w:rsidP="00143DCE">
            <w:pPr>
              <w:tabs>
                <w:tab w:val="left" w:pos="1847"/>
              </w:tabs>
              <w:spacing w:beforeLines="30" w:before="72" w:afterLines="30" w:after="72" w:line="271" w:lineRule="auto"/>
              <w:ind w:right="-30"/>
              <w:jc w:val="center"/>
              <w:rPr>
                <w:sz w:val="22"/>
                <w:lang w:val="en-US"/>
              </w:rPr>
            </w:pPr>
            <w:ins w:id="6958" w:author="Thu Huyen Tran" w:date="2024-05-17T20:46:00Z" w16du:dateUtc="2024-05-17T13:46:00Z">
              <w:r w:rsidRPr="007467DA">
                <w:rPr>
                  <w:sz w:val="22"/>
                  <w:rPrChange w:id="6959" w:author="Huyen Tran Thu" w:date="2025-04-28T20:18:00Z" w16du:dateUtc="2025-04-28T13:18:00Z">
                    <w:rPr>
                      <w:rFonts w:ascii="Arial" w:hAnsi="Arial" w:cs="Arial"/>
                      <w:sz w:val="20"/>
                      <w:szCs w:val="20"/>
                    </w:rPr>
                  </w:rPrChange>
                </w:rPr>
                <w:t xml:space="preserve">5.055.502 </w:t>
              </w:r>
            </w:ins>
            <w:del w:id="6960" w:author="Thu Huyen Tran" w:date="2023-12-05T21:06:00Z">
              <w:r w:rsidRPr="007467DA" w:rsidDel="00743EA9">
                <w:rPr>
                  <w:sz w:val="22"/>
                </w:rPr>
                <w:delText xml:space="preserve">6.594,54 </w:delText>
              </w:r>
            </w:del>
          </w:p>
        </w:tc>
        <w:tc>
          <w:tcPr>
            <w:tcW w:w="1343" w:type="pct"/>
            <w:tcBorders>
              <w:top w:val="nil"/>
              <w:left w:val="single" w:sz="4" w:space="0" w:color="auto"/>
              <w:bottom w:val="single" w:sz="4" w:space="0" w:color="auto"/>
              <w:right w:val="single" w:sz="4" w:space="0" w:color="auto"/>
            </w:tcBorders>
            <w:vAlign w:val="bottom"/>
          </w:tcPr>
          <w:p w14:paraId="632D02C3" w14:textId="62496584" w:rsidR="00143DCE" w:rsidRPr="007467DA" w:rsidRDefault="00143DCE" w:rsidP="00143DCE">
            <w:pPr>
              <w:tabs>
                <w:tab w:val="left" w:pos="1847"/>
              </w:tabs>
              <w:spacing w:beforeLines="30" w:before="72" w:afterLines="30" w:after="72" w:line="271" w:lineRule="auto"/>
              <w:ind w:right="-30"/>
              <w:jc w:val="center"/>
              <w:rPr>
                <w:sz w:val="22"/>
                <w:lang w:val="en-US"/>
              </w:rPr>
            </w:pPr>
            <w:ins w:id="6961" w:author="Thu Huyen Tran" w:date="2024-05-17T20:46:00Z" w16du:dateUtc="2024-05-17T13:46:00Z">
              <w:r w:rsidRPr="007467DA">
                <w:rPr>
                  <w:sz w:val="22"/>
                  <w:rPrChange w:id="6962" w:author="Huyen Tran Thu" w:date="2025-04-28T20:18:00Z" w16du:dateUtc="2025-04-28T13:18:00Z">
                    <w:rPr>
                      <w:rFonts w:ascii="Arial" w:hAnsi="Arial" w:cs="Arial"/>
                      <w:sz w:val="20"/>
                      <w:szCs w:val="20"/>
                    </w:rPr>
                  </w:rPrChange>
                </w:rPr>
                <w:t xml:space="preserve">5.372.603 </w:t>
              </w:r>
            </w:ins>
            <w:del w:id="6963" w:author="Thu Huyen Tran" w:date="2023-12-05T21:05:00Z">
              <w:r w:rsidRPr="007467DA" w:rsidDel="00F67686">
                <w:rPr>
                  <w:sz w:val="22"/>
                </w:rPr>
                <w:delText xml:space="preserve">3.833,57 </w:delText>
              </w:r>
            </w:del>
          </w:p>
        </w:tc>
        <w:tc>
          <w:tcPr>
            <w:tcW w:w="1266" w:type="pct"/>
            <w:tcBorders>
              <w:top w:val="nil"/>
              <w:left w:val="single" w:sz="4" w:space="0" w:color="auto"/>
              <w:bottom w:val="single" w:sz="4" w:space="0" w:color="auto"/>
              <w:right w:val="single" w:sz="4" w:space="0" w:color="auto"/>
            </w:tcBorders>
            <w:vAlign w:val="bottom"/>
          </w:tcPr>
          <w:p w14:paraId="50CFD12D" w14:textId="14F01FAE" w:rsidR="00143DCE" w:rsidRPr="007467DA" w:rsidRDefault="00143DCE" w:rsidP="00143DCE">
            <w:pPr>
              <w:tabs>
                <w:tab w:val="left" w:pos="1847"/>
              </w:tabs>
              <w:spacing w:beforeLines="30" w:before="72" w:afterLines="30" w:after="72" w:line="271" w:lineRule="auto"/>
              <w:ind w:right="-30"/>
              <w:jc w:val="center"/>
              <w:rPr>
                <w:sz w:val="22"/>
                <w:lang w:val="en-US"/>
              </w:rPr>
            </w:pPr>
            <w:ins w:id="6964" w:author="Thu Huyen Tran" w:date="2024-05-17T20:47:00Z" w16du:dateUtc="2024-05-17T13:47:00Z">
              <w:r w:rsidRPr="007467DA">
                <w:rPr>
                  <w:sz w:val="22"/>
                  <w:rPrChange w:id="6965" w:author="Huyen Tran Thu" w:date="2025-04-28T20:18:00Z" w16du:dateUtc="2025-04-28T13:18:00Z">
                    <w:rPr>
                      <w:rFonts w:ascii="Arial" w:hAnsi="Arial" w:cs="Arial"/>
                      <w:color w:val="FF0000"/>
                      <w:sz w:val="20"/>
                      <w:szCs w:val="20"/>
                    </w:rPr>
                  </w:rPrChange>
                </w:rPr>
                <w:t xml:space="preserve">10.428.104 </w:t>
              </w:r>
            </w:ins>
            <w:del w:id="6966" w:author="Thu Huyen Tran" w:date="2023-12-05T21:07:00Z">
              <w:r w:rsidRPr="007467DA" w:rsidDel="00FA1401">
                <w:rPr>
                  <w:sz w:val="22"/>
                </w:rPr>
                <w:delText xml:space="preserve">10.428,10 </w:delText>
              </w:r>
            </w:del>
          </w:p>
        </w:tc>
      </w:tr>
      <w:tr w:rsidR="00143DCE" w:rsidRPr="007467DA" w14:paraId="623DFD81"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6370F72A" w14:textId="0058E707" w:rsidR="00143DCE" w:rsidRPr="007467DA" w:rsidRDefault="00143DCE" w:rsidP="00143DCE">
            <w:pPr>
              <w:spacing w:before="0" w:after="0" w:line="240" w:lineRule="auto"/>
              <w:jc w:val="center"/>
              <w:rPr>
                <w:rFonts w:eastAsia="Times New Roman"/>
                <w:sz w:val="22"/>
                <w:lang w:val="en-US" w:eastAsia="ja-JP"/>
              </w:rPr>
            </w:pPr>
            <w:r w:rsidRPr="007467DA">
              <w:rPr>
                <w:sz w:val="22"/>
              </w:rPr>
              <w:t>2005</w:t>
            </w:r>
          </w:p>
        </w:tc>
        <w:tc>
          <w:tcPr>
            <w:tcW w:w="1532" w:type="pct"/>
            <w:tcBorders>
              <w:top w:val="nil"/>
              <w:left w:val="single" w:sz="4" w:space="0" w:color="auto"/>
              <w:bottom w:val="single" w:sz="4" w:space="0" w:color="auto"/>
              <w:right w:val="single" w:sz="4" w:space="0" w:color="auto"/>
            </w:tcBorders>
            <w:noWrap/>
            <w:vAlign w:val="bottom"/>
          </w:tcPr>
          <w:p w14:paraId="7FC6E4E4" w14:textId="69FCE8CA" w:rsidR="00143DCE" w:rsidRPr="007467DA" w:rsidRDefault="00143DCE" w:rsidP="00143DCE">
            <w:pPr>
              <w:tabs>
                <w:tab w:val="left" w:pos="1847"/>
              </w:tabs>
              <w:spacing w:beforeLines="30" w:before="72" w:afterLines="30" w:after="72" w:line="271" w:lineRule="auto"/>
              <w:ind w:right="-30"/>
              <w:jc w:val="center"/>
              <w:rPr>
                <w:sz w:val="22"/>
                <w:lang w:val="en-US"/>
              </w:rPr>
            </w:pPr>
            <w:ins w:id="6967" w:author="Thu Huyen Tran" w:date="2024-05-17T20:46:00Z" w16du:dateUtc="2024-05-17T13:46:00Z">
              <w:r w:rsidRPr="007467DA">
                <w:rPr>
                  <w:sz w:val="22"/>
                  <w:rPrChange w:id="6968" w:author="Huyen Tran Thu" w:date="2025-04-28T20:18:00Z" w16du:dateUtc="2025-04-28T13:18:00Z">
                    <w:rPr>
                      <w:rFonts w:ascii="Arial" w:hAnsi="Arial" w:cs="Arial"/>
                      <w:sz w:val="20"/>
                      <w:szCs w:val="20"/>
                    </w:rPr>
                  </w:rPrChange>
                </w:rPr>
                <w:t xml:space="preserve">5.265.051 </w:t>
              </w:r>
            </w:ins>
            <w:del w:id="6969" w:author="Thu Huyen Tran" w:date="2023-12-05T21:06:00Z">
              <w:r w:rsidRPr="007467DA" w:rsidDel="00743EA9">
                <w:rPr>
                  <w:sz w:val="22"/>
                </w:rPr>
                <w:delText xml:space="preserve">6.867,21 </w:delText>
              </w:r>
            </w:del>
          </w:p>
        </w:tc>
        <w:tc>
          <w:tcPr>
            <w:tcW w:w="1343" w:type="pct"/>
            <w:tcBorders>
              <w:top w:val="nil"/>
              <w:left w:val="single" w:sz="4" w:space="0" w:color="auto"/>
              <w:bottom w:val="single" w:sz="4" w:space="0" w:color="auto"/>
              <w:right w:val="single" w:sz="4" w:space="0" w:color="auto"/>
            </w:tcBorders>
            <w:vAlign w:val="bottom"/>
          </w:tcPr>
          <w:p w14:paraId="0C47E87B" w14:textId="07EE5B73" w:rsidR="00143DCE" w:rsidRPr="007467DA" w:rsidRDefault="00143DCE" w:rsidP="00143DCE">
            <w:pPr>
              <w:tabs>
                <w:tab w:val="left" w:pos="1847"/>
              </w:tabs>
              <w:spacing w:beforeLines="30" w:before="72" w:afterLines="30" w:after="72" w:line="271" w:lineRule="auto"/>
              <w:ind w:right="-30"/>
              <w:jc w:val="center"/>
              <w:rPr>
                <w:sz w:val="22"/>
                <w:lang w:val="en-US"/>
              </w:rPr>
            </w:pPr>
            <w:ins w:id="6970" w:author="Thu Huyen Tran" w:date="2024-05-17T20:46:00Z" w16du:dateUtc="2024-05-17T13:46:00Z">
              <w:r w:rsidRPr="007467DA">
                <w:rPr>
                  <w:sz w:val="22"/>
                  <w:rPrChange w:id="6971" w:author="Huyen Tran Thu" w:date="2025-04-28T20:18:00Z" w16du:dateUtc="2025-04-28T13:18:00Z">
                    <w:rPr>
                      <w:rFonts w:ascii="Arial" w:hAnsi="Arial" w:cs="Arial"/>
                      <w:sz w:val="20"/>
                      <w:szCs w:val="20"/>
                    </w:rPr>
                  </w:rPrChange>
                </w:rPr>
                <w:t xml:space="preserve">5.392.796 </w:t>
              </w:r>
            </w:ins>
            <w:del w:id="6972" w:author="Thu Huyen Tran" w:date="2023-12-05T21:05:00Z">
              <w:r w:rsidRPr="007467DA" w:rsidDel="00F67686">
                <w:rPr>
                  <w:sz w:val="22"/>
                </w:rPr>
                <w:delText xml:space="preserve">3.790,64 </w:delText>
              </w:r>
            </w:del>
          </w:p>
        </w:tc>
        <w:tc>
          <w:tcPr>
            <w:tcW w:w="1266" w:type="pct"/>
            <w:tcBorders>
              <w:top w:val="nil"/>
              <w:left w:val="single" w:sz="4" w:space="0" w:color="auto"/>
              <w:bottom w:val="single" w:sz="4" w:space="0" w:color="auto"/>
              <w:right w:val="single" w:sz="4" w:space="0" w:color="auto"/>
            </w:tcBorders>
            <w:vAlign w:val="bottom"/>
          </w:tcPr>
          <w:p w14:paraId="3DAE6EA8" w14:textId="15091436" w:rsidR="00143DCE" w:rsidRPr="007467DA" w:rsidRDefault="00143DCE" w:rsidP="00143DCE">
            <w:pPr>
              <w:tabs>
                <w:tab w:val="left" w:pos="1847"/>
              </w:tabs>
              <w:spacing w:beforeLines="30" w:before="72" w:afterLines="30" w:after="72" w:line="271" w:lineRule="auto"/>
              <w:ind w:right="-30"/>
              <w:jc w:val="center"/>
              <w:rPr>
                <w:sz w:val="22"/>
                <w:lang w:val="en-US"/>
              </w:rPr>
            </w:pPr>
            <w:ins w:id="6973" w:author="Thu Huyen Tran" w:date="2024-05-17T20:47:00Z" w16du:dateUtc="2024-05-17T13:47:00Z">
              <w:r w:rsidRPr="007467DA">
                <w:rPr>
                  <w:sz w:val="22"/>
                  <w:rPrChange w:id="6974" w:author="Huyen Tran Thu" w:date="2025-04-28T20:18:00Z" w16du:dateUtc="2025-04-28T13:18:00Z">
                    <w:rPr>
                      <w:rFonts w:ascii="Arial" w:hAnsi="Arial" w:cs="Arial"/>
                      <w:color w:val="FF0000"/>
                      <w:sz w:val="20"/>
                      <w:szCs w:val="20"/>
                    </w:rPr>
                  </w:rPrChange>
                </w:rPr>
                <w:t xml:space="preserve">10.657.847 </w:t>
              </w:r>
            </w:ins>
            <w:del w:id="6975" w:author="Thu Huyen Tran" w:date="2023-12-05T21:07:00Z">
              <w:r w:rsidRPr="007467DA" w:rsidDel="00FA1401">
                <w:rPr>
                  <w:sz w:val="22"/>
                </w:rPr>
                <w:delText xml:space="preserve">10.657,85 </w:delText>
              </w:r>
            </w:del>
          </w:p>
        </w:tc>
      </w:tr>
      <w:tr w:rsidR="00143DCE" w:rsidRPr="007467DA" w14:paraId="7AA14C47"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7F332290" w14:textId="5F437C85" w:rsidR="00143DCE" w:rsidRPr="007467DA" w:rsidRDefault="00143DCE" w:rsidP="00143DCE">
            <w:pPr>
              <w:spacing w:before="0" w:after="0" w:line="240" w:lineRule="auto"/>
              <w:jc w:val="center"/>
              <w:rPr>
                <w:rFonts w:eastAsia="Times New Roman"/>
                <w:sz w:val="22"/>
                <w:lang w:val="en-US" w:eastAsia="ja-JP"/>
              </w:rPr>
            </w:pPr>
            <w:r w:rsidRPr="007467DA">
              <w:rPr>
                <w:sz w:val="22"/>
              </w:rPr>
              <w:t>2006</w:t>
            </w:r>
          </w:p>
        </w:tc>
        <w:tc>
          <w:tcPr>
            <w:tcW w:w="1532" w:type="pct"/>
            <w:tcBorders>
              <w:top w:val="nil"/>
              <w:left w:val="single" w:sz="4" w:space="0" w:color="auto"/>
              <w:bottom w:val="single" w:sz="4" w:space="0" w:color="auto"/>
              <w:right w:val="single" w:sz="4" w:space="0" w:color="auto"/>
            </w:tcBorders>
            <w:noWrap/>
            <w:vAlign w:val="bottom"/>
          </w:tcPr>
          <w:p w14:paraId="67C1F34F" w14:textId="6CC2A75C" w:rsidR="00143DCE" w:rsidRPr="007467DA" w:rsidRDefault="00143DCE" w:rsidP="00143DCE">
            <w:pPr>
              <w:tabs>
                <w:tab w:val="left" w:pos="1847"/>
              </w:tabs>
              <w:spacing w:beforeLines="30" w:before="72" w:afterLines="30" w:after="72" w:line="271" w:lineRule="auto"/>
              <w:ind w:right="-30"/>
              <w:jc w:val="center"/>
              <w:rPr>
                <w:sz w:val="22"/>
                <w:lang w:val="en-US"/>
              </w:rPr>
            </w:pPr>
            <w:ins w:id="6976" w:author="Thu Huyen Tran" w:date="2024-05-17T20:46:00Z" w16du:dateUtc="2024-05-17T13:46:00Z">
              <w:r w:rsidRPr="007467DA">
                <w:rPr>
                  <w:sz w:val="22"/>
                  <w:rPrChange w:id="6977" w:author="Huyen Tran Thu" w:date="2025-04-28T20:18:00Z" w16du:dateUtc="2025-04-28T13:18:00Z">
                    <w:rPr>
                      <w:rFonts w:ascii="Arial" w:hAnsi="Arial" w:cs="Arial"/>
                      <w:sz w:val="20"/>
                      <w:szCs w:val="20"/>
                    </w:rPr>
                  </w:rPrChange>
                </w:rPr>
                <w:t xml:space="preserve">5.785.831 </w:t>
              </w:r>
            </w:ins>
            <w:del w:id="6978" w:author="Thu Huyen Tran" w:date="2023-12-05T21:06:00Z">
              <w:r w:rsidRPr="007467DA" w:rsidDel="00743EA9">
                <w:rPr>
                  <w:sz w:val="22"/>
                </w:rPr>
                <w:delText xml:space="preserve">7.401,50 </w:delText>
              </w:r>
            </w:del>
          </w:p>
        </w:tc>
        <w:tc>
          <w:tcPr>
            <w:tcW w:w="1343" w:type="pct"/>
            <w:tcBorders>
              <w:top w:val="nil"/>
              <w:left w:val="single" w:sz="4" w:space="0" w:color="auto"/>
              <w:bottom w:val="single" w:sz="4" w:space="0" w:color="auto"/>
              <w:right w:val="single" w:sz="4" w:space="0" w:color="auto"/>
            </w:tcBorders>
            <w:vAlign w:val="bottom"/>
          </w:tcPr>
          <w:p w14:paraId="16A0076D" w14:textId="0170F682" w:rsidR="00143DCE" w:rsidRPr="007467DA" w:rsidRDefault="00143DCE" w:rsidP="00143DCE">
            <w:pPr>
              <w:tabs>
                <w:tab w:val="left" w:pos="1847"/>
              </w:tabs>
              <w:spacing w:beforeLines="30" w:before="72" w:afterLines="30" w:after="72" w:line="271" w:lineRule="auto"/>
              <w:ind w:right="-30"/>
              <w:jc w:val="center"/>
              <w:rPr>
                <w:sz w:val="22"/>
                <w:lang w:val="en-US"/>
              </w:rPr>
            </w:pPr>
            <w:ins w:id="6979" w:author="Thu Huyen Tran" w:date="2024-05-17T20:46:00Z" w16du:dateUtc="2024-05-17T13:46:00Z">
              <w:r w:rsidRPr="007467DA">
                <w:rPr>
                  <w:sz w:val="22"/>
                  <w:rPrChange w:id="6980" w:author="Huyen Tran Thu" w:date="2025-04-28T20:18:00Z" w16du:dateUtc="2025-04-28T13:18:00Z">
                    <w:rPr>
                      <w:rFonts w:ascii="Arial" w:hAnsi="Arial" w:cs="Arial"/>
                      <w:sz w:val="20"/>
                      <w:szCs w:val="20"/>
                    </w:rPr>
                  </w:rPrChange>
                </w:rPr>
                <w:t xml:space="preserve">5.411.230 </w:t>
              </w:r>
            </w:ins>
            <w:del w:id="6981" w:author="Thu Huyen Tran" w:date="2023-12-05T21:05:00Z">
              <w:r w:rsidRPr="007467DA" w:rsidDel="00F67686">
                <w:rPr>
                  <w:sz w:val="22"/>
                </w:rPr>
                <w:delText xml:space="preserve">3.795,56 </w:delText>
              </w:r>
            </w:del>
          </w:p>
        </w:tc>
        <w:tc>
          <w:tcPr>
            <w:tcW w:w="1266" w:type="pct"/>
            <w:tcBorders>
              <w:top w:val="nil"/>
              <w:left w:val="single" w:sz="4" w:space="0" w:color="auto"/>
              <w:bottom w:val="single" w:sz="4" w:space="0" w:color="auto"/>
              <w:right w:val="single" w:sz="4" w:space="0" w:color="auto"/>
            </w:tcBorders>
            <w:vAlign w:val="bottom"/>
          </w:tcPr>
          <w:p w14:paraId="14499F64" w14:textId="2E0641FA" w:rsidR="00143DCE" w:rsidRPr="007467DA" w:rsidRDefault="00143DCE" w:rsidP="00143DCE">
            <w:pPr>
              <w:tabs>
                <w:tab w:val="left" w:pos="1847"/>
              </w:tabs>
              <w:spacing w:beforeLines="30" w:before="72" w:afterLines="30" w:after="72" w:line="271" w:lineRule="auto"/>
              <w:ind w:right="-30"/>
              <w:jc w:val="center"/>
              <w:rPr>
                <w:sz w:val="22"/>
                <w:lang w:val="en-US"/>
              </w:rPr>
            </w:pPr>
            <w:ins w:id="6982" w:author="Thu Huyen Tran" w:date="2024-05-17T20:47:00Z" w16du:dateUtc="2024-05-17T13:47:00Z">
              <w:r w:rsidRPr="007467DA">
                <w:rPr>
                  <w:sz w:val="22"/>
                  <w:rPrChange w:id="6983" w:author="Huyen Tran Thu" w:date="2025-04-28T20:18:00Z" w16du:dateUtc="2025-04-28T13:18:00Z">
                    <w:rPr>
                      <w:rFonts w:ascii="Arial" w:hAnsi="Arial" w:cs="Arial"/>
                      <w:color w:val="FF0000"/>
                      <w:sz w:val="20"/>
                      <w:szCs w:val="20"/>
                    </w:rPr>
                  </w:rPrChange>
                </w:rPr>
                <w:t xml:space="preserve">11.197.062 </w:t>
              </w:r>
            </w:ins>
            <w:del w:id="6984" w:author="Thu Huyen Tran" w:date="2023-12-05T21:07:00Z">
              <w:r w:rsidRPr="007467DA" w:rsidDel="00FA1401">
                <w:rPr>
                  <w:sz w:val="22"/>
                </w:rPr>
                <w:delText xml:space="preserve">11.197,06 </w:delText>
              </w:r>
            </w:del>
          </w:p>
        </w:tc>
      </w:tr>
      <w:tr w:rsidR="00143DCE" w:rsidRPr="007467DA" w14:paraId="72484F36"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18F84697" w14:textId="6C232C3D" w:rsidR="00143DCE" w:rsidRPr="007467DA" w:rsidRDefault="00143DCE" w:rsidP="00143DCE">
            <w:pPr>
              <w:spacing w:before="0" w:after="0" w:line="240" w:lineRule="auto"/>
              <w:jc w:val="center"/>
              <w:rPr>
                <w:rFonts w:eastAsia="Times New Roman"/>
                <w:sz w:val="22"/>
                <w:lang w:val="en-US" w:eastAsia="ja-JP"/>
              </w:rPr>
            </w:pPr>
            <w:r w:rsidRPr="007467DA">
              <w:rPr>
                <w:sz w:val="22"/>
              </w:rPr>
              <w:t>2007</w:t>
            </w:r>
          </w:p>
        </w:tc>
        <w:tc>
          <w:tcPr>
            <w:tcW w:w="1532" w:type="pct"/>
            <w:tcBorders>
              <w:top w:val="nil"/>
              <w:left w:val="single" w:sz="4" w:space="0" w:color="auto"/>
              <w:bottom w:val="single" w:sz="4" w:space="0" w:color="auto"/>
              <w:right w:val="single" w:sz="4" w:space="0" w:color="auto"/>
            </w:tcBorders>
            <w:noWrap/>
            <w:vAlign w:val="bottom"/>
          </w:tcPr>
          <w:p w14:paraId="07B8E002" w14:textId="1FC4DC16" w:rsidR="00143DCE" w:rsidRPr="007467DA" w:rsidRDefault="00143DCE" w:rsidP="00143DCE">
            <w:pPr>
              <w:tabs>
                <w:tab w:val="left" w:pos="1847"/>
              </w:tabs>
              <w:spacing w:beforeLines="30" w:before="72" w:afterLines="30" w:after="72" w:line="271" w:lineRule="auto"/>
              <w:ind w:right="-30"/>
              <w:jc w:val="center"/>
              <w:rPr>
                <w:sz w:val="22"/>
                <w:lang w:val="en-US"/>
              </w:rPr>
            </w:pPr>
            <w:ins w:id="6985" w:author="Thu Huyen Tran" w:date="2024-05-17T20:46:00Z" w16du:dateUtc="2024-05-17T13:46:00Z">
              <w:r w:rsidRPr="007467DA">
                <w:rPr>
                  <w:sz w:val="22"/>
                  <w:rPrChange w:id="6986" w:author="Huyen Tran Thu" w:date="2025-04-28T20:18:00Z" w16du:dateUtc="2025-04-28T13:18:00Z">
                    <w:rPr>
                      <w:rFonts w:ascii="Arial" w:hAnsi="Arial" w:cs="Arial"/>
                      <w:sz w:val="20"/>
                      <w:szCs w:val="20"/>
                    </w:rPr>
                  </w:rPrChange>
                </w:rPr>
                <w:t xml:space="preserve">6.329.585 </w:t>
              </w:r>
            </w:ins>
            <w:del w:id="6987" w:author="Thu Huyen Tran" w:date="2023-12-05T21:06:00Z">
              <w:r w:rsidRPr="007467DA" w:rsidDel="00743EA9">
                <w:rPr>
                  <w:sz w:val="22"/>
                </w:rPr>
                <w:delText xml:space="preserve">7.972,63 </w:delText>
              </w:r>
            </w:del>
          </w:p>
        </w:tc>
        <w:tc>
          <w:tcPr>
            <w:tcW w:w="1343" w:type="pct"/>
            <w:tcBorders>
              <w:top w:val="nil"/>
              <w:left w:val="single" w:sz="4" w:space="0" w:color="auto"/>
              <w:bottom w:val="single" w:sz="4" w:space="0" w:color="auto"/>
              <w:right w:val="single" w:sz="4" w:space="0" w:color="auto"/>
            </w:tcBorders>
            <w:vAlign w:val="bottom"/>
          </w:tcPr>
          <w:p w14:paraId="5A765556" w14:textId="50688B21" w:rsidR="00143DCE" w:rsidRPr="007467DA" w:rsidRDefault="00143DCE" w:rsidP="00143DCE">
            <w:pPr>
              <w:tabs>
                <w:tab w:val="left" w:pos="1847"/>
              </w:tabs>
              <w:spacing w:beforeLines="30" w:before="72" w:afterLines="30" w:after="72" w:line="271" w:lineRule="auto"/>
              <w:ind w:right="-30"/>
              <w:jc w:val="center"/>
              <w:rPr>
                <w:sz w:val="22"/>
                <w:lang w:val="en-US"/>
              </w:rPr>
            </w:pPr>
            <w:ins w:id="6988" w:author="Thu Huyen Tran" w:date="2024-05-17T20:46:00Z" w16du:dateUtc="2024-05-17T13:46:00Z">
              <w:r w:rsidRPr="007467DA">
                <w:rPr>
                  <w:sz w:val="22"/>
                  <w:rPrChange w:id="6989" w:author="Huyen Tran Thu" w:date="2025-04-28T20:18:00Z" w16du:dateUtc="2025-04-28T13:18:00Z">
                    <w:rPr>
                      <w:rFonts w:ascii="Arial" w:hAnsi="Arial" w:cs="Arial"/>
                      <w:sz w:val="20"/>
                      <w:szCs w:val="20"/>
                    </w:rPr>
                  </w:rPrChange>
                </w:rPr>
                <w:t xml:space="preserve">5.429.799 </w:t>
              </w:r>
            </w:ins>
            <w:del w:id="6990" w:author="Thu Huyen Tran" w:date="2023-12-05T21:05:00Z">
              <w:r w:rsidRPr="007467DA" w:rsidDel="00F67686">
                <w:rPr>
                  <w:sz w:val="22"/>
                </w:rPr>
                <w:delText xml:space="preserve">3.786,75 </w:delText>
              </w:r>
            </w:del>
          </w:p>
        </w:tc>
        <w:tc>
          <w:tcPr>
            <w:tcW w:w="1266" w:type="pct"/>
            <w:tcBorders>
              <w:top w:val="nil"/>
              <w:left w:val="single" w:sz="4" w:space="0" w:color="auto"/>
              <w:bottom w:val="single" w:sz="4" w:space="0" w:color="auto"/>
              <w:right w:val="single" w:sz="4" w:space="0" w:color="auto"/>
            </w:tcBorders>
            <w:vAlign w:val="bottom"/>
          </w:tcPr>
          <w:p w14:paraId="08B4AF52" w14:textId="2FAFB20F" w:rsidR="00143DCE" w:rsidRPr="007467DA" w:rsidRDefault="00143DCE" w:rsidP="00143DCE">
            <w:pPr>
              <w:tabs>
                <w:tab w:val="left" w:pos="1847"/>
              </w:tabs>
              <w:spacing w:beforeLines="30" w:before="72" w:afterLines="30" w:after="72" w:line="271" w:lineRule="auto"/>
              <w:ind w:right="-30"/>
              <w:jc w:val="center"/>
              <w:rPr>
                <w:sz w:val="22"/>
                <w:lang w:val="en-US"/>
              </w:rPr>
            </w:pPr>
            <w:ins w:id="6991" w:author="Thu Huyen Tran" w:date="2024-05-17T20:47:00Z" w16du:dateUtc="2024-05-17T13:47:00Z">
              <w:r w:rsidRPr="007467DA">
                <w:rPr>
                  <w:sz w:val="22"/>
                  <w:rPrChange w:id="6992" w:author="Huyen Tran Thu" w:date="2025-04-28T20:18:00Z" w16du:dateUtc="2025-04-28T13:18:00Z">
                    <w:rPr>
                      <w:rFonts w:ascii="Arial" w:hAnsi="Arial" w:cs="Arial"/>
                      <w:color w:val="FF0000"/>
                      <w:sz w:val="20"/>
                      <w:szCs w:val="20"/>
                    </w:rPr>
                  </w:rPrChange>
                </w:rPr>
                <w:t xml:space="preserve">11.759.384 </w:t>
              </w:r>
            </w:ins>
            <w:del w:id="6993" w:author="Thu Huyen Tran" w:date="2023-12-05T21:07:00Z">
              <w:r w:rsidRPr="007467DA" w:rsidDel="00FA1401">
                <w:rPr>
                  <w:sz w:val="22"/>
                </w:rPr>
                <w:delText xml:space="preserve">11.759,38 </w:delText>
              </w:r>
            </w:del>
          </w:p>
        </w:tc>
      </w:tr>
      <w:tr w:rsidR="00143DCE" w:rsidRPr="007467DA" w14:paraId="3E090BDF"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5B13C8A5" w14:textId="4B6BD53B" w:rsidR="00143DCE" w:rsidRPr="007467DA" w:rsidRDefault="00143DCE" w:rsidP="00143DCE">
            <w:pPr>
              <w:spacing w:before="0" w:after="0" w:line="240" w:lineRule="auto"/>
              <w:jc w:val="center"/>
              <w:rPr>
                <w:rFonts w:eastAsia="Times New Roman"/>
                <w:sz w:val="22"/>
                <w:lang w:val="en-US" w:eastAsia="ja-JP"/>
              </w:rPr>
            </w:pPr>
            <w:r w:rsidRPr="007467DA">
              <w:rPr>
                <w:sz w:val="22"/>
              </w:rPr>
              <w:t>2008</w:t>
            </w:r>
          </w:p>
        </w:tc>
        <w:tc>
          <w:tcPr>
            <w:tcW w:w="1532" w:type="pct"/>
            <w:tcBorders>
              <w:top w:val="nil"/>
              <w:left w:val="single" w:sz="4" w:space="0" w:color="auto"/>
              <w:bottom w:val="single" w:sz="4" w:space="0" w:color="auto"/>
              <w:right w:val="single" w:sz="4" w:space="0" w:color="auto"/>
            </w:tcBorders>
            <w:noWrap/>
            <w:vAlign w:val="bottom"/>
          </w:tcPr>
          <w:p w14:paraId="21054FDD" w14:textId="3CE1D677" w:rsidR="00143DCE" w:rsidRPr="007467DA" w:rsidRDefault="00143DCE" w:rsidP="00143DCE">
            <w:pPr>
              <w:tabs>
                <w:tab w:val="left" w:pos="1847"/>
              </w:tabs>
              <w:spacing w:beforeLines="30" w:before="72" w:afterLines="30" w:after="72" w:line="271" w:lineRule="auto"/>
              <w:ind w:right="-30"/>
              <w:jc w:val="center"/>
              <w:rPr>
                <w:sz w:val="22"/>
                <w:lang w:val="en-US"/>
              </w:rPr>
            </w:pPr>
            <w:ins w:id="6994" w:author="Thu Huyen Tran" w:date="2024-05-17T20:46:00Z" w16du:dateUtc="2024-05-17T13:46:00Z">
              <w:r w:rsidRPr="007467DA">
                <w:rPr>
                  <w:sz w:val="22"/>
                  <w:rPrChange w:id="6995" w:author="Huyen Tran Thu" w:date="2025-04-28T20:18:00Z" w16du:dateUtc="2025-04-28T13:18:00Z">
                    <w:rPr>
                      <w:rFonts w:ascii="Arial" w:hAnsi="Arial" w:cs="Arial"/>
                      <w:sz w:val="20"/>
                      <w:szCs w:val="20"/>
                    </w:rPr>
                  </w:rPrChange>
                </w:rPr>
                <w:t xml:space="preserve">7.218.504 </w:t>
              </w:r>
            </w:ins>
            <w:del w:id="6996" w:author="Thu Huyen Tran" w:date="2023-12-05T21:06:00Z">
              <w:r w:rsidRPr="007467DA" w:rsidDel="00743EA9">
                <w:rPr>
                  <w:sz w:val="22"/>
                </w:rPr>
                <w:delText xml:space="preserve">8.847,93 </w:delText>
              </w:r>
            </w:del>
          </w:p>
        </w:tc>
        <w:tc>
          <w:tcPr>
            <w:tcW w:w="1343" w:type="pct"/>
            <w:tcBorders>
              <w:top w:val="nil"/>
              <w:left w:val="single" w:sz="4" w:space="0" w:color="auto"/>
              <w:bottom w:val="single" w:sz="4" w:space="0" w:color="auto"/>
              <w:right w:val="single" w:sz="4" w:space="0" w:color="auto"/>
            </w:tcBorders>
            <w:vAlign w:val="bottom"/>
          </w:tcPr>
          <w:p w14:paraId="63D596AB" w14:textId="1AF51321" w:rsidR="00143DCE" w:rsidRPr="007467DA" w:rsidRDefault="00143DCE" w:rsidP="00143DCE">
            <w:pPr>
              <w:tabs>
                <w:tab w:val="left" w:pos="1847"/>
              </w:tabs>
              <w:spacing w:beforeLines="30" w:before="72" w:afterLines="30" w:after="72" w:line="271" w:lineRule="auto"/>
              <w:ind w:right="-30"/>
              <w:jc w:val="center"/>
              <w:rPr>
                <w:sz w:val="22"/>
                <w:lang w:val="en-US"/>
              </w:rPr>
            </w:pPr>
            <w:ins w:id="6997" w:author="Thu Huyen Tran" w:date="2024-05-17T20:46:00Z" w16du:dateUtc="2024-05-17T13:46:00Z">
              <w:r w:rsidRPr="007467DA">
                <w:rPr>
                  <w:sz w:val="22"/>
                  <w:rPrChange w:id="6998" w:author="Huyen Tran Thu" w:date="2025-04-28T20:18:00Z" w16du:dateUtc="2025-04-28T13:18:00Z">
                    <w:rPr>
                      <w:rFonts w:ascii="Arial" w:hAnsi="Arial" w:cs="Arial"/>
                      <w:sz w:val="20"/>
                      <w:szCs w:val="20"/>
                    </w:rPr>
                  </w:rPrChange>
                </w:rPr>
                <w:t xml:space="preserve">5.427.410 </w:t>
              </w:r>
            </w:ins>
            <w:del w:id="6999" w:author="Thu Huyen Tran" w:date="2023-12-05T21:05:00Z">
              <w:r w:rsidRPr="007467DA" w:rsidDel="00F67686">
                <w:rPr>
                  <w:sz w:val="22"/>
                </w:rPr>
                <w:delText xml:space="preserve">3.797,99 </w:delText>
              </w:r>
            </w:del>
          </w:p>
        </w:tc>
        <w:tc>
          <w:tcPr>
            <w:tcW w:w="1266" w:type="pct"/>
            <w:tcBorders>
              <w:top w:val="nil"/>
              <w:left w:val="single" w:sz="4" w:space="0" w:color="auto"/>
              <w:bottom w:val="single" w:sz="4" w:space="0" w:color="auto"/>
              <w:right w:val="single" w:sz="4" w:space="0" w:color="auto"/>
            </w:tcBorders>
            <w:vAlign w:val="bottom"/>
          </w:tcPr>
          <w:p w14:paraId="1401FF9B" w14:textId="1DE3F664" w:rsidR="00143DCE" w:rsidRPr="007467DA" w:rsidRDefault="00143DCE" w:rsidP="00143DCE">
            <w:pPr>
              <w:tabs>
                <w:tab w:val="left" w:pos="1847"/>
              </w:tabs>
              <w:spacing w:beforeLines="30" w:before="72" w:afterLines="30" w:after="72" w:line="271" w:lineRule="auto"/>
              <w:ind w:right="-30"/>
              <w:jc w:val="center"/>
              <w:rPr>
                <w:sz w:val="22"/>
                <w:lang w:val="en-US"/>
              </w:rPr>
            </w:pPr>
            <w:ins w:id="7000" w:author="Thu Huyen Tran" w:date="2024-05-17T20:47:00Z" w16du:dateUtc="2024-05-17T13:47:00Z">
              <w:r w:rsidRPr="007467DA">
                <w:rPr>
                  <w:sz w:val="22"/>
                  <w:rPrChange w:id="7001" w:author="Huyen Tran Thu" w:date="2025-04-28T20:18:00Z" w16du:dateUtc="2025-04-28T13:18:00Z">
                    <w:rPr>
                      <w:rFonts w:ascii="Arial" w:hAnsi="Arial" w:cs="Arial"/>
                      <w:color w:val="FF0000"/>
                      <w:sz w:val="20"/>
                      <w:szCs w:val="20"/>
                    </w:rPr>
                  </w:rPrChange>
                </w:rPr>
                <w:t xml:space="preserve">12.645.914 </w:t>
              </w:r>
            </w:ins>
            <w:del w:id="7002" w:author="Thu Huyen Tran" w:date="2023-12-05T21:07:00Z">
              <w:r w:rsidRPr="007467DA" w:rsidDel="00FA1401">
                <w:rPr>
                  <w:sz w:val="22"/>
                </w:rPr>
                <w:delText xml:space="preserve">12.645,91 </w:delText>
              </w:r>
            </w:del>
          </w:p>
        </w:tc>
      </w:tr>
      <w:tr w:rsidR="00143DCE" w:rsidRPr="007467DA" w14:paraId="519B8F9B"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7C193815" w14:textId="367E97F7" w:rsidR="00143DCE" w:rsidRPr="007467DA" w:rsidRDefault="00143DCE" w:rsidP="00143DCE">
            <w:pPr>
              <w:spacing w:before="0" w:after="0" w:line="240" w:lineRule="auto"/>
              <w:jc w:val="center"/>
              <w:rPr>
                <w:rFonts w:eastAsia="Times New Roman"/>
                <w:sz w:val="22"/>
                <w:lang w:val="en-US" w:eastAsia="ja-JP"/>
              </w:rPr>
            </w:pPr>
            <w:r w:rsidRPr="007467DA">
              <w:rPr>
                <w:sz w:val="22"/>
              </w:rPr>
              <w:t>2009</w:t>
            </w:r>
          </w:p>
        </w:tc>
        <w:tc>
          <w:tcPr>
            <w:tcW w:w="1532" w:type="pct"/>
            <w:tcBorders>
              <w:top w:val="nil"/>
              <w:left w:val="single" w:sz="4" w:space="0" w:color="auto"/>
              <w:bottom w:val="single" w:sz="4" w:space="0" w:color="auto"/>
              <w:right w:val="single" w:sz="4" w:space="0" w:color="auto"/>
            </w:tcBorders>
            <w:noWrap/>
            <w:vAlign w:val="bottom"/>
          </w:tcPr>
          <w:p w14:paraId="6E89882B" w14:textId="362A9574" w:rsidR="00143DCE" w:rsidRPr="007467DA" w:rsidRDefault="00143DCE" w:rsidP="00143DCE">
            <w:pPr>
              <w:tabs>
                <w:tab w:val="left" w:pos="1847"/>
              </w:tabs>
              <w:spacing w:beforeLines="30" w:before="72" w:afterLines="30" w:after="72" w:line="271" w:lineRule="auto"/>
              <w:ind w:right="-30"/>
              <w:jc w:val="center"/>
              <w:rPr>
                <w:sz w:val="22"/>
                <w:lang w:val="en-US"/>
              </w:rPr>
            </w:pPr>
            <w:ins w:id="7003" w:author="Thu Huyen Tran" w:date="2024-05-17T20:46:00Z" w16du:dateUtc="2024-05-17T13:46:00Z">
              <w:r w:rsidRPr="007467DA">
                <w:rPr>
                  <w:sz w:val="22"/>
                  <w:rPrChange w:id="7004" w:author="Huyen Tran Thu" w:date="2025-04-28T20:18:00Z" w16du:dateUtc="2025-04-28T13:18:00Z">
                    <w:rPr>
                      <w:rFonts w:ascii="Arial" w:hAnsi="Arial" w:cs="Arial"/>
                      <w:sz w:val="20"/>
                      <w:szCs w:val="20"/>
                    </w:rPr>
                  </w:rPrChange>
                </w:rPr>
                <w:t xml:space="preserve">8.405.741 </w:t>
              </w:r>
            </w:ins>
            <w:del w:id="7005" w:author="Thu Huyen Tran" w:date="2023-12-05T21:06:00Z">
              <w:r w:rsidRPr="007467DA" w:rsidDel="00743EA9">
                <w:rPr>
                  <w:sz w:val="22"/>
                </w:rPr>
                <w:delText xml:space="preserve">9.966,27 </w:delText>
              </w:r>
            </w:del>
          </w:p>
        </w:tc>
        <w:tc>
          <w:tcPr>
            <w:tcW w:w="1343" w:type="pct"/>
            <w:tcBorders>
              <w:top w:val="nil"/>
              <w:left w:val="single" w:sz="4" w:space="0" w:color="auto"/>
              <w:bottom w:val="single" w:sz="4" w:space="0" w:color="auto"/>
              <w:right w:val="single" w:sz="4" w:space="0" w:color="auto"/>
            </w:tcBorders>
            <w:vAlign w:val="bottom"/>
          </w:tcPr>
          <w:p w14:paraId="2D39D448" w14:textId="5797CA75" w:rsidR="00143DCE" w:rsidRPr="007467DA" w:rsidRDefault="00143DCE" w:rsidP="00143DCE">
            <w:pPr>
              <w:tabs>
                <w:tab w:val="left" w:pos="1847"/>
              </w:tabs>
              <w:spacing w:beforeLines="30" w:before="72" w:afterLines="30" w:after="72" w:line="271" w:lineRule="auto"/>
              <w:ind w:right="-30"/>
              <w:jc w:val="center"/>
              <w:rPr>
                <w:sz w:val="22"/>
                <w:lang w:val="en-US"/>
              </w:rPr>
            </w:pPr>
            <w:ins w:id="7006" w:author="Thu Huyen Tran" w:date="2024-05-17T20:46:00Z" w16du:dateUtc="2024-05-17T13:46:00Z">
              <w:r w:rsidRPr="007467DA">
                <w:rPr>
                  <w:sz w:val="22"/>
                  <w:rPrChange w:id="7007" w:author="Huyen Tran Thu" w:date="2025-04-28T20:18:00Z" w16du:dateUtc="2025-04-28T13:18:00Z">
                    <w:rPr>
                      <w:rFonts w:ascii="Arial" w:hAnsi="Arial" w:cs="Arial"/>
                      <w:sz w:val="20"/>
                      <w:szCs w:val="20"/>
                    </w:rPr>
                  </w:rPrChange>
                </w:rPr>
                <w:t xml:space="preserve">5.426.935 </w:t>
              </w:r>
            </w:ins>
            <w:del w:id="7008" w:author="Thu Huyen Tran" w:date="2023-12-05T21:05:00Z">
              <w:r w:rsidRPr="007467DA" w:rsidDel="00F67686">
                <w:rPr>
                  <w:sz w:val="22"/>
                </w:rPr>
                <w:delText xml:space="preserve">3.866,41 </w:delText>
              </w:r>
            </w:del>
          </w:p>
        </w:tc>
        <w:tc>
          <w:tcPr>
            <w:tcW w:w="1266" w:type="pct"/>
            <w:tcBorders>
              <w:top w:val="nil"/>
              <w:left w:val="single" w:sz="4" w:space="0" w:color="auto"/>
              <w:bottom w:val="single" w:sz="4" w:space="0" w:color="auto"/>
              <w:right w:val="single" w:sz="4" w:space="0" w:color="auto"/>
            </w:tcBorders>
            <w:vAlign w:val="bottom"/>
          </w:tcPr>
          <w:p w14:paraId="1E918EF9" w14:textId="61E21D13" w:rsidR="00143DCE" w:rsidRPr="007467DA" w:rsidRDefault="00143DCE" w:rsidP="00143DCE">
            <w:pPr>
              <w:tabs>
                <w:tab w:val="left" w:pos="1847"/>
              </w:tabs>
              <w:spacing w:beforeLines="30" w:before="72" w:afterLines="30" w:after="72" w:line="271" w:lineRule="auto"/>
              <w:ind w:right="-30"/>
              <w:jc w:val="center"/>
              <w:rPr>
                <w:sz w:val="22"/>
                <w:lang w:val="en-US"/>
              </w:rPr>
            </w:pPr>
            <w:ins w:id="7009" w:author="Thu Huyen Tran" w:date="2024-05-17T20:47:00Z" w16du:dateUtc="2024-05-17T13:47:00Z">
              <w:r w:rsidRPr="007467DA">
                <w:rPr>
                  <w:sz w:val="22"/>
                  <w:rPrChange w:id="7010" w:author="Huyen Tran Thu" w:date="2025-04-28T20:18:00Z" w16du:dateUtc="2025-04-28T13:18:00Z">
                    <w:rPr>
                      <w:rFonts w:ascii="Arial" w:hAnsi="Arial" w:cs="Arial"/>
                      <w:color w:val="FF0000"/>
                      <w:sz w:val="20"/>
                      <w:szCs w:val="20"/>
                    </w:rPr>
                  </w:rPrChange>
                </w:rPr>
                <w:t xml:space="preserve">13.832.676 </w:t>
              </w:r>
            </w:ins>
            <w:del w:id="7011" w:author="Thu Huyen Tran" w:date="2023-12-05T21:07:00Z">
              <w:r w:rsidRPr="007467DA" w:rsidDel="00FA1401">
                <w:rPr>
                  <w:sz w:val="22"/>
                </w:rPr>
                <w:delText xml:space="preserve">13.832,68 </w:delText>
              </w:r>
            </w:del>
          </w:p>
        </w:tc>
      </w:tr>
      <w:tr w:rsidR="00143DCE" w:rsidRPr="007467DA" w14:paraId="0CD7C353"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57E117DB" w14:textId="39D4B626" w:rsidR="00143DCE" w:rsidRPr="007467DA" w:rsidRDefault="00143DCE" w:rsidP="00143DCE">
            <w:pPr>
              <w:spacing w:before="0" w:after="0" w:line="240" w:lineRule="auto"/>
              <w:jc w:val="center"/>
              <w:rPr>
                <w:rFonts w:eastAsia="Times New Roman"/>
                <w:sz w:val="22"/>
                <w:lang w:val="en-US" w:eastAsia="ja-JP"/>
              </w:rPr>
            </w:pPr>
            <w:r w:rsidRPr="007467DA">
              <w:rPr>
                <w:sz w:val="22"/>
              </w:rPr>
              <w:t>2010</w:t>
            </w:r>
          </w:p>
        </w:tc>
        <w:tc>
          <w:tcPr>
            <w:tcW w:w="1532" w:type="pct"/>
            <w:tcBorders>
              <w:top w:val="nil"/>
              <w:left w:val="single" w:sz="4" w:space="0" w:color="auto"/>
              <w:bottom w:val="single" w:sz="4" w:space="0" w:color="auto"/>
              <w:right w:val="single" w:sz="4" w:space="0" w:color="auto"/>
            </w:tcBorders>
            <w:noWrap/>
            <w:vAlign w:val="bottom"/>
          </w:tcPr>
          <w:p w14:paraId="715D11A2" w14:textId="11BF391F" w:rsidR="00143DCE" w:rsidRPr="007467DA" w:rsidRDefault="00143DCE" w:rsidP="00143DCE">
            <w:pPr>
              <w:tabs>
                <w:tab w:val="left" w:pos="1847"/>
              </w:tabs>
              <w:spacing w:beforeLines="30" w:before="72" w:afterLines="30" w:after="72" w:line="271" w:lineRule="auto"/>
              <w:ind w:right="-30"/>
              <w:jc w:val="center"/>
              <w:rPr>
                <w:sz w:val="22"/>
                <w:lang w:val="en-US"/>
              </w:rPr>
            </w:pPr>
            <w:ins w:id="7012" w:author="Thu Huyen Tran" w:date="2024-05-17T20:46:00Z" w16du:dateUtc="2024-05-17T13:46:00Z">
              <w:r w:rsidRPr="007467DA">
                <w:rPr>
                  <w:sz w:val="22"/>
                  <w:rPrChange w:id="7013" w:author="Huyen Tran Thu" w:date="2025-04-28T20:18:00Z" w16du:dateUtc="2025-04-28T13:18:00Z">
                    <w:rPr>
                      <w:rFonts w:ascii="Arial" w:hAnsi="Arial" w:cs="Arial"/>
                      <w:sz w:val="20"/>
                      <w:szCs w:val="20"/>
                    </w:rPr>
                  </w:rPrChange>
                </w:rPr>
                <w:t xml:space="preserve">9.194.495 </w:t>
              </w:r>
            </w:ins>
            <w:del w:id="7014" w:author="Thu Huyen Tran" w:date="2023-12-05T21:06:00Z">
              <w:r w:rsidRPr="007467DA" w:rsidDel="00743EA9">
                <w:rPr>
                  <w:sz w:val="22"/>
                </w:rPr>
                <w:delText xml:space="preserve">11.265,10 </w:delText>
              </w:r>
            </w:del>
          </w:p>
        </w:tc>
        <w:tc>
          <w:tcPr>
            <w:tcW w:w="1343" w:type="pct"/>
            <w:tcBorders>
              <w:top w:val="nil"/>
              <w:left w:val="single" w:sz="4" w:space="0" w:color="auto"/>
              <w:bottom w:val="single" w:sz="4" w:space="0" w:color="auto"/>
              <w:right w:val="single" w:sz="4" w:space="0" w:color="auto"/>
            </w:tcBorders>
            <w:vAlign w:val="bottom"/>
          </w:tcPr>
          <w:p w14:paraId="1A7A7555" w14:textId="07F02840" w:rsidR="00143DCE" w:rsidRPr="007467DA" w:rsidRDefault="00143DCE" w:rsidP="00143DCE">
            <w:pPr>
              <w:tabs>
                <w:tab w:val="left" w:pos="1847"/>
              </w:tabs>
              <w:spacing w:beforeLines="30" w:before="72" w:afterLines="30" w:after="72" w:line="271" w:lineRule="auto"/>
              <w:ind w:right="-30"/>
              <w:jc w:val="center"/>
              <w:rPr>
                <w:sz w:val="22"/>
                <w:lang w:val="en-US"/>
              </w:rPr>
            </w:pPr>
            <w:ins w:id="7015" w:author="Thu Huyen Tran" w:date="2024-05-17T20:46:00Z" w16du:dateUtc="2024-05-17T13:46:00Z">
              <w:r w:rsidRPr="007467DA">
                <w:rPr>
                  <w:sz w:val="22"/>
                  <w:rPrChange w:id="7016" w:author="Huyen Tran Thu" w:date="2025-04-28T20:18:00Z" w16du:dateUtc="2025-04-28T13:18:00Z">
                    <w:rPr>
                      <w:rFonts w:ascii="Arial" w:hAnsi="Arial" w:cs="Arial"/>
                      <w:sz w:val="20"/>
                      <w:szCs w:val="20"/>
                    </w:rPr>
                  </w:rPrChange>
                </w:rPr>
                <w:t xml:space="preserve">5.591.205 </w:t>
              </w:r>
            </w:ins>
            <w:del w:id="7017" w:author="Thu Huyen Tran" w:date="2023-12-05T21:05:00Z">
              <w:r w:rsidRPr="007467DA" w:rsidDel="00F67686">
                <w:rPr>
                  <w:sz w:val="22"/>
                </w:rPr>
                <w:delText xml:space="preserve">3.520,60 </w:delText>
              </w:r>
            </w:del>
          </w:p>
        </w:tc>
        <w:tc>
          <w:tcPr>
            <w:tcW w:w="1266" w:type="pct"/>
            <w:tcBorders>
              <w:top w:val="nil"/>
              <w:left w:val="single" w:sz="4" w:space="0" w:color="auto"/>
              <w:bottom w:val="single" w:sz="4" w:space="0" w:color="auto"/>
              <w:right w:val="single" w:sz="4" w:space="0" w:color="auto"/>
            </w:tcBorders>
            <w:vAlign w:val="bottom"/>
          </w:tcPr>
          <w:p w14:paraId="66F3EC8F" w14:textId="330F449E" w:rsidR="00143DCE" w:rsidRPr="007467DA" w:rsidRDefault="00143DCE" w:rsidP="00143DCE">
            <w:pPr>
              <w:tabs>
                <w:tab w:val="left" w:pos="1847"/>
              </w:tabs>
              <w:spacing w:beforeLines="30" w:before="72" w:afterLines="30" w:after="72" w:line="271" w:lineRule="auto"/>
              <w:ind w:right="-30"/>
              <w:jc w:val="center"/>
              <w:rPr>
                <w:sz w:val="22"/>
                <w:lang w:val="en-US"/>
              </w:rPr>
            </w:pPr>
            <w:ins w:id="7018" w:author="Thu Huyen Tran" w:date="2024-05-17T20:47:00Z" w16du:dateUtc="2024-05-17T13:47:00Z">
              <w:r w:rsidRPr="007467DA">
                <w:rPr>
                  <w:sz w:val="22"/>
                  <w:rPrChange w:id="7019" w:author="Huyen Tran Thu" w:date="2025-04-28T20:18:00Z" w16du:dateUtc="2025-04-28T13:18:00Z">
                    <w:rPr>
                      <w:rFonts w:ascii="Arial" w:hAnsi="Arial" w:cs="Arial"/>
                      <w:color w:val="FF0000"/>
                      <w:sz w:val="20"/>
                      <w:szCs w:val="20"/>
                    </w:rPr>
                  </w:rPrChange>
                </w:rPr>
                <w:t xml:space="preserve">14.785.699 </w:t>
              </w:r>
            </w:ins>
            <w:del w:id="7020" w:author="Thu Huyen Tran" w:date="2023-12-05T21:07:00Z">
              <w:r w:rsidRPr="007467DA" w:rsidDel="00FA1401">
                <w:rPr>
                  <w:sz w:val="22"/>
                </w:rPr>
                <w:delText xml:space="preserve">14.785,70 </w:delText>
              </w:r>
            </w:del>
          </w:p>
        </w:tc>
      </w:tr>
      <w:tr w:rsidR="00143DCE" w:rsidRPr="007467DA" w14:paraId="5783E398"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4C6CFD66" w14:textId="3F459E7A" w:rsidR="00143DCE" w:rsidRPr="007467DA" w:rsidRDefault="00143DCE" w:rsidP="00143DCE">
            <w:pPr>
              <w:spacing w:before="0" w:after="0" w:line="240" w:lineRule="auto"/>
              <w:jc w:val="center"/>
              <w:rPr>
                <w:rFonts w:eastAsia="Times New Roman"/>
                <w:sz w:val="22"/>
                <w:lang w:val="en-US" w:eastAsia="ja-JP"/>
              </w:rPr>
            </w:pPr>
            <w:r w:rsidRPr="007467DA">
              <w:rPr>
                <w:sz w:val="22"/>
              </w:rPr>
              <w:t>2011</w:t>
            </w:r>
          </w:p>
        </w:tc>
        <w:tc>
          <w:tcPr>
            <w:tcW w:w="1532" w:type="pct"/>
            <w:tcBorders>
              <w:top w:val="nil"/>
              <w:left w:val="single" w:sz="4" w:space="0" w:color="auto"/>
              <w:bottom w:val="single" w:sz="4" w:space="0" w:color="auto"/>
              <w:right w:val="single" w:sz="4" w:space="0" w:color="auto"/>
            </w:tcBorders>
            <w:noWrap/>
            <w:vAlign w:val="bottom"/>
          </w:tcPr>
          <w:p w14:paraId="0C421F61" w14:textId="2776D50F" w:rsidR="00143DCE" w:rsidRPr="007467DA" w:rsidRDefault="00143DCE" w:rsidP="00143DCE">
            <w:pPr>
              <w:tabs>
                <w:tab w:val="left" w:pos="1847"/>
              </w:tabs>
              <w:spacing w:beforeLines="30" w:before="72" w:afterLines="30" w:after="72" w:line="271" w:lineRule="auto"/>
              <w:ind w:right="-30"/>
              <w:jc w:val="center"/>
              <w:rPr>
                <w:sz w:val="22"/>
                <w:lang w:val="en-US"/>
              </w:rPr>
            </w:pPr>
            <w:ins w:id="7021" w:author="Thu Huyen Tran" w:date="2024-05-17T20:46:00Z" w16du:dateUtc="2024-05-17T13:46:00Z">
              <w:r w:rsidRPr="007467DA">
                <w:rPr>
                  <w:sz w:val="22"/>
                  <w:rPrChange w:id="7022" w:author="Huyen Tran Thu" w:date="2025-04-28T20:18:00Z" w16du:dateUtc="2025-04-28T13:18:00Z">
                    <w:rPr>
                      <w:rFonts w:ascii="Arial" w:hAnsi="Arial" w:cs="Arial"/>
                      <w:sz w:val="20"/>
                      <w:szCs w:val="20"/>
                    </w:rPr>
                  </w:rPrChange>
                </w:rPr>
                <w:t xml:space="preserve">10.297.834 </w:t>
              </w:r>
            </w:ins>
            <w:del w:id="7023" w:author="Thu Huyen Tran" w:date="2023-12-05T21:06:00Z">
              <w:r w:rsidRPr="007467DA" w:rsidDel="00743EA9">
                <w:rPr>
                  <w:sz w:val="22"/>
                </w:rPr>
                <w:delText xml:space="preserve">12.702,08 </w:delText>
              </w:r>
            </w:del>
          </w:p>
        </w:tc>
        <w:tc>
          <w:tcPr>
            <w:tcW w:w="1343" w:type="pct"/>
            <w:tcBorders>
              <w:top w:val="nil"/>
              <w:left w:val="single" w:sz="4" w:space="0" w:color="auto"/>
              <w:bottom w:val="single" w:sz="4" w:space="0" w:color="auto"/>
              <w:right w:val="single" w:sz="4" w:space="0" w:color="auto"/>
            </w:tcBorders>
            <w:vAlign w:val="bottom"/>
          </w:tcPr>
          <w:p w14:paraId="5FBA803D" w14:textId="23F8A85D" w:rsidR="00143DCE" w:rsidRPr="007467DA" w:rsidRDefault="00143DCE" w:rsidP="00143DCE">
            <w:pPr>
              <w:tabs>
                <w:tab w:val="left" w:pos="1847"/>
              </w:tabs>
              <w:spacing w:beforeLines="30" w:before="72" w:afterLines="30" w:after="72" w:line="271" w:lineRule="auto"/>
              <w:ind w:right="-30"/>
              <w:jc w:val="center"/>
              <w:rPr>
                <w:sz w:val="22"/>
                <w:lang w:val="en-US"/>
              </w:rPr>
            </w:pPr>
            <w:ins w:id="7024" w:author="Thu Huyen Tran" w:date="2024-05-17T20:46:00Z" w16du:dateUtc="2024-05-17T13:46:00Z">
              <w:r w:rsidRPr="007467DA">
                <w:rPr>
                  <w:sz w:val="22"/>
                  <w:rPrChange w:id="7025" w:author="Huyen Tran Thu" w:date="2025-04-28T20:18:00Z" w16du:dateUtc="2025-04-28T13:18:00Z">
                    <w:rPr>
                      <w:rFonts w:ascii="Arial" w:hAnsi="Arial" w:cs="Arial"/>
                      <w:sz w:val="20"/>
                      <w:szCs w:val="20"/>
                    </w:rPr>
                  </w:rPrChange>
                </w:rPr>
                <w:t xml:space="preserve">5.671.298 </w:t>
              </w:r>
            </w:ins>
            <w:del w:id="7026" w:author="Thu Huyen Tran" w:date="2023-12-05T21:05:00Z">
              <w:r w:rsidRPr="007467DA" w:rsidDel="00F67686">
                <w:rPr>
                  <w:sz w:val="22"/>
                </w:rPr>
                <w:delText xml:space="preserve">3.741,11 </w:delText>
              </w:r>
            </w:del>
          </w:p>
        </w:tc>
        <w:tc>
          <w:tcPr>
            <w:tcW w:w="1266" w:type="pct"/>
            <w:tcBorders>
              <w:top w:val="nil"/>
              <w:left w:val="single" w:sz="4" w:space="0" w:color="auto"/>
              <w:bottom w:val="single" w:sz="4" w:space="0" w:color="auto"/>
              <w:right w:val="single" w:sz="4" w:space="0" w:color="auto"/>
            </w:tcBorders>
            <w:vAlign w:val="bottom"/>
          </w:tcPr>
          <w:p w14:paraId="10D68040" w14:textId="7895E75C" w:rsidR="00143DCE" w:rsidRPr="007467DA" w:rsidRDefault="00143DCE" w:rsidP="00143DCE">
            <w:pPr>
              <w:tabs>
                <w:tab w:val="left" w:pos="1847"/>
              </w:tabs>
              <w:spacing w:beforeLines="30" w:before="72" w:afterLines="30" w:after="72" w:line="271" w:lineRule="auto"/>
              <w:ind w:right="-30"/>
              <w:jc w:val="center"/>
              <w:rPr>
                <w:sz w:val="22"/>
                <w:lang w:val="en-US"/>
              </w:rPr>
            </w:pPr>
            <w:ins w:id="7027" w:author="Thu Huyen Tran" w:date="2024-05-17T20:47:00Z" w16du:dateUtc="2024-05-17T13:47:00Z">
              <w:r w:rsidRPr="007467DA">
                <w:rPr>
                  <w:sz w:val="22"/>
                  <w:rPrChange w:id="7028" w:author="Huyen Tran Thu" w:date="2025-04-28T20:18:00Z" w16du:dateUtc="2025-04-28T13:18:00Z">
                    <w:rPr>
                      <w:rFonts w:ascii="Arial" w:hAnsi="Arial" w:cs="Arial"/>
                      <w:color w:val="FF0000"/>
                      <w:sz w:val="20"/>
                      <w:szCs w:val="20"/>
                    </w:rPr>
                  </w:rPrChange>
                </w:rPr>
                <w:t xml:space="preserve">15.969.132 </w:t>
              </w:r>
            </w:ins>
            <w:del w:id="7029" w:author="Thu Huyen Tran" w:date="2023-12-05T21:07:00Z">
              <w:r w:rsidRPr="007467DA" w:rsidDel="00FA1401">
                <w:rPr>
                  <w:sz w:val="22"/>
                </w:rPr>
                <w:delText xml:space="preserve">16.443,19 </w:delText>
              </w:r>
            </w:del>
          </w:p>
        </w:tc>
      </w:tr>
      <w:tr w:rsidR="00143DCE" w:rsidRPr="007467DA" w14:paraId="2B6F40A3"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79BF17AE" w14:textId="1C7EEAA8" w:rsidR="00143DCE" w:rsidRPr="007467DA" w:rsidRDefault="00143DCE" w:rsidP="00143DCE">
            <w:pPr>
              <w:spacing w:before="0" w:after="0" w:line="240" w:lineRule="auto"/>
              <w:jc w:val="center"/>
              <w:rPr>
                <w:rFonts w:eastAsia="Times New Roman"/>
                <w:sz w:val="22"/>
                <w:lang w:val="en-US" w:eastAsia="ja-JP"/>
              </w:rPr>
            </w:pPr>
            <w:r w:rsidRPr="007467DA">
              <w:rPr>
                <w:sz w:val="22"/>
              </w:rPr>
              <w:t>2012</w:t>
            </w:r>
          </w:p>
        </w:tc>
        <w:tc>
          <w:tcPr>
            <w:tcW w:w="1532" w:type="pct"/>
            <w:tcBorders>
              <w:top w:val="nil"/>
              <w:left w:val="single" w:sz="4" w:space="0" w:color="auto"/>
              <w:bottom w:val="single" w:sz="4" w:space="0" w:color="auto"/>
              <w:right w:val="single" w:sz="4" w:space="0" w:color="auto"/>
            </w:tcBorders>
            <w:noWrap/>
            <w:vAlign w:val="bottom"/>
          </w:tcPr>
          <w:p w14:paraId="32FC69C5" w14:textId="4AC4F502" w:rsidR="00143DCE" w:rsidRPr="007467DA" w:rsidRDefault="00143DCE" w:rsidP="00143DCE">
            <w:pPr>
              <w:tabs>
                <w:tab w:val="left" w:pos="1847"/>
              </w:tabs>
              <w:spacing w:beforeLines="30" w:before="72" w:afterLines="30" w:after="72" w:line="271" w:lineRule="auto"/>
              <w:ind w:right="-30"/>
              <w:jc w:val="center"/>
              <w:rPr>
                <w:sz w:val="22"/>
                <w:lang w:val="en-US"/>
              </w:rPr>
            </w:pPr>
            <w:ins w:id="7030" w:author="Thu Huyen Tran" w:date="2024-05-17T20:46:00Z" w16du:dateUtc="2024-05-17T13:46:00Z">
              <w:r w:rsidRPr="007467DA">
                <w:rPr>
                  <w:sz w:val="22"/>
                  <w:rPrChange w:id="7031" w:author="Huyen Tran Thu" w:date="2025-04-28T20:18:00Z" w16du:dateUtc="2025-04-28T13:18:00Z">
                    <w:rPr>
                      <w:rFonts w:ascii="Arial" w:hAnsi="Arial" w:cs="Arial"/>
                      <w:sz w:val="20"/>
                      <w:szCs w:val="20"/>
                    </w:rPr>
                  </w:rPrChange>
                </w:rPr>
                <w:t xml:space="preserve">11.533.574 </w:t>
              </w:r>
            </w:ins>
            <w:del w:id="7032" w:author="Thu Huyen Tran" w:date="2023-12-05T21:06:00Z">
              <w:r w:rsidRPr="007467DA" w:rsidDel="00743EA9">
                <w:rPr>
                  <w:sz w:val="22"/>
                </w:rPr>
                <w:delText xml:space="preserve">14.024,32 </w:delText>
              </w:r>
            </w:del>
          </w:p>
        </w:tc>
        <w:tc>
          <w:tcPr>
            <w:tcW w:w="1343" w:type="pct"/>
            <w:tcBorders>
              <w:top w:val="nil"/>
              <w:left w:val="single" w:sz="4" w:space="0" w:color="auto"/>
              <w:bottom w:val="single" w:sz="4" w:space="0" w:color="auto"/>
              <w:right w:val="single" w:sz="4" w:space="0" w:color="auto"/>
            </w:tcBorders>
            <w:vAlign w:val="bottom"/>
          </w:tcPr>
          <w:p w14:paraId="18727247" w14:textId="13FA66D7" w:rsidR="00143DCE" w:rsidRPr="007467DA" w:rsidRDefault="00143DCE" w:rsidP="00143DCE">
            <w:pPr>
              <w:tabs>
                <w:tab w:val="left" w:pos="1847"/>
              </w:tabs>
              <w:spacing w:beforeLines="30" w:before="72" w:afterLines="30" w:after="72" w:line="271" w:lineRule="auto"/>
              <w:ind w:right="-30"/>
              <w:jc w:val="center"/>
              <w:rPr>
                <w:sz w:val="22"/>
                <w:lang w:val="en-US"/>
              </w:rPr>
            </w:pPr>
            <w:ins w:id="7033" w:author="Thu Huyen Tran" w:date="2024-05-17T20:46:00Z" w16du:dateUtc="2024-05-17T13:46:00Z">
              <w:r w:rsidRPr="007467DA">
                <w:rPr>
                  <w:sz w:val="22"/>
                  <w:rPrChange w:id="7034" w:author="Huyen Tran Thu" w:date="2025-04-28T20:18:00Z" w16du:dateUtc="2025-04-28T13:18:00Z">
                    <w:rPr>
                      <w:rFonts w:ascii="Arial" w:hAnsi="Arial" w:cs="Arial"/>
                      <w:sz w:val="20"/>
                      <w:szCs w:val="20"/>
                    </w:rPr>
                  </w:rPrChange>
                </w:rPr>
                <w:t xml:space="preserve">5.808.198 </w:t>
              </w:r>
            </w:ins>
            <w:del w:id="7035" w:author="Thu Huyen Tran" w:date="2023-12-05T21:05:00Z">
              <w:r w:rsidRPr="007467DA" w:rsidDel="00F67686">
                <w:rPr>
                  <w:sz w:val="22"/>
                </w:rPr>
                <w:delText xml:space="preserve">3.966,83 </w:delText>
              </w:r>
            </w:del>
          </w:p>
        </w:tc>
        <w:tc>
          <w:tcPr>
            <w:tcW w:w="1266" w:type="pct"/>
            <w:tcBorders>
              <w:top w:val="nil"/>
              <w:left w:val="single" w:sz="4" w:space="0" w:color="auto"/>
              <w:bottom w:val="single" w:sz="4" w:space="0" w:color="auto"/>
              <w:right w:val="single" w:sz="4" w:space="0" w:color="auto"/>
            </w:tcBorders>
            <w:vAlign w:val="bottom"/>
          </w:tcPr>
          <w:p w14:paraId="7996BABF" w14:textId="1E10459A" w:rsidR="00143DCE" w:rsidRPr="007467DA" w:rsidRDefault="00143DCE" w:rsidP="00143DCE">
            <w:pPr>
              <w:tabs>
                <w:tab w:val="left" w:pos="1847"/>
              </w:tabs>
              <w:spacing w:beforeLines="30" w:before="72" w:afterLines="30" w:after="72" w:line="271" w:lineRule="auto"/>
              <w:ind w:right="-30"/>
              <w:jc w:val="center"/>
              <w:rPr>
                <w:sz w:val="22"/>
                <w:lang w:val="en-US"/>
              </w:rPr>
            </w:pPr>
            <w:ins w:id="7036" w:author="Thu Huyen Tran" w:date="2024-05-17T20:47:00Z" w16du:dateUtc="2024-05-17T13:47:00Z">
              <w:r w:rsidRPr="007467DA">
                <w:rPr>
                  <w:sz w:val="22"/>
                  <w:rPrChange w:id="7037" w:author="Huyen Tran Thu" w:date="2025-04-28T20:18:00Z" w16du:dateUtc="2025-04-28T13:18:00Z">
                    <w:rPr>
                      <w:rFonts w:ascii="Arial" w:hAnsi="Arial" w:cs="Arial"/>
                      <w:color w:val="FF0000"/>
                      <w:sz w:val="20"/>
                      <w:szCs w:val="20"/>
                    </w:rPr>
                  </w:rPrChange>
                </w:rPr>
                <w:t xml:space="preserve">17.341.772 </w:t>
              </w:r>
            </w:ins>
            <w:del w:id="7038" w:author="Thu Huyen Tran" w:date="2023-12-05T21:07:00Z">
              <w:r w:rsidRPr="007467DA" w:rsidDel="00FA1401">
                <w:rPr>
                  <w:sz w:val="22"/>
                </w:rPr>
                <w:delText xml:space="preserve">17.991,15 </w:delText>
              </w:r>
            </w:del>
          </w:p>
        </w:tc>
      </w:tr>
      <w:tr w:rsidR="00143DCE" w:rsidRPr="007467DA" w14:paraId="586F106F"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660F882D" w14:textId="69D8F774" w:rsidR="00143DCE" w:rsidRPr="007467DA" w:rsidRDefault="00143DCE" w:rsidP="00143DCE">
            <w:pPr>
              <w:spacing w:before="0" w:after="0" w:line="240" w:lineRule="auto"/>
              <w:jc w:val="center"/>
              <w:rPr>
                <w:rFonts w:eastAsia="Times New Roman"/>
                <w:sz w:val="22"/>
                <w:lang w:val="en-US" w:eastAsia="ja-JP"/>
              </w:rPr>
            </w:pPr>
            <w:r w:rsidRPr="007467DA">
              <w:rPr>
                <w:sz w:val="22"/>
              </w:rPr>
              <w:t>2013</w:t>
            </w:r>
          </w:p>
        </w:tc>
        <w:tc>
          <w:tcPr>
            <w:tcW w:w="1532" w:type="pct"/>
            <w:tcBorders>
              <w:top w:val="nil"/>
              <w:left w:val="single" w:sz="4" w:space="0" w:color="auto"/>
              <w:bottom w:val="single" w:sz="4" w:space="0" w:color="auto"/>
              <w:right w:val="single" w:sz="4" w:space="0" w:color="auto"/>
            </w:tcBorders>
            <w:noWrap/>
            <w:vAlign w:val="bottom"/>
          </w:tcPr>
          <w:p w14:paraId="7CE813D1" w14:textId="4E31D365" w:rsidR="00143DCE" w:rsidRPr="007467DA" w:rsidRDefault="00143DCE" w:rsidP="00143DCE">
            <w:pPr>
              <w:tabs>
                <w:tab w:val="left" w:pos="1847"/>
              </w:tabs>
              <w:spacing w:beforeLines="30" w:before="72" w:afterLines="30" w:after="72" w:line="271" w:lineRule="auto"/>
              <w:ind w:right="-30"/>
              <w:jc w:val="center"/>
              <w:rPr>
                <w:sz w:val="22"/>
                <w:lang w:val="en-US"/>
              </w:rPr>
            </w:pPr>
            <w:ins w:id="7039" w:author="Thu Huyen Tran" w:date="2024-05-17T20:46:00Z" w16du:dateUtc="2024-05-17T13:46:00Z">
              <w:r w:rsidRPr="007467DA">
                <w:rPr>
                  <w:sz w:val="22"/>
                  <w:rPrChange w:id="7040" w:author="Huyen Tran Thu" w:date="2025-04-28T20:18:00Z" w16du:dateUtc="2025-04-28T13:18:00Z">
                    <w:rPr>
                      <w:rFonts w:ascii="Arial" w:hAnsi="Arial" w:cs="Arial"/>
                      <w:sz w:val="20"/>
                      <w:szCs w:val="20"/>
                    </w:rPr>
                  </w:rPrChange>
                </w:rPr>
                <w:t xml:space="preserve">12.917.603 </w:t>
              </w:r>
            </w:ins>
            <w:del w:id="7041" w:author="Thu Huyen Tran" w:date="2023-12-05T21:06:00Z">
              <w:r w:rsidRPr="007467DA" w:rsidDel="00743EA9">
                <w:rPr>
                  <w:sz w:val="22"/>
                </w:rPr>
                <w:delText xml:space="preserve">15.385,27 </w:delText>
              </w:r>
            </w:del>
          </w:p>
        </w:tc>
        <w:tc>
          <w:tcPr>
            <w:tcW w:w="1343" w:type="pct"/>
            <w:tcBorders>
              <w:top w:val="nil"/>
              <w:left w:val="single" w:sz="4" w:space="0" w:color="auto"/>
              <w:bottom w:val="single" w:sz="4" w:space="0" w:color="auto"/>
              <w:right w:val="single" w:sz="4" w:space="0" w:color="auto"/>
            </w:tcBorders>
            <w:vAlign w:val="bottom"/>
          </w:tcPr>
          <w:p w14:paraId="6E4D2139" w14:textId="4D91CB8A" w:rsidR="00143DCE" w:rsidRPr="007467DA" w:rsidRDefault="00143DCE" w:rsidP="00143DCE">
            <w:pPr>
              <w:tabs>
                <w:tab w:val="left" w:pos="1847"/>
              </w:tabs>
              <w:spacing w:beforeLines="30" w:before="72" w:afterLines="30" w:after="72" w:line="271" w:lineRule="auto"/>
              <w:ind w:right="-30"/>
              <w:jc w:val="center"/>
              <w:rPr>
                <w:sz w:val="22"/>
                <w:lang w:val="en-US"/>
              </w:rPr>
            </w:pPr>
            <w:ins w:id="7042" w:author="Thu Huyen Tran" w:date="2024-05-17T20:46:00Z" w16du:dateUtc="2024-05-17T13:46:00Z">
              <w:r w:rsidRPr="007467DA">
                <w:rPr>
                  <w:sz w:val="22"/>
                  <w:rPrChange w:id="7043" w:author="Huyen Tran Thu" w:date="2025-04-28T20:18:00Z" w16du:dateUtc="2025-04-28T13:18:00Z">
                    <w:rPr>
                      <w:rFonts w:ascii="Arial" w:hAnsi="Arial" w:cs="Arial"/>
                      <w:sz w:val="20"/>
                      <w:szCs w:val="20"/>
                    </w:rPr>
                  </w:rPrChange>
                </w:rPr>
                <w:t xml:space="preserve">5.940.460 </w:t>
              </w:r>
            </w:ins>
            <w:del w:id="7044" w:author="Thu Huyen Tran" w:date="2023-12-05T21:05:00Z">
              <w:r w:rsidRPr="007467DA" w:rsidDel="00F67686">
                <w:rPr>
                  <w:sz w:val="22"/>
                </w:rPr>
                <w:delText xml:space="preserve">4.196,05 </w:delText>
              </w:r>
            </w:del>
          </w:p>
        </w:tc>
        <w:tc>
          <w:tcPr>
            <w:tcW w:w="1266" w:type="pct"/>
            <w:tcBorders>
              <w:top w:val="nil"/>
              <w:left w:val="single" w:sz="4" w:space="0" w:color="auto"/>
              <w:bottom w:val="single" w:sz="4" w:space="0" w:color="auto"/>
              <w:right w:val="single" w:sz="4" w:space="0" w:color="auto"/>
            </w:tcBorders>
            <w:vAlign w:val="bottom"/>
          </w:tcPr>
          <w:p w14:paraId="200081EB" w14:textId="609C8A8D" w:rsidR="00143DCE" w:rsidRPr="007467DA" w:rsidRDefault="00143DCE" w:rsidP="00143DCE">
            <w:pPr>
              <w:tabs>
                <w:tab w:val="left" w:pos="1847"/>
              </w:tabs>
              <w:spacing w:beforeLines="30" w:before="72" w:afterLines="30" w:after="72" w:line="271" w:lineRule="auto"/>
              <w:ind w:right="-30"/>
              <w:jc w:val="center"/>
              <w:rPr>
                <w:sz w:val="22"/>
                <w:lang w:val="en-US"/>
              </w:rPr>
            </w:pPr>
            <w:ins w:id="7045" w:author="Thu Huyen Tran" w:date="2024-05-17T20:47:00Z" w16du:dateUtc="2024-05-17T13:47:00Z">
              <w:r w:rsidRPr="007467DA">
                <w:rPr>
                  <w:sz w:val="22"/>
                  <w:rPrChange w:id="7046" w:author="Huyen Tran Thu" w:date="2025-04-28T20:18:00Z" w16du:dateUtc="2025-04-28T13:18:00Z">
                    <w:rPr>
                      <w:rFonts w:ascii="Arial" w:hAnsi="Arial" w:cs="Arial"/>
                      <w:color w:val="FF0000"/>
                      <w:sz w:val="20"/>
                      <w:szCs w:val="20"/>
                    </w:rPr>
                  </w:rPrChange>
                </w:rPr>
                <w:t xml:space="preserve">18.858.063 </w:t>
              </w:r>
            </w:ins>
            <w:del w:id="7047" w:author="Thu Huyen Tran" w:date="2023-12-05T21:07:00Z">
              <w:r w:rsidRPr="007467DA" w:rsidDel="00FA1401">
                <w:rPr>
                  <w:sz w:val="22"/>
                </w:rPr>
                <w:delText xml:space="preserve">19.581,32 </w:delText>
              </w:r>
            </w:del>
          </w:p>
        </w:tc>
      </w:tr>
      <w:tr w:rsidR="00143DCE" w:rsidRPr="007467DA" w14:paraId="2615B30F"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37D644D2" w14:textId="2ED43022" w:rsidR="00143DCE" w:rsidRPr="007467DA" w:rsidRDefault="00143DCE" w:rsidP="00143DCE">
            <w:pPr>
              <w:spacing w:before="0" w:after="0" w:line="240" w:lineRule="auto"/>
              <w:jc w:val="center"/>
              <w:rPr>
                <w:rFonts w:eastAsia="Times New Roman"/>
                <w:sz w:val="22"/>
                <w:lang w:val="en-US" w:eastAsia="ja-JP"/>
              </w:rPr>
            </w:pPr>
            <w:r w:rsidRPr="007467DA">
              <w:rPr>
                <w:sz w:val="22"/>
              </w:rPr>
              <w:t>2014</w:t>
            </w:r>
          </w:p>
        </w:tc>
        <w:tc>
          <w:tcPr>
            <w:tcW w:w="1532" w:type="pct"/>
            <w:tcBorders>
              <w:top w:val="nil"/>
              <w:left w:val="nil"/>
              <w:bottom w:val="single" w:sz="4" w:space="0" w:color="auto"/>
              <w:right w:val="single" w:sz="4" w:space="0" w:color="auto"/>
            </w:tcBorders>
            <w:noWrap/>
            <w:vAlign w:val="bottom"/>
          </w:tcPr>
          <w:p w14:paraId="321B059B" w14:textId="37516D44" w:rsidR="00143DCE" w:rsidRPr="007467DA" w:rsidRDefault="00143DCE" w:rsidP="00143DCE">
            <w:pPr>
              <w:tabs>
                <w:tab w:val="left" w:pos="1847"/>
              </w:tabs>
              <w:spacing w:beforeLines="30" w:before="72" w:afterLines="30" w:after="72" w:line="271" w:lineRule="auto"/>
              <w:ind w:right="-30"/>
              <w:jc w:val="center"/>
              <w:rPr>
                <w:sz w:val="22"/>
                <w:lang w:val="en-US"/>
              </w:rPr>
            </w:pPr>
            <w:ins w:id="7048" w:author="Thu Huyen Tran" w:date="2024-05-17T20:46:00Z" w16du:dateUtc="2024-05-17T13:46:00Z">
              <w:r w:rsidRPr="007467DA">
                <w:rPr>
                  <w:sz w:val="22"/>
                  <w:rPrChange w:id="7049" w:author="Huyen Tran Thu" w:date="2025-04-28T20:18:00Z" w16du:dateUtc="2025-04-28T13:18:00Z">
                    <w:rPr>
                      <w:rFonts w:ascii="Arial" w:hAnsi="Arial" w:cs="Arial"/>
                      <w:sz w:val="20"/>
                      <w:szCs w:val="20"/>
                    </w:rPr>
                  </w:rPrChange>
                </w:rPr>
                <w:t xml:space="preserve">9.613.624 </w:t>
              </w:r>
            </w:ins>
            <w:del w:id="7050" w:author="Thu Huyen Tran" w:date="2023-12-05T21:06:00Z">
              <w:r w:rsidRPr="007467DA" w:rsidDel="00743EA9">
                <w:rPr>
                  <w:sz w:val="22"/>
                  <w:rPrChange w:id="7051" w:author="Huyen Tran Thu" w:date="2025-04-28T20:18:00Z" w16du:dateUtc="2025-04-28T13:18:00Z">
                    <w:rPr>
                      <w:color w:val="FF0000"/>
                      <w:sz w:val="22"/>
                    </w:rPr>
                  </w:rPrChange>
                </w:rPr>
                <w:delText xml:space="preserve">9.441,65 </w:delText>
              </w:r>
            </w:del>
          </w:p>
        </w:tc>
        <w:tc>
          <w:tcPr>
            <w:tcW w:w="1343" w:type="pct"/>
            <w:tcBorders>
              <w:top w:val="nil"/>
              <w:left w:val="nil"/>
              <w:bottom w:val="single" w:sz="4" w:space="0" w:color="auto"/>
              <w:right w:val="single" w:sz="4" w:space="0" w:color="auto"/>
            </w:tcBorders>
            <w:vAlign w:val="bottom"/>
          </w:tcPr>
          <w:p w14:paraId="51B2D291" w14:textId="718D7B6F" w:rsidR="00143DCE" w:rsidRPr="007467DA" w:rsidRDefault="00143DCE" w:rsidP="00143DCE">
            <w:pPr>
              <w:tabs>
                <w:tab w:val="left" w:pos="1847"/>
              </w:tabs>
              <w:spacing w:beforeLines="30" w:before="72" w:afterLines="30" w:after="72" w:line="271" w:lineRule="auto"/>
              <w:ind w:right="-30"/>
              <w:jc w:val="center"/>
              <w:rPr>
                <w:sz w:val="22"/>
                <w:lang w:val="en-US"/>
              </w:rPr>
            </w:pPr>
            <w:ins w:id="7052" w:author="Thu Huyen Tran" w:date="2024-05-17T20:46:00Z" w16du:dateUtc="2024-05-17T13:46:00Z">
              <w:r w:rsidRPr="007467DA">
                <w:rPr>
                  <w:sz w:val="22"/>
                  <w:rPrChange w:id="7053" w:author="Huyen Tran Thu" w:date="2025-04-28T20:18:00Z" w16du:dateUtc="2025-04-28T13:18:00Z">
                    <w:rPr>
                      <w:rFonts w:ascii="Arial" w:hAnsi="Arial" w:cs="Arial"/>
                      <w:sz w:val="20"/>
                      <w:szCs w:val="20"/>
                    </w:rPr>
                  </w:rPrChange>
                </w:rPr>
                <w:t xml:space="preserve">5.826.841 </w:t>
              </w:r>
            </w:ins>
            <w:del w:id="7054" w:author="Thu Huyen Tran" w:date="2023-12-05T21:05:00Z">
              <w:r w:rsidRPr="007467DA" w:rsidDel="00F67686">
                <w:rPr>
                  <w:sz w:val="22"/>
                  <w:rPrChange w:id="7055" w:author="Huyen Tran Thu" w:date="2025-04-28T20:18:00Z" w16du:dateUtc="2025-04-28T13:18:00Z">
                    <w:rPr>
                      <w:color w:val="FF0000"/>
                      <w:sz w:val="22"/>
                    </w:rPr>
                  </w:rPrChange>
                </w:rPr>
                <w:delText xml:space="preserve">4.743,09 </w:delText>
              </w:r>
            </w:del>
          </w:p>
        </w:tc>
        <w:tc>
          <w:tcPr>
            <w:tcW w:w="1266" w:type="pct"/>
            <w:tcBorders>
              <w:top w:val="nil"/>
              <w:left w:val="nil"/>
              <w:bottom w:val="single" w:sz="4" w:space="0" w:color="auto"/>
              <w:right w:val="single" w:sz="4" w:space="0" w:color="auto"/>
            </w:tcBorders>
            <w:vAlign w:val="bottom"/>
          </w:tcPr>
          <w:p w14:paraId="5444D48C" w14:textId="64D57C16" w:rsidR="00143DCE" w:rsidRPr="007467DA" w:rsidRDefault="00143DCE" w:rsidP="00143DCE">
            <w:pPr>
              <w:tabs>
                <w:tab w:val="left" w:pos="1847"/>
              </w:tabs>
              <w:spacing w:beforeLines="30" w:before="72" w:afterLines="30" w:after="72" w:line="271" w:lineRule="auto"/>
              <w:ind w:right="-30"/>
              <w:jc w:val="center"/>
              <w:rPr>
                <w:sz w:val="22"/>
                <w:lang w:val="en-US"/>
              </w:rPr>
            </w:pPr>
            <w:ins w:id="7056" w:author="Thu Huyen Tran" w:date="2024-05-17T20:47:00Z" w16du:dateUtc="2024-05-17T13:47:00Z">
              <w:r w:rsidRPr="007467DA">
                <w:rPr>
                  <w:sz w:val="22"/>
                  <w:rPrChange w:id="7057" w:author="Huyen Tran Thu" w:date="2025-04-28T20:18:00Z" w16du:dateUtc="2025-04-28T13:18:00Z">
                    <w:rPr>
                      <w:rFonts w:ascii="Arial" w:hAnsi="Arial" w:cs="Arial"/>
                      <w:color w:val="FF0000"/>
                      <w:sz w:val="20"/>
                      <w:szCs w:val="20"/>
                    </w:rPr>
                  </w:rPrChange>
                </w:rPr>
                <w:t xml:space="preserve">15.440.465 </w:t>
              </w:r>
            </w:ins>
            <w:del w:id="7058" w:author="Thu Huyen Tran" w:date="2023-12-05T21:07:00Z">
              <w:r w:rsidRPr="007467DA" w:rsidDel="00FA1401">
                <w:rPr>
                  <w:sz w:val="22"/>
                  <w:rPrChange w:id="7059" w:author="Huyen Tran Thu" w:date="2025-04-28T20:18:00Z" w16du:dateUtc="2025-04-28T13:18:00Z">
                    <w:rPr>
                      <w:color w:val="FF0000"/>
                      <w:sz w:val="22"/>
                    </w:rPr>
                  </w:rPrChange>
                </w:rPr>
                <w:delText xml:space="preserve">14.184,74 </w:delText>
              </w:r>
            </w:del>
          </w:p>
        </w:tc>
      </w:tr>
      <w:tr w:rsidR="00143DCE" w:rsidRPr="007467DA" w14:paraId="38BAB254"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29830936" w14:textId="79CBC891" w:rsidR="00143DCE" w:rsidRPr="007467DA" w:rsidRDefault="00143DCE" w:rsidP="00143DCE">
            <w:pPr>
              <w:spacing w:before="0" w:after="0" w:line="240" w:lineRule="auto"/>
              <w:jc w:val="center"/>
              <w:rPr>
                <w:rFonts w:eastAsia="Times New Roman"/>
                <w:sz w:val="22"/>
                <w:lang w:val="en-US" w:eastAsia="ja-JP"/>
              </w:rPr>
            </w:pPr>
            <w:r w:rsidRPr="007467DA">
              <w:rPr>
                <w:sz w:val="22"/>
              </w:rPr>
              <w:t>2015</w:t>
            </w:r>
          </w:p>
        </w:tc>
        <w:tc>
          <w:tcPr>
            <w:tcW w:w="1532" w:type="pct"/>
            <w:tcBorders>
              <w:top w:val="nil"/>
              <w:left w:val="nil"/>
              <w:bottom w:val="single" w:sz="4" w:space="0" w:color="auto"/>
              <w:right w:val="single" w:sz="4" w:space="0" w:color="auto"/>
            </w:tcBorders>
            <w:noWrap/>
            <w:vAlign w:val="bottom"/>
          </w:tcPr>
          <w:p w14:paraId="23053064" w14:textId="3CD70381" w:rsidR="00143DCE" w:rsidRPr="007467DA" w:rsidRDefault="00143DCE" w:rsidP="00143DCE">
            <w:pPr>
              <w:tabs>
                <w:tab w:val="left" w:pos="1847"/>
              </w:tabs>
              <w:spacing w:beforeLines="30" w:before="72" w:afterLines="30" w:after="72" w:line="271" w:lineRule="auto"/>
              <w:ind w:right="-30"/>
              <w:jc w:val="center"/>
              <w:rPr>
                <w:sz w:val="22"/>
                <w:lang w:val="en-US"/>
              </w:rPr>
            </w:pPr>
            <w:ins w:id="7060" w:author="Thu Huyen Tran" w:date="2024-05-17T20:46:00Z" w16du:dateUtc="2024-05-17T13:46:00Z">
              <w:r w:rsidRPr="007467DA">
                <w:rPr>
                  <w:sz w:val="22"/>
                  <w:rPrChange w:id="7061" w:author="Huyen Tran Thu" w:date="2025-04-28T20:18:00Z" w16du:dateUtc="2025-04-28T13:18:00Z">
                    <w:rPr>
                      <w:rFonts w:ascii="Arial" w:hAnsi="Arial" w:cs="Arial"/>
                      <w:sz w:val="20"/>
                      <w:szCs w:val="20"/>
                    </w:rPr>
                  </w:rPrChange>
                </w:rPr>
                <w:t xml:space="preserve">9.790.761 </w:t>
              </w:r>
            </w:ins>
            <w:del w:id="7062" w:author="Thu Huyen Tran" w:date="2023-12-05T21:06:00Z">
              <w:r w:rsidRPr="007467DA" w:rsidDel="00743EA9">
                <w:rPr>
                  <w:sz w:val="22"/>
                </w:rPr>
                <w:delText xml:space="preserve">9.869,63 </w:delText>
              </w:r>
            </w:del>
          </w:p>
        </w:tc>
        <w:tc>
          <w:tcPr>
            <w:tcW w:w="1343" w:type="pct"/>
            <w:tcBorders>
              <w:top w:val="nil"/>
              <w:left w:val="nil"/>
              <w:bottom w:val="single" w:sz="4" w:space="0" w:color="auto"/>
              <w:right w:val="single" w:sz="4" w:space="0" w:color="auto"/>
            </w:tcBorders>
            <w:vAlign w:val="bottom"/>
          </w:tcPr>
          <w:p w14:paraId="191E22A7" w14:textId="3AB606B9" w:rsidR="00143DCE" w:rsidRPr="007467DA" w:rsidRDefault="00143DCE" w:rsidP="00143DCE">
            <w:pPr>
              <w:tabs>
                <w:tab w:val="left" w:pos="1847"/>
              </w:tabs>
              <w:spacing w:beforeLines="30" w:before="72" w:afterLines="30" w:after="72" w:line="271" w:lineRule="auto"/>
              <w:ind w:right="-30"/>
              <w:jc w:val="center"/>
              <w:rPr>
                <w:sz w:val="22"/>
                <w:lang w:val="en-US"/>
              </w:rPr>
            </w:pPr>
            <w:ins w:id="7063" w:author="Thu Huyen Tran" w:date="2024-05-17T20:46:00Z" w16du:dateUtc="2024-05-17T13:46:00Z">
              <w:r w:rsidRPr="007467DA">
                <w:rPr>
                  <w:sz w:val="22"/>
                  <w:rPrChange w:id="7064" w:author="Huyen Tran Thu" w:date="2025-04-28T20:18:00Z" w16du:dateUtc="2025-04-28T13:18:00Z">
                    <w:rPr>
                      <w:rFonts w:ascii="Arial" w:hAnsi="Arial" w:cs="Arial"/>
                      <w:sz w:val="20"/>
                      <w:szCs w:val="20"/>
                    </w:rPr>
                  </w:rPrChange>
                </w:rPr>
                <w:t xml:space="preserve">6.024.473 </w:t>
              </w:r>
            </w:ins>
            <w:del w:id="7065" w:author="Thu Huyen Tran" w:date="2023-12-05T21:05:00Z">
              <w:r w:rsidRPr="007467DA" w:rsidDel="00F67686">
                <w:rPr>
                  <w:sz w:val="22"/>
                </w:rPr>
                <w:delText xml:space="preserve">4.741,27 </w:delText>
              </w:r>
            </w:del>
          </w:p>
        </w:tc>
        <w:tc>
          <w:tcPr>
            <w:tcW w:w="1266" w:type="pct"/>
            <w:tcBorders>
              <w:top w:val="nil"/>
              <w:left w:val="nil"/>
              <w:bottom w:val="single" w:sz="4" w:space="0" w:color="auto"/>
              <w:right w:val="single" w:sz="4" w:space="0" w:color="auto"/>
            </w:tcBorders>
            <w:vAlign w:val="bottom"/>
          </w:tcPr>
          <w:p w14:paraId="34242E98" w14:textId="23A0F3CF" w:rsidR="00143DCE" w:rsidRPr="007467DA" w:rsidRDefault="00143DCE" w:rsidP="00143DCE">
            <w:pPr>
              <w:tabs>
                <w:tab w:val="left" w:pos="1847"/>
              </w:tabs>
              <w:spacing w:beforeLines="30" w:before="72" w:afterLines="30" w:after="72" w:line="271" w:lineRule="auto"/>
              <w:ind w:right="-30"/>
              <w:jc w:val="center"/>
              <w:rPr>
                <w:sz w:val="22"/>
                <w:lang w:val="en-US"/>
              </w:rPr>
            </w:pPr>
            <w:ins w:id="7066" w:author="Thu Huyen Tran" w:date="2024-05-17T20:47:00Z" w16du:dateUtc="2024-05-17T13:47:00Z">
              <w:r w:rsidRPr="007467DA">
                <w:rPr>
                  <w:sz w:val="22"/>
                  <w:rPrChange w:id="7067" w:author="Huyen Tran Thu" w:date="2025-04-28T20:18:00Z" w16du:dateUtc="2025-04-28T13:18:00Z">
                    <w:rPr>
                      <w:rFonts w:ascii="Arial" w:hAnsi="Arial" w:cs="Arial"/>
                      <w:color w:val="FF0000"/>
                      <w:sz w:val="20"/>
                      <w:szCs w:val="20"/>
                    </w:rPr>
                  </w:rPrChange>
                </w:rPr>
                <w:t xml:space="preserve">15.815.235 </w:t>
              </w:r>
            </w:ins>
            <w:del w:id="7068" w:author="Thu Huyen Tran" w:date="2023-12-05T21:07:00Z">
              <w:r w:rsidRPr="007467DA" w:rsidDel="00FA1401">
                <w:rPr>
                  <w:sz w:val="22"/>
                </w:rPr>
                <w:delText xml:space="preserve">14.610,90 </w:delText>
              </w:r>
            </w:del>
          </w:p>
        </w:tc>
      </w:tr>
      <w:tr w:rsidR="00143DCE" w:rsidRPr="007467DA" w14:paraId="5515AC8B"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hideMark/>
          </w:tcPr>
          <w:p w14:paraId="6D58200C" w14:textId="52D07299" w:rsidR="00143DCE" w:rsidRPr="007467DA" w:rsidRDefault="00143DCE" w:rsidP="00143DCE">
            <w:pPr>
              <w:spacing w:before="0" w:after="0" w:line="240" w:lineRule="auto"/>
              <w:jc w:val="center"/>
              <w:rPr>
                <w:rFonts w:eastAsia="Times New Roman"/>
                <w:sz w:val="22"/>
                <w:lang w:val="en-US" w:eastAsia="ja-JP"/>
              </w:rPr>
            </w:pPr>
            <w:r w:rsidRPr="007467DA">
              <w:rPr>
                <w:sz w:val="22"/>
              </w:rPr>
              <w:t>2016</w:t>
            </w:r>
          </w:p>
        </w:tc>
        <w:tc>
          <w:tcPr>
            <w:tcW w:w="1532" w:type="pct"/>
            <w:tcBorders>
              <w:top w:val="nil"/>
              <w:left w:val="nil"/>
              <w:bottom w:val="single" w:sz="4" w:space="0" w:color="auto"/>
              <w:right w:val="single" w:sz="4" w:space="0" w:color="auto"/>
            </w:tcBorders>
            <w:noWrap/>
            <w:vAlign w:val="bottom"/>
          </w:tcPr>
          <w:p w14:paraId="68D25CE6" w14:textId="7D27AB60" w:rsidR="00143DCE" w:rsidRPr="007467DA" w:rsidRDefault="00143DCE" w:rsidP="00143DCE">
            <w:pPr>
              <w:tabs>
                <w:tab w:val="left" w:pos="1847"/>
              </w:tabs>
              <w:spacing w:beforeLines="30" w:before="72" w:afterLines="30" w:after="72" w:line="271" w:lineRule="auto"/>
              <w:ind w:right="-30"/>
              <w:jc w:val="center"/>
              <w:rPr>
                <w:sz w:val="22"/>
                <w:lang w:val="en-US"/>
              </w:rPr>
            </w:pPr>
            <w:ins w:id="7069" w:author="Thu Huyen Tran" w:date="2024-05-17T20:46:00Z" w16du:dateUtc="2024-05-17T13:46:00Z">
              <w:r w:rsidRPr="007467DA">
                <w:rPr>
                  <w:sz w:val="22"/>
                  <w:rPrChange w:id="7070" w:author="Huyen Tran Thu" w:date="2025-04-28T20:18:00Z" w16du:dateUtc="2025-04-28T13:18:00Z">
                    <w:rPr>
                      <w:rFonts w:ascii="Arial" w:hAnsi="Arial" w:cs="Arial"/>
                      <w:sz w:val="20"/>
                      <w:szCs w:val="20"/>
                    </w:rPr>
                  </w:rPrChange>
                </w:rPr>
                <w:t xml:space="preserve">9.946.182 </w:t>
              </w:r>
            </w:ins>
            <w:del w:id="7071" w:author="Thu Huyen Tran" w:date="2023-12-05T21:06:00Z">
              <w:r w:rsidRPr="007467DA" w:rsidDel="00743EA9">
                <w:rPr>
                  <w:sz w:val="22"/>
                </w:rPr>
                <w:delText xml:space="preserve">10.897,78 </w:delText>
              </w:r>
            </w:del>
          </w:p>
        </w:tc>
        <w:tc>
          <w:tcPr>
            <w:tcW w:w="1343" w:type="pct"/>
            <w:tcBorders>
              <w:top w:val="nil"/>
              <w:left w:val="nil"/>
              <w:bottom w:val="single" w:sz="4" w:space="0" w:color="auto"/>
              <w:right w:val="single" w:sz="4" w:space="0" w:color="auto"/>
            </w:tcBorders>
            <w:vAlign w:val="bottom"/>
          </w:tcPr>
          <w:p w14:paraId="6942DD29" w14:textId="737560D9" w:rsidR="00143DCE" w:rsidRPr="007467DA" w:rsidRDefault="00143DCE" w:rsidP="00143DCE">
            <w:pPr>
              <w:tabs>
                <w:tab w:val="left" w:pos="1847"/>
              </w:tabs>
              <w:spacing w:beforeLines="30" w:before="72" w:afterLines="30" w:after="72" w:line="271" w:lineRule="auto"/>
              <w:ind w:right="-30"/>
              <w:jc w:val="center"/>
              <w:rPr>
                <w:sz w:val="22"/>
                <w:lang w:val="en-US"/>
              </w:rPr>
            </w:pPr>
            <w:ins w:id="7072" w:author="Thu Huyen Tran" w:date="2024-05-17T20:46:00Z" w16du:dateUtc="2024-05-17T13:46:00Z">
              <w:r w:rsidRPr="007467DA">
                <w:rPr>
                  <w:sz w:val="22"/>
                  <w:rPrChange w:id="7073" w:author="Huyen Tran Thu" w:date="2025-04-28T20:18:00Z" w16du:dateUtc="2025-04-28T13:18:00Z">
                    <w:rPr>
                      <w:rFonts w:ascii="Arial" w:hAnsi="Arial" w:cs="Arial"/>
                      <w:sz w:val="20"/>
                      <w:szCs w:val="20"/>
                    </w:rPr>
                  </w:rPrChange>
                </w:rPr>
                <w:t xml:space="preserve">6.235.510 </w:t>
              </w:r>
            </w:ins>
            <w:del w:id="7074" w:author="Thu Huyen Tran" w:date="2023-12-05T21:05:00Z">
              <w:r w:rsidRPr="007467DA" w:rsidDel="00F67686">
                <w:rPr>
                  <w:sz w:val="22"/>
                </w:rPr>
                <w:delText xml:space="preserve">4.137,28 </w:delText>
              </w:r>
            </w:del>
          </w:p>
        </w:tc>
        <w:tc>
          <w:tcPr>
            <w:tcW w:w="1266" w:type="pct"/>
            <w:tcBorders>
              <w:top w:val="nil"/>
              <w:left w:val="nil"/>
              <w:bottom w:val="single" w:sz="4" w:space="0" w:color="auto"/>
              <w:right w:val="single" w:sz="4" w:space="0" w:color="auto"/>
            </w:tcBorders>
            <w:vAlign w:val="bottom"/>
          </w:tcPr>
          <w:p w14:paraId="452B6687" w14:textId="14153F61" w:rsidR="00143DCE" w:rsidRPr="005D2B46" w:rsidRDefault="00143DCE" w:rsidP="00143DCE">
            <w:pPr>
              <w:tabs>
                <w:tab w:val="left" w:pos="1847"/>
              </w:tabs>
              <w:spacing w:beforeLines="30" w:before="72" w:afterLines="30" w:after="72" w:line="271" w:lineRule="auto"/>
              <w:ind w:right="-30"/>
              <w:jc w:val="center"/>
              <w:rPr>
                <w:sz w:val="22"/>
                <w:lang w:val="en-US"/>
              </w:rPr>
            </w:pPr>
            <w:ins w:id="7075" w:author="Thu Huyen Tran" w:date="2024-05-17T20:47:00Z" w16du:dateUtc="2024-05-17T13:47:00Z">
              <w:r w:rsidRPr="007467DA">
                <w:rPr>
                  <w:sz w:val="22"/>
                  <w:rPrChange w:id="7076" w:author="Huyen Tran Thu" w:date="2025-04-28T20:18:00Z" w16du:dateUtc="2025-04-28T13:18:00Z">
                    <w:rPr>
                      <w:rFonts w:ascii="Arial" w:hAnsi="Arial" w:cs="Arial"/>
                      <w:color w:val="FF0000"/>
                      <w:sz w:val="20"/>
                      <w:szCs w:val="20"/>
                    </w:rPr>
                  </w:rPrChange>
                </w:rPr>
                <w:t xml:space="preserve">16.181.693 </w:t>
              </w:r>
            </w:ins>
            <w:del w:id="7077" w:author="Thu Huyen Tran" w:date="2023-12-05T21:07:00Z">
              <w:r w:rsidRPr="005D2B46" w:rsidDel="00FA1401">
                <w:rPr>
                  <w:sz w:val="22"/>
                </w:rPr>
                <w:delText xml:space="preserve">15.035,06 </w:delText>
              </w:r>
            </w:del>
          </w:p>
        </w:tc>
      </w:tr>
      <w:tr w:rsidR="00143DCE" w:rsidRPr="007467DA" w14:paraId="444A7091" w14:textId="77777777" w:rsidTr="005C0603">
        <w:trPr>
          <w:trHeight w:val="255"/>
        </w:trPr>
        <w:tc>
          <w:tcPr>
            <w:tcW w:w="859" w:type="pct"/>
            <w:tcBorders>
              <w:top w:val="single" w:sz="4" w:space="0" w:color="auto"/>
              <w:left w:val="single" w:sz="4" w:space="0" w:color="auto"/>
              <w:bottom w:val="single" w:sz="4" w:space="0" w:color="auto"/>
              <w:right w:val="single" w:sz="4" w:space="0" w:color="auto"/>
            </w:tcBorders>
            <w:noWrap/>
            <w:vAlign w:val="center"/>
          </w:tcPr>
          <w:p w14:paraId="3B89459C" w14:textId="14D67F46" w:rsidR="00143DCE" w:rsidRPr="005D2B46" w:rsidRDefault="00143DCE" w:rsidP="00143DCE">
            <w:pPr>
              <w:spacing w:before="0" w:after="0" w:line="240" w:lineRule="auto"/>
              <w:jc w:val="center"/>
              <w:rPr>
                <w:rFonts w:eastAsia="Times New Roman"/>
                <w:sz w:val="22"/>
                <w:lang w:val="en-US" w:eastAsia="ja-JP"/>
              </w:rPr>
            </w:pPr>
            <w:r w:rsidRPr="005D2B46">
              <w:rPr>
                <w:sz w:val="22"/>
              </w:rPr>
              <w:t>2017</w:t>
            </w:r>
          </w:p>
        </w:tc>
        <w:tc>
          <w:tcPr>
            <w:tcW w:w="1532" w:type="pct"/>
            <w:tcBorders>
              <w:top w:val="single" w:sz="4" w:space="0" w:color="auto"/>
              <w:left w:val="nil"/>
              <w:bottom w:val="single" w:sz="4" w:space="0" w:color="auto"/>
              <w:right w:val="single" w:sz="4" w:space="0" w:color="auto"/>
            </w:tcBorders>
            <w:noWrap/>
            <w:vAlign w:val="bottom"/>
          </w:tcPr>
          <w:p w14:paraId="1C4047D8" w14:textId="27D9A26D" w:rsidR="00143DCE" w:rsidRPr="005D2B46" w:rsidRDefault="00143DCE" w:rsidP="00143DCE">
            <w:pPr>
              <w:tabs>
                <w:tab w:val="left" w:pos="1847"/>
              </w:tabs>
              <w:spacing w:beforeLines="30" w:before="72" w:afterLines="30" w:after="72" w:line="271" w:lineRule="auto"/>
              <w:ind w:right="-30"/>
              <w:jc w:val="center"/>
              <w:rPr>
                <w:sz w:val="22"/>
                <w:lang w:val="en-US"/>
              </w:rPr>
            </w:pPr>
            <w:ins w:id="7078" w:author="Thu Huyen Tran" w:date="2024-05-17T20:46:00Z" w16du:dateUtc="2024-05-17T13:46:00Z">
              <w:r w:rsidRPr="007467DA">
                <w:rPr>
                  <w:sz w:val="22"/>
                  <w:rPrChange w:id="7079" w:author="Huyen Tran Thu" w:date="2025-04-28T20:18:00Z" w16du:dateUtc="2025-04-28T13:18:00Z">
                    <w:rPr>
                      <w:rFonts w:ascii="Arial" w:hAnsi="Arial" w:cs="Arial"/>
                      <w:sz w:val="20"/>
                      <w:szCs w:val="20"/>
                    </w:rPr>
                  </w:rPrChange>
                </w:rPr>
                <w:t xml:space="preserve">11.257.359 </w:t>
              </w:r>
            </w:ins>
            <w:del w:id="7080" w:author="Thu Huyen Tran" w:date="2023-12-05T21:06:00Z">
              <w:r w:rsidRPr="005D2B46" w:rsidDel="00743EA9">
                <w:rPr>
                  <w:sz w:val="22"/>
                </w:rPr>
                <w:delText xml:space="preserve">12.891,22 </w:delText>
              </w:r>
            </w:del>
          </w:p>
        </w:tc>
        <w:tc>
          <w:tcPr>
            <w:tcW w:w="1343" w:type="pct"/>
            <w:tcBorders>
              <w:top w:val="single" w:sz="4" w:space="0" w:color="auto"/>
              <w:left w:val="nil"/>
              <w:bottom w:val="single" w:sz="4" w:space="0" w:color="auto"/>
              <w:right w:val="single" w:sz="4" w:space="0" w:color="auto"/>
            </w:tcBorders>
            <w:vAlign w:val="bottom"/>
          </w:tcPr>
          <w:p w14:paraId="6910D899" w14:textId="2A5B27A8" w:rsidR="00143DCE" w:rsidRPr="005D2B46" w:rsidRDefault="00143DCE" w:rsidP="00143DCE">
            <w:pPr>
              <w:tabs>
                <w:tab w:val="left" w:pos="1847"/>
              </w:tabs>
              <w:spacing w:beforeLines="30" w:before="72" w:afterLines="30" w:after="72" w:line="271" w:lineRule="auto"/>
              <w:ind w:right="-30"/>
              <w:jc w:val="center"/>
              <w:rPr>
                <w:sz w:val="22"/>
                <w:lang w:val="en-US"/>
              </w:rPr>
            </w:pPr>
            <w:ins w:id="7081" w:author="Thu Huyen Tran" w:date="2024-05-17T20:46:00Z" w16du:dateUtc="2024-05-17T13:46:00Z">
              <w:r w:rsidRPr="007467DA">
                <w:rPr>
                  <w:sz w:val="22"/>
                  <w:rPrChange w:id="7082" w:author="Huyen Tran Thu" w:date="2025-04-28T20:18:00Z" w16du:dateUtc="2025-04-28T13:18:00Z">
                    <w:rPr>
                      <w:rFonts w:ascii="Arial" w:hAnsi="Arial" w:cs="Arial"/>
                      <w:sz w:val="20"/>
                      <w:szCs w:val="20"/>
                    </w:rPr>
                  </w:rPrChange>
                </w:rPr>
                <w:t xml:space="preserve">7.124.932 </w:t>
              </w:r>
            </w:ins>
            <w:del w:id="7083" w:author="Thu Huyen Tran" w:date="2023-12-05T21:05:00Z">
              <w:r w:rsidRPr="005D2B46" w:rsidDel="00F67686">
                <w:rPr>
                  <w:sz w:val="22"/>
                </w:rPr>
                <w:delText xml:space="preserve">4.277,65 </w:delText>
              </w:r>
            </w:del>
          </w:p>
        </w:tc>
        <w:tc>
          <w:tcPr>
            <w:tcW w:w="1266" w:type="pct"/>
            <w:tcBorders>
              <w:top w:val="single" w:sz="4" w:space="0" w:color="auto"/>
              <w:left w:val="nil"/>
              <w:bottom w:val="single" w:sz="4" w:space="0" w:color="auto"/>
              <w:right w:val="single" w:sz="4" w:space="0" w:color="auto"/>
            </w:tcBorders>
            <w:vAlign w:val="bottom"/>
          </w:tcPr>
          <w:p w14:paraId="46524916" w14:textId="77C9D73F" w:rsidR="00143DCE" w:rsidRPr="005D2B46" w:rsidRDefault="00143DCE" w:rsidP="00143DCE">
            <w:pPr>
              <w:tabs>
                <w:tab w:val="left" w:pos="1847"/>
              </w:tabs>
              <w:spacing w:beforeLines="30" w:before="72" w:afterLines="30" w:after="72" w:line="271" w:lineRule="auto"/>
              <w:ind w:right="-30"/>
              <w:jc w:val="center"/>
              <w:rPr>
                <w:sz w:val="22"/>
                <w:lang w:val="en-US"/>
              </w:rPr>
            </w:pPr>
            <w:ins w:id="7084" w:author="Thu Huyen Tran" w:date="2024-05-17T20:47:00Z" w16du:dateUtc="2024-05-17T13:47:00Z">
              <w:r w:rsidRPr="007467DA">
                <w:rPr>
                  <w:sz w:val="22"/>
                  <w:rPrChange w:id="7085" w:author="Huyen Tran Thu" w:date="2025-04-28T20:18:00Z" w16du:dateUtc="2025-04-28T13:18:00Z">
                    <w:rPr>
                      <w:rFonts w:ascii="Arial" w:hAnsi="Arial" w:cs="Arial"/>
                      <w:color w:val="FF0000"/>
                      <w:sz w:val="20"/>
                      <w:szCs w:val="20"/>
                    </w:rPr>
                  </w:rPrChange>
                </w:rPr>
                <w:t xml:space="preserve">18.382.291 </w:t>
              </w:r>
            </w:ins>
            <w:del w:id="7086" w:author="Thu Huyen Tran" w:date="2023-12-05T21:07:00Z">
              <w:r w:rsidRPr="005D2B46" w:rsidDel="00FA1401">
                <w:rPr>
                  <w:sz w:val="22"/>
                </w:rPr>
                <w:delText xml:space="preserve">17.168,86 </w:delText>
              </w:r>
            </w:del>
          </w:p>
        </w:tc>
      </w:tr>
      <w:tr w:rsidR="00143DCE" w:rsidRPr="007467DA" w14:paraId="74A39343" w14:textId="77777777" w:rsidTr="005C0603">
        <w:trPr>
          <w:trHeight w:val="255"/>
        </w:trPr>
        <w:tc>
          <w:tcPr>
            <w:tcW w:w="859" w:type="pct"/>
            <w:tcBorders>
              <w:top w:val="nil"/>
              <w:left w:val="single" w:sz="4" w:space="0" w:color="auto"/>
              <w:bottom w:val="single" w:sz="4" w:space="0" w:color="auto"/>
              <w:right w:val="single" w:sz="4" w:space="0" w:color="auto"/>
            </w:tcBorders>
            <w:noWrap/>
            <w:vAlign w:val="center"/>
          </w:tcPr>
          <w:p w14:paraId="76CD42DD" w14:textId="41C888BF" w:rsidR="00143DCE" w:rsidRPr="005D2B46" w:rsidRDefault="00143DCE" w:rsidP="00143DCE">
            <w:pPr>
              <w:spacing w:before="0" w:after="0" w:line="240" w:lineRule="auto"/>
              <w:jc w:val="center"/>
              <w:rPr>
                <w:rFonts w:eastAsia="Times New Roman"/>
                <w:sz w:val="22"/>
                <w:lang w:val="en-US" w:eastAsia="ja-JP"/>
              </w:rPr>
            </w:pPr>
            <w:r w:rsidRPr="005D2B46">
              <w:rPr>
                <w:sz w:val="22"/>
              </w:rPr>
              <w:t>2018</w:t>
            </w:r>
          </w:p>
        </w:tc>
        <w:tc>
          <w:tcPr>
            <w:tcW w:w="1532" w:type="pct"/>
            <w:tcBorders>
              <w:top w:val="nil"/>
              <w:left w:val="nil"/>
              <w:bottom w:val="single" w:sz="4" w:space="0" w:color="auto"/>
              <w:right w:val="single" w:sz="4" w:space="0" w:color="auto"/>
            </w:tcBorders>
            <w:noWrap/>
            <w:vAlign w:val="bottom"/>
          </w:tcPr>
          <w:p w14:paraId="3B8B1079" w14:textId="1952173B" w:rsidR="00143DCE" w:rsidRPr="005D2B46" w:rsidRDefault="00143DCE" w:rsidP="00143DCE">
            <w:pPr>
              <w:tabs>
                <w:tab w:val="left" w:pos="1847"/>
              </w:tabs>
              <w:spacing w:beforeLines="30" w:before="72" w:afterLines="30" w:after="72" w:line="271" w:lineRule="auto"/>
              <w:ind w:right="-30"/>
              <w:jc w:val="center"/>
              <w:rPr>
                <w:sz w:val="22"/>
                <w:lang w:val="en-US"/>
              </w:rPr>
            </w:pPr>
            <w:ins w:id="7087" w:author="Thu Huyen Tran" w:date="2024-05-17T20:46:00Z" w16du:dateUtc="2024-05-17T13:46:00Z">
              <w:r w:rsidRPr="007467DA">
                <w:rPr>
                  <w:sz w:val="22"/>
                  <w:rPrChange w:id="7088" w:author="Huyen Tran Thu" w:date="2025-04-28T20:18:00Z" w16du:dateUtc="2025-04-28T13:18:00Z">
                    <w:rPr>
                      <w:rFonts w:ascii="Arial" w:hAnsi="Arial" w:cs="Arial"/>
                      <w:sz w:val="20"/>
                      <w:szCs w:val="20"/>
                    </w:rPr>
                  </w:rPrChange>
                </w:rPr>
                <w:t xml:space="preserve">11.961.999 </w:t>
              </w:r>
            </w:ins>
            <w:del w:id="7089" w:author="Thu Huyen Tran" w:date="2023-12-05T21:06:00Z">
              <w:r w:rsidRPr="005D2B46" w:rsidDel="00743EA9">
                <w:rPr>
                  <w:sz w:val="22"/>
                </w:rPr>
                <w:delText xml:space="preserve">14.403,61 </w:delText>
              </w:r>
            </w:del>
          </w:p>
        </w:tc>
        <w:tc>
          <w:tcPr>
            <w:tcW w:w="1343" w:type="pct"/>
            <w:tcBorders>
              <w:top w:val="nil"/>
              <w:left w:val="nil"/>
              <w:bottom w:val="single" w:sz="4" w:space="0" w:color="auto"/>
              <w:right w:val="single" w:sz="4" w:space="0" w:color="auto"/>
            </w:tcBorders>
            <w:vAlign w:val="bottom"/>
          </w:tcPr>
          <w:p w14:paraId="6103B2EB" w14:textId="4253544A" w:rsidR="00143DCE" w:rsidRPr="005D2B46" w:rsidRDefault="00143DCE" w:rsidP="00143DCE">
            <w:pPr>
              <w:tabs>
                <w:tab w:val="left" w:pos="1847"/>
              </w:tabs>
              <w:spacing w:beforeLines="30" w:before="72" w:afterLines="30" w:after="72" w:line="271" w:lineRule="auto"/>
              <w:ind w:right="-30"/>
              <w:jc w:val="center"/>
              <w:rPr>
                <w:sz w:val="22"/>
                <w:lang w:val="en-US"/>
              </w:rPr>
            </w:pPr>
            <w:ins w:id="7090" w:author="Thu Huyen Tran" w:date="2024-05-17T20:46:00Z" w16du:dateUtc="2024-05-17T13:46:00Z">
              <w:r w:rsidRPr="007467DA">
                <w:rPr>
                  <w:sz w:val="22"/>
                  <w:rPrChange w:id="7091" w:author="Huyen Tran Thu" w:date="2025-04-28T20:18:00Z" w16du:dateUtc="2025-04-28T13:18:00Z">
                    <w:rPr>
                      <w:rFonts w:ascii="Arial" w:hAnsi="Arial" w:cs="Arial"/>
                      <w:sz w:val="20"/>
                      <w:szCs w:val="20"/>
                    </w:rPr>
                  </w:rPrChange>
                </w:rPr>
                <w:t xml:space="preserve">8.030.101 </w:t>
              </w:r>
            </w:ins>
            <w:del w:id="7092" w:author="Thu Huyen Tran" w:date="2023-12-05T21:05:00Z">
              <w:r w:rsidRPr="005D2B46" w:rsidDel="00F67686">
                <w:rPr>
                  <w:sz w:val="22"/>
                </w:rPr>
                <w:delText xml:space="preserve">4.403,08 </w:delText>
              </w:r>
            </w:del>
          </w:p>
        </w:tc>
        <w:tc>
          <w:tcPr>
            <w:tcW w:w="1266" w:type="pct"/>
            <w:tcBorders>
              <w:top w:val="nil"/>
              <w:left w:val="nil"/>
              <w:bottom w:val="single" w:sz="4" w:space="0" w:color="auto"/>
              <w:right w:val="single" w:sz="4" w:space="0" w:color="auto"/>
            </w:tcBorders>
            <w:vAlign w:val="bottom"/>
          </w:tcPr>
          <w:p w14:paraId="65F3CDB7" w14:textId="424053F2" w:rsidR="00143DCE" w:rsidRPr="005D2B46" w:rsidRDefault="00143DCE" w:rsidP="00143DCE">
            <w:pPr>
              <w:tabs>
                <w:tab w:val="left" w:pos="1847"/>
              </w:tabs>
              <w:spacing w:beforeLines="30" w:before="72" w:afterLines="30" w:after="72" w:line="271" w:lineRule="auto"/>
              <w:ind w:right="-30"/>
              <w:jc w:val="center"/>
              <w:rPr>
                <w:sz w:val="22"/>
                <w:lang w:val="en-US"/>
              </w:rPr>
            </w:pPr>
            <w:ins w:id="7093" w:author="Thu Huyen Tran" w:date="2024-05-17T20:47:00Z" w16du:dateUtc="2024-05-17T13:47:00Z">
              <w:r w:rsidRPr="007467DA">
                <w:rPr>
                  <w:sz w:val="22"/>
                  <w:rPrChange w:id="7094" w:author="Huyen Tran Thu" w:date="2025-04-28T20:18:00Z" w16du:dateUtc="2025-04-28T13:18:00Z">
                    <w:rPr>
                      <w:rFonts w:ascii="Arial" w:hAnsi="Arial" w:cs="Arial"/>
                      <w:color w:val="FF0000"/>
                      <w:sz w:val="20"/>
                      <w:szCs w:val="20"/>
                    </w:rPr>
                  </w:rPrChange>
                </w:rPr>
                <w:t xml:space="preserve">19.992.100 </w:t>
              </w:r>
            </w:ins>
            <w:del w:id="7095" w:author="Thu Huyen Tran" w:date="2023-12-05T21:07:00Z">
              <w:r w:rsidRPr="005D2B46" w:rsidDel="00FA1401">
                <w:rPr>
                  <w:sz w:val="22"/>
                </w:rPr>
                <w:delText xml:space="preserve">18.806,69 </w:delText>
              </w:r>
            </w:del>
          </w:p>
        </w:tc>
      </w:tr>
      <w:tr w:rsidR="007467DA" w:rsidRPr="007467DA" w14:paraId="66AE98E9" w14:textId="77777777" w:rsidTr="005C0603">
        <w:trPr>
          <w:trHeight w:val="255"/>
          <w:ins w:id="7096" w:author="Huyen Tran Thu" w:date="2025-04-28T20:14:00Z"/>
        </w:trPr>
        <w:tc>
          <w:tcPr>
            <w:tcW w:w="859" w:type="pct"/>
            <w:tcBorders>
              <w:top w:val="nil"/>
              <w:left w:val="single" w:sz="4" w:space="0" w:color="auto"/>
              <w:bottom w:val="single" w:sz="4" w:space="0" w:color="auto"/>
              <w:right w:val="single" w:sz="4" w:space="0" w:color="auto"/>
            </w:tcBorders>
            <w:noWrap/>
            <w:vAlign w:val="center"/>
          </w:tcPr>
          <w:p w14:paraId="5324BD47" w14:textId="1BD4A713" w:rsidR="007467DA" w:rsidRPr="005D2B46" w:rsidRDefault="007467DA" w:rsidP="007467DA">
            <w:pPr>
              <w:spacing w:before="0" w:after="0" w:line="240" w:lineRule="auto"/>
              <w:jc w:val="center"/>
              <w:rPr>
                <w:ins w:id="7097" w:author="Huyen Tran Thu" w:date="2025-04-28T20:14:00Z" w16du:dateUtc="2025-04-28T13:14:00Z"/>
                <w:sz w:val="22"/>
              </w:rPr>
            </w:pPr>
            <w:ins w:id="7098" w:author="Huyen Tran Thu" w:date="2025-04-28T20:14:00Z" w16du:dateUtc="2025-04-28T13:14:00Z">
              <w:r w:rsidRPr="005D2B46">
                <w:rPr>
                  <w:sz w:val="22"/>
                </w:rPr>
                <w:t>2019</w:t>
              </w:r>
            </w:ins>
          </w:p>
        </w:tc>
        <w:tc>
          <w:tcPr>
            <w:tcW w:w="1532" w:type="pct"/>
            <w:tcBorders>
              <w:top w:val="nil"/>
              <w:left w:val="nil"/>
              <w:bottom w:val="single" w:sz="4" w:space="0" w:color="auto"/>
              <w:right w:val="single" w:sz="4" w:space="0" w:color="auto"/>
            </w:tcBorders>
            <w:noWrap/>
            <w:vAlign w:val="bottom"/>
          </w:tcPr>
          <w:p w14:paraId="437E2535" w14:textId="6A5C7652" w:rsidR="007467DA" w:rsidRPr="005D2B46" w:rsidRDefault="007467DA" w:rsidP="007467DA">
            <w:pPr>
              <w:tabs>
                <w:tab w:val="left" w:pos="1847"/>
              </w:tabs>
              <w:spacing w:beforeLines="30" w:before="72" w:afterLines="30" w:after="72" w:line="271" w:lineRule="auto"/>
              <w:ind w:right="-30"/>
              <w:jc w:val="center"/>
              <w:rPr>
                <w:ins w:id="7099" w:author="Huyen Tran Thu" w:date="2025-04-28T20:14:00Z" w16du:dateUtc="2025-04-28T13:14:00Z"/>
                <w:sz w:val="22"/>
              </w:rPr>
            </w:pPr>
            <w:ins w:id="7100" w:author="Huyen Tran Thu" w:date="2025-04-28T20:17:00Z" w16du:dateUtc="2025-04-28T13:17:00Z">
              <w:r w:rsidRPr="007467DA">
                <w:rPr>
                  <w:sz w:val="22"/>
                  <w:rPrChange w:id="7101" w:author="Huyen Tran Thu" w:date="2025-04-28T20:18:00Z" w16du:dateUtc="2025-04-28T13:18:00Z">
                    <w:rPr>
                      <w:rFonts w:ascii="Arial" w:hAnsi="Arial" w:cs="Arial"/>
                      <w:sz w:val="20"/>
                      <w:szCs w:val="20"/>
                    </w:rPr>
                  </w:rPrChange>
                </w:rPr>
                <w:t xml:space="preserve">12.666.763 </w:t>
              </w:r>
            </w:ins>
          </w:p>
        </w:tc>
        <w:tc>
          <w:tcPr>
            <w:tcW w:w="1343" w:type="pct"/>
            <w:tcBorders>
              <w:top w:val="nil"/>
              <w:left w:val="nil"/>
              <w:bottom w:val="single" w:sz="4" w:space="0" w:color="auto"/>
              <w:right w:val="single" w:sz="4" w:space="0" w:color="auto"/>
            </w:tcBorders>
            <w:vAlign w:val="bottom"/>
          </w:tcPr>
          <w:p w14:paraId="596648FB" w14:textId="013E4E4E" w:rsidR="007467DA" w:rsidRPr="005D2B46" w:rsidRDefault="007467DA" w:rsidP="007467DA">
            <w:pPr>
              <w:tabs>
                <w:tab w:val="left" w:pos="1847"/>
              </w:tabs>
              <w:spacing w:beforeLines="30" w:before="72" w:afterLines="30" w:after="72" w:line="271" w:lineRule="auto"/>
              <w:ind w:right="-30"/>
              <w:jc w:val="center"/>
              <w:rPr>
                <w:ins w:id="7102" w:author="Huyen Tran Thu" w:date="2025-04-28T20:14:00Z" w16du:dateUtc="2025-04-28T13:14:00Z"/>
                <w:sz w:val="22"/>
              </w:rPr>
            </w:pPr>
            <w:ins w:id="7103" w:author="Huyen Tran Thu" w:date="2025-04-28T20:18:00Z" w16du:dateUtc="2025-04-28T13:18:00Z">
              <w:r w:rsidRPr="007467DA">
                <w:rPr>
                  <w:sz w:val="22"/>
                  <w:rPrChange w:id="7104" w:author="Huyen Tran Thu" w:date="2025-04-28T20:18:00Z" w16du:dateUtc="2025-04-28T13:18:00Z">
                    <w:rPr>
                      <w:rFonts w:ascii="Arial" w:hAnsi="Arial" w:cs="Arial"/>
                      <w:sz w:val="20"/>
                      <w:szCs w:val="20"/>
                    </w:rPr>
                  </w:rPrChange>
                </w:rPr>
                <w:t xml:space="preserve">8.956.973 </w:t>
              </w:r>
            </w:ins>
          </w:p>
        </w:tc>
        <w:tc>
          <w:tcPr>
            <w:tcW w:w="1266" w:type="pct"/>
            <w:tcBorders>
              <w:top w:val="nil"/>
              <w:left w:val="nil"/>
              <w:bottom w:val="single" w:sz="4" w:space="0" w:color="auto"/>
              <w:right w:val="single" w:sz="4" w:space="0" w:color="auto"/>
            </w:tcBorders>
            <w:vAlign w:val="bottom"/>
          </w:tcPr>
          <w:p w14:paraId="440AA026" w14:textId="030D3930" w:rsidR="007467DA" w:rsidRPr="005D2B46" w:rsidRDefault="007467DA" w:rsidP="007467DA">
            <w:pPr>
              <w:tabs>
                <w:tab w:val="left" w:pos="1847"/>
              </w:tabs>
              <w:spacing w:beforeLines="30" w:before="72" w:afterLines="30" w:after="72" w:line="271" w:lineRule="auto"/>
              <w:ind w:right="-30"/>
              <w:jc w:val="center"/>
              <w:rPr>
                <w:ins w:id="7105" w:author="Huyen Tran Thu" w:date="2025-04-28T20:14:00Z" w16du:dateUtc="2025-04-28T13:14:00Z"/>
                <w:sz w:val="22"/>
              </w:rPr>
            </w:pPr>
            <w:ins w:id="7106" w:author="Huyen Tran Thu" w:date="2025-04-28T20:18:00Z" w16du:dateUtc="2025-04-28T13:18:00Z">
              <w:r w:rsidRPr="007467DA">
                <w:rPr>
                  <w:sz w:val="22"/>
                  <w:rPrChange w:id="7107" w:author="Huyen Tran Thu" w:date="2025-04-28T20:18:00Z" w16du:dateUtc="2025-04-28T13:18:00Z">
                    <w:rPr>
                      <w:rFonts w:ascii="Arial" w:hAnsi="Arial" w:cs="Arial"/>
                      <w:sz w:val="20"/>
                      <w:szCs w:val="20"/>
                    </w:rPr>
                  </w:rPrChange>
                </w:rPr>
                <w:t xml:space="preserve">21.623.736 </w:t>
              </w:r>
            </w:ins>
          </w:p>
        </w:tc>
      </w:tr>
      <w:tr w:rsidR="007467DA" w:rsidRPr="007467DA" w14:paraId="0E66C928" w14:textId="77777777" w:rsidTr="005C0603">
        <w:trPr>
          <w:trHeight w:val="255"/>
          <w:ins w:id="7108" w:author="Huyen Tran Thu" w:date="2025-04-28T20:14:00Z"/>
        </w:trPr>
        <w:tc>
          <w:tcPr>
            <w:tcW w:w="859" w:type="pct"/>
            <w:tcBorders>
              <w:top w:val="nil"/>
              <w:left w:val="single" w:sz="4" w:space="0" w:color="auto"/>
              <w:bottom w:val="single" w:sz="4" w:space="0" w:color="auto"/>
              <w:right w:val="single" w:sz="4" w:space="0" w:color="auto"/>
            </w:tcBorders>
            <w:noWrap/>
            <w:vAlign w:val="center"/>
          </w:tcPr>
          <w:p w14:paraId="532D0AF2" w14:textId="42A89573" w:rsidR="007467DA" w:rsidRPr="005D2B46" w:rsidRDefault="007467DA" w:rsidP="007467DA">
            <w:pPr>
              <w:spacing w:before="0" w:after="0" w:line="240" w:lineRule="auto"/>
              <w:jc w:val="center"/>
              <w:rPr>
                <w:ins w:id="7109" w:author="Huyen Tran Thu" w:date="2025-04-28T20:14:00Z" w16du:dateUtc="2025-04-28T13:14:00Z"/>
                <w:sz w:val="22"/>
              </w:rPr>
            </w:pPr>
            <w:ins w:id="7110" w:author="Huyen Tran Thu" w:date="2025-04-28T20:14:00Z" w16du:dateUtc="2025-04-28T13:14:00Z">
              <w:r w:rsidRPr="005D2B46">
                <w:rPr>
                  <w:sz w:val="22"/>
                </w:rPr>
                <w:t>2020</w:t>
              </w:r>
            </w:ins>
          </w:p>
        </w:tc>
        <w:tc>
          <w:tcPr>
            <w:tcW w:w="1532" w:type="pct"/>
            <w:tcBorders>
              <w:top w:val="nil"/>
              <w:left w:val="nil"/>
              <w:bottom w:val="single" w:sz="4" w:space="0" w:color="auto"/>
              <w:right w:val="single" w:sz="4" w:space="0" w:color="auto"/>
            </w:tcBorders>
            <w:noWrap/>
            <w:vAlign w:val="bottom"/>
          </w:tcPr>
          <w:p w14:paraId="0209B9C3" w14:textId="783404A0" w:rsidR="007467DA" w:rsidRPr="005D2B46" w:rsidRDefault="007467DA" w:rsidP="007467DA">
            <w:pPr>
              <w:tabs>
                <w:tab w:val="left" w:pos="1847"/>
              </w:tabs>
              <w:spacing w:beforeLines="30" w:before="72" w:afterLines="30" w:after="72" w:line="271" w:lineRule="auto"/>
              <w:ind w:right="-30"/>
              <w:jc w:val="center"/>
              <w:rPr>
                <w:ins w:id="7111" w:author="Huyen Tran Thu" w:date="2025-04-28T20:14:00Z" w16du:dateUtc="2025-04-28T13:14:00Z"/>
                <w:sz w:val="22"/>
              </w:rPr>
            </w:pPr>
            <w:ins w:id="7112" w:author="Huyen Tran Thu" w:date="2025-04-28T20:17:00Z" w16du:dateUtc="2025-04-28T13:17:00Z">
              <w:r w:rsidRPr="007467DA">
                <w:rPr>
                  <w:sz w:val="22"/>
                  <w:rPrChange w:id="7113" w:author="Huyen Tran Thu" w:date="2025-04-28T20:18:00Z" w16du:dateUtc="2025-04-28T13:18:00Z">
                    <w:rPr>
                      <w:rFonts w:ascii="Arial" w:hAnsi="Arial" w:cs="Arial"/>
                      <w:sz w:val="20"/>
                      <w:szCs w:val="20"/>
                    </w:rPr>
                  </w:rPrChange>
                </w:rPr>
                <w:t xml:space="preserve">14.636.577 </w:t>
              </w:r>
            </w:ins>
          </w:p>
        </w:tc>
        <w:tc>
          <w:tcPr>
            <w:tcW w:w="1343" w:type="pct"/>
            <w:tcBorders>
              <w:top w:val="nil"/>
              <w:left w:val="nil"/>
              <w:bottom w:val="single" w:sz="4" w:space="0" w:color="auto"/>
              <w:right w:val="single" w:sz="4" w:space="0" w:color="auto"/>
            </w:tcBorders>
            <w:vAlign w:val="bottom"/>
          </w:tcPr>
          <w:p w14:paraId="4A282B22" w14:textId="4E4EC187" w:rsidR="007467DA" w:rsidRPr="005D2B46" w:rsidRDefault="007467DA" w:rsidP="007467DA">
            <w:pPr>
              <w:tabs>
                <w:tab w:val="left" w:pos="1847"/>
              </w:tabs>
              <w:spacing w:beforeLines="30" w:before="72" w:afterLines="30" w:after="72" w:line="271" w:lineRule="auto"/>
              <w:ind w:right="-30"/>
              <w:jc w:val="center"/>
              <w:rPr>
                <w:ins w:id="7114" w:author="Huyen Tran Thu" w:date="2025-04-28T20:14:00Z" w16du:dateUtc="2025-04-28T13:14:00Z"/>
                <w:sz w:val="22"/>
              </w:rPr>
            </w:pPr>
            <w:ins w:id="7115" w:author="Huyen Tran Thu" w:date="2025-04-28T20:18:00Z" w16du:dateUtc="2025-04-28T13:18:00Z">
              <w:r w:rsidRPr="007467DA">
                <w:rPr>
                  <w:sz w:val="22"/>
                  <w:rPrChange w:id="7116" w:author="Huyen Tran Thu" w:date="2025-04-28T20:18:00Z" w16du:dateUtc="2025-04-28T13:18:00Z">
                    <w:rPr>
                      <w:rFonts w:ascii="Arial" w:hAnsi="Arial" w:cs="Arial"/>
                      <w:sz w:val="20"/>
                      <w:szCs w:val="20"/>
                    </w:rPr>
                  </w:rPrChange>
                </w:rPr>
                <w:t xml:space="preserve">8.760.704 </w:t>
              </w:r>
            </w:ins>
          </w:p>
        </w:tc>
        <w:tc>
          <w:tcPr>
            <w:tcW w:w="1266" w:type="pct"/>
            <w:tcBorders>
              <w:top w:val="nil"/>
              <w:left w:val="nil"/>
              <w:bottom w:val="single" w:sz="4" w:space="0" w:color="auto"/>
              <w:right w:val="single" w:sz="4" w:space="0" w:color="auto"/>
            </w:tcBorders>
            <w:vAlign w:val="bottom"/>
          </w:tcPr>
          <w:p w14:paraId="020B812A" w14:textId="40ABD46A" w:rsidR="007467DA" w:rsidRPr="005D2B46" w:rsidRDefault="007467DA" w:rsidP="007467DA">
            <w:pPr>
              <w:tabs>
                <w:tab w:val="left" w:pos="1847"/>
              </w:tabs>
              <w:spacing w:beforeLines="30" w:before="72" w:afterLines="30" w:after="72" w:line="271" w:lineRule="auto"/>
              <w:ind w:right="-30"/>
              <w:jc w:val="center"/>
              <w:rPr>
                <w:ins w:id="7117" w:author="Huyen Tran Thu" w:date="2025-04-28T20:14:00Z" w16du:dateUtc="2025-04-28T13:14:00Z"/>
                <w:sz w:val="22"/>
              </w:rPr>
            </w:pPr>
            <w:ins w:id="7118" w:author="Huyen Tran Thu" w:date="2025-04-28T20:18:00Z" w16du:dateUtc="2025-04-28T13:18:00Z">
              <w:r w:rsidRPr="007467DA">
                <w:rPr>
                  <w:sz w:val="22"/>
                  <w:rPrChange w:id="7119" w:author="Huyen Tran Thu" w:date="2025-04-28T20:18:00Z" w16du:dateUtc="2025-04-28T13:18:00Z">
                    <w:rPr>
                      <w:rFonts w:ascii="Arial" w:hAnsi="Arial" w:cs="Arial"/>
                      <w:sz w:val="20"/>
                      <w:szCs w:val="20"/>
                    </w:rPr>
                  </w:rPrChange>
                </w:rPr>
                <w:t xml:space="preserve">23.397.281 </w:t>
              </w:r>
            </w:ins>
          </w:p>
        </w:tc>
      </w:tr>
      <w:tr w:rsidR="007467DA" w:rsidRPr="007467DA" w14:paraId="232ECF81" w14:textId="77777777" w:rsidTr="005C0603">
        <w:trPr>
          <w:trHeight w:val="255"/>
          <w:ins w:id="7120" w:author="Huyen Tran Thu" w:date="2025-04-28T20:14:00Z"/>
        </w:trPr>
        <w:tc>
          <w:tcPr>
            <w:tcW w:w="859" w:type="pct"/>
            <w:tcBorders>
              <w:top w:val="nil"/>
              <w:left w:val="single" w:sz="4" w:space="0" w:color="auto"/>
              <w:bottom w:val="single" w:sz="4" w:space="0" w:color="auto"/>
              <w:right w:val="single" w:sz="4" w:space="0" w:color="auto"/>
            </w:tcBorders>
            <w:noWrap/>
            <w:vAlign w:val="center"/>
          </w:tcPr>
          <w:p w14:paraId="183FAD0C" w14:textId="1247279D" w:rsidR="007467DA" w:rsidRPr="005D2B46" w:rsidRDefault="007467DA" w:rsidP="007467DA">
            <w:pPr>
              <w:spacing w:before="0" w:after="0" w:line="240" w:lineRule="auto"/>
              <w:jc w:val="center"/>
              <w:rPr>
                <w:ins w:id="7121" w:author="Huyen Tran Thu" w:date="2025-04-28T20:14:00Z" w16du:dateUtc="2025-04-28T13:14:00Z"/>
                <w:sz w:val="22"/>
              </w:rPr>
            </w:pPr>
            <w:ins w:id="7122" w:author="Huyen Tran Thu" w:date="2025-04-28T20:14:00Z" w16du:dateUtc="2025-04-28T13:14:00Z">
              <w:r w:rsidRPr="005D2B46">
                <w:rPr>
                  <w:sz w:val="22"/>
                </w:rPr>
                <w:t>2021</w:t>
              </w:r>
            </w:ins>
          </w:p>
        </w:tc>
        <w:tc>
          <w:tcPr>
            <w:tcW w:w="1532" w:type="pct"/>
            <w:tcBorders>
              <w:top w:val="nil"/>
              <w:left w:val="nil"/>
              <w:bottom w:val="single" w:sz="4" w:space="0" w:color="auto"/>
              <w:right w:val="single" w:sz="4" w:space="0" w:color="auto"/>
            </w:tcBorders>
            <w:noWrap/>
            <w:vAlign w:val="bottom"/>
          </w:tcPr>
          <w:p w14:paraId="5DDE619A" w14:textId="7EA260FD" w:rsidR="007467DA" w:rsidRPr="005D2B46" w:rsidRDefault="007467DA" w:rsidP="007467DA">
            <w:pPr>
              <w:tabs>
                <w:tab w:val="left" w:pos="1847"/>
              </w:tabs>
              <w:spacing w:beforeLines="30" w:before="72" w:afterLines="30" w:after="72" w:line="271" w:lineRule="auto"/>
              <w:ind w:right="-30"/>
              <w:jc w:val="center"/>
              <w:rPr>
                <w:ins w:id="7123" w:author="Huyen Tran Thu" w:date="2025-04-28T20:14:00Z" w16du:dateUtc="2025-04-28T13:14:00Z"/>
                <w:sz w:val="22"/>
              </w:rPr>
            </w:pPr>
            <w:ins w:id="7124" w:author="Huyen Tran Thu" w:date="2025-04-28T20:17:00Z" w16du:dateUtc="2025-04-28T13:17:00Z">
              <w:r w:rsidRPr="007467DA">
                <w:rPr>
                  <w:sz w:val="22"/>
                  <w:rPrChange w:id="7125" w:author="Huyen Tran Thu" w:date="2025-04-28T20:18:00Z" w16du:dateUtc="2025-04-28T13:18:00Z">
                    <w:rPr>
                      <w:rFonts w:ascii="Arial" w:hAnsi="Arial" w:cs="Arial"/>
                      <w:sz w:val="20"/>
                      <w:szCs w:val="20"/>
                    </w:rPr>
                  </w:rPrChange>
                </w:rPr>
                <w:t xml:space="preserve">8.799.967 </w:t>
              </w:r>
            </w:ins>
          </w:p>
        </w:tc>
        <w:tc>
          <w:tcPr>
            <w:tcW w:w="1343" w:type="pct"/>
            <w:tcBorders>
              <w:top w:val="nil"/>
              <w:left w:val="nil"/>
              <w:bottom w:val="single" w:sz="4" w:space="0" w:color="auto"/>
              <w:right w:val="single" w:sz="4" w:space="0" w:color="auto"/>
            </w:tcBorders>
            <w:vAlign w:val="bottom"/>
          </w:tcPr>
          <w:p w14:paraId="37532C49" w14:textId="3E6344EA" w:rsidR="007467DA" w:rsidRPr="005D2B46" w:rsidRDefault="007467DA" w:rsidP="007467DA">
            <w:pPr>
              <w:tabs>
                <w:tab w:val="left" w:pos="1847"/>
              </w:tabs>
              <w:spacing w:beforeLines="30" w:before="72" w:afterLines="30" w:after="72" w:line="271" w:lineRule="auto"/>
              <w:ind w:right="-30"/>
              <w:jc w:val="center"/>
              <w:rPr>
                <w:ins w:id="7126" w:author="Huyen Tran Thu" w:date="2025-04-28T20:14:00Z" w16du:dateUtc="2025-04-28T13:14:00Z"/>
                <w:sz w:val="22"/>
              </w:rPr>
            </w:pPr>
            <w:ins w:id="7127" w:author="Huyen Tran Thu" w:date="2025-04-28T20:18:00Z" w16du:dateUtc="2025-04-28T13:18:00Z">
              <w:r w:rsidRPr="007467DA">
                <w:rPr>
                  <w:sz w:val="22"/>
                  <w:rPrChange w:id="7128" w:author="Huyen Tran Thu" w:date="2025-04-28T20:18:00Z" w16du:dateUtc="2025-04-28T13:18:00Z">
                    <w:rPr>
                      <w:rFonts w:ascii="Arial" w:hAnsi="Arial" w:cs="Arial"/>
                      <w:sz w:val="20"/>
                      <w:szCs w:val="20"/>
                    </w:rPr>
                  </w:rPrChange>
                </w:rPr>
                <w:t xml:space="preserve">8.764.448 </w:t>
              </w:r>
            </w:ins>
          </w:p>
        </w:tc>
        <w:tc>
          <w:tcPr>
            <w:tcW w:w="1266" w:type="pct"/>
            <w:tcBorders>
              <w:top w:val="nil"/>
              <w:left w:val="nil"/>
              <w:bottom w:val="single" w:sz="4" w:space="0" w:color="auto"/>
              <w:right w:val="single" w:sz="4" w:space="0" w:color="auto"/>
            </w:tcBorders>
            <w:vAlign w:val="bottom"/>
          </w:tcPr>
          <w:p w14:paraId="0CD6B01C" w14:textId="30290D66" w:rsidR="007467DA" w:rsidRPr="005D2B46" w:rsidRDefault="007467DA" w:rsidP="007467DA">
            <w:pPr>
              <w:tabs>
                <w:tab w:val="left" w:pos="1847"/>
              </w:tabs>
              <w:spacing w:beforeLines="30" w:before="72" w:afterLines="30" w:after="72" w:line="271" w:lineRule="auto"/>
              <w:ind w:right="-30"/>
              <w:jc w:val="center"/>
              <w:rPr>
                <w:ins w:id="7129" w:author="Huyen Tran Thu" w:date="2025-04-28T20:14:00Z" w16du:dateUtc="2025-04-28T13:14:00Z"/>
                <w:sz w:val="22"/>
              </w:rPr>
            </w:pPr>
            <w:ins w:id="7130" w:author="Huyen Tran Thu" w:date="2025-04-28T20:18:00Z" w16du:dateUtc="2025-04-28T13:18:00Z">
              <w:r w:rsidRPr="007467DA">
                <w:rPr>
                  <w:sz w:val="22"/>
                  <w:rPrChange w:id="7131" w:author="Huyen Tran Thu" w:date="2025-04-28T20:18:00Z" w16du:dateUtc="2025-04-28T13:18:00Z">
                    <w:rPr>
                      <w:rFonts w:ascii="Arial" w:hAnsi="Arial" w:cs="Arial"/>
                      <w:sz w:val="20"/>
                      <w:szCs w:val="20"/>
                    </w:rPr>
                  </w:rPrChange>
                </w:rPr>
                <w:t xml:space="preserve">15.383.384 </w:t>
              </w:r>
            </w:ins>
          </w:p>
        </w:tc>
      </w:tr>
      <w:tr w:rsidR="007467DA" w:rsidRPr="007467DA" w14:paraId="00B0396F" w14:textId="77777777" w:rsidTr="005C0603">
        <w:trPr>
          <w:trHeight w:val="255"/>
          <w:ins w:id="7132" w:author="Huyen Tran Thu" w:date="2025-04-28T20:14:00Z"/>
        </w:trPr>
        <w:tc>
          <w:tcPr>
            <w:tcW w:w="859" w:type="pct"/>
            <w:tcBorders>
              <w:top w:val="nil"/>
              <w:left w:val="single" w:sz="4" w:space="0" w:color="auto"/>
              <w:bottom w:val="single" w:sz="4" w:space="0" w:color="auto"/>
              <w:right w:val="single" w:sz="4" w:space="0" w:color="auto"/>
            </w:tcBorders>
            <w:noWrap/>
            <w:vAlign w:val="center"/>
          </w:tcPr>
          <w:p w14:paraId="55DB5D95" w14:textId="20F05C9D" w:rsidR="007467DA" w:rsidRPr="005D2B46" w:rsidRDefault="007467DA" w:rsidP="007467DA">
            <w:pPr>
              <w:spacing w:before="0" w:after="0" w:line="240" w:lineRule="auto"/>
              <w:jc w:val="center"/>
              <w:rPr>
                <w:ins w:id="7133" w:author="Huyen Tran Thu" w:date="2025-04-28T20:14:00Z" w16du:dateUtc="2025-04-28T13:14:00Z"/>
                <w:sz w:val="22"/>
              </w:rPr>
            </w:pPr>
            <w:ins w:id="7134" w:author="Huyen Tran Thu" w:date="2025-04-28T20:14:00Z" w16du:dateUtc="2025-04-28T13:14:00Z">
              <w:r w:rsidRPr="005D2B46">
                <w:rPr>
                  <w:sz w:val="22"/>
                </w:rPr>
                <w:lastRenderedPageBreak/>
                <w:t>2022</w:t>
              </w:r>
            </w:ins>
          </w:p>
        </w:tc>
        <w:tc>
          <w:tcPr>
            <w:tcW w:w="1532" w:type="pct"/>
            <w:tcBorders>
              <w:top w:val="nil"/>
              <w:left w:val="nil"/>
              <w:bottom w:val="single" w:sz="4" w:space="0" w:color="auto"/>
              <w:right w:val="single" w:sz="4" w:space="0" w:color="auto"/>
            </w:tcBorders>
            <w:noWrap/>
            <w:vAlign w:val="bottom"/>
          </w:tcPr>
          <w:p w14:paraId="5BA1EF2D" w14:textId="366FB549" w:rsidR="007467DA" w:rsidRPr="005D2B46" w:rsidRDefault="007467DA" w:rsidP="007467DA">
            <w:pPr>
              <w:tabs>
                <w:tab w:val="left" w:pos="1847"/>
              </w:tabs>
              <w:spacing w:beforeLines="30" w:before="72" w:afterLines="30" w:after="72" w:line="271" w:lineRule="auto"/>
              <w:ind w:right="-30"/>
              <w:jc w:val="center"/>
              <w:rPr>
                <w:ins w:id="7135" w:author="Huyen Tran Thu" w:date="2025-04-28T20:14:00Z" w16du:dateUtc="2025-04-28T13:14:00Z"/>
                <w:sz w:val="22"/>
              </w:rPr>
            </w:pPr>
            <w:ins w:id="7136" w:author="Huyen Tran Thu" w:date="2025-04-28T20:17:00Z" w16du:dateUtc="2025-04-28T13:17:00Z">
              <w:r w:rsidRPr="007467DA">
                <w:rPr>
                  <w:sz w:val="22"/>
                  <w:rPrChange w:id="7137" w:author="Huyen Tran Thu" w:date="2025-04-28T20:18:00Z" w16du:dateUtc="2025-04-28T13:18:00Z">
                    <w:rPr>
                      <w:rFonts w:ascii="Arial" w:hAnsi="Arial" w:cs="Arial"/>
                      <w:sz w:val="20"/>
                      <w:szCs w:val="20"/>
                    </w:rPr>
                  </w:rPrChange>
                </w:rPr>
                <w:t xml:space="preserve">8.372.249 </w:t>
              </w:r>
            </w:ins>
          </w:p>
        </w:tc>
        <w:tc>
          <w:tcPr>
            <w:tcW w:w="1343" w:type="pct"/>
            <w:tcBorders>
              <w:top w:val="nil"/>
              <w:left w:val="nil"/>
              <w:bottom w:val="single" w:sz="4" w:space="0" w:color="auto"/>
              <w:right w:val="single" w:sz="4" w:space="0" w:color="auto"/>
            </w:tcBorders>
            <w:vAlign w:val="bottom"/>
          </w:tcPr>
          <w:p w14:paraId="6E616737" w14:textId="0157A765" w:rsidR="007467DA" w:rsidRPr="005D2B46" w:rsidRDefault="007467DA" w:rsidP="007467DA">
            <w:pPr>
              <w:tabs>
                <w:tab w:val="left" w:pos="1847"/>
              </w:tabs>
              <w:spacing w:beforeLines="30" w:before="72" w:afterLines="30" w:after="72" w:line="271" w:lineRule="auto"/>
              <w:ind w:right="-30"/>
              <w:jc w:val="center"/>
              <w:rPr>
                <w:ins w:id="7138" w:author="Huyen Tran Thu" w:date="2025-04-28T20:14:00Z" w16du:dateUtc="2025-04-28T13:14:00Z"/>
                <w:sz w:val="22"/>
              </w:rPr>
            </w:pPr>
            <w:ins w:id="7139" w:author="Huyen Tran Thu" w:date="2025-04-28T20:18:00Z" w16du:dateUtc="2025-04-28T13:18:00Z">
              <w:r w:rsidRPr="007467DA">
                <w:rPr>
                  <w:sz w:val="22"/>
                  <w:rPrChange w:id="7140" w:author="Huyen Tran Thu" w:date="2025-04-28T20:18:00Z" w16du:dateUtc="2025-04-28T13:18:00Z">
                    <w:rPr>
                      <w:rFonts w:ascii="Arial" w:hAnsi="Arial" w:cs="Arial"/>
                      <w:sz w:val="20"/>
                      <w:szCs w:val="20"/>
                    </w:rPr>
                  </w:rPrChange>
                </w:rPr>
                <w:t xml:space="preserve">8.488.815 </w:t>
              </w:r>
            </w:ins>
          </w:p>
        </w:tc>
        <w:tc>
          <w:tcPr>
            <w:tcW w:w="1266" w:type="pct"/>
            <w:tcBorders>
              <w:top w:val="nil"/>
              <w:left w:val="nil"/>
              <w:bottom w:val="single" w:sz="4" w:space="0" w:color="auto"/>
              <w:right w:val="single" w:sz="4" w:space="0" w:color="auto"/>
            </w:tcBorders>
            <w:vAlign w:val="bottom"/>
          </w:tcPr>
          <w:p w14:paraId="29C188F7" w14:textId="1808D25A" w:rsidR="007467DA" w:rsidRPr="005D2B46" w:rsidRDefault="007467DA" w:rsidP="007467DA">
            <w:pPr>
              <w:tabs>
                <w:tab w:val="left" w:pos="1847"/>
              </w:tabs>
              <w:spacing w:beforeLines="30" w:before="72" w:afterLines="30" w:after="72" w:line="271" w:lineRule="auto"/>
              <w:ind w:right="-30"/>
              <w:jc w:val="center"/>
              <w:rPr>
                <w:ins w:id="7141" w:author="Huyen Tran Thu" w:date="2025-04-28T20:14:00Z" w16du:dateUtc="2025-04-28T13:14:00Z"/>
                <w:sz w:val="22"/>
              </w:rPr>
            </w:pPr>
            <w:ins w:id="7142" w:author="Huyen Tran Thu" w:date="2025-04-28T20:18:00Z" w16du:dateUtc="2025-04-28T13:18:00Z">
              <w:r w:rsidRPr="007467DA">
                <w:rPr>
                  <w:sz w:val="22"/>
                  <w:rPrChange w:id="7143" w:author="Huyen Tran Thu" w:date="2025-04-28T20:18:00Z" w16du:dateUtc="2025-04-28T13:18:00Z">
                    <w:rPr>
                      <w:rFonts w:ascii="Arial" w:hAnsi="Arial" w:cs="Arial"/>
                      <w:sz w:val="20"/>
                      <w:szCs w:val="20"/>
                    </w:rPr>
                  </w:rPrChange>
                </w:rPr>
                <w:t xml:space="preserve">14.793.908 </w:t>
              </w:r>
            </w:ins>
          </w:p>
        </w:tc>
      </w:tr>
      <w:tr w:rsidR="00143DCE" w:rsidRPr="007467DA" w:rsidDel="00AB4BFE" w14:paraId="5A51A0D1" w14:textId="18CD5945" w:rsidTr="005C0603">
        <w:trPr>
          <w:trHeight w:val="255"/>
          <w:del w:id="7144" w:author="Huyen Tran Thu" w:date="2023-03-28T19:47:00Z"/>
        </w:trPr>
        <w:tc>
          <w:tcPr>
            <w:tcW w:w="859" w:type="pct"/>
            <w:tcBorders>
              <w:top w:val="nil"/>
              <w:left w:val="single" w:sz="4" w:space="0" w:color="auto"/>
              <w:bottom w:val="single" w:sz="4" w:space="0" w:color="auto"/>
              <w:right w:val="single" w:sz="4" w:space="0" w:color="auto"/>
            </w:tcBorders>
            <w:noWrap/>
            <w:vAlign w:val="center"/>
          </w:tcPr>
          <w:p w14:paraId="425575BD" w14:textId="4B842AE8" w:rsidR="00F122ED" w:rsidRPr="005D2B46" w:rsidDel="00AB4BFE" w:rsidRDefault="00F122ED" w:rsidP="00F122ED">
            <w:pPr>
              <w:spacing w:before="0" w:after="0" w:line="240" w:lineRule="auto"/>
              <w:jc w:val="center"/>
              <w:rPr>
                <w:del w:id="7145" w:author="Huyen Tran Thu" w:date="2023-03-28T19:47:00Z"/>
                <w:rFonts w:eastAsia="Times New Roman"/>
                <w:sz w:val="22"/>
                <w:lang w:val="en-US" w:eastAsia="ja-JP"/>
              </w:rPr>
            </w:pPr>
            <w:del w:id="7146" w:author="Huyen Tran Thu" w:date="2023-03-28T19:47:00Z">
              <w:r w:rsidRPr="005D2B46" w:rsidDel="00AB4BFE">
                <w:rPr>
                  <w:sz w:val="22"/>
                </w:rPr>
                <w:delText>2019</w:delText>
              </w:r>
            </w:del>
          </w:p>
        </w:tc>
        <w:tc>
          <w:tcPr>
            <w:tcW w:w="1532" w:type="pct"/>
            <w:tcBorders>
              <w:top w:val="nil"/>
              <w:left w:val="nil"/>
              <w:bottom w:val="single" w:sz="4" w:space="0" w:color="auto"/>
              <w:right w:val="single" w:sz="4" w:space="0" w:color="auto"/>
            </w:tcBorders>
            <w:noWrap/>
            <w:vAlign w:val="bottom"/>
          </w:tcPr>
          <w:p w14:paraId="6392AC00" w14:textId="4073789D" w:rsidR="00F122ED" w:rsidRPr="005D2B46" w:rsidDel="00AB4BFE" w:rsidRDefault="00F122ED" w:rsidP="00F122ED">
            <w:pPr>
              <w:tabs>
                <w:tab w:val="left" w:pos="1847"/>
              </w:tabs>
              <w:spacing w:beforeLines="30" w:before="72" w:afterLines="30" w:after="72" w:line="271" w:lineRule="auto"/>
              <w:ind w:right="-30"/>
              <w:jc w:val="center"/>
              <w:rPr>
                <w:del w:id="7147" w:author="Huyen Tran Thu" w:date="2023-03-28T19:47:00Z"/>
                <w:sz w:val="22"/>
                <w:lang w:val="en-US"/>
              </w:rPr>
            </w:pPr>
            <w:del w:id="7148" w:author="Huyen Tran Thu" w:date="2023-03-28T19:47:00Z">
              <w:r w:rsidRPr="005D2B46" w:rsidDel="00AB4BFE">
                <w:rPr>
                  <w:sz w:val="22"/>
                </w:rPr>
                <w:delText xml:space="preserve">16.027,72 </w:delText>
              </w:r>
            </w:del>
          </w:p>
        </w:tc>
        <w:tc>
          <w:tcPr>
            <w:tcW w:w="1343" w:type="pct"/>
            <w:tcBorders>
              <w:top w:val="nil"/>
              <w:left w:val="nil"/>
              <w:bottom w:val="single" w:sz="4" w:space="0" w:color="auto"/>
              <w:right w:val="single" w:sz="4" w:space="0" w:color="auto"/>
            </w:tcBorders>
            <w:vAlign w:val="bottom"/>
          </w:tcPr>
          <w:p w14:paraId="0CDD5BC3" w14:textId="421CC192" w:rsidR="00F122ED" w:rsidRPr="005D2B46" w:rsidDel="00AB4BFE" w:rsidRDefault="00F122ED" w:rsidP="00F122ED">
            <w:pPr>
              <w:tabs>
                <w:tab w:val="left" w:pos="1847"/>
              </w:tabs>
              <w:spacing w:beforeLines="30" w:before="72" w:afterLines="30" w:after="72" w:line="271" w:lineRule="auto"/>
              <w:ind w:right="-30"/>
              <w:jc w:val="center"/>
              <w:rPr>
                <w:del w:id="7149" w:author="Huyen Tran Thu" w:date="2023-03-28T19:47:00Z"/>
                <w:sz w:val="22"/>
                <w:lang w:val="en-US"/>
              </w:rPr>
            </w:pPr>
            <w:del w:id="7150" w:author="Huyen Tran Thu" w:date="2023-03-28T19:47:00Z">
              <w:r w:rsidRPr="005D2B46" w:rsidDel="00AB4BFE">
                <w:rPr>
                  <w:sz w:val="22"/>
                </w:rPr>
                <w:delText xml:space="preserve">4.521,07 </w:delText>
              </w:r>
            </w:del>
          </w:p>
        </w:tc>
        <w:tc>
          <w:tcPr>
            <w:tcW w:w="1266" w:type="pct"/>
            <w:tcBorders>
              <w:top w:val="nil"/>
              <w:left w:val="nil"/>
              <w:bottom w:val="single" w:sz="4" w:space="0" w:color="auto"/>
              <w:right w:val="single" w:sz="4" w:space="0" w:color="auto"/>
            </w:tcBorders>
            <w:vAlign w:val="bottom"/>
          </w:tcPr>
          <w:p w14:paraId="23160090" w14:textId="3F78CFEC" w:rsidR="00F122ED" w:rsidRPr="005D2B46" w:rsidDel="00AB4BFE" w:rsidRDefault="00F122ED" w:rsidP="00F122ED">
            <w:pPr>
              <w:tabs>
                <w:tab w:val="left" w:pos="1847"/>
              </w:tabs>
              <w:spacing w:beforeLines="30" w:before="72" w:afterLines="30" w:after="72" w:line="271" w:lineRule="auto"/>
              <w:ind w:right="-30"/>
              <w:jc w:val="center"/>
              <w:rPr>
                <w:del w:id="7151" w:author="Huyen Tran Thu" w:date="2023-03-28T19:47:00Z"/>
                <w:sz w:val="22"/>
                <w:lang w:val="en-US"/>
              </w:rPr>
            </w:pPr>
            <w:del w:id="7152" w:author="Huyen Tran Thu" w:date="2023-03-28T19:47:00Z">
              <w:r w:rsidRPr="005D2B46" w:rsidDel="00AB4BFE">
                <w:rPr>
                  <w:sz w:val="22"/>
                </w:rPr>
                <w:delText xml:space="preserve">20.548,79 </w:delText>
              </w:r>
            </w:del>
          </w:p>
        </w:tc>
      </w:tr>
      <w:tr w:rsidR="00143DCE" w:rsidRPr="007467DA" w:rsidDel="00AB4BFE" w14:paraId="627A0036" w14:textId="27403494" w:rsidTr="005C0603">
        <w:trPr>
          <w:trHeight w:val="255"/>
          <w:del w:id="7153" w:author="Huyen Tran Thu" w:date="2023-03-28T19:47:00Z"/>
        </w:trPr>
        <w:tc>
          <w:tcPr>
            <w:tcW w:w="859" w:type="pct"/>
            <w:tcBorders>
              <w:top w:val="nil"/>
              <w:left w:val="single" w:sz="4" w:space="0" w:color="auto"/>
              <w:bottom w:val="single" w:sz="4" w:space="0" w:color="auto"/>
              <w:right w:val="single" w:sz="4" w:space="0" w:color="auto"/>
            </w:tcBorders>
            <w:noWrap/>
            <w:vAlign w:val="center"/>
          </w:tcPr>
          <w:p w14:paraId="08935A61" w14:textId="57EF348C" w:rsidR="00F122ED" w:rsidRPr="005D2B46" w:rsidDel="00AB4BFE" w:rsidRDefault="00F122ED" w:rsidP="00F122ED">
            <w:pPr>
              <w:spacing w:before="0" w:after="0" w:line="240" w:lineRule="auto"/>
              <w:jc w:val="center"/>
              <w:rPr>
                <w:del w:id="7154" w:author="Huyen Tran Thu" w:date="2023-03-28T19:47:00Z"/>
                <w:rFonts w:eastAsia="Times New Roman"/>
                <w:sz w:val="22"/>
                <w:lang w:val="en-US" w:eastAsia="ja-JP"/>
              </w:rPr>
            </w:pPr>
            <w:del w:id="7155" w:author="Huyen Tran Thu" w:date="2023-03-28T19:47:00Z">
              <w:r w:rsidRPr="005D2B46" w:rsidDel="00AB4BFE">
                <w:rPr>
                  <w:sz w:val="22"/>
                </w:rPr>
                <w:delText>2020</w:delText>
              </w:r>
            </w:del>
          </w:p>
        </w:tc>
        <w:tc>
          <w:tcPr>
            <w:tcW w:w="1532" w:type="pct"/>
            <w:tcBorders>
              <w:top w:val="nil"/>
              <w:left w:val="nil"/>
              <w:bottom w:val="single" w:sz="4" w:space="0" w:color="auto"/>
              <w:right w:val="single" w:sz="4" w:space="0" w:color="auto"/>
            </w:tcBorders>
            <w:noWrap/>
            <w:vAlign w:val="bottom"/>
          </w:tcPr>
          <w:p w14:paraId="17FEF6A9" w14:textId="6EA71F78" w:rsidR="00F122ED" w:rsidRPr="005D2B46" w:rsidDel="00AB4BFE" w:rsidRDefault="00F122ED" w:rsidP="00F122ED">
            <w:pPr>
              <w:tabs>
                <w:tab w:val="left" w:pos="1847"/>
              </w:tabs>
              <w:spacing w:beforeLines="30" w:before="72" w:afterLines="30" w:after="72" w:line="271" w:lineRule="auto"/>
              <w:ind w:right="-30"/>
              <w:jc w:val="center"/>
              <w:rPr>
                <w:del w:id="7156" w:author="Huyen Tran Thu" w:date="2023-03-28T19:47:00Z"/>
                <w:sz w:val="22"/>
                <w:lang w:val="en-US"/>
              </w:rPr>
            </w:pPr>
            <w:del w:id="7157" w:author="Huyen Tran Thu" w:date="2023-03-28T19:47:00Z">
              <w:r w:rsidRPr="005D2B46" w:rsidDel="00AB4BFE">
                <w:rPr>
                  <w:sz w:val="22"/>
                </w:rPr>
                <w:delText xml:space="preserve">16.477,42 </w:delText>
              </w:r>
            </w:del>
          </w:p>
        </w:tc>
        <w:tc>
          <w:tcPr>
            <w:tcW w:w="1343" w:type="pct"/>
            <w:tcBorders>
              <w:top w:val="nil"/>
              <w:left w:val="nil"/>
              <w:bottom w:val="single" w:sz="4" w:space="0" w:color="auto"/>
              <w:right w:val="single" w:sz="4" w:space="0" w:color="auto"/>
            </w:tcBorders>
            <w:vAlign w:val="bottom"/>
          </w:tcPr>
          <w:p w14:paraId="2B496672" w14:textId="711F7CFE" w:rsidR="00F122ED" w:rsidRPr="005D2B46" w:rsidDel="00AB4BFE" w:rsidRDefault="00F122ED" w:rsidP="00F122ED">
            <w:pPr>
              <w:tabs>
                <w:tab w:val="left" w:pos="1847"/>
              </w:tabs>
              <w:spacing w:beforeLines="30" w:before="72" w:afterLines="30" w:after="72" w:line="271" w:lineRule="auto"/>
              <w:ind w:right="-30"/>
              <w:jc w:val="center"/>
              <w:rPr>
                <w:del w:id="7158" w:author="Huyen Tran Thu" w:date="2023-03-28T19:47:00Z"/>
                <w:sz w:val="22"/>
                <w:lang w:val="en-US"/>
              </w:rPr>
            </w:pPr>
            <w:del w:id="7159" w:author="Huyen Tran Thu" w:date="2023-03-28T19:47:00Z">
              <w:r w:rsidRPr="005D2B46" w:rsidDel="00AB4BFE">
                <w:rPr>
                  <w:sz w:val="22"/>
                </w:rPr>
                <w:delText xml:space="preserve">4.562,04 </w:delText>
              </w:r>
            </w:del>
          </w:p>
        </w:tc>
        <w:tc>
          <w:tcPr>
            <w:tcW w:w="1266" w:type="pct"/>
            <w:tcBorders>
              <w:top w:val="nil"/>
              <w:left w:val="nil"/>
              <w:bottom w:val="single" w:sz="4" w:space="0" w:color="auto"/>
              <w:right w:val="single" w:sz="4" w:space="0" w:color="auto"/>
            </w:tcBorders>
            <w:vAlign w:val="bottom"/>
          </w:tcPr>
          <w:p w14:paraId="39EBEDF8" w14:textId="25B4E19E" w:rsidR="00F122ED" w:rsidRPr="005D2B46" w:rsidDel="00AB4BFE" w:rsidRDefault="00F122ED" w:rsidP="00F122ED">
            <w:pPr>
              <w:tabs>
                <w:tab w:val="left" w:pos="1847"/>
              </w:tabs>
              <w:spacing w:beforeLines="30" w:before="72" w:afterLines="30" w:after="72" w:line="271" w:lineRule="auto"/>
              <w:ind w:right="-30"/>
              <w:jc w:val="center"/>
              <w:rPr>
                <w:del w:id="7160" w:author="Huyen Tran Thu" w:date="2023-03-28T19:47:00Z"/>
                <w:sz w:val="22"/>
                <w:lang w:val="en-US"/>
              </w:rPr>
            </w:pPr>
            <w:del w:id="7161" w:author="Huyen Tran Thu" w:date="2023-03-28T19:47:00Z">
              <w:r w:rsidRPr="005D2B46" w:rsidDel="00AB4BFE">
                <w:rPr>
                  <w:sz w:val="22"/>
                </w:rPr>
                <w:delText xml:space="preserve">21.039,46 </w:delText>
              </w:r>
            </w:del>
          </w:p>
        </w:tc>
      </w:tr>
    </w:tbl>
    <w:p w14:paraId="2577A9CE" w14:textId="5E04C1E0" w:rsidR="001F1FB9" w:rsidRPr="001F1FB9" w:rsidRDefault="001F1FB9" w:rsidP="001F1FB9">
      <w:pPr>
        <w:pStyle w:val="ListParagraph"/>
        <w:numPr>
          <w:ilvl w:val="0"/>
          <w:numId w:val="4"/>
        </w:numPr>
        <w:ind w:left="993" w:hanging="284"/>
        <w:rPr>
          <w:i/>
          <w:szCs w:val="26"/>
        </w:rPr>
      </w:pPr>
      <w:r w:rsidRPr="00D5405B">
        <w:rPr>
          <w:i/>
          <w:szCs w:val="26"/>
        </w:rPr>
        <w:t xml:space="preserve">Chất thải rắn </w:t>
      </w:r>
      <w:r>
        <w:rPr>
          <w:i/>
          <w:szCs w:val="26"/>
          <w:lang w:val="en-US"/>
        </w:rPr>
        <w:t xml:space="preserve">công nghiệp </w:t>
      </w:r>
    </w:p>
    <w:p w14:paraId="21FADF2A" w14:textId="4C975111" w:rsidR="00F122ED" w:rsidRDefault="00F122ED" w:rsidP="00F122ED">
      <w:pPr>
        <w:ind w:firstLine="709"/>
        <w:rPr>
          <w:ins w:id="7162" w:author="Huyen Tran Thu" w:date="2025-04-28T22:56:00Z" w16du:dateUtc="2025-04-28T15:56:00Z"/>
          <w:iCs/>
          <w:szCs w:val="26"/>
        </w:rPr>
      </w:pPr>
      <w:r w:rsidRPr="00F122ED">
        <w:rPr>
          <w:iCs/>
          <w:szCs w:val="26"/>
        </w:rPr>
        <w:t>Chất thải rắn công nghiệp được chia thành chất thải rắn thông thường và chất thải rắn nguy hại. Chất thải rắn công nghiệp phát sinh phụ thuộc vào diện tích cho thuê, diện tích sử dụng, tính chất và loại hình công nghiệp của khu công nghiệp. Tỷ lệ thu gom chất thải rắn công nghiệp khá cao, tuy nhiên việc thống kê lượng chất thải rắn công nghiệp thông thường được thu gom và chôn lấp còn nhiều hạn chế. Số liệu về chất thải rắn công nghiệp thông thường được mang đi chôn lấp từ năm 2006 đến năm 2010 được thu thập từ báo cáo hiện trnagj môi trường 5 năm của các tỉnh thành phố. Theo Báo cáo môi trường quốc gia năm 2011 Chất thải rắn (Bộ TNMT, 2011), mức tăng phát sinh CTR của khu công nghiệp trung mình 10% mỗi năm, do không có số liệu bổ sung cụ thể nên áp dụng tỷ lệ này cho giai đoạn từ năm 2011-20</w:t>
      </w:r>
      <w:ins w:id="7163" w:author="Thu Huyen Tran" w:date="2023-04-07T17:36:00Z">
        <w:r w:rsidR="007A3D0C">
          <w:rPr>
            <w:iCs/>
            <w:szCs w:val="26"/>
          </w:rPr>
          <w:t>18</w:t>
        </w:r>
      </w:ins>
      <w:del w:id="7164" w:author="Thu Huyen Tran" w:date="2023-04-07T17:36:00Z">
        <w:r w:rsidRPr="00F122ED" w:rsidDel="007A3D0C">
          <w:rPr>
            <w:iCs/>
            <w:szCs w:val="26"/>
          </w:rPr>
          <w:delText>20</w:delText>
        </w:r>
      </w:del>
      <w:r w:rsidRPr="00F122ED">
        <w:rPr>
          <w:iCs/>
          <w:szCs w:val="26"/>
        </w:rPr>
        <w:t xml:space="preserve">. Đối với giai đoạn năm 1990-2005, không có số liệu liên quan như diện tích cho thuê, diện tích sử dụng để ngoại suy, vì thế cũng giả định lượng chất thải này giảm trung bình 10% mỗi năm. </w:t>
      </w:r>
    </w:p>
    <w:p w14:paraId="7C042CDB" w14:textId="1131B5B1" w:rsidR="00FD7EAF" w:rsidDel="00FD7EAF" w:rsidRDefault="003902CD">
      <w:pPr>
        <w:pStyle w:val="Caption"/>
        <w:rPr>
          <w:del w:id="7165" w:author="Huyen Tran Thu" w:date="2025-04-28T22:47:00Z" w16du:dateUtc="2025-04-28T15:47:00Z"/>
          <w:iCs/>
          <w:szCs w:val="26"/>
        </w:rPr>
        <w:pPrChange w:id="7166" w:author="Huyen Tran Thu" w:date="2025-04-28T22:57:00Z" w16du:dateUtc="2025-04-28T15:57:00Z">
          <w:pPr>
            <w:ind w:firstLine="709"/>
          </w:pPr>
        </w:pPrChange>
      </w:pPr>
      <w:bookmarkStart w:id="7167" w:name="_Toc196773792"/>
      <w:ins w:id="7168" w:author="Huyen Tran Thu" w:date="2025-04-28T22:57:00Z" w16du:dateUtc="2025-04-28T15:57:00Z">
        <w:r>
          <w:t xml:space="preserve">Bảng 1. </w:t>
        </w:r>
        <w:r>
          <w:rPr>
            <w:b w:val="0"/>
            <w:bCs w:val="0"/>
          </w:rPr>
          <w:fldChar w:fldCharType="begin"/>
        </w:r>
        <w:r>
          <w:instrText xml:space="preserve"> SEQ Bảng_1. \* ARABIC </w:instrText>
        </w:r>
      </w:ins>
      <w:r>
        <w:rPr>
          <w:b w:val="0"/>
          <w:bCs w:val="0"/>
        </w:rPr>
        <w:fldChar w:fldCharType="separate"/>
      </w:r>
      <w:ins w:id="7169" w:author="Huyen Tran Thu" w:date="2025-04-28T22:57:00Z" w16du:dateUtc="2025-04-28T15:57:00Z">
        <w:r>
          <w:rPr>
            <w:noProof/>
          </w:rPr>
          <w:t>11</w:t>
        </w:r>
        <w:r>
          <w:rPr>
            <w:b w:val="0"/>
            <w:bCs w:val="0"/>
          </w:rPr>
          <w:fldChar w:fldCharType="end"/>
        </w:r>
        <w:r>
          <w:t xml:space="preserve"> Ước tính tổng lượng chất thải rắn công nghiệp thông thường được xử lý bằng phương pháp chôn lấp</w:t>
        </w:r>
      </w:ins>
      <w:bookmarkEnd w:id="7167"/>
    </w:p>
    <w:p w14:paraId="04809C86" w14:textId="0097429D" w:rsidR="00933375" w:rsidRDefault="009F4CF2" w:rsidP="003902CD">
      <w:pPr>
        <w:pStyle w:val="Caption"/>
      </w:pPr>
      <w:bookmarkStart w:id="7170" w:name="_Toc131781227"/>
      <w:bookmarkStart w:id="7171" w:name="_Toc152710017"/>
      <w:del w:id="7172" w:author="Huyen Tran Thu" w:date="2025-04-28T22:47:00Z" w16du:dateUtc="2025-04-28T15:47:00Z">
        <w:r w:rsidDel="00FD7EAF">
          <w:delText xml:space="preserve">Bảng 1. </w:delText>
        </w:r>
        <w:r w:rsidDel="00FD7EAF">
          <w:fldChar w:fldCharType="begin"/>
        </w:r>
        <w:r w:rsidDel="00FD7EAF">
          <w:delInstrText xml:space="preserve"> SEQ Bảng_1. \* ARABIC </w:delInstrText>
        </w:r>
        <w:r w:rsidDel="00FD7EAF">
          <w:fldChar w:fldCharType="separate"/>
        </w:r>
        <w:r w:rsidR="007A3D0C" w:rsidDel="00FD7EAF">
          <w:rPr>
            <w:noProof/>
          </w:rPr>
          <w:delText>10</w:delText>
        </w:r>
        <w:r w:rsidDel="00FD7EAF">
          <w:fldChar w:fldCharType="end"/>
        </w:r>
        <w:r w:rsidR="006A43BF" w:rsidDel="00FD7EAF">
          <w:delText>:</w:delText>
        </w:r>
      </w:del>
      <w:del w:id="7173" w:author="Huyen Tran Thu" w:date="2025-04-28T22:57:00Z" w16du:dateUtc="2025-04-28T15:57:00Z">
        <w:r w:rsidR="006A43BF" w:rsidDel="003902CD">
          <w:delText xml:space="preserve"> Ước tính tổng lượng chất thải rắn công nghiệp thông thường được xử lý bằng phương pháp chôn lấp</w:delText>
        </w:r>
        <w:bookmarkEnd w:id="7170"/>
        <w:bookmarkEnd w:id="7171"/>
        <w:r w:rsidR="006A43BF" w:rsidDel="003902CD">
          <w:delText xml:space="preserve"> </w:delText>
        </w:r>
      </w:del>
    </w:p>
    <w:tbl>
      <w:tblPr>
        <w:tblW w:w="2659" w:type="pct"/>
        <w:jc w:val="center"/>
        <w:tblLayout w:type="fixed"/>
        <w:tblLook w:val="04A0" w:firstRow="1" w:lastRow="0" w:firstColumn="1" w:lastColumn="0" w:noHBand="0" w:noVBand="1"/>
      </w:tblPr>
      <w:tblGrid>
        <w:gridCol w:w="1628"/>
        <w:gridCol w:w="3191"/>
      </w:tblGrid>
      <w:tr w:rsidR="006A43BF" w:rsidRPr="008515F0" w14:paraId="3932B58F" w14:textId="77777777" w:rsidTr="006A43BF">
        <w:trPr>
          <w:trHeight w:val="255"/>
          <w:tblHeader/>
          <w:jc w:val="center"/>
        </w:trPr>
        <w:tc>
          <w:tcPr>
            <w:tcW w:w="1689" w:type="pct"/>
            <w:tcBorders>
              <w:top w:val="single" w:sz="4" w:space="0" w:color="auto"/>
              <w:left w:val="single" w:sz="4" w:space="0" w:color="auto"/>
              <w:bottom w:val="single" w:sz="4" w:space="0" w:color="auto"/>
              <w:right w:val="single" w:sz="4" w:space="0" w:color="auto"/>
            </w:tcBorders>
            <w:noWrap/>
            <w:vAlign w:val="center"/>
            <w:hideMark/>
          </w:tcPr>
          <w:p w14:paraId="70549D86" w14:textId="77777777" w:rsidR="006A43BF" w:rsidRPr="008515F0" w:rsidRDefault="006A43BF" w:rsidP="006F7AF8">
            <w:pPr>
              <w:spacing w:before="60" w:after="60" w:line="240" w:lineRule="auto"/>
              <w:jc w:val="center"/>
              <w:rPr>
                <w:rFonts w:eastAsia="Times New Roman"/>
                <w:b/>
                <w:sz w:val="22"/>
                <w:lang w:val="en-US" w:eastAsia="ja-JP"/>
              </w:rPr>
            </w:pPr>
            <w:r w:rsidRPr="008515F0">
              <w:rPr>
                <w:rFonts w:eastAsia="Times New Roman"/>
                <w:b/>
                <w:sz w:val="22"/>
                <w:lang w:val="en-US" w:eastAsia="ja-JP"/>
              </w:rPr>
              <w:t>Năm</w:t>
            </w:r>
          </w:p>
        </w:tc>
        <w:tc>
          <w:tcPr>
            <w:tcW w:w="3311" w:type="pct"/>
            <w:tcBorders>
              <w:top w:val="single" w:sz="4" w:space="0" w:color="auto"/>
              <w:left w:val="single" w:sz="4" w:space="0" w:color="auto"/>
              <w:bottom w:val="single" w:sz="4" w:space="0" w:color="auto"/>
              <w:right w:val="single" w:sz="4" w:space="0" w:color="auto"/>
            </w:tcBorders>
            <w:noWrap/>
            <w:vAlign w:val="center"/>
            <w:hideMark/>
          </w:tcPr>
          <w:p w14:paraId="792C21B3" w14:textId="101A460F" w:rsidR="006A43BF" w:rsidRPr="008515F0" w:rsidRDefault="006A43BF" w:rsidP="006F7AF8">
            <w:pPr>
              <w:spacing w:before="60" w:after="60" w:line="240" w:lineRule="auto"/>
              <w:jc w:val="center"/>
              <w:rPr>
                <w:b/>
                <w:sz w:val="22"/>
              </w:rPr>
            </w:pPr>
            <w:r>
              <w:rPr>
                <w:b/>
                <w:sz w:val="22"/>
              </w:rPr>
              <w:t>Tổng lượng chất thải rắn công nghiệp được chôn lấp</w:t>
            </w:r>
          </w:p>
          <w:p w14:paraId="2D15D254" w14:textId="77777777" w:rsidR="006A43BF" w:rsidRPr="008515F0" w:rsidRDefault="006A43BF" w:rsidP="006F7AF8">
            <w:pPr>
              <w:spacing w:before="60" w:after="60" w:line="240" w:lineRule="auto"/>
              <w:jc w:val="center"/>
              <w:rPr>
                <w:rFonts w:eastAsia="Times New Roman"/>
                <w:b/>
                <w:sz w:val="22"/>
                <w:lang w:val="en-US" w:eastAsia="ja-JP"/>
              </w:rPr>
            </w:pPr>
            <w:r w:rsidRPr="008515F0">
              <w:rPr>
                <w:b/>
                <w:sz w:val="22"/>
                <w:lang w:eastAsia="ja-JP"/>
              </w:rPr>
              <w:t>(tấn)</w:t>
            </w:r>
          </w:p>
        </w:tc>
      </w:tr>
      <w:tr w:rsidR="00F122ED" w:rsidRPr="008515F0" w14:paraId="1FAEEA67"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696C0F01" w14:textId="35685EE8" w:rsidR="00F122ED" w:rsidRPr="008515F0" w:rsidRDefault="00F122ED" w:rsidP="00F122ED">
            <w:pPr>
              <w:spacing w:before="60" w:after="60" w:line="240" w:lineRule="auto"/>
              <w:jc w:val="center"/>
              <w:rPr>
                <w:rFonts w:eastAsia="Times New Roman"/>
                <w:sz w:val="22"/>
                <w:lang w:val="en-US" w:eastAsia="ja-JP"/>
              </w:rPr>
            </w:pPr>
            <w:r w:rsidRPr="008515F0">
              <w:rPr>
                <w:sz w:val="22"/>
              </w:rPr>
              <w:t>1990</w:t>
            </w:r>
          </w:p>
        </w:tc>
        <w:tc>
          <w:tcPr>
            <w:tcW w:w="3311" w:type="pct"/>
            <w:tcBorders>
              <w:top w:val="nil"/>
              <w:left w:val="single" w:sz="4" w:space="0" w:color="auto"/>
              <w:bottom w:val="single" w:sz="4" w:space="0" w:color="auto"/>
              <w:right w:val="single" w:sz="4" w:space="0" w:color="auto"/>
            </w:tcBorders>
            <w:noWrap/>
            <w:vAlign w:val="center"/>
          </w:tcPr>
          <w:p w14:paraId="71889451" w14:textId="27F66FCB"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394.055 </w:t>
            </w:r>
          </w:p>
        </w:tc>
      </w:tr>
      <w:tr w:rsidR="00F122ED" w:rsidRPr="008515F0" w14:paraId="09482140"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tcPr>
          <w:p w14:paraId="14633861" w14:textId="05420C0F" w:rsidR="00F122ED" w:rsidRPr="008515F0" w:rsidRDefault="00F122ED" w:rsidP="00F122ED">
            <w:pPr>
              <w:spacing w:before="60" w:after="60" w:line="240" w:lineRule="auto"/>
              <w:jc w:val="center"/>
              <w:rPr>
                <w:rFonts w:eastAsia="Times New Roman"/>
                <w:sz w:val="22"/>
                <w:lang w:val="en-US" w:eastAsia="ja-JP"/>
              </w:rPr>
            </w:pPr>
            <w:r w:rsidRPr="008515F0">
              <w:rPr>
                <w:sz w:val="22"/>
              </w:rPr>
              <w:t>1991</w:t>
            </w:r>
          </w:p>
        </w:tc>
        <w:tc>
          <w:tcPr>
            <w:tcW w:w="3311" w:type="pct"/>
            <w:tcBorders>
              <w:top w:val="nil"/>
              <w:left w:val="single" w:sz="4" w:space="0" w:color="auto"/>
              <w:bottom w:val="single" w:sz="4" w:space="0" w:color="auto"/>
              <w:right w:val="single" w:sz="4" w:space="0" w:color="auto"/>
            </w:tcBorders>
            <w:noWrap/>
            <w:vAlign w:val="center"/>
          </w:tcPr>
          <w:p w14:paraId="3D76953D" w14:textId="7E6A1577"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437.839 </w:t>
            </w:r>
          </w:p>
        </w:tc>
      </w:tr>
      <w:tr w:rsidR="00F122ED" w:rsidRPr="008515F0" w14:paraId="4CBF3CAF"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tcPr>
          <w:p w14:paraId="2F3050CB" w14:textId="46FC6F2C" w:rsidR="00F122ED" w:rsidRPr="008515F0" w:rsidRDefault="00F122ED" w:rsidP="00F122ED">
            <w:pPr>
              <w:spacing w:before="60" w:after="60" w:line="240" w:lineRule="auto"/>
              <w:jc w:val="center"/>
              <w:rPr>
                <w:rFonts w:eastAsia="Times New Roman"/>
                <w:sz w:val="22"/>
                <w:lang w:val="en-US" w:eastAsia="ja-JP"/>
              </w:rPr>
            </w:pPr>
            <w:r w:rsidRPr="008515F0">
              <w:rPr>
                <w:sz w:val="22"/>
              </w:rPr>
              <w:t>1992</w:t>
            </w:r>
          </w:p>
        </w:tc>
        <w:tc>
          <w:tcPr>
            <w:tcW w:w="3311" w:type="pct"/>
            <w:tcBorders>
              <w:top w:val="nil"/>
              <w:left w:val="single" w:sz="4" w:space="0" w:color="auto"/>
              <w:bottom w:val="single" w:sz="4" w:space="0" w:color="auto"/>
              <w:right w:val="single" w:sz="4" w:space="0" w:color="auto"/>
            </w:tcBorders>
            <w:noWrap/>
            <w:vAlign w:val="center"/>
          </w:tcPr>
          <w:p w14:paraId="6B984C97" w14:textId="3E794C37"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486.487 </w:t>
            </w:r>
          </w:p>
        </w:tc>
      </w:tr>
      <w:tr w:rsidR="00F122ED" w:rsidRPr="008515F0" w14:paraId="110967AA"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tcPr>
          <w:p w14:paraId="5F87DAEA" w14:textId="5EF4CF5A" w:rsidR="00F122ED" w:rsidRPr="008515F0" w:rsidRDefault="00F122ED" w:rsidP="00F122ED">
            <w:pPr>
              <w:spacing w:before="60" w:after="60" w:line="240" w:lineRule="auto"/>
              <w:jc w:val="center"/>
              <w:rPr>
                <w:rFonts w:eastAsia="Times New Roman"/>
                <w:sz w:val="22"/>
                <w:lang w:val="en-US" w:eastAsia="ja-JP"/>
              </w:rPr>
            </w:pPr>
            <w:r w:rsidRPr="008515F0">
              <w:rPr>
                <w:sz w:val="22"/>
              </w:rPr>
              <w:t>1993</w:t>
            </w:r>
          </w:p>
        </w:tc>
        <w:tc>
          <w:tcPr>
            <w:tcW w:w="3311" w:type="pct"/>
            <w:tcBorders>
              <w:top w:val="nil"/>
              <w:left w:val="single" w:sz="4" w:space="0" w:color="auto"/>
              <w:bottom w:val="single" w:sz="4" w:space="0" w:color="auto"/>
              <w:right w:val="single" w:sz="4" w:space="0" w:color="auto"/>
            </w:tcBorders>
            <w:noWrap/>
            <w:vAlign w:val="center"/>
          </w:tcPr>
          <w:p w14:paraId="79E63EF0" w14:textId="19D62F0E"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540.542 </w:t>
            </w:r>
          </w:p>
        </w:tc>
      </w:tr>
      <w:tr w:rsidR="00F122ED" w:rsidRPr="008515F0" w14:paraId="50925DA4"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tcPr>
          <w:p w14:paraId="30DA9C95" w14:textId="1DD91B47" w:rsidR="00F122ED" w:rsidRPr="008515F0" w:rsidRDefault="00F122ED" w:rsidP="00F122ED">
            <w:pPr>
              <w:spacing w:before="60" w:after="60" w:line="240" w:lineRule="auto"/>
              <w:jc w:val="center"/>
              <w:rPr>
                <w:rFonts w:eastAsia="Times New Roman"/>
                <w:sz w:val="22"/>
                <w:lang w:val="en-US" w:eastAsia="ja-JP"/>
              </w:rPr>
            </w:pPr>
            <w:r w:rsidRPr="008515F0">
              <w:rPr>
                <w:sz w:val="22"/>
              </w:rPr>
              <w:t>1994</w:t>
            </w:r>
          </w:p>
        </w:tc>
        <w:tc>
          <w:tcPr>
            <w:tcW w:w="3311" w:type="pct"/>
            <w:tcBorders>
              <w:top w:val="nil"/>
              <w:left w:val="single" w:sz="4" w:space="0" w:color="auto"/>
              <w:bottom w:val="single" w:sz="4" w:space="0" w:color="auto"/>
              <w:right w:val="single" w:sz="4" w:space="0" w:color="auto"/>
            </w:tcBorders>
            <w:noWrap/>
            <w:vAlign w:val="center"/>
          </w:tcPr>
          <w:p w14:paraId="4DB5BFF8" w14:textId="4A564EE8"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600.602 </w:t>
            </w:r>
          </w:p>
        </w:tc>
      </w:tr>
      <w:tr w:rsidR="00F122ED" w:rsidRPr="008515F0" w14:paraId="3B7A1D20"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tcPr>
          <w:p w14:paraId="1A1F4089" w14:textId="539B6166" w:rsidR="00F122ED" w:rsidRPr="008515F0" w:rsidRDefault="00F122ED" w:rsidP="00F122ED">
            <w:pPr>
              <w:spacing w:before="60" w:after="60" w:line="240" w:lineRule="auto"/>
              <w:jc w:val="center"/>
              <w:rPr>
                <w:rFonts w:eastAsia="Times New Roman"/>
                <w:sz w:val="22"/>
                <w:lang w:val="en-US" w:eastAsia="ja-JP"/>
              </w:rPr>
            </w:pPr>
            <w:r w:rsidRPr="008515F0">
              <w:rPr>
                <w:sz w:val="22"/>
              </w:rPr>
              <w:t>1995</w:t>
            </w:r>
          </w:p>
        </w:tc>
        <w:tc>
          <w:tcPr>
            <w:tcW w:w="3311" w:type="pct"/>
            <w:tcBorders>
              <w:top w:val="nil"/>
              <w:left w:val="single" w:sz="4" w:space="0" w:color="auto"/>
              <w:bottom w:val="single" w:sz="4" w:space="0" w:color="auto"/>
              <w:right w:val="single" w:sz="4" w:space="0" w:color="auto"/>
            </w:tcBorders>
            <w:noWrap/>
            <w:vAlign w:val="center"/>
          </w:tcPr>
          <w:p w14:paraId="3BFB8716" w14:textId="5E208E11"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667.335 </w:t>
            </w:r>
          </w:p>
        </w:tc>
      </w:tr>
      <w:tr w:rsidR="00F122ED" w:rsidRPr="008515F0" w14:paraId="4DDF326F"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56BC2F10" w14:textId="1C76A862" w:rsidR="00F122ED" w:rsidRPr="008515F0" w:rsidRDefault="00F122ED" w:rsidP="00F122ED">
            <w:pPr>
              <w:spacing w:before="60" w:after="60" w:line="240" w:lineRule="auto"/>
              <w:jc w:val="center"/>
              <w:rPr>
                <w:rFonts w:eastAsia="Times New Roman"/>
                <w:sz w:val="22"/>
                <w:lang w:val="en-US" w:eastAsia="ja-JP"/>
              </w:rPr>
            </w:pPr>
            <w:r w:rsidRPr="008515F0">
              <w:rPr>
                <w:sz w:val="22"/>
              </w:rPr>
              <w:t>1996</w:t>
            </w:r>
          </w:p>
        </w:tc>
        <w:tc>
          <w:tcPr>
            <w:tcW w:w="3311" w:type="pct"/>
            <w:tcBorders>
              <w:top w:val="nil"/>
              <w:left w:val="single" w:sz="4" w:space="0" w:color="auto"/>
              <w:bottom w:val="single" w:sz="4" w:space="0" w:color="auto"/>
              <w:right w:val="single" w:sz="4" w:space="0" w:color="auto"/>
            </w:tcBorders>
            <w:noWrap/>
            <w:vAlign w:val="center"/>
          </w:tcPr>
          <w:p w14:paraId="0C665BDF" w14:textId="542AFECB"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741.484 </w:t>
            </w:r>
          </w:p>
        </w:tc>
      </w:tr>
      <w:tr w:rsidR="00F122ED" w:rsidRPr="008515F0" w14:paraId="6AC6746C"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069E9D8D" w14:textId="3C58000B" w:rsidR="00F122ED" w:rsidRPr="008515F0" w:rsidRDefault="00F122ED" w:rsidP="00F122ED">
            <w:pPr>
              <w:spacing w:before="60" w:after="60" w:line="240" w:lineRule="auto"/>
              <w:jc w:val="center"/>
              <w:rPr>
                <w:rFonts w:eastAsia="Times New Roman"/>
                <w:sz w:val="22"/>
                <w:lang w:val="en-US" w:eastAsia="ja-JP"/>
              </w:rPr>
            </w:pPr>
            <w:r w:rsidRPr="008515F0">
              <w:rPr>
                <w:sz w:val="22"/>
              </w:rPr>
              <w:t>1997</w:t>
            </w:r>
          </w:p>
        </w:tc>
        <w:tc>
          <w:tcPr>
            <w:tcW w:w="3311" w:type="pct"/>
            <w:tcBorders>
              <w:top w:val="nil"/>
              <w:left w:val="single" w:sz="4" w:space="0" w:color="auto"/>
              <w:bottom w:val="single" w:sz="4" w:space="0" w:color="auto"/>
              <w:right w:val="single" w:sz="4" w:space="0" w:color="auto"/>
            </w:tcBorders>
            <w:noWrap/>
            <w:vAlign w:val="center"/>
          </w:tcPr>
          <w:p w14:paraId="0E0ED9CE" w14:textId="6DF316F7"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823.871 </w:t>
            </w:r>
          </w:p>
        </w:tc>
      </w:tr>
      <w:tr w:rsidR="00F122ED" w:rsidRPr="008515F0" w14:paraId="14E17385"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5A6D431A" w14:textId="1C66D0E7" w:rsidR="00F122ED" w:rsidRPr="008515F0" w:rsidRDefault="00F122ED" w:rsidP="00F122ED">
            <w:pPr>
              <w:spacing w:before="60" w:after="60" w:line="240" w:lineRule="auto"/>
              <w:jc w:val="center"/>
              <w:rPr>
                <w:rFonts w:eastAsia="Times New Roman"/>
                <w:sz w:val="22"/>
                <w:lang w:val="en-US" w:eastAsia="ja-JP"/>
              </w:rPr>
            </w:pPr>
            <w:r w:rsidRPr="008515F0">
              <w:rPr>
                <w:sz w:val="22"/>
              </w:rPr>
              <w:t>1998</w:t>
            </w:r>
          </w:p>
        </w:tc>
        <w:tc>
          <w:tcPr>
            <w:tcW w:w="3311" w:type="pct"/>
            <w:tcBorders>
              <w:top w:val="nil"/>
              <w:left w:val="single" w:sz="4" w:space="0" w:color="auto"/>
              <w:bottom w:val="single" w:sz="4" w:space="0" w:color="auto"/>
              <w:right w:val="single" w:sz="4" w:space="0" w:color="auto"/>
            </w:tcBorders>
            <w:noWrap/>
            <w:vAlign w:val="center"/>
          </w:tcPr>
          <w:p w14:paraId="2CB41DA1" w14:textId="68DA6BFC"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915.412 </w:t>
            </w:r>
          </w:p>
        </w:tc>
      </w:tr>
      <w:tr w:rsidR="00F122ED" w:rsidRPr="008515F0" w14:paraId="63845175"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28197A7A" w14:textId="6EB6152B" w:rsidR="00F122ED" w:rsidRPr="008515F0" w:rsidRDefault="00F122ED" w:rsidP="00F122ED">
            <w:pPr>
              <w:spacing w:before="60" w:after="60" w:line="240" w:lineRule="auto"/>
              <w:jc w:val="center"/>
              <w:rPr>
                <w:rFonts w:eastAsia="Times New Roman"/>
                <w:sz w:val="22"/>
                <w:lang w:val="en-US" w:eastAsia="ja-JP"/>
              </w:rPr>
            </w:pPr>
            <w:r w:rsidRPr="008515F0">
              <w:rPr>
                <w:sz w:val="22"/>
              </w:rPr>
              <w:t>1999</w:t>
            </w:r>
          </w:p>
        </w:tc>
        <w:tc>
          <w:tcPr>
            <w:tcW w:w="3311" w:type="pct"/>
            <w:tcBorders>
              <w:top w:val="nil"/>
              <w:left w:val="single" w:sz="4" w:space="0" w:color="auto"/>
              <w:bottom w:val="single" w:sz="4" w:space="0" w:color="auto"/>
              <w:right w:val="single" w:sz="4" w:space="0" w:color="auto"/>
            </w:tcBorders>
            <w:noWrap/>
            <w:vAlign w:val="center"/>
          </w:tcPr>
          <w:p w14:paraId="747C66E5" w14:textId="5A125378"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1.017.124 </w:t>
            </w:r>
          </w:p>
        </w:tc>
      </w:tr>
      <w:tr w:rsidR="00F122ED" w:rsidRPr="008515F0" w14:paraId="175D24C0"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6635CF7E" w14:textId="374B0C78" w:rsidR="00F122ED" w:rsidRPr="008515F0" w:rsidRDefault="00F122ED" w:rsidP="00F122ED">
            <w:pPr>
              <w:spacing w:before="60" w:after="60" w:line="240" w:lineRule="auto"/>
              <w:jc w:val="center"/>
              <w:rPr>
                <w:rFonts w:eastAsia="Times New Roman"/>
                <w:sz w:val="22"/>
                <w:lang w:val="en-US" w:eastAsia="ja-JP"/>
              </w:rPr>
            </w:pPr>
            <w:r w:rsidRPr="008515F0">
              <w:rPr>
                <w:sz w:val="22"/>
              </w:rPr>
              <w:t>2000</w:t>
            </w:r>
          </w:p>
        </w:tc>
        <w:tc>
          <w:tcPr>
            <w:tcW w:w="3311" w:type="pct"/>
            <w:tcBorders>
              <w:top w:val="nil"/>
              <w:left w:val="single" w:sz="4" w:space="0" w:color="auto"/>
              <w:bottom w:val="single" w:sz="4" w:space="0" w:color="auto"/>
              <w:right w:val="single" w:sz="4" w:space="0" w:color="auto"/>
            </w:tcBorders>
            <w:noWrap/>
            <w:vAlign w:val="center"/>
          </w:tcPr>
          <w:p w14:paraId="3965F462" w14:textId="4D613063"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1.130.138 </w:t>
            </w:r>
          </w:p>
        </w:tc>
      </w:tr>
      <w:tr w:rsidR="00F122ED" w:rsidRPr="008515F0" w14:paraId="580E0F5C"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6B57A8B9" w14:textId="60A2A2A3" w:rsidR="00F122ED" w:rsidRPr="008515F0" w:rsidRDefault="00F122ED" w:rsidP="00F122ED">
            <w:pPr>
              <w:spacing w:before="60" w:after="60" w:line="240" w:lineRule="auto"/>
              <w:jc w:val="center"/>
              <w:rPr>
                <w:rFonts w:eastAsia="Times New Roman"/>
                <w:sz w:val="22"/>
                <w:lang w:val="en-US" w:eastAsia="ja-JP"/>
              </w:rPr>
            </w:pPr>
            <w:r w:rsidRPr="008515F0">
              <w:rPr>
                <w:sz w:val="22"/>
              </w:rPr>
              <w:t>2001</w:t>
            </w:r>
          </w:p>
        </w:tc>
        <w:tc>
          <w:tcPr>
            <w:tcW w:w="3311" w:type="pct"/>
            <w:tcBorders>
              <w:top w:val="nil"/>
              <w:left w:val="single" w:sz="4" w:space="0" w:color="auto"/>
              <w:bottom w:val="single" w:sz="4" w:space="0" w:color="auto"/>
              <w:right w:val="single" w:sz="4" w:space="0" w:color="auto"/>
            </w:tcBorders>
            <w:noWrap/>
            <w:vAlign w:val="center"/>
          </w:tcPr>
          <w:p w14:paraId="1CF0AC48" w14:textId="52A222E6"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1.255.709 </w:t>
            </w:r>
          </w:p>
        </w:tc>
      </w:tr>
      <w:tr w:rsidR="00F122ED" w:rsidRPr="008515F0" w14:paraId="0E728692"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2E702805" w14:textId="75DE1AA9" w:rsidR="00F122ED" w:rsidRPr="008515F0" w:rsidRDefault="00F122ED" w:rsidP="00F122ED">
            <w:pPr>
              <w:spacing w:before="60" w:after="60" w:line="240" w:lineRule="auto"/>
              <w:jc w:val="center"/>
              <w:rPr>
                <w:rFonts w:eastAsia="Times New Roman"/>
                <w:sz w:val="22"/>
                <w:lang w:val="en-US" w:eastAsia="ja-JP"/>
              </w:rPr>
            </w:pPr>
            <w:r w:rsidRPr="008515F0">
              <w:rPr>
                <w:sz w:val="22"/>
              </w:rPr>
              <w:t>2002</w:t>
            </w:r>
          </w:p>
        </w:tc>
        <w:tc>
          <w:tcPr>
            <w:tcW w:w="3311" w:type="pct"/>
            <w:tcBorders>
              <w:top w:val="nil"/>
              <w:left w:val="single" w:sz="4" w:space="0" w:color="auto"/>
              <w:bottom w:val="single" w:sz="4" w:space="0" w:color="auto"/>
              <w:right w:val="single" w:sz="4" w:space="0" w:color="auto"/>
            </w:tcBorders>
            <w:noWrap/>
            <w:vAlign w:val="center"/>
          </w:tcPr>
          <w:p w14:paraId="1FBC1B5D" w14:textId="0FEB534E"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1.395.232 </w:t>
            </w:r>
          </w:p>
        </w:tc>
      </w:tr>
      <w:tr w:rsidR="00F122ED" w:rsidRPr="008515F0" w14:paraId="56AFB5DB"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5AA142F7" w14:textId="3B57B8A4" w:rsidR="00F122ED" w:rsidRPr="008515F0" w:rsidRDefault="00F122ED" w:rsidP="00F122ED">
            <w:pPr>
              <w:spacing w:before="60" w:after="60" w:line="240" w:lineRule="auto"/>
              <w:jc w:val="center"/>
              <w:rPr>
                <w:rFonts w:eastAsia="Times New Roman"/>
                <w:sz w:val="22"/>
                <w:lang w:val="en-US" w:eastAsia="ja-JP"/>
              </w:rPr>
            </w:pPr>
            <w:r w:rsidRPr="008515F0">
              <w:rPr>
                <w:sz w:val="22"/>
              </w:rPr>
              <w:t>2003</w:t>
            </w:r>
          </w:p>
        </w:tc>
        <w:tc>
          <w:tcPr>
            <w:tcW w:w="3311" w:type="pct"/>
            <w:tcBorders>
              <w:top w:val="nil"/>
              <w:left w:val="single" w:sz="4" w:space="0" w:color="auto"/>
              <w:bottom w:val="single" w:sz="4" w:space="0" w:color="auto"/>
              <w:right w:val="single" w:sz="4" w:space="0" w:color="auto"/>
            </w:tcBorders>
            <w:noWrap/>
            <w:vAlign w:val="center"/>
          </w:tcPr>
          <w:p w14:paraId="7792D2D9" w14:textId="25C96C01"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1.550.258 </w:t>
            </w:r>
          </w:p>
        </w:tc>
      </w:tr>
      <w:tr w:rsidR="00F122ED" w:rsidRPr="008515F0" w14:paraId="0BE3748A"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2DE08979" w14:textId="50678BCC" w:rsidR="00F122ED" w:rsidRPr="008515F0" w:rsidRDefault="00F122ED" w:rsidP="00F122ED">
            <w:pPr>
              <w:spacing w:before="60" w:after="60" w:line="240" w:lineRule="auto"/>
              <w:jc w:val="center"/>
              <w:rPr>
                <w:rFonts w:eastAsia="Times New Roman"/>
                <w:sz w:val="22"/>
                <w:lang w:val="en-US" w:eastAsia="ja-JP"/>
              </w:rPr>
            </w:pPr>
            <w:r w:rsidRPr="008515F0">
              <w:rPr>
                <w:sz w:val="22"/>
              </w:rPr>
              <w:t>2004</w:t>
            </w:r>
          </w:p>
        </w:tc>
        <w:tc>
          <w:tcPr>
            <w:tcW w:w="3311" w:type="pct"/>
            <w:tcBorders>
              <w:top w:val="nil"/>
              <w:left w:val="single" w:sz="4" w:space="0" w:color="auto"/>
              <w:bottom w:val="single" w:sz="4" w:space="0" w:color="auto"/>
              <w:right w:val="single" w:sz="4" w:space="0" w:color="auto"/>
            </w:tcBorders>
            <w:noWrap/>
            <w:vAlign w:val="center"/>
          </w:tcPr>
          <w:p w14:paraId="1A06A48D" w14:textId="31E4338C"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1.722.509 </w:t>
            </w:r>
          </w:p>
        </w:tc>
      </w:tr>
      <w:tr w:rsidR="00F122ED" w:rsidRPr="008515F0" w14:paraId="740C9F21"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2FFA9844" w14:textId="2E52587C" w:rsidR="00F122ED" w:rsidRPr="008515F0" w:rsidRDefault="00F122ED" w:rsidP="00F122ED">
            <w:pPr>
              <w:spacing w:before="60" w:after="60" w:line="240" w:lineRule="auto"/>
              <w:jc w:val="center"/>
              <w:rPr>
                <w:rFonts w:eastAsia="Times New Roman"/>
                <w:sz w:val="22"/>
                <w:lang w:val="en-US" w:eastAsia="ja-JP"/>
              </w:rPr>
            </w:pPr>
            <w:r w:rsidRPr="008515F0">
              <w:rPr>
                <w:sz w:val="22"/>
              </w:rPr>
              <w:t>2005</w:t>
            </w:r>
          </w:p>
        </w:tc>
        <w:tc>
          <w:tcPr>
            <w:tcW w:w="3311" w:type="pct"/>
            <w:tcBorders>
              <w:top w:val="nil"/>
              <w:left w:val="single" w:sz="4" w:space="0" w:color="auto"/>
              <w:bottom w:val="single" w:sz="4" w:space="0" w:color="auto"/>
              <w:right w:val="single" w:sz="4" w:space="0" w:color="auto"/>
            </w:tcBorders>
            <w:noWrap/>
            <w:vAlign w:val="center"/>
          </w:tcPr>
          <w:p w14:paraId="3BB04324" w14:textId="71564697" w:rsidR="00F122ED" w:rsidRPr="006A43BF" w:rsidRDefault="00F122ED" w:rsidP="00F122ED">
            <w:pPr>
              <w:tabs>
                <w:tab w:val="left" w:pos="1847"/>
              </w:tabs>
              <w:spacing w:before="60" w:after="60" w:line="240" w:lineRule="auto"/>
              <w:ind w:right="-30"/>
              <w:jc w:val="center"/>
              <w:rPr>
                <w:sz w:val="22"/>
                <w:lang w:val="en-US"/>
              </w:rPr>
            </w:pPr>
            <w:r w:rsidRPr="006A43BF">
              <w:rPr>
                <w:sz w:val="22"/>
              </w:rPr>
              <w:t xml:space="preserve">1.913.899 </w:t>
            </w:r>
          </w:p>
        </w:tc>
      </w:tr>
      <w:tr w:rsidR="00F122ED" w:rsidRPr="008515F0" w14:paraId="19EA2A01"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2341BA23" w14:textId="297CA255" w:rsidR="00F122ED" w:rsidRPr="008515F0" w:rsidRDefault="00F122ED" w:rsidP="00F122ED">
            <w:pPr>
              <w:spacing w:before="60" w:after="60" w:line="240" w:lineRule="auto"/>
              <w:jc w:val="center"/>
              <w:rPr>
                <w:rFonts w:eastAsia="Times New Roman"/>
                <w:sz w:val="22"/>
                <w:lang w:val="en-US" w:eastAsia="ja-JP"/>
              </w:rPr>
            </w:pPr>
            <w:r w:rsidRPr="008515F0">
              <w:rPr>
                <w:sz w:val="22"/>
              </w:rPr>
              <w:t>2006</w:t>
            </w:r>
          </w:p>
        </w:tc>
        <w:tc>
          <w:tcPr>
            <w:tcW w:w="3311" w:type="pct"/>
            <w:tcBorders>
              <w:top w:val="nil"/>
              <w:left w:val="single" w:sz="4" w:space="0" w:color="auto"/>
              <w:bottom w:val="single" w:sz="4" w:space="0" w:color="auto"/>
              <w:right w:val="single" w:sz="4" w:space="0" w:color="auto"/>
            </w:tcBorders>
            <w:noWrap/>
            <w:vAlign w:val="center"/>
          </w:tcPr>
          <w:p w14:paraId="2B8EA203" w14:textId="32AEC5B8" w:rsidR="00F122ED" w:rsidRPr="006A43BF" w:rsidRDefault="00F122ED" w:rsidP="00F122ED">
            <w:pPr>
              <w:tabs>
                <w:tab w:val="left" w:pos="1847"/>
              </w:tabs>
              <w:spacing w:before="60" w:after="60" w:line="240" w:lineRule="auto"/>
              <w:ind w:right="-30"/>
              <w:jc w:val="center"/>
              <w:rPr>
                <w:sz w:val="22"/>
                <w:lang w:val="en-US"/>
              </w:rPr>
            </w:pPr>
            <w:r w:rsidRPr="006A43BF">
              <w:rPr>
                <w:sz w:val="22"/>
              </w:rPr>
              <w:t>2.126.555</w:t>
            </w:r>
          </w:p>
        </w:tc>
      </w:tr>
      <w:tr w:rsidR="00F122ED" w:rsidRPr="008515F0" w14:paraId="0B8CC691"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475A24D5" w14:textId="425D843A" w:rsidR="00F122ED" w:rsidRPr="008515F0" w:rsidRDefault="00F122ED" w:rsidP="00F122ED">
            <w:pPr>
              <w:spacing w:before="60" w:after="60" w:line="240" w:lineRule="auto"/>
              <w:jc w:val="center"/>
              <w:rPr>
                <w:rFonts w:eastAsia="Times New Roman"/>
                <w:sz w:val="22"/>
                <w:lang w:val="en-US" w:eastAsia="ja-JP"/>
              </w:rPr>
            </w:pPr>
            <w:r w:rsidRPr="008515F0">
              <w:rPr>
                <w:sz w:val="22"/>
              </w:rPr>
              <w:lastRenderedPageBreak/>
              <w:t>2007</w:t>
            </w:r>
          </w:p>
        </w:tc>
        <w:tc>
          <w:tcPr>
            <w:tcW w:w="3311" w:type="pct"/>
            <w:tcBorders>
              <w:top w:val="nil"/>
              <w:left w:val="single" w:sz="4" w:space="0" w:color="auto"/>
              <w:bottom w:val="single" w:sz="4" w:space="0" w:color="auto"/>
              <w:right w:val="single" w:sz="4" w:space="0" w:color="auto"/>
            </w:tcBorders>
            <w:noWrap/>
            <w:vAlign w:val="center"/>
          </w:tcPr>
          <w:p w14:paraId="6843C942" w14:textId="45798CAA" w:rsidR="00F122ED" w:rsidRPr="006A43BF" w:rsidRDefault="00F122ED" w:rsidP="00F122ED">
            <w:pPr>
              <w:tabs>
                <w:tab w:val="left" w:pos="1847"/>
              </w:tabs>
              <w:spacing w:before="60" w:after="60" w:line="240" w:lineRule="auto"/>
              <w:ind w:right="-30"/>
              <w:jc w:val="center"/>
              <w:rPr>
                <w:sz w:val="22"/>
                <w:lang w:val="en-US"/>
              </w:rPr>
            </w:pPr>
            <w:r w:rsidRPr="006A43BF">
              <w:rPr>
                <w:sz w:val="22"/>
              </w:rPr>
              <w:t>2.365.777</w:t>
            </w:r>
          </w:p>
        </w:tc>
      </w:tr>
      <w:tr w:rsidR="00F122ED" w:rsidRPr="008515F0" w14:paraId="0B4AFBD3"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32AA5722" w14:textId="62C5ADEE" w:rsidR="00F122ED" w:rsidRPr="008515F0" w:rsidRDefault="00F122ED" w:rsidP="00F122ED">
            <w:pPr>
              <w:spacing w:before="60" w:after="60" w:line="240" w:lineRule="auto"/>
              <w:jc w:val="center"/>
              <w:rPr>
                <w:rFonts w:eastAsia="Times New Roman"/>
                <w:sz w:val="22"/>
                <w:lang w:val="en-US" w:eastAsia="ja-JP"/>
              </w:rPr>
            </w:pPr>
            <w:r w:rsidRPr="008515F0">
              <w:rPr>
                <w:sz w:val="22"/>
              </w:rPr>
              <w:t>2008</w:t>
            </w:r>
          </w:p>
        </w:tc>
        <w:tc>
          <w:tcPr>
            <w:tcW w:w="3311" w:type="pct"/>
            <w:tcBorders>
              <w:top w:val="nil"/>
              <w:left w:val="single" w:sz="4" w:space="0" w:color="auto"/>
              <w:bottom w:val="single" w:sz="4" w:space="0" w:color="auto"/>
              <w:right w:val="single" w:sz="4" w:space="0" w:color="auto"/>
            </w:tcBorders>
            <w:noWrap/>
            <w:vAlign w:val="center"/>
          </w:tcPr>
          <w:p w14:paraId="4BDD7E81" w14:textId="401BA632" w:rsidR="00F122ED" w:rsidRPr="006A43BF" w:rsidRDefault="00F122ED" w:rsidP="00F122ED">
            <w:pPr>
              <w:tabs>
                <w:tab w:val="left" w:pos="1847"/>
              </w:tabs>
              <w:spacing w:before="60" w:after="60" w:line="240" w:lineRule="auto"/>
              <w:ind w:right="-30"/>
              <w:jc w:val="center"/>
              <w:rPr>
                <w:sz w:val="22"/>
                <w:lang w:val="en-US"/>
              </w:rPr>
            </w:pPr>
            <w:r w:rsidRPr="006A43BF">
              <w:rPr>
                <w:sz w:val="22"/>
              </w:rPr>
              <w:t>2.637.064</w:t>
            </w:r>
          </w:p>
        </w:tc>
      </w:tr>
      <w:tr w:rsidR="00F122ED" w:rsidRPr="008515F0" w14:paraId="777E6660"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56AB82C7" w14:textId="115C73AD" w:rsidR="00F122ED" w:rsidRPr="008515F0" w:rsidRDefault="00F122ED" w:rsidP="00F122ED">
            <w:pPr>
              <w:spacing w:before="60" w:after="60" w:line="240" w:lineRule="auto"/>
              <w:jc w:val="center"/>
              <w:rPr>
                <w:rFonts w:eastAsia="Times New Roman"/>
                <w:sz w:val="22"/>
                <w:lang w:val="en-US" w:eastAsia="ja-JP"/>
              </w:rPr>
            </w:pPr>
            <w:r w:rsidRPr="008515F0">
              <w:rPr>
                <w:sz w:val="22"/>
              </w:rPr>
              <w:t>2009</w:t>
            </w:r>
          </w:p>
        </w:tc>
        <w:tc>
          <w:tcPr>
            <w:tcW w:w="3311" w:type="pct"/>
            <w:tcBorders>
              <w:top w:val="nil"/>
              <w:left w:val="single" w:sz="4" w:space="0" w:color="auto"/>
              <w:bottom w:val="single" w:sz="4" w:space="0" w:color="auto"/>
              <w:right w:val="single" w:sz="4" w:space="0" w:color="auto"/>
            </w:tcBorders>
            <w:noWrap/>
            <w:vAlign w:val="center"/>
          </w:tcPr>
          <w:p w14:paraId="0CC4DDD2" w14:textId="61D7BE69" w:rsidR="00F122ED" w:rsidRPr="006A43BF" w:rsidRDefault="00F122ED" w:rsidP="00F122ED">
            <w:pPr>
              <w:tabs>
                <w:tab w:val="left" w:pos="1847"/>
              </w:tabs>
              <w:spacing w:before="60" w:after="60" w:line="240" w:lineRule="auto"/>
              <w:ind w:right="-30"/>
              <w:jc w:val="center"/>
              <w:rPr>
                <w:sz w:val="22"/>
                <w:lang w:val="en-US"/>
              </w:rPr>
            </w:pPr>
            <w:r w:rsidRPr="006A43BF">
              <w:rPr>
                <w:sz w:val="22"/>
              </w:rPr>
              <w:t>2.981.708</w:t>
            </w:r>
          </w:p>
        </w:tc>
      </w:tr>
      <w:tr w:rsidR="00F122ED" w:rsidRPr="008515F0" w14:paraId="6B343C3C"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472A6DB5" w14:textId="11CC7CA6" w:rsidR="00F122ED" w:rsidRPr="008515F0" w:rsidRDefault="00F122ED" w:rsidP="00F122ED">
            <w:pPr>
              <w:spacing w:before="60" w:after="60" w:line="240" w:lineRule="auto"/>
              <w:jc w:val="center"/>
              <w:rPr>
                <w:rFonts w:eastAsia="Times New Roman"/>
                <w:sz w:val="22"/>
                <w:lang w:val="en-US" w:eastAsia="ja-JP"/>
              </w:rPr>
            </w:pPr>
            <w:r w:rsidRPr="008515F0">
              <w:rPr>
                <w:sz w:val="22"/>
              </w:rPr>
              <w:t>2010</w:t>
            </w:r>
          </w:p>
        </w:tc>
        <w:tc>
          <w:tcPr>
            <w:tcW w:w="3311" w:type="pct"/>
            <w:tcBorders>
              <w:top w:val="nil"/>
              <w:left w:val="single" w:sz="4" w:space="0" w:color="auto"/>
              <w:bottom w:val="single" w:sz="4" w:space="0" w:color="auto"/>
              <w:right w:val="single" w:sz="4" w:space="0" w:color="auto"/>
            </w:tcBorders>
            <w:noWrap/>
            <w:vAlign w:val="center"/>
          </w:tcPr>
          <w:p w14:paraId="41BF83E8" w14:textId="01690593" w:rsidR="00F122ED" w:rsidRPr="006A43BF" w:rsidRDefault="00F122ED" w:rsidP="00F122ED">
            <w:pPr>
              <w:tabs>
                <w:tab w:val="left" w:pos="1847"/>
              </w:tabs>
              <w:spacing w:before="60" w:after="60" w:line="240" w:lineRule="auto"/>
              <w:ind w:right="-30"/>
              <w:jc w:val="center"/>
              <w:rPr>
                <w:sz w:val="22"/>
                <w:lang w:val="en-US"/>
              </w:rPr>
            </w:pPr>
            <w:r w:rsidRPr="006A43BF">
              <w:rPr>
                <w:sz w:val="22"/>
              </w:rPr>
              <w:t>3.291.570</w:t>
            </w:r>
          </w:p>
        </w:tc>
      </w:tr>
      <w:tr w:rsidR="00F122ED" w:rsidRPr="008515F0" w14:paraId="2D942057"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4DF7CBA6" w14:textId="7AF32669" w:rsidR="00F122ED" w:rsidRPr="008515F0" w:rsidRDefault="00F122ED" w:rsidP="00F122ED">
            <w:pPr>
              <w:spacing w:before="60" w:after="60" w:line="240" w:lineRule="auto"/>
              <w:jc w:val="center"/>
              <w:rPr>
                <w:rFonts w:eastAsia="Times New Roman"/>
                <w:sz w:val="22"/>
                <w:lang w:val="en-US" w:eastAsia="ja-JP"/>
              </w:rPr>
            </w:pPr>
            <w:r w:rsidRPr="008515F0">
              <w:rPr>
                <w:sz w:val="22"/>
              </w:rPr>
              <w:t>2011</w:t>
            </w:r>
          </w:p>
        </w:tc>
        <w:tc>
          <w:tcPr>
            <w:tcW w:w="3311" w:type="pct"/>
            <w:tcBorders>
              <w:top w:val="nil"/>
              <w:left w:val="single" w:sz="4" w:space="0" w:color="auto"/>
              <w:bottom w:val="single" w:sz="4" w:space="0" w:color="auto"/>
              <w:right w:val="single" w:sz="4" w:space="0" w:color="auto"/>
            </w:tcBorders>
            <w:noWrap/>
            <w:vAlign w:val="center"/>
          </w:tcPr>
          <w:p w14:paraId="364C70E7" w14:textId="1F9E4C37" w:rsidR="00F122ED" w:rsidRPr="006A43BF" w:rsidRDefault="00F122ED" w:rsidP="00F122ED">
            <w:pPr>
              <w:tabs>
                <w:tab w:val="left" w:pos="1847"/>
              </w:tabs>
              <w:spacing w:before="60" w:after="60" w:line="240" w:lineRule="auto"/>
              <w:ind w:right="-30"/>
              <w:jc w:val="center"/>
              <w:rPr>
                <w:sz w:val="22"/>
                <w:lang w:val="en-US"/>
              </w:rPr>
            </w:pPr>
            <w:r w:rsidRPr="006A43BF">
              <w:rPr>
                <w:sz w:val="22"/>
              </w:rPr>
              <w:t>3.620.727</w:t>
            </w:r>
          </w:p>
        </w:tc>
      </w:tr>
      <w:tr w:rsidR="00F122ED" w:rsidRPr="008515F0" w14:paraId="0F848E52"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26A97BF4" w14:textId="76FEC3F8" w:rsidR="00F122ED" w:rsidRPr="008515F0" w:rsidRDefault="00F122ED" w:rsidP="00F122ED">
            <w:pPr>
              <w:spacing w:before="60" w:after="60" w:line="240" w:lineRule="auto"/>
              <w:jc w:val="center"/>
              <w:rPr>
                <w:rFonts w:eastAsia="Times New Roman"/>
                <w:sz w:val="22"/>
                <w:lang w:val="en-US" w:eastAsia="ja-JP"/>
              </w:rPr>
            </w:pPr>
            <w:r w:rsidRPr="008515F0">
              <w:rPr>
                <w:sz w:val="22"/>
              </w:rPr>
              <w:t>2012</w:t>
            </w:r>
          </w:p>
        </w:tc>
        <w:tc>
          <w:tcPr>
            <w:tcW w:w="3311" w:type="pct"/>
            <w:tcBorders>
              <w:top w:val="nil"/>
              <w:left w:val="single" w:sz="4" w:space="0" w:color="auto"/>
              <w:bottom w:val="single" w:sz="4" w:space="0" w:color="auto"/>
              <w:right w:val="single" w:sz="4" w:space="0" w:color="auto"/>
            </w:tcBorders>
            <w:noWrap/>
            <w:vAlign w:val="center"/>
          </w:tcPr>
          <w:p w14:paraId="4F050B05" w14:textId="6E46C10B" w:rsidR="00F122ED" w:rsidRPr="006A43BF" w:rsidRDefault="00F122ED" w:rsidP="00F122ED">
            <w:pPr>
              <w:tabs>
                <w:tab w:val="left" w:pos="1847"/>
              </w:tabs>
              <w:spacing w:before="60" w:after="60" w:line="240" w:lineRule="auto"/>
              <w:ind w:right="-30"/>
              <w:jc w:val="center"/>
              <w:rPr>
                <w:sz w:val="22"/>
                <w:lang w:val="en-US"/>
              </w:rPr>
            </w:pPr>
            <w:r w:rsidRPr="006A43BF">
              <w:rPr>
                <w:sz w:val="22"/>
              </w:rPr>
              <w:t>3.982.800</w:t>
            </w:r>
          </w:p>
        </w:tc>
      </w:tr>
      <w:tr w:rsidR="00F122ED" w:rsidRPr="008515F0" w14:paraId="265C3AFA"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6B54888C" w14:textId="6A270F1A" w:rsidR="00F122ED" w:rsidRPr="008515F0" w:rsidRDefault="00F122ED" w:rsidP="00F122ED">
            <w:pPr>
              <w:spacing w:before="60" w:after="60" w:line="240" w:lineRule="auto"/>
              <w:jc w:val="center"/>
              <w:rPr>
                <w:rFonts w:eastAsia="Times New Roman"/>
                <w:sz w:val="22"/>
                <w:lang w:val="en-US" w:eastAsia="ja-JP"/>
              </w:rPr>
            </w:pPr>
            <w:r w:rsidRPr="008515F0">
              <w:rPr>
                <w:sz w:val="22"/>
              </w:rPr>
              <w:t>2013</w:t>
            </w:r>
          </w:p>
        </w:tc>
        <w:tc>
          <w:tcPr>
            <w:tcW w:w="3311" w:type="pct"/>
            <w:tcBorders>
              <w:top w:val="nil"/>
              <w:left w:val="single" w:sz="4" w:space="0" w:color="auto"/>
              <w:bottom w:val="single" w:sz="4" w:space="0" w:color="auto"/>
              <w:right w:val="single" w:sz="4" w:space="0" w:color="auto"/>
            </w:tcBorders>
            <w:noWrap/>
            <w:vAlign w:val="center"/>
          </w:tcPr>
          <w:p w14:paraId="25075BDF" w14:textId="4E80F274" w:rsidR="00F122ED" w:rsidRPr="006A43BF" w:rsidRDefault="00F122ED" w:rsidP="00F122ED">
            <w:pPr>
              <w:tabs>
                <w:tab w:val="left" w:pos="1847"/>
              </w:tabs>
              <w:spacing w:before="60" w:after="60" w:line="240" w:lineRule="auto"/>
              <w:ind w:right="-30"/>
              <w:jc w:val="center"/>
              <w:rPr>
                <w:sz w:val="22"/>
                <w:lang w:val="en-US"/>
              </w:rPr>
            </w:pPr>
            <w:r w:rsidRPr="006A43BF">
              <w:rPr>
                <w:sz w:val="22"/>
              </w:rPr>
              <w:t>4.381.080</w:t>
            </w:r>
          </w:p>
        </w:tc>
      </w:tr>
      <w:tr w:rsidR="00F122ED" w:rsidRPr="008515F0" w14:paraId="45332B8A"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3B4F4ECE" w14:textId="595E773F" w:rsidR="00F122ED" w:rsidRPr="008515F0" w:rsidRDefault="00F122ED" w:rsidP="00F122ED">
            <w:pPr>
              <w:spacing w:before="60" w:after="60" w:line="240" w:lineRule="auto"/>
              <w:jc w:val="center"/>
              <w:rPr>
                <w:rFonts w:eastAsia="Times New Roman"/>
                <w:sz w:val="22"/>
                <w:lang w:val="en-US" w:eastAsia="ja-JP"/>
              </w:rPr>
            </w:pPr>
            <w:r w:rsidRPr="008515F0">
              <w:rPr>
                <w:sz w:val="22"/>
              </w:rPr>
              <w:t>2014</w:t>
            </w:r>
          </w:p>
        </w:tc>
        <w:tc>
          <w:tcPr>
            <w:tcW w:w="3311" w:type="pct"/>
            <w:tcBorders>
              <w:top w:val="nil"/>
              <w:left w:val="nil"/>
              <w:bottom w:val="single" w:sz="4" w:space="0" w:color="auto"/>
              <w:right w:val="single" w:sz="4" w:space="0" w:color="auto"/>
            </w:tcBorders>
            <w:noWrap/>
            <w:vAlign w:val="center"/>
          </w:tcPr>
          <w:p w14:paraId="6C8F0156" w14:textId="74BF712B" w:rsidR="00F122ED" w:rsidRPr="006A43BF" w:rsidRDefault="00F122ED" w:rsidP="00F122ED">
            <w:pPr>
              <w:tabs>
                <w:tab w:val="left" w:pos="1847"/>
              </w:tabs>
              <w:spacing w:before="60" w:after="60" w:line="240" w:lineRule="auto"/>
              <w:ind w:right="-30"/>
              <w:jc w:val="center"/>
              <w:rPr>
                <w:sz w:val="22"/>
                <w:lang w:val="en-US"/>
              </w:rPr>
            </w:pPr>
            <w:r w:rsidRPr="006A43BF">
              <w:rPr>
                <w:sz w:val="22"/>
              </w:rPr>
              <w:t>4.819.187</w:t>
            </w:r>
          </w:p>
        </w:tc>
      </w:tr>
      <w:tr w:rsidR="00F122ED" w:rsidRPr="008515F0" w14:paraId="18512542"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571A2B2B" w14:textId="22A58313" w:rsidR="00F122ED" w:rsidRPr="008515F0" w:rsidRDefault="00F122ED" w:rsidP="00F122ED">
            <w:pPr>
              <w:spacing w:before="60" w:after="60" w:line="240" w:lineRule="auto"/>
              <w:jc w:val="center"/>
              <w:rPr>
                <w:rFonts w:eastAsia="Times New Roman"/>
                <w:sz w:val="22"/>
                <w:lang w:val="en-US" w:eastAsia="ja-JP"/>
              </w:rPr>
            </w:pPr>
            <w:r w:rsidRPr="008515F0">
              <w:rPr>
                <w:sz w:val="22"/>
              </w:rPr>
              <w:t>2015</w:t>
            </w:r>
          </w:p>
        </w:tc>
        <w:tc>
          <w:tcPr>
            <w:tcW w:w="3311" w:type="pct"/>
            <w:tcBorders>
              <w:top w:val="nil"/>
              <w:left w:val="nil"/>
              <w:bottom w:val="single" w:sz="4" w:space="0" w:color="auto"/>
              <w:right w:val="single" w:sz="4" w:space="0" w:color="auto"/>
            </w:tcBorders>
            <w:noWrap/>
            <w:vAlign w:val="center"/>
          </w:tcPr>
          <w:p w14:paraId="21F6E8E4" w14:textId="6539239C" w:rsidR="00F122ED" w:rsidRPr="006A43BF" w:rsidRDefault="00F122ED" w:rsidP="00F122ED">
            <w:pPr>
              <w:tabs>
                <w:tab w:val="left" w:pos="1847"/>
              </w:tabs>
              <w:spacing w:before="60" w:after="60" w:line="240" w:lineRule="auto"/>
              <w:ind w:right="-30"/>
              <w:jc w:val="center"/>
              <w:rPr>
                <w:sz w:val="22"/>
                <w:lang w:val="en-US"/>
              </w:rPr>
            </w:pPr>
            <w:r w:rsidRPr="006A43BF">
              <w:rPr>
                <w:sz w:val="22"/>
              </w:rPr>
              <w:t>5.301.106</w:t>
            </w:r>
          </w:p>
        </w:tc>
      </w:tr>
      <w:tr w:rsidR="00F122ED" w:rsidRPr="008515F0" w14:paraId="41CD885C"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hideMark/>
          </w:tcPr>
          <w:p w14:paraId="7C0F11D1" w14:textId="20A6DD16" w:rsidR="00F122ED" w:rsidRPr="008515F0" w:rsidRDefault="00F122ED" w:rsidP="00F122ED">
            <w:pPr>
              <w:spacing w:before="60" w:after="60" w:line="240" w:lineRule="auto"/>
              <w:jc w:val="center"/>
              <w:rPr>
                <w:rFonts w:eastAsia="Times New Roman"/>
                <w:sz w:val="22"/>
                <w:lang w:val="en-US" w:eastAsia="ja-JP"/>
              </w:rPr>
            </w:pPr>
            <w:r w:rsidRPr="008515F0">
              <w:rPr>
                <w:sz w:val="22"/>
              </w:rPr>
              <w:t>2016</w:t>
            </w:r>
          </w:p>
        </w:tc>
        <w:tc>
          <w:tcPr>
            <w:tcW w:w="3311" w:type="pct"/>
            <w:tcBorders>
              <w:top w:val="nil"/>
              <w:left w:val="nil"/>
              <w:bottom w:val="single" w:sz="4" w:space="0" w:color="auto"/>
              <w:right w:val="single" w:sz="4" w:space="0" w:color="auto"/>
            </w:tcBorders>
            <w:noWrap/>
            <w:vAlign w:val="center"/>
          </w:tcPr>
          <w:p w14:paraId="692B6BA5" w14:textId="0B618251" w:rsidR="00F122ED" w:rsidRPr="006A43BF" w:rsidRDefault="00F122ED" w:rsidP="00F122ED">
            <w:pPr>
              <w:tabs>
                <w:tab w:val="left" w:pos="1847"/>
              </w:tabs>
              <w:spacing w:before="60" w:after="60" w:line="240" w:lineRule="auto"/>
              <w:ind w:right="-30"/>
              <w:jc w:val="center"/>
              <w:rPr>
                <w:sz w:val="22"/>
                <w:lang w:val="en-US"/>
              </w:rPr>
            </w:pPr>
            <w:r w:rsidRPr="006A43BF">
              <w:rPr>
                <w:sz w:val="22"/>
              </w:rPr>
              <w:t>5.831.217</w:t>
            </w:r>
          </w:p>
        </w:tc>
      </w:tr>
      <w:tr w:rsidR="00F122ED" w:rsidRPr="008515F0" w14:paraId="518EF3E7" w14:textId="77777777" w:rsidTr="00BB0A3D">
        <w:trPr>
          <w:trHeight w:val="255"/>
          <w:jc w:val="center"/>
        </w:trPr>
        <w:tc>
          <w:tcPr>
            <w:tcW w:w="1689" w:type="pct"/>
            <w:tcBorders>
              <w:top w:val="single" w:sz="4" w:space="0" w:color="auto"/>
              <w:left w:val="single" w:sz="4" w:space="0" w:color="auto"/>
              <w:bottom w:val="single" w:sz="4" w:space="0" w:color="auto"/>
              <w:right w:val="single" w:sz="4" w:space="0" w:color="auto"/>
            </w:tcBorders>
            <w:noWrap/>
            <w:vAlign w:val="center"/>
          </w:tcPr>
          <w:p w14:paraId="04F50F16" w14:textId="0B93D5D6" w:rsidR="00F122ED" w:rsidRPr="008515F0" w:rsidRDefault="00F122ED" w:rsidP="00F122ED">
            <w:pPr>
              <w:spacing w:before="60" w:after="60" w:line="240" w:lineRule="auto"/>
              <w:jc w:val="center"/>
              <w:rPr>
                <w:rFonts w:eastAsia="Times New Roman"/>
                <w:sz w:val="22"/>
                <w:lang w:val="en-US" w:eastAsia="ja-JP"/>
              </w:rPr>
            </w:pPr>
            <w:r w:rsidRPr="008515F0">
              <w:rPr>
                <w:sz w:val="22"/>
              </w:rPr>
              <w:t>2017</w:t>
            </w:r>
          </w:p>
        </w:tc>
        <w:tc>
          <w:tcPr>
            <w:tcW w:w="3311" w:type="pct"/>
            <w:tcBorders>
              <w:top w:val="single" w:sz="4" w:space="0" w:color="auto"/>
              <w:left w:val="nil"/>
              <w:bottom w:val="single" w:sz="4" w:space="0" w:color="auto"/>
              <w:right w:val="single" w:sz="4" w:space="0" w:color="auto"/>
            </w:tcBorders>
            <w:noWrap/>
            <w:vAlign w:val="center"/>
          </w:tcPr>
          <w:p w14:paraId="4850746A" w14:textId="4896253C" w:rsidR="00F122ED" w:rsidRPr="006A43BF" w:rsidRDefault="00F122ED" w:rsidP="00F122ED">
            <w:pPr>
              <w:tabs>
                <w:tab w:val="left" w:pos="1847"/>
              </w:tabs>
              <w:spacing w:before="60" w:after="60" w:line="240" w:lineRule="auto"/>
              <w:ind w:right="-30"/>
              <w:jc w:val="center"/>
              <w:rPr>
                <w:sz w:val="22"/>
                <w:lang w:val="en-US"/>
              </w:rPr>
            </w:pPr>
            <w:r w:rsidRPr="006A43BF">
              <w:rPr>
                <w:sz w:val="22"/>
              </w:rPr>
              <w:t>6.414.339</w:t>
            </w:r>
          </w:p>
        </w:tc>
      </w:tr>
      <w:tr w:rsidR="00F122ED" w:rsidRPr="008515F0" w14:paraId="7F65EA68" w14:textId="77777777" w:rsidTr="00BB0A3D">
        <w:trPr>
          <w:trHeight w:val="255"/>
          <w:jc w:val="center"/>
        </w:trPr>
        <w:tc>
          <w:tcPr>
            <w:tcW w:w="1689" w:type="pct"/>
            <w:tcBorders>
              <w:top w:val="nil"/>
              <w:left w:val="single" w:sz="4" w:space="0" w:color="auto"/>
              <w:bottom w:val="single" w:sz="4" w:space="0" w:color="auto"/>
              <w:right w:val="single" w:sz="4" w:space="0" w:color="auto"/>
            </w:tcBorders>
            <w:noWrap/>
            <w:vAlign w:val="center"/>
          </w:tcPr>
          <w:p w14:paraId="742FC63F" w14:textId="249F4AF4" w:rsidR="00F122ED" w:rsidRPr="008515F0" w:rsidRDefault="00F122ED" w:rsidP="00F122ED">
            <w:pPr>
              <w:spacing w:before="60" w:after="60" w:line="240" w:lineRule="auto"/>
              <w:jc w:val="center"/>
              <w:rPr>
                <w:rFonts w:eastAsia="Times New Roman"/>
                <w:sz w:val="22"/>
                <w:lang w:val="en-US" w:eastAsia="ja-JP"/>
              </w:rPr>
            </w:pPr>
            <w:r w:rsidRPr="008515F0">
              <w:rPr>
                <w:sz w:val="22"/>
              </w:rPr>
              <w:t>2018</w:t>
            </w:r>
          </w:p>
        </w:tc>
        <w:tc>
          <w:tcPr>
            <w:tcW w:w="3311" w:type="pct"/>
            <w:tcBorders>
              <w:top w:val="nil"/>
              <w:left w:val="nil"/>
              <w:bottom w:val="single" w:sz="4" w:space="0" w:color="auto"/>
              <w:right w:val="single" w:sz="4" w:space="0" w:color="auto"/>
            </w:tcBorders>
            <w:noWrap/>
            <w:vAlign w:val="center"/>
          </w:tcPr>
          <w:p w14:paraId="67D55D37" w14:textId="6145AA94" w:rsidR="00F122ED" w:rsidRPr="006A43BF" w:rsidRDefault="00F122ED" w:rsidP="00F122ED">
            <w:pPr>
              <w:tabs>
                <w:tab w:val="left" w:pos="1847"/>
              </w:tabs>
              <w:spacing w:before="60" w:after="60" w:line="240" w:lineRule="auto"/>
              <w:ind w:right="-30"/>
              <w:jc w:val="center"/>
              <w:rPr>
                <w:sz w:val="22"/>
                <w:lang w:val="en-US"/>
              </w:rPr>
            </w:pPr>
            <w:r w:rsidRPr="006A43BF">
              <w:rPr>
                <w:sz w:val="22"/>
              </w:rPr>
              <w:t>7.055.772</w:t>
            </w:r>
          </w:p>
        </w:tc>
      </w:tr>
      <w:tr w:rsidR="005D2B46" w:rsidRPr="008515F0" w14:paraId="0470DB77" w14:textId="77777777" w:rsidTr="00BB0A3D">
        <w:trPr>
          <w:trHeight w:val="255"/>
          <w:jc w:val="center"/>
          <w:ins w:id="7174" w:author="Huyen Tran Thu" w:date="2025-04-28T20:19:00Z"/>
        </w:trPr>
        <w:tc>
          <w:tcPr>
            <w:tcW w:w="1689" w:type="pct"/>
            <w:tcBorders>
              <w:top w:val="nil"/>
              <w:left w:val="single" w:sz="4" w:space="0" w:color="auto"/>
              <w:bottom w:val="single" w:sz="4" w:space="0" w:color="auto"/>
              <w:right w:val="single" w:sz="4" w:space="0" w:color="auto"/>
            </w:tcBorders>
            <w:noWrap/>
            <w:vAlign w:val="center"/>
          </w:tcPr>
          <w:p w14:paraId="65818253" w14:textId="6B86810C" w:rsidR="005D2B46" w:rsidRPr="008515F0" w:rsidRDefault="005D2B46" w:rsidP="00F122ED">
            <w:pPr>
              <w:spacing w:before="60" w:after="60" w:line="240" w:lineRule="auto"/>
              <w:jc w:val="center"/>
              <w:rPr>
                <w:ins w:id="7175" w:author="Huyen Tran Thu" w:date="2025-04-28T20:19:00Z" w16du:dateUtc="2025-04-28T13:19:00Z"/>
                <w:sz w:val="22"/>
              </w:rPr>
            </w:pPr>
            <w:ins w:id="7176" w:author="Huyen Tran Thu" w:date="2025-04-28T20:19:00Z" w16du:dateUtc="2025-04-28T13:19:00Z">
              <w:r>
                <w:rPr>
                  <w:sz w:val="22"/>
                </w:rPr>
                <w:t>2019</w:t>
              </w:r>
            </w:ins>
          </w:p>
        </w:tc>
        <w:tc>
          <w:tcPr>
            <w:tcW w:w="3311" w:type="pct"/>
            <w:tcBorders>
              <w:top w:val="nil"/>
              <w:left w:val="nil"/>
              <w:bottom w:val="single" w:sz="4" w:space="0" w:color="auto"/>
              <w:right w:val="single" w:sz="4" w:space="0" w:color="auto"/>
            </w:tcBorders>
            <w:noWrap/>
            <w:vAlign w:val="center"/>
          </w:tcPr>
          <w:p w14:paraId="34719513" w14:textId="6B360FEF" w:rsidR="005D2B46" w:rsidRPr="006A43BF" w:rsidRDefault="004A1542" w:rsidP="00F122ED">
            <w:pPr>
              <w:tabs>
                <w:tab w:val="left" w:pos="1847"/>
              </w:tabs>
              <w:spacing w:before="60" w:after="60" w:line="240" w:lineRule="auto"/>
              <w:ind w:right="-30"/>
              <w:jc w:val="center"/>
              <w:rPr>
                <w:ins w:id="7177" w:author="Huyen Tran Thu" w:date="2025-04-28T20:19:00Z" w16du:dateUtc="2025-04-28T13:19:00Z"/>
                <w:sz w:val="22"/>
              </w:rPr>
            </w:pPr>
            <w:ins w:id="7178" w:author="Huyen Tran Thu" w:date="2025-04-28T20:19:00Z" w16du:dateUtc="2025-04-28T13:19:00Z">
              <w:r>
                <w:rPr>
                  <w:sz w:val="22"/>
                </w:rPr>
                <w:t>7.761.350</w:t>
              </w:r>
            </w:ins>
          </w:p>
        </w:tc>
      </w:tr>
      <w:tr w:rsidR="005D2B46" w:rsidRPr="008515F0" w14:paraId="531C1332" w14:textId="77777777" w:rsidTr="00BB0A3D">
        <w:trPr>
          <w:trHeight w:val="255"/>
          <w:jc w:val="center"/>
          <w:ins w:id="7179" w:author="Huyen Tran Thu" w:date="2025-04-28T20:19:00Z"/>
        </w:trPr>
        <w:tc>
          <w:tcPr>
            <w:tcW w:w="1689" w:type="pct"/>
            <w:tcBorders>
              <w:top w:val="nil"/>
              <w:left w:val="single" w:sz="4" w:space="0" w:color="auto"/>
              <w:bottom w:val="single" w:sz="4" w:space="0" w:color="auto"/>
              <w:right w:val="single" w:sz="4" w:space="0" w:color="auto"/>
            </w:tcBorders>
            <w:noWrap/>
            <w:vAlign w:val="center"/>
          </w:tcPr>
          <w:p w14:paraId="78A0045F" w14:textId="4B1B1B70" w:rsidR="005D2B46" w:rsidRPr="008515F0" w:rsidRDefault="005D2B46" w:rsidP="00F122ED">
            <w:pPr>
              <w:spacing w:before="60" w:after="60" w:line="240" w:lineRule="auto"/>
              <w:jc w:val="center"/>
              <w:rPr>
                <w:ins w:id="7180" w:author="Huyen Tran Thu" w:date="2025-04-28T20:19:00Z" w16du:dateUtc="2025-04-28T13:19:00Z"/>
                <w:sz w:val="22"/>
              </w:rPr>
            </w:pPr>
            <w:ins w:id="7181" w:author="Huyen Tran Thu" w:date="2025-04-28T20:19:00Z" w16du:dateUtc="2025-04-28T13:19:00Z">
              <w:r>
                <w:rPr>
                  <w:sz w:val="22"/>
                </w:rPr>
                <w:t>2020</w:t>
              </w:r>
            </w:ins>
          </w:p>
        </w:tc>
        <w:tc>
          <w:tcPr>
            <w:tcW w:w="3311" w:type="pct"/>
            <w:tcBorders>
              <w:top w:val="nil"/>
              <w:left w:val="nil"/>
              <w:bottom w:val="single" w:sz="4" w:space="0" w:color="auto"/>
              <w:right w:val="single" w:sz="4" w:space="0" w:color="auto"/>
            </w:tcBorders>
            <w:noWrap/>
            <w:vAlign w:val="center"/>
          </w:tcPr>
          <w:p w14:paraId="2DD4ADCB" w14:textId="467C4DCD" w:rsidR="005D2B46" w:rsidRPr="006A43BF" w:rsidRDefault="004A1542" w:rsidP="00F122ED">
            <w:pPr>
              <w:tabs>
                <w:tab w:val="left" w:pos="1847"/>
              </w:tabs>
              <w:spacing w:before="60" w:after="60" w:line="240" w:lineRule="auto"/>
              <w:ind w:right="-30"/>
              <w:jc w:val="center"/>
              <w:rPr>
                <w:ins w:id="7182" w:author="Huyen Tran Thu" w:date="2025-04-28T20:19:00Z" w16du:dateUtc="2025-04-28T13:19:00Z"/>
                <w:sz w:val="22"/>
              </w:rPr>
            </w:pPr>
            <w:ins w:id="7183" w:author="Huyen Tran Thu" w:date="2025-04-28T20:19:00Z" w16du:dateUtc="2025-04-28T13:19:00Z">
              <w:r>
                <w:rPr>
                  <w:sz w:val="22"/>
                </w:rPr>
                <w:t>8</w:t>
              </w:r>
            </w:ins>
            <w:ins w:id="7184" w:author="Huyen Tran Thu" w:date="2025-04-28T20:20:00Z" w16du:dateUtc="2025-04-28T13:20:00Z">
              <w:r>
                <w:rPr>
                  <w:sz w:val="22"/>
                </w:rPr>
                <w:t>.537.485</w:t>
              </w:r>
            </w:ins>
          </w:p>
        </w:tc>
      </w:tr>
      <w:tr w:rsidR="005D2B46" w:rsidRPr="008515F0" w14:paraId="35F165C9" w14:textId="77777777" w:rsidTr="00BB0A3D">
        <w:trPr>
          <w:trHeight w:val="255"/>
          <w:jc w:val="center"/>
          <w:ins w:id="7185" w:author="Huyen Tran Thu" w:date="2025-04-28T20:19:00Z"/>
        </w:trPr>
        <w:tc>
          <w:tcPr>
            <w:tcW w:w="1689" w:type="pct"/>
            <w:tcBorders>
              <w:top w:val="nil"/>
              <w:left w:val="single" w:sz="4" w:space="0" w:color="auto"/>
              <w:bottom w:val="single" w:sz="4" w:space="0" w:color="auto"/>
              <w:right w:val="single" w:sz="4" w:space="0" w:color="auto"/>
            </w:tcBorders>
            <w:noWrap/>
            <w:vAlign w:val="center"/>
          </w:tcPr>
          <w:p w14:paraId="771945D2" w14:textId="3C792042" w:rsidR="005D2B46" w:rsidRPr="008515F0" w:rsidRDefault="005D2B46" w:rsidP="00F122ED">
            <w:pPr>
              <w:spacing w:before="60" w:after="60" w:line="240" w:lineRule="auto"/>
              <w:jc w:val="center"/>
              <w:rPr>
                <w:ins w:id="7186" w:author="Huyen Tran Thu" w:date="2025-04-28T20:19:00Z" w16du:dateUtc="2025-04-28T13:19:00Z"/>
                <w:sz w:val="22"/>
              </w:rPr>
            </w:pPr>
            <w:ins w:id="7187" w:author="Huyen Tran Thu" w:date="2025-04-28T20:19:00Z" w16du:dateUtc="2025-04-28T13:19:00Z">
              <w:r>
                <w:rPr>
                  <w:sz w:val="22"/>
                </w:rPr>
                <w:t>2021</w:t>
              </w:r>
            </w:ins>
          </w:p>
        </w:tc>
        <w:tc>
          <w:tcPr>
            <w:tcW w:w="3311" w:type="pct"/>
            <w:tcBorders>
              <w:top w:val="nil"/>
              <w:left w:val="nil"/>
              <w:bottom w:val="single" w:sz="4" w:space="0" w:color="auto"/>
              <w:right w:val="single" w:sz="4" w:space="0" w:color="auto"/>
            </w:tcBorders>
            <w:noWrap/>
            <w:vAlign w:val="center"/>
          </w:tcPr>
          <w:p w14:paraId="1F986F45" w14:textId="3A63BF1A" w:rsidR="005D2B46" w:rsidRPr="006A43BF" w:rsidRDefault="004A1542" w:rsidP="00F122ED">
            <w:pPr>
              <w:tabs>
                <w:tab w:val="left" w:pos="1847"/>
              </w:tabs>
              <w:spacing w:before="60" w:after="60" w:line="240" w:lineRule="auto"/>
              <w:ind w:right="-30"/>
              <w:jc w:val="center"/>
              <w:rPr>
                <w:ins w:id="7188" w:author="Huyen Tran Thu" w:date="2025-04-28T20:19:00Z" w16du:dateUtc="2025-04-28T13:19:00Z"/>
                <w:sz w:val="22"/>
              </w:rPr>
            </w:pPr>
            <w:ins w:id="7189" w:author="Huyen Tran Thu" w:date="2025-04-28T20:20:00Z" w16du:dateUtc="2025-04-28T13:20:00Z">
              <w:r>
                <w:rPr>
                  <w:sz w:val="22"/>
                </w:rPr>
                <w:t>9.391.233</w:t>
              </w:r>
            </w:ins>
          </w:p>
        </w:tc>
      </w:tr>
      <w:tr w:rsidR="005D2B46" w:rsidRPr="008515F0" w14:paraId="7D541D9E" w14:textId="77777777" w:rsidTr="00BB0A3D">
        <w:trPr>
          <w:trHeight w:val="255"/>
          <w:jc w:val="center"/>
          <w:ins w:id="7190" w:author="Huyen Tran Thu" w:date="2025-04-28T20:19:00Z"/>
        </w:trPr>
        <w:tc>
          <w:tcPr>
            <w:tcW w:w="1689" w:type="pct"/>
            <w:tcBorders>
              <w:top w:val="nil"/>
              <w:left w:val="single" w:sz="4" w:space="0" w:color="auto"/>
              <w:bottom w:val="single" w:sz="4" w:space="0" w:color="auto"/>
              <w:right w:val="single" w:sz="4" w:space="0" w:color="auto"/>
            </w:tcBorders>
            <w:noWrap/>
            <w:vAlign w:val="center"/>
          </w:tcPr>
          <w:p w14:paraId="08DAA0F2" w14:textId="34C721DA" w:rsidR="005D2B46" w:rsidRPr="008515F0" w:rsidRDefault="005D2B46" w:rsidP="00F122ED">
            <w:pPr>
              <w:spacing w:before="60" w:after="60" w:line="240" w:lineRule="auto"/>
              <w:jc w:val="center"/>
              <w:rPr>
                <w:ins w:id="7191" w:author="Huyen Tran Thu" w:date="2025-04-28T20:19:00Z" w16du:dateUtc="2025-04-28T13:19:00Z"/>
                <w:sz w:val="22"/>
              </w:rPr>
            </w:pPr>
            <w:ins w:id="7192" w:author="Huyen Tran Thu" w:date="2025-04-28T20:19:00Z" w16du:dateUtc="2025-04-28T13:19:00Z">
              <w:r>
                <w:rPr>
                  <w:sz w:val="22"/>
                </w:rPr>
                <w:t>2022</w:t>
              </w:r>
            </w:ins>
          </w:p>
        </w:tc>
        <w:tc>
          <w:tcPr>
            <w:tcW w:w="3311" w:type="pct"/>
            <w:tcBorders>
              <w:top w:val="nil"/>
              <w:left w:val="nil"/>
              <w:bottom w:val="single" w:sz="4" w:space="0" w:color="auto"/>
              <w:right w:val="single" w:sz="4" w:space="0" w:color="auto"/>
            </w:tcBorders>
            <w:noWrap/>
            <w:vAlign w:val="center"/>
          </w:tcPr>
          <w:p w14:paraId="465D1DFC" w14:textId="3393935D" w:rsidR="005D2B46" w:rsidRPr="006A43BF" w:rsidRDefault="004A1542" w:rsidP="00F122ED">
            <w:pPr>
              <w:tabs>
                <w:tab w:val="left" w:pos="1847"/>
              </w:tabs>
              <w:spacing w:before="60" w:after="60" w:line="240" w:lineRule="auto"/>
              <w:ind w:right="-30"/>
              <w:jc w:val="center"/>
              <w:rPr>
                <w:ins w:id="7193" w:author="Huyen Tran Thu" w:date="2025-04-28T20:19:00Z" w16du:dateUtc="2025-04-28T13:19:00Z"/>
                <w:sz w:val="22"/>
              </w:rPr>
            </w:pPr>
            <w:ins w:id="7194" w:author="Huyen Tran Thu" w:date="2025-04-28T20:20:00Z" w16du:dateUtc="2025-04-28T13:20:00Z">
              <w:r>
                <w:rPr>
                  <w:sz w:val="22"/>
                </w:rPr>
                <w:t>10.330.356</w:t>
              </w:r>
            </w:ins>
          </w:p>
        </w:tc>
      </w:tr>
      <w:tr w:rsidR="00F122ED" w:rsidRPr="008515F0" w:rsidDel="00A428D9" w14:paraId="36128966" w14:textId="6571047C" w:rsidTr="00BB0A3D">
        <w:trPr>
          <w:trHeight w:val="255"/>
          <w:jc w:val="center"/>
          <w:del w:id="7195" w:author="Huyen Tran Thu" w:date="2023-03-28T19:49:00Z"/>
        </w:trPr>
        <w:tc>
          <w:tcPr>
            <w:tcW w:w="1689" w:type="pct"/>
            <w:tcBorders>
              <w:top w:val="nil"/>
              <w:left w:val="single" w:sz="4" w:space="0" w:color="auto"/>
              <w:bottom w:val="single" w:sz="4" w:space="0" w:color="auto"/>
              <w:right w:val="single" w:sz="4" w:space="0" w:color="auto"/>
            </w:tcBorders>
            <w:noWrap/>
            <w:vAlign w:val="center"/>
          </w:tcPr>
          <w:p w14:paraId="03DE9969" w14:textId="767139ED" w:rsidR="00F122ED" w:rsidRPr="008515F0" w:rsidDel="00A428D9" w:rsidRDefault="00F122ED" w:rsidP="00F122ED">
            <w:pPr>
              <w:spacing w:before="60" w:after="60" w:line="240" w:lineRule="auto"/>
              <w:jc w:val="center"/>
              <w:rPr>
                <w:del w:id="7196" w:author="Huyen Tran Thu" w:date="2023-03-28T19:49:00Z"/>
                <w:rFonts w:eastAsia="Times New Roman"/>
                <w:sz w:val="22"/>
                <w:lang w:val="en-US" w:eastAsia="ja-JP"/>
              </w:rPr>
            </w:pPr>
            <w:del w:id="7197" w:author="Huyen Tran Thu" w:date="2023-03-28T19:49:00Z">
              <w:r w:rsidRPr="008515F0" w:rsidDel="00A428D9">
                <w:rPr>
                  <w:sz w:val="22"/>
                </w:rPr>
                <w:delText>2019</w:delText>
              </w:r>
            </w:del>
          </w:p>
        </w:tc>
        <w:tc>
          <w:tcPr>
            <w:tcW w:w="3311" w:type="pct"/>
            <w:tcBorders>
              <w:top w:val="nil"/>
              <w:left w:val="nil"/>
              <w:bottom w:val="single" w:sz="4" w:space="0" w:color="auto"/>
              <w:right w:val="single" w:sz="4" w:space="0" w:color="auto"/>
            </w:tcBorders>
            <w:noWrap/>
            <w:vAlign w:val="center"/>
          </w:tcPr>
          <w:p w14:paraId="0DB00DEA" w14:textId="4A1D69CF" w:rsidR="00F122ED" w:rsidRPr="006A43BF" w:rsidDel="00A428D9" w:rsidRDefault="00F122ED" w:rsidP="00F122ED">
            <w:pPr>
              <w:tabs>
                <w:tab w:val="left" w:pos="1847"/>
              </w:tabs>
              <w:spacing w:before="60" w:after="60" w:line="240" w:lineRule="auto"/>
              <w:ind w:right="-30"/>
              <w:jc w:val="center"/>
              <w:rPr>
                <w:del w:id="7198" w:author="Huyen Tran Thu" w:date="2023-03-28T19:49:00Z"/>
                <w:sz w:val="22"/>
                <w:lang w:val="en-US"/>
              </w:rPr>
            </w:pPr>
            <w:del w:id="7199" w:author="Huyen Tran Thu" w:date="2023-03-28T19:49:00Z">
              <w:r w:rsidRPr="006A43BF" w:rsidDel="00A428D9">
                <w:rPr>
                  <w:sz w:val="22"/>
                </w:rPr>
                <w:delText>7.761.350</w:delText>
              </w:r>
            </w:del>
          </w:p>
        </w:tc>
      </w:tr>
      <w:tr w:rsidR="00F122ED" w:rsidRPr="008515F0" w:rsidDel="00A428D9" w14:paraId="202C5F44" w14:textId="41259BC7" w:rsidTr="00BB0A3D">
        <w:trPr>
          <w:trHeight w:val="255"/>
          <w:jc w:val="center"/>
          <w:del w:id="7200" w:author="Huyen Tran Thu" w:date="2023-03-28T19:49:00Z"/>
        </w:trPr>
        <w:tc>
          <w:tcPr>
            <w:tcW w:w="1689" w:type="pct"/>
            <w:tcBorders>
              <w:top w:val="nil"/>
              <w:left w:val="single" w:sz="4" w:space="0" w:color="auto"/>
              <w:bottom w:val="single" w:sz="4" w:space="0" w:color="auto"/>
              <w:right w:val="single" w:sz="4" w:space="0" w:color="auto"/>
            </w:tcBorders>
            <w:noWrap/>
            <w:vAlign w:val="center"/>
          </w:tcPr>
          <w:p w14:paraId="002DDB29" w14:textId="36A89612" w:rsidR="00F122ED" w:rsidRPr="008515F0" w:rsidDel="00A428D9" w:rsidRDefault="00F122ED" w:rsidP="00F122ED">
            <w:pPr>
              <w:spacing w:before="60" w:after="60" w:line="240" w:lineRule="auto"/>
              <w:jc w:val="center"/>
              <w:rPr>
                <w:del w:id="7201" w:author="Huyen Tran Thu" w:date="2023-03-28T19:49:00Z"/>
                <w:rFonts w:eastAsia="Times New Roman"/>
                <w:sz w:val="22"/>
                <w:lang w:val="en-US" w:eastAsia="ja-JP"/>
              </w:rPr>
            </w:pPr>
            <w:del w:id="7202" w:author="Huyen Tran Thu" w:date="2023-03-28T19:49:00Z">
              <w:r w:rsidRPr="008515F0" w:rsidDel="00A428D9">
                <w:rPr>
                  <w:sz w:val="22"/>
                </w:rPr>
                <w:delText>2020</w:delText>
              </w:r>
            </w:del>
          </w:p>
        </w:tc>
        <w:tc>
          <w:tcPr>
            <w:tcW w:w="3311" w:type="pct"/>
            <w:tcBorders>
              <w:top w:val="nil"/>
              <w:left w:val="nil"/>
              <w:bottom w:val="single" w:sz="4" w:space="0" w:color="auto"/>
              <w:right w:val="single" w:sz="4" w:space="0" w:color="auto"/>
            </w:tcBorders>
            <w:noWrap/>
            <w:vAlign w:val="center"/>
          </w:tcPr>
          <w:p w14:paraId="7A3D63D8" w14:textId="083DAD14" w:rsidR="00F122ED" w:rsidRPr="006A43BF" w:rsidDel="00A428D9" w:rsidRDefault="00F122ED" w:rsidP="00F122ED">
            <w:pPr>
              <w:tabs>
                <w:tab w:val="left" w:pos="1847"/>
              </w:tabs>
              <w:spacing w:before="60" w:after="60" w:line="240" w:lineRule="auto"/>
              <w:ind w:right="-30"/>
              <w:jc w:val="center"/>
              <w:rPr>
                <w:del w:id="7203" w:author="Huyen Tran Thu" w:date="2023-03-28T19:49:00Z"/>
                <w:sz w:val="22"/>
                <w:lang w:val="en-US"/>
              </w:rPr>
            </w:pPr>
            <w:del w:id="7204" w:author="Huyen Tran Thu" w:date="2023-03-28T19:49:00Z">
              <w:r w:rsidRPr="006A43BF" w:rsidDel="00A428D9">
                <w:rPr>
                  <w:sz w:val="22"/>
                </w:rPr>
                <w:delText>8.537.485</w:delText>
              </w:r>
            </w:del>
          </w:p>
        </w:tc>
      </w:tr>
    </w:tbl>
    <w:p w14:paraId="2A485D45" w14:textId="7F876795" w:rsidR="00643D84" w:rsidDel="00A428D9" w:rsidRDefault="00643D84" w:rsidP="00643D84">
      <w:pPr>
        <w:ind w:left="1635" w:hanging="915"/>
        <w:rPr>
          <w:del w:id="7205" w:author="Huyen Tran Thu" w:date="2023-03-28T19:49:00Z"/>
          <w:b/>
          <w:lang w:val="en-US"/>
        </w:rPr>
      </w:pPr>
    </w:p>
    <w:p w14:paraId="1E501997" w14:textId="4771B518" w:rsidR="00643D84" w:rsidRPr="00643D84" w:rsidDel="00C17B02" w:rsidRDefault="00643D84" w:rsidP="00643D84">
      <w:pPr>
        <w:ind w:left="1635" w:hanging="915"/>
        <w:rPr>
          <w:del w:id="7206" w:author="Huyen Tran Thu" w:date="2025-04-28T20:19:00Z" w16du:dateUtc="2025-04-28T13:19:00Z"/>
          <w:b/>
          <w:lang w:val="en-US"/>
        </w:rPr>
      </w:pPr>
    </w:p>
    <w:p w14:paraId="7FD24293" w14:textId="0A24366B" w:rsidR="00A740D1" w:rsidRDefault="00A740D1">
      <w:pPr>
        <w:pStyle w:val="ListParagraph"/>
        <w:numPr>
          <w:ilvl w:val="0"/>
          <w:numId w:val="3"/>
        </w:numPr>
        <w:spacing w:before="240"/>
        <w:rPr>
          <w:b/>
          <w:lang w:val="en-US"/>
        </w:rPr>
        <w:pPrChange w:id="7207" w:author="Huyen Tran Thu" w:date="2025-04-28T20:19:00Z" w16du:dateUtc="2025-04-28T13:19:00Z">
          <w:pPr>
            <w:pStyle w:val="ListParagraph"/>
            <w:numPr>
              <w:numId w:val="3"/>
            </w:numPr>
            <w:ind w:left="1080" w:hanging="360"/>
          </w:pPr>
        </w:pPrChange>
      </w:pPr>
      <w:r>
        <w:rPr>
          <w:b/>
          <w:lang w:val="en-US"/>
        </w:rPr>
        <w:t xml:space="preserve">Tỷ lệ thành phần chất thải chôn lấp </w:t>
      </w:r>
    </w:p>
    <w:p w14:paraId="405104E7" w14:textId="7F2DAE57" w:rsidR="00A740D1" w:rsidRDefault="003C7749" w:rsidP="00E05EAB">
      <w:pPr>
        <w:ind w:firstLine="720"/>
        <w:rPr>
          <w:ins w:id="7208" w:author="Huyen Tran Thu" w:date="2025-04-28T22:57:00Z" w16du:dateUtc="2025-04-28T15:57:00Z"/>
          <w:lang w:val="en-US"/>
        </w:rPr>
      </w:pPr>
      <w:r>
        <w:rPr>
          <w:lang w:val="en-US"/>
        </w:rPr>
        <w:t>Dựa trên số liệu tổng hợp từ Báo cáo hiện trạng môi trường từ các tỉnh/thành phố của Việt Nam giai đoạn 2005-2010</w:t>
      </w:r>
      <w:ins w:id="7209" w:author="Thu Huyen Tran" w:date="2023-12-05T21:22:00Z">
        <w:r w:rsidR="00E05EAB">
          <w:rPr>
            <w:lang w:val="en-US"/>
          </w:rPr>
          <w:t xml:space="preserve"> tỷ lệ n</w:t>
        </w:r>
      </w:ins>
      <w:ins w:id="7210" w:author="Thu Huyen Tran" w:date="2023-12-05T21:23:00Z">
        <w:r w:rsidR="00E05EAB">
          <w:rPr>
            <w:lang w:val="en-US"/>
          </w:rPr>
          <w:t xml:space="preserve">ày được áp dụng cho các năm trở về trước từ năm 2005 trở về năm 1990. Đối với số liệu từ Báo cáo hiện trạng môi trường từ các tỉnh/thành phố của Việt Nam năm 2013 được áp dụng cho giai đoạn 2011-201, kết quả như sau:  </w:t>
        </w:r>
      </w:ins>
      <w:del w:id="7211" w:author="Thu Huyen Tran" w:date="2023-12-05T21:23:00Z">
        <w:r w:rsidDel="00E05EAB">
          <w:rPr>
            <w:lang w:val="en-US"/>
          </w:rPr>
          <w:delText xml:space="preserve">, thành phần chất thải được thể hiện trong bảng dưới đây. Tỷ lệ này được tính cho cả giai đoạn từ năm 1990 đến 2013 do không có số liệu thu thập cho các năm còn lại. </w:delText>
        </w:r>
      </w:del>
    </w:p>
    <w:p w14:paraId="1BEB2F6A" w14:textId="19834F6B" w:rsidR="00FD7EAF" w:rsidDel="00FD7EAF" w:rsidRDefault="003902CD">
      <w:pPr>
        <w:pStyle w:val="Caption"/>
        <w:rPr>
          <w:del w:id="7212" w:author="Huyen Tran Thu" w:date="2025-04-28T22:47:00Z" w16du:dateUtc="2025-04-28T15:47:00Z"/>
          <w:lang w:val="en-US"/>
        </w:rPr>
        <w:pPrChange w:id="7213" w:author="Huyen Tran Thu" w:date="2025-04-28T22:57:00Z" w16du:dateUtc="2025-04-28T15:57:00Z">
          <w:pPr>
            <w:ind w:firstLine="720"/>
          </w:pPr>
        </w:pPrChange>
      </w:pPr>
      <w:bookmarkStart w:id="7214" w:name="_Toc196773793"/>
      <w:ins w:id="7215" w:author="Huyen Tran Thu" w:date="2025-04-28T22:57:00Z" w16du:dateUtc="2025-04-28T15:57:00Z">
        <w:r>
          <w:t xml:space="preserve">Bảng 1. </w:t>
        </w:r>
        <w:r>
          <w:rPr>
            <w:b w:val="0"/>
            <w:bCs w:val="0"/>
          </w:rPr>
          <w:fldChar w:fldCharType="begin"/>
        </w:r>
        <w:r>
          <w:instrText xml:space="preserve"> SEQ Bảng_1. \* ARABIC </w:instrText>
        </w:r>
      </w:ins>
      <w:r>
        <w:rPr>
          <w:b w:val="0"/>
          <w:bCs w:val="0"/>
        </w:rPr>
        <w:fldChar w:fldCharType="separate"/>
      </w:r>
      <w:ins w:id="7216" w:author="Huyen Tran Thu" w:date="2025-04-28T22:57:00Z" w16du:dateUtc="2025-04-28T15:57:00Z">
        <w:r>
          <w:rPr>
            <w:noProof/>
          </w:rPr>
          <w:t>12</w:t>
        </w:r>
        <w:r>
          <w:rPr>
            <w:b w:val="0"/>
            <w:bCs w:val="0"/>
          </w:rPr>
          <w:fldChar w:fldCharType="end"/>
        </w:r>
        <w:r>
          <w:t xml:space="preserve"> Thành phần chất thải trung bình giai đoạn 1990-2010</w:t>
        </w:r>
      </w:ins>
      <w:bookmarkEnd w:id="7214"/>
    </w:p>
    <w:p w14:paraId="7F35E35D" w14:textId="3CC9C1FB" w:rsidR="003C7749" w:rsidRDefault="009F4CF2" w:rsidP="003902CD">
      <w:pPr>
        <w:pStyle w:val="Caption"/>
        <w:rPr>
          <w:lang w:val="en-US"/>
        </w:rPr>
      </w:pPr>
      <w:bookmarkStart w:id="7217" w:name="_Toc152710018"/>
      <w:bookmarkStart w:id="7218" w:name="_Toc131781228"/>
      <w:del w:id="7219" w:author="Huyen Tran Thu" w:date="2025-04-28T22:47:00Z" w16du:dateUtc="2025-04-28T15:47:00Z">
        <w:r w:rsidDel="00FD7EAF">
          <w:delText xml:space="preserve">Bảng 1. </w:delText>
        </w:r>
        <w:r w:rsidDel="00FD7EAF">
          <w:fldChar w:fldCharType="begin"/>
        </w:r>
        <w:r w:rsidDel="00FD7EAF">
          <w:delInstrText xml:space="preserve"> SEQ Bảng_1. \* ARABIC </w:delInstrText>
        </w:r>
        <w:r w:rsidDel="00FD7EAF">
          <w:fldChar w:fldCharType="separate"/>
        </w:r>
        <w:r w:rsidR="007A3D0C" w:rsidDel="00FD7EAF">
          <w:rPr>
            <w:noProof/>
          </w:rPr>
          <w:delText>11</w:delText>
        </w:r>
        <w:r w:rsidDel="00FD7EAF">
          <w:fldChar w:fldCharType="end"/>
        </w:r>
        <w:r w:rsidR="003C7749" w:rsidDel="00FD7EAF">
          <w:delText xml:space="preserve">: </w:delText>
        </w:r>
      </w:del>
      <w:del w:id="7220" w:author="Huyen Tran Thu" w:date="2025-04-28T22:57:00Z" w16du:dateUtc="2025-04-28T15:57:00Z">
        <w:r w:rsidR="003C7749" w:rsidDel="003902CD">
          <w:delText>Thành phần chất thải trung bình giai đoạn 1990-20</w:delText>
        </w:r>
      </w:del>
      <w:ins w:id="7221" w:author="Thu Huyen Tran" w:date="2023-12-05T21:23:00Z">
        <w:del w:id="7222" w:author="Huyen Tran Thu" w:date="2025-04-28T22:57:00Z" w16du:dateUtc="2025-04-28T15:57:00Z">
          <w:r w:rsidR="00E05EAB" w:rsidDel="003902CD">
            <w:delText>10</w:delText>
          </w:r>
        </w:del>
      </w:ins>
      <w:bookmarkEnd w:id="7217"/>
      <w:del w:id="7223" w:author="Huyen Tran Thu" w:date="2025-04-28T22:57:00Z" w16du:dateUtc="2025-04-28T15:57:00Z">
        <w:r w:rsidR="003C7749" w:rsidDel="003902CD">
          <w:delText>13</w:delText>
        </w:r>
      </w:del>
      <w:bookmarkEnd w:id="7218"/>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852"/>
        <w:gridCol w:w="2270"/>
      </w:tblGrid>
      <w:tr w:rsidR="003C7749" w:rsidRPr="00FD7EAF" w14:paraId="2CA370B0" w14:textId="77777777" w:rsidTr="00DE43CB">
        <w:trPr>
          <w:tblHeader/>
          <w:jc w:val="center"/>
        </w:trPr>
        <w:tc>
          <w:tcPr>
            <w:tcW w:w="525" w:type="pct"/>
          </w:tcPr>
          <w:p w14:paraId="516051A2" w14:textId="5CA718D6" w:rsidR="003C7749" w:rsidRPr="00FD7EAF" w:rsidRDefault="003C7749" w:rsidP="009F4CF2">
            <w:pPr>
              <w:spacing w:line="240" w:lineRule="auto"/>
              <w:ind w:hanging="113"/>
              <w:jc w:val="center"/>
              <w:rPr>
                <w:b/>
                <w:sz w:val="24"/>
                <w:szCs w:val="24"/>
                <w:rPrChange w:id="7224" w:author="Huyen Tran Thu" w:date="2025-04-28T22:47:00Z" w16du:dateUtc="2025-04-28T15:47:00Z">
                  <w:rPr>
                    <w:b/>
                    <w:szCs w:val="26"/>
                  </w:rPr>
                </w:rPrChange>
              </w:rPr>
            </w:pPr>
            <w:r w:rsidRPr="00FD7EAF">
              <w:rPr>
                <w:b/>
                <w:sz w:val="24"/>
                <w:szCs w:val="24"/>
                <w:rPrChange w:id="7225" w:author="Huyen Tran Thu" w:date="2025-04-28T22:47:00Z" w16du:dateUtc="2025-04-28T15:47:00Z">
                  <w:rPr>
                    <w:b/>
                    <w:szCs w:val="26"/>
                  </w:rPr>
                </w:rPrChange>
              </w:rPr>
              <w:t>S</w:t>
            </w:r>
            <w:r w:rsidR="009F4CF2" w:rsidRPr="00FD7EAF">
              <w:rPr>
                <w:b/>
                <w:sz w:val="24"/>
                <w:szCs w:val="24"/>
                <w:rPrChange w:id="7226" w:author="Huyen Tran Thu" w:date="2025-04-28T22:47:00Z" w16du:dateUtc="2025-04-28T15:47:00Z">
                  <w:rPr>
                    <w:b/>
                    <w:szCs w:val="26"/>
                  </w:rPr>
                </w:rPrChange>
              </w:rPr>
              <w:t>TT</w:t>
            </w:r>
          </w:p>
        </w:tc>
        <w:tc>
          <w:tcPr>
            <w:tcW w:w="2816" w:type="pct"/>
          </w:tcPr>
          <w:p w14:paraId="77288E96" w14:textId="77777777" w:rsidR="003C7749" w:rsidRPr="00FD7EAF" w:rsidRDefault="003C7749" w:rsidP="009F4CF2">
            <w:pPr>
              <w:spacing w:line="240" w:lineRule="auto"/>
              <w:ind w:hanging="113"/>
              <w:jc w:val="center"/>
              <w:rPr>
                <w:b/>
                <w:bCs/>
                <w:sz w:val="24"/>
                <w:szCs w:val="24"/>
                <w:rPrChange w:id="7227" w:author="Huyen Tran Thu" w:date="2025-04-28T22:47:00Z" w16du:dateUtc="2025-04-28T15:47:00Z">
                  <w:rPr>
                    <w:b/>
                    <w:bCs/>
                    <w:szCs w:val="26"/>
                  </w:rPr>
                </w:rPrChange>
              </w:rPr>
            </w:pPr>
            <w:r w:rsidRPr="00FD7EAF">
              <w:rPr>
                <w:b/>
                <w:bCs/>
                <w:sz w:val="24"/>
                <w:szCs w:val="24"/>
                <w:rPrChange w:id="7228" w:author="Huyen Tran Thu" w:date="2025-04-28T22:47:00Z" w16du:dateUtc="2025-04-28T15:47:00Z">
                  <w:rPr>
                    <w:b/>
                    <w:bCs/>
                    <w:szCs w:val="26"/>
                  </w:rPr>
                </w:rPrChange>
              </w:rPr>
              <w:t>Thành phần của chất thải</w:t>
            </w:r>
          </w:p>
        </w:tc>
        <w:tc>
          <w:tcPr>
            <w:tcW w:w="1659" w:type="pct"/>
          </w:tcPr>
          <w:p w14:paraId="69F30F6B" w14:textId="77777777" w:rsidR="003C7749" w:rsidRPr="00FD7EAF" w:rsidRDefault="003C7749" w:rsidP="009F4CF2">
            <w:pPr>
              <w:spacing w:line="240" w:lineRule="auto"/>
              <w:ind w:hanging="113"/>
              <w:jc w:val="center"/>
              <w:rPr>
                <w:b/>
                <w:bCs/>
                <w:sz w:val="24"/>
                <w:szCs w:val="24"/>
                <w:rPrChange w:id="7229" w:author="Huyen Tran Thu" w:date="2025-04-28T22:47:00Z" w16du:dateUtc="2025-04-28T15:47:00Z">
                  <w:rPr>
                    <w:b/>
                    <w:bCs/>
                    <w:szCs w:val="26"/>
                  </w:rPr>
                </w:rPrChange>
              </w:rPr>
            </w:pPr>
            <w:r w:rsidRPr="00FD7EAF">
              <w:rPr>
                <w:b/>
                <w:bCs/>
                <w:sz w:val="24"/>
                <w:szCs w:val="24"/>
                <w:rPrChange w:id="7230" w:author="Huyen Tran Thu" w:date="2025-04-28T22:47:00Z" w16du:dateUtc="2025-04-28T15:47:00Z">
                  <w:rPr>
                    <w:b/>
                    <w:bCs/>
                    <w:szCs w:val="26"/>
                  </w:rPr>
                </w:rPrChange>
              </w:rPr>
              <w:t>Tỷ lệ (%)</w:t>
            </w:r>
          </w:p>
        </w:tc>
      </w:tr>
      <w:tr w:rsidR="00DE43CB" w:rsidRPr="00FD7EAF" w14:paraId="3D185F1F" w14:textId="77777777" w:rsidTr="00DE43CB">
        <w:trPr>
          <w:jc w:val="center"/>
        </w:trPr>
        <w:tc>
          <w:tcPr>
            <w:tcW w:w="525" w:type="pct"/>
          </w:tcPr>
          <w:p w14:paraId="1526CA3C" w14:textId="77777777" w:rsidR="00DE43CB" w:rsidRPr="00FD7EAF" w:rsidRDefault="00DE43CB" w:rsidP="00DE43CB">
            <w:pPr>
              <w:spacing w:line="240" w:lineRule="auto"/>
              <w:ind w:left="390" w:hanging="390"/>
              <w:jc w:val="center"/>
              <w:rPr>
                <w:sz w:val="24"/>
                <w:szCs w:val="24"/>
                <w:rPrChange w:id="7231" w:author="Huyen Tran Thu" w:date="2025-04-28T22:47:00Z" w16du:dateUtc="2025-04-28T15:47:00Z">
                  <w:rPr>
                    <w:szCs w:val="26"/>
                  </w:rPr>
                </w:rPrChange>
              </w:rPr>
            </w:pPr>
            <w:r w:rsidRPr="00FD7EAF">
              <w:rPr>
                <w:sz w:val="24"/>
                <w:szCs w:val="24"/>
                <w:rPrChange w:id="7232" w:author="Huyen Tran Thu" w:date="2025-04-28T22:47:00Z" w16du:dateUtc="2025-04-28T15:47:00Z">
                  <w:rPr>
                    <w:szCs w:val="26"/>
                  </w:rPr>
                </w:rPrChange>
              </w:rPr>
              <w:t>1</w:t>
            </w:r>
          </w:p>
        </w:tc>
        <w:tc>
          <w:tcPr>
            <w:tcW w:w="2816" w:type="pct"/>
          </w:tcPr>
          <w:p w14:paraId="0C291F6A" w14:textId="77777777" w:rsidR="00DE43CB" w:rsidRPr="00FD7EAF" w:rsidRDefault="00DE43CB" w:rsidP="00DE43CB">
            <w:pPr>
              <w:spacing w:line="240" w:lineRule="auto"/>
              <w:ind w:left="390" w:hanging="365"/>
              <w:rPr>
                <w:sz w:val="24"/>
                <w:szCs w:val="24"/>
                <w:rPrChange w:id="7233" w:author="Huyen Tran Thu" w:date="2025-04-28T22:47:00Z" w16du:dateUtc="2025-04-28T15:47:00Z">
                  <w:rPr>
                    <w:szCs w:val="26"/>
                  </w:rPr>
                </w:rPrChange>
              </w:rPr>
            </w:pPr>
            <w:r w:rsidRPr="00FD7EAF">
              <w:rPr>
                <w:sz w:val="24"/>
                <w:szCs w:val="24"/>
                <w:rPrChange w:id="7234" w:author="Huyen Tran Thu" w:date="2025-04-28T22:47:00Z" w16du:dateUtc="2025-04-28T15:47:00Z">
                  <w:rPr>
                    <w:szCs w:val="26"/>
                  </w:rPr>
                </w:rPrChange>
              </w:rPr>
              <w:t xml:space="preserve">Thức ăn, chất hữu cơ </w:t>
            </w:r>
          </w:p>
        </w:tc>
        <w:tc>
          <w:tcPr>
            <w:tcW w:w="1659" w:type="pct"/>
          </w:tcPr>
          <w:p w14:paraId="20A6E127" w14:textId="73DD007C" w:rsidR="00DE43CB" w:rsidRPr="00FD7EAF" w:rsidRDefault="00DE43CB" w:rsidP="00DE43CB">
            <w:pPr>
              <w:spacing w:line="240" w:lineRule="auto"/>
              <w:jc w:val="center"/>
              <w:rPr>
                <w:sz w:val="24"/>
                <w:szCs w:val="24"/>
                <w:rPrChange w:id="7235" w:author="Huyen Tran Thu" w:date="2025-04-28T22:47:00Z" w16du:dateUtc="2025-04-28T15:47:00Z">
                  <w:rPr>
                    <w:szCs w:val="26"/>
                  </w:rPr>
                </w:rPrChange>
              </w:rPr>
            </w:pPr>
            <w:r w:rsidRPr="00FD7EAF">
              <w:rPr>
                <w:sz w:val="24"/>
                <w:szCs w:val="24"/>
                <w:rPrChange w:id="7236" w:author="Huyen Tran Thu" w:date="2025-04-28T22:47:00Z" w16du:dateUtc="2025-04-28T15:47:00Z">
                  <w:rPr>
                    <w:szCs w:val="26"/>
                  </w:rPr>
                </w:rPrChange>
              </w:rPr>
              <w:t>59,2</w:t>
            </w:r>
          </w:p>
        </w:tc>
      </w:tr>
      <w:tr w:rsidR="00DE43CB" w:rsidRPr="00FD7EAF" w14:paraId="6A0142F9" w14:textId="77777777" w:rsidTr="00DE43CB">
        <w:trPr>
          <w:jc w:val="center"/>
        </w:trPr>
        <w:tc>
          <w:tcPr>
            <w:tcW w:w="525" w:type="pct"/>
          </w:tcPr>
          <w:p w14:paraId="6B060CD0" w14:textId="77777777" w:rsidR="00DE43CB" w:rsidRPr="00FD7EAF" w:rsidRDefault="00DE43CB" w:rsidP="00DE43CB">
            <w:pPr>
              <w:spacing w:line="240" w:lineRule="auto"/>
              <w:ind w:left="390" w:hanging="390"/>
              <w:jc w:val="center"/>
              <w:rPr>
                <w:sz w:val="24"/>
                <w:szCs w:val="24"/>
                <w:rPrChange w:id="7237" w:author="Huyen Tran Thu" w:date="2025-04-28T22:47:00Z" w16du:dateUtc="2025-04-28T15:47:00Z">
                  <w:rPr>
                    <w:szCs w:val="26"/>
                  </w:rPr>
                </w:rPrChange>
              </w:rPr>
            </w:pPr>
            <w:r w:rsidRPr="00FD7EAF">
              <w:rPr>
                <w:sz w:val="24"/>
                <w:szCs w:val="24"/>
                <w:rPrChange w:id="7238" w:author="Huyen Tran Thu" w:date="2025-04-28T22:47:00Z" w16du:dateUtc="2025-04-28T15:47:00Z">
                  <w:rPr>
                    <w:szCs w:val="26"/>
                  </w:rPr>
                </w:rPrChange>
              </w:rPr>
              <w:t>2</w:t>
            </w:r>
          </w:p>
        </w:tc>
        <w:tc>
          <w:tcPr>
            <w:tcW w:w="2816" w:type="pct"/>
          </w:tcPr>
          <w:p w14:paraId="62267E9F" w14:textId="77777777" w:rsidR="00DE43CB" w:rsidRPr="00FD7EAF" w:rsidRDefault="00DE43CB" w:rsidP="00DE43CB">
            <w:pPr>
              <w:spacing w:line="240" w:lineRule="auto"/>
              <w:ind w:left="390" w:hanging="365"/>
              <w:rPr>
                <w:sz w:val="24"/>
                <w:szCs w:val="24"/>
                <w:rPrChange w:id="7239" w:author="Huyen Tran Thu" w:date="2025-04-28T22:47:00Z" w16du:dateUtc="2025-04-28T15:47:00Z">
                  <w:rPr>
                    <w:szCs w:val="26"/>
                  </w:rPr>
                </w:rPrChange>
              </w:rPr>
            </w:pPr>
            <w:r w:rsidRPr="00FD7EAF">
              <w:rPr>
                <w:sz w:val="24"/>
                <w:szCs w:val="24"/>
                <w:rPrChange w:id="7240" w:author="Huyen Tran Thu" w:date="2025-04-28T22:47:00Z" w16du:dateUtc="2025-04-28T15:47:00Z">
                  <w:rPr>
                    <w:szCs w:val="26"/>
                  </w:rPr>
                </w:rPrChange>
              </w:rPr>
              <w:t>Cây cối</w:t>
            </w:r>
          </w:p>
        </w:tc>
        <w:tc>
          <w:tcPr>
            <w:tcW w:w="1659" w:type="pct"/>
          </w:tcPr>
          <w:p w14:paraId="79D48BB9" w14:textId="500A9367" w:rsidR="00DE43CB" w:rsidRPr="00FD7EAF" w:rsidRDefault="00DE43CB" w:rsidP="00DE43CB">
            <w:pPr>
              <w:spacing w:line="240" w:lineRule="auto"/>
              <w:jc w:val="center"/>
              <w:rPr>
                <w:sz w:val="24"/>
                <w:szCs w:val="24"/>
                <w:lang w:val="en-US"/>
                <w:rPrChange w:id="7241" w:author="Huyen Tran Thu" w:date="2025-04-28T22:47:00Z" w16du:dateUtc="2025-04-28T15:47:00Z">
                  <w:rPr>
                    <w:szCs w:val="26"/>
                    <w:lang w:val="en-US"/>
                  </w:rPr>
                </w:rPrChange>
              </w:rPr>
            </w:pPr>
            <w:r w:rsidRPr="00FD7EAF">
              <w:rPr>
                <w:sz w:val="24"/>
                <w:szCs w:val="24"/>
                <w:rPrChange w:id="7242" w:author="Huyen Tran Thu" w:date="2025-04-28T22:47:00Z" w16du:dateUtc="2025-04-28T15:47:00Z">
                  <w:rPr>
                    <w:szCs w:val="26"/>
                  </w:rPr>
                </w:rPrChange>
              </w:rPr>
              <w:t>2,</w:t>
            </w:r>
            <w:ins w:id="7243" w:author="Thu Huyen Tran" w:date="2023-12-05T21:24:00Z">
              <w:r w:rsidR="00E05EAB" w:rsidRPr="00FD7EAF">
                <w:rPr>
                  <w:sz w:val="24"/>
                  <w:szCs w:val="24"/>
                  <w:rPrChange w:id="7244" w:author="Huyen Tran Thu" w:date="2025-04-28T22:47:00Z" w16du:dateUtc="2025-04-28T15:47:00Z">
                    <w:rPr>
                      <w:szCs w:val="26"/>
                    </w:rPr>
                  </w:rPrChange>
                </w:rPr>
                <w:t>8</w:t>
              </w:r>
            </w:ins>
            <w:del w:id="7245" w:author="Thu Huyen Tran" w:date="2023-12-05T21:23:00Z">
              <w:r w:rsidRPr="00FD7EAF" w:rsidDel="00E05EAB">
                <w:rPr>
                  <w:sz w:val="24"/>
                  <w:szCs w:val="24"/>
                  <w:rPrChange w:id="7246" w:author="Huyen Tran Thu" w:date="2025-04-28T22:47:00Z" w16du:dateUtc="2025-04-28T15:47:00Z">
                    <w:rPr>
                      <w:szCs w:val="26"/>
                    </w:rPr>
                  </w:rPrChange>
                </w:rPr>
                <w:delText>9</w:delText>
              </w:r>
            </w:del>
          </w:p>
        </w:tc>
      </w:tr>
      <w:tr w:rsidR="00DE43CB" w:rsidRPr="00FD7EAF" w14:paraId="693C3A72" w14:textId="77777777" w:rsidTr="00DE43CB">
        <w:trPr>
          <w:jc w:val="center"/>
        </w:trPr>
        <w:tc>
          <w:tcPr>
            <w:tcW w:w="525" w:type="pct"/>
          </w:tcPr>
          <w:p w14:paraId="4D733395" w14:textId="77777777" w:rsidR="00DE43CB" w:rsidRPr="00FD7EAF" w:rsidRDefault="00DE43CB" w:rsidP="00DE43CB">
            <w:pPr>
              <w:spacing w:line="240" w:lineRule="auto"/>
              <w:ind w:left="390" w:hanging="390"/>
              <w:jc w:val="center"/>
              <w:rPr>
                <w:sz w:val="24"/>
                <w:szCs w:val="24"/>
                <w:rPrChange w:id="7247" w:author="Huyen Tran Thu" w:date="2025-04-28T22:47:00Z" w16du:dateUtc="2025-04-28T15:47:00Z">
                  <w:rPr>
                    <w:szCs w:val="26"/>
                  </w:rPr>
                </w:rPrChange>
              </w:rPr>
            </w:pPr>
            <w:r w:rsidRPr="00FD7EAF">
              <w:rPr>
                <w:sz w:val="24"/>
                <w:szCs w:val="24"/>
                <w:rPrChange w:id="7248" w:author="Huyen Tran Thu" w:date="2025-04-28T22:47:00Z" w16du:dateUtc="2025-04-28T15:47:00Z">
                  <w:rPr>
                    <w:szCs w:val="26"/>
                  </w:rPr>
                </w:rPrChange>
              </w:rPr>
              <w:t>3</w:t>
            </w:r>
          </w:p>
        </w:tc>
        <w:tc>
          <w:tcPr>
            <w:tcW w:w="2816" w:type="pct"/>
          </w:tcPr>
          <w:p w14:paraId="578EAEE6" w14:textId="77777777" w:rsidR="00DE43CB" w:rsidRPr="00FD7EAF" w:rsidRDefault="00DE43CB" w:rsidP="00DE43CB">
            <w:pPr>
              <w:spacing w:line="240" w:lineRule="auto"/>
              <w:ind w:left="390" w:hanging="365"/>
              <w:rPr>
                <w:sz w:val="24"/>
                <w:szCs w:val="24"/>
                <w:rPrChange w:id="7249" w:author="Huyen Tran Thu" w:date="2025-04-28T22:47:00Z" w16du:dateUtc="2025-04-28T15:47:00Z">
                  <w:rPr>
                    <w:szCs w:val="26"/>
                  </w:rPr>
                </w:rPrChange>
              </w:rPr>
            </w:pPr>
            <w:r w:rsidRPr="00FD7EAF">
              <w:rPr>
                <w:sz w:val="24"/>
                <w:szCs w:val="24"/>
                <w:rPrChange w:id="7250" w:author="Huyen Tran Thu" w:date="2025-04-28T22:47:00Z" w16du:dateUtc="2025-04-28T15:47:00Z">
                  <w:rPr>
                    <w:szCs w:val="26"/>
                  </w:rPr>
                </w:rPrChange>
              </w:rPr>
              <w:t>Giấy</w:t>
            </w:r>
          </w:p>
        </w:tc>
        <w:tc>
          <w:tcPr>
            <w:tcW w:w="1659" w:type="pct"/>
          </w:tcPr>
          <w:p w14:paraId="17D88A3E" w14:textId="5340B786" w:rsidR="00DE43CB" w:rsidRPr="00FD7EAF" w:rsidRDefault="00E05EAB" w:rsidP="00DE43CB">
            <w:pPr>
              <w:spacing w:line="240" w:lineRule="auto"/>
              <w:jc w:val="center"/>
              <w:rPr>
                <w:sz w:val="24"/>
                <w:szCs w:val="24"/>
                <w:lang w:val="en-US"/>
                <w:rPrChange w:id="7251" w:author="Huyen Tran Thu" w:date="2025-04-28T22:47:00Z" w16du:dateUtc="2025-04-28T15:47:00Z">
                  <w:rPr>
                    <w:szCs w:val="26"/>
                    <w:lang w:val="en-US"/>
                  </w:rPr>
                </w:rPrChange>
              </w:rPr>
            </w:pPr>
            <w:ins w:id="7252" w:author="Thu Huyen Tran" w:date="2023-12-05T21:24:00Z">
              <w:r w:rsidRPr="00FD7EAF">
                <w:rPr>
                  <w:sz w:val="24"/>
                  <w:szCs w:val="24"/>
                  <w:rPrChange w:id="7253" w:author="Huyen Tran Thu" w:date="2025-04-28T22:47:00Z" w16du:dateUtc="2025-04-28T15:47:00Z">
                    <w:rPr>
                      <w:szCs w:val="26"/>
                    </w:rPr>
                  </w:rPrChange>
                </w:rPr>
                <w:t>2,7</w:t>
              </w:r>
            </w:ins>
            <w:del w:id="7254" w:author="Thu Huyen Tran" w:date="2023-12-05T21:24:00Z">
              <w:r w:rsidR="00DE43CB" w:rsidRPr="00FD7EAF" w:rsidDel="00E05EAB">
                <w:rPr>
                  <w:sz w:val="24"/>
                  <w:szCs w:val="24"/>
                  <w:rPrChange w:id="7255" w:author="Huyen Tran Thu" w:date="2025-04-28T22:47:00Z" w16du:dateUtc="2025-04-28T15:47:00Z">
                    <w:rPr>
                      <w:szCs w:val="26"/>
                    </w:rPr>
                  </w:rPrChange>
                </w:rPr>
                <w:delText>3,2</w:delText>
              </w:r>
            </w:del>
          </w:p>
        </w:tc>
      </w:tr>
      <w:tr w:rsidR="00DE43CB" w:rsidRPr="00FD7EAF" w14:paraId="5F1367F4" w14:textId="77777777" w:rsidTr="00DE43CB">
        <w:trPr>
          <w:jc w:val="center"/>
        </w:trPr>
        <w:tc>
          <w:tcPr>
            <w:tcW w:w="525" w:type="pct"/>
          </w:tcPr>
          <w:p w14:paraId="469B2405" w14:textId="77777777" w:rsidR="00DE43CB" w:rsidRPr="00FD7EAF" w:rsidRDefault="00DE43CB" w:rsidP="00DE43CB">
            <w:pPr>
              <w:spacing w:line="240" w:lineRule="auto"/>
              <w:ind w:left="390" w:hanging="390"/>
              <w:jc w:val="center"/>
              <w:rPr>
                <w:sz w:val="24"/>
                <w:szCs w:val="24"/>
                <w:rPrChange w:id="7256" w:author="Huyen Tran Thu" w:date="2025-04-28T22:47:00Z" w16du:dateUtc="2025-04-28T15:47:00Z">
                  <w:rPr>
                    <w:szCs w:val="26"/>
                  </w:rPr>
                </w:rPrChange>
              </w:rPr>
            </w:pPr>
            <w:r w:rsidRPr="00FD7EAF">
              <w:rPr>
                <w:sz w:val="24"/>
                <w:szCs w:val="24"/>
                <w:rPrChange w:id="7257" w:author="Huyen Tran Thu" w:date="2025-04-28T22:47:00Z" w16du:dateUtc="2025-04-28T15:47:00Z">
                  <w:rPr>
                    <w:szCs w:val="26"/>
                  </w:rPr>
                </w:rPrChange>
              </w:rPr>
              <w:t>4</w:t>
            </w:r>
          </w:p>
        </w:tc>
        <w:tc>
          <w:tcPr>
            <w:tcW w:w="2816" w:type="pct"/>
          </w:tcPr>
          <w:p w14:paraId="48C1B047" w14:textId="77777777" w:rsidR="00DE43CB" w:rsidRPr="00FD7EAF" w:rsidRDefault="00DE43CB" w:rsidP="00DE43CB">
            <w:pPr>
              <w:spacing w:line="240" w:lineRule="auto"/>
              <w:ind w:left="390" w:hanging="365"/>
              <w:rPr>
                <w:sz w:val="24"/>
                <w:szCs w:val="24"/>
                <w:rPrChange w:id="7258" w:author="Huyen Tran Thu" w:date="2025-04-28T22:47:00Z" w16du:dateUtc="2025-04-28T15:47:00Z">
                  <w:rPr>
                    <w:szCs w:val="26"/>
                  </w:rPr>
                </w:rPrChange>
              </w:rPr>
            </w:pPr>
            <w:r w:rsidRPr="00FD7EAF">
              <w:rPr>
                <w:sz w:val="24"/>
                <w:szCs w:val="24"/>
                <w:rPrChange w:id="7259" w:author="Huyen Tran Thu" w:date="2025-04-28T22:47:00Z" w16du:dateUtc="2025-04-28T15:47:00Z">
                  <w:rPr>
                    <w:szCs w:val="26"/>
                  </w:rPr>
                </w:rPrChange>
              </w:rPr>
              <w:t>Gỗ</w:t>
            </w:r>
          </w:p>
        </w:tc>
        <w:tc>
          <w:tcPr>
            <w:tcW w:w="1659" w:type="pct"/>
          </w:tcPr>
          <w:p w14:paraId="4994732D" w14:textId="75CC1951" w:rsidR="00DE43CB" w:rsidRPr="00FD7EAF" w:rsidRDefault="00DE43CB" w:rsidP="00DE43CB">
            <w:pPr>
              <w:spacing w:line="240" w:lineRule="auto"/>
              <w:jc w:val="center"/>
              <w:rPr>
                <w:sz w:val="24"/>
                <w:szCs w:val="24"/>
                <w:lang w:val="en-US"/>
                <w:rPrChange w:id="7260" w:author="Huyen Tran Thu" w:date="2025-04-28T22:47:00Z" w16du:dateUtc="2025-04-28T15:47:00Z">
                  <w:rPr>
                    <w:szCs w:val="26"/>
                    <w:lang w:val="en-US"/>
                  </w:rPr>
                </w:rPrChange>
              </w:rPr>
            </w:pPr>
            <w:r w:rsidRPr="00FD7EAF">
              <w:rPr>
                <w:sz w:val="24"/>
                <w:szCs w:val="24"/>
                <w:rPrChange w:id="7261" w:author="Huyen Tran Thu" w:date="2025-04-28T22:47:00Z" w16du:dateUtc="2025-04-28T15:47:00Z">
                  <w:rPr>
                    <w:szCs w:val="26"/>
                  </w:rPr>
                </w:rPrChange>
              </w:rPr>
              <w:t>1</w:t>
            </w:r>
            <w:ins w:id="7262" w:author="Thu Huyen Tran" w:date="2023-12-05T21:24:00Z">
              <w:r w:rsidR="00E05EAB" w:rsidRPr="00FD7EAF">
                <w:rPr>
                  <w:sz w:val="24"/>
                  <w:szCs w:val="24"/>
                  <w:rPrChange w:id="7263" w:author="Huyen Tran Thu" w:date="2025-04-28T22:47:00Z" w16du:dateUtc="2025-04-28T15:47:00Z">
                    <w:rPr>
                      <w:szCs w:val="26"/>
                    </w:rPr>
                  </w:rPrChange>
                </w:rPr>
                <w:t>,0</w:t>
              </w:r>
            </w:ins>
            <w:del w:id="7264" w:author="Thu Huyen Tran" w:date="2023-12-05T21:24:00Z">
              <w:r w:rsidRPr="00FD7EAF" w:rsidDel="00E05EAB">
                <w:rPr>
                  <w:sz w:val="24"/>
                  <w:szCs w:val="24"/>
                  <w:rPrChange w:id="7265" w:author="Huyen Tran Thu" w:date="2025-04-28T22:47:00Z" w16du:dateUtc="2025-04-28T15:47:00Z">
                    <w:rPr>
                      <w:szCs w:val="26"/>
                    </w:rPr>
                  </w:rPrChange>
                </w:rPr>
                <w:delText>,3</w:delText>
              </w:r>
            </w:del>
          </w:p>
        </w:tc>
      </w:tr>
      <w:tr w:rsidR="00DE43CB" w:rsidRPr="00FD7EAF" w14:paraId="0FF3C310" w14:textId="77777777" w:rsidTr="00DE43CB">
        <w:trPr>
          <w:jc w:val="center"/>
        </w:trPr>
        <w:tc>
          <w:tcPr>
            <w:tcW w:w="525" w:type="pct"/>
          </w:tcPr>
          <w:p w14:paraId="0687D6FB" w14:textId="77777777" w:rsidR="00DE43CB" w:rsidRPr="00FD7EAF" w:rsidRDefault="00DE43CB" w:rsidP="00DE43CB">
            <w:pPr>
              <w:spacing w:line="240" w:lineRule="auto"/>
              <w:ind w:left="390" w:hanging="390"/>
              <w:jc w:val="center"/>
              <w:rPr>
                <w:sz w:val="24"/>
                <w:szCs w:val="24"/>
                <w:rPrChange w:id="7266" w:author="Huyen Tran Thu" w:date="2025-04-28T22:47:00Z" w16du:dateUtc="2025-04-28T15:47:00Z">
                  <w:rPr>
                    <w:szCs w:val="26"/>
                  </w:rPr>
                </w:rPrChange>
              </w:rPr>
            </w:pPr>
            <w:r w:rsidRPr="00FD7EAF">
              <w:rPr>
                <w:sz w:val="24"/>
                <w:szCs w:val="24"/>
                <w:rPrChange w:id="7267" w:author="Huyen Tran Thu" w:date="2025-04-28T22:47:00Z" w16du:dateUtc="2025-04-28T15:47:00Z">
                  <w:rPr>
                    <w:szCs w:val="26"/>
                  </w:rPr>
                </w:rPrChange>
              </w:rPr>
              <w:t>5</w:t>
            </w:r>
          </w:p>
        </w:tc>
        <w:tc>
          <w:tcPr>
            <w:tcW w:w="2816" w:type="pct"/>
          </w:tcPr>
          <w:p w14:paraId="244F1EC5" w14:textId="77777777" w:rsidR="00DE43CB" w:rsidRPr="00FD7EAF" w:rsidRDefault="00DE43CB" w:rsidP="00DE43CB">
            <w:pPr>
              <w:spacing w:line="240" w:lineRule="auto"/>
              <w:ind w:left="390" w:hanging="365"/>
              <w:rPr>
                <w:sz w:val="24"/>
                <w:szCs w:val="24"/>
                <w:rPrChange w:id="7268" w:author="Huyen Tran Thu" w:date="2025-04-28T22:47:00Z" w16du:dateUtc="2025-04-28T15:47:00Z">
                  <w:rPr>
                    <w:szCs w:val="26"/>
                  </w:rPr>
                </w:rPrChange>
              </w:rPr>
            </w:pPr>
            <w:r w:rsidRPr="00FD7EAF">
              <w:rPr>
                <w:sz w:val="24"/>
                <w:szCs w:val="24"/>
                <w:rPrChange w:id="7269" w:author="Huyen Tran Thu" w:date="2025-04-28T22:47:00Z" w16du:dateUtc="2025-04-28T15:47:00Z">
                  <w:rPr>
                    <w:szCs w:val="26"/>
                  </w:rPr>
                </w:rPrChange>
              </w:rPr>
              <w:t>Dệt may</w:t>
            </w:r>
          </w:p>
        </w:tc>
        <w:tc>
          <w:tcPr>
            <w:tcW w:w="1659" w:type="pct"/>
          </w:tcPr>
          <w:p w14:paraId="0A5C3F44" w14:textId="095C1A9C" w:rsidR="00DE43CB" w:rsidRPr="00FD7EAF" w:rsidRDefault="00DE43CB" w:rsidP="00DE43CB">
            <w:pPr>
              <w:spacing w:line="240" w:lineRule="auto"/>
              <w:jc w:val="center"/>
              <w:rPr>
                <w:sz w:val="24"/>
                <w:szCs w:val="24"/>
                <w:lang w:val="en-US"/>
                <w:rPrChange w:id="7270" w:author="Huyen Tran Thu" w:date="2025-04-28T22:47:00Z" w16du:dateUtc="2025-04-28T15:47:00Z">
                  <w:rPr>
                    <w:szCs w:val="26"/>
                    <w:lang w:val="en-US"/>
                  </w:rPr>
                </w:rPrChange>
              </w:rPr>
            </w:pPr>
            <w:r w:rsidRPr="00FD7EAF">
              <w:rPr>
                <w:sz w:val="24"/>
                <w:szCs w:val="24"/>
                <w:rPrChange w:id="7271" w:author="Huyen Tran Thu" w:date="2025-04-28T22:47:00Z" w16du:dateUtc="2025-04-28T15:47:00Z">
                  <w:rPr>
                    <w:szCs w:val="26"/>
                  </w:rPr>
                </w:rPrChange>
              </w:rPr>
              <w:t>3,</w:t>
            </w:r>
            <w:ins w:id="7272" w:author="Thu Huyen Tran" w:date="2023-12-05T21:24:00Z">
              <w:r w:rsidR="00E05EAB" w:rsidRPr="00FD7EAF">
                <w:rPr>
                  <w:sz w:val="24"/>
                  <w:szCs w:val="24"/>
                  <w:rPrChange w:id="7273" w:author="Huyen Tran Thu" w:date="2025-04-28T22:47:00Z" w16du:dateUtc="2025-04-28T15:47:00Z">
                    <w:rPr>
                      <w:szCs w:val="26"/>
                    </w:rPr>
                  </w:rPrChange>
                </w:rPr>
                <w:t>3</w:t>
              </w:r>
            </w:ins>
            <w:del w:id="7274" w:author="Thu Huyen Tran" w:date="2023-12-05T21:24:00Z">
              <w:r w:rsidRPr="00FD7EAF" w:rsidDel="00E05EAB">
                <w:rPr>
                  <w:sz w:val="24"/>
                  <w:szCs w:val="24"/>
                  <w:rPrChange w:id="7275" w:author="Huyen Tran Thu" w:date="2025-04-28T22:47:00Z" w16du:dateUtc="2025-04-28T15:47:00Z">
                    <w:rPr>
                      <w:szCs w:val="26"/>
                    </w:rPr>
                  </w:rPrChange>
                </w:rPr>
                <w:delText>5</w:delText>
              </w:r>
            </w:del>
          </w:p>
        </w:tc>
      </w:tr>
      <w:tr w:rsidR="00DE43CB" w:rsidRPr="00FD7EAF" w14:paraId="1BAF27F6" w14:textId="77777777" w:rsidTr="00DE43CB">
        <w:trPr>
          <w:jc w:val="center"/>
        </w:trPr>
        <w:tc>
          <w:tcPr>
            <w:tcW w:w="525" w:type="pct"/>
          </w:tcPr>
          <w:p w14:paraId="158EE880" w14:textId="77777777" w:rsidR="00DE43CB" w:rsidRPr="00FD7EAF" w:rsidRDefault="00DE43CB" w:rsidP="00DE43CB">
            <w:pPr>
              <w:spacing w:line="240" w:lineRule="auto"/>
              <w:ind w:left="390" w:hanging="390"/>
              <w:jc w:val="center"/>
              <w:rPr>
                <w:sz w:val="24"/>
                <w:szCs w:val="24"/>
                <w:rPrChange w:id="7276" w:author="Huyen Tran Thu" w:date="2025-04-28T22:47:00Z" w16du:dateUtc="2025-04-28T15:47:00Z">
                  <w:rPr>
                    <w:szCs w:val="26"/>
                  </w:rPr>
                </w:rPrChange>
              </w:rPr>
            </w:pPr>
            <w:r w:rsidRPr="00FD7EAF">
              <w:rPr>
                <w:sz w:val="24"/>
                <w:szCs w:val="24"/>
                <w:rPrChange w:id="7277" w:author="Huyen Tran Thu" w:date="2025-04-28T22:47:00Z" w16du:dateUtc="2025-04-28T15:47:00Z">
                  <w:rPr>
                    <w:szCs w:val="26"/>
                  </w:rPr>
                </w:rPrChange>
              </w:rPr>
              <w:t>6</w:t>
            </w:r>
          </w:p>
        </w:tc>
        <w:tc>
          <w:tcPr>
            <w:tcW w:w="2816" w:type="pct"/>
          </w:tcPr>
          <w:p w14:paraId="267A2602" w14:textId="77777777" w:rsidR="00DE43CB" w:rsidRPr="00FD7EAF" w:rsidRDefault="00DE43CB" w:rsidP="00DE43CB">
            <w:pPr>
              <w:spacing w:line="240" w:lineRule="auto"/>
              <w:ind w:left="390" w:hanging="365"/>
              <w:rPr>
                <w:sz w:val="24"/>
                <w:szCs w:val="24"/>
                <w:lang w:val="en-US"/>
                <w:rPrChange w:id="7278" w:author="Huyen Tran Thu" w:date="2025-04-28T22:47:00Z" w16du:dateUtc="2025-04-28T15:47:00Z">
                  <w:rPr>
                    <w:szCs w:val="26"/>
                    <w:lang w:val="en-US"/>
                  </w:rPr>
                </w:rPrChange>
              </w:rPr>
            </w:pPr>
            <w:r w:rsidRPr="00FD7EAF">
              <w:rPr>
                <w:sz w:val="24"/>
                <w:szCs w:val="24"/>
                <w:lang w:val="en-US"/>
                <w:rPrChange w:id="7279" w:author="Huyen Tran Thu" w:date="2025-04-28T22:47:00Z" w16du:dateUtc="2025-04-28T15:47:00Z">
                  <w:rPr>
                    <w:szCs w:val="26"/>
                    <w:lang w:val="en-US"/>
                  </w:rPr>
                </w:rPrChange>
              </w:rPr>
              <w:t>Tã lót</w:t>
            </w:r>
          </w:p>
        </w:tc>
        <w:tc>
          <w:tcPr>
            <w:tcW w:w="1659" w:type="pct"/>
          </w:tcPr>
          <w:p w14:paraId="3710D459" w14:textId="519A9987" w:rsidR="00DE43CB" w:rsidRPr="00FD7EAF" w:rsidRDefault="00DE43CB" w:rsidP="00DE43CB">
            <w:pPr>
              <w:spacing w:line="240" w:lineRule="auto"/>
              <w:jc w:val="center"/>
              <w:rPr>
                <w:sz w:val="24"/>
                <w:szCs w:val="24"/>
                <w:lang w:val="en-US"/>
                <w:rPrChange w:id="7280" w:author="Huyen Tran Thu" w:date="2025-04-28T22:47:00Z" w16du:dateUtc="2025-04-28T15:47:00Z">
                  <w:rPr>
                    <w:szCs w:val="26"/>
                    <w:lang w:val="en-US"/>
                  </w:rPr>
                </w:rPrChange>
              </w:rPr>
            </w:pPr>
            <w:r w:rsidRPr="00FD7EAF">
              <w:rPr>
                <w:sz w:val="24"/>
                <w:szCs w:val="24"/>
                <w:rPrChange w:id="7281" w:author="Huyen Tran Thu" w:date="2025-04-28T22:47:00Z" w16du:dateUtc="2025-04-28T15:47:00Z">
                  <w:rPr>
                    <w:szCs w:val="26"/>
                  </w:rPr>
                </w:rPrChange>
              </w:rPr>
              <w:t>0,0</w:t>
            </w:r>
            <w:del w:id="7282" w:author="Thu Huyen Tran" w:date="2023-12-05T21:24:00Z">
              <w:r w:rsidRPr="00FD7EAF" w:rsidDel="00E05EAB">
                <w:rPr>
                  <w:sz w:val="24"/>
                  <w:szCs w:val="24"/>
                  <w:rPrChange w:id="7283" w:author="Huyen Tran Thu" w:date="2025-04-28T22:47:00Z" w16du:dateUtc="2025-04-28T15:47:00Z">
                    <w:rPr>
                      <w:szCs w:val="26"/>
                    </w:rPr>
                  </w:rPrChange>
                </w:rPr>
                <w:delText>1</w:delText>
              </w:r>
            </w:del>
          </w:p>
        </w:tc>
      </w:tr>
      <w:tr w:rsidR="00DE43CB" w:rsidRPr="00FD7EAF" w14:paraId="3B72798D" w14:textId="77777777" w:rsidTr="00DE43CB">
        <w:trPr>
          <w:jc w:val="center"/>
        </w:trPr>
        <w:tc>
          <w:tcPr>
            <w:tcW w:w="525" w:type="pct"/>
          </w:tcPr>
          <w:p w14:paraId="299CC2BD" w14:textId="77777777" w:rsidR="00DE43CB" w:rsidRPr="00FD7EAF" w:rsidRDefault="00DE43CB" w:rsidP="00DE43CB">
            <w:pPr>
              <w:spacing w:line="240" w:lineRule="auto"/>
              <w:ind w:left="390" w:hanging="390"/>
              <w:jc w:val="center"/>
              <w:rPr>
                <w:sz w:val="24"/>
                <w:szCs w:val="24"/>
                <w:lang w:val="en-US"/>
                <w:rPrChange w:id="7284" w:author="Huyen Tran Thu" w:date="2025-04-28T22:47:00Z" w16du:dateUtc="2025-04-28T15:47:00Z">
                  <w:rPr>
                    <w:szCs w:val="26"/>
                    <w:lang w:val="en-US"/>
                  </w:rPr>
                </w:rPrChange>
              </w:rPr>
            </w:pPr>
            <w:r w:rsidRPr="00FD7EAF">
              <w:rPr>
                <w:sz w:val="24"/>
                <w:szCs w:val="24"/>
                <w:lang w:val="en-US"/>
                <w:rPrChange w:id="7285" w:author="Huyen Tran Thu" w:date="2025-04-28T22:47:00Z" w16du:dateUtc="2025-04-28T15:47:00Z">
                  <w:rPr>
                    <w:szCs w:val="26"/>
                    <w:lang w:val="en-US"/>
                  </w:rPr>
                </w:rPrChange>
              </w:rPr>
              <w:t>7</w:t>
            </w:r>
          </w:p>
        </w:tc>
        <w:tc>
          <w:tcPr>
            <w:tcW w:w="2816" w:type="pct"/>
          </w:tcPr>
          <w:p w14:paraId="7DE7933D" w14:textId="77777777" w:rsidR="00DE43CB" w:rsidRPr="00FD7EAF" w:rsidRDefault="00DE43CB" w:rsidP="00DE43CB">
            <w:pPr>
              <w:spacing w:line="240" w:lineRule="auto"/>
              <w:ind w:left="390" w:hanging="365"/>
              <w:rPr>
                <w:sz w:val="24"/>
                <w:szCs w:val="24"/>
                <w:lang w:val="en-US"/>
                <w:rPrChange w:id="7286" w:author="Huyen Tran Thu" w:date="2025-04-28T22:47:00Z" w16du:dateUtc="2025-04-28T15:47:00Z">
                  <w:rPr>
                    <w:szCs w:val="26"/>
                    <w:lang w:val="en-US"/>
                  </w:rPr>
                </w:rPrChange>
              </w:rPr>
            </w:pPr>
            <w:r w:rsidRPr="00FD7EAF">
              <w:rPr>
                <w:sz w:val="24"/>
                <w:szCs w:val="24"/>
                <w:lang w:val="en-US"/>
                <w:rPrChange w:id="7287" w:author="Huyen Tran Thu" w:date="2025-04-28T22:47:00Z" w16du:dateUtc="2025-04-28T15:47:00Z">
                  <w:rPr>
                    <w:szCs w:val="26"/>
                    <w:lang w:val="en-US"/>
                  </w:rPr>
                </w:rPrChange>
              </w:rPr>
              <w:t xml:space="preserve">Nhựa và các các thứ khác </w:t>
            </w:r>
          </w:p>
        </w:tc>
        <w:tc>
          <w:tcPr>
            <w:tcW w:w="1659" w:type="pct"/>
          </w:tcPr>
          <w:p w14:paraId="38088F69" w14:textId="4E423BF6" w:rsidR="00DE43CB" w:rsidRPr="00FD7EAF" w:rsidRDefault="00E05EAB" w:rsidP="00DE43CB">
            <w:pPr>
              <w:spacing w:line="240" w:lineRule="auto"/>
              <w:jc w:val="center"/>
              <w:rPr>
                <w:sz w:val="24"/>
                <w:szCs w:val="24"/>
                <w:lang w:val="en-US"/>
                <w:rPrChange w:id="7288" w:author="Huyen Tran Thu" w:date="2025-04-28T22:47:00Z" w16du:dateUtc="2025-04-28T15:47:00Z">
                  <w:rPr>
                    <w:szCs w:val="26"/>
                    <w:lang w:val="en-US"/>
                  </w:rPr>
                </w:rPrChange>
              </w:rPr>
            </w:pPr>
            <w:ins w:id="7289" w:author="Thu Huyen Tran" w:date="2023-12-05T21:24:00Z">
              <w:r w:rsidRPr="00FD7EAF">
                <w:rPr>
                  <w:sz w:val="24"/>
                  <w:szCs w:val="24"/>
                  <w:rPrChange w:id="7290" w:author="Huyen Tran Thu" w:date="2025-04-28T22:47:00Z" w16du:dateUtc="2025-04-28T15:47:00Z">
                    <w:rPr>
                      <w:szCs w:val="26"/>
                    </w:rPr>
                  </w:rPrChange>
                </w:rPr>
                <w:t>30,9</w:t>
              </w:r>
            </w:ins>
            <w:del w:id="7291" w:author="Thu Huyen Tran" w:date="2023-12-05T21:24:00Z">
              <w:r w:rsidR="00DE43CB" w:rsidRPr="00FD7EAF" w:rsidDel="00E05EAB">
                <w:rPr>
                  <w:sz w:val="24"/>
                  <w:szCs w:val="24"/>
                  <w:rPrChange w:id="7292" w:author="Huyen Tran Thu" w:date="2025-04-28T22:47:00Z" w16du:dateUtc="2025-04-28T15:47:00Z">
                    <w:rPr>
                      <w:szCs w:val="26"/>
                    </w:rPr>
                  </w:rPrChange>
                </w:rPr>
                <w:delText>29,9</w:delText>
              </w:r>
            </w:del>
          </w:p>
        </w:tc>
      </w:tr>
    </w:tbl>
    <w:p w14:paraId="31ADD7DC" w14:textId="775A2858" w:rsidR="003C7749" w:rsidRPr="009F4CF2" w:rsidRDefault="003C7749" w:rsidP="009F4CF2">
      <w:pPr>
        <w:jc w:val="right"/>
        <w:rPr>
          <w:i/>
          <w:iCs/>
          <w:sz w:val="20"/>
          <w:szCs w:val="20"/>
        </w:rPr>
      </w:pPr>
      <w:r w:rsidRPr="009F4CF2">
        <w:rPr>
          <w:i/>
          <w:iCs/>
          <w:sz w:val="20"/>
          <w:szCs w:val="20"/>
        </w:rPr>
        <w:t>Nguồn: Tổng hợp từ Báo cáo hiện trạng môi trường của các tỉnh/thành phố của Việt Nam giai đoạn 2005-2010</w:t>
      </w:r>
    </w:p>
    <w:p w14:paraId="56D432E5" w14:textId="7C5FBC83" w:rsidR="00DE43CB" w:rsidRDefault="00DE43CB" w:rsidP="00DE43CB">
      <w:pPr>
        <w:ind w:firstLine="720"/>
        <w:rPr>
          <w:ins w:id="7293" w:author="Huyen Tran Thu" w:date="2025-04-28T22:57:00Z" w16du:dateUtc="2025-04-28T15:57:00Z"/>
        </w:rPr>
      </w:pPr>
      <w:r>
        <w:lastRenderedPageBreak/>
        <w:t xml:space="preserve">Dựa trên số liệu tổng hợp từ Báo cáo hiện trạng môi trường từ các tỉnh/thành phố của Việt Nam giai đoạn 2011-2015, thành phần chất thải được thể hiện trong bảng dưới đây, giá trị này được tính cho giai đoạn </w:t>
      </w:r>
      <w:del w:id="7294" w:author="Thu Huyen Tran" w:date="2023-12-05T21:25:00Z">
        <w:r w:rsidDel="00E05EAB">
          <w:delText>2014-2016</w:delText>
        </w:r>
      </w:del>
      <w:ins w:id="7295" w:author="Thu Huyen Tran" w:date="2023-12-05T21:25:00Z">
        <w:r w:rsidR="00E05EAB">
          <w:t>2011-2013</w:t>
        </w:r>
      </w:ins>
      <w:r>
        <w:t>.</w:t>
      </w:r>
    </w:p>
    <w:p w14:paraId="7F9BD3AA" w14:textId="350E02E7" w:rsidR="00FD7EAF" w:rsidDel="00FD7EAF" w:rsidRDefault="003902CD">
      <w:pPr>
        <w:pStyle w:val="Caption"/>
        <w:rPr>
          <w:del w:id="7296" w:author="Huyen Tran Thu" w:date="2025-04-28T22:47:00Z" w16du:dateUtc="2025-04-28T15:47:00Z"/>
        </w:rPr>
        <w:pPrChange w:id="7297" w:author="Huyen Tran Thu" w:date="2025-04-28T22:57:00Z" w16du:dateUtc="2025-04-28T15:57:00Z">
          <w:pPr>
            <w:ind w:firstLine="720"/>
          </w:pPr>
        </w:pPrChange>
      </w:pPr>
      <w:bookmarkStart w:id="7298" w:name="_Toc196773794"/>
      <w:ins w:id="7299" w:author="Huyen Tran Thu" w:date="2025-04-28T22:57:00Z" w16du:dateUtc="2025-04-28T15:57:00Z">
        <w:r>
          <w:t xml:space="preserve">Bảng 1. </w:t>
        </w:r>
        <w:r>
          <w:rPr>
            <w:b w:val="0"/>
            <w:bCs w:val="0"/>
          </w:rPr>
          <w:fldChar w:fldCharType="begin"/>
        </w:r>
        <w:r>
          <w:instrText xml:space="preserve"> SEQ Bảng_1. \* ARABIC </w:instrText>
        </w:r>
      </w:ins>
      <w:r>
        <w:rPr>
          <w:b w:val="0"/>
          <w:bCs w:val="0"/>
        </w:rPr>
        <w:fldChar w:fldCharType="separate"/>
      </w:r>
      <w:ins w:id="7300" w:author="Huyen Tran Thu" w:date="2025-04-28T22:57:00Z" w16du:dateUtc="2025-04-28T15:57:00Z">
        <w:r>
          <w:rPr>
            <w:noProof/>
          </w:rPr>
          <w:t>13</w:t>
        </w:r>
        <w:r>
          <w:rPr>
            <w:b w:val="0"/>
            <w:bCs w:val="0"/>
          </w:rPr>
          <w:fldChar w:fldCharType="end"/>
        </w:r>
        <w:r>
          <w:t xml:space="preserve"> Thành phần chất thải trung bình giai đoạn 2011-2013</w:t>
        </w:r>
      </w:ins>
      <w:bookmarkEnd w:id="7298"/>
    </w:p>
    <w:p w14:paraId="0ABA3EC1" w14:textId="1513DBE9" w:rsidR="008C06AD" w:rsidRDefault="00875C04" w:rsidP="003902CD">
      <w:pPr>
        <w:pStyle w:val="Caption"/>
      </w:pPr>
      <w:bookmarkStart w:id="7301" w:name="_Toc131781229"/>
      <w:bookmarkStart w:id="7302" w:name="_Toc152710019"/>
      <w:del w:id="7303" w:author="Huyen Tran Thu" w:date="2025-04-28T22:47:00Z" w16du:dateUtc="2025-04-28T15:47:00Z">
        <w:r w:rsidDel="00FD7EAF">
          <w:delText xml:space="preserve">Bảng 1. </w:delText>
        </w:r>
        <w:r w:rsidDel="00FD7EAF">
          <w:fldChar w:fldCharType="begin"/>
        </w:r>
        <w:r w:rsidDel="00FD7EAF">
          <w:delInstrText xml:space="preserve"> SEQ Bảng_1. \* ARABIC </w:delInstrText>
        </w:r>
        <w:r w:rsidDel="00FD7EAF">
          <w:fldChar w:fldCharType="separate"/>
        </w:r>
        <w:r w:rsidR="007A3D0C" w:rsidDel="00FD7EAF">
          <w:rPr>
            <w:noProof/>
          </w:rPr>
          <w:delText>12</w:delText>
        </w:r>
        <w:r w:rsidDel="00FD7EAF">
          <w:fldChar w:fldCharType="end"/>
        </w:r>
        <w:r w:rsidR="008C06AD" w:rsidDel="00FD7EAF">
          <w:delText>:</w:delText>
        </w:r>
      </w:del>
      <w:del w:id="7304" w:author="Huyen Tran Thu" w:date="2025-04-28T22:57:00Z" w16du:dateUtc="2025-04-28T15:57:00Z">
        <w:r w:rsidR="008C06AD" w:rsidDel="003902CD">
          <w:delText xml:space="preserve"> Thành phần chất thải trung bình giai đoạn 2014-20</w:delText>
        </w:r>
        <w:r w:rsidR="00DE43CB" w:rsidDel="003902CD">
          <w:delText>16</w:delText>
        </w:r>
      </w:del>
      <w:bookmarkEnd w:id="7301"/>
      <w:ins w:id="7305" w:author="Thu Huyen Tran" w:date="2023-12-05T21:24:00Z">
        <w:del w:id="7306" w:author="Huyen Tran Thu" w:date="2025-04-28T22:57:00Z" w16du:dateUtc="2025-04-28T15:57:00Z">
          <w:r w:rsidR="00E05EAB" w:rsidDel="003902CD">
            <w:delText>2011-2013</w:delText>
          </w:r>
        </w:del>
      </w:ins>
      <w:bookmarkEnd w:id="7302"/>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6"/>
        <w:gridCol w:w="3843"/>
        <w:gridCol w:w="2261"/>
      </w:tblGrid>
      <w:tr w:rsidR="008C06AD" w:rsidRPr="00677150" w14:paraId="0C96A854" w14:textId="77777777" w:rsidTr="00DE43CB">
        <w:trPr>
          <w:tblHeader/>
          <w:jc w:val="center"/>
        </w:trPr>
        <w:tc>
          <w:tcPr>
            <w:tcW w:w="538" w:type="pct"/>
          </w:tcPr>
          <w:p w14:paraId="26063A92" w14:textId="77777777" w:rsidR="008C06AD" w:rsidRPr="00677150" w:rsidRDefault="008C06AD" w:rsidP="0081075F">
            <w:pPr>
              <w:spacing w:line="240" w:lineRule="auto"/>
              <w:jc w:val="center"/>
              <w:rPr>
                <w:b/>
                <w:sz w:val="22"/>
                <w:rPrChange w:id="7307" w:author="Huyen Tran Thu" w:date="2025-04-28T20:23:00Z" w16du:dateUtc="2025-04-28T13:23:00Z">
                  <w:rPr>
                    <w:b/>
                    <w:szCs w:val="26"/>
                  </w:rPr>
                </w:rPrChange>
              </w:rPr>
            </w:pPr>
            <w:bookmarkStart w:id="7308" w:name="_Hlk43124142"/>
            <w:r w:rsidRPr="00677150">
              <w:rPr>
                <w:b/>
                <w:sz w:val="22"/>
                <w:rPrChange w:id="7309" w:author="Huyen Tran Thu" w:date="2025-04-28T20:23:00Z" w16du:dateUtc="2025-04-28T13:23:00Z">
                  <w:rPr>
                    <w:b/>
                    <w:szCs w:val="26"/>
                  </w:rPr>
                </w:rPrChange>
              </w:rPr>
              <w:t>Stt</w:t>
            </w:r>
          </w:p>
        </w:tc>
        <w:tc>
          <w:tcPr>
            <w:tcW w:w="2809" w:type="pct"/>
          </w:tcPr>
          <w:p w14:paraId="5801BF51" w14:textId="77777777" w:rsidR="008C06AD" w:rsidRPr="00677150" w:rsidRDefault="008C06AD" w:rsidP="0081075F">
            <w:pPr>
              <w:spacing w:line="240" w:lineRule="auto"/>
              <w:jc w:val="center"/>
              <w:rPr>
                <w:b/>
                <w:bCs/>
                <w:sz w:val="22"/>
                <w:rPrChange w:id="7310" w:author="Huyen Tran Thu" w:date="2025-04-28T20:23:00Z" w16du:dateUtc="2025-04-28T13:23:00Z">
                  <w:rPr>
                    <w:b/>
                    <w:bCs/>
                    <w:szCs w:val="26"/>
                  </w:rPr>
                </w:rPrChange>
              </w:rPr>
            </w:pPr>
            <w:r w:rsidRPr="00677150">
              <w:rPr>
                <w:b/>
                <w:bCs/>
                <w:sz w:val="22"/>
                <w:rPrChange w:id="7311" w:author="Huyen Tran Thu" w:date="2025-04-28T20:23:00Z" w16du:dateUtc="2025-04-28T13:23:00Z">
                  <w:rPr>
                    <w:b/>
                    <w:bCs/>
                    <w:szCs w:val="26"/>
                  </w:rPr>
                </w:rPrChange>
              </w:rPr>
              <w:t>Thành phần của chất thải</w:t>
            </w:r>
          </w:p>
        </w:tc>
        <w:tc>
          <w:tcPr>
            <w:tcW w:w="1653" w:type="pct"/>
          </w:tcPr>
          <w:p w14:paraId="56155CD1" w14:textId="77777777" w:rsidR="008C06AD" w:rsidRPr="00677150" w:rsidRDefault="008C06AD" w:rsidP="0081075F">
            <w:pPr>
              <w:spacing w:line="240" w:lineRule="auto"/>
              <w:jc w:val="center"/>
              <w:rPr>
                <w:b/>
                <w:bCs/>
                <w:sz w:val="22"/>
                <w:rPrChange w:id="7312" w:author="Huyen Tran Thu" w:date="2025-04-28T20:23:00Z" w16du:dateUtc="2025-04-28T13:23:00Z">
                  <w:rPr>
                    <w:b/>
                    <w:bCs/>
                    <w:szCs w:val="26"/>
                  </w:rPr>
                </w:rPrChange>
              </w:rPr>
            </w:pPr>
            <w:r w:rsidRPr="00677150">
              <w:rPr>
                <w:b/>
                <w:bCs/>
                <w:sz w:val="22"/>
                <w:rPrChange w:id="7313" w:author="Huyen Tran Thu" w:date="2025-04-28T20:23:00Z" w16du:dateUtc="2025-04-28T13:23:00Z">
                  <w:rPr>
                    <w:b/>
                    <w:bCs/>
                    <w:szCs w:val="26"/>
                  </w:rPr>
                </w:rPrChange>
              </w:rPr>
              <w:t>Tỷ lệ (%)</w:t>
            </w:r>
          </w:p>
        </w:tc>
      </w:tr>
      <w:tr w:rsidR="00E05EAB" w:rsidRPr="00677150" w14:paraId="71AFFE42" w14:textId="77777777" w:rsidTr="00DE43CB">
        <w:trPr>
          <w:jc w:val="center"/>
        </w:trPr>
        <w:tc>
          <w:tcPr>
            <w:tcW w:w="538" w:type="pct"/>
          </w:tcPr>
          <w:p w14:paraId="0AC44F4C" w14:textId="77777777" w:rsidR="00E05EAB" w:rsidRPr="00677150" w:rsidRDefault="00E05EAB" w:rsidP="00E05EAB">
            <w:pPr>
              <w:spacing w:line="240" w:lineRule="auto"/>
              <w:ind w:left="390"/>
              <w:jc w:val="center"/>
              <w:rPr>
                <w:sz w:val="22"/>
                <w:rPrChange w:id="7314" w:author="Huyen Tran Thu" w:date="2025-04-28T20:23:00Z" w16du:dateUtc="2025-04-28T13:23:00Z">
                  <w:rPr>
                    <w:szCs w:val="26"/>
                  </w:rPr>
                </w:rPrChange>
              </w:rPr>
            </w:pPr>
            <w:r w:rsidRPr="00677150">
              <w:rPr>
                <w:sz w:val="22"/>
                <w:rPrChange w:id="7315" w:author="Huyen Tran Thu" w:date="2025-04-28T20:23:00Z" w16du:dateUtc="2025-04-28T13:23:00Z">
                  <w:rPr>
                    <w:szCs w:val="26"/>
                  </w:rPr>
                </w:rPrChange>
              </w:rPr>
              <w:t>1</w:t>
            </w:r>
          </w:p>
        </w:tc>
        <w:tc>
          <w:tcPr>
            <w:tcW w:w="2809" w:type="pct"/>
          </w:tcPr>
          <w:p w14:paraId="2822D39A" w14:textId="77777777" w:rsidR="00E05EAB" w:rsidRPr="00677150" w:rsidRDefault="00E05EAB" w:rsidP="00E05EAB">
            <w:pPr>
              <w:spacing w:line="240" w:lineRule="auto"/>
              <w:ind w:left="390"/>
              <w:rPr>
                <w:sz w:val="22"/>
                <w:rPrChange w:id="7316" w:author="Huyen Tran Thu" w:date="2025-04-28T20:23:00Z" w16du:dateUtc="2025-04-28T13:23:00Z">
                  <w:rPr>
                    <w:szCs w:val="26"/>
                  </w:rPr>
                </w:rPrChange>
              </w:rPr>
            </w:pPr>
            <w:r w:rsidRPr="00677150">
              <w:rPr>
                <w:sz w:val="22"/>
                <w:rPrChange w:id="7317" w:author="Huyen Tran Thu" w:date="2025-04-28T20:23:00Z" w16du:dateUtc="2025-04-28T13:23:00Z">
                  <w:rPr>
                    <w:szCs w:val="26"/>
                  </w:rPr>
                </w:rPrChange>
              </w:rPr>
              <w:t xml:space="preserve">Thức ăn, chất hữu cơ </w:t>
            </w:r>
          </w:p>
        </w:tc>
        <w:tc>
          <w:tcPr>
            <w:tcW w:w="1653" w:type="pct"/>
          </w:tcPr>
          <w:p w14:paraId="5B1C8F3D" w14:textId="7C5B44BD" w:rsidR="00E05EAB" w:rsidRPr="00677150" w:rsidRDefault="00E05EAB" w:rsidP="00E05EAB">
            <w:pPr>
              <w:spacing w:line="240" w:lineRule="auto"/>
              <w:ind w:left="390"/>
              <w:jc w:val="right"/>
              <w:rPr>
                <w:sz w:val="22"/>
                <w:lang w:val="en-US"/>
                <w:rPrChange w:id="7318" w:author="Huyen Tran Thu" w:date="2025-04-28T20:23:00Z" w16du:dateUtc="2025-04-28T13:23:00Z">
                  <w:rPr>
                    <w:szCs w:val="26"/>
                    <w:lang w:val="en-US"/>
                  </w:rPr>
                </w:rPrChange>
              </w:rPr>
            </w:pPr>
            <w:ins w:id="7319" w:author="Thu Huyen Tran" w:date="2023-12-05T21:24:00Z">
              <w:r w:rsidRPr="00677150">
                <w:rPr>
                  <w:sz w:val="22"/>
                  <w:rPrChange w:id="7320" w:author="Huyen Tran Thu" w:date="2025-04-28T20:23:00Z" w16du:dateUtc="2025-04-28T13:23:00Z">
                    <w:rPr>
                      <w:szCs w:val="26"/>
                    </w:rPr>
                  </w:rPrChange>
                </w:rPr>
                <w:t>59,2</w:t>
              </w:r>
            </w:ins>
            <w:del w:id="7321" w:author="Thu Huyen Tran" w:date="2023-12-05T21:24:00Z">
              <w:r w:rsidRPr="00677150" w:rsidDel="009815DD">
                <w:rPr>
                  <w:sz w:val="22"/>
                  <w:rPrChange w:id="7322" w:author="Huyen Tran Thu" w:date="2025-04-28T20:23:00Z" w16du:dateUtc="2025-04-28T13:23:00Z">
                    <w:rPr>
                      <w:szCs w:val="26"/>
                    </w:rPr>
                  </w:rPrChange>
                </w:rPr>
                <w:delText>59,1</w:delText>
              </w:r>
            </w:del>
          </w:p>
        </w:tc>
      </w:tr>
      <w:tr w:rsidR="00E05EAB" w:rsidRPr="00677150" w14:paraId="5E6A61E6" w14:textId="77777777" w:rsidTr="00DE43CB">
        <w:trPr>
          <w:jc w:val="center"/>
        </w:trPr>
        <w:tc>
          <w:tcPr>
            <w:tcW w:w="538" w:type="pct"/>
          </w:tcPr>
          <w:p w14:paraId="07BA27C9" w14:textId="77777777" w:rsidR="00E05EAB" w:rsidRPr="00677150" w:rsidRDefault="00E05EAB" w:rsidP="00E05EAB">
            <w:pPr>
              <w:spacing w:line="240" w:lineRule="auto"/>
              <w:ind w:left="390"/>
              <w:jc w:val="center"/>
              <w:rPr>
                <w:sz w:val="22"/>
                <w:rPrChange w:id="7323" w:author="Huyen Tran Thu" w:date="2025-04-28T20:23:00Z" w16du:dateUtc="2025-04-28T13:23:00Z">
                  <w:rPr>
                    <w:szCs w:val="26"/>
                  </w:rPr>
                </w:rPrChange>
              </w:rPr>
            </w:pPr>
            <w:r w:rsidRPr="00677150">
              <w:rPr>
                <w:sz w:val="22"/>
                <w:rPrChange w:id="7324" w:author="Huyen Tran Thu" w:date="2025-04-28T20:23:00Z" w16du:dateUtc="2025-04-28T13:23:00Z">
                  <w:rPr>
                    <w:szCs w:val="26"/>
                  </w:rPr>
                </w:rPrChange>
              </w:rPr>
              <w:t>2</w:t>
            </w:r>
          </w:p>
        </w:tc>
        <w:tc>
          <w:tcPr>
            <w:tcW w:w="2809" w:type="pct"/>
          </w:tcPr>
          <w:p w14:paraId="0B94FC9A" w14:textId="77777777" w:rsidR="00E05EAB" w:rsidRPr="00677150" w:rsidRDefault="00E05EAB" w:rsidP="00E05EAB">
            <w:pPr>
              <w:spacing w:line="240" w:lineRule="auto"/>
              <w:ind w:left="390"/>
              <w:rPr>
                <w:sz w:val="22"/>
                <w:rPrChange w:id="7325" w:author="Huyen Tran Thu" w:date="2025-04-28T20:23:00Z" w16du:dateUtc="2025-04-28T13:23:00Z">
                  <w:rPr>
                    <w:szCs w:val="26"/>
                  </w:rPr>
                </w:rPrChange>
              </w:rPr>
            </w:pPr>
            <w:r w:rsidRPr="00677150">
              <w:rPr>
                <w:sz w:val="22"/>
                <w:rPrChange w:id="7326" w:author="Huyen Tran Thu" w:date="2025-04-28T20:23:00Z" w16du:dateUtc="2025-04-28T13:23:00Z">
                  <w:rPr>
                    <w:szCs w:val="26"/>
                  </w:rPr>
                </w:rPrChange>
              </w:rPr>
              <w:t>Cây cối</w:t>
            </w:r>
          </w:p>
        </w:tc>
        <w:tc>
          <w:tcPr>
            <w:tcW w:w="1653" w:type="pct"/>
          </w:tcPr>
          <w:p w14:paraId="6DAB445C" w14:textId="5B5BC810" w:rsidR="00E05EAB" w:rsidRPr="00677150" w:rsidRDefault="00E05EAB" w:rsidP="00E05EAB">
            <w:pPr>
              <w:spacing w:line="240" w:lineRule="auto"/>
              <w:ind w:left="390"/>
              <w:jc w:val="right"/>
              <w:rPr>
                <w:sz w:val="22"/>
                <w:lang w:val="en-US"/>
                <w:rPrChange w:id="7327" w:author="Huyen Tran Thu" w:date="2025-04-28T20:23:00Z" w16du:dateUtc="2025-04-28T13:23:00Z">
                  <w:rPr>
                    <w:szCs w:val="26"/>
                    <w:lang w:val="en-US"/>
                  </w:rPr>
                </w:rPrChange>
              </w:rPr>
            </w:pPr>
            <w:ins w:id="7328" w:author="Thu Huyen Tran" w:date="2023-12-05T21:24:00Z">
              <w:r w:rsidRPr="00677150">
                <w:rPr>
                  <w:sz w:val="22"/>
                  <w:rPrChange w:id="7329" w:author="Huyen Tran Thu" w:date="2025-04-28T20:23:00Z" w16du:dateUtc="2025-04-28T13:23:00Z">
                    <w:rPr>
                      <w:szCs w:val="26"/>
                    </w:rPr>
                  </w:rPrChange>
                </w:rPr>
                <w:t>2,9</w:t>
              </w:r>
            </w:ins>
            <w:del w:id="7330" w:author="Thu Huyen Tran" w:date="2023-12-05T21:24:00Z">
              <w:r w:rsidRPr="00677150" w:rsidDel="009815DD">
                <w:rPr>
                  <w:sz w:val="22"/>
                  <w:rPrChange w:id="7331" w:author="Huyen Tran Thu" w:date="2025-04-28T20:23:00Z" w16du:dateUtc="2025-04-28T13:23:00Z">
                    <w:rPr>
                      <w:szCs w:val="26"/>
                    </w:rPr>
                  </w:rPrChange>
                </w:rPr>
                <w:delText>2,9</w:delText>
              </w:r>
            </w:del>
          </w:p>
        </w:tc>
      </w:tr>
      <w:tr w:rsidR="00E05EAB" w:rsidRPr="00677150" w14:paraId="00A54800" w14:textId="77777777" w:rsidTr="00DE43CB">
        <w:trPr>
          <w:jc w:val="center"/>
        </w:trPr>
        <w:tc>
          <w:tcPr>
            <w:tcW w:w="538" w:type="pct"/>
          </w:tcPr>
          <w:p w14:paraId="323AA4B9" w14:textId="77777777" w:rsidR="00E05EAB" w:rsidRPr="00677150" w:rsidRDefault="00E05EAB" w:rsidP="00E05EAB">
            <w:pPr>
              <w:spacing w:line="240" w:lineRule="auto"/>
              <w:ind w:left="390"/>
              <w:jc w:val="center"/>
              <w:rPr>
                <w:sz w:val="22"/>
                <w:rPrChange w:id="7332" w:author="Huyen Tran Thu" w:date="2025-04-28T20:23:00Z" w16du:dateUtc="2025-04-28T13:23:00Z">
                  <w:rPr>
                    <w:szCs w:val="26"/>
                  </w:rPr>
                </w:rPrChange>
              </w:rPr>
            </w:pPr>
            <w:r w:rsidRPr="00677150">
              <w:rPr>
                <w:sz w:val="22"/>
                <w:rPrChange w:id="7333" w:author="Huyen Tran Thu" w:date="2025-04-28T20:23:00Z" w16du:dateUtc="2025-04-28T13:23:00Z">
                  <w:rPr>
                    <w:szCs w:val="26"/>
                  </w:rPr>
                </w:rPrChange>
              </w:rPr>
              <w:t>3</w:t>
            </w:r>
          </w:p>
        </w:tc>
        <w:tc>
          <w:tcPr>
            <w:tcW w:w="2809" w:type="pct"/>
          </w:tcPr>
          <w:p w14:paraId="0ECE23D4" w14:textId="77777777" w:rsidR="00E05EAB" w:rsidRPr="00677150" w:rsidRDefault="00E05EAB" w:rsidP="00E05EAB">
            <w:pPr>
              <w:spacing w:line="240" w:lineRule="auto"/>
              <w:ind w:left="390"/>
              <w:rPr>
                <w:sz w:val="22"/>
                <w:rPrChange w:id="7334" w:author="Huyen Tran Thu" w:date="2025-04-28T20:23:00Z" w16du:dateUtc="2025-04-28T13:23:00Z">
                  <w:rPr>
                    <w:szCs w:val="26"/>
                  </w:rPr>
                </w:rPrChange>
              </w:rPr>
            </w:pPr>
            <w:r w:rsidRPr="00677150">
              <w:rPr>
                <w:sz w:val="22"/>
                <w:rPrChange w:id="7335" w:author="Huyen Tran Thu" w:date="2025-04-28T20:23:00Z" w16du:dateUtc="2025-04-28T13:23:00Z">
                  <w:rPr>
                    <w:szCs w:val="26"/>
                  </w:rPr>
                </w:rPrChange>
              </w:rPr>
              <w:t>Giấy</w:t>
            </w:r>
          </w:p>
        </w:tc>
        <w:tc>
          <w:tcPr>
            <w:tcW w:w="1653" w:type="pct"/>
          </w:tcPr>
          <w:p w14:paraId="15412E98" w14:textId="6C56BA15" w:rsidR="00E05EAB" w:rsidRPr="00677150" w:rsidRDefault="00E05EAB" w:rsidP="00E05EAB">
            <w:pPr>
              <w:spacing w:line="240" w:lineRule="auto"/>
              <w:ind w:left="390"/>
              <w:jc w:val="right"/>
              <w:rPr>
                <w:sz w:val="22"/>
                <w:lang w:val="en-US"/>
                <w:rPrChange w:id="7336" w:author="Huyen Tran Thu" w:date="2025-04-28T20:23:00Z" w16du:dateUtc="2025-04-28T13:23:00Z">
                  <w:rPr>
                    <w:szCs w:val="26"/>
                    <w:lang w:val="en-US"/>
                  </w:rPr>
                </w:rPrChange>
              </w:rPr>
            </w:pPr>
            <w:ins w:id="7337" w:author="Thu Huyen Tran" w:date="2023-12-05T21:24:00Z">
              <w:r w:rsidRPr="00677150">
                <w:rPr>
                  <w:sz w:val="22"/>
                  <w:rPrChange w:id="7338" w:author="Huyen Tran Thu" w:date="2025-04-28T20:23:00Z" w16du:dateUtc="2025-04-28T13:23:00Z">
                    <w:rPr>
                      <w:szCs w:val="26"/>
                    </w:rPr>
                  </w:rPrChange>
                </w:rPr>
                <w:t>3,2</w:t>
              </w:r>
            </w:ins>
            <w:del w:id="7339" w:author="Thu Huyen Tran" w:date="2023-12-05T21:24:00Z">
              <w:r w:rsidRPr="00677150" w:rsidDel="009815DD">
                <w:rPr>
                  <w:sz w:val="22"/>
                  <w:rPrChange w:id="7340" w:author="Huyen Tran Thu" w:date="2025-04-28T20:23:00Z" w16du:dateUtc="2025-04-28T13:23:00Z">
                    <w:rPr>
                      <w:szCs w:val="26"/>
                    </w:rPr>
                  </w:rPrChange>
                </w:rPr>
                <w:delText>3,2</w:delText>
              </w:r>
            </w:del>
          </w:p>
        </w:tc>
      </w:tr>
      <w:tr w:rsidR="00E05EAB" w:rsidRPr="00677150" w14:paraId="4C261DFD" w14:textId="77777777" w:rsidTr="00DE43CB">
        <w:trPr>
          <w:jc w:val="center"/>
        </w:trPr>
        <w:tc>
          <w:tcPr>
            <w:tcW w:w="538" w:type="pct"/>
          </w:tcPr>
          <w:p w14:paraId="5FC7E61D" w14:textId="77777777" w:rsidR="00E05EAB" w:rsidRPr="00677150" w:rsidRDefault="00E05EAB" w:rsidP="00E05EAB">
            <w:pPr>
              <w:spacing w:line="240" w:lineRule="auto"/>
              <w:ind w:left="390"/>
              <w:jc w:val="center"/>
              <w:rPr>
                <w:sz w:val="22"/>
                <w:rPrChange w:id="7341" w:author="Huyen Tran Thu" w:date="2025-04-28T20:23:00Z" w16du:dateUtc="2025-04-28T13:23:00Z">
                  <w:rPr>
                    <w:szCs w:val="26"/>
                  </w:rPr>
                </w:rPrChange>
              </w:rPr>
            </w:pPr>
            <w:r w:rsidRPr="00677150">
              <w:rPr>
                <w:sz w:val="22"/>
                <w:rPrChange w:id="7342" w:author="Huyen Tran Thu" w:date="2025-04-28T20:23:00Z" w16du:dateUtc="2025-04-28T13:23:00Z">
                  <w:rPr>
                    <w:szCs w:val="26"/>
                  </w:rPr>
                </w:rPrChange>
              </w:rPr>
              <w:t>4</w:t>
            </w:r>
          </w:p>
        </w:tc>
        <w:tc>
          <w:tcPr>
            <w:tcW w:w="2809" w:type="pct"/>
          </w:tcPr>
          <w:p w14:paraId="12D3D6A2" w14:textId="77777777" w:rsidR="00E05EAB" w:rsidRPr="00677150" w:rsidRDefault="00E05EAB" w:rsidP="00E05EAB">
            <w:pPr>
              <w:spacing w:line="240" w:lineRule="auto"/>
              <w:ind w:left="390"/>
              <w:rPr>
                <w:sz w:val="22"/>
                <w:rPrChange w:id="7343" w:author="Huyen Tran Thu" w:date="2025-04-28T20:23:00Z" w16du:dateUtc="2025-04-28T13:23:00Z">
                  <w:rPr>
                    <w:szCs w:val="26"/>
                  </w:rPr>
                </w:rPrChange>
              </w:rPr>
            </w:pPr>
            <w:r w:rsidRPr="00677150">
              <w:rPr>
                <w:sz w:val="22"/>
                <w:rPrChange w:id="7344" w:author="Huyen Tran Thu" w:date="2025-04-28T20:23:00Z" w16du:dateUtc="2025-04-28T13:23:00Z">
                  <w:rPr>
                    <w:szCs w:val="26"/>
                  </w:rPr>
                </w:rPrChange>
              </w:rPr>
              <w:t>Gỗ</w:t>
            </w:r>
          </w:p>
        </w:tc>
        <w:tc>
          <w:tcPr>
            <w:tcW w:w="1653" w:type="pct"/>
          </w:tcPr>
          <w:p w14:paraId="63DDB999" w14:textId="315A0A7E" w:rsidR="00E05EAB" w:rsidRPr="00677150" w:rsidRDefault="00E05EAB" w:rsidP="00E05EAB">
            <w:pPr>
              <w:spacing w:line="240" w:lineRule="auto"/>
              <w:ind w:left="390"/>
              <w:jc w:val="right"/>
              <w:rPr>
                <w:sz w:val="22"/>
                <w:lang w:val="en-US"/>
                <w:rPrChange w:id="7345" w:author="Huyen Tran Thu" w:date="2025-04-28T20:23:00Z" w16du:dateUtc="2025-04-28T13:23:00Z">
                  <w:rPr>
                    <w:szCs w:val="26"/>
                    <w:lang w:val="en-US"/>
                  </w:rPr>
                </w:rPrChange>
              </w:rPr>
            </w:pPr>
            <w:ins w:id="7346" w:author="Thu Huyen Tran" w:date="2023-12-05T21:24:00Z">
              <w:r w:rsidRPr="00677150">
                <w:rPr>
                  <w:sz w:val="22"/>
                  <w:rPrChange w:id="7347" w:author="Huyen Tran Thu" w:date="2025-04-28T20:23:00Z" w16du:dateUtc="2025-04-28T13:23:00Z">
                    <w:rPr>
                      <w:szCs w:val="26"/>
                    </w:rPr>
                  </w:rPrChange>
                </w:rPr>
                <w:t>1,3</w:t>
              </w:r>
            </w:ins>
            <w:del w:id="7348" w:author="Thu Huyen Tran" w:date="2023-12-05T21:24:00Z">
              <w:r w:rsidRPr="00677150" w:rsidDel="009815DD">
                <w:rPr>
                  <w:sz w:val="22"/>
                  <w:rPrChange w:id="7349" w:author="Huyen Tran Thu" w:date="2025-04-28T20:23:00Z" w16du:dateUtc="2025-04-28T13:23:00Z">
                    <w:rPr>
                      <w:szCs w:val="26"/>
                    </w:rPr>
                  </w:rPrChange>
                </w:rPr>
                <w:delText>1,3</w:delText>
              </w:r>
            </w:del>
          </w:p>
        </w:tc>
      </w:tr>
      <w:tr w:rsidR="00E05EAB" w:rsidRPr="00677150" w14:paraId="10E29C0E" w14:textId="77777777" w:rsidTr="00DE43CB">
        <w:trPr>
          <w:jc w:val="center"/>
        </w:trPr>
        <w:tc>
          <w:tcPr>
            <w:tcW w:w="538" w:type="pct"/>
          </w:tcPr>
          <w:p w14:paraId="6D5952F7" w14:textId="77777777" w:rsidR="00E05EAB" w:rsidRPr="00677150" w:rsidRDefault="00E05EAB" w:rsidP="00E05EAB">
            <w:pPr>
              <w:spacing w:line="240" w:lineRule="auto"/>
              <w:ind w:left="390"/>
              <w:jc w:val="center"/>
              <w:rPr>
                <w:sz w:val="22"/>
                <w:rPrChange w:id="7350" w:author="Huyen Tran Thu" w:date="2025-04-28T20:23:00Z" w16du:dateUtc="2025-04-28T13:23:00Z">
                  <w:rPr>
                    <w:szCs w:val="26"/>
                  </w:rPr>
                </w:rPrChange>
              </w:rPr>
            </w:pPr>
            <w:r w:rsidRPr="00677150">
              <w:rPr>
                <w:sz w:val="22"/>
                <w:rPrChange w:id="7351" w:author="Huyen Tran Thu" w:date="2025-04-28T20:23:00Z" w16du:dateUtc="2025-04-28T13:23:00Z">
                  <w:rPr>
                    <w:szCs w:val="26"/>
                  </w:rPr>
                </w:rPrChange>
              </w:rPr>
              <w:t>5</w:t>
            </w:r>
          </w:p>
        </w:tc>
        <w:tc>
          <w:tcPr>
            <w:tcW w:w="2809" w:type="pct"/>
          </w:tcPr>
          <w:p w14:paraId="16D0C8B1" w14:textId="77777777" w:rsidR="00E05EAB" w:rsidRPr="00677150" w:rsidRDefault="00E05EAB" w:rsidP="00E05EAB">
            <w:pPr>
              <w:spacing w:line="240" w:lineRule="auto"/>
              <w:ind w:left="390"/>
              <w:rPr>
                <w:sz w:val="22"/>
                <w:rPrChange w:id="7352" w:author="Huyen Tran Thu" w:date="2025-04-28T20:23:00Z" w16du:dateUtc="2025-04-28T13:23:00Z">
                  <w:rPr>
                    <w:szCs w:val="26"/>
                  </w:rPr>
                </w:rPrChange>
              </w:rPr>
            </w:pPr>
            <w:r w:rsidRPr="00677150">
              <w:rPr>
                <w:sz w:val="22"/>
                <w:rPrChange w:id="7353" w:author="Huyen Tran Thu" w:date="2025-04-28T20:23:00Z" w16du:dateUtc="2025-04-28T13:23:00Z">
                  <w:rPr>
                    <w:szCs w:val="26"/>
                  </w:rPr>
                </w:rPrChange>
              </w:rPr>
              <w:t>Dệt may</w:t>
            </w:r>
          </w:p>
        </w:tc>
        <w:tc>
          <w:tcPr>
            <w:tcW w:w="1653" w:type="pct"/>
          </w:tcPr>
          <w:p w14:paraId="62AFE49F" w14:textId="13D2F067" w:rsidR="00E05EAB" w:rsidRPr="00677150" w:rsidRDefault="00E05EAB" w:rsidP="00E05EAB">
            <w:pPr>
              <w:spacing w:line="240" w:lineRule="auto"/>
              <w:ind w:left="390"/>
              <w:jc w:val="right"/>
              <w:rPr>
                <w:sz w:val="22"/>
                <w:lang w:val="en-US"/>
                <w:rPrChange w:id="7354" w:author="Huyen Tran Thu" w:date="2025-04-28T20:23:00Z" w16du:dateUtc="2025-04-28T13:23:00Z">
                  <w:rPr>
                    <w:szCs w:val="26"/>
                    <w:lang w:val="en-US"/>
                  </w:rPr>
                </w:rPrChange>
              </w:rPr>
            </w:pPr>
            <w:ins w:id="7355" w:author="Thu Huyen Tran" w:date="2023-12-05T21:24:00Z">
              <w:r w:rsidRPr="00677150">
                <w:rPr>
                  <w:sz w:val="22"/>
                  <w:rPrChange w:id="7356" w:author="Huyen Tran Thu" w:date="2025-04-28T20:23:00Z" w16du:dateUtc="2025-04-28T13:23:00Z">
                    <w:rPr>
                      <w:szCs w:val="26"/>
                    </w:rPr>
                  </w:rPrChange>
                </w:rPr>
                <w:t>3,5</w:t>
              </w:r>
            </w:ins>
            <w:del w:id="7357" w:author="Thu Huyen Tran" w:date="2023-12-05T21:24:00Z">
              <w:r w:rsidRPr="00677150" w:rsidDel="009815DD">
                <w:rPr>
                  <w:sz w:val="22"/>
                  <w:rPrChange w:id="7358" w:author="Huyen Tran Thu" w:date="2025-04-28T20:23:00Z" w16du:dateUtc="2025-04-28T13:23:00Z">
                    <w:rPr>
                      <w:szCs w:val="26"/>
                    </w:rPr>
                  </w:rPrChange>
                </w:rPr>
                <w:delText>3,4</w:delText>
              </w:r>
            </w:del>
          </w:p>
        </w:tc>
      </w:tr>
      <w:tr w:rsidR="00E05EAB" w:rsidRPr="00677150" w14:paraId="1F6E0CAF" w14:textId="77777777" w:rsidTr="00DE43CB">
        <w:trPr>
          <w:jc w:val="center"/>
        </w:trPr>
        <w:tc>
          <w:tcPr>
            <w:tcW w:w="538" w:type="pct"/>
          </w:tcPr>
          <w:p w14:paraId="608974F7" w14:textId="77777777" w:rsidR="00E05EAB" w:rsidRPr="00677150" w:rsidRDefault="00E05EAB" w:rsidP="00E05EAB">
            <w:pPr>
              <w:spacing w:line="240" w:lineRule="auto"/>
              <w:ind w:left="390"/>
              <w:rPr>
                <w:sz w:val="22"/>
                <w:rPrChange w:id="7359" w:author="Huyen Tran Thu" w:date="2025-04-28T20:23:00Z" w16du:dateUtc="2025-04-28T13:23:00Z">
                  <w:rPr>
                    <w:szCs w:val="26"/>
                  </w:rPr>
                </w:rPrChange>
              </w:rPr>
            </w:pPr>
            <w:r w:rsidRPr="00677150">
              <w:rPr>
                <w:sz w:val="22"/>
                <w:rPrChange w:id="7360" w:author="Huyen Tran Thu" w:date="2025-04-28T20:23:00Z" w16du:dateUtc="2025-04-28T13:23:00Z">
                  <w:rPr>
                    <w:szCs w:val="26"/>
                  </w:rPr>
                </w:rPrChange>
              </w:rPr>
              <w:t>6</w:t>
            </w:r>
          </w:p>
        </w:tc>
        <w:tc>
          <w:tcPr>
            <w:tcW w:w="2809" w:type="pct"/>
          </w:tcPr>
          <w:p w14:paraId="14590432" w14:textId="77777777" w:rsidR="00E05EAB" w:rsidRPr="00677150" w:rsidRDefault="00E05EAB" w:rsidP="00E05EAB">
            <w:pPr>
              <w:spacing w:line="240" w:lineRule="auto"/>
              <w:ind w:left="390"/>
              <w:rPr>
                <w:sz w:val="22"/>
                <w:lang w:val="en-US"/>
                <w:rPrChange w:id="7361" w:author="Huyen Tran Thu" w:date="2025-04-28T20:23:00Z" w16du:dateUtc="2025-04-28T13:23:00Z">
                  <w:rPr>
                    <w:szCs w:val="26"/>
                    <w:lang w:val="en-US"/>
                  </w:rPr>
                </w:rPrChange>
              </w:rPr>
            </w:pPr>
            <w:r w:rsidRPr="00677150">
              <w:rPr>
                <w:sz w:val="22"/>
                <w:lang w:val="en-US"/>
                <w:rPrChange w:id="7362" w:author="Huyen Tran Thu" w:date="2025-04-28T20:23:00Z" w16du:dateUtc="2025-04-28T13:23:00Z">
                  <w:rPr>
                    <w:szCs w:val="26"/>
                    <w:lang w:val="en-US"/>
                  </w:rPr>
                </w:rPrChange>
              </w:rPr>
              <w:t>Tã lót</w:t>
            </w:r>
          </w:p>
        </w:tc>
        <w:tc>
          <w:tcPr>
            <w:tcW w:w="1653" w:type="pct"/>
          </w:tcPr>
          <w:p w14:paraId="3602AB2F" w14:textId="7C33B904" w:rsidR="00E05EAB" w:rsidRPr="00677150" w:rsidRDefault="00E05EAB" w:rsidP="00E05EAB">
            <w:pPr>
              <w:spacing w:line="240" w:lineRule="auto"/>
              <w:ind w:left="390"/>
              <w:jc w:val="right"/>
              <w:rPr>
                <w:sz w:val="22"/>
                <w:lang w:val="en-US"/>
                <w:rPrChange w:id="7363" w:author="Huyen Tran Thu" w:date="2025-04-28T20:23:00Z" w16du:dateUtc="2025-04-28T13:23:00Z">
                  <w:rPr>
                    <w:szCs w:val="26"/>
                    <w:lang w:val="en-US"/>
                  </w:rPr>
                </w:rPrChange>
              </w:rPr>
            </w:pPr>
            <w:ins w:id="7364" w:author="Thu Huyen Tran" w:date="2023-12-05T21:24:00Z">
              <w:r w:rsidRPr="00677150">
                <w:rPr>
                  <w:sz w:val="22"/>
                  <w:rPrChange w:id="7365" w:author="Huyen Tran Thu" w:date="2025-04-28T20:23:00Z" w16du:dateUtc="2025-04-28T13:23:00Z">
                    <w:rPr>
                      <w:szCs w:val="26"/>
                    </w:rPr>
                  </w:rPrChange>
                </w:rPr>
                <w:t>0,01</w:t>
              </w:r>
            </w:ins>
            <w:del w:id="7366" w:author="Thu Huyen Tran" w:date="2023-12-05T21:24:00Z">
              <w:r w:rsidRPr="00677150" w:rsidDel="009815DD">
                <w:rPr>
                  <w:sz w:val="22"/>
                  <w:rPrChange w:id="7367" w:author="Huyen Tran Thu" w:date="2025-04-28T20:23:00Z" w16du:dateUtc="2025-04-28T13:23:00Z">
                    <w:rPr>
                      <w:szCs w:val="26"/>
                    </w:rPr>
                  </w:rPrChange>
                </w:rPr>
                <w:delText>0,01</w:delText>
              </w:r>
            </w:del>
          </w:p>
        </w:tc>
      </w:tr>
      <w:tr w:rsidR="00E05EAB" w:rsidRPr="00677150" w14:paraId="767B14E8" w14:textId="77777777" w:rsidTr="00DE43CB">
        <w:trPr>
          <w:jc w:val="center"/>
        </w:trPr>
        <w:tc>
          <w:tcPr>
            <w:tcW w:w="538" w:type="pct"/>
          </w:tcPr>
          <w:p w14:paraId="5BE94A8C" w14:textId="77777777" w:rsidR="00E05EAB" w:rsidRPr="00677150" w:rsidRDefault="00E05EAB" w:rsidP="00E05EAB">
            <w:pPr>
              <w:spacing w:line="240" w:lineRule="auto"/>
              <w:ind w:left="390"/>
              <w:rPr>
                <w:sz w:val="22"/>
                <w:lang w:val="en-US"/>
                <w:rPrChange w:id="7368" w:author="Huyen Tran Thu" w:date="2025-04-28T20:23:00Z" w16du:dateUtc="2025-04-28T13:23:00Z">
                  <w:rPr>
                    <w:szCs w:val="26"/>
                    <w:lang w:val="en-US"/>
                  </w:rPr>
                </w:rPrChange>
              </w:rPr>
            </w:pPr>
            <w:r w:rsidRPr="00677150">
              <w:rPr>
                <w:sz w:val="22"/>
                <w:lang w:val="en-US"/>
                <w:rPrChange w:id="7369" w:author="Huyen Tran Thu" w:date="2025-04-28T20:23:00Z" w16du:dateUtc="2025-04-28T13:23:00Z">
                  <w:rPr>
                    <w:szCs w:val="26"/>
                    <w:lang w:val="en-US"/>
                  </w:rPr>
                </w:rPrChange>
              </w:rPr>
              <w:t>7</w:t>
            </w:r>
          </w:p>
        </w:tc>
        <w:tc>
          <w:tcPr>
            <w:tcW w:w="2809" w:type="pct"/>
          </w:tcPr>
          <w:p w14:paraId="1FDDC6CF" w14:textId="77777777" w:rsidR="00E05EAB" w:rsidRPr="00677150" w:rsidRDefault="00E05EAB" w:rsidP="00E05EAB">
            <w:pPr>
              <w:spacing w:line="240" w:lineRule="auto"/>
              <w:ind w:left="390"/>
              <w:rPr>
                <w:sz w:val="22"/>
                <w:lang w:val="en-US"/>
                <w:rPrChange w:id="7370" w:author="Huyen Tran Thu" w:date="2025-04-28T20:23:00Z" w16du:dateUtc="2025-04-28T13:23:00Z">
                  <w:rPr>
                    <w:szCs w:val="26"/>
                    <w:lang w:val="en-US"/>
                  </w:rPr>
                </w:rPrChange>
              </w:rPr>
            </w:pPr>
            <w:r w:rsidRPr="00677150">
              <w:rPr>
                <w:sz w:val="22"/>
                <w:lang w:val="en-US"/>
                <w:rPrChange w:id="7371" w:author="Huyen Tran Thu" w:date="2025-04-28T20:23:00Z" w16du:dateUtc="2025-04-28T13:23:00Z">
                  <w:rPr>
                    <w:szCs w:val="26"/>
                    <w:lang w:val="en-US"/>
                  </w:rPr>
                </w:rPrChange>
              </w:rPr>
              <w:t xml:space="preserve">Nhựa và các thứ khác </w:t>
            </w:r>
          </w:p>
        </w:tc>
        <w:tc>
          <w:tcPr>
            <w:tcW w:w="1653" w:type="pct"/>
          </w:tcPr>
          <w:p w14:paraId="1A20C6E6" w14:textId="2F7C4F17" w:rsidR="00E05EAB" w:rsidRPr="00677150" w:rsidRDefault="00E05EAB" w:rsidP="00E05EAB">
            <w:pPr>
              <w:spacing w:line="240" w:lineRule="auto"/>
              <w:ind w:left="390"/>
              <w:jc w:val="right"/>
              <w:rPr>
                <w:sz w:val="22"/>
                <w:lang w:val="en-US"/>
                <w:rPrChange w:id="7372" w:author="Huyen Tran Thu" w:date="2025-04-28T20:23:00Z" w16du:dateUtc="2025-04-28T13:23:00Z">
                  <w:rPr>
                    <w:szCs w:val="26"/>
                    <w:lang w:val="en-US"/>
                  </w:rPr>
                </w:rPrChange>
              </w:rPr>
            </w:pPr>
            <w:ins w:id="7373" w:author="Thu Huyen Tran" w:date="2023-12-05T21:24:00Z">
              <w:r w:rsidRPr="00677150">
                <w:rPr>
                  <w:sz w:val="22"/>
                  <w:rPrChange w:id="7374" w:author="Huyen Tran Thu" w:date="2025-04-28T20:23:00Z" w16du:dateUtc="2025-04-28T13:23:00Z">
                    <w:rPr>
                      <w:szCs w:val="26"/>
                    </w:rPr>
                  </w:rPrChange>
                </w:rPr>
                <w:t>29,9</w:t>
              </w:r>
            </w:ins>
            <w:del w:id="7375" w:author="Thu Huyen Tran" w:date="2023-12-05T21:24:00Z">
              <w:r w:rsidRPr="00677150" w:rsidDel="009815DD">
                <w:rPr>
                  <w:sz w:val="22"/>
                  <w:rPrChange w:id="7376" w:author="Huyen Tran Thu" w:date="2025-04-28T20:23:00Z" w16du:dateUtc="2025-04-28T13:23:00Z">
                    <w:rPr>
                      <w:szCs w:val="26"/>
                    </w:rPr>
                  </w:rPrChange>
                </w:rPr>
                <w:delText>30</w:delText>
              </w:r>
            </w:del>
          </w:p>
        </w:tc>
      </w:tr>
    </w:tbl>
    <w:p w14:paraId="6ADE00B0" w14:textId="6CFD7948" w:rsidR="008C06AD" w:rsidRPr="009F4CF2" w:rsidRDefault="008C06AD" w:rsidP="009F4CF2">
      <w:pPr>
        <w:jc w:val="right"/>
        <w:rPr>
          <w:i/>
          <w:iCs/>
          <w:sz w:val="20"/>
          <w:szCs w:val="20"/>
        </w:rPr>
      </w:pPr>
      <w:bookmarkStart w:id="7377" w:name="_Hlk43124165"/>
      <w:bookmarkEnd w:id="7308"/>
      <w:r w:rsidRPr="009F4CF2">
        <w:rPr>
          <w:i/>
          <w:iCs/>
          <w:sz w:val="20"/>
          <w:szCs w:val="20"/>
        </w:rPr>
        <w:t>Nguồn: Tổng hợp từ Báo cáo hiện trạng môi trường của các tỉnh/thành phố của Việt Nam giai đoạn 2011 - 2015</w:t>
      </w:r>
      <w:bookmarkEnd w:id="7377"/>
      <w:r w:rsidRPr="009F4CF2">
        <w:rPr>
          <w:i/>
          <w:iCs/>
          <w:sz w:val="20"/>
          <w:szCs w:val="20"/>
        </w:rPr>
        <w:t xml:space="preserve"> </w:t>
      </w:r>
    </w:p>
    <w:p w14:paraId="7E53948F" w14:textId="7EF19BD1" w:rsidR="00DE43CB" w:rsidRDefault="00DE43CB" w:rsidP="00DE43CB">
      <w:pPr>
        <w:rPr>
          <w:ins w:id="7378" w:author="Huyen Tran Thu" w:date="2025-04-28T22:57:00Z" w16du:dateUtc="2025-04-28T15:57:00Z"/>
        </w:rPr>
      </w:pPr>
      <w:del w:id="7379" w:author="Thu Huyen Tran" w:date="2023-12-05T21:27:00Z">
        <w:r w:rsidDel="00E05EAB">
          <w:delText xml:space="preserve">Do không có số liệu cho giai đoạn 2017-2020, nên đã sử dụng các nguồn tham khảo và ý kiến của chuyên gia như sau: </w:delText>
        </w:r>
      </w:del>
      <w:ins w:id="7380" w:author="Thu Huyen Tran" w:date="2023-12-05T21:27:00Z">
        <w:r w:rsidR="00E05EAB">
          <w:t>Đối với giai đoạn từ năm 2014 -20</w:t>
        </w:r>
      </w:ins>
      <w:ins w:id="7381" w:author="Huyen Tran Thu" w:date="2025-04-28T20:21:00Z" w16du:dateUtc="2025-04-28T13:21:00Z">
        <w:r w:rsidR="00677150">
          <w:t>20</w:t>
        </w:r>
      </w:ins>
      <w:ins w:id="7382" w:author="Thu Huyen Tran" w:date="2023-12-05T21:27:00Z">
        <w:del w:id="7383" w:author="Huyen Tran Thu" w:date="2025-04-28T20:21:00Z" w16du:dateUtc="2025-04-28T13:21:00Z">
          <w:r w:rsidR="00E05EAB" w:rsidDel="00677150">
            <w:delText>18</w:delText>
          </w:r>
        </w:del>
        <w:r w:rsidR="00E05EAB">
          <w:t xml:space="preserve"> do có tổng lượng chất thải được </w:t>
        </w:r>
      </w:ins>
      <w:ins w:id="7384" w:author="Thu Huyen Tran" w:date="2023-12-05T21:28:00Z">
        <w:r w:rsidR="00E05EAB">
          <w:t xml:space="preserve">xử lý thu thập được nên đã ước tính dựa trên trung bình trọng số về tỷ lệ các loại chất thải và kết quả ước tính </w:t>
        </w:r>
        <w:del w:id="7385" w:author="Huyen Tran Thu" w:date="2025-04-28T20:21:00Z" w16du:dateUtc="2025-04-28T13:21:00Z">
          <w:r w:rsidR="00E05EAB" w:rsidDel="00677150">
            <w:delText>như sau:</w:delText>
          </w:r>
        </w:del>
      </w:ins>
      <w:ins w:id="7386" w:author="Huyen Tran Thu" w:date="2025-04-28T20:21:00Z" w16du:dateUtc="2025-04-28T13:21:00Z">
        <w:r w:rsidR="00677150">
          <w:t xml:space="preserve">như bảng dưới đây. Đối với năm 2021 và 2022, do không có dữ liệu nên đã ước tính tỷ lệ thành phần chất thải rắn bằng với năm 2020. </w:t>
        </w:r>
      </w:ins>
      <w:ins w:id="7387" w:author="Thu Huyen Tran" w:date="2023-12-05T21:28:00Z">
        <w:del w:id="7388" w:author="Huyen Tran Thu" w:date="2025-04-28T20:21:00Z" w16du:dateUtc="2025-04-28T13:21:00Z">
          <w:r w:rsidR="00E05EAB" w:rsidDel="00677150">
            <w:delText xml:space="preserve"> </w:delText>
          </w:r>
        </w:del>
      </w:ins>
    </w:p>
    <w:p w14:paraId="07BB92E1" w14:textId="0A6A8977" w:rsidR="00FD7EAF" w:rsidDel="00FD7EAF" w:rsidRDefault="003902CD">
      <w:pPr>
        <w:pStyle w:val="Caption"/>
        <w:rPr>
          <w:del w:id="7389" w:author="Huyen Tran Thu" w:date="2025-04-28T22:47:00Z" w16du:dateUtc="2025-04-28T15:47:00Z"/>
        </w:rPr>
        <w:pPrChange w:id="7390" w:author="Huyen Tran Thu" w:date="2025-04-28T22:57:00Z" w16du:dateUtc="2025-04-28T15:57:00Z">
          <w:pPr/>
        </w:pPrChange>
      </w:pPr>
      <w:bookmarkStart w:id="7391" w:name="_Toc196773795"/>
      <w:ins w:id="7392" w:author="Huyen Tran Thu" w:date="2025-04-28T22:57:00Z" w16du:dateUtc="2025-04-28T15:57:00Z">
        <w:r>
          <w:t xml:space="preserve">Bảng 1. </w:t>
        </w:r>
        <w:r>
          <w:rPr>
            <w:b w:val="0"/>
            <w:bCs w:val="0"/>
          </w:rPr>
          <w:fldChar w:fldCharType="begin"/>
        </w:r>
        <w:r>
          <w:instrText xml:space="preserve"> SEQ Bảng_1. \* ARABIC </w:instrText>
        </w:r>
      </w:ins>
      <w:r>
        <w:rPr>
          <w:b w:val="0"/>
          <w:bCs w:val="0"/>
        </w:rPr>
        <w:fldChar w:fldCharType="separate"/>
      </w:r>
      <w:ins w:id="7393" w:author="Huyen Tran Thu" w:date="2025-04-28T22:57:00Z" w16du:dateUtc="2025-04-28T15:57:00Z">
        <w:r>
          <w:rPr>
            <w:noProof/>
          </w:rPr>
          <w:t>14</w:t>
        </w:r>
        <w:r>
          <w:rPr>
            <w:b w:val="0"/>
            <w:bCs w:val="0"/>
          </w:rPr>
          <w:fldChar w:fldCharType="end"/>
        </w:r>
        <w:r>
          <w:t xml:space="preserve"> Thành phần chất thải trung bình giai đoạn 2014-2022</w:t>
        </w:r>
      </w:ins>
      <w:bookmarkEnd w:id="7391"/>
    </w:p>
    <w:p w14:paraId="67771E98" w14:textId="090D1174" w:rsidR="00DE43CB" w:rsidRDefault="00DE43CB" w:rsidP="003902CD">
      <w:pPr>
        <w:pStyle w:val="Caption"/>
        <w:rPr>
          <w:ins w:id="7394" w:author="Thu Huyen Tran" w:date="2023-12-05T21:29:00Z"/>
        </w:rPr>
      </w:pPr>
      <w:bookmarkStart w:id="7395" w:name="_Toc131781230"/>
      <w:bookmarkStart w:id="7396" w:name="_Toc152710020"/>
      <w:bookmarkStart w:id="7397" w:name="_Toc98923758"/>
      <w:del w:id="7398" w:author="Huyen Tran Thu" w:date="2025-04-28T22:47:00Z" w16du:dateUtc="2025-04-28T15:47:00Z">
        <w:r w:rsidDel="00FD7EAF">
          <w:delText xml:space="preserve">Bảng 1. </w:delText>
        </w:r>
        <w:r w:rsidDel="00FD7EAF">
          <w:fldChar w:fldCharType="begin"/>
        </w:r>
        <w:r w:rsidDel="00FD7EAF">
          <w:delInstrText xml:space="preserve"> SEQ Bảng_1. \* ARABIC </w:delInstrText>
        </w:r>
        <w:r w:rsidDel="00FD7EAF">
          <w:fldChar w:fldCharType="separate"/>
        </w:r>
        <w:r w:rsidR="007A3D0C" w:rsidDel="00FD7EAF">
          <w:rPr>
            <w:noProof/>
          </w:rPr>
          <w:delText>13</w:delText>
        </w:r>
        <w:r w:rsidDel="00FD7EAF">
          <w:fldChar w:fldCharType="end"/>
        </w:r>
        <w:r w:rsidDel="00FD7EAF">
          <w:delText xml:space="preserve">: </w:delText>
        </w:r>
      </w:del>
      <w:del w:id="7399" w:author="Huyen Tran Thu" w:date="2025-04-28T22:57:00Z" w16du:dateUtc="2025-04-28T15:57:00Z">
        <w:r w:rsidDel="003902CD">
          <w:delText>Thành phần chất thải trung bình giai đoạn 2017-20</w:delText>
        </w:r>
      </w:del>
      <w:bookmarkEnd w:id="7395"/>
      <w:ins w:id="7400" w:author="Thu Huyen Tran" w:date="2023-12-05T21:28:00Z">
        <w:del w:id="7401" w:author="Huyen Tran Thu" w:date="2025-04-28T22:57:00Z" w16du:dateUtc="2025-04-28T15:57:00Z">
          <w:r w:rsidR="00E05EAB" w:rsidDel="003902CD">
            <w:delText>2014-20</w:delText>
          </w:r>
        </w:del>
        <w:del w:id="7402" w:author="Huyen Tran Thu" w:date="2025-04-28T20:23:00Z" w16du:dateUtc="2025-04-28T13:23:00Z">
          <w:r w:rsidR="00E05EAB" w:rsidDel="00677150">
            <w:delText>18</w:delText>
          </w:r>
        </w:del>
      </w:ins>
      <w:bookmarkEnd w:id="7396"/>
      <w:del w:id="7403" w:author="Huyen Tran Thu" w:date="2023-03-28T19:50:00Z">
        <w:r w:rsidDel="00A428D9">
          <w:delText>20</w:delText>
        </w:r>
      </w:del>
      <w:bookmarkEnd w:id="7397"/>
    </w:p>
    <w:tbl>
      <w:tblPr>
        <w:tblW w:w="5000" w:type="pct"/>
        <w:tblLook w:val="04A0" w:firstRow="1" w:lastRow="0" w:firstColumn="1" w:lastColumn="0" w:noHBand="0" w:noVBand="1"/>
        <w:tblPrChange w:id="7404" w:author="Thu Huyen Tran" w:date="2023-12-05T21:31:00Z">
          <w:tblPr>
            <w:tblW w:w="5000" w:type="pct"/>
            <w:tblLook w:val="04A0" w:firstRow="1" w:lastRow="0" w:firstColumn="1" w:lastColumn="0" w:noHBand="0" w:noVBand="1"/>
          </w:tblPr>
        </w:tblPrChange>
      </w:tblPr>
      <w:tblGrid>
        <w:gridCol w:w="740"/>
        <w:gridCol w:w="1042"/>
        <w:gridCol w:w="1042"/>
        <w:gridCol w:w="1042"/>
        <w:gridCol w:w="1042"/>
        <w:gridCol w:w="1042"/>
        <w:gridCol w:w="1042"/>
        <w:gridCol w:w="1042"/>
        <w:gridCol w:w="1028"/>
        <w:tblGridChange w:id="7405">
          <w:tblGrid>
            <w:gridCol w:w="661"/>
            <w:gridCol w:w="79"/>
            <w:gridCol w:w="855"/>
            <w:gridCol w:w="187"/>
            <w:gridCol w:w="747"/>
            <w:gridCol w:w="295"/>
            <w:gridCol w:w="639"/>
            <w:gridCol w:w="403"/>
            <w:gridCol w:w="531"/>
            <w:gridCol w:w="511"/>
            <w:gridCol w:w="423"/>
            <w:gridCol w:w="619"/>
            <w:gridCol w:w="315"/>
            <w:gridCol w:w="727"/>
            <w:gridCol w:w="208"/>
            <w:gridCol w:w="834"/>
            <w:gridCol w:w="94"/>
            <w:gridCol w:w="934"/>
          </w:tblGrid>
        </w:tblGridChange>
      </w:tblGrid>
      <w:tr w:rsidR="00E05EAB" w:rsidRPr="00677150" w14:paraId="1258E1F2" w14:textId="77777777" w:rsidTr="00E05EAB">
        <w:trPr>
          <w:trHeight w:val="255"/>
          <w:ins w:id="7406" w:author="Thu Huyen Tran" w:date="2023-12-05T21:30:00Z"/>
          <w:trPrChange w:id="7407" w:author="Thu Huyen Tran" w:date="2023-12-05T21:31:00Z">
            <w:trPr>
              <w:gridAfter w:val="0"/>
              <w:trHeight w:val="255"/>
            </w:trPr>
          </w:trPrChange>
        </w:trPr>
        <w:tc>
          <w:tcPr>
            <w:tcW w:w="408" w:type="pct"/>
            <w:vMerge w:val="restart"/>
            <w:tcBorders>
              <w:top w:val="single" w:sz="4" w:space="0" w:color="auto"/>
              <w:left w:val="single" w:sz="4" w:space="0" w:color="auto"/>
              <w:bottom w:val="single" w:sz="4" w:space="0" w:color="000000"/>
              <w:right w:val="single" w:sz="4" w:space="0" w:color="auto"/>
            </w:tcBorders>
            <w:vAlign w:val="center"/>
            <w:hideMark/>
            <w:tcPrChange w:id="7408" w:author="Thu Huyen Tran" w:date="2023-12-05T21:31:00Z">
              <w:tcPr>
                <w:tcW w:w="315" w:type="pct"/>
                <w:vMerge w:val="restart"/>
                <w:tcBorders>
                  <w:top w:val="single" w:sz="4" w:space="0" w:color="auto"/>
                  <w:left w:val="single" w:sz="4" w:space="0" w:color="auto"/>
                  <w:bottom w:val="single" w:sz="4" w:space="0" w:color="000000"/>
                  <w:right w:val="single" w:sz="4" w:space="0" w:color="auto"/>
                </w:tcBorders>
                <w:shd w:val="clear" w:color="000000" w:fill="CCFFFF"/>
                <w:vAlign w:val="center"/>
                <w:hideMark/>
              </w:tcPr>
            </w:tcPrChange>
          </w:tcPr>
          <w:p w14:paraId="58EBA668" w14:textId="1849115F" w:rsidR="00E05EAB" w:rsidRPr="00677150" w:rsidRDefault="00E05EAB">
            <w:pPr>
              <w:spacing w:before="0" w:after="0"/>
              <w:jc w:val="center"/>
              <w:rPr>
                <w:ins w:id="7409" w:author="Thu Huyen Tran" w:date="2023-12-05T21:30:00Z"/>
                <w:rFonts w:eastAsia="Times New Roman"/>
                <w:sz w:val="22"/>
                <w:lang w:val="en-US"/>
                <w:rPrChange w:id="7410" w:author="Huyen Tran Thu" w:date="2025-04-28T20:23:00Z" w16du:dateUtc="2025-04-28T13:23:00Z">
                  <w:rPr>
                    <w:ins w:id="7411" w:author="Thu Huyen Tran" w:date="2023-12-05T21:30:00Z"/>
                    <w:rFonts w:ascii="Arial" w:eastAsia="Times New Roman" w:hAnsi="Arial" w:cs="Arial"/>
                    <w:sz w:val="20"/>
                    <w:szCs w:val="20"/>
                    <w:lang w:val="en-US"/>
                  </w:rPr>
                </w:rPrChange>
              </w:rPr>
              <w:pPrChange w:id="7412" w:author="Thu Huyen Tran" w:date="2023-12-05T21:31:00Z">
                <w:pPr>
                  <w:spacing w:before="0" w:after="0" w:line="240" w:lineRule="auto"/>
                  <w:jc w:val="center"/>
                </w:pPr>
              </w:pPrChange>
            </w:pPr>
            <w:ins w:id="7413" w:author="Thu Huyen Tran" w:date="2023-12-05T21:30:00Z">
              <w:r w:rsidRPr="00677150">
                <w:rPr>
                  <w:rFonts w:eastAsia="Times New Roman"/>
                  <w:sz w:val="22"/>
                  <w:lang w:val="en-US"/>
                  <w:rPrChange w:id="7414" w:author="Huyen Tran Thu" w:date="2025-04-28T20:23:00Z" w16du:dateUtc="2025-04-28T13:23:00Z">
                    <w:rPr>
                      <w:rFonts w:ascii="Arial" w:eastAsia="Times New Roman" w:hAnsi="Arial" w:cs="Arial"/>
                      <w:sz w:val="20"/>
                      <w:szCs w:val="20"/>
                      <w:lang w:val="en-US"/>
                    </w:rPr>
                  </w:rPrChange>
                </w:rPr>
                <w:t>Năm</w:t>
              </w:r>
            </w:ins>
          </w:p>
        </w:tc>
        <w:tc>
          <w:tcPr>
            <w:tcW w:w="4592" w:type="pct"/>
            <w:gridSpan w:val="8"/>
            <w:tcBorders>
              <w:top w:val="single" w:sz="4" w:space="0" w:color="auto"/>
              <w:left w:val="nil"/>
              <w:bottom w:val="single" w:sz="4" w:space="0" w:color="auto"/>
              <w:right w:val="single" w:sz="4" w:space="0" w:color="auto"/>
            </w:tcBorders>
            <w:noWrap/>
            <w:vAlign w:val="center"/>
            <w:hideMark/>
            <w:tcPrChange w:id="7415" w:author="Thu Huyen Tran" w:date="2023-12-05T21:31:00Z">
              <w:tcPr>
                <w:tcW w:w="4164" w:type="pct"/>
                <w:gridSpan w:val="16"/>
                <w:tcBorders>
                  <w:top w:val="single" w:sz="4" w:space="0" w:color="auto"/>
                  <w:left w:val="nil"/>
                  <w:bottom w:val="single" w:sz="4" w:space="0" w:color="auto"/>
                  <w:right w:val="single" w:sz="4" w:space="0" w:color="auto"/>
                </w:tcBorders>
                <w:shd w:val="clear" w:color="000000" w:fill="CCFFFF"/>
                <w:noWrap/>
                <w:vAlign w:val="center"/>
                <w:hideMark/>
              </w:tcPr>
            </w:tcPrChange>
          </w:tcPr>
          <w:p w14:paraId="54606D95" w14:textId="21E44C1D" w:rsidR="00E05EAB" w:rsidRPr="00677150" w:rsidRDefault="00E05EAB">
            <w:pPr>
              <w:spacing w:before="0" w:after="0"/>
              <w:jc w:val="center"/>
              <w:rPr>
                <w:ins w:id="7416" w:author="Thu Huyen Tran" w:date="2023-12-05T21:30:00Z"/>
                <w:rFonts w:eastAsia="Times New Roman"/>
                <w:sz w:val="22"/>
                <w:lang w:val="en-US"/>
                <w:rPrChange w:id="7417" w:author="Huyen Tran Thu" w:date="2025-04-28T20:23:00Z" w16du:dateUtc="2025-04-28T13:23:00Z">
                  <w:rPr>
                    <w:ins w:id="7418" w:author="Thu Huyen Tran" w:date="2023-12-05T21:30:00Z"/>
                    <w:rFonts w:ascii="Arial" w:eastAsia="Times New Roman" w:hAnsi="Arial" w:cs="Arial"/>
                    <w:sz w:val="20"/>
                    <w:szCs w:val="20"/>
                    <w:lang w:val="en-US"/>
                  </w:rPr>
                </w:rPrChange>
              </w:rPr>
              <w:pPrChange w:id="7419" w:author="Thu Huyen Tran" w:date="2023-12-05T21:31:00Z">
                <w:pPr>
                  <w:spacing w:before="0" w:after="0" w:line="240" w:lineRule="auto"/>
                  <w:jc w:val="center"/>
                </w:pPr>
              </w:pPrChange>
            </w:pPr>
            <w:ins w:id="7420" w:author="Thu Huyen Tran" w:date="2023-12-05T21:30:00Z">
              <w:r w:rsidRPr="00677150">
                <w:rPr>
                  <w:rFonts w:eastAsia="Times New Roman"/>
                  <w:sz w:val="22"/>
                  <w:lang w:val="en-US"/>
                  <w:rPrChange w:id="7421" w:author="Huyen Tran Thu" w:date="2025-04-28T20:23:00Z" w16du:dateUtc="2025-04-28T13:23:00Z">
                    <w:rPr>
                      <w:rFonts w:ascii="Arial" w:eastAsia="Times New Roman" w:hAnsi="Arial" w:cs="Arial"/>
                      <w:sz w:val="20"/>
                      <w:szCs w:val="20"/>
                      <w:lang w:val="en-US"/>
                    </w:rPr>
                  </w:rPrChange>
                </w:rPr>
                <w:t>Tỷ lệ thành phần chất thải rắn</w:t>
              </w:r>
            </w:ins>
          </w:p>
        </w:tc>
      </w:tr>
      <w:tr w:rsidR="00E05EAB" w:rsidRPr="00677150" w14:paraId="16476BF3" w14:textId="77777777" w:rsidTr="00E05EAB">
        <w:trPr>
          <w:trHeight w:val="255"/>
          <w:ins w:id="7422" w:author="Thu Huyen Tran" w:date="2023-12-05T21:30:00Z"/>
          <w:trPrChange w:id="7423" w:author="Thu Huyen Tran" w:date="2023-12-05T21:32:00Z">
            <w:trPr>
              <w:gridAfter w:val="0"/>
              <w:trHeight w:val="255"/>
            </w:trPr>
          </w:trPrChange>
        </w:trPr>
        <w:tc>
          <w:tcPr>
            <w:tcW w:w="408" w:type="pct"/>
            <w:vMerge/>
            <w:tcBorders>
              <w:top w:val="single" w:sz="4" w:space="0" w:color="auto"/>
              <w:left w:val="single" w:sz="4" w:space="0" w:color="auto"/>
              <w:bottom w:val="single" w:sz="4" w:space="0" w:color="000000"/>
              <w:right w:val="single" w:sz="4" w:space="0" w:color="auto"/>
            </w:tcBorders>
            <w:vAlign w:val="center"/>
            <w:hideMark/>
            <w:tcPrChange w:id="7424" w:author="Thu Huyen Tran" w:date="2023-12-05T21:32:00Z">
              <w:tcPr>
                <w:tcW w:w="315" w:type="pct"/>
                <w:vMerge/>
                <w:tcBorders>
                  <w:top w:val="single" w:sz="4" w:space="0" w:color="auto"/>
                  <w:left w:val="single" w:sz="4" w:space="0" w:color="auto"/>
                  <w:bottom w:val="single" w:sz="4" w:space="0" w:color="000000"/>
                  <w:right w:val="single" w:sz="4" w:space="0" w:color="auto"/>
                </w:tcBorders>
                <w:vAlign w:val="center"/>
                <w:hideMark/>
              </w:tcPr>
            </w:tcPrChange>
          </w:tcPr>
          <w:p w14:paraId="76E0BB35" w14:textId="77777777" w:rsidR="00E05EAB" w:rsidRPr="00677150" w:rsidRDefault="00E05EAB">
            <w:pPr>
              <w:spacing w:before="0" w:after="0"/>
              <w:jc w:val="left"/>
              <w:rPr>
                <w:ins w:id="7425" w:author="Thu Huyen Tran" w:date="2023-12-05T21:30:00Z"/>
                <w:rFonts w:eastAsia="Times New Roman"/>
                <w:sz w:val="22"/>
                <w:lang w:val="en-US"/>
                <w:rPrChange w:id="7426" w:author="Huyen Tran Thu" w:date="2025-04-28T20:23:00Z" w16du:dateUtc="2025-04-28T13:23:00Z">
                  <w:rPr>
                    <w:ins w:id="7427" w:author="Thu Huyen Tran" w:date="2023-12-05T21:30:00Z"/>
                    <w:rFonts w:ascii="Arial" w:eastAsia="Times New Roman" w:hAnsi="Arial" w:cs="Arial"/>
                    <w:sz w:val="20"/>
                    <w:szCs w:val="20"/>
                    <w:lang w:val="en-US"/>
                  </w:rPr>
                </w:rPrChange>
              </w:rPr>
              <w:pPrChange w:id="7428" w:author="Thu Huyen Tran" w:date="2023-12-05T21:31:00Z">
                <w:pPr>
                  <w:spacing w:before="0" w:after="0" w:line="240" w:lineRule="auto"/>
                  <w:jc w:val="left"/>
                </w:pPr>
              </w:pPrChange>
            </w:pPr>
          </w:p>
        </w:tc>
        <w:tc>
          <w:tcPr>
            <w:tcW w:w="575" w:type="pct"/>
            <w:tcBorders>
              <w:top w:val="nil"/>
              <w:left w:val="nil"/>
              <w:bottom w:val="single" w:sz="4" w:space="0" w:color="auto"/>
              <w:right w:val="single" w:sz="4" w:space="0" w:color="auto"/>
            </w:tcBorders>
            <w:vAlign w:val="center"/>
            <w:hideMark/>
            <w:tcPrChange w:id="7429"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4F13A784" w14:textId="0C7EC864" w:rsidR="00E05EAB" w:rsidRPr="00677150" w:rsidRDefault="00E05EAB">
            <w:pPr>
              <w:spacing w:before="0" w:after="0"/>
              <w:jc w:val="center"/>
              <w:rPr>
                <w:ins w:id="7430" w:author="Thu Huyen Tran" w:date="2023-12-05T21:30:00Z"/>
                <w:rFonts w:eastAsia="Times New Roman"/>
                <w:sz w:val="22"/>
                <w:lang w:val="en-US"/>
                <w:rPrChange w:id="7431" w:author="Huyen Tran Thu" w:date="2025-04-28T20:23:00Z" w16du:dateUtc="2025-04-28T13:23:00Z">
                  <w:rPr>
                    <w:ins w:id="7432" w:author="Thu Huyen Tran" w:date="2023-12-05T21:30:00Z"/>
                    <w:rFonts w:ascii="Arial" w:eastAsia="Times New Roman" w:hAnsi="Arial" w:cs="Arial"/>
                    <w:sz w:val="20"/>
                    <w:szCs w:val="20"/>
                    <w:lang w:val="en-US"/>
                  </w:rPr>
                </w:rPrChange>
              </w:rPr>
              <w:pPrChange w:id="7433" w:author="Thu Huyen Tran" w:date="2023-12-05T21:31:00Z">
                <w:pPr>
                  <w:spacing w:before="0" w:after="0" w:line="240" w:lineRule="auto"/>
                  <w:jc w:val="center"/>
                </w:pPr>
              </w:pPrChange>
            </w:pPr>
            <w:ins w:id="7434" w:author="Thu Huyen Tran" w:date="2023-12-05T21:30:00Z">
              <w:r w:rsidRPr="00677150">
                <w:rPr>
                  <w:sz w:val="22"/>
                  <w:rPrChange w:id="7435" w:author="Huyen Tran Thu" w:date="2025-04-28T20:23:00Z" w16du:dateUtc="2025-04-28T13:23:00Z">
                    <w:rPr>
                      <w:szCs w:val="26"/>
                    </w:rPr>
                  </w:rPrChange>
                </w:rPr>
                <w:t>Thức ăn, chất hữu cơ</w:t>
              </w:r>
            </w:ins>
          </w:p>
        </w:tc>
        <w:tc>
          <w:tcPr>
            <w:tcW w:w="575" w:type="pct"/>
            <w:tcBorders>
              <w:top w:val="nil"/>
              <w:left w:val="nil"/>
              <w:bottom w:val="single" w:sz="4" w:space="0" w:color="auto"/>
              <w:right w:val="single" w:sz="4" w:space="0" w:color="auto"/>
            </w:tcBorders>
            <w:vAlign w:val="center"/>
            <w:hideMark/>
            <w:tcPrChange w:id="7436"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400E43E0" w14:textId="190C2D01" w:rsidR="00E05EAB" w:rsidRPr="00677150" w:rsidRDefault="00E05EAB">
            <w:pPr>
              <w:spacing w:before="0" w:after="0"/>
              <w:jc w:val="center"/>
              <w:rPr>
                <w:ins w:id="7437" w:author="Thu Huyen Tran" w:date="2023-12-05T21:30:00Z"/>
                <w:rFonts w:eastAsia="Times New Roman"/>
                <w:sz w:val="22"/>
                <w:lang w:val="en-US"/>
                <w:rPrChange w:id="7438" w:author="Huyen Tran Thu" w:date="2025-04-28T20:23:00Z" w16du:dateUtc="2025-04-28T13:23:00Z">
                  <w:rPr>
                    <w:ins w:id="7439" w:author="Thu Huyen Tran" w:date="2023-12-05T21:30:00Z"/>
                    <w:rFonts w:ascii="Arial" w:eastAsia="Times New Roman" w:hAnsi="Arial" w:cs="Arial"/>
                    <w:sz w:val="20"/>
                    <w:szCs w:val="20"/>
                    <w:lang w:val="en-US"/>
                  </w:rPr>
                </w:rPrChange>
              </w:rPr>
              <w:pPrChange w:id="7440" w:author="Thu Huyen Tran" w:date="2023-12-05T21:31:00Z">
                <w:pPr>
                  <w:spacing w:before="0" w:after="0" w:line="240" w:lineRule="auto"/>
                  <w:jc w:val="center"/>
                </w:pPr>
              </w:pPrChange>
            </w:pPr>
            <w:ins w:id="7441" w:author="Thu Huyen Tran" w:date="2023-12-05T21:30:00Z">
              <w:r w:rsidRPr="00677150">
                <w:rPr>
                  <w:sz w:val="22"/>
                  <w:rPrChange w:id="7442" w:author="Huyen Tran Thu" w:date="2025-04-28T20:23:00Z" w16du:dateUtc="2025-04-28T13:23:00Z">
                    <w:rPr>
                      <w:szCs w:val="26"/>
                    </w:rPr>
                  </w:rPrChange>
                </w:rPr>
                <w:t>Cây cối</w:t>
              </w:r>
            </w:ins>
          </w:p>
        </w:tc>
        <w:tc>
          <w:tcPr>
            <w:tcW w:w="575" w:type="pct"/>
            <w:tcBorders>
              <w:top w:val="nil"/>
              <w:left w:val="nil"/>
              <w:bottom w:val="single" w:sz="4" w:space="0" w:color="auto"/>
              <w:right w:val="single" w:sz="4" w:space="0" w:color="auto"/>
            </w:tcBorders>
            <w:vAlign w:val="center"/>
            <w:hideMark/>
            <w:tcPrChange w:id="7443"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7E4EC8CE" w14:textId="61A341CB" w:rsidR="00E05EAB" w:rsidRPr="00677150" w:rsidRDefault="00E05EAB">
            <w:pPr>
              <w:spacing w:before="0" w:after="0"/>
              <w:jc w:val="center"/>
              <w:rPr>
                <w:ins w:id="7444" w:author="Thu Huyen Tran" w:date="2023-12-05T21:30:00Z"/>
                <w:rFonts w:eastAsia="Times New Roman"/>
                <w:sz w:val="22"/>
                <w:lang w:val="en-US"/>
                <w:rPrChange w:id="7445" w:author="Huyen Tran Thu" w:date="2025-04-28T20:23:00Z" w16du:dateUtc="2025-04-28T13:23:00Z">
                  <w:rPr>
                    <w:ins w:id="7446" w:author="Thu Huyen Tran" w:date="2023-12-05T21:30:00Z"/>
                    <w:rFonts w:ascii="Arial" w:eastAsia="Times New Roman" w:hAnsi="Arial" w:cs="Arial"/>
                    <w:sz w:val="20"/>
                    <w:szCs w:val="20"/>
                    <w:lang w:val="en-US"/>
                  </w:rPr>
                </w:rPrChange>
              </w:rPr>
              <w:pPrChange w:id="7447" w:author="Thu Huyen Tran" w:date="2023-12-05T21:31:00Z">
                <w:pPr>
                  <w:spacing w:before="0" w:after="0" w:line="240" w:lineRule="auto"/>
                  <w:jc w:val="center"/>
                </w:pPr>
              </w:pPrChange>
            </w:pPr>
            <w:ins w:id="7448" w:author="Thu Huyen Tran" w:date="2023-12-05T21:30:00Z">
              <w:r w:rsidRPr="00677150">
                <w:rPr>
                  <w:sz w:val="22"/>
                  <w:rPrChange w:id="7449" w:author="Huyen Tran Thu" w:date="2025-04-28T20:23:00Z" w16du:dateUtc="2025-04-28T13:23:00Z">
                    <w:rPr>
                      <w:szCs w:val="26"/>
                    </w:rPr>
                  </w:rPrChange>
                </w:rPr>
                <w:t>Giấy</w:t>
              </w:r>
            </w:ins>
          </w:p>
        </w:tc>
        <w:tc>
          <w:tcPr>
            <w:tcW w:w="575" w:type="pct"/>
            <w:tcBorders>
              <w:top w:val="nil"/>
              <w:left w:val="nil"/>
              <w:bottom w:val="single" w:sz="4" w:space="0" w:color="auto"/>
              <w:right w:val="single" w:sz="4" w:space="0" w:color="auto"/>
            </w:tcBorders>
            <w:vAlign w:val="center"/>
            <w:hideMark/>
            <w:tcPrChange w:id="7450"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2F7A7E46" w14:textId="652F3F27" w:rsidR="00E05EAB" w:rsidRPr="00677150" w:rsidRDefault="00E05EAB">
            <w:pPr>
              <w:spacing w:before="0" w:after="0"/>
              <w:jc w:val="center"/>
              <w:rPr>
                <w:ins w:id="7451" w:author="Thu Huyen Tran" w:date="2023-12-05T21:30:00Z"/>
                <w:rFonts w:eastAsia="Times New Roman"/>
                <w:sz w:val="22"/>
                <w:lang w:val="en-US"/>
                <w:rPrChange w:id="7452" w:author="Huyen Tran Thu" w:date="2025-04-28T20:23:00Z" w16du:dateUtc="2025-04-28T13:23:00Z">
                  <w:rPr>
                    <w:ins w:id="7453" w:author="Thu Huyen Tran" w:date="2023-12-05T21:30:00Z"/>
                    <w:rFonts w:ascii="Arial" w:eastAsia="Times New Roman" w:hAnsi="Arial" w:cs="Arial"/>
                    <w:sz w:val="20"/>
                    <w:szCs w:val="20"/>
                    <w:lang w:val="en-US"/>
                  </w:rPr>
                </w:rPrChange>
              </w:rPr>
              <w:pPrChange w:id="7454" w:author="Thu Huyen Tran" w:date="2023-12-05T21:31:00Z">
                <w:pPr>
                  <w:spacing w:before="0" w:after="0" w:line="240" w:lineRule="auto"/>
                  <w:jc w:val="center"/>
                </w:pPr>
              </w:pPrChange>
            </w:pPr>
            <w:ins w:id="7455" w:author="Thu Huyen Tran" w:date="2023-12-05T21:30:00Z">
              <w:r w:rsidRPr="00677150">
                <w:rPr>
                  <w:sz w:val="22"/>
                  <w:rPrChange w:id="7456" w:author="Huyen Tran Thu" w:date="2025-04-28T20:23:00Z" w16du:dateUtc="2025-04-28T13:23:00Z">
                    <w:rPr>
                      <w:szCs w:val="26"/>
                    </w:rPr>
                  </w:rPrChange>
                </w:rPr>
                <w:t>Gỗ</w:t>
              </w:r>
            </w:ins>
          </w:p>
        </w:tc>
        <w:tc>
          <w:tcPr>
            <w:tcW w:w="575" w:type="pct"/>
            <w:tcBorders>
              <w:top w:val="nil"/>
              <w:left w:val="nil"/>
              <w:bottom w:val="single" w:sz="4" w:space="0" w:color="auto"/>
              <w:right w:val="single" w:sz="4" w:space="0" w:color="auto"/>
            </w:tcBorders>
            <w:vAlign w:val="center"/>
            <w:hideMark/>
            <w:tcPrChange w:id="7457"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094B0B97" w14:textId="4B3A501D" w:rsidR="00E05EAB" w:rsidRPr="00677150" w:rsidRDefault="00E05EAB">
            <w:pPr>
              <w:spacing w:before="0" w:after="0"/>
              <w:jc w:val="center"/>
              <w:rPr>
                <w:ins w:id="7458" w:author="Thu Huyen Tran" w:date="2023-12-05T21:30:00Z"/>
                <w:rFonts w:eastAsia="Times New Roman"/>
                <w:sz w:val="22"/>
                <w:lang w:val="en-US"/>
                <w:rPrChange w:id="7459" w:author="Huyen Tran Thu" w:date="2025-04-28T20:23:00Z" w16du:dateUtc="2025-04-28T13:23:00Z">
                  <w:rPr>
                    <w:ins w:id="7460" w:author="Thu Huyen Tran" w:date="2023-12-05T21:30:00Z"/>
                    <w:rFonts w:ascii="Arial" w:eastAsia="Times New Roman" w:hAnsi="Arial" w:cs="Arial"/>
                    <w:sz w:val="20"/>
                    <w:szCs w:val="20"/>
                    <w:lang w:val="en-US"/>
                  </w:rPr>
                </w:rPrChange>
              </w:rPr>
              <w:pPrChange w:id="7461" w:author="Thu Huyen Tran" w:date="2023-12-05T21:31:00Z">
                <w:pPr>
                  <w:spacing w:before="0" w:after="0" w:line="240" w:lineRule="auto"/>
                  <w:jc w:val="center"/>
                </w:pPr>
              </w:pPrChange>
            </w:pPr>
            <w:ins w:id="7462" w:author="Thu Huyen Tran" w:date="2023-12-05T21:30:00Z">
              <w:r w:rsidRPr="00677150">
                <w:rPr>
                  <w:sz w:val="22"/>
                  <w:rPrChange w:id="7463" w:author="Huyen Tran Thu" w:date="2025-04-28T20:23:00Z" w16du:dateUtc="2025-04-28T13:23:00Z">
                    <w:rPr>
                      <w:szCs w:val="26"/>
                    </w:rPr>
                  </w:rPrChange>
                </w:rPr>
                <w:t>Dệt may</w:t>
              </w:r>
            </w:ins>
          </w:p>
        </w:tc>
        <w:tc>
          <w:tcPr>
            <w:tcW w:w="575" w:type="pct"/>
            <w:tcBorders>
              <w:top w:val="nil"/>
              <w:left w:val="nil"/>
              <w:bottom w:val="single" w:sz="4" w:space="0" w:color="auto"/>
              <w:right w:val="single" w:sz="4" w:space="0" w:color="auto"/>
            </w:tcBorders>
            <w:vAlign w:val="center"/>
            <w:hideMark/>
            <w:tcPrChange w:id="7464"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1F085043" w14:textId="270DF60B" w:rsidR="00E05EAB" w:rsidRPr="00677150" w:rsidRDefault="00E05EAB">
            <w:pPr>
              <w:spacing w:before="0" w:after="0"/>
              <w:jc w:val="center"/>
              <w:rPr>
                <w:ins w:id="7465" w:author="Thu Huyen Tran" w:date="2023-12-05T21:30:00Z"/>
                <w:rFonts w:eastAsia="Times New Roman"/>
                <w:sz w:val="22"/>
                <w:lang w:val="en-US"/>
                <w:rPrChange w:id="7466" w:author="Huyen Tran Thu" w:date="2025-04-28T20:23:00Z" w16du:dateUtc="2025-04-28T13:23:00Z">
                  <w:rPr>
                    <w:ins w:id="7467" w:author="Thu Huyen Tran" w:date="2023-12-05T21:30:00Z"/>
                    <w:rFonts w:ascii="Arial" w:eastAsia="Times New Roman" w:hAnsi="Arial" w:cs="Arial"/>
                    <w:sz w:val="20"/>
                    <w:szCs w:val="20"/>
                    <w:lang w:val="en-US"/>
                  </w:rPr>
                </w:rPrChange>
              </w:rPr>
              <w:pPrChange w:id="7468" w:author="Thu Huyen Tran" w:date="2023-12-05T21:31:00Z">
                <w:pPr>
                  <w:spacing w:before="0" w:after="0" w:line="240" w:lineRule="auto"/>
                  <w:jc w:val="center"/>
                </w:pPr>
              </w:pPrChange>
            </w:pPr>
            <w:ins w:id="7469" w:author="Thu Huyen Tran" w:date="2023-12-05T21:30:00Z">
              <w:r w:rsidRPr="00677150">
                <w:rPr>
                  <w:sz w:val="22"/>
                  <w:lang w:val="en-US"/>
                  <w:rPrChange w:id="7470" w:author="Huyen Tran Thu" w:date="2025-04-28T20:23:00Z" w16du:dateUtc="2025-04-28T13:23:00Z">
                    <w:rPr>
                      <w:szCs w:val="26"/>
                      <w:lang w:val="en-US"/>
                    </w:rPr>
                  </w:rPrChange>
                </w:rPr>
                <w:t>Tã lót</w:t>
              </w:r>
            </w:ins>
          </w:p>
        </w:tc>
        <w:tc>
          <w:tcPr>
            <w:tcW w:w="575" w:type="pct"/>
            <w:tcBorders>
              <w:top w:val="nil"/>
              <w:left w:val="nil"/>
              <w:bottom w:val="single" w:sz="4" w:space="0" w:color="auto"/>
              <w:right w:val="single" w:sz="4" w:space="0" w:color="auto"/>
            </w:tcBorders>
            <w:vAlign w:val="center"/>
            <w:hideMark/>
            <w:tcPrChange w:id="7471"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1CFBDADB" w14:textId="2510E479" w:rsidR="00E05EAB" w:rsidRPr="00677150" w:rsidRDefault="00E05EAB">
            <w:pPr>
              <w:spacing w:before="0" w:after="0"/>
              <w:jc w:val="center"/>
              <w:rPr>
                <w:ins w:id="7472" w:author="Thu Huyen Tran" w:date="2023-12-05T21:30:00Z"/>
                <w:rFonts w:eastAsia="Times New Roman"/>
                <w:sz w:val="22"/>
                <w:lang w:val="en-US"/>
                <w:rPrChange w:id="7473" w:author="Huyen Tran Thu" w:date="2025-04-28T20:23:00Z" w16du:dateUtc="2025-04-28T13:23:00Z">
                  <w:rPr>
                    <w:ins w:id="7474" w:author="Thu Huyen Tran" w:date="2023-12-05T21:30:00Z"/>
                    <w:rFonts w:ascii="Arial" w:eastAsia="Times New Roman" w:hAnsi="Arial" w:cs="Arial"/>
                    <w:sz w:val="20"/>
                    <w:szCs w:val="20"/>
                    <w:lang w:val="en-US"/>
                  </w:rPr>
                </w:rPrChange>
              </w:rPr>
              <w:pPrChange w:id="7475" w:author="Thu Huyen Tran" w:date="2023-12-05T21:31:00Z">
                <w:pPr>
                  <w:spacing w:before="0" w:after="0" w:line="240" w:lineRule="auto"/>
                  <w:jc w:val="center"/>
                </w:pPr>
              </w:pPrChange>
            </w:pPr>
            <w:ins w:id="7476" w:author="Thu Huyen Tran" w:date="2023-12-05T21:30:00Z">
              <w:r w:rsidRPr="00677150">
                <w:rPr>
                  <w:sz w:val="22"/>
                  <w:lang w:val="en-US"/>
                  <w:rPrChange w:id="7477" w:author="Huyen Tran Thu" w:date="2025-04-28T20:23:00Z" w16du:dateUtc="2025-04-28T13:23:00Z">
                    <w:rPr>
                      <w:szCs w:val="26"/>
                      <w:lang w:val="en-US"/>
                    </w:rPr>
                  </w:rPrChange>
                </w:rPr>
                <w:t>Nhựa và các thứ khác</w:t>
              </w:r>
            </w:ins>
          </w:p>
        </w:tc>
        <w:tc>
          <w:tcPr>
            <w:tcW w:w="567" w:type="pct"/>
            <w:tcBorders>
              <w:top w:val="nil"/>
              <w:left w:val="nil"/>
              <w:bottom w:val="single" w:sz="4" w:space="0" w:color="auto"/>
              <w:right w:val="single" w:sz="4" w:space="0" w:color="auto"/>
            </w:tcBorders>
            <w:vAlign w:val="center"/>
            <w:hideMark/>
            <w:tcPrChange w:id="7478"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0507C619" w14:textId="2FC0307A" w:rsidR="00E05EAB" w:rsidRPr="00677150" w:rsidRDefault="00E05EAB">
            <w:pPr>
              <w:spacing w:before="0" w:after="0"/>
              <w:jc w:val="center"/>
              <w:rPr>
                <w:ins w:id="7479" w:author="Thu Huyen Tran" w:date="2023-12-05T21:30:00Z"/>
                <w:rFonts w:eastAsia="Times New Roman"/>
                <w:sz w:val="22"/>
                <w:lang w:val="en-US"/>
                <w:rPrChange w:id="7480" w:author="Huyen Tran Thu" w:date="2025-04-28T20:23:00Z" w16du:dateUtc="2025-04-28T13:23:00Z">
                  <w:rPr>
                    <w:ins w:id="7481" w:author="Thu Huyen Tran" w:date="2023-12-05T21:30:00Z"/>
                    <w:rFonts w:ascii="Arial" w:eastAsia="Times New Roman" w:hAnsi="Arial" w:cs="Arial"/>
                    <w:sz w:val="20"/>
                    <w:szCs w:val="20"/>
                    <w:lang w:val="en-US"/>
                  </w:rPr>
                </w:rPrChange>
              </w:rPr>
              <w:pPrChange w:id="7482" w:author="Thu Huyen Tran" w:date="2023-12-05T21:31:00Z">
                <w:pPr>
                  <w:spacing w:before="0" w:after="0" w:line="240" w:lineRule="auto"/>
                  <w:jc w:val="center"/>
                </w:pPr>
              </w:pPrChange>
            </w:pPr>
            <w:ins w:id="7483" w:author="Thu Huyen Tran" w:date="2023-12-05T21:31:00Z">
              <w:r w:rsidRPr="00677150">
                <w:rPr>
                  <w:rFonts w:eastAsia="Times New Roman"/>
                  <w:sz w:val="22"/>
                  <w:lang w:val="en-US"/>
                  <w:rPrChange w:id="7484" w:author="Huyen Tran Thu" w:date="2025-04-28T20:23:00Z" w16du:dateUtc="2025-04-28T13:23:00Z">
                    <w:rPr>
                      <w:rFonts w:ascii="Arial" w:eastAsia="Times New Roman" w:hAnsi="Arial" w:cs="Arial"/>
                      <w:sz w:val="20"/>
                      <w:szCs w:val="20"/>
                      <w:lang w:val="en-US"/>
                    </w:rPr>
                  </w:rPrChange>
                </w:rPr>
                <w:t>Tổng</w:t>
              </w:r>
            </w:ins>
          </w:p>
        </w:tc>
      </w:tr>
      <w:tr w:rsidR="00E05EAB" w:rsidRPr="00677150" w14:paraId="3D302722" w14:textId="77777777" w:rsidTr="00E05EAB">
        <w:trPr>
          <w:trHeight w:val="255"/>
          <w:ins w:id="7485" w:author="Thu Huyen Tran" w:date="2023-12-05T21:30:00Z"/>
          <w:trPrChange w:id="7486" w:author="Thu Huyen Tran" w:date="2023-12-05T21:32:00Z">
            <w:trPr>
              <w:gridAfter w:val="0"/>
              <w:trHeight w:val="255"/>
            </w:trPr>
          </w:trPrChange>
        </w:trPr>
        <w:tc>
          <w:tcPr>
            <w:tcW w:w="408" w:type="pct"/>
            <w:vMerge/>
            <w:tcBorders>
              <w:top w:val="single" w:sz="4" w:space="0" w:color="auto"/>
              <w:left w:val="single" w:sz="4" w:space="0" w:color="auto"/>
              <w:bottom w:val="single" w:sz="4" w:space="0" w:color="000000"/>
              <w:right w:val="single" w:sz="4" w:space="0" w:color="auto"/>
            </w:tcBorders>
            <w:vAlign w:val="center"/>
            <w:hideMark/>
            <w:tcPrChange w:id="7487" w:author="Thu Huyen Tran" w:date="2023-12-05T21:32:00Z">
              <w:tcPr>
                <w:tcW w:w="315" w:type="pct"/>
                <w:vMerge/>
                <w:tcBorders>
                  <w:top w:val="single" w:sz="4" w:space="0" w:color="auto"/>
                  <w:left w:val="single" w:sz="4" w:space="0" w:color="auto"/>
                  <w:bottom w:val="single" w:sz="4" w:space="0" w:color="000000"/>
                  <w:right w:val="single" w:sz="4" w:space="0" w:color="auto"/>
                </w:tcBorders>
                <w:vAlign w:val="center"/>
                <w:hideMark/>
              </w:tcPr>
            </w:tcPrChange>
          </w:tcPr>
          <w:p w14:paraId="4D050BF7" w14:textId="77777777" w:rsidR="00E05EAB" w:rsidRPr="00677150" w:rsidRDefault="00E05EAB">
            <w:pPr>
              <w:spacing w:before="0" w:after="0"/>
              <w:jc w:val="left"/>
              <w:rPr>
                <w:ins w:id="7488" w:author="Thu Huyen Tran" w:date="2023-12-05T21:30:00Z"/>
                <w:rFonts w:eastAsia="Times New Roman"/>
                <w:sz w:val="22"/>
                <w:lang w:val="en-US"/>
                <w:rPrChange w:id="7489" w:author="Huyen Tran Thu" w:date="2025-04-28T20:23:00Z" w16du:dateUtc="2025-04-28T13:23:00Z">
                  <w:rPr>
                    <w:ins w:id="7490" w:author="Thu Huyen Tran" w:date="2023-12-05T21:30:00Z"/>
                    <w:rFonts w:ascii="Arial" w:eastAsia="Times New Roman" w:hAnsi="Arial" w:cs="Arial"/>
                    <w:sz w:val="20"/>
                    <w:szCs w:val="20"/>
                    <w:lang w:val="en-US"/>
                  </w:rPr>
                </w:rPrChange>
              </w:rPr>
              <w:pPrChange w:id="7491" w:author="Thu Huyen Tran" w:date="2023-12-05T21:31:00Z">
                <w:pPr>
                  <w:spacing w:before="0" w:after="0" w:line="240" w:lineRule="auto"/>
                  <w:jc w:val="left"/>
                </w:pPr>
              </w:pPrChange>
            </w:pPr>
          </w:p>
        </w:tc>
        <w:tc>
          <w:tcPr>
            <w:tcW w:w="575" w:type="pct"/>
            <w:tcBorders>
              <w:top w:val="nil"/>
              <w:left w:val="nil"/>
              <w:bottom w:val="single" w:sz="4" w:space="0" w:color="auto"/>
              <w:right w:val="single" w:sz="4" w:space="0" w:color="auto"/>
            </w:tcBorders>
            <w:vAlign w:val="center"/>
            <w:hideMark/>
            <w:tcPrChange w:id="7492"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482E7537" w14:textId="77777777" w:rsidR="00E05EAB" w:rsidRPr="00677150" w:rsidRDefault="00E05EAB">
            <w:pPr>
              <w:spacing w:before="0" w:after="0"/>
              <w:jc w:val="center"/>
              <w:rPr>
                <w:ins w:id="7493" w:author="Thu Huyen Tran" w:date="2023-12-05T21:30:00Z"/>
                <w:rFonts w:eastAsia="Times New Roman"/>
                <w:sz w:val="22"/>
                <w:lang w:val="en-US"/>
                <w:rPrChange w:id="7494" w:author="Huyen Tran Thu" w:date="2025-04-28T20:23:00Z" w16du:dateUtc="2025-04-28T13:23:00Z">
                  <w:rPr>
                    <w:ins w:id="7495" w:author="Thu Huyen Tran" w:date="2023-12-05T21:30:00Z"/>
                    <w:rFonts w:ascii="Arial" w:eastAsia="Times New Roman" w:hAnsi="Arial" w:cs="Arial"/>
                    <w:sz w:val="20"/>
                    <w:szCs w:val="20"/>
                    <w:lang w:val="en-US"/>
                  </w:rPr>
                </w:rPrChange>
              </w:rPr>
              <w:pPrChange w:id="7496" w:author="Thu Huyen Tran" w:date="2023-12-05T21:31:00Z">
                <w:pPr>
                  <w:spacing w:before="0" w:after="0" w:line="240" w:lineRule="auto"/>
                  <w:jc w:val="center"/>
                </w:pPr>
              </w:pPrChange>
            </w:pPr>
            <w:ins w:id="7497" w:author="Thu Huyen Tran" w:date="2023-12-05T21:30:00Z">
              <w:r w:rsidRPr="00677150">
                <w:rPr>
                  <w:rFonts w:eastAsia="Times New Roman"/>
                  <w:sz w:val="22"/>
                  <w:lang w:val="en-US"/>
                  <w:rPrChange w:id="7498" w:author="Huyen Tran Thu" w:date="2025-04-28T20:23:00Z" w16du:dateUtc="2025-04-28T13:23:00Z">
                    <w:rPr>
                      <w:rFonts w:ascii="Arial" w:eastAsia="Times New Roman" w:hAnsi="Arial" w:cs="Arial"/>
                      <w:sz w:val="20"/>
                      <w:szCs w:val="20"/>
                      <w:lang w:val="en-US"/>
                    </w:rPr>
                  </w:rPrChange>
                </w:rPr>
                <w:t>%</w:t>
              </w:r>
            </w:ins>
          </w:p>
        </w:tc>
        <w:tc>
          <w:tcPr>
            <w:tcW w:w="575" w:type="pct"/>
            <w:tcBorders>
              <w:top w:val="nil"/>
              <w:left w:val="nil"/>
              <w:bottom w:val="single" w:sz="4" w:space="0" w:color="auto"/>
              <w:right w:val="single" w:sz="4" w:space="0" w:color="auto"/>
            </w:tcBorders>
            <w:vAlign w:val="center"/>
            <w:hideMark/>
            <w:tcPrChange w:id="7499"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39538C88" w14:textId="77777777" w:rsidR="00E05EAB" w:rsidRPr="00677150" w:rsidRDefault="00E05EAB">
            <w:pPr>
              <w:spacing w:before="0" w:after="0"/>
              <w:jc w:val="center"/>
              <w:rPr>
                <w:ins w:id="7500" w:author="Thu Huyen Tran" w:date="2023-12-05T21:30:00Z"/>
                <w:rFonts w:eastAsia="Times New Roman"/>
                <w:sz w:val="22"/>
                <w:lang w:val="en-US"/>
                <w:rPrChange w:id="7501" w:author="Huyen Tran Thu" w:date="2025-04-28T20:23:00Z" w16du:dateUtc="2025-04-28T13:23:00Z">
                  <w:rPr>
                    <w:ins w:id="7502" w:author="Thu Huyen Tran" w:date="2023-12-05T21:30:00Z"/>
                    <w:rFonts w:ascii="Arial" w:eastAsia="Times New Roman" w:hAnsi="Arial" w:cs="Arial"/>
                    <w:sz w:val="20"/>
                    <w:szCs w:val="20"/>
                    <w:lang w:val="en-US"/>
                  </w:rPr>
                </w:rPrChange>
              </w:rPr>
              <w:pPrChange w:id="7503" w:author="Thu Huyen Tran" w:date="2023-12-05T21:31:00Z">
                <w:pPr>
                  <w:spacing w:before="0" w:after="0" w:line="240" w:lineRule="auto"/>
                  <w:jc w:val="center"/>
                </w:pPr>
              </w:pPrChange>
            </w:pPr>
            <w:ins w:id="7504" w:author="Thu Huyen Tran" w:date="2023-12-05T21:30:00Z">
              <w:r w:rsidRPr="00677150">
                <w:rPr>
                  <w:rFonts w:eastAsia="Times New Roman"/>
                  <w:sz w:val="22"/>
                  <w:lang w:val="en-US"/>
                  <w:rPrChange w:id="7505" w:author="Huyen Tran Thu" w:date="2025-04-28T20:23:00Z" w16du:dateUtc="2025-04-28T13:23:00Z">
                    <w:rPr>
                      <w:rFonts w:ascii="Arial" w:eastAsia="Times New Roman" w:hAnsi="Arial" w:cs="Arial"/>
                      <w:sz w:val="20"/>
                      <w:szCs w:val="20"/>
                      <w:lang w:val="en-US"/>
                    </w:rPr>
                  </w:rPrChange>
                </w:rPr>
                <w:t>%</w:t>
              </w:r>
            </w:ins>
          </w:p>
        </w:tc>
        <w:tc>
          <w:tcPr>
            <w:tcW w:w="575" w:type="pct"/>
            <w:tcBorders>
              <w:top w:val="nil"/>
              <w:left w:val="nil"/>
              <w:bottom w:val="single" w:sz="4" w:space="0" w:color="auto"/>
              <w:right w:val="single" w:sz="4" w:space="0" w:color="auto"/>
            </w:tcBorders>
            <w:vAlign w:val="center"/>
            <w:hideMark/>
            <w:tcPrChange w:id="7506"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5543172B" w14:textId="77777777" w:rsidR="00E05EAB" w:rsidRPr="00677150" w:rsidRDefault="00E05EAB">
            <w:pPr>
              <w:spacing w:before="0" w:after="0"/>
              <w:jc w:val="center"/>
              <w:rPr>
                <w:ins w:id="7507" w:author="Thu Huyen Tran" w:date="2023-12-05T21:30:00Z"/>
                <w:rFonts w:eastAsia="Times New Roman"/>
                <w:sz w:val="22"/>
                <w:lang w:val="en-US"/>
                <w:rPrChange w:id="7508" w:author="Huyen Tran Thu" w:date="2025-04-28T20:23:00Z" w16du:dateUtc="2025-04-28T13:23:00Z">
                  <w:rPr>
                    <w:ins w:id="7509" w:author="Thu Huyen Tran" w:date="2023-12-05T21:30:00Z"/>
                    <w:rFonts w:ascii="Arial" w:eastAsia="Times New Roman" w:hAnsi="Arial" w:cs="Arial"/>
                    <w:sz w:val="20"/>
                    <w:szCs w:val="20"/>
                    <w:lang w:val="en-US"/>
                  </w:rPr>
                </w:rPrChange>
              </w:rPr>
              <w:pPrChange w:id="7510" w:author="Thu Huyen Tran" w:date="2023-12-05T21:31:00Z">
                <w:pPr>
                  <w:spacing w:before="0" w:after="0" w:line="240" w:lineRule="auto"/>
                  <w:jc w:val="center"/>
                </w:pPr>
              </w:pPrChange>
            </w:pPr>
            <w:ins w:id="7511" w:author="Thu Huyen Tran" w:date="2023-12-05T21:30:00Z">
              <w:r w:rsidRPr="00677150">
                <w:rPr>
                  <w:rFonts w:eastAsia="Times New Roman"/>
                  <w:sz w:val="22"/>
                  <w:lang w:val="en-US"/>
                  <w:rPrChange w:id="7512" w:author="Huyen Tran Thu" w:date="2025-04-28T20:23:00Z" w16du:dateUtc="2025-04-28T13:23:00Z">
                    <w:rPr>
                      <w:rFonts w:ascii="Arial" w:eastAsia="Times New Roman" w:hAnsi="Arial" w:cs="Arial"/>
                      <w:sz w:val="20"/>
                      <w:szCs w:val="20"/>
                      <w:lang w:val="en-US"/>
                    </w:rPr>
                  </w:rPrChange>
                </w:rPr>
                <w:t>%</w:t>
              </w:r>
            </w:ins>
          </w:p>
        </w:tc>
        <w:tc>
          <w:tcPr>
            <w:tcW w:w="575" w:type="pct"/>
            <w:tcBorders>
              <w:top w:val="nil"/>
              <w:left w:val="nil"/>
              <w:bottom w:val="single" w:sz="4" w:space="0" w:color="auto"/>
              <w:right w:val="single" w:sz="4" w:space="0" w:color="auto"/>
            </w:tcBorders>
            <w:vAlign w:val="center"/>
            <w:hideMark/>
            <w:tcPrChange w:id="7513"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09DCBDB1" w14:textId="77777777" w:rsidR="00E05EAB" w:rsidRPr="00677150" w:rsidRDefault="00E05EAB">
            <w:pPr>
              <w:spacing w:before="0" w:after="0"/>
              <w:jc w:val="center"/>
              <w:rPr>
                <w:ins w:id="7514" w:author="Thu Huyen Tran" w:date="2023-12-05T21:30:00Z"/>
                <w:rFonts w:eastAsia="Times New Roman"/>
                <w:sz w:val="22"/>
                <w:lang w:val="en-US"/>
                <w:rPrChange w:id="7515" w:author="Huyen Tran Thu" w:date="2025-04-28T20:23:00Z" w16du:dateUtc="2025-04-28T13:23:00Z">
                  <w:rPr>
                    <w:ins w:id="7516" w:author="Thu Huyen Tran" w:date="2023-12-05T21:30:00Z"/>
                    <w:rFonts w:ascii="Arial" w:eastAsia="Times New Roman" w:hAnsi="Arial" w:cs="Arial"/>
                    <w:sz w:val="20"/>
                    <w:szCs w:val="20"/>
                    <w:lang w:val="en-US"/>
                  </w:rPr>
                </w:rPrChange>
              </w:rPr>
              <w:pPrChange w:id="7517" w:author="Thu Huyen Tran" w:date="2023-12-05T21:31:00Z">
                <w:pPr>
                  <w:spacing w:before="0" w:after="0" w:line="240" w:lineRule="auto"/>
                  <w:jc w:val="center"/>
                </w:pPr>
              </w:pPrChange>
            </w:pPr>
            <w:ins w:id="7518" w:author="Thu Huyen Tran" w:date="2023-12-05T21:30:00Z">
              <w:r w:rsidRPr="00677150">
                <w:rPr>
                  <w:rFonts w:eastAsia="Times New Roman"/>
                  <w:sz w:val="22"/>
                  <w:lang w:val="en-US"/>
                  <w:rPrChange w:id="7519" w:author="Huyen Tran Thu" w:date="2025-04-28T20:23:00Z" w16du:dateUtc="2025-04-28T13:23:00Z">
                    <w:rPr>
                      <w:rFonts w:ascii="Arial" w:eastAsia="Times New Roman" w:hAnsi="Arial" w:cs="Arial"/>
                      <w:sz w:val="20"/>
                      <w:szCs w:val="20"/>
                      <w:lang w:val="en-US"/>
                    </w:rPr>
                  </w:rPrChange>
                </w:rPr>
                <w:t>%</w:t>
              </w:r>
            </w:ins>
          </w:p>
        </w:tc>
        <w:tc>
          <w:tcPr>
            <w:tcW w:w="575" w:type="pct"/>
            <w:tcBorders>
              <w:top w:val="nil"/>
              <w:left w:val="nil"/>
              <w:bottom w:val="single" w:sz="4" w:space="0" w:color="auto"/>
              <w:right w:val="single" w:sz="4" w:space="0" w:color="auto"/>
            </w:tcBorders>
            <w:vAlign w:val="center"/>
            <w:hideMark/>
            <w:tcPrChange w:id="7520"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7465E672" w14:textId="77777777" w:rsidR="00E05EAB" w:rsidRPr="00677150" w:rsidRDefault="00E05EAB">
            <w:pPr>
              <w:spacing w:before="0" w:after="0"/>
              <w:jc w:val="center"/>
              <w:rPr>
                <w:ins w:id="7521" w:author="Thu Huyen Tran" w:date="2023-12-05T21:30:00Z"/>
                <w:rFonts w:eastAsia="Times New Roman"/>
                <w:sz w:val="22"/>
                <w:lang w:val="en-US"/>
                <w:rPrChange w:id="7522" w:author="Huyen Tran Thu" w:date="2025-04-28T20:23:00Z" w16du:dateUtc="2025-04-28T13:23:00Z">
                  <w:rPr>
                    <w:ins w:id="7523" w:author="Thu Huyen Tran" w:date="2023-12-05T21:30:00Z"/>
                    <w:rFonts w:ascii="Arial" w:eastAsia="Times New Roman" w:hAnsi="Arial" w:cs="Arial"/>
                    <w:sz w:val="20"/>
                    <w:szCs w:val="20"/>
                    <w:lang w:val="en-US"/>
                  </w:rPr>
                </w:rPrChange>
              </w:rPr>
              <w:pPrChange w:id="7524" w:author="Thu Huyen Tran" w:date="2023-12-05T21:31:00Z">
                <w:pPr>
                  <w:spacing w:before="0" w:after="0" w:line="240" w:lineRule="auto"/>
                  <w:jc w:val="center"/>
                </w:pPr>
              </w:pPrChange>
            </w:pPr>
            <w:ins w:id="7525" w:author="Thu Huyen Tran" w:date="2023-12-05T21:30:00Z">
              <w:r w:rsidRPr="00677150">
                <w:rPr>
                  <w:rFonts w:eastAsia="Times New Roman"/>
                  <w:sz w:val="22"/>
                  <w:lang w:val="en-US"/>
                  <w:rPrChange w:id="7526" w:author="Huyen Tran Thu" w:date="2025-04-28T20:23:00Z" w16du:dateUtc="2025-04-28T13:23:00Z">
                    <w:rPr>
                      <w:rFonts w:ascii="Arial" w:eastAsia="Times New Roman" w:hAnsi="Arial" w:cs="Arial"/>
                      <w:sz w:val="20"/>
                      <w:szCs w:val="20"/>
                      <w:lang w:val="en-US"/>
                    </w:rPr>
                  </w:rPrChange>
                </w:rPr>
                <w:t>%</w:t>
              </w:r>
            </w:ins>
          </w:p>
        </w:tc>
        <w:tc>
          <w:tcPr>
            <w:tcW w:w="575" w:type="pct"/>
            <w:tcBorders>
              <w:top w:val="nil"/>
              <w:left w:val="nil"/>
              <w:bottom w:val="single" w:sz="4" w:space="0" w:color="auto"/>
              <w:right w:val="single" w:sz="4" w:space="0" w:color="auto"/>
            </w:tcBorders>
            <w:vAlign w:val="center"/>
            <w:hideMark/>
            <w:tcPrChange w:id="7527"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044697A2" w14:textId="77777777" w:rsidR="00E05EAB" w:rsidRPr="00677150" w:rsidRDefault="00E05EAB">
            <w:pPr>
              <w:spacing w:before="0" w:after="0"/>
              <w:jc w:val="center"/>
              <w:rPr>
                <w:ins w:id="7528" w:author="Thu Huyen Tran" w:date="2023-12-05T21:30:00Z"/>
                <w:rFonts w:eastAsia="Times New Roman"/>
                <w:sz w:val="22"/>
                <w:lang w:val="en-US"/>
                <w:rPrChange w:id="7529" w:author="Huyen Tran Thu" w:date="2025-04-28T20:23:00Z" w16du:dateUtc="2025-04-28T13:23:00Z">
                  <w:rPr>
                    <w:ins w:id="7530" w:author="Thu Huyen Tran" w:date="2023-12-05T21:30:00Z"/>
                    <w:rFonts w:ascii="Arial" w:eastAsia="Times New Roman" w:hAnsi="Arial" w:cs="Arial"/>
                    <w:sz w:val="20"/>
                    <w:szCs w:val="20"/>
                    <w:lang w:val="en-US"/>
                  </w:rPr>
                </w:rPrChange>
              </w:rPr>
              <w:pPrChange w:id="7531" w:author="Thu Huyen Tran" w:date="2023-12-05T21:31:00Z">
                <w:pPr>
                  <w:spacing w:before="0" w:after="0" w:line="240" w:lineRule="auto"/>
                  <w:jc w:val="center"/>
                </w:pPr>
              </w:pPrChange>
            </w:pPr>
            <w:ins w:id="7532" w:author="Thu Huyen Tran" w:date="2023-12-05T21:30:00Z">
              <w:r w:rsidRPr="00677150">
                <w:rPr>
                  <w:rFonts w:eastAsia="Times New Roman"/>
                  <w:sz w:val="22"/>
                  <w:lang w:val="en-US"/>
                  <w:rPrChange w:id="7533" w:author="Huyen Tran Thu" w:date="2025-04-28T20:23:00Z" w16du:dateUtc="2025-04-28T13:23:00Z">
                    <w:rPr>
                      <w:rFonts w:ascii="Arial" w:eastAsia="Times New Roman" w:hAnsi="Arial" w:cs="Arial"/>
                      <w:sz w:val="20"/>
                      <w:szCs w:val="20"/>
                      <w:lang w:val="en-US"/>
                    </w:rPr>
                  </w:rPrChange>
                </w:rPr>
                <w:t>%</w:t>
              </w:r>
            </w:ins>
          </w:p>
        </w:tc>
        <w:tc>
          <w:tcPr>
            <w:tcW w:w="575" w:type="pct"/>
            <w:tcBorders>
              <w:top w:val="nil"/>
              <w:left w:val="nil"/>
              <w:bottom w:val="single" w:sz="4" w:space="0" w:color="auto"/>
              <w:right w:val="single" w:sz="4" w:space="0" w:color="auto"/>
            </w:tcBorders>
            <w:vAlign w:val="center"/>
            <w:hideMark/>
            <w:tcPrChange w:id="7534"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2333CAD7" w14:textId="77777777" w:rsidR="00E05EAB" w:rsidRPr="00677150" w:rsidRDefault="00E05EAB">
            <w:pPr>
              <w:spacing w:before="0" w:after="0"/>
              <w:jc w:val="center"/>
              <w:rPr>
                <w:ins w:id="7535" w:author="Thu Huyen Tran" w:date="2023-12-05T21:30:00Z"/>
                <w:rFonts w:eastAsia="Times New Roman"/>
                <w:sz w:val="22"/>
                <w:lang w:val="en-US"/>
                <w:rPrChange w:id="7536" w:author="Huyen Tran Thu" w:date="2025-04-28T20:23:00Z" w16du:dateUtc="2025-04-28T13:23:00Z">
                  <w:rPr>
                    <w:ins w:id="7537" w:author="Thu Huyen Tran" w:date="2023-12-05T21:30:00Z"/>
                    <w:rFonts w:ascii="Arial" w:eastAsia="Times New Roman" w:hAnsi="Arial" w:cs="Arial"/>
                    <w:sz w:val="20"/>
                    <w:szCs w:val="20"/>
                    <w:lang w:val="en-US"/>
                  </w:rPr>
                </w:rPrChange>
              </w:rPr>
              <w:pPrChange w:id="7538" w:author="Thu Huyen Tran" w:date="2023-12-05T21:31:00Z">
                <w:pPr>
                  <w:spacing w:before="0" w:after="0" w:line="240" w:lineRule="auto"/>
                  <w:jc w:val="center"/>
                </w:pPr>
              </w:pPrChange>
            </w:pPr>
            <w:ins w:id="7539" w:author="Thu Huyen Tran" w:date="2023-12-05T21:30:00Z">
              <w:r w:rsidRPr="00677150">
                <w:rPr>
                  <w:rFonts w:eastAsia="Times New Roman"/>
                  <w:sz w:val="22"/>
                  <w:lang w:val="en-US"/>
                  <w:rPrChange w:id="7540" w:author="Huyen Tran Thu" w:date="2025-04-28T20:23:00Z" w16du:dateUtc="2025-04-28T13:23:00Z">
                    <w:rPr>
                      <w:rFonts w:ascii="Arial" w:eastAsia="Times New Roman" w:hAnsi="Arial" w:cs="Arial"/>
                      <w:sz w:val="20"/>
                      <w:szCs w:val="20"/>
                      <w:lang w:val="en-US"/>
                    </w:rPr>
                  </w:rPrChange>
                </w:rPr>
                <w:t>%</w:t>
              </w:r>
            </w:ins>
          </w:p>
        </w:tc>
        <w:tc>
          <w:tcPr>
            <w:tcW w:w="567" w:type="pct"/>
            <w:tcBorders>
              <w:top w:val="nil"/>
              <w:left w:val="nil"/>
              <w:bottom w:val="single" w:sz="4" w:space="0" w:color="auto"/>
              <w:right w:val="single" w:sz="4" w:space="0" w:color="auto"/>
            </w:tcBorders>
            <w:vAlign w:val="center"/>
            <w:hideMark/>
            <w:tcPrChange w:id="7541" w:author="Thu Huyen Tran" w:date="2023-12-05T21:32:00Z">
              <w:tcPr>
                <w:tcW w:w="521" w:type="pct"/>
                <w:gridSpan w:val="2"/>
                <w:tcBorders>
                  <w:top w:val="nil"/>
                  <w:left w:val="nil"/>
                  <w:bottom w:val="single" w:sz="4" w:space="0" w:color="auto"/>
                  <w:right w:val="single" w:sz="4" w:space="0" w:color="auto"/>
                </w:tcBorders>
                <w:shd w:val="clear" w:color="000000" w:fill="CCFFFF"/>
                <w:vAlign w:val="center"/>
                <w:hideMark/>
              </w:tcPr>
            </w:tcPrChange>
          </w:tcPr>
          <w:p w14:paraId="14F95B4C" w14:textId="77777777" w:rsidR="00E05EAB" w:rsidRPr="00677150" w:rsidRDefault="00E05EAB">
            <w:pPr>
              <w:spacing w:before="0" w:after="0"/>
              <w:jc w:val="center"/>
              <w:rPr>
                <w:ins w:id="7542" w:author="Thu Huyen Tran" w:date="2023-12-05T21:30:00Z"/>
                <w:rFonts w:eastAsia="Times New Roman"/>
                <w:sz w:val="22"/>
                <w:lang w:val="en-US"/>
                <w:rPrChange w:id="7543" w:author="Huyen Tran Thu" w:date="2025-04-28T20:23:00Z" w16du:dateUtc="2025-04-28T13:23:00Z">
                  <w:rPr>
                    <w:ins w:id="7544" w:author="Thu Huyen Tran" w:date="2023-12-05T21:30:00Z"/>
                    <w:rFonts w:ascii="Arial" w:eastAsia="Times New Roman" w:hAnsi="Arial" w:cs="Arial"/>
                    <w:sz w:val="20"/>
                    <w:szCs w:val="20"/>
                    <w:lang w:val="en-US"/>
                  </w:rPr>
                </w:rPrChange>
              </w:rPr>
              <w:pPrChange w:id="7545" w:author="Thu Huyen Tran" w:date="2023-12-05T21:31:00Z">
                <w:pPr>
                  <w:spacing w:before="0" w:after="0" w:line="240" w:lineRule="auto"/>
                  <w:jc w:val="center"/>
                </w:pPr>
              </w:pPrChange>
            </w:pPr>
            <w:ins w:id="7546" w:author="Thu Huyen Tran" w:date="2023-12-05T21:30:00Z">
              <w:r w:rsidRPr="00677150">
                <w:rPr>
                  <w:rFonts w:eastAsia="Times New Roman"/>
                  <w:sz w:val="22"/>
                  <w:lang w:val="en-US"/>
                  <w:rPrChange w:id="7547" w:author="Huyen Tran Thu" w:date="2025-04-28T20:23:00Z" w16du:dateUtc="2025-04-28T13:23:00Z">
                    <w:rPr>
                      <w:rFonts w:ascii="Arial" w:eastAsia="Times New Roman" w:hAnsi="Arial" w:cs="Arial"/>
                      <w:sz w:val="20"/>
                      <w:szCs w:val="20"/>
                      <w:lang w:val="en-US"/>
                    </w:rPr>
                  </w:rPrChange>
                </w:rPr>
                <w:t>%</w:t>
              </w:r>
            </w:ins>
          </w:p>
        </w:tc>
      </w:tr>
      <w:tr w:rsidR="00E05EAB" w:rsidRPr="00677150" w14:paraId="3036428D" w14:textId="77777777" w:rsidTr="00E05EAB">
        <w:trPr>
          <w:trHeight w:val="255"/>
          <w:ins w:id="7548" w:author="Thu Huyen Tran" w:date="2023-12-05T21:30:00Z"/>
          <w:trPrChange w:id="7549" w:author="Thu Huyen Tran" w:date="2023-12-05T21:32:00Z">
            <w:trPr>
              <w:trHeight w:val="255"/>
            </w:trPr>
          </w:trPrChange>
        </w:trPr>
        <w:tc>
          <w:tcPr>
            <w:tcW w:w="408" w:type="pct"/>
            <w:tcBorders>
              <w:top w:val="nil"/>
              <w:left w:val="single" w:sz="4" w:space="0" w:color="auto"/>
              <w:bottom w:val="single" w:sz="4" w:space="0" w:color="auto"/>
              <w:right w:val="single" w:sz="4" w:space="0" w:color="auto"/>
            </w:tcBorders>
            <w:vAlign w:val="center"/>
            <w:tcPrChange w:id="7550" w:author="Thu Huyen Tran" w:date="2023-12-05T21:32:00Z">
              <w:tcPr>
                <w:tcW w:w="408" w:type="pct"/>
                <w:gridSpan w:val="2"/>
                <w:tcBorders>
                  <w:top w:val="nil"/>
                  <w:left w:val="single" w:sz="4" w:space="0" w:color="auto"/>
                  <w:bottom w:val="single" w:sz="4" w:space="0" w:color="auto"/>
                  <w:right w:val="single" w:sz="4" w:space="0" w:color="auto"/>
                </w:tcBorders>
                <w:vAlign w:val="center"/>
              </w:tcPr>
            </w:tcPrChange>
          </w:tcPr>
          <w:p w14:paraId="7B5A29DA" w14:textId="2A9526D8" w:rsidR="00E05EAB" w:rsidRPr="00677150" w:rsidRDefault="00E05EAB">
            <w:pPr>
              <w:spacing w:before="0" w:after="0"/>
              <w:jc w:val="center"/>
              <w:rPr>
                <w:ins w:id="7551" w:author="Thu Huyen Tran" w:date="2023-12-05T21:30:00Z"/>
                <w:rFonts w:eastAsia="Times New Roman"/>
                <w:sz w:val="22"/>
                <w:lang w:val="en-US"/>
                <w:rPrChange w:id="7552" w:author="Huyen Tran Thu" w:date="2025-04-28T20:23:00Z" w16du:dateUtc="2025-04-28T13:23:00Z">
                  <w:rPr>
                    <w:ins w:id="7553" w:author="Thu Huyen Tran" w:date="2023-12-05T21:30:00Z"/>
                    <w:rFonts w:ascii="Arial" w:eastAsia="Times New Roman" w:hAnsi="Arial" w:cs="Arial"/>
                    <w:sz w:val="20"/>
                    <w:szCs w:val="20"/>
                    <w:lang w:val="en-US"/>
                  </w:rPr>
                </w:rPrChange>
              </w:rPr>
              <w:pPrChange w:id="7554" w:author="Thu Huyen Tran" w:date="2023-12-05T21:31:00Z">
                <w:pPr>
                  <w:spacing w:before="0" w:after="0" w:line="240" w:lineRule="auto"/>
                  <w:jc w:val="center"/>
                </w:pPr>
              </w:pPrChange>
            </w:pPr>
            <w:ins w:id="7555" w:author="Thu Huyen Tran" w:date="2023-12-05T21:31:00Z">
              <w:r w:rsidRPr="00677150">
                <w:rPr>
                  <w:rFonts w:eastAsia="Times New Roman"/>
                  <w:sz w:val="22"/>
                  <w:lang w:val="en-US"/>
                  <w:rPrChange w:id="7556" w:author="Huyen Tran Thu" w:date="2025-04-28T20:23:00Z" w16du:dateUtc="2025-04-28T13:23:00Z">
                    <w:rPr>
                      <w:rFonts w:eastAsia="Times New Roman"/>
                      <w:sz w:val="24"/>
                      <w:szCs w:val="24"/>
                      <w:lang w:val="en-US"/>
                    </w:rPr>
                  </w:rPrChange>
                </w:rPr>
                <w:t>2014</w:t>
              </w:r>
            </w:ins>
          </w:p>
        </w:tc>
        <w:tc>
          <w:tcPr>
            <w:tcW w:w="575" w:type="pct"/>
            <w:tcBorders>
              <w:top w:val="nil"/>
              <w:left w:val="nil"/>
              <w:bottom w:val="single" w:sz="4" w:space="0" w:color="auto"/>
              <w:right w:val="single" w:sz="4" w:space="0" w:color="auto"/>
            </w:tcBorders>
            <w:vAlign w:val="bottom"/>
            <w:hideMark/>
            <w:tcPrChange w:id="7557"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402D8CF2" w14:textId="4C2BFBAB" w:rsidR="00E05EAB" w:rsidRPr="00677150" w:rsidRDefault="00E05EAB">
            <w:pPr>
              <w:spacing w:before="0" w:after="0"/>
              <w:jc w:val="center"/>
              <w:rPr>
                <w:ins w:id="7558" w:author="Thu Huyen Tran" w:date="2023-12-05T21:30:00Z"/>
                <w:rFonts w:eastAsia="Times New Roman"/>
                <w:sz w:val="22"/>
                <w:lang w:val="en-US"/>
                <w:rPrChange w:id="7559" w:author="Huyen Tran Thu" w:date="2025-04-28T20:23:00Z" w16du:dateUtc="2025-04-28T13:23:00Z">
                  <w:rPr>
                    <w:ins w:id="7560" w:author="Thu Huyen Tran" w:date="2023-12-05T21:30:00Z"/>
                    <w:rFonts w:ascii="Arial" w:eastAsia="Times New Roman" w:hAnsi="Arial" w:cs="Arial"/>
                    <w:sz w:val="20"/>
                    <w:szCs w:val="20"/>
                    <w:lang w:val="en-US"/>
                  </w:rPr>
                </w:rPrChange>
              </w:rPr>
              <w:pPrChange w:id="7561" w:author="Thu Huyen Tran" w:date="2023-12-05T21:32:00Z">
                <w:pPr>
                  <w:spacing w:before="0" w:after="0" w:line="240" w:lineRule="auto"/>
                  <w:jc w:val="right"/>
                </w:pPr>
              </w:pPrChange>
            </w:pPr>
            <w:ins w:id="7562" w:author="Thu Huyen Tran" w:date="2023-12-05T21:32:00Z">
              <w:r w:rsidRPr="00677150">
                <w:rPr>
                  <w:rFonts w:eastAsia="Times New Roman"/>
                  <w:sz w:val="22"/>
                  <w:lang w:val="en-US"/>
                  <w:rPrChange w:id="7563" w:author="Huyen Tran Thu" w:date="2025-04-28T20:23:00Z" w16du:dateUtc="2025-04-28T13:23:00Z">
                    <w:rPr>
                      <w:rFonts w:ascii="Arial" w:hAnsi="Arial" w:cs="Arial"/>
                      <w:color w:val="FF0000"/>
                      <w:sz w:val="20"/>
                      <w:szCs w:val="20"/>
                    </w:rPr>
                  </w:rPrChange>
                </w:rPr>
                <w:t>51,3</w:t>
              </w:r>
            </w:ins>
          </w:p>
        </w:tc>
        <w:tc>
          <w:tcPr>
            <w:tcW w:w="575" w:type="pct"/>
            <w:tcBorders>
              <w:top w:val="nil"/>
              <w:left w:val="nil"/>
              <w:bottom w:val="single" w:sz="4" w:space="0" w:color="auto"/>
              <w:right w:val="single" w:sz="4" w:space="0" w:color="auto"/>
            </w:tcBorders>
            <w:vAlign w:val="bottom"/>
            <w:hideMark/>
            <w:tcPrChange w:id="7564"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2E84E7B2" w14:textId="77D7182E" w:rsidR="00E05EAB" w:rsidRPr="00677150" w:rsidRDefault="00E05EAB">
            <w:pPr>
              <w:spacing w:before="0" w:after="0"/>
              <w:jc w:val="center"/>
              <w:rPr>
                <w:ins w:id="7565" w:author="Thu Huyen Tran" w:date="2023-12-05T21:30:00Z"/>
                <w:rFonts w:eastAsia="Times New Roman"/>
                <w:sz w:val="22"/>
                <w:lang w:val="en-US"/>
                <w:rPrChange w:id="7566" w:author="Huyen Tran Thu" w:date="2025-04-28T20:23:00Z" w16du:dateUtc="2025-04-28T13:23:00Z">
                  <w:rPr>
                    <w:ins w:id="7567" w:author="Thu Huyen Tran" w:date="2023-12-05T21:30:00Z"/>
                    <w:rFonts w:ascii="Arial" w:eastAsia="Times New Roman" w:hAnsi="Arial" w:cs="Arial"/>
                    <w:sz w:val="20"/>
                    <w:szCs w:val="20"/>
                    <w:lang w:val="en-US"/>
                  </w:rPr>
                </w:rPrChange>
              </w:rPr>
              <w:pPrChange w:id="7568" w:author="Thu Huyen Tran" w:date="2023-12-05T21:32:00Z">
                <w:pPr>
                  <w:spacing w:before="0" w:after="0" w:line="240" w:lineRule="auto"/>
                  <w:jc w:val="right"/>
                </w:pPr>
              </w:pPrChange>
            </w:pPr>
            <w:ins w:id="7569" w:author="Thu Huyen Tran" w:date="2023-12-05T21:32:00Z">
              <w:r w:rsidRPr="00677150">
                <w:rPr>
                  <w:rFonts w:eastAsia="Times New Roman"/>
                  <w:sz w:val="22"/>
                  <w:lang w:val="en-US"/>
                  <w:rPrChange w:id="7570" w:author="Huyen Tran Thu" w:date="2025-04-28T20:23:00Z" w16du:dateUtc="2025-04-28T13:23:00Z">
                    <w:rPr>
                      <w:rFonts w:ascii="Arial" w:hAnsi="Arial" w:cs="Arial"/>
                      <w:color w:val="FF0000"/>
                      <w:sz w:val="20"/>
                      <w:szCs w:val="20"/>
                    </w:rPr>
                  </w:rPrChange>
                </w:rPr>
                <w:t>5,0</w:t>
              </w:r>
            </w:ins>
          </w:p>
        </w:tc>
        <w:tc>
          <w:tcPr>
            <w:tcW w:w="575" w:type="pct"/>
            <w:tcBorders>
              <w:top w:val="nil"/>
              <w:left w:val="nil"/>
              <w:bottom w:val="single" w:sz="4" w:space="0" w:color="auto"/>
              <w:right w:val="single" w:sz="4" w:space="0" w:color="auto"/>
            </w:tcBorders>
            <w:vAlign w:val="bottom"/>
            <w:hideMark/>
            <w:tcPrChange w:id="7571"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3BB971F4" w14:textId="78E633B8" w:rsidR="00E05EAB" w:rsidRPr="00677150" w:rsidRDefault="00E05EAB">
            <w:pPr>
              <w:spacing w:before="0" w:after="0"/>
              <w:jc w:val="center"/>
              <w:rPr>
                <w:ins w:id="7572" w:author="Thu Huyen Tran" w:date="2023-12-05T21:30:00Z"/>
                <w:rFonts w:eastAsia="Times New Roman"/>
                <w:sz w:val="22"/>
                <w:lang w:val="en-US"/>
                <w:rPrChange w:id="7573" w:author="Huyen Tran Thu" w:date="2025-04-28T20:23:00Z" w16du:dateUtc="2025-04-28T13:23:00Z">
                  <w:rPr>
                    <w:ins w:id="7574" w:author="Thu Huyen Tran" w:date="2023-12-05T21:30:00Z"/>
                    <w:rFonts w:ascii="Arial" w:eastAsia="Times New Roman" w:hAnsi="Arial" w:cs="Arial"/>
                    <w:sz w:val="20"/>
                    <w:szCs w:val="20"/>
                    <w:lang w:val="en-US"/>
                  </w:rPr>
                </w:rPrChange>
              </w:rPr>
              <w:pPrChange w:id="7575" w:author="Thu Huyen Tran" w:date="2023-12-05T21:32:00Z">
                <w:pPr>
                  <w:spacing w:before="0" w:after="0" w:line="240" w:lineRule="auto"/>
                  <w:jc w:val="right"/>
                </w:pPr>
              </w:pPrChange>
            </w:pPr>
            <w:ins w:id="7576" w:author="Thu Huyen Tran" w:date="2023-12-05T21:32:00Z">
              <w:r w:rsidRPr="00677150">
                <w:rPr>
                  <w:rFonts w:eastAsia="Times New Roman"/>
                  <w:sz w:val="22"/>
                  <w:lang w:val="en-US"/>
                  <w:rPrChange w:id="7577" w:author="Huyen Tran Thu" w:date="2025-04-28T20:23:00Z" w16du:dateUtc="2025-04-28T13:23:00Z">
                    <w:rPr>
                      <w:rFonts w:ascii="Arial" w:hAnsi="Arial" w:cs="Arial"/>
                      <w:color w:val="FF0000"/>
                      <w:sz w:val="20"/>
                      <w:szCs w:val="20"/>
                    </w:rPr>
                  </w:rPrChange>
                </w:rPr>
                <w:t>2,5</w:t>
              </w:r>
            </w:ins>
          </w:p>
        </w:tc>
        <w:tc>
          <w:tcPr>
            <w:tcW w:w="575" w:type="pct"/>
            <w:tcBorders>
              <w:top w:val="nil"/>
              <w:left w:val="nil"/>
              <w:bottom w:val="single" w:sz="4" w:space="0" w:color="auto"/>
              <w:right w:val="single" w:sz="4" w:space="0" w:color="auto"/>
            </w:tcBorders>
            <w:vAlign w:val="bottom"/>
            <w:hideMark/>
            <w:tcPrChange w:id="7578"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545572C2" w14:textId="3C56BA0F" w:rsidR="00E05EAB" w:rsidRPr="00677150" w:rsidRDefault="00E05EAB">
            <w:pPr>
              <w:spacing w:before="0" w:after="0"/>
              <w:jc w:val="center"/>
              <w:rPr>
                <w:ins w:id="7579" w:author="Thu Huyen Tran" w:date="2023-12-05T21:30:00Z"/>
                <w:rFonts w:eastAsia="Times New Roman"/>
                <w:sz w:val="22"/>
                <w:lang w:val="en-US"/>
                <w:rPrChange w:id="7580" w:author="Huyen Tran Thu" w:date="2025-04-28T20:23:00Z" w16du:dateUtc="2025-04-28T13:23:00Z">
                  <w:rPr>
                    <w:ins w:id="7581" w:author="Thu Huyen Tran" w:date="2023-12-05T21:30:00Z"/>
                    <w:rFonts w:ascii="Arial" w:eastAsia="Times New Roman" w:hAnsi="Arial" w:cs="Arial"/>
                    <w:sz w:val="20"/>
                    <w:szCs w:val="20"/>
                    <w:lang w:val="en-US"/>
                  </w:rPr>
                </w:rPrChange>
              </w:rPr>
              <w:pPrChange w:id="7582" w:author="Thu Huyen Tran" w:date="2023-12-05T21:32:00Z">
                <w:pPr>
                  <w:spacing w:before="0" w:after="0" w:line="240" w:lineRule="auto"/>
                  <w:jc w:val="right"/>
                </w:pPr>
              </w:pPrChange>
            </w:pPr>
            <w:ins w:id="7583" w:author="Thu Huyen Tran" w:date="2023-12-05T21:32:00Z">
              <w:r w:rsidRPr="00677150">
                <w:rPr>
                  <w:rFonts w:eastAsia="Times New Roman"/>
                  <w:sz w:val="22"/>
                  <w:lang w:val="en-US"/>
                  <w:rPrChange w:id="7584" w:author="Huyen Tran Thu" w:date="2025-04-28T20:23:00Z" w16du:dateUtc="2025-04-28T13:23:00Z">
                    <w:rPr>
                      <w:rFonts w:ascii="Arial" w:hAnsi="Arial" w:cs="Arial"/>
                      <w:color w:val="FF0000"/>
                      <w:sz w:val="20"/>
                      <w:szCs w:val="20"/>
                    </w:rPr>
                  </w:rPrChange>
                </w:rPr>
                <w:t>0,9</w:t>
              </w:r>
            </w:ins>
          </w:p>
        </w:tc>
        <w:tc>
          <w:tcPr>
            <w:tcW w:w="575" w:type="pct"/>
            <w:tcBorders>
              <w:top w:val="nil"/>
              <w:left w:val="nil"/>
              <w:bottom w:val="single" w:sz="4" w:space="0" w:color="auto"/>
              <w:right w:val="single" w:sz="4" w:space="0" w:color="auto"/>
            </w:tcBorders>
            <w:vAlign w:val="bottom"/>
            <w:hideMark/>
            <w:tcPrChange w:id="7585"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6D206380" w14:textId="4F8A9CA6" w:rsidR="00E05EAB" w:rsidRPr="00677150" w:rsidRDefault="00E05EAB">
            <w:pPr>
              <w:spacing w:before="0" w:after="0"/>
              <w:jc w:val="center"/>
              <w:rPr>
                <w:ins w:id="7586" w:author="Thu Huyen Tran" w:date="2023-12-05T21:30:00Z"/>
                <w:rFonts w:eastAsia="Times New Roman"/>
                <w:sz w:val="22"/>
                <w:lang w:val="en-US"/>
                <w:rPrChange w:id="7587" w:author="Huyen Tran Thu" w:date="2025-04-28T20:23:00Z" w16du:dateUtc="2025-04-28T13:23:00Z">
                  <w:rPr>
                    <w:ins w:id="7588" w:author="Thu Huyen Tran" w:date="2023-12-05T21:30:00Z"/>
                    <w:rFonts w:ascii="Arial" w:eastAsia="Times New Roman" w:hAnsi="Arial" w:cs="Arial"/>
                    <w:sz w:val="20"/>
                    <w:szCs w:val="20"/>
                    <w:lang w:val="en-US"/>
                  </w:rPr>
                </w:rPrChange>
              </w:rPr>
              <w:pPrChange w:id="7589" w:author="Thu Huyen Tran" w:date="2023-12-05T21:32:00Z">
                <w:pPr>
                  <w:spacing w:before="0" w:after="0" w:line="240" w:lineRule="auto"/>
                  <w:jc w:val="right"/>
                </w:pPr>
              </w:pPrChange>
            </w:pPr>
            <w:ins w:id="7590" w:author="Thu Huyen Tran" w:date="2023-12-05T21:32:00Z">
              <w:r w:rsidRPr="00677150">
                <w:rPr>
                  <w:rFonts w:eastAsia="Times New Roman"/>
                  <w:sz w:val="22"/>
                  <w:lang w:val="en-US"/>
                  <w:rPrChange w:id="7591" w:author="Huyen Tran Thu" w:date="2025-04-28T20:23:00Z" w16du:dateUtc="2025-04-28T13:23:00Z">
                    <w:rPr>
                      <w:rFonts w:ascii="Arial" w:hAnsi="Arial" w:cs="Arial"/>
                      <w:color w:val="FF0000"/>
                      <w:sz w:val="20"/>
                      <w:szCs w:val="20"/>
                    </w:rPr>
                  </w:rPrChange>
                </w:rPr>
                <w:t>5,8</w:t>
              </w:r>
            </w:ins>
          </w:p>
        </w:tc>
        <w:tc>
          <w:tcPr>
            <w:tcW w:w="575" w:type="pct"/>
            <w:tcBorders>
              <w:top w:val="nil"/>
              <w:left w:val="nil"/>
              <w:bottom w:val="single" w:sz="4" w:space="0" w:color="auto"/>
              <w:right w:val="single" w:sz="4" w:space="0" w:color="auto"/>
            </w:tcBorders>
            <w:vAlign w:val="bottom"/>
            <w:hideMark/>
            <w:tcPrChange w:id="7592"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0E961C57" w14:textId="0931AE8F" w:rsidR="00E05EAB" w:rsidRPr="00677150" w:rsidRDefault="00E05EAB">
            <w:pPr>
              <w:spacing w:before="0" w:after="0"/>
              <w:jc w:val="center"/>
              <w:rPr>
                <w:ins w:id="7593" w:author="Thu Huyen Tran" w:date="2023-12-05T21:30:00Z"/>
                <w:rFonts w:eastAsia="Times New Roman"/>
                <w:sz w:val="22"/>
                <w:lang w:val="en-US"/>
                <w:rPrChange w:id="7594" w:author="Huyen Tran Thu" w:date="2025-04-28T20:23:00Z" w16du:dateUtc="2025-04-28T13:23:00Z">
                  <w:rPr>
                    <w:ins w:id="7595" w:author="Thu Huyen Tran" w:date="2023-12-05T21:30:00Z"/>
                    <w:rFonts w:ascii="Arial" w:eastAsia="Times New Roman" w:hAnsi="Arial" w:cs="Arial"/>
                    <w:sz w:val="20"/>
                    <w:szCs w:val="20"/>
                    <w:lang w:val="en-US"/>
                  </w:rPr>
                </w:rPrChange>
              </w:rPr>
              <w:pPrChange w:id="7596" w:author="Thu Huyen Tran" w:date="2023-12-05T21:32:00Z">
                <w:pPr>
                  <w:spacing w:before="0" w:after="0" w:line="240" w:lineRule="auto"/>
                  <w:jc w:val="right"/>
                </w:pPr>
              </w:pPrChange>
            </w:pPr>
            <w:ins w:id="7597" w:author="Thu Huyen Tran" w:date="2023-12-05T21:32:00Z">
              <w:r w:rsidRPr="00677150">
                <w:rPr>
                  <w:rFonts w:eastAsia="Times New Roman"/>
                  <w:sz w:val="22"/>
                  <w:lang w:val="en-US"/>
                  <w:rPrChange w:id="7598" w:author="Huyen Tran Thu" w:date="2025-04-28T20:23:00Z" w16du:dateUtc="2025-04-28T13:23:00Z">
                    <w:rPr>
                      <w:rFonts w:ascii="Arial" w:hAnsi="Arial" w:cs="Arial"/>
                      <w:color w:val="FF0000"/>
                      <w:sz w:val="20"/>
                      <w:szCs w:val="20"/>
                    </w:rPr>
                  </w:rPrChange>
                </w:rPr>
                <w:t>0,1</w:t>
              </w:r>
            </w:ins>
          </w:p>
        </w:tc>
        <w:tc>
          <w:tcPr>
            <w:tcW w:w="575" w:type="pct"/>
            <w:tcBorders>
              <w:top w:val="nil"/>
              <w:left w:val="nil"/>
              <w:bottom w:val="single" w:sz="4" w:space="0" w:color="auto"/>
              <w:right w:val="single" w:sz="4" w:space="0" w:color="auto"/>
            </w:tcBorders>
            <w:vAlign w:val="bottom"/>
            <w:hideMark/>
            <w:tcPrChange w:id="7599"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2FC9EC61" w14:textId="3022486F" w:rsidR="00E05EAB" w:rsidRPr="00677150" w:rsidRDefault="00E05EAB">
            <w:pPr>
              <w:spacing w:before="0" w:after="0"/>
              <w:jc w:val="center"/>
              <w:rPr>
                <w:ins w:id="7600" w:author="Thu Huyen Tran" w:date="2023-12-05T21:30:00Z"/>
                <w:rFonts w:eastAsia="Times New Roman"/>
                <w:sz w:val="22"/>
                <w:lang w:val="en-US"/>
                <w:rPrChange w:id="7601" w:author="Huyen Tran Thu" w:date="2025-04-28T20:23:00Z" w16du:dateUtc="2025-04-28T13:23:00Z">
                  <w:rPr>
                    <w:ins w:id="7602" w:author="Thu Huyen Tran" w:date="2023-12-05T21:30:00Z"/>
                    <w:rFonts w:ascii="Arial" w:eastAsia="Times New Roman" w:hAnsi="Arial" w:cs="Arial"/>
                    <w:sz w:val="20"/>
                    <w:szCs w:val="20"/>
                    <w:lang w:val="en-US"/>
                  </w:rPr>
                </w:rPrChange>
              </w:rPr>
              <w:pPrChange w:id="7603" w:author="Thu Huyen Tran" w:date="2023-12-05T21:32:00Z">
                <w:pPr>
                  <w:spacing w:before="0" w:after="0" w:line="240" w:lineRule="auto"/>
                  <w:jc w:val="right"/>
                </w:pPr>
              </w:pPrChange>
            </w:pPr>
            <w:ins w:id="7604" w:author="Thu Huyen Tran" w:date="2023-12-05T21:32:00Z">
              <w:r w:rsidRPr="00677150">
                <w:rPr>
                  <w:rFonts w:eastAsia="Times New Roman"/>
                  <w:sz w:val="22"/>
                  <w:lang w:val="en-US"/>
                  <w:rPrChange w:id="7605" w:author="Huyen Tran Thu" w:date="2025-04-28T20:23:00Z" w16du:dateUtc="2025-04-28T13:23:00Z">
                    <w:rPr>
                      <w:rFonts w:ascii="Arial" w:hAnsi="Arial" w:cs="Arial"/>
                      <w:color w:val="FF0000"/>
                      <w:sz w:val="20"/>
                      <w:szCs w:val="20"/>
                    </w:rPr>
                  </w:rPrChange>
                </w:rPr>
                <w:t>34,4</w:t>
              </w:r>
            </w:ins>
          </w:p>
        </w:tc>
        <w:tc>
          <w:tcPr>
            <w:tcW w:w="567" w:type="pct"/>
            <w:tcBorders>
              <w:top w:val="nil"/>
              <w:left w:val="nil"/>
              <w:bottom w:val="single" w:sz="4" w:space="0" w:color="auto"/>
              <w:right w:val="single" w:sz="4" w:space="0" w:color="auto"/>
            </w:tcBorders>
            <w:vAlign w:val="center"/>
            <w:hideMark/>
            <w:tcPrChange w:id="7606" w:author="Thu Huyen Tran" w:date="2023-12-05T21:32:00Z">
              <w:tcPr>
                <w:tcW w:w="568" w:type="pct"/>
                <w:gridSpan w:val="2"/>
                <w:tcBorders>
                  <w:top w:val="nil"/>
                  <w:left w:val="nil"/>
                  <w:bottom w:val="single" w:sz="4" w:space="0" w:color="auto"/>
                  <w:right w:val="single" w:sz="4" w:space="0" w:color="auto"/>
                </w:tcBorders>
                <w:vAlign w:val="center"/>
                <w:hideMark/>
              </w:tcPr>
            </w:tcPrChange>
          </w:tcPr>
          <w:p w14:paraId="707E169C" w14:textId="64CDE89F" w:rsidR="00E05EAB" w:rsidRPr="00677150" w:rsidRDefault="00E05EAB">
            <w:pPr>
              <w:spacing w:before="0" w:after="0"/>
              <w:jc w:val="center"/>
              <w:rPr>
                <w:ins w:id="7607" w:author="Thu Huyen Tran" w:date="2023-12-05T21:30:00Z"/>
                <w:rFonts w:eastAsia="Times New Roman"/>
                <w:sz w:val="22"/>
                <w:lang w:val="en-US"/>
                <w:rPrChange w:id="7608" w:author="Huyen Tran Thu" w:date="2025-04-28T20:23:00Z" w16du:dateUtc="2025-04-28T13:23:00Z">
                  <w:rPr>
                    <w:ins w:id="7609" w:author="Thu Huyen Tran" w:date="2023-12-05T21:30:00Z"/>
                    <w:rFonts w:ascii="Arial" w:eastAsia="Times New Roman" w:hAnsi="Arial" w:cs="Arial"/>
                    <w:sz w:val="20"/>
                    <w:szCs w:val="20"/>
                    <w:lang w:val="en-US"/>
                  </w:rPr>
                </w:rPrChange>
              </w:rPr>
              <w:pPrChange w:id="7610" w:author="Thu Huyen Tran" w:date="2023-12-05T21:32:00Z">
                <w:pPr>
                  <w:spacing w:before="0" w:after="0" w:line="240" w:lineRule="auto"/>
                  <w:jc w:val="right"/>
                </w:pPr>
              </w:pPrChange>
            </w:pPr>
            <w:ins w:id="7611" w:author="Thu Huyen Tran" w:date="2023-12-05T21:32:00Z">
              <w:r w:rsidRPr="00677150">
                <w:rPr>
                  <w:rFonts w:eastAsia="Times New Roman"/>
                  <w:sz w:val="22"/>
                  <w:lang w:val="en-US"/>
                  <w:rPrChange w:id="7612" w:author="Huyen Tran Thu" w:date="2025-04-28T20:23:00Z" w16du:dateUtc="2025-04-28T13:23:00Z">
                    <w:rPr>
                      <w:rFonts w:ascii="Arial" w:hAnsi="Arial" w:cs="Arial"/>
                      <w:color w:val="FF0000"/>
                      <w:sz w:val="20"/>
                      <w:szCs w:val="20"/>
                    </w:rPr>
                  </w:rPrChange>
                </w:rPr>
                <w:t>100</w:t>
              </w:r>
            </w:ins>
          </w:p>
        </w:tc>
      </w:tr>
      <w:tr w:rsidR="00E05EAB" w:rsidRPr="00677150" w14:paraId="5A3DF0CE" w14:textId="77777777" w:rsidTr="00E05EAB">
        <w:trPr>
          <w:trHeight w:val="255"/>
          <w:ins w:id="7613" w:author="Thu Huyen Tran" w:date="2023-12-05T21:30:00Z"/>
          <w:trPrChange w:id="7614" w:author="Thu Huyen Tran" w:date="2023-12-05T21:32:00Z">
            <w:trPr>
              <w:trHeight w:val="255"/>
            </w:trPr>
          </w:trPrChange>
        </w:trPr>
        <w:tc>
          <w:tcPr>
            <w:tcW w:w="408" w:type="pct"/>
            <w:tcBorders>
              <w:top w:val="nil"/>
              <w:left w:val="single" w:sz="4" w:space="0" w:color="auto"/>
              <w:bottom w:val="single" w:sz="4" w:space="0" w:color="auto"/>
              <w:right w:val="single" w:sz="4" w:space="0" w:color="auto"/>
            </w:tcBorders>
            <w:vAlign w:val="center"/>
            <w:tcPrChange w:id="7615" w:author="Thu Huyen Tran" w:date="2023-12-05T21:32:00Z">
              <w:tcPr>
                <w:tcW w:w="408" w:type="pct"/>
                <w:gridSpan w:val="2"/>
                <w:tcBorders>
                  <w:top w:val="nil"/>
                  <w:left w:val="single" w:sz="4" w:space="0" w:color="auto"/>
                  <w:bottom w:val="single" w:sz="4" w:space="0" w:color="auto"/>
                  <w:right w:val="single" w:sz="4" w:space="0" w:color="auto"/>
                </w:tcBorders>
                <w:vAlign w:val="center"/>
              </w:tcPr>
            </w:tcPrChange>
          </w:tcPr>
          <w:p w14:paraId="2CA3FA02" w14:textId="773BA49A" w:rsidR="00E05EAB" w:rsidRPr="00677150" w:rsidRDefault="00E05EAB">
            <w:pPr>
              <w:spacing w:before="0" w:after="0"/>
              <w:jc w:val="center"/>
              <w:rPr>
                <w:ins w:id="7616" w:author="Thu Huyen Tran" w:date="2023-12-05T21:30:00Z"/>
                <w:rFonts w:eastAsia="Times New Roman"/>
                <w:sz w:val="22"/>
                <w:lang w:val="en-US"/>
                <w:rPrChange w:id="7617" w:author="Huyen Tran Thu" w:date="2025-04-28T20:23:00Z" w16du:dateUtc="2025-04-28T13:23:00Z">
                  <w:rPr>
                    <w:ins w:id="7618" w:author="Thu Huyen Tran" w:date="2023-12-05T21:30:00Z"/>
                    <w:rFonts w:ascii="Arial" w:eastAsia="Times New Roman" w:hAnsi="Arial" w:cs="Arial"/>
                    <w:sz w:val="20"/>
                    <w:szCs w:val="20"/>
                    <w:lang w:val="en-US"/>
                  </w:rPr>
                </w:rPrChange>
              </w:rPr>
              <w:pPrChange w:id="7619" w:author="Thu Huyen Tran" w:date="2023-12-05T21:31:00Z">
                <w:pPr>
                  <w:spacing w:before="0" w:after="0" w:line="240" w:lineRule="auto"/>
                  <w:jc w:val="center"/>
                </w:pPr>
              </w:pPrChange>
            </w:pPr>
            <w:ins w:id="7620" w:author="Thu Huyen Tran" w:date="2023-12-05T21:31:00Z">
              <w:r w:rsidRPr="00677150">
                <w:rPr>
                  <w:rFonts w:eastAsia="Times New Roman"/>
                  <w:sz w:val="22"/>
                  <w:lang w:val="en-US"/>
                  <w:rPrChange w:id="7621" w:author="Huyen Tran Thu" w:date="2025-04-28T20:23:00Z" w16du:dateUtc="2025-04-28T13:23:00Z">
                    <w:rPr>
                      <w:rFonts w:eastAsia="Times New Roman"/>
                      <w:sz w:val="24"/>
                      <w:szCs w:val="24"/>
                      <w:lang w:val="en-US"/>
                    </w:rPr>
                  </w:rPrChange>
                </w:rPr>
                <w:t>2015</w:t>
              </w:r>
            </w:ins>
          </w:p>
        </w:tc>
        <w:tc>
          <w:tcPr>
            <w:tcW w:w="575" w:type="pct"/>
            <w:tcBorders>
              <w:top w:val="nil"/>
              <w:left w:val="nil"/>
              <w:bottom w:val="single" w:sz="4" w:space="0" w:color="auto"/>
              <w:right w:val="single" w:sz="4" w:space="0" w:color="auto"/>
            </w:tcBorders>
            <w:vAlign w:val="bottom"/>
            <w:hideMark/>
            <w:tcPrChange w:id="7622"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03941339" w14:textId="6C8C2717" w:rsidR="00E05EAB" w:rsidRPr="00677150" w:rsidRDefault="00E05EAB">
            <w:pPr>
              <w:spacing w:before="0" w:after="0"/>
              <w:jc w:val="center"/>
              <w:rPr>
                <w:ins w:id="7623" w:author="Thu Huyen Tran" w:date="2023-12-05T21:30:00Z"/>
                <w:rFonts w:eastAsia="Times New Roman"/>
                <w:sz w:val="22"/>
                <w:lang w:val="en-US"/>
                <w:rPrChange w:id="7624" w:author="Huyen Tran Thu" w:date="2025-04-28T20:23:00Z" w16du:dateUtc="2025-04-28T13:23:00Z">
                  <w:rPr>
                    <w:ins w:id="7625" w:author="Thu Huyen Tran" w:date="2023-12-05T21:30:00Z"/>
                    <w:rFonts w:ascii="Arial" w:eastAsia="Times New Roman" w:hAnsi="Arial" w:cs="Arial"/>
                    <w:sz w:val="20"/>
                    <w:szCs w:val="20"/>
                    <w:lang w:val="en-US"/>
                  </w:rPr>
                </w:rPrChange>
              </w:rPr>
              <w:pPrChange w:id="7626" w:author="Thu Huyen Tran" w:date="2023-12-05T21:32:00Z">
                <w:pPr>
                  <w:spacing w:before="0" w:after="0" w:line="240" w:lineRule="auto"/>
                  <w:jc w:val="right"/>
                </w:pPr>
              </w:pPrChange>
            </w:pPr>
            <w:ins w:id="7627" w:author="Thu Huyen Tran" w:date="2023-12-05T21:32:00Z">
              <w:r w:rsidRPr="00677150">
                <w:rPr>
                  <w:rFonts w:eastAsia="Times New Roman"/>
                  <w:sz w:val="22"/>
                  <w:lang w:val="en-US"/>
                  <w:rPrChange w:id="7628" w:author="Huyen Tran Thu" w:date="2025-04-28T20:23:00Z" w16du:dateUtc="2025-04-28T13:23:00Z">
                    <w:rPr>
                      <w:rFonts w:ascii="Arial" w:hAnsi="Arial" w:cs="Arial"/>
                      <w:color w:val="FF0000"/>
                      <w:sz w:val="20"/>
                      <w:szCs w:val="20"/>
                    </w:rPr>
                  </w:rPrChange>
                </w:rPr>
                <w:t>48,0</w:t>
              </w:r>
            </w:ins>
          </w:p>
        </w:tc>
        <w:tc>
          <w:tcPr>
            <w:tcW w:w="575" w:type="pct"/>
            <w:tcBorders>
              <w:top w:val="nil"/>
              <w:left w:val="nil"/>
              <w:bottom w:val="single" w:sz="4" w:space="0" w:color="auto"/>
              <w:right w:val="single" w:sz="4" w:space="0" w:color="auto"/>
            </w:tcBorders>
            <w:vAlign w:val="bottom"/>
            <w:hideMark/>
            <w:tcPrChange w:id="7629"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62B2324B" w14:textId="63E53FF9" w:rsidR="00E05EAB" w:rsidRPr="00677150" w:rsidRDefault="00E05EAB">
            <w:pPr>
              <w:spacing w:before="0" w:after="0"/>
              <w:jc w:val="center"/>
              <w:rPr>
                <w:ins w:id="7630" w:author="Thu Huyen Tran" w:date="2023-12-05T21:30:00Z"/>
                <w:rFonts w:eastAsia="Times New Roman"/>
                <w:sz w:val="22"/>
                <w:lang w:val="en-US"/>
                <w:rPrChange w:id="7631" w:author="Huyen Tran Thu" w:date="2025-04-28T20:23:00Z" w16du:dateUtc="2025-04-28T13:23:00Z">
                  <w:rPr>
                    <w:ins w:id="7632" w:author="Thu Huyen Tran" w:date="2023-12-05T21:30:00Z"/>
                    <w:rFonts w:ascii="Arial" w:eastAsia="Times New Roman" w:hAnsi="Arial" w:cs="Arial"/>
                    <w:sz w:val="20"/>
                    <w:szCs w:val="20"/>
                    <w:lang w:val="en-US"/>
                  </w:rPr>
                </w:rPrChange>
              </w:rPr>
              <w:pPrChange w:id="7633" w:author="Thu Huyen Tran" w:date="2023-12-05T21:32:00Z">
                <w:pPr>
                  <w:spacing w:before="0" w:after="0" w:line="240" w:lineRule="auto"/>
                  <w:jc w:val="right"/>
                </w:pPr>
              </w:pPrChange>
            </w:pPr>
            <w:ins w:id="7634" w:author="Thu Huyen Tran" w:date="2023-12-05T21:32:00Z">
              <w:r w:rsidRPr="00677150">
                <w:rPr>
                  <w:rFonts w:eastAsia="Times New Roman"/>
                  <w:sz w:val="22"/>
                  <w:lang w:val="en-US"/>
                  <w:rPrChange w:id="7635" w:author="Huyen Tran Thu" w:date="2025-04-28T20:23:00Z" w16du:dateUtc="2025-04-28T13:23:00Z">
                    <w:rPr>
                      <w:rFonts w:ascii="Arial" w:hAnsi="Arial" w:cs="Arial"/>
                      <w:color w:val="FF0000"/>
                      <w:sz w:val="20"/>
                      <w:szCs w:val="20"/>
                    </w:rPr>
                  </w:rPrChange>
                </w:rPr>
                <w:t>5,9</w:t>
              </w:r>
            </w:ins>
          </w:p>
        </w:tc>
        <w:tc>
          <w:tcPr>
            <w:tcW w:w="575" w:type="pct"/>
            <w:tcBorders>
              <w:top w:val="nil"/>
              <w:left w:val="nil"/>
              <w:bottom w:val="single" w:sz="4" w:space="0" w:color="auto"/>
              <w:right w:val="single" w:sz="4" w:space="0" w:color="auto"/>
            </w:tcBorders>
            <w:vAlign w:val="bottom"/>
            <w:hideMark/>
            <w:tcPrChange w:id="7636"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6940571D" w14:textId="6789D234" w:rsidR="00E05EAB" w:rsidRPr="00677150" w:rsidRDefault="00E05EAB">
            <w:pPr>
              <w:spacing w:before="0" w:after="0"/>
              <w:jc w:val="center"/>
              <w:rPr>
                <w:ins w:id="7637" w:author="Thu Huyen Tran" w:date="2023-12-05T21:30:00Z"/>
                <w:rFonts w:eastAsia="Times New Roman"/>
                <w:sz w:val="22"/>
                <w:lang w:val="en-US"/>
                <w:rPrChange w:id="7638" w:author="Huyen Tran Thu" w:date="2025-04-28T20:23:00Z" w16du:dateUtc="2025-04-28T13:23:00Z">
                  <w:rPr>
                    <w:ins w:id="7639" w:author="Thu Huyen Tran" w:date="2023-12-05T21:30:00Z"/>
                    <w:rFonts w:ascii="Arial" w:eastAsia="Times New Roman" w:hAnsi="Arial" w:cs="Arial"/>
                    <w:sz w:val="20"/>
                    <w:szCs w:val="20"/>
                    <w:lang w:val="en-US"/>
                  </w:rPr>
                </w:rPrChange>
              </w:rPr>
              <w:pPrChange w:id="7640" w:author="Thu Huyen Tran" w:date="2023-12-05T21:32:00Z">
                <w:pPr>
                  <w:spacing w:before="0" w:after="0" w:line="240" w:lineRule="auto"/>
                  <w:jc w:val="right"/>
                </w:pPr>
              </w:pPrChange>
            </w:pPr>
            <w:ins w:id="7641" w:author="Thu Huyen Tran" w:date="2023-12-05T21:32:00Z">
              <w:r w:rsidRPr="00677150">
                <w:rPr>
                  <w:rFonts w:eastAsia="Times New Roman"/>
                  <w:sz w:val="22"/>
                  <w:lang w:val="en-US"/>
                  <w:rPrChange w:id="7642" w:author="Huyen Tran Thu" w:date="2025-04-28T20:23:00Z" w16du:dateUtc="2025-04-28T13:23:00Z">
                    <w:rPr>
                      <w:rFonts w:ascii="Arial" w:hAnsi="Arial" w:cs="Arial"/>
                      <w:color w:val="FF0000"/>
                      <w:sz w:val="20"/>
                      <w:szCs w:val="20"/>
                    </w:rPr>
                  </w:rPrChange>
                </w:rPr>
                <w:t>2,4</w:t>
              </w:r>
            </w:ins>
          </w:p>
        </w:tc>
        <w:tc>
          <w:tcPr>
            <w:tcW w:w="575" w:type="pct"/>
            <w:tcBorders>
              <w:top w:val="nil"/>
              <w:left w:val="nil"/>
              <w:bottom w:val="single" w:sz="4" w:space="0" w:color="auto"/>
              <w:right w:val="single" w:sz="4" w:space="0" w:color="auto"/>
            </w:tcBorders>
            <w:vAlign w:val="bottom"/>
            <w:hideMark/>
            <w:tcPrChange w:id="7643"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645AD4A4" w14:textId="2D3DA4BE" w:rsidR="00E05EAB" w:rsidRPr="00677150" w:rsidRDefault="00E05EAB">
            <w:pPr>
              <w:spacing w:before="0" w:after="0"/>
              <w:jc w:val="center"/>
              <w:rPr>
                <w:ins w:id="7644" w:author="Thu Huyen Tran" w:date="2023-12-05T21:30:00Z"/>
                <w:rFonts w:eastAsia="Times New Roman"/>
                <w:sz w:val="22"/>
                <w:lang w:val="en-US"/>
                <w:rPrChange w:id="7645" w:author="Huyen Tran Thu" w:date="2025-04-28T20:23:00Z" w16du:dateUtc="2025-04-28T13:23:00Z">
                  <w:rPr>
                    <w:ins w:id="7646" w:author="Thu Huyen Tran" w:date="2023-12-05T21:30:00Z"/>
                    <w:rFonts w:ascii="Arial" w:eastAsia="Times New Roman" w:hAnsi="Arial" w:cs="Arial"/>
                    <w:sz w:val="20"/>
                    <w:szCs w:val="20"/>
                    <w:lang w:val="en-US"/>
                  </w:rPr>
                </w:rPrChange>
              </w:rPr>
              <w:pPrChange w:id="7647" w:author="Thu Huyen Tran" w:date="2023-12-05T21:32:00Z">
                <w:pPr>
                  <w:spacing w:before="0" w:after="0" w:line="240" w:lineRule="auto"/>
                  <w:jc w:val="right"/>
                </w:pPr>
              </w:pPrChange>
            </w:pPr>
            <w:ins w:id="7648" w:author="Thu Huyen Tran" w:date="2023-12-05T21:32:00Z">
              <w:r w:rsidRPr="00677150">
                <w:rPr>
                  <w:rFonts w:eastAsia="Times New Roman"/>
                  <w:sz w:val="22"/>
                  <w:lang w:val="en-US"/>
                  <w:rPrChange w:id="7649" w:author="Huyen Tran Thu" w:date="2025-04-28T20:23:00Z" w16du:dateUtc="2025-04-28T13:23:00Z">
                    <w:rPr>
                      <w:rFonts w:ascii="Arial" w:hAnsi="Arial" w:cs="Arial"/>
                      <w:color w:val="FF0000"/>
                      <w:sz w:val="20"/>
                      <w:szCs w:val="20"/>
                    </w:rPr>
                  </w:rPrChange>
                </w:rPr>
                <w:t>0,8</w:t>
              </w:r>
            </w:ins>
          </w:p>
        </w:tc>
        <w:tc>
          <w:tcPr>
            <w:tcW w:w="575" w:type="pct"/>
            <w:tcBorders>
              <w:top w:val="nil"/>
              <w:left w:val="nil"/>
              <w:bottom w:val="single" w:sz="4" w:space="0" w:color="auto"/>
              <w:right w:val="single" w:sz="4" w:space="0" w:color="auto"/>
            </w:tcBorders>
            <w:vAlign w:val="bottom"/>
            <w:hideMark/>
            <w:tcPrChange w:id="7650"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0B9C8101" w14:textId="68DC3B1E" w:rsidR="00E05EAB" w:rsidRPr="00677150" w:rsidRDefault="00E05EAB">
            <w:pPr>
              <w:spacing w:before="0" w:after="0"/>
              <w:jc w:val="center"/>
              <w:rPr>
                <w:ins w:id="7651" w:author="Thu Huyen Tran" w:date="2023-12-05T21:30:00Z"/>
                <w:rFonts w:eastAsia="Times New Roman"/>
                <w:sz w:val="22"/>
                <w:lang w:val="en-US"/>
                <w:rPrChange w:id="7652" w:author="Huyen Tran Thu" w:date="2025-04-28T20:23:00Z" w16du:dateUtc="2025-04-28T13:23:00Z">
                  <w:rPr>
                    <w:ins w:id="7653" w:author="Thu Huyen Tran" w:date="2023-12-05T21:30:00Z"/>
                    <w:rFonts w:ascii="Arial" w:eastAsia="Times New Roman" w:hAnsi="Arial" w:cs="Arial"/>
                    <w:sz w:val="20"/>
                    <w:szCs w:val="20"/>
                    <w:lang w:val="en-US"/>
                  </w:rPr>
                </w:rPrChange>
              </w:rPr>
              <w:pPrChange w:id="7654" w:author="Thu Huyen Tran" w:date="2023-12-05T21:32:00Z">
                <w:pPr>
                  <w:spacing w:before="0" w:after="0" w:line="240" w:lineRule="auto"/>
                  <w:jc w:val="right"/>
                </w:pPr>
              </w:pPrChange>
            </w:pPr>
            <w:ins w:id="7655" w:author="Thu Huyen Tran" w:date="2023-12-05T21:32:00Z">
              <w:r w:rsidRPr="00677150">
                <w:rPr>
                  <w:rFonts w:eastAsia="Times New Roman"/>
                  <w:sz w:val="22"/>
                  <w:lang w:val="en-US"/>
                  <w:rPrChange w:id="7656" w:author="Huyen Tran Thu" w:date="2025-04-28T20:23:00Z" w16du:dateUtc="2025-04-28T13:23:00Z">
                    <w:rPr>
                      <w:rFonts w:ascii="Arial" w:hAnsi="Arial" w:cs="Arial"/>
                      <w:color w:val="FF0000"/>
                      <w:sz w:val="20"/>
                      <w:szCs w:val="20"/>
                    </w:rPr>
                  </w:rPrChange>
                </w:rPr>
                <w:t>6,4</w:t>
              </w:r>
            </w:ins>
          </w:p>
        </w:tc>
        <w:tc>
          <w:tcPr>
            <w:tcW w:w="575" w:type="pct"/>
            <w:tcBorders>
              <w:top w:val="nil"/>
              <w:left w:val="nil"/>
              <w:bottom w:val="single" w:sz="4" w:space="0" w:color="auto"/>
              <w:right w:val="single" w:sz="4" w:space="0" w:color="auto"/>
            </w:tcBorders>
            <w:vAlign w:val="bottom"/>
            <w:hideMark/>
            <w:tcPrChange w:id="7657"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0E0DCCA6" w14:textId="6D5E7F5B" w:rsidR="00E05EAB" w:rsidRPr="00677150" w:rsidRDefault="00E05EAB">
            <w:pPr>
              <w:spacing w:before="0" w:after="0"/>
              <w:jc w:val="center"/>
              <w:rPr>
                <w:ins w:id="7658" w:author="Thu Huyen Tran" w:date="2023-12-05T21:30:00Z"/>
                <w:rFonts w:eastAsia="Times New Roman"/>
                <w:sz w:val="22"/>
                <w:lang w:val="en-US"/>
                <w:rPrChange w:id="7659" w:author="Huyen Tran Thu" w:date="2025-04-28T20:23:00Z" w16du:dateUtc="2025-04-28T13:23:00Z">
                  <w:rPr>
                    <w:ins w:id="7660" w:author="Thu Huyen Tran" w:date="2023-12-05T21:30:00Z"/>
                    <w:rFonts w:ascii="Arial" w:eastAsia="Times New Roman" w:hAnsi="Arial" w:cs="Arial"/>
                    <w:sz w:val="20"/>
                    <w:szCs w:val="20"/>
                    <w:lang w:val="en-US"/>
                  </w:rPr>
                </w:rPrChange>
              </w:rPr>
              <w:pPrChange w:id="7661" w:author="Thu Huyen Tran" w:date="2023-12-05T21:32:00Z">
                <w:pPr>
                  <w:spacing w:before="0" w:after="0" w:line="240" w:lineRule="auto"/>
                  <w:jc w:val="right"/>
                </w:pPr>
              </w:pPrChange>
            </w:pPr>
            <w:ins w:id="7662" w:author="Thu Huyen Tran" w:date="2023-12-05T21:32:00Z">
              <w:r w:rsidRPr="00677150">
                <w:rPr>
                  <w:rFonts w:eastAsia="Times New Roman"/>
                  <w:sz w:val="22"/>
                  <w:lang w:val="en-US"/>
                  <w:rPrChange w:id="7663" w:author="Huyen Tran Thu" w:date="2025-04-28T20:23:00Z" w16du:dateUtc="2025-04-28T13:23:00Z">
                    <w:rPr>
                      <w:rFonts w:ascii="Arial" w:hAnsi="Arial" w:cs="Arial"/>
                      <w:color w:val="FF0000"/>
                      <w:sz w:val="20"/>
                      <w:szCs w:val="20"/>
                    </w:rPr>
                  </w:rPrChange>
                </w:rPr>
                <w:t>0,1</w:t>
              </w:r>
            </w:ins>
          </w:p>
        </w:tc>
        <w:tc>
          <w:tcPr>
            <w:tcW w:w="575" w:type="pct"/>
            <w:tcBorders>
              <w:top w:val="nil"/>
              <w:left w:val="nil"/>
              <w:bottom w:val="single" w:sz="4" w:space="0" w:color="auto"/>
              <w:right w:val="single" w:sz="4" w:space="0" w:color="auto"/>
            </w:tcBorders>
            <w:vAlign w:val="bottom"/>
            <w:hideMark/>
            <w:tcPrChange w:id="7664"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4270A225" w14:textId="1990BB42" w:rsidR="00E05EAB" w:rsidRPr="00677150" w:rsidRDefault="00E05EAB">
            <w:pPr>
              <w:spacing w:before="0" w:after="0"/>
              <w:jc w:val="center"/>
              <w:rPr>
                <w:ins w:id="7665" w:author="Thu Huyen Tran" w:date="2023-12-05T21:30:00Z"/>
                <w:rFonts w:eastAsia="Times New Roman"/>
                <w:sz w:val="22"/>
                <w:lang w:val="en-US"/>
                <w:rPrChange w:id="7666" w:author="Huyen Tran Thu" w:date="2025-04-28T20:23:00Z" w16du:dateUtc="2025-04-28T13:23:00Z">
                  <w:rPr>
                    <w:ins w:id="7667" w:author="Thu Huyen Tran" w:date="2023-12-05T21:30:00Z"/>
                    <w:rFonts w:ascii="Arial" w:eastAsia="Times New Roman" w:hAnsi="Arial" w:cs="Arial"/>
                    <w:sz w:val="20"/>
                    <w:szCs w:val="20"/>
                    <w:lang w:val="en-US"/>
                  </w:rPr>
                </w:rPrChange>
              </w:rPr>
              <w:pPrChange w:id="7668" w:author="Thu Huyen Tran" w:date="2023-12-05T21:32:00Z">
                <w:pPr>
                  <w:spacing w:before="0" w:after="0" w:line="240" w:lineRule="auto"/>
                  <w:jc w:val="right"/>
                </w:pPr>
              </w:pPrChange>
            </w:pPr>
            <w:ins w:id="7669" w:author="Thu Huyen Tran" w:date="2023-12-05T21:32:00Z">
              <w:r w:rsidRPr="00677150">
                <w:rPr>
                  <w:rFonts w:eastAsia="Times New Roman"/>
                  <w:sz w:val="22"/>
                  <w:lang w:val="en-US"/>
                  <w:rPrChange w:id="7670" w:author="Huyen Tran Thu" w:date="2025-04-28T20:23:00Z" w16du:dateUtc="2025-04-28T13:23:00Z">
                    <w:rPr>
                      <w:rFonts w:ascii="Arial" w:hAnsi="Arial" w:cs="Arial"/>
                      <w:color w:val="FF0000"/>
                      <w:sz w:val="20"/>
                      <w:szCs w:val="20"/>
                    </w:rPr>
                  </w:rPrChange>
                </w:rPr>
                <w:t>36,4</w:t>
              </w:r>
            </w:ins>
          </w:p>
        </w:tc>
        <w:tc>
          <w:tcPr>
            <w:tcW w:w="567" w:type="pct"/>
            <w:tcBorders>
              <w:top w:val="nil"/>
              <w:left w:val="nil"/>
              <w:bottom w:val="single" w:sz="4" w:space="0" w:color="auto"/>
              <w:right w:val="single" w:sz="4" w:space="0" w:color="auto"/>
            </w:tcBorders>
            <w:vAlign w:val="center"/>
            <w:hideMark/>
            <w:tcPrChange w:id="7671" w:author="Thu Huyen Tran" w:date="2023-12-05T21:32:00Z">
              <w:tcPr>
                <w:tcW w:w="568" w:type="pct"/>
                <w:gridSpan w:val="2"/>
                <w:tcBorders>
                  <w:top w:val="nil"/>
                  <w:left w:val="nil"/>
                  <w:bottom w:val="single" w:sz="4" w:space="0" w:color="auto"/>
                  <w:right w:val="single" w:sz="4" w:space="0" w:color="auto"/>
                </w:tcBorders>
                <w:vAlign w:val="center"/>
                <w:hideMark/>
              </w:tcPr>
            </w:tcPrChange>
          </w:tcPr>
          <w:p w14:paraId="760934DD" w14:textId="7FC7474C" w:rsidR="00E05EAB" w:rsidRPr="00677150" w:rsidRDefault="00E05EAB">
            <w:pPr>
              <w:spacing w:before="0" w:after="0"/>
              <w:jc w:val="center"/>
              <w:rPr>
                <w:ins w:id="7672" w:author="Thu Huyen Tran" w:date="2023-12-05T21:30:00Z"/>
                <w:rFonts w:eastAsia="Times New Roman"/>
                <w:sz w:val="22"/>
                <w:lang w:val="en-US"/>
                <w:rPrChange w:id="7673" w:author="Huyen Tran Thu" w:date="2025-04-28T20:23:00Z" w16du:dateUtc="2025-04-28T13:23:00Z">
                  <w:rPr>
                    <w:ins w:id="7674" w:author="Thu Huyen Tran" w:date="2023-12-05T21:30:00Z"/>
                    <w:rFonts w:ascii="Arial" w:eastAsia="Times New Roman" w:hAnsi="Arial" w:cs="Arial"/>
                    <w:sz w:val="20"/>
                    <w:szCs w:val="20"/>
                    <w:lang w:val="en-US"/>
                  </w:rPr>
                </w:rPrChange>
              </w:rPr>
              <w:pPrChange w:id="7675" w:author="Thu Huyen Tran" w:date="2023-12-05T21:32:00Z">
                <w:pPr>
                  <w:spacing w:before="0" w:after="0" w:line="240" w:lineRule="auto"/>
                  <w:jc w:val="right"/>
                </w:pPr>
              </w:pPrChange>
            </w:pPr>
            <w:ins w:id="7676" w:author="Thu Huyen Tran" w:date="2023-12-05T21:32:00Z">
              <w:r w:rsidRPr="00677150">
                <w:rPr>
                  <w:rFonts w:eastAsia="Times New Roman"/>
                  <w:sz w:val="22"/>
                  <w:lang w:val="en-US"/>
                  <w:rPrChange w:id="7677" w:author="Huyen Tran Thu" w:date="2025-04-28T20:23:00Z" w16du:dateUtc="2025-04-28T13:23:00Z">
                    <w:rPr>
                      <w:rFonts w:ascii="Arial" w:hAnsi="Arial" w:cs="Arial"/>
                      <w:color w:val="FF0000"/>
                      <w:sz w:val="20"/>
                      <w:szCs w:val="20"/>
                    </w:rPr>
                  </w:rPrChange>
                </w:rPr>
                <w:t>100</w:t>
              </w:r>
            </w:ins>
          </w:p>
        </w:tc>
      </w:tr>
      <w:tr w:rsidR="00E05EAB" w:rsidRPr="00677150" w14:paraId="0F00B559" w14:textId="77777777" w:rsidTr="00E05EAB">
        <w:trPr>
          <w:trHeight w:val="255"/>
          <w:ins w:id="7678" w:author="Thu Huyen Tran" w:date="2023-12-05T21:30:00Z"/>
          <w:trPrChange w:id="7679" w:author="Thu Huyen Tran" w:date="2023-12-05T21:32:00Z">
            <w:trPr>
              <w:trHeight w:val="255"/>
            </w:trPr>
          </w:trPrChange>
        </w:trPr>
        <w:tc>
          <w:tcPr>
            <w:tcW w:w="408" w:type="pct"/>
            <w:tcBorders>
              <w:top w:val="nil"/>
              <w:left w:val="single" w:sz="4" w:space="0" w:color="auto"/>
              <w:bottom w:val="single" w:sz="4" w:space="0" w:color="auto"/>
              <w:right w:val="single" w:sz="4" w:space="0" w:color="auto"/>
            </w:tcBorders>
            <w:vAlign w:val="center"/>
            <w:tcPrChange w:id="7680" w:author="Thu Huyen Tran" w:date="2023-12-05T21:32:00Z">
              <w:tcPr>
                <w:tcW w:w="408" w:type="pct"/>
                <w:gridSpan w:val="2"/>
                <w:tcBorders>
                  <w:top w:val="nil"/>
                  <w:left w:val="single" w:sz="4" w:space="0" w:color="auto"/>
                  <w:bottom w:val="single" w:sz="4" w:space="0" w:color="auto"/>
                  <w:right w:val="single" w:sz="4" w:space="0" w:color="auto"/>
                </w:tcBorders>
                <w:vAlign w:val="center"/>
              </w:tcPr>
            </w:tcPrChange>
          </w:tcPr>
          <w:p w14:paraId="154BE5AE" w14:textId="03428081" w:rsidR="00E05EAB" w:rsidRPr="00677150" w:rsidRDefault="00E05EAB">
            <w:pPr>
              <w:spacing w:before="0" w:after="0"/>
              <w:jc w:val="center"/>
              <w:rPr>
                <w:ins w:id="7681" w:author="Thu Huyen Tran" w:date="2023-12-05T21:30:00Z"/>
                <w:rFonts w:eastAsia="Times New Roman"/>
                <w:sz w:val="22"/>
                <w:lang w:val="en-US"/>
                <w:rPrChange w:id="7682" w:author="Huyen Tran Thu" w:date="2025-04-28T20:23:00Z" w16du:dateUtc="2025-04-28T13:23:00Z">
                  <w:rPr>
                    <w:ins w:id="7683" w:author="Thu Huyen Tran" w:date="2023-12-05T21:30:00Z"/>
                    <w:rFonts w:ascii="Arial" w:eastAsia="Times New Roman" w:hAnsi="Arial" w:cs="Arial"/>
                    <w:sz w:val="20"/>
                    <w:szCs w:val="20"/>
                    <w:lang w:val="en-US"/>
                  </w:rPr>
                </w:rPrChange>
              </w:rPr>
              <w:pPrChange w:id="7684" w:author="Thu Huyen Tran" w:date="2023-12-05T21:31:00Z">
                <w:pPr>
                  <w:spacing w:before="0" w:after="0" w:line="240" w:lineRule="auto"/>
                  <w:jc w:val="center"/>
                </w:pPr>
              </w:pPrChange>
            </w:pPr>
            <w:ins w:id="7685" w:author="Thu Huyen Tran" w:date="2023-12-05T21:31:00Z">
              <w:r w:rsidRPr="00677150">
                <w:rPr>
                  <w:rFonts w:eastAsia="Times New Roman"/>
                  <w:sz w:val="22"/>
                  <w:lang w:val="en-US"/>
                  <w:rPrChange w:id="7686" w:author="Huyen Tran Thu" w:date="2025-04-28T20:23:00Z" w16du:dateUtc="2025-04-28T13:23:00Z">
                    <w:rPr>
                      <w:rFonts w:eastAsia="Times New Roman"/>
                      <w:sz w:val="24"/>
                      <w:szCs w:val="24"/>
                      <w:lang w:val="en-US"/>
                    </w:rPr>
                  </w:rPrChange>
                </w:rPr>
                <w:t>2016</w:t>
              </w:r>
            </w:ins>
          </w:p>
        </w:tc>
        <w:tc>
          <w:tcPr>
            <w:tcW w:w="575" w:type="pct"/>
            <w:tcBorders>
              <w:top w:val="nil"/>
              <w:left w:val="nil"/>
              <w:bottom w:val="single" w:sz="4" w:space="0" w:color="auto"/>
              <w:right w:val="single" w:sz="4" w:space="0" w:color="auto"/>
            </w:tcBorders>
            <w:vAlign w:val="bottom"/>
            <w:hideMark/>
            <w:tcPrChange w:id="7687"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58486A14" w14:textId="7CC89CB0" w:rsidR="00E05EAB" w:rsidRPr="00677150" w:rsidRDefault="00E05EAB">
            <w:pPr>
              <w:spacing w:before="0" w:after="0"/>
              <w:jc w:val="center"/>
              <w:rPr>
                <w:ins w:id="7688" w:author="Thu Huyen Tran" w:date="2023-12-05T21:30:00Z"/>
                <w:rFonts w:eastAsia="Times New Roman"/>
                <w:sz w:val="22"/>
                <w:lang w:val="en-US"/>
                <w:rPrChange w:id="7689" w:author="Huyen Tran Thu" w:date="2025-04-28T20:23:00Z" w16du:dateUtc="2025-04-28T13:23:00Z">
                  <w:rPr>
                    <w:ins w:id="7690" w:author="Thu Huyen Tran" w:date="2023-12-05T21:30:00Z"/>
                    <w:rFonts w:ascii="Arial" w:eastAsia="Times New Roman" w:hAnsi="Arial" w:cs="Arial"/>
                    <w:sz w:val="20"/>
                    <w:szCs w:val="20"/>
                    <w:lang w:val="en-US"/>
                  </w:rPr>
                </w:rPrChange>
              </w:rPr>
              <w:pPrChange w:id="7691" w:author="Thu Huyen Tran" w:date="2023-12-05T21:32:00Z">
                <w:pPr>
                  <w:spacing w:before="0" w:after="0" w:line="240" w:lineRule="auto"/>
                  <w:jc w:val="right"/>
                </w:pPr>
              </w:pPrChange>
            </w:pPr>
            <w:ins w:id="7692" w:author="Thu Huyen Tran" w:date="2023-12-05T21:32:00Z">
              <w:r w:rsidRPr="00677150">
                <w:rPr>
                  <w:rFonts w:eastAsia="Times New Roman"/>
                  <w:sz w:val="22"/>
                  <w:lang w:val="en-US"/>
                  <w:rPrChange w:id="7693" w:author="Huyen Tran Thu" w:date="2025-04-28T20:23:00Z" w16du:dateUtc="2025-04-28T13:23:00Z">
                    <w:rPr>
                      <w:rFonts w:ascii="Arial" w:hAnsi="Arial" w:cs="Arial"/>
                      <w:color w:val="FF0000"/>
                      <w:sz w:val="20"/>
                      <w:szCs w:val="20"/>
                    </w:rPr>
                  </w:rPrChange>
                </w:rPr>
                <w:t>49,1</w:t>
              </w:r>
            </w:ins>
          </w:p>
        </w:tc>
        <w:tc>
          <w:tcPr>
            <w:tcW w:w="575" w:type="pct"/>
            <w:tcBorders>
              <w:top w:val="nil"/>
              <w:left w:val="nil"/>
              <w:bottom w:val="single" w:sz="4" w:space="0" w:color="auto"/>
              <w:right w:val="single" w:sz="4" w:space="0" w:color="auto"/>
            </w:tcBorders>
            <w:vAlign w:val="bottom"/>
            <w:hideMark/>
            <w:tcPrChange w:id="7694"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6D1A66DE" w14:textId="49B08930" w:rsidR="00E05EAB" w:rsidRPr="00677150" w:rsidRDefault="00E05EAB">
            <w:pPr>
              <w:spacing w:before="0" w:after="0"/>
              <w:jc w:val="center"/>
              <w:rPr>
                <w:ins w:id="7695" w:author="Thu Huyen Tran" w:date="2023-12-05T21:30:00Z"/>
                <w:rFonts w:eastAsia="Times New Roman"/>
                <w:sz w:val="22"/>
                <w:lang w:val="en-US"/>
                <w:rPrChange w:id="7696" w:author="Huyen Tran Thu" w:date="2025-04-28T20:23:00Z" w16du:dateUtc="2025-04-28T13:23:00Z">
                  <w:rPr>
                    <w:ins w:id="7697" w:author="Thu Huyen Tran" w:date="2023-12-05T21:30:00Z"/>
                    <w:rFonts w:ascii="Arial" w:eastAsia="Times New Roman" w:hAnsi="Arial" w:cs="Arial"/>
                    <w:sz w:val="20"/>
                    <w:szCs w:val="20"/>
                    <w:lang w:val="en-US"/>
                  </w:rPr>
                </w:rPrChange>
              </w:rPr>
              <w:pPrChange w:id="7698" w:author="Thu Huyen Tran" w:date="2023-12-05T21:32:00Z">
                <w:pPr>
                  <w:spacing w:before="0" w:after="0" w:line="240" w:lineRule="auto"/>
                  <w:jc w:val="right"/>
                </w:pPr>
              </w:pPrChange>
            </w:pPr>
            <w:ins w:id="7699" w:author="Thu Huyen Tran" w:date="2023-12-05T21:32:00Z">
              <w:r w:rsidRPr="00677150">
                <w:rPr>
                  <w:rFonts w:eastAsia="Times New Roman"/>
                  <w:sz w:val="22"/>
                  <w:lang w:val="en-US"/>
                  <w:rPrChange w:id="7700" w:author="Huyen Tran Thu" w:date="2025-04-28T20:23:00Z" w16du:dateUtc="2025-04-28T13:23:00Z">
                    <w:rPr>
                      <w:rFonts w:ascii="Arial" w:hAnsi="Arial" w:cs="Arial"/>
                      <w:color w:val="FF0000"/>
                      <w:sz w:val="20"/>
                      <w:szCs w:val="20"/>
                    </w:rPr>
                  </w:rPrChange>
                </w:rPr>
                <w:t>5,7</w:t>
              </w:r>
            </w:ins>
          </w:p>
        </w:tc>
        <w:tc>
          <w:tcPr>
            <w:tcW w:w="575" w:type="pct"/>
            <w:tcBorders>
              <w:top w:val="nil"/>
              <w:left w:val="nil"/>
              <w:bottom w:val="single" w:sz="4" w:space="0" w:color="auto"/>
              <w:right w:val="single" w:sz="4" w:space="0" w:color="auto"/>
            </w:tcBorders>
            <w:vAlign w:val="bottom"/>
            <w:hideMark/>
            <w:tcPrChange w:id="7701"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28E9382E" w14:textId="2769494B" w:rsidR="00E05EAB" w:rsidRPr="00677150" w:rsidRDefault="00E05EAB">
            <w:pPr>
              <w:spacing w:before="0" w:after="0"/>
              <w:jc w:val="center"/>
              <w:rPr>
                <w:ins w:id="7702" w:author="Thu Huyen Tran" w:date="2023-12-05T21:30:00Z"/>
                <w:rFonts w:eastAsia="Times New Roman"/>
                <w:sz w:val="22"/>
                <w:lang w:val="en-US"/>
                <w:rPrChange w:id="7703" w:author="Huyen Tran Thu" w:date="2025-04-28T20:23:00Z" w16du:dateUtc="2025-04-28T13:23:00Z">
                  <w:rPr>
                    <w:ins w:id="7704" w:author="Thu Huyen Tran" w:date="2023-12-05T21:30:00Z"/>
                    <w:rFonts w:ascii="Arial" w:eastAsia="Times New Roman" w:hAnsi="Arial" w:cs="Arial"/>
                    <w:sz w:val="20"/>
                    <w:szCs w:val="20"/>
                    <w:lang w:val="en-US"/>
                  </w:rPr>
                </w:rPrChange>
              </w:rPr>
              <w:pPrChange w:id="7705" w:author="Thu Huyen Tran" w:date="2023-12-05T21:32:00Z">
                <w:pPr>
                  <w:spacing w:before="0" w:after="0" w:line="240" w:lineRule="auto"/>
                  <w:jc w:val="right"/>
                </w:pPr>
              </w:pPrChange>
            </w:pPr>
            <w:ins w:id="7706" w:author="Thu Huyen Tran" w:date="2023-12-05T21:32:00Z">
              <w:r w:rsidRPr="00677150">
                <w:rPr>
                  <w:rFonts w:eastAsia="Times New Roman"/>
                  <w:sz w:val="22"/>
                  <w:lang w:val="en-US"/>
                  <w:rPrChange w:id="7707" w:author="Huyen Tran Thu" w:date="2025-04-28T20:23:00Z" w16du:dateUtc="2025-04-28T13:23:00Z">
                    <w:rPr>
                      <w:rFonts w:ascii="Arial" w:hAnsi="Arial" w:cs="Arial"/>
                      <w:color w:val="FF0000"/>
                      <w:sz w:val="20"/>
                      <w:szCs w:val="20"/>
                    </w:rPr>
                  </w:rPrChange>
                </w:rPr>
                <w:t>2,4</w:t>
              </w:r>
            </w:ins>
          </w:p>
        </w:tc>
        <w:tc>
          <w:tcPr>
            <w:tcW w:w="575" w:type="pct"/>
            <w:tcBorders>
              <w:top w:val="nil"/>
              <w:left w:val="nil"/>
              <w:bottom w:val="single" w:sz="4" w:space="0" w:color="auto"/>
              <w:right w:val="single" w:sz="4" w:space="0" w:color="auto"/>
            </w:tcBorders>
            <w:vAlign w:val="bottom"/>
            <w:hideMark/>
            <w:tcPrChange w:id="7708"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161CF4FC" w14:textId="1072CDBF" w:rsidR="00E05EAB" w:rsidRPr="00677150" w:rsidRDefault="00E05EAB">
            <w:pPr>
              <w:spacing w:before="0" w:after="0"/>
              <w:jc w:val="center"/>
              <w:rPr>
                <w:ins w:id="7709" w:author="Thu Huyen Tran" w:date="2023-12-05T21:30:00Z"/>
                <w:rFonts w:eastAsia="Times New Roman"/>
                <w:sz w:val="22"/>
                <w:lang w:val="en-US"/>
                <w:rPrChange w:id="7710" w:author="Huyen Tran Thu" w:date="2025-04-28T20:23:00Z" w16du:dateUtc="2025-04-28T13:23:00Z">
                  <w:rPr>
                    <w:ins w:id="7711" w:author="Thu Huyen Tran" w:date="2023-12-05T21:30:00Z"/>
                    <w:rFonts w:ascii="Arial" w:eastAsia="Times New Roman" w:hAnsi="Arial" w:cs="Arial"/>
                    <w:sz w:val="20"/>
                    <w:szCs w:val="20"/>
                    <w:lang w:val="en-US"/>
                  </w:rPr>
                </w:rPrChange>
              </w:rPr>
              <w:pPrChange w:id="7712" w:author="Thu Huyen Tran" w:date="2023-12-05T21:32:00Z">
                <w:pPr>
                  <w:spacing w:before="0" w:after="0" w:line="240" w:lineRule="auto"/>
                  <w:jc w:val="right"/>
                </w:pPr>
              </w:pPrChange>
            </w:pPr>
            <w:ins w:id="7713" w:author="Thu Huyen Tran" w:date="2023-12-05T21:32:00Z">
              <w:r w:rsidRPr="00677150">
                <w:rPr>
                  <w:rFonts w:eastAsia="Times New Roman"/>
                  <w:sz w:val="22"/>
                  <w:lang w:val="en-US"/>
                  <w:rPrChange w:id="7714" w:author="Huyen Tran Thu" w:date="2025-04-28T20:23:00Z" w16du:dateUtc="2025-04-28T13:23:00Z">
                    <w:rPr>
                      <w:rFonts w:ascii="Arial" w:hAnsi="Arial" w:cs="Arial"/>
                      <w:color w:val="FF0000"/>
                      <w:sz w:val="20"/>
                      <w:szCs w:val="20"/>
                    </w:rPr>
                  </w:rPrChange>
                </w:rPr>
                <w:t>0,9</w:t>
              </w:r>
            </w:ins>
          </w:p>
        </w:tc>
        <w:tc>
          <w:tcPr>
            <w:tcW w:w="575" w:type="pct"/>
            <w:tcBorders>
              <w:top w:val="nil"/>
              <w:left w:val="nil"/>
              <w:bottom w:val="single" w:sz="4" w:space="0" w:color="auto"/>
              <w:right w:val="single" w:sz="4" w:space="0" w:color="auto"/>
            </w:tcBorders>
            <w:vAlign w:val="bottom"/>
            <w:hideMark/>
            <w:tcPrChange w:id="7715"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6FEF2AD4" w14:textId="41AB2C8A" w:rsidR="00E05EAB" w:rsidRPr="00677150" w:rsidRDefault="00E05EAB">
            <w:pPr>
              <w:spacing w:before="0" w:after="0"/>
              <w:jc w:val="center"/>
              <w:rPr>
                <w:ins w:id="7716" w:author="Thu Huyen Tran" w:date="2023-12-05T21:30:00Z"/>
                <w:rFonts w:eastAsia="Times New Roman"/>
                <w:sz w:val="22"/>
                <w:lang w:val="en-US"/>
                <w:rPrChange w:id="7717" w:author="Huyen Tran Thu" w:date="2025-04-28T20:23:00Z" w16du:dateUtc="2025-04-28T13:23:00Z">
                  <w:rPr>
                    <w:ins w:id="7718" w:author="Thu Huyen Tran" w:date="2023-12-05T21:30:00Z"/>
                    <w:rFonts w:ascii="Arial" w:eastAsia="Times New Roman" w:hAnsi="Arial" w:cs="Arial"/>
                    <w:sz w:val="20"/>
                    <w:szCs w:val="20"/>
                    <w:lang w:val="en-US"/>
                  </w:rPr>
                </w:rPrChange>
              </w:rPr>
              <w:pPrChange w:id="7719" w:author="Thu Huyen Tran" w:date="2023-12-05T21:32:00Z">
                <w:pPr>
                  <w:spacing w:before="0" w:after="0" w:line="240" w:lineRule="auto"/>
                  <w:jc w:val="right"/>
                </w:pPr>
              </w:pPrChange>
            </w:pPr>
            <w:ins w:id="7720" w:author="Thu Huyen Tran" w:date="2023-12-05T21:32:00Z">
              <w:r w:rsidRPr="00677150">
                <w:rPr>
                  <w:rFonts w:eastAsia="Times New Roman"/>
                  <w:sz w:val="22"/>
                  <w:lang w:val="en-US"/>
                  <w:rPrChange w:id="7721" w:author="Huyen Tran Thu" w:date="2025-04-28T20:23:00Z" w16du:dateUtc="2025-04-28T13:23:00Z">
                    <w:rPr>
                      <w:rFonts w:ascii="Arial" w:hAnsi="Arial" w:cs="Arial"/>
                      <w:color w:val="FF0000"/>
                      <w:sz w:val="20"/>
                      <w:szCs w:val="20"/>
                    </w:rPr>
                  </w:rPrChange>
                </w:rPr>
                <w:t>6,2</w:t>
              </w:r>
            </w:ins>
          </w:p>
        </w:tc>
        <w:tc>
          <w:tcPr>
            <w:tcW w:w="575" w:type="pct"/>
            <w:tcBorders>
              <w:top w:val="nil"/>
              <w:left w:val="nil"/>
              <w:bottom w:val="single" w:sz="4" w:space="0" w:color="auto"/>
              <w:right w:val="single" w:sz="4" w:space="0" w:color="auto"/>
            </w:tcBorders>
            <w:vAlign w:val="bottom"/>
            <w:hideMark/>
            <w:tcPrChange w:id="7722"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454B0B90" w14:textId="17F11A6D" w:rsidR="00E05EAB" w:rsidRPr="00677150" w:rsidRDefault="00E05EAB">
            <w:pPr>
              <w:spacing w:before="0" w:after="0"/>
              <w:jc w:val="center"/>
              <w:rPr>
                <w:ins w:id="7723" w:author="Thu Huyen Tran" w:date="2023-12-05T21:30:00Z"/>
                <w:rFonts w:eastAsia="Times New Roman"/>
                <w:sz w:val="22"/>
                <w:lang w:val="en-US"/>
                <w:rPrChange w:id="7724" w:author="Huyen Tran Thu" w:date="2025-04-28T20:23:00Z" w16du:dateUtc="2025-04-28T13:23:00Z">
                  <w:rPr>
                    <w:ins w:id="7725" w:author="Thu Huyen Tran" w:date="2023-12-05T21:30:00Z"/>
                    <w:rFonts w:ascii="Arial" w:eastAsia="Times New Roman" w:hAnsi="Arial" w:cs="Arial"/>
                    <w:sz w:val="20"/>
                    <w:szCs w:val="20"/>
                    <w:lang w:val="en-US"/>
                  </w:rPr>
                </w:rPrChange>
              </w:rPr>
              <w:pPrChange w:id="7726" w:author="Thu Huyen Tran" w:date="2023-12-05T21:32:00Z">
                <w:pPr>
                  <w:spacing w:before="0" w:after="0" w:line="240" w:lineRule="auto"/>
                  <w:jc w:val="right"/>
                </w:pPr>
              </w:pPrChange>
            </w:pPr>
            <w:ins w:id="7727" w:author="Thu Huyen Tran" w:date="2023-12-05T21:32:00Z">
              <w:r w:rsidRPr="00677150">
                <w:rPr>
                  <w:rFonts w:eastAsia="Times New Roman"/>
                  <w:sz w:val="22"/>
                  <w:lang w:val="en-US"/>
                  <w:rPrChange w:id="7728" w:author="Huyen Tran Thu" w:date="2025-04-28T20:23:00Z" w16du:dateUtc="2025-04-28T13:23:00Z">
                    <w:rPr>
                      <w:rFonts w:ascii="Arial" w:hAnsi="Arial" w:cs="Arial"/>
                      <w:color w:val="FF0000"/>
                      <w:sz w:val="20"/>
                      <w:szCs w:val="20"/>
                    </w:rPr>
                  </w:rPrChange>
                </w:rPr>
                <w:t>0,1</w:t>
              </w:r>
            </w:ins>
          </w:p>
        </w:tc>
        <w:tc>
          <w:tcPr>
            <w:tcW w:w="575" w:type="pct"/>
            <w:tcBorders>
              <w:top w:val="nil"/>
              <w:left w:val="nil"/>
              <w:bottom w:val="single" w:sz="4" w:space="0" w:color="auto"/>
              <w:right w:val="single" w:sz="4" w:space="0" w:color="auto"/>
            </w:tcBorders>
            <w:vAlign w:val="bottom"/>
            <w:hideMark/>
            <w:tcPrChange w:id="7729" w:author="Thu Huyen Tran" w:date="2023-12-05T21:32:00Z">
              <w:tcPr>
                <w:tcW w:w="575" w:type="pct"/>
                <w:gridSpan w:val="2"/>
                <w:tcBorders>
                  <w:top w:val="nil"/>
                  <w:left w:val="nil"/>
                  <w:bottom w:val="single" w:sz="4" w:space="0" w:color="auto"/>
                  <w:right w:val="single" w:sz="4" w:space="0" w:color="auto"/>
                </w:tcBorders>
                <w:vAlign w:val="bottom"/>
                <w:hideMark/>
              </w:tcPr>
            </w:tcPrChange>
          </w:tcPr>
          <w:p w14:paraId="6B077996" w14:textId="2193F62D" w:rsidR="00E05EAB" w:rsidRPr="00677150" w:rsidRDefault="00E05EAB">
            <w:pPr>
              <w:spacing w:before="0" w:after="0"/>
              <w:jc w:val="center"/>
              <w:rPr>
                <w:ins w:id="7730" w:author="Thu Huyen Tran" w:date="2023-12-05T21:30:00Z"/>
                <w:rFonts w:eastAsia="Times New Roman"/>
                <w:sz w:val="22"/>
                <w:lang w:val="en-US"/>
                <w:rPrChange w:id="7731" w:author="Huyen Tran Thu" w:date="2025-04-28T20:23:00Z" w16du:dateUtc="2025-04-28T13:23:00Z">
                  <w:rPr>
                    <w:ins w:id="7732" w:author="Thu Huyen Tran" w:date="2023-12-05T21:30:00Z"/>
                    <w:rFonts w:ascii="Arial" w:eastAsia="Times New Roman" w:hAnsi="Arial" w:cs="Arial"/>
                    <w:sz w:val="20"/>
                    <w:szCs w:val="20"/>
                    <w:lang w:val="en-US"/>
                  </w:rPr>
                </w:rPrChange>
              </w:rPr>
              <w:pPrChange w:id="7733" w:author="Thu Huyen Tran" w:date="2023-12-05T21:32:00Z">
                <w:pPr>
                  <w:spacing w:before="0" w:after="0" w:line="240" w:lineRule="auto"/>
                  <w:jc w:val="right"/>
                </w:pPr>
              </w:pPrChange>
            </w:pPr>
            <w:ins w:id="7734" w:author="Thu Huyen Tran" w:date="2023-12-05T21:32:00Z">
              <w:r w:rsidRPr="00677150">
                <w:rPr>
                  <w:rFonts w:eastAsia="Times New Roman"/>
                  <w:sz w:val="22"/>
                  <w:lang w:val="en-US"/>
                  <w:rPrChange w:id="7735" w:author="Huyen Tran Thu" w:date="2025-04-28T20:23:00Z" w16du:dateUtc="2025-04-28T13:23:00Z">
                    <w:rPr>
                      <w:rFonts w:ascii="Arial" w:hAnsi="Arial" w:cs="Arial"/>
                      <w:color w:val="FF0000"/>
                      <w:sz w:val="20"/>
                      <w:szCs w:val="20"/>
                    </w:rPr>
                  </w:rPrChange>
                </w:rPr>
                <w:t>35,5</w:t>
              </w:r>
            </w:ins>
          </w:p>
        </w:tc>
        <w:tc>
          <w:tcPr>
            <w:tcW w:w="567" w:type="pct"/>
            <w:tcBorders>
              <w:top w:val="nil"/>
              <w:left w:val="nil"/>
              <w:bottom w:val="single" w:sz="4" w:space="0" w:color="auto"/>
              <w:right w:val="single" w:sz="4" w:space="0" w:color="auto"/>
            </w:tcBorders>
            <w:vAlign w:val="center"/>
            <w:hideMark/>
            <w:tcPrChange w:id="7736" w:author="Thu Huyen Tran" w:date="2023-12-05T21:32:00Z">
              <w:tcPr>
                <w:tcW w:w="568" w:type="pct"/>
                <w:gridSpan w:val="2"/>
                <w:tcBorders>
                  <w:top w:val="nil"/>
                  <w:left w:val="nil"/>
                  <w:bottom w:val="single" w:sz="4" w:space="0" w:color="auto"/>
                  <w:right w:val="single" w:sz="4" w:space="0" w:color="auto"/>
                </w:tcBorders>
                <w:vAlign w:val="center"/>
                <w:hideMark/>
              </w:tcPr>
            </w:tcPrChange>
          </w:tcPr>
          <w:p w14:paraId="18D06D60" w14:textId="06812072" w:rsidR="00E05EAB" w:rsidRPr="00677150" w:rsidRDefault="00E05EAB">
            <w:pPr>
              <w:spacing w:before="0" w:after="0"/>
              <w:jc w:val="center"/>
              <w:rPr>
                <w:ins w:id="7737" w:author="Thu Huyen Tran" w:date="2023-12-05T21:30:00Z"/>
                <w:rFonts w:eastAsia="Times New Roman"/>
                <w:sz w:val="22"/>
                <w:lang w:val="en-US"/>
                <w:rPrChange w:id="7738" w:author="Huyen Tran Thu" w:date="2025-04-28T20:23:00Z" w16du:dateUtc="2025-04-28T13:23:00Z">
                  <w:rPr>
                    <w:ins w:id="7739" w:author="Thu Huyen Tran" w:date="2023-12-05T21:30:00Z"/>
                    <w:rFonts w:ascii="Arial" w:eastAsia="Times New Roman" w:hAnsi="Arial" w:cs="Arial"/>
                    <w:sz w:val="20"/>
                    <w:szCs w:val="20"/>
                    <w:lang w:val="en-US"/>
                  </w:rPr>
                </w:rPrChange>
              </w:rPr>
              <w:pPrChange w:id="7740" w:author="Thu Huyen Tran" w:date="2023-12-05T21:32:00Z">
                <w:pPr>
                  <w:spacing w:before="0" w:after="0" w:line="240" w:lineRule="auto"/>
                  <w:jc w:val="right"/>
                </w:pPr>
              </w:pPrChange>
            </w:pPr>
            <w:ins w:id="7741" w:author="Thu Huyen Tran" w:date="2023-12-05T21:32:00Z">
              <w:r w:rsidRPr="00677150">
                <w:rPr>
                  <w:rFonts w:eastAsia="Times New Roman"/>
                  <w:sz w:val="22"/>
                  <w:lang w:val="en-US"/>
                  <w:rPrChange w:id="7742" w:author="Huyen Tran Thu" w:date="2025-04-28T20:23:00Z" w16du:dateUtc="2025-04-28T13:23:00Z">
                    <w:rPr>
                      <w:rFonts w:ascii="Arial" w:hAnsi="Arial" w:cs="Arial"/>
                      <w:color w:val="FF0000"/>
                      <w:sz w:val="20"/>
                      <w:szCs w:val="20"/>
                    </w:rPr>
                  </w:rPrChange>
                </w:rPr>
                <w:t>100</w:t>
              </w:r>
            </w:ins>
          </w:p>
        </w:tc>
      </w:tr>
      <w:tr w:rsidR="00E05EAB" w:rsidRPr="00677150" w14:paraId="061C2195" w14:textId="77777777" w:rsidTr="00E05EAB">
        <w:trPr>
          <w:trHeight w:val="255"/>
          <w:ins w:id="7743" w:author="Thu Huyen Tran" w:date="2023-12-05T21:30:00Z"/>
          <w:trPrChange w:id="7744" w:author="Thu Huyen Tran" w:date="2023-12-05T21:32:00Z">
            <w:trPr>
              <w:gridAfter w:val="0"/>
              <w:trHeight w:val="255"/>
            </w:trPr>
          </w:trPrChange>
        </w:trPr>
        <w:tc>
          <w:tcPr>
            <w:tcW w:w="408" w:type="pct"/>
            <w:tcBorders>
              <w:top w:val="nil"/>
              <w:left w:val="single" w:sz="4" w:space="0" w:color="auto"/>
              <w:bottom w:val="single" w:sz="4" w:space="0" w:color="auto"/>
              <w:right w:val="single" w:sz="4" w:space="0" w:color="auto"/>
            </w:tcBorders>
            <w:vAlign w:val="center"/>
            <w:tcPrChange w:id="7745" w:author="Thu Huyen Tran" w:date="2023-12-05T21:32:00Z">
              <w:tcPr>
                <w:tcW w:w="315" w:type="pct"/>
                <w:tcBorders>
                  <w:top w:val="nil"/>
                  <w:left w:val="single" w:sz="4" w:space="0" w:color="auto"/>
                  <w:bottom w:val="single" w:sz="4" w:space="0" w:color="auto"/>
                  <w:right w:val="single" w:sz="4" w:space="0" w:color="auto"/>
                </w:tcBorders>
                <w:shd w:val="clear" w:color="000000" w:fill="CCC0DA"/>
                <w:vAlign w:val="center"/>
              </w:tcPr>
            </w:tcPrChange>
          </w:tcPr>
          <w:p w14:paraId="2939D706" w14:textId="7799F4E5" w:rsidR="00E05EAB" w:rsidRPr="00677150" w:rsidRDefault="00E05EAB">
            <w:pPr>
              <w:spacing w:before="0" w:after="0"/>
              <w:jc w:val="center"/>
              <w:rPr>
                <w:ins w:id="7746" w:author="Thu Huyen Tran" w:date="2023-12-05T21:30:00Z"/>
                <w:rFonts w:eastAsia="Times New Roman"/>
                <w:sz w:val="22"/>
                <w:lang w:val="en-US"/>
                <w:rPrChange w:id="7747" w:author="Huyen Tran Thu" w:date="2025-04-28T20:23:00Z" w16du:dateUtc="2025-04-28T13:23:00Z">
                  <w:rPr>
                    <w:ins w:id="7748" w:author="Thu Huyen Tran" w:date="2023-12-05T21:30:00Z"/>
                    <w:rFonts w:ascii="Arial" w:eastAsia="Times New Roman" w:hAnsi="Arial" w:cs="Arial"/>
                    <w:sz w:val="20"/>
                    <w:szCs w:val="20"/>
                    <w:lang w:val="en-US"/>
                  </w:rPr>
                </w:rPrChange>
              </w:rPr>
              <w:pPrChange w:id="7749" w:author="Thu Huyen Tran" w:date="2023-12-05T21:31:00Z">
                <w:pPr>
                  <w:spacing w:before="0" w:after="0" w:line="240" w:lineRule="auto"/>
                  <w:jc w:val="center"/>
                </w:pPr>
              </w:pPrChange>
            </w:pPr>
            <w:ins w:id="7750" w:author="Thu Huyen Tran" w:date="2023-12-05T21:31:00Z">
              <w:r w:rsidRPr="00677150">
                <w:rPr>
                  <w:rFonts w:eastAsia="Times New Roman"/>
                  <w:sz w:val="22"/>
                  <w:lang w:val="en-US"/>
                  <w:rPrChange w:id="7751" w:author="Huyen Tran Thu" w:date="2025-04-28T20:23:00Z" w16du:dateUtc="2025-04-28T13:23:00Z">
                    <w:rPr>
                      <w:rFonts w:eastAsia="Times New Roman"/>
                      <w:sz w:val="24"/>
                      <w:szCs w:val="24"/>
                      <w:lang w:val="en-US"/>
                    </w:rPr>
                  </w:rPrChange>
                </w:rPr>
                <w:t>2017</w:t>
              </w:r>
            </w:ins>
          </w:p>
        </w:tc>
        <w:tc>
          <w:tcPr>
            <w:tcW w:w="575" w:type="pct"/>
            <w:tcBorders>
              <w:top w:val="nil"/>
              <w:left w:val="nil"/>
              <w:bottom w:val="single" w:sz="4" w:space="0" w:color="auto"/>
              <w:right w:val="single" w:sz="4" w:space="0" w:color="auto"/>
            </w:tcBorders>
            <w:vAlign w:val="center"/>
            <w:hideMark/>
            <w:tcPrChange w:id="7752" w:author="Thu Huyen Tran" w:date="2023-12-05T21:3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71360894" w14:textId="02B92A34" w:rsidR="00E05EAB" w:rsidRPr="00677150" w:rsidRDefault="00E05EAB">
            <w:pPr>
              <w:spacing w:before="0" w:after="0"/>
              <w:jc w:val="center"/>
              <w:rPr>
                <w:ins w:id="7753" w:author="Thu Huyen Tran" w:date="2023-12-05T21:30:00Z"/>
                <w:rFonts w:eastAsia="Times New Roman"/>
                <w:sz w:val="22"/>
                <w:lang w:val="en-US"/>
                <w:rPrChange w:id="7754" w:author="Huyen Tran Thu" w:date="2025-04-28T20:23:00Z" w16du:dateUtc="2025-04-28T13:23:00Z">
                  <w:rPr>
                    <w:ins w:id="7755" w:author="Thu Huyen Tran" w:date="2023-12-05T21:30:00Z"/>
                    <w:rFonts w:ascii="Arial" w:eastAsia="Times New Roman" w:hAnsi="Arial" w:cs="Arial"/>
                    <w:sz w:val="20"/>
                    <w:szCs w:val="20"/>
                    <w:lang w:val="en-US"/>
                  </w:rPr>
                </w:rPrChange>
              </w:rPr>
              <w:pPrChange w:id="7756" w:author="Thu Huyen Tran" w:date="2023-12-05T21:32:00Z">
                <w:pPr>
                  <w:spacing w:before="0" w:after="0" w:line="240" w:lineRule="auto"/>
                  <w:jc w:val="right"/>
                </w:pPr>
              </w:pPrChange>
            </w:pPr>
            <w:ins w:id="7757" w:author="Thu Huyen Tran" w:date="2023-12-05T21:32:00Z">
              <w:r w:rsidRPr="00677150">
                <w:rPr>
                  <w:rFonts w:eastAsia="Times New Roman"/>
                  <w:sz w:val="22"/>
                  <w:lang w:val="en-US"/>
                  <w:rPrChange w:id="7758" w:author="Huyen Tran Thu" w:date="2025-04-28T20:23:00Z" w16du:dateUtc="2025-04-28T13:23:00Z">
                    <w:rPr>
                      <w:rFonts w:ascii="Arial" w:hAnsi="Arial" w:cs="Arial"/>
                      <w:color w:val="FF0000"/>
                      <w:sz w:val="20"/>
                      <w:szCs w:val="20"/>
                    </w:rPr>
                  </w:rPrChange>
                </w:rPr>
                <w:t>49,0</w:t>
              </w:r>
            </w:ins>
          </w:p>
        </w:tc>
        <w:tc>
          <w:tcPr>
            <w:tcW w:w="575" w:type="pct"/>
            <w:tcBorders>
              <w:top w:val="nil"/>
              <w:left w:val="nil"/>
              <w:bottom w:val="single" w:sz="4" w:space="0" w:color="auto"/>
              <w:right w:val="single" w:sz="4" w:space="0" w:color="auto"/>
            </w:tcBorders>
            <w:vAlign w:val="center"/>
            <w:hideMark/>
            <w:tcPrChange w:id="7759" w:author="Thu Huyen Tran" w:date="2023-12-05T21:3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40F3FAB2" w14:textId="1B6FFEBE" w:rsidR="00E05EAB" w:rsidRPr="00677150" w:rsidRDefault="00E05EAB">
            <w:pPr>
              <w:spacing w:before="0" w:after="0"/>
              <w:jc w:val="center"/>
              <w:rPr>
                <w:ins w:id="7760" w:author="Thu Huyen Tran" w:date="2023-12-05T21:30:00Z"/>
                <w:rFonts w:eastAsia="Times New Roman"/>
                <w:sz w:val="22"/>
                <w:lang w:val="en-US"/>
                <w:rPrChange w:id="7761" w:author="Huyen Tran Thu" w:date="2025-04-28T20:23:00Z" w16du:dateUtc="2025-04-28T13:23:00Z">
                  <w:rPr>
                    <w:ins w:id="7762" w:author="Thu Huyen Tran" w:date="2023-12-05T21:30:00Z"/>
                    <w:rFonts w:ascii="Arial" w:eastAsia="Times New Roman" w:hAnsi="Arial" w:cs="Arial"/>
                    <w:sz w:val="20"/>
                    <w:szCs w:val="20"/>
                    <w:lang w:val="en-US"/>
                  </w:rPr>
                </w:rPrChange>
              </w:rPr>
              <w:pPrChange w:id="7763" w:author="Thu Huyen Tran" w:date="2023-12-05T21:32:00Z">
                <w:pPr>
                  <w:spacing w:before="0" w:after="0" w:line="240" w:lineRule="auto"/>
                  <w:jc w:val="right"/>
                </w:pPr>
              </w:pPrChange>
            </w:pPr>
            <w:ins w:id="7764" w:author="Thu Huyen Tran" w:date="2023-12-05T21:32:00Z">
              <w:r w:rsidRPr="00677150">
                <w:rPr>
                  <w:rFonts w:eastAsia="Times New Roman"/>
                  <w:sz w:val="22"/>
                  <w:lang w:val="en-US"/>
                  <w:rPrChange w:id="7765" w:author="Huyen Tran Thu" w:date="2025-04-28T20:23:00Z" w16du:dateUtc="2025-04-28T13:23:00Z">
                    <w:rPr>
                      <w:rFonts w:ascii="Arial" w:hAnsi="Arial" w:cs="Arial"/>
                      <w:color w:val="FF0000"/>
                      <w:sz w:val="20"/>
                      <w:szCs w:val="20"/>
                    </w:rPr>
                  </w:rPrChange>
                </w:rPr>
                <w:t>5,8</w:t>
              </w:r>
            </w:ins>
          </w:p>
        </w:tc>
        <w:tc>
          <w:tcPr>
            <w:tcW w:w="575" w:type="pct"/>
            <w:tcBorders>
              <w:top w:val="nil"/>
              <w:left w:val="nil"/>
              <w:bottom w:val="single" w:sz="4" w:space="0" w:color="auto"/>
              <w:right w:val="single" w:sz="4" w:space="0" w:color="auto"/>
            </w:tcBorders>
            <w:vAlign w:val="center"/>
            <w:hideMark/>
            <w:tcPrChange w:id="7766" w:author="Thu Huyen Tran" w:date="2023-12-05T21:3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6AE54BEA" w14:textId="7077C16E" w:rsidR="00E05EAB" w:rsidRPr="00677150" w:rsidRDefault="00E05EAB">
            <w:pPr>
              <w:spacing w:before="0" w:after="0"/>
              <w:jc w:val="center"/>
              <w:rPr>
                <w:ins w:id="7767" w:author="Thu Huyen Tran" w:date="2023-12-05T21:30:00Z"/>
                <w:rFonts w:eastAsia="Times New Roman"/>
                <w:sz w:val="22"/>
                <w:lang w:val="en-US"/>
                <w:rPrChange w:id="7768" w:author="Huyen Tran Thu" w:date="2025-04-28T20:23:00Z" w16du:dateUtc="2025-04-28T13:23:00Z">
                  <w:rPr>
                    <w:ins w:id="7769" w:author="Thu Huyen Tran" w:date="2023-12-05T21:30:00Z"/>
                    <w:rFonts w:ascii="Arial" w:eastAsia="Times New Roman" w:hAnsi="Arial" w:cs="Arial"/>
                    <w:sz w:val="20"/>
                    <w:szCs w:val="20"/>
                    <w:lang w:val="en-US"/>
                  </w:rPr>
                </w:rPrChange>
              </w:rPr>
              <w:pPrChange w:id="7770" w:author="Thu Huyen Tran" w:date="2023-12-05T21:32:00Z">
                <w:pPr>
                  <w:spacing w:before="0" w:after="0" w:line="240" w:lineRule="auto"/>
                  <w:jc w:val="right"/>
                </w:pPr>
              </w:pPrChange>
            </w:pPr>
            <w:ins w:id="7771" w:author="Thu Huyen Tran" w:date="2023-12-05T21:32:00Z">
              <w:r w:rsidRPr="00677150">
                <w:rPr>
                  <w:rFonts w:eastAsia="Times New Roman"/>
                  <w:sz w:val="22"/>
                  <w:lang w:val="en-US"/>
                  <w:rPrChange w:id="7772" w:author="Huyen Tran Thu" w:date="2025-04-28T20:23:00Z" w16du:dateUtc="2025-04-28T13:23:00Z">
                    <w:rPr>
                      <w:rFonts w:ascii="Arial" w:hAnsi="Arial" w:cs="Arial"/>
                      <w:color w:val="FF0000"/>
                      <w:sz w:val="20"/>
                      <w:szCs w:val="20"/>
                    </w:rPr>
                  </w:rPrChange>
                </w:rPr>
                <w:t>2,5</w:t>
              </w:r>
            </w:ins>
          </w:p>
        </w:tc>
        <w:tc>
          <w:tcPr>
            <w:tcW w:w="575" w:type="pct"/>
            <w:tcBorders>
              <w:top w:val="nil"/>
              <w:left w:val="nil"/>
              <w:bottom w:val="single" w:sz="4" w:space="0" w:color="auto"/>
              <w:right w:val="single" w:sz="4" w:space="0" w:color="auto"/>
            </w:tcBorders>
            <w:vAlign w:val="center"/>
            <w:hideMark/>
            <w:tcPrChange w:id="7773" w:author="Thu Huyen Tran" w:date="2023-12-05T21:3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799E3442" w14:textId="7572D1FB" w:rsidR="00E05EAB" w:rsidRPr="00677150" w:rsidRDefault="00E05EAB">
            <w:pPr>
              <w:spacing w:before="0" w:after="0"/>
              <w:jc w:val="center"/>
              <w:rPr>
                <w:ins w:id="7774" w:author="Thu Huyen Tran" w:date="2023-12-05T21:30:00Z"/>
                <w:rFonts w:eastAsia="Times New Roman"/>
                <w:sz w:val="22"/>
                <w:lang w:val="en-US"/>
                <w:rPrChange w:id="7775" w:author="Huyen Tran Thu" w:date="2025-04-28T20:23:00Z" w16du:dateUtc="2025-04-28T13:23:00Z">
                  <w:rPr>
                    <w:ins w:id="7776" w:author="Thu Huyen Tran" w:date="2023-12-05T21:30:00Z"/>
                    <w:rFonts w:ascii="Arial" w:eastAsia="Times New Roman" w:hAnsi="Arial" w:cs="Arial"/>
                    <w:sz w:val="20"/>
                    <w:szCs w:val="20"/>
                    <w:lang w:val="en-US"/>
                  </w:rPr>
                </w:rPrChange>
              </w:rPr>
              <w:pPrChange w:id="7777" w:author="Thu Huyen Tran" w:date="2023-12-05T21:32:00Z">
                <w:pPr>
                  <w:spacing w:before="0" w:after="0" w:line="240" w:lineRule="auto"/>
                  <w:jc w:val="right"/>
                </w:pPr>
              </w:pPrChange>
            </w:pPr>
            <w:ins w:id="7778" w:author="Thu Huyen Tran" w:date="2023-12-05T21:32:00Z">
              <w:r w:rsidRPr="00677150">
                <w:rPr>
                  <w:rFonts w:eastAsia="Times New Roman"/>
                  <w:sz w:val="22"/>
                  <w:lang w:val="en-US"/>
                  <w:rPrChange w:id="7779" w:author="Huyen Tran Thu" w:date="2025-04-28T20:23:00Z" w16du:dateUtc="2025-04-28T13:23:00Z">
                    <w:rPr>
                      <w:rFonts w:ascii="Arial" w:hAnsi="Arial" w:cs="Arial"/>
                      <w:color w:val="FF0000"/>
                      <w:sz w:val="20"/>
                      <w:szCs w:val="20"/>
                    </w:rPr>
                  </w:rPrChange>
                </w:rPr>
                <w:t>0,9</w:t>
              </w:r>
            </w:ins>
          </w:p>
        </w:tc>
        <w:tc>
          <w:tcPr>
            <w:tcW w:w="575" w:type="pct"/>
            <w:tcBorders>
              <w:top w:val="nil"/>
              <w:left w:val="nil"/>
              <w:bottom w:val="single" w:sz="4" w:space="0" w:color="auto"/>
              <w:right w:val="single" w:sz="4" w:space="0" w:color="auto"/>
            </w:tcBorders>
            <w:vAlign w:val="center"/>
            <w:hideMark/>
            <w:tcPrChange w:id="7780" w:author="Thu Huyen Tran" w:date="2023-12-05T21:3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4547C9AD" w14:textId="37D12D25" w:rsidR="00E05EAB" w:rsidRPr="00677150" w:rsidRDefault="00E05EAB">
            <w:pPr>
              <w:spacing w:before="0" w:after="0"/>
              <w:jc w:val="center"/>
              <w:rPr>
                <w:ins w:id="7781" w:author="Thu Huyen Tran" w:date="2023-12-05T21:30:00Z"/>
                <w:rFonts w:eastAsia="Times New Roman"/>
                <w:sz w:val="22"/>
                <w:lang w:val="en-US"/>
                <w:rPrChange w:id="7782" w:author="Huyen Tran Thu" w:date="2025-04-28T20:23:00Z" w16du:dateUtc="2025-04-28T13:23:00Z">
                  <w:rPr>
                    <w:ins w:id="7783" w:author="Thu Huyen Tran" w:date="2023-12-05T21:30:00Z"/>
                    <w:rFonts w:ascii="Arial" w:eastAsia="Times New Roman" w:hAnsi="Arial" w:cs="Arial"/>
                    <w:sz w:val="20"/>
                    <w:szCs w:val="20"/>
                    <w:lang w:val="en-US"/>
                  </w:rPr>
                </w:rPrChange>
              </w:rPr>
              <w:pPrChange w:id="7784" w:author="Thu Huyen Tran" w:date="2023-12-05T21:32:00Z">
                <w:pPr>
                  <w:spacing w:before="0" w:after="0" w:line="240" w:lineRule="auto"/>
                  <w:jc w:val="right"/>
                </w:pPr>
              </w:pPrChange>
            </w:pPr>
            <w:ins w:id="7785" w:author="Thu Huyen Tran" w:date="2023-12-05T21:32:00Z">
              <w:r w:rsidRPr="00677150">
                <w:rPr>
                  <w:rFonts w:eastAsia="Times New Roman"/>
                  <w:sz w:val="22"/>
                  <w:lang w:val="en-US"/>
                  <w:rPrChange w:id="7786" w:author="Huyen Tran Thu" w:date="2025-04-28T20:23:00Z" w16du:dateUtc="2025-04-28T13:23:00Z">
                    <w:rPr>
                      <w:rFonts w:ascii="Arial" w:hAnsi="Arial" w:cs="Arial"/>
                      <w:color w:val="FF0000"/>
                      <w:sz w:val="20"/>
                      <w:szCs w:val="20"/>
                    </w:rPr>
                  </w:rPrChange>
                </w:rPr>
                <w:t>6,3</w:t>
              </w:r>
            </w:ins>
          </w:p>
        </w:tc>
        <w:tc>
          <w:tcPr>
            <w:tcW w:w="575" w:type="pct"/>
            <w:tcBorders>
              <w:top w:val="nil"/>
              <w:left w:val="nil"/>
              <w:bottom w:val="single" w:sz="4" w:space="0" w:color="auto"/>
              <w:right w:val="single" w:sz="4" w:space="0" w:color="auto"/>
            </w:tcBorders>
            <w:vAlign w:val="center"/>
            <w:hideMark/>
            <w:tcPrChange w:id="7787" w:author="Thu Huyen Tran" w:date="2023-12-05T21:3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6E10DBDE" w14:textId="5CE0B358" w:rsidR="00E05EAB" w:rsidRPr="00677150" w:rsidRDefault="00E05EAB">
            <w:pPr>
              <w:spacing w:before="0" w:after="0"/>
              <w:jc w:val="center"/>
              <w:rPr>
                <w:ins w:id="7788" w:author="Thu Huyen Tran" w:date="2023-12-05T21:30:00Z"/>
                <w:rFonts w:eastAsia="Times New Roman"/>
                <w:sz w:val="22"/>
                <w:lang w:val="en-US"/>
                <w:rPrChange w:id="7789" w:author="Huyen Tran Thu" w:date="2025-04-28T20:23:00Z" w16du:dateUtc="2025-04-28T13:23:00Z">
                  <w:rPr>
                    <w:ins w:id="7790" w:author="Thu Huyen Tran" w:date="2023-12-05T21:30:00Z"/>
                    <w:rFonts w:ascii="Arial" w:eastAsia="Times New Roman" w:hAnsi="Arial" w:cs="Arial"/>
                    <w:sz w:val="20"/>
                    <w:szCs w:val="20"/>
                    <w:lang w:val="en-US"/>
                  </w:rPr>
                </w:rPrChange>
              </w:rPr>
              <w:pPrChange w:id="7791" w:author="Thu Huyen Tran" w:date="2023-12-05T21:32:00Z">
                <w:pPr>
                  <w:spacing w:before="0" w:after="0" w:line="240" w:lineRule="auto"/>
                  <w:jc w:val="right"/>
                </w:pPr>
              </w:pPrChange>
            </w:pPr>
            <w:ins w:id="7792" w:author="Thu Huyen Tran" w:date="2023-12-05T21:32:00Z">
              <w:r w:rsidRPr="00677150">
                <w:rPr>
                  <w:rFonts w:eastAsia="Times New Roman"/>
                  <w:sz w:val="22"/>
                  <w:lang w:val="en-US"/>
                  <w:rPrChange w:id="7793" w:author="Huyen Tran Thu" w:date="2025-04-28T20:23:00Z" w16du:dateUtc="2025-04-28T13:23:00Z">
                    <w:rPr>
                      <w:rFonts w:ascii="Arial" w:hAnsi="Arial" w:cs="Arial"/>
                      <w:color w:val="FF0000"/>
                      <w:sz w:val="20"/>
                      <w:szCs w:val="20"/>
                    </w:rPr>
                  </w:rPrChange>
                </w:rPr>
                <w:t>0,10</w:t>
              </w:r>
            </w:ins>
          </w:p>
        </w:tc>
        <w:tc>
          <w:tcPr>
            <w:tcW w:w="575" w:type="pct"/>
            <w:tcBorders>
              <w:top w:val="nil"/>
              <w:left w:val="nil"/>
              <w:bottom w:val="single" w:sz="4" w:space="0" w:color="auto"/>
              <w:right w:val="single" w:sz="4" w:space="0" w:color="auto"/>
            </w:tcBorders>
            <w:vAlign w:val="center"/>
            <w:hideMark/>
            <w:tcPrChange w:id="7794" w:author="Thu Huyen Tran" w:date="2023-12-05T21:3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17CFD4AE" w14:textId="76D7D5FF" w:rsidR="00E05EAB" w:rsidRPr="00677150" w:rsidRDefault="00E05EAB">
            <w:pPr>
              <w:spacing w:before="0" w:after="0"/>
              <w:jc w:val="center"/>
              <w:rPr>
                <w:ins w:id="7795" w:author="Thu Huyen Tran" w:date="2023-12-05T21:30:00Z"/>
                <w:rFonts w:eastAsia="Times New Roman"/>
                <w:sz w:val="22"/>
                <w:lang w:val="en-US"/>
                <w:rPrChange w:id="7796" w:author="Huyen Tran Thu" w:date="2025-04-28T20:23:00Z" w16du:dateUtc="2025-04-28T13:23:00Z">
                  <w:rPr>
                    <w:ins w:id="7797" w:author="Thu Huyen Tran" w:date="2023-12-05T21:30:00Z"/>
                    <w:rFonts w:ascii="Arial" w:eastAsia="Times New Roman" w:hAnsi="Arial" w:cs="Arial"/>
                    <w:sz w:val="20"/>
                    <w:szCs w:val="20"/>
                    <w:lang w:val="en-US"/>
                  </w:rPr>
                </w:rPrChange>
              </w:rPr>
              <w:pPrChange w:id="7798" w:author="Thu Huyen Tran" w:date="2023-12-05T21:32:00Z">
                <w:pPr>
                  <w:spacing w:before="0" w:after="0" w:line="240" w:lineRule="auto"/>
                  <w:jc w:val="right"/>
                </w:pPr>
              </w:pPrChange>
            </w:pPr>
            <w:ins w:id="7799" w:author="Thu Huyen Tran" w:date="2023-12-05T21:32:00Z">
              <w:r w:rsidRPr="00677150">
                <w:rPr>
                  <w:rFonts w:eastAsia="Times New Roman"/>
                  <w:sz w:val="22"/>
                  <w:lang w:val="en-US"/>
                  <w:rPrChange w:id="7800" w:author="Huyen Tran Thu" w:date="2025-04-28T20:23:00Z" w16du:dateUtc="2025-04-28T13:23:00Z">
                    <w:rPr>
                      <w:rFonts w:ascii="Arial" w:hAnsi="Arial" w:cs="Arial"/>
                      <w:color w:val="FF0000"/>
                      <w:sz w:val="20"/>
                      <w:szCs w:val="20"/>
                    </w:rPr>
                  </w:rPrChange>
                </w:rPr>
                <w:t>35,4</w:t>
              </w:r>
            </w:ins>
          </w:p>
        </w:tc>
        <w:tc>
          <w:tcPr>
            <w:tcW w:w="567" w:type="pct"/>
            <w:tcBorders>
              <w:top w:val="nil"/>
              <w:left w:val="nil"/>
              <w:bottom w:val="single" w:sz="4" w:space="0" w:color="auto"/>
              <w:right w:val="single" w:sz="4" w:space="0" w:color="auto"/>
            </w:tcBorders>
            <w:vAlign w:val="center"/>
            <w:hideMark/>
            <w:tcPrChange w:id="7801" w:author="Thu Huyen Tran" w:date="2023-12-05T21:3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1B1EC299" w14:textId="42EE3071" w:rsidR="00E05EAB" w:rsidRPr="00677150" w:rsidRDefault="00E05EAB">
            <w:pPr>
              <w:spacing w:before="0" w:after="0"/>
              <w:jc w:val="center"/>
              <w:rPr>
                <w:ins w:id="7802" w:author="Thu Huyen Tran" w:date="2023-12-05T21:30:00Z"/>
                <w:rFonts w:eastAsia="Times New Roman"/>
                <w:sz w:val="22"/>
                <w:lang w:val="en-US"/>
                <w:rPrChange w:id="7803" w:author="Huyen Tran Thu" w:date="2025-04-28T20:23:00Z" w16du:dateUtc="2025-04-28T13:23:00Z">
                  <w:rPr>
                    <w:ins w:id="7804" w:author="Thu Huyen Tran" w:date="2023-12-05T21:30:00Z"/>
                    <w:rFonts w:ascii="Arial" w:eastAsia="Times New Roman" w:hAnsi="Arial" w:cs="Arial"/>
                    <w:sz w:val="20"/>
                    <w:szCs w:val="20"/>
                    <w:lang w:val="en-US"/>
                  </w:rPr>
                </w:rPrChange>
              </w:rPr>
              <w:pPrChange w:id="7805" w:author="Thu Huyen Tran" w:date="2023-12-05T21:32:00Z">
                <w:pPr>
                  <w:spacing w:before="0" w:after="0" w:line="240" w:lineRule="auto"/>
                  <w:jc w:val="right"/>
                </w:pPr>
              </w:pPrChange>
            </w:pPr>
            <w:ins w:id="7806" w:author="Thu Huyen Tran" w:date="2023-12-05T21:32:00Z">
              <w:r w:rsidRPr="00677150">
                <w:rPr>
                  <w:rFonts w:eastAsia="Times New Roman"/>
                  <w:sz w:val="22"/>
                  <w:lang w:val="en-US"/>
                  <w:rPrChange w:id="7807" w:author="Huyen Tran Thu" w:date="2025-04-28T20:23:00Z" w16du:dateUtc="2025-04-28T13:23:00Z">
                    <w:rPr>
                      <w:rFonts w:ascii="Arial" w:hAnsi="Arial" w:cs="Arial"/>
                      <w:color w:val="FF0000"/>
                      <w:sz w:val="20"/>
                      <w:szCs w:val="20"/>
                    </w:rPr>
                  </w:rPrChange>
                </w:rPr>
                <w:t>100</w:t>
              </w:r>
            </w:ins>
          </w:p>
        </w:tc>
      </w:tr>
      <w:tr w:rsidR="00E05EAB" w:rsidRPr="00677150" w14:paraId="2A5F17A2" w14:textId="77777777" w:rsidTr="00677150">
        <w:trPr>
          <w:trHeight w:val="255"/>
          <w:ins w:id="7808" w:author="Thu Huyen Tran" w:date="2023-12-05T21:30:00Z"/>
          <w:trPrChange w:id="7809" w:author="Huyen Tran Thu" w:date="2025-04-28T20:22:00Z" w16du:dateUtc="2025-04-28T13:22:00Z">
            <w:trPr>
              <w:gridAfter w:val="0"/>
              <w:trHeight w:val="255"/>
            </w:trPr>
          </w:trPrChange>
        </w:trPr>
        <w:tc>
          <w:tcPr>
            <w:tcW w:w="408" w:type="pct"/>
            <w:tcBorders>
              <w:top w:val="nil"/>
              <w:left w:val="single" w:sz="4" w:space="0" w:color="auto"/>
              <w:bottom w:val="single" w:sz="4" w:space="0" w:color="auto"/>
              <w:right w:val="single" w:sz="4" w:space="0" w:color="auto"/>
            </w:tcBorders>
            <w:vAlign w:val="center"/>
            <w:tcPrChange w:id="7810" w:author="Huyen Tran Thu" w:date="2025-04-28T20:22:00Z" w16du:dateUtc="2025-04-28T13:22:00Z">
              <w:tcPr>
                <w:tcW w:w="315" w:type="pct"/>
                <w:tcBorders>
                  <w:top w:val="nil"/>
                  <w:left w:val="single" w:sz="4" w:space="0" w:color="auto"/>
                  <w:bottom w:val="single" w:sz="4" w:space="0" w:color="auto"/>
                  <w:right w:val="single" w:sz="4" w:space="0" w:color="auto"/>
                </w:tcBorders>
                <w:shd w:val="clear" w:color="000000" w:fill="CCC0DA"/>
                <w:vAlign w:val="center"/>
              </w:tcPr>
            </w:tcPrChange>
          </w:tcPr>
          <w:p w14:paraId="0040F4E0" w14:textId="0B617DFF" w:rsidR="00E05EAB" w:rsidRPr="00677150" w:rsidRDefault="00E05EAB">
            <w:pPr>
              <w:spacing w:before="0" w:after="0"/>
              <w:jc w:val="center"/>
              <w:rPr>
                <w:ins w:id="7811" w:author="Thu Huyen Tran" w:date="2023-12-05T21:30:00Z"/>
                <w:rFonts w:eastAsia="Times New Roman"/>
                <w:sz w:val="22"/>
                <w:lang w:val="en-US"/>
                <w:rPrChange w:id="7812" w:author="Huyen Tran Thu" w:date="2025-04-28T20:23:00Z" w16du:dateUtc="2025-04-28T13:23:00Z">
                  <w:rPr>
                    <w:ins w:id="7813" w:author="Thu Huyen Tran" w:date="2023-12-05T21:30:00Z"/>
                    <w:rFonts w:ascii="Arial" w:eastAsia="Times New Roman" w:hAnsi="Arial" w:cs="Arial"/>
                    <w:sz w:val="20"/>
                    <w:szCs w:val="20"/>
                    <w:lang w:val="en-US"/>
                  </w:rPr>
                </w:rPrChange>
              </w:rPr>
              <w:pPrChange w:id="7814" w:author="Thu Huyen Tran" w:date="2023-12-05T21:31:00Z">
                <w:pPr>
                  <w:spacing w:before="0" w:after="0" w:line="240" w:lineRule="auto"/>
                  <w:jc w:val="center"/>
                </w:pPr>
              </w:pPrChange>
            </w:pPr>
            <w:ins w:id="7815" w:author="Thu Huyen Tran" w:date="2023-12-05T21:31:00Z">
              <w:r w:rsidRPr="00677150">
                <w:rPr>
                  <w:rFonts w:eastAsia="Times New Roman"/>
                  <w:sz w:val="22"/>
                  <w:lang w:val="en-US"/>
                  <w:rPrChange w:id="7816" w:author="Huyen Tran Thu" w:date="2025-04-28T20:23:00Z" w16du:dateUtc="2025-04-28T13:23:00Z">
                    <w:rPr>
                      <w:rFonts w:eastAsia="Times New Roman"/>
                      <w:sz w:val="24"/>
                      <w:szCs w:val="24"/>
                      <w:lang w:val="en-US"/>
                    </w:rPr>
                  </w:rPrChange>
                </w:rPr>
                <w:t>2018</w:t>
              </w:r>
            </w:ins>
          </w:p>
        </w:tc>
        <w:tc>
          <w:tcPr>
            <w:tcW w:w="575" w:type="pct"/>
            <w:tcBorders>
              <w:top w:val="nil"/>
              <w:left w:val="nil"/>
              <w:bottom w:val="single" w:sz="4" w:space="0" w:color="auto"/>
              <w:right w:val="single" w:sz="4" w:space="0" w:color="auto"/>
            </w:tcBorders>
            <w:vAlign w:val="center"/>
            <w:hideMark/>
            <w:tcPrChange w:id="7817" w:author="Huyen Tran Thu" w:date="2025-04-28T20:22:00Z" w16du:dateUtc="2025-04-28T13:2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0A29BC8A" w14:textId="1D4E0C7C" w:rsidR="00E05EAB" w:rsidRPr="00677150" w:rsidRDefault="00E05EAB">
            <w:pPr>
              <w:spacing w:before="0" w:after="0"/>
              <w:jc w:val="center"/>
              <w:rPr>
                <w:ins w:id="7818" w:author="Thu Huyen Tran" w:date="2023-12-05T21:30:00Z"/>
                <w:rFonts w:eastAsia="Times New Roman"/>
                <w:sz w:val="22"/>
                <w:lang w:val="en-US"/>
                <w:rPrChange w:id="7819" w:author="Huyen Tran Thu" w:date="2025-04-28T20:23:00Z" w16du:dateUtc="2025-04-28T13:23:00Z">
                  <w:rPr>
                    <w:ins w:id="7820" w:author="Thu Huyen Tran" w:date="2023-12-05T21:30:00Z"/>
                    <w:rFonts w:ascii="Arial" w:eastAsia="Times New Roman" w:hAnsi="Arial" w:cs="Arial"/>
                    <w:sz w:val="20"/>
                    <w:szCs w:val="20"/>
                    <w:lang w:val="en-US"/>
                  </w:rPr>
                </w:rPrChange>
              </w:rPr>
              <w:pPrChange w:id="7821" w:author="Thu Huyen Tran" w:date="2023-12-05T21:32:00Z">
                <w:pPr>
                  <w:spacing w:before="0" w:after="0" w:line="240" w:lineRule="auto"/>
                  <w:jc w:val="right"/>
                </w:pPr>
              </w:pPrChange>
            </w:pPr>
            <w:ins w:id="7822" w:author="Thu Huyen Tran" w:date="2023-12-05T21:32:00Z">
              <w:r w:rsidRPr="00677150">
                <w:rPr>
                  <w:rFonts w:eastAsia="Times New Roman"/>
                  <w:sz w:val="22"/>
                  <w:lang w:val="en-US"/>
                  <w:rPrChange w:id="7823" w:author="Huyen Tran Thu" w:date="2025-04-28T20:23:00Z" w16du:dateUtc="2025-04-28T13:23:00Z">
                    <w:rPr>
                      <w:rFonts w:ascii="Arial" w:hAnsi="Arial" w:cs="Arial"/>
                      <w:color w:val="FF0000"/>
                      <w:sz w:val="20"/>
                      <w:szCs w:val="20"/>
                    </w:rPr>
                  </w:rPrChange>
                </w:rPr>
                <w:t>49,9</w:t>
              </w:r>
            </w:ins>
          </w:p>
        </w:tc>
        <w:tc>
          <w:tcPr>
            <w:tcW w:w="575" w:type="pct"/>
            <w:tcBorders>
              <w:top w:val="nil"/>
              <w:left w:val="nil"/>
              <w:bottom w:val="single" w:sz="4" w:space="0" w:color="auto"/>
              <w:right w:val="single" w:sz="4" w:space="0" w:color="auto"/>
            </w:tcBorders>
            <w:vAlign w:val="center"/>
            <w:hideMark/>
            <w:tcPrChange w:id="7824" w:author="Huyen Tran Thu" w:date="2025-04-28T20:22:00Z" w16du:dateUtc="2025-04-28T13:2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7E32AE6E" w14:textId="5BE8C2F8" w:rsidR="00E05EAB" w:rsidRPr="00677150" w:rsidRDefault="00E05EAB">
            <w:pPr>
              <w:spacing w:before="0" w:after="0"/>
              <w:jc w:val="center"/>
              <w:rPr>
                <w:ins w:id="7825" w:author="Thu Huyen Tran" w:date="2023-12-05T21:30:00Z"/>
                <w:rFonts w:eastAsia="Times New Roman"/>
                <w:sz w:val="22"/>
                <w:lang w:val="en-US"/>
                <w:rPrChange w:id="7826" w:author="Huyen Tran Thu" w:date="2025-04-28T20:23:00Z" w16du:dateUtc="2025-04-28T13:23:00Z">
                  <w:rPr>
                    <w:ins w:id="7827" w:author="Thu Huyen Tran" w:date="2023-12-05T21:30:00Z"/>
                    <w:rFonts w:ascii="Arial" w:eastAsia="Times New Roman" w:hAnsi="Arial" w:cs="Arial"/>
                    <w:sz w:val="20"/>
                    <w:szCs w:val="20"/>
                    <w:lang w:val="en-US"/>
                  </w:rPr>
                </w:rPrChange>
              </w:rPr>
              <w:pPrChange w:id="7828" w:author="Thu Huyen Tran" w:date="2023-12-05T21:32:00Z">
                <w:pPr>
                  <w:spacing w:before="0" w:after="0" w:line="240" w:lineRule="auto"/>
                  <w:jc w:val="right"/>
                </w:pPr>
              </w:pPrChange>
            </w:pPr>
            <w:ins w:id="7829" w:author="Thu Huyen Tran" w:date="2023-12-05T21:32:00Z">
              <w:r w:rsidRPr="00677150">
                <w:rPr>
                  <w:rFonts w:eastAsia="Times New Roman"/>
                  <w:sz w:val="22"/>
                  <w:lang w:val="en-US"/>
                  <w:rPrChange w:id="7830" w:author="Huyen Tran Thu" w:date="2025-04-28T20:23:00Z" w16du:dateUtc="2025-04-28T13:23:00Z">
                    <w:rPr>
                      <w:rFonts w:ascii="Arial" w:hAnsi="Arial" w:cs="Arial"/>
                      <w:color w:val="FF0000"/>
                      <w:sz w:val="20"/>
                      <w:szCs w:val="20"/>
                    </w:rPr>
                  </w:rPrChange>
                </w:rPr>
                <w:t>5,5</w:t>
              </w:r>
            </w:ins>
          </w:p>
        </w:tc>
        <w:tc>
          <w:tcPr>
            <w:tcW w:w="575" w:type="pct"/>
            <w:tcBorders>
              <w:top w:val="nil"/>
              <w:left w:val="nil"/>
              <w:bottom w:val="single" w:sz="4" w:space="0" w:color="auto"/>
              <w:right w:val="single" w:sz="4" w:space="0" w:color="auto"/>
            </w:tcBorders>
            <w:vAlign w:val="center"/>
            <w:hideMark/>
            <w:tcPrChange w:id="7831" w:author="Huyen Tran Thu" w:date="2025-04-28T20:22:00Z" w16du:dateUtc="2025-04-28T13:2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795AA9EB" w14:textId="3D429BF3" w:rsidR="00E05EAB" w:rsidRPr="00677150" w:rsidRDefault="00E05EAB">
            <w:pPr>
              <w:spacing w:before="0" w:after="0"/>
              <w:jc w:val="center"/>
              <w:rPr>
                <w:ins w:id="7832" w:author="Thu Huyen Tran" w:date="2023-12-05T21:30:00Z"/>
                <w:rFonts w:eastAsia="Times New Roman"/>
                <w:sz w:val="22"/>
                <w:lang w:val="en-US"/>
                <w:rPrChange w:id="7833" w:author="Huyen Tran Thu" w:date="2025-04-28T20:23:00Z" w16du:dateUtc="2025-04-28T13:23:00Z">
                  <w:rPr>
                    <w:ins w:id="7834" w:author="Thu Huyen Tran" w:date="2023-12-05T21:30:00Z"/>
                    <w:rFonts w:ascii="Arial" w:eastAsia="Times New Roman" w:hAnsi="Arial" w:cs="Arial"/>
                    <w:sz w:val="20"/>
                    <w:szCs w:val="20"/>
                    <w:lang w:val="en-US"/>
                  </w:rPr>
                </w:rPrChange>
              </w:rPr>
              <w:pPrChange w:id="7835" w:author="Thu Huyen Tran" w:date="2023-12-05T21:32:00Z">
                <w:pPr>
                  <w:spacing w:before="0" w:after="0" w:line="240" w:lineRule="auto"/>
                  <w:jc w:val="right"/>
                </w:pPr>
              </w:pPrChange>
            </w:pPr>
            <w:ins w:id="7836" w:author="Thu Huyen Tran" w:date="2023-12-05T21:32:00Z">
              <w:r w:rsidRPr="00677150">
                <w:rPr>
                  <w:rFonts w:eastAsia="Times New Roman"/>
                  <w:sz w:val="22"/>
                  <w:lang w:val="en-US"/>
                  <w:rPrChange w:id="7837" w:author="Huyen Tran Thu" w:date="2025-04-28T20:23:00Z" w16du:dateUtc="2025-04-28T13:23:00Z">
                    <w:rPr>
                      <w:rFonts w:ascii="Arial" w:hAnsi="Arial" w:cs="Arial"/>
                      <w:color w:val="FF0000"/>
                      <w:sz w:val="20"/>
                      <w:szCs w:val="20"/>
                    </w:rPr>
                  </w:rPrChange>
                </w:rPr>
                <w:t>2,6</w:t>
              </w:r>
            </w:ins>
          </w:p>
        </w:tc>
        <w:tc>
          <w:tcPr>
            <w:tcW w:w="575" w:type="pct"/>
            <w:tcBorders>
              <w:top w:val="nil"/>
              <w:left w:val="nil"/>
              <w:bottom w:val="single" w:sz="4" w:space="0" w:color="auto"/>
              <w:right w:val="single" w:sz="4" w:space="0" w:color="auto"/>
            </w:tcBorders>
            <w:vAlign w:val="center"/>
            <w:hideMark/>
            <w:tcPrChange w:id="7838" w:author="Huyen Tran Thu" w:date="2025-04-28T20:22:00Z" w16du:dateUtc="2025-04-28T13:2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2635953B" w14:textId="7C031DA5" w:rsidR="00E05EAB" w:rsidRPr="00677150" w:rsidRDefault="00E05EAB">
            <w:pPr>
              <w:spacing w:before="0" w:after="0"/>
              <w:jc w:val="center"/>
              <w:rPr>
                <w:ins w:id="7839" w:author="Thu Huyen Tran" w:date="2023-12-05T21:30:00Z"/>
                <w:rFonts w:eastAsia="Times New Roman"/>
                <w:sz w:val="22"/>
                <w:lang w:val="en-US"/>
                <w:rPrChange w:id="7840" w:author="Huyen Tran Thu" w:date="2025-04-28T20:23:00Z" w16du:dateUtc="2025-04-28T13:23:00Z">
                  <w:rPr>
                    <w:ins w:id="7841" w:author="Thu Huyen Tran" w:date="2023-12-05T21:30:00Z"/>
                    <w:rFonts w:ascii="Arial" w:eastAsia="Times New Roman" w:hAnsi="Arial" w:cs="Arial"/>
                    <w:sz w:val="20"/>
                    <w:szCs w:val="20"/>
                    <w:lang w:val="en-US"/>
                  </w:rPr>
                </w:rPrChange>
              </w:rPr>
              <w:pPrChange w:id="7842" w:author="Thu Huyen Tran" w:date="2023-12-05T21:32:00Z">
                <w:pPr>
                  <w:spacing w:before="0" w:after="0" w:line="240" w:lineRule="auto"/>
                  <w:jc w:val="right"/>
                </w:pPr>
              </w:pPrChange>
            </w:pPr>
            <w:ins w:id="7843" w:author="Thu Huyen Tran" w:date="2023-12-05T21:32:00Z">
              <w:r w:rsidRPr="00677150">
                <w:rPr>
                  <w:rFonts w:eastAsia="Times New Roman"/>
                  <w:sz w:val="22"/>
                  <w:lang w:val="en-US"/>
                  <w:rPrChange w:id="7844" w:author="Huyen Tran Thu" w:date="2025-04-28T20:23:00Z" w16du:dateUtc="2025-04-28T13:23:00Z">
                    <w:rPr>
                      <w:rFonts w:ascii="Arial" w:hAnsi="Arial" w:cs="Arial"/>
                      <w:color w:val="FF0000"/>
                      <w:sz w:val="20"/>
                      <w:szCs w:val="20"/>
                    </w:rPr>
                  </w:rPrChange>
                </w:rPr>
                <w:t>1,0</w:t>
              </w:r>
            </w:ins>
          </w:p>
        </w:tc>
        <w:tc>
          <w:tcPr>
            <w:tcW w:w="575" w:type="pct"/>
            <w:tcBorders>
              <w:top w:val="nil"/>
              <w:left w:val="nil"/>
              <w:bottom w:val="single" w:sz="4" w:space="0" w:color="auto"/>
              <w:right w:val="single" w:sz="4" w:space="0" w:color="auto"/>
            </w:tcBorders>
            <w:vAlign w:val="center"/>
            <w:hideMark/>
            <w:tcPrChange w:id="7845" w:author="Huyen Tran Thu" w:date="2025-04-28T20:22:00Z" w16du:dateUtc="2025-04-28T13:2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70AAD1D2" w14:textId="0CB734E8" w:rsidR="00E05EAB" w:rsidRPr="00677150" w:rsidRDefault="00E05EAB">
            <w:pPr>
              <w:spacing w:before="0" w:after="0"/>
              <w:jc w:val="center"/>
              <w:rPr>
                <w:ins w:id="7846" w:author="Thu Huyen Tran" w:date="2023-12-05T21:30:00Z"/>
                <w:rFonts w:eastAsia="Times New Roman"/>
                <w:sz w:val="22"/>
                <w:lang w:val="en-US"/>
                <w:rPrChange w:id="7847" w:author="Huyen Tran Thu" w:date="2025-04-28T20:23:00Z" w16du:dateUtc="2025-04-28T13:23:00Z">
                  <w:rPr>
                    <w:ins w:id="7848" w:author="Thu Huyen Tran" w:date="2023-12-05T21:30:00Z"/>
                    <w:rFonts w:ascii="Arial" w:eastAsia="Times New Roman" w:hAnsi="Arial" w:cs="Arial"/>
                    <w:sz w:val="20"/>
                    <w:szCs w:val="20"/>
                    <w:lang w:val="en-US"/>
                  </w:rPr>
                </w:rPrChange>
              </w:rPr>
              <w:pPrChange w:id="7849" w:author="Thu Huyen Tran" w:date="2023-12-05T21:32:00Z">
                <w:pPr>
                  <w:spacing w:before="0" w:after="0" w:line="240" w:lineRule="auto"/>
                  <w:jc w:val="right"/>
                </w:pPr>
              </w:pPrChange>
            </w:pPr>
            <w:ins w:id="7850" w:author="Thu Huyen Tran" w:date="2023-12-05T21:32:00Z">
              <w:r w:rsidRPr="00677150">
                <w:rPr>
                  <w:rFonts w:eastAsia="Times New Roman"/>
                  <w:sz w:val="22"/>
                  <w:lang w:val="en-US"/>
                  <w:rPrChange w:id="7851" w:author="Huyen Tran Thu" w:date="2025-04-28T20:23:00Z" w16du:dateUtc="2025-04-28T13:23:00Z">
                    <w:rPr>
                      <w:rFonts w:ascii="Arial" w:hAnsi="Arial" w:cs="Arial"/>
                      <w:color w:val="FF0000"/>
                      <w:sz w:val="20"/>
                      <w:szCs w:val="20"/>
                    </w:rPr>
                  </w:rPrChange>
                </w:rPr>
                <w:t>6,4</w:t>
              </w:r>
            </w:ins>
          </w:p>
        </w:tc>
        <w:tc>
          <w:tcPr>
            <w:tcW w:w="575" w:type="pct"/>
            <w:tcBorders>
              <w:top w:val="nil"/>
              <w:left w:val="nil"/>
              <w:bottom w:val="single" w:sz="4" w:space="0" w:color="auto"/>
              <w:right w:val="single" w:sz="4" w:space="0" w:color="auto"/>
            </w:tcBorders>
            <w:vAlign w:val="center"/>
            <w:hideMark/>
            <w:tcPrChange w:id="7852" w:author="Huyen Tran Thu" w:date="2025-04-28T20:22:00Z" w16du:dateUtc="2025-04-28T13:2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644059E0" w14:textId="76483D42" w:rsidR="00E05EAB" w:rsidRPr="00677150" w:rsidRDefault="00E05EAB">
            <w:pPr>
              <w:spacing w:before="0" w:after="0"/>
              <w:jc w:val="center"/>
              <w:rPr>
                <w:ins w:id="7853" w:author="Thu Huyen Tran" w:date="2023-12-05T21:30:00Z"/>
                <w:rFonts w:eastAsia="Times New Roman"/>
                <w:sz w:val="22"/>
                <w:lang w:val="en-US"/>
                <w:rPrChange w:id="7854" w:author="Huyen Tran Thu" w:date="2025-04-28T20:23:00Z" w16du:dateUtc="2025-04-28T13:23:00Z">
                  <w:rPr>
                    <w:ins w:id="7855" w:author="Thu Huyen Tran" w:date="2023-12-05T21:30:00Z"/>
                    <w:rFonts w:ascii="Arial" w:eastAsia="Times New Roman" w:hAnsi="Arial" w:cs="Arial"/>
                    <w:sz w:val="20"/>
                    <w:szCs w:val="20"/>
                    <w:lang w:val="en-US"/>
                  </w:rPr>
                </w:rPrChange>
              </w:rPr>
              <w:pPrChange w:id="7856" w:author="Thu Huyen Tran" w:date="2023-12-05T21:32:00Z">
                <w:pPr>
                  <w:spacing w:before="0" w:after="0" w:line="240" w:lineRule="auto"/>
                  <w:jc w:val="right"/>
                </w:pPr>
              </w:pPrChange>
            </w:pPr>
            <w:ins w:id="7857" w:author="Thu Huyen Tran" w:date="2023-12-05T21:32:00Z">
              <w:r w:rsidRPr="00677150">
                <w:rPr>
                  <w:rFonts w:eastAsia="Times New Roman"/>
                  <w:sz w:val="22"/>
                  <w:lang w:val="en-US"/>
                  <w:rPrChange w:id="7858" w:author="Huyen Tran Thu" w:date="2025-04-28T20:23:00Z" w16du:dateUtc="2025-04-28T13:23:00Z">
                    <w:rPr>
                      <w:rFonts w:ascii="Arial" w:hAnsi="Arial" w:cs="Arial"/>
                      <w:color w:val="FF0000"/>
                      <w:sz w:val="20"/>
                      <w:szCs w:val="20"/>
                    </w:rPr>
                  </w:rPrChange>
                </w:rPr>
                <w:t>0,09</w:t>
              </w:r>
            </w:ins>
          </w:p>
        </w:tc>
        <w:tc>
          <w:tcPr>
            <w:tcW w:w="575" w:type="pct"/>
            <w:tcBorders>
              <w:top w:val="nil"/>
              <w:left w:val="nil"/>
              <w:bottom w:val="single" w:sz="4" w:space="0" w:color="auto"/>
              <w:right w:val="single" w:sz="4" w:space="0" w:color="auto"/>
            </w:tcBorders>
            <w:vAlign w:val="center"/>
            <w:hideMark/>
            <w:tcPrChange w:id="7859" w:author="Huyen Tran Thu" w:date="2025-04-28T20:22:00Z" w16du:dateUtc="2025-04-28T13:2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13C4D87E" w14:textId="17F4925F" w:rsidR="00E05EAB" w:rsidRPr="00677150" w:rsidRDefault="00E05EAB">
            <w:pPr>
              <w:spacing w:before="0" w:after="0"/>
              <w:jc w:val="center"/>
              <w:rPr>
                <w:ins w:id="7860" w:author="Thu Huyen Tran" w:date="2023-12-05T21:30:00Z"/>
                <w:rFonts w:eastAsia="Times New Roman"/>
                <w:sz w:val="22"/>
                <w:lang w:val="en-US"/>
                <w:rPrChange w:id="7861" w:author="Huyen Tran Thu" w:date="2025-04-28T20:23:00Z" w16du:dateUtc="2025-04-28T13:23:00Z">
                  <w:rPr>
                    <w:ins w:id="7862" w:author="Thu Huyen Tran" w:date="2023-12-05T21:30:00Z"/>
                    <w:rFonts w:ascii="Arial" w:eastAsia="Times New Roman" w:hAnsi="Arial" w:cs="Arial"/>
                    <w:sz w:val="20"/>
                    <w:szCs w:val="20"/>
                    <w:lang w:val="en-US"/>
                  </w:rPr>
                </w:rPrChange>
              </w:rPr>
              <w:pPrChange w:id="7863" w:author="Thu Huyen Tran" w:date="2023-12-05T21:32:00Z">
                <w:pPr>
                  <w:spacing w:before="0" w:after="0" w:line="240" w:lineRule="auto"/>
                  <w:jc w:val="right"/>
                </w:pPr>
              </w:pPrChange>
            </w:pPr>
            <w:ins w:id="7864" w:author="Thu Huyen Tran" w:date="2023-12-05T21:32:00Z">
              <w:r w:rsidRPr="00677150">
                <w:rPr>
                  <w:rFonts w:eastAsia="Times New Roman"/>
                  <w:sz w:val="22"/>
                  <w:lang w:val="en-US"/>
                  <w:rPrChange w:id="7865" w:author="Huyen Tran Thu" w:date="2025-04-28T20:23:00Z" w16du:dateUtc="2025-04-28T13:23:00Z">
                    <w:rPr>
                      <w:rFonts w:ascii="Arial" w:hAnsi="Arial" w:cs="Arial"/>
                      <w:color w:val="FF0000"/>
                      <w:sz w:val="20"/>
                      <w:szCs w:val="20"/>
                    </w:rPr>
                  </w:rPrChange>
                </w:rPr>
                <w:t>34,6</w:t>
              </w:r>
            </w:ins>
          </w:p>
        </w:tc>
        <w:tc>
          <w:tcPr>
            <w:tcW w:w="567" w:type="pct"/>
            <w:tcBorders>
              <w:top w:val="nil"/>
              <w:left w:val="nil"/>
              <w:bottom w:val="single" w:sz="4" w:space="0" w:color="auto"/>
              <w:right w:val="single" w:sz="4" w:space="0" w:color="auto"/>
            </w:tcBorders>
            <w:vAlign w:val="center"/>
            <w:hideMark/>
            <w:tcPrChange w:id="7866" w:author="Huyen Tran Thu" w:date="2025-04-28T20:22:00Z" w16du:dateUtc="2025-04-28T13:22:00Z">
              <w:tcPr>
                <w:tcW w:w="521" w:type="pct"/>
                <w:gridSpan w:val="2"/>
                <w:tcBorders>
                  <w:top w:val="nil"/>
                  <w:left w:val="nil"/>
                  <w:bottom w:val="single" w:sz="4" w:space="0" w:color="auto"/>
                  <w:right w:val="single" w:sz="4" w:space="0" w:color="auto"/>
                </w:tcBorders>
                <w:shd w:val="clear" w:color="000000" w:fill="CCC0DA"/>
                <w:vAlign w:val="center"/>
                <w:hideMark/>
              </w:tcPr>
            </w:tcPrChange>
          </w:tcPr>
          <w:p w14:paraId="01B225C1" w14:textId="11503550" w:rsidR="00E05EAB" w:rsidRPr="00677150" w:rsidRDefault="00E05EAB">
            <w:pPr>
              <w:spacing w:before="0" w:after="0"/>
              <w:jc w:val="center"/>
              <w:rPr>
                <w:ins w:id="7867" w:author="Thu Huyen Tran" w:date="2023-12-05T21:30:00Z"/>
                <w:rFonts w:eastAsia="Times New Roman"/>
                <w:sz w:val="22"/>
                <w:lang w:val="en-US"/>
                <w:rPrChange w:id="7868" w:author="Huyen Tran Thu" w:date="2025-04-28T20:23:00Z" w16du:dateUtc="2025-04-28T13:23:00Z">
                  <w:rPr>
                    <w:ins w:id="7869" w:author="Thu Huyen Tran" w:date="2023-12-05T21:30:00Z"/>
                    <w:rFonts w:ascii="Arial" w:eastAsia="Times New Roman" w:hAnsi="Arial" w:cs="Arial"/>
                    <w:sz w:val="20"/>
                    <w:szCs w:val="20"/>
                    <w:lang w:val="en-US"/>
                  </w:rPr>
                </w:rPrChange>
              </w:rPr>
              <w:pPrChange w:id="7870" w:author="Thu Huyen Tran" w:date="2023-12-05T21:32:00Z">
                <w:pPr>
                  <w:spacing w:before="0" w:after="0" w:line="240" w:lineRule="auto"/>
                  <w:jc w:val="right"/>
                </w:pPr>
              </w:pPrChange>
            </w:pPr>
            <w:ins w:id="7871" w:author="Thu Huyen Tran" w:date="2023-12-05T21:32:00Z">
              <w:r w:rsidRPr="00677150">
                <w:rPr>
                  <w:rFonts w:eastAsia="Times New Roman"/>
                  <w:sz w:val="22"/>
                  <w:lang w:val="en-US"/>
                  <w:rPrChange w:id="7872" w:author="Huyen Tran Thu" w:date="2025-04-28T20:23:00Z" w16du:dateUtc="2025-04-28T13:23:00Z">
                    <w:rPr>
                      <w:rFonts w:ascii="Arial" w:hAnsi="Arial" w:cs="Arial"/>
                      <w:color w:val="FF0000"/>
                      <w:sz w:val="20"/>
                      <w:szCs w:val="20"/>
                    </w:rPr>
                  </w:rPrChange>
                </w:rPr>
                <w:t>100</w:t>
              </w:r>
            </w:ins>
          </w:p>
        </w:tc>
      </w:tr>
      <w:tr w:rsidR="00677150" w:rsidRPr="00677150" w14:paraId="131D5213" w14:textId="77777777" w:rsidTr="00A27820">
        <w:trPr>
          <w:trHeight w:val="255"/>
          <w:ins w:id="7873" w:author="Huyen Tran Thu" w:date="2025-04-28T20:22:00Z"/>
          <w:trPrChange w:id="7874" w:author="Huyen Tran Thu" w:date="2025-04-28T20:22:00Z" w16du:dateUtc="2025-04-28T13:22:00Z">
            <w:trPr>
              <w:trHeight w:val="255"/>
            </w:trPr>
          </w:trPrChange>
        </w:trPr>
        <w:tc>
          <w:tcPr>
            <w:tcW w:w="408" w:type="pct"/>
            <w:tcBorders>
              <w:top w:val="single" w:sz="4" w:space="0" w:color="auto"/>
              <w:left w:val="single" w:sz="4" w:space="0" w:color="auto"/>
              <w:bottom w:val="single" w:sz="4" w:space="0" w:color="auto"/>
              <w:right w:val="single" w:sz="4" w:space="0" w:color="auto"/>
            </w:tcBorders>
            <w:vAlign w:val="center"/>
            <w:tcPrChange w:id="7875" w:author="Huyen Tran Thu" w:date="2025-04-28T20:22:00Z" w16du:dateUtc="2025-04-28T13:22:00Z">
              <w:tcPr>
                <w:tcW w:w="408" w:type="pct"/>
                <w:gridSpan w:val="2"/>
                <w:tcBorders>
                  <w:top w:val="nil"/>
                  <w:left w:val="single" w:sz="4" w:space="0" w:color="auto"/>
                  <w:bottom w:val="single" w:sz="4" w:space="0" w:color="auto"/>
                  <w:right w:val="single" w:sz="4" w:space="0" w:color="auto"/>
                </w:tcBorders>
                <w:vAlign w:val="center"/>
              </w:tcPr>
            </w:tcPrChange>
          </w:tcPr>
          <w:p w14:paraId="44B2934B" w14:textId="1A9DF465" w:rsidR="00677150" w:rsidRPr="00677150" w:rsidRDefault="00677150" w:rsidP="00677150">
            <w:pPr>
              <w:spacing w:before="0" w:after="0"/>
              <w:jc w:val="center"/>
              <w:rPr>
                <w:ins w:id="7876" w:author="Huyen Tran Thu" w:date="2025-04-28T20:22:00Z" w16du:dateUtc="2025-04-28T13:22:00Z"/>
                <w:rFonts w:eastAsia="Times New Roman"/>
                <w:sz w:val="22"/>
                <w:lang w:val="en-US"/>
                <w:rPrChange w:id="7877" w:author="Huyen Tran Thu" w:date="2025-04-28T20:23:00Z" w16du:dateUtc="2025-04-28T13:23:00Z">
                  <w:rPr>
                    <w:ins w:id="7878" w:author="Huyen Tran Thu" w:date="2025-04-28T20:22:00Z" w16du:dateUtc="2025-04-28T13:22:00Z"/>
                    <w:rFonts w:eastAsia="Times New Roman"/>
                    <w:sz w:val="24"/>
                    <w:szCs w:val="24"/>
                    <w:lang w:val="en-US"/>
                  </w:rPr>
                </w:rPrChange>
              </w:rPr>
            </w:pPr>
            <w:ins w:id="7879" w:author="Huyen Tran Thu" w:date="2025-04-28T20:22:00Z" w16du:dateUtc="2025-04-28T13:22:00Z">
              <w:r w:rsidRPr="00677150">
                <w:rPr>
                  <w:rFonts w:eastAsia="Times New Roman"/>
                  <w:sz w:val="22"/>
                  <w:lang w:val="en-US"/>
                  <w:rPrChange w:id="7880" w:author="Huyen Tran Thu" w:date="2025-04-28T20:23:00Z" w16du:dateUtc="2025-04-28T13:23:00Z">
                    <w:rPr>
                      <w:rFonts w:eastAsia="Times New Roman"/>
                      <w:sz w:val="24"/>
                      <w:szCs w:val="24"/>
                      <w:lang w:val="en-US"/>
                    </w:rPr>
                  </w:rPrChange>
                </w:rPr>
                <w:t>2019</w:t>
              </w:r>
            </w:ins>
          </w:p>
        </w:tc>
        <w:tc>
          <w:tcPr>
            <w:tcW w:w="575" w:type="pct"/>
            <w:tcBorders>
              <w:top w:val="single" w:sz="4" w:space="0" w:color="auto"/>
              <w:left w:val="nil"/>
              <w:bottom w:val="single" w:sz="4" w:space="0" w:color="auto"/>
              <w:right w:val="single" w:sz="4" w:space="0" w:color="auto"/>
            </w:tcBorders>
            <w:vAlign w:val="center"/>
            <w:tcPrChange w:id="7881"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11C97D0A" w14:textId="13B06226" w:rsidR="00677150" w:rsidRPr="00677150" w:rsidRDefault="00677150" w:rsidP="00677150">
            <w:pPr>
              <w:spacing w:before="0" w:after="0"/>
              <w:jc w:val="center"/>
              <w:rPr>
                <w:ins w:id="7882" w:author="Huyen Tran Thu" w:date="2025-04-28T20:22:00Z" w16du:dateUtc="2025-04-28T13:22:00Z"/>
                <w:rFonts w:eastAsia="Times New Roman"/>
                <w:sz w:val="22"/>
                <w:lang w:val="en-US"/>
                <w:rPrChange w:id="7883" w:author="Huyen Tran Thu" w:date="2025-04-28T20:23:00Z" w16du:dateUtc="2025-04-28T13:23:00Z">
                  <w:rPr>
                    <w:ins w:id="7884" w:author="Huyen Tran Thu" w:date="2025-04-28T20:22:00Z" w16du:dateUtc="2025-04-28T13:22:00Z"/>
                    <w:rFonts w:eastAsia="Times New Roman"/>
                    <w:sz w:val="24"/>
                    <w:szCs w:val="24"/>
                    <w:lang w:val="en-US"/>
                  </w:rPr>
                </w:rPrChange>
              </w:rPr>
            </w:pPr>
            <w:ins w:id="7885" w:author="Huyen Tran Thu" w:date="2025-04-28T20:22:00Z" w16du:dateUtc="2025-04-28T13:22:00Z">
              <w:r w:rsidRPr="00677150">
                <w:rPr>
                  <w:color w:val="FF0000"/>
                  <w:sz w:val="22"/>
                  <w:rPrChange w:id="7886" w:author="Huyen Tran Thu" w:date="2025-04-28T20:23:00Z" w16du:dateUtc="2025-04-28T13:23:00Z">
                    <w:rPr>
                      <w:rFonts w:ascii="Arial" w:hAnsi="Arial" w:cs="Arial"/>
                      <w:color w:val="FF0000"/>
                      <w:sz w:val="20"/>
                      <w:szCs w:val="20"/>
                    </w:rPr>
                  </w:rPrChange>
                </w:rPr>
                <w:t>49,9</w:t>
              </w:r>
            </w:ins>
          </w:p>
        </w:tc>
        <w:tc>
          <w:tcPr>
            <w:tcW w:w="575" w:type="pct"/>
            <w:tcBorders>
              <w:top w:val="single" w:sz="4" w:space="0" w:color="auto"/>
              <w:left w:val="nil"/>
              <w:bottom w:val="single" w:sz="4" w:space="0" w:color="auto"/>
              <w:right w:val="single" w:sz="4" w:space="0" w:color="auto"/>
            </w:tcBorders>
            <w:vAlign w:val="center"/>
            <w:tcPrChange w:id="7887"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79CEA579" w14:textId="0712850F" w:rsidR="00677150" w:rsidRPr="00677150" w:rsidRDefault="00677150" w:rsidP="00677150">
            <w:pPr>
              <w:spacing w:before="0" w:after="0"/>
              <w:jc w:val="center"/>
              <w:rPr>
                <w:ins w:id="7888" w:author="Huyen Tran Thu" w:date="2025-04-28T20:22:00Z" w16du:dateUtc="2025-04-28T13:22:00Z"/>
                <w:rFonts w:eastAsia="Times New Roman"/>
                <w:sz w:val="22"/>
                <w:lang w:val="en-US"/>
                <w:rPrChange w:id="7889" w:author="Huyen Tran Thu" w:date="2025-04-28T20:23:00Z" w16du:dateUtc="2025-04-28T13:23:00Z">
                  <w:rPr>
                    <w:ins w:id="7890" w:author="Huyen Tran Thu" w:date="2025-04-28T20:22:00Z" w16du:dateUtc="2025-04-28T13:22:00Z"/>
                    <w:rFonts w:eastAsia="Times New Roman"/>
                    <w:sz w:val="24"/>
                    <w:szCs w:val="24"/>
                    <w:lang w:val="en-US"/>
                  </w:rPr>
                </w:rPrChange>
              </w:rPr>
            </w:pPr>
            <w:ins w:id="7891" w:author="Huyen Tran Thu" w:date="2025-04-28T20:22:00Z" w16du:dateUtc="2025-04-28T13:22:00Z">
              <w:r w:rsidRPr="00677150">
                <w:rPr>
                  <w:color w:val="FF0000"/>
                  <w:sz w:val="22"/>
                  <w:rPrChange w:id="7892" w:author="Huyen Tran Thu" w:date="2025-04-28T20:23:00Z" w16du:dateUtc="2025-04-28T13:23:00Z">
                    <w:rPr>
                      <w:rFonts w:ascii="Arial" w:hAnsi="Arial" w:cs="Arial"/>
                      <w:color w:val="FF0000"/>
                      <w:sz w:val="20"/>
                      <w:szCs w:val="20"/>
                    </w:rPr>
                  </w:rPrChange>
                </w:rPr>
                <w:t>5,3</w:t>
              </w:r>
            </w:ins>
          </w:p>
        </w:tc>
        <w:tc>
          <w:tcPr>
            <w:tcW w:w="575" w:type="pct"/>
            <w:tcBorders>
              <w:top w:val="single" w:sz="4" w:space="0" w:color="auto"/>
              <w:left w:val="nil"/>
              <w:bottom w:val="single" w:sz="4" w:space="0" w:color="auto"/>
              <w:right w:val="single" w:sz="4" w:space="0" w:color="auto"/>
            </w:tcBorders>
            <w:vAlign w:val="center"/>
            <w:tcPrChange w:id="7893"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07AEFFAF" w14:textId="6E100BFD" w:rsidR="00677150" w:rsidRPr="00677150" w:rsidRDefault="00677150" w:rsidP="00677150">
            <w:pPr>
              <w:spacing w:before="0" w:after="0"/>
              <w:jc w:val="center"/>
              <w:rPr>
                <w:ins w:id="7894" w:author="Huyen Tran Thu" w:date="2025-04-28T20:22:00Z" w16du:dateUtc="2025-04-28T13:22:00Z"/>
                <w:rFonts w:eastAsia="Times New Roman"/>
                <w:sz w:val="22"/>
                <w:lang w:val="en-US"/>
                <w:rPrChange w:id="7895" w:author="Huyen Tran Thu" w:date="2025-04-28T20:23:00Z" w16du:dateUtc="2025-04-28T13:23:00Z">
                  <w:rPr>
                    <w:ins w:id="7896" w:author="Huyen Tran Thu" w:date="2025-04-28T20:22:00Z" w16du:dateUtc="2025-04-28T13:22:00Z"/>
                    <w:rFonts w:eastAsia="Times New Roman"/>
                    <w:sz w:val="24"/>
                    <w:szCs w:val="24"/>
                    <w:lang w:val="en-US"/>
                  </w:rPr>
                </w:rPrChange>
              </w:rPr>
            </w:pPr>
            <w:ins w:id="7897" w:author="Huyen Tran Thu" w:date="2025-04-28T20:22:00Z" w16du:dateUtc="2025-04-28T13:22:00Z">
              <w:r w:rsidRPr="00677150">
                <w:rPr>
                  <w:color w:val="FF0000"/>
                  <w:sz w:val="22"/>
                  <w:rPrChange w:id="7898" w:author="Huyen Tran Thu" w:date="2025-04-28T20:23:00Z" w16du:dateUtc="2025-04-28T13:23:00Z">
                    <w:rPr>
                      <w:rFonts w:ascii="Arial" w:hAnsi="Arial" w:cs="Arial"/>
                      <w:color w:val="FF0000"/>
                      <w:sz w:val="20"/>
                      <w:szCs w:val="20"/>
                    </w:rPr>
                  </w:rPrChange>
                </w:rPr>
                <w:t>2,6</w:t>
              </w:r>
            </w:ins>
          </w:p>
        </w:tc>
        <w:tc>
          <w:tcPr>
            <w:tcW w:w="575" w:type="pct"/>
            <w:tcBorders>
              <w:top w:val="single" w:sz="4" w:space="0" w:color="auto"/>
              <w:left w:val="nil"/>
              <w:bottom w:val="single" w:sz="4" w:space="0" w:color="auto"/>
              <w:right w:val="single" w:sz="4" w:space="0" w:color="auto"/>
            </w:tcBorders>
            <w:vAlign w:val="center"/>
            <w:tcPrChange w:id="7899"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5F937F44" w14:textId="7456860C" w:rsidR="00677150" w:rsidRPr="00677150" w:rsidRDefault="00677150" w:rsidP="00677150">
            <w:pPr>
              <w:spacing w:before="0" w:after="0"/>
              <w:jc w:val="center"/>
              <w:rPr>
                <w:ins w:id="7900" w:author="Huyen Tran Thu" w:date="2025-04-28T20:22:00Z" w16du:dateUtc="2025-04-28T13:22:00Z"/>
                <w:rFonts w:eastAsia="Times New Roman"/>
                <w:sz w:val="22"/>
                <w:lang w:val="en-US"/>
                <w:rPrChange w:id="7901" w:author="Huyen Tran Thu" w:date="2025-04-28T20:23:00Z" w16du:dateUtc="2025-04-28T13:23:00Z">
                  <w:rPr>
                    <w:ins w:id="7902" w:author="Huyen Tran Thu" w:date="2025-04-28T20:22:00Z" w16du:dateUtc="2025-04-28T13:22:00Z"/>
                    <w:rFonts w:eastAsia="Times New Roman"/>
                    <w:sz w:val="24"/>
                    <w:szCs w:val="24"/>
                    <w:lang w:val="en-US"/>
                  </w:rPr>
                </w:rPrChange>
              </w:rPr>
            </w:pPr>
            <w:ins w:id="7903" w:author="Huyen Tran Thu" w:date="2025-04-28T20:22:00Z" w16du:dateUtc="2025-04-28T13:22:00Z">
              <w:r w:rsidRPr="00677150">
                <w:rPr>
                  <w:color w:val="FF0000"/>
                  <w:sz w:val="22"/>
                  <w:rPrChange w:id="7904" w:author="Huyen Tran Thu" w:date="2025-04-28T20:23:00Z" w16du:dateUtc="2025-04-28T13:23:00Z">
                    <w:rPr>
                      <w:rFonts w:ascii="Arial" w:hAnsi="Arial" w:cs="Arial"/>
                      <w:color w:val="FF0000"/>
                      <w:sz w:val="20"/>
                      <w:szCs w:val="20"/>
                    </w:rPr>
                  </w:rPrChange>
                </w:rPr>
                <w:t>1,0</w:t>
              </w:r>
            </w:ins>
          </w:p>
        </w:tc>
        <w:tc>
          <w:tcPr>
            <w:tcW w:w="575" w:type="pct"/>
            <w:tcBorders>
              <w:top w:val="single" w:sz="4" w:space="0" w:color="auto"/>
              <w:left w:val="nil"/>
              <w:bottom w:val="single" w:sz="4" w:space="0" w:color="auto"/>
              <w:right w:val="single" w:sz="4" w:space="0" w:color="auto"/>
            </w:tcBorders>
            <w:vAlign w:val="center"/>
            <w:tcPrChange w:id="7905"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3886315D" w14:textId="6AABA8F2" w:rsidR="00677150" w:rsidRPr="00677150" w:rsidRDefault="00677150" w:rsidP="00677150">
            <w:pPr>
              <w:spacing w:before="0" w:after="0"/>
              <w:jc w:val="center"/>
              <w:rPr>
                <w:ins w:id="7906" w:author="Huyen Tran Thu" w:date="2025-04-28T20:22:00Z" w16du:dateUtc="2025-04-28T13:22:00Z"/>
                <w:rFonts w:eastAsia="Times New Roman"/>
                <w:sz w:val="22"/>
                <w:lang w:val="en-US"/>
                <w:rPrChange w:id="7907" w:author="Huyen Tran Thu" w:date="2025-04-28T20:23:00Z" w16du:dateUtc="2025-04-28T13:23:00Z">
                  <w:rPr>
                    <w:ins w:id="7908" w:author="Huyen Tran Thu" w:date="2025-04-28T20:22:00Z" w16du:dateUtc="2025-04-28T13:22:00Z"/>
                    <w:rFonts w:eastAsia="Times New Roman"/>
                    <w:sz w:val="24"/>
                    <w:szCs w:val="24"/>
                    <w:lang w:val="en-US"/>
                  </w:rPr>
                </w:rPrChange>
              </w:rPr>
            </w:pPr>
            <w:ins w:id="7909" w:author="Huyen Tran Thu" w:date="2025-04-28T20:22:00Z" w16du:dateUtc="2025-04-28T13:22:00Z">
              <w:r w:rsidRPr="00677150">
                <w:rPr>
                  <w:color w:val="FF0000"/>
                  <w:sz w:val="22"/>
                  <w:rPrChange w:id="7910" w:author="Huyen Tran Thu" w:date="2025-04-28T20:23:00Z" w16du:dateUtc="2025-04-28T13:23:00Z">
                    <w:rPr>
                      <w:rFonts w:ascii="Arial" w:hAnsi="Arial" w:cs="Arial"/>
                      <w:color w:val="FF0000"/>
                      <w:sz w:val="20"/>
                      <w:szCs w:val="20"/>
                    </w:rPr>
                  </w:rPrChange>
                </w:rPr>
                <w:t>5,8</w:t>
              </w:r>
            </w:ins>
          </w:p>
        </w:tc>
        <w:tc>
          <w:tcPr>
            <w:tcW w:w="575" w:type="pct"/>
            <w:tcBorders>
              <w:top w:val="single" w:sz="4" w:space="0" w:color="auto"/>
              <w:left w:val="nil"/>
              <w:bottom w:val="single" w:sz="4" w:space="0" w:color="auto"/>
              <w:right w:val="single" w:sz="4" w:space="0" w:color="auto"/>
            </w:tcBorders>
            <w:vAlign w:val="center"/>
            <w:tcPrChange w:id="7911"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0F209893" w14:textId="03EA0030" w:rsidR="00677150" w:rsidRPr="00677150" w:rsidRDefault="00677150" w:rsidP="00677150">
            <w:pPr>
              <w:spacing w:before="0" w:after="0"/>
              <w:jc w:val="center"/>
              <w:rPr>
                <w:ins w:id="7912" w:author="Huyen Tran Thu" w:date="2025-04-28T20:22:00Z" w16du:dateUtc="2025-04-28T13:22:00Z"/>
                <w:rFonts w:eastAsia="Times New Roman"/>
                <w:sz w:val="22"/>
                <w:lang w:val="en-US"/>
                <w:rPrChange w:id="7913" w:author="Huyen Tran Thu" w:date="2025-04-28T20:23:00Z" w16du:dateUtc="2025-04-28T13:23:00Z">
                  <w:rPr>
                    <w:ins w:id="7914" w:author="Huyen Tran Thu" w:date="2025-04-28T20:22:00Z" w16du:dateUtc="2025-04-28T13:22:00Z"/>
                    <w:rFonts w:eastAsia="Times New Roman"/>
                    <w:sz w:val="24"/>
                    <w:szCs w:val="24"/>
                    <w:lang w:val="en-US"/>
                  </w:rPr>
                </w:rPrChange>
              </w:rPr>
            </w:pPr>
            <w:ins w:id="7915" w:author="Huyen Tran Thu" w:date="2025-04-28T20:22:00Z" w16du:dateUtc="2025-04-28T13:22:00Z">
              <w:r w:rsidRPr="00677150">
                <w:rPr>
                  <w:color w:val="FF0000"/>
                  <w:sz w:val="22"/>
                  <w:rPrChange w:id="7916" w:author="Huyen Tran Thu" w:date="2025-04-28T20:23:00Z" w16du:dateUtc="2025-04-28T13:23:00Z">
                    <w:rPr>
                      <w:rFonts w:ascii="Arial" w:hAnsi="Arial" w:cs="Arial"/>
                      <w:color w:val="FF0000"/>
                      <w:sz w:val="20"/>
                      <w:szCs w:val="20"/>
                    </w:rPr>
                  </w:rPrChange>
                </w:rPr>
                <w:t>0,09</w:t>
              </w:r>
            </w:ins>
          </w:p>
        </w:tc>
        <w:tc>
          <w:tcPr>
            <w:tcW w:w="575" w:type="pct"/>
            <w:tcBorders>
              <w:top w:val="single" w:sz="4" w:space="0" w:color="auto"/>
              <w:left w:val="nil"/>
              <w:bottom w:val="single" w:sz="4" w:space="0" w:color="auto"/>
              <w:right w:val="single" w:sz="4" w:space="0" w:color="auto"/>
            </w:tcBorders>
            <w:vAlign w:val="center"/>
            <w:tcPrChange w:id="7917"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708A066F" w14:textId="1838A236" w:rsidR="00677150" w:rsidRPr="00677150" w:rsidRDefault="00677150" w:rsidP="00677150">
            <w:pPr>
              <w:spacing w:before="0" w:after="0"/>
              <w:jc w:val="center"/>
              <w:rPr>
                <w:ins w:id="7918" w:author="Huyen Tran Thu" w:date="2025-04-28T20:22:00Z" w16du:dateUtc="2025-04-28T13:22:00Z"/>
                <w:rFonts w:eastAsia="Times New Roman"/>
                <w:sz w:val="22"/>
                <w:lang w:val="en-US"/>
                <w:rPrChange w:id="7919" w:author="Huyen Tran Thu" w:date="2025-04-28T20:23:00Z" w16du:dateUtc="2025-04-28T13:23:00Z">
                  <w:rPr>
                    <w:ins w:id="7920" w:author="Huyen Tran Thu" w:date="2025-04-28T20:22:00Z" w16du:dateUtc="2025-04-28T13:22:00Z"/>
                    <w:rFonts w:eastAsia="Times New Roman"/>
                    <w:sz w:val="24"/>
                    <w:szCs w:val="24"/>
                    <w:lang w:val="en-US"/>
                  </w:rPr>
                </w:rPrChange>
              </w:rPr>
            </w:pPr>
            <w:ins w:id="7921" w:author="Huyen Tran Thu" w:date="2025-04-28T20:22:00Z" w16du:dateUtc="2025-04-28T13:22:00Z">
              <w:r w:rsidRPr="00677150">
                <w:rPr>
                  <w:color w:val="FF0000"/>
                  <w:sz w:val="22"/>
                  <w:rPrChange w:id="7922" w:author="Huyen Tran Thu" w:date="2025-04-28T20:23:00Z" w16du:dateUtc="2025-04-28T13:23:00Z">
                    <w:rPr>
                      <w:rFonts w:ascii="Arial" w:hAnsi="Arial" w:cs="Arial"/>
                      <w:color w:val="FF0000"/>
                      <w:sz w:val="20"/>
                      <w:szCs w:val="20"/>
                    </w:rPr>
                  </w:rPrChange>
                </w:rPr>
                <w:t>35,4</w:t>
              </w:r>
            </w:ins>
          </w:p>
        </w:tc>
        <w:tc>
          <w:tcPr>
            <w:tcW w:w="567" w:type="pct"/>
            <w:tcBorders>
              <w:top w:val="single" w:sz="4" w:space="0" w:color="auto"/>
              <w:left w:val="nil"/>
              <w:bottom w:val="single" w:sz="4" w:space="0" w:color="auto"/>
              <w:right w:val="single" w:sz="4" w:space="0" w:color="auto"/>
            </w:tcBorders>
            <w:tcPrChange w:id="7923" w:author="Huyen Tran Thu" w:date="2025-04-28T20:22:00Z" w16du:dateUtc="2025-04-28T13:22:00Z">
              <w:tcPr>
                <w:tcW w:w="567" w:type="pct"/>
                <w:gridSpan w:val="2"/>
                <w:tcBorders>
                  <w:top w:val="nil"/>
                  <w:left w:val="nil"/>
                  <w:bottom w:val="single" w:sz="4" w:space="0" w:color="auto"/>
                  <w:right w:val="single" w:sz="4" w:space="0" w:color="auto"/>
                </w:tcBorders>
                <w:vAlign w:val="center"/>
              </w:tcPr>
            </w:tcPrChange>
          </w:tcPr>
          <w:p w14:paraId="7A25B1A7" w14:textId="3BD711F2" w:rsidR="00677150" w:rsidRPr="00677150" w:rsidRDefault="00677150" w:rsidP="00677150">
            <w:pPr>
              <w:spacing w:before="0" w:after="0"/>
              <w:jc w:val="center"/>
              <w:rPr>
                <w:ins w:id="7924" w:author="Huyen Tran Thu" w:date="2025-04-28T20:22:00Z" w16du:dateUtc="2025-04-28T13:22:00Z"/>
                <w:rFonts w:eastAsia="Times New Roman"/>
                <w:sz w:val="22"/>
                <w:lang w:val="en-US"/>
                <w:rPrChange w:id="7925" w:author="Huyen Tran Thu" w:date="2025-04-28T20:23:00Z" w16du:dateUtc="2025-04-28T13:23:00Z">
                  <w:rPr>
                    <w:ins w:id="7926" w:author="Huyen Tran Thu" w:date="2025-04-28T20:22:00Z" w16du:dateUtc="2025-04-28T13:22:00Z"/>
                    <w:rFonts w:eastAsia="Times New Roman"/>
                    <w:sz w:val="24"/>
                    <w:szCs w:val="24"/>
                    <w:lang w:val="en-US"/>
                  </w:rPr>
                </w:rPrChange>
              </w:rPr>
            </w:pPr>
            <w:ins w:id="7927" w:author="Huyen Tran Thu" w:date="2025-04-28T20:22:00Z" w16du:dateUtc="2025-04-28T13:22:00Z">
              <w:r w:rsidRPr="00677150">
                <w:rPr>
                  <w:rFonts w:eastAsia="Times New Roman"/>
                  <w:sz w:val="22"/>
                  <w:lang w:val="en-US"/>
                  <w:rPrChange w:id="7928" w:author="Huyen Tran Thu" w:date="2025-04-28T20:23:00Z" w16du:dateUtc="2025-04-28T13:23:00Z">
                    <w:rPr>
                      <w:rFonts w:eastAsia="Times New Roman"/>
                      <w:sz w:val="24"/>
                      <w:szCs w:val="24"/>
                      <w:lang w:val="en-US"/>
                    </w:rPr>
                  </w:rPrChange>
                </w:rPr>
                <w:t>100</w:t>
              </w:r>
            </w:ins>
          </w:p>
        </w:tc>
      </w:tr>
      <w:tr w:rsidR="00677150" w:rsidRPr="00677150" w14:paraId="64EB5079" w14:textId="77777777" w:rsidTr="00A27820">
        <w:trPr>
          <w:trHeight w:val="255"/>
          <w:ins w:id="7929" w:author="Huyen Tran Thu" w:date="2025-04-28T20:22:00Z"/>
          <w:trPrChange w:id="7930" w:author="Huyen Tran Thu" w:date="2025-04-28T20:22:00Z" w16du:dateUtc="2025-04-28T13:22:00Z">
            <w:trPr>
              <w:trHeight w:val="255"/>
            </w:trPr>
          </w:trPrChange>
        </w:trPr>
        <w:tc>
          <w:tcPr>
            <w:tcW w:w="408" w:type="pct"/>
            <w:tcBorders>
              <w:top w:val="nil"/>
              <w:left w:val="single" w:sz="4" w:space="0" w:color="auto"/>
              <w:bottom w:val="single" w:sz="4" w:space="0" w:color="auto"/>
              <w:right w:val="single" w:sz="4" w:space="0" w:color="auto"/>
            </w:tcBorders>
            <w:vAlign w:val="center"/>
            <w:tcPrChange w:id="7931" w:author="Huyen Tran Thu" w:date="2025-04-28T20:22:00Z" w16du:dateUtc="2025-04-28T13:22:00Z">
              <w:tcPr>
                <w:tcW w:w="408" w:type="pct"/>
                <w:gridSpan w:val="2"/>
                <w:tcBorders>
                  <w:top w:val="nil"/>
                  <w:left w:val="single" w:sz="4" w:space="0" w:color="auto"/>
                  <w:bottom w:val="single" w:sz="4" w:space="0" w:color="auto"/>
                  <w:right w:val="single" w:sz="4" w:space="0" w:color="auto"/>
                </w:tcBorders>
                <w:vAlign w:val="center"/>
              </w:tcPr>
            </w:tcPrChange>
          </w:tcPr>
          <w:p w14:paraId="155B2B0A" w14:textId="19D21CDA" w:rsidR="00677150" w:rsidRPr="00677150" w:rsidRDefault="00677150" w:rsidP="00677150">
            <w:pPr>
              <w:spacing w:before="0" w:after="0"/>
              <w:jc w:val="center"/>
              <w:rPr>
                <w:ins w:id="7932" w:author="Huyen Tran Thu" w:date="2025-04-28T20:22:00Z" w16du:dateUtc="2025-04-28T13:22:00Z"/>
                <w:rFonts w:eastAsia="Times New Roman"/>
                <w:sz w:val="22"/>
                <w:lang w:val="en-US"/>
                <w:rPrChange w:id="7933" w:author="Huyen Tran Thu" w:date="2025-04-28T20:23:00Z" w16du:dateUtc="2025-04-28T13:23:00Z">
                  <w:rPr>
                    <w:ins w:id="7934" w:author="Huyen Tran Thu" w:date="2025-04-28T20:22:00Z" w16du:dateUtc="2025-04-28T13:22:00Z"/>
                    <w:rFonts w:eastAsia="Times New Roman"/>
                    <w:sz w:val="24"/>
                    <w:szCs w:val="24"/>
                    <w:lang w:val="en-US"/>
                  </w:rPr>
                </w:rPrChange>
              </w:rPr>
            </w:pPr>
            <w:ins w:id="7935" w:author="Huyen Tran Thu" w:date="2025-04-28T20:22:00Z" w16du:dateUtc="2025-04-28T13:22:00Z">
              <w:r w:rsidRPr="00677150">
                <w:rPr>
                  <w:rFonts w:eastAsia="Times New Roman"/>
                  <w:sz w:val="22"/>
                  <w:lang w:val="en-US"/>
                  <w:rPrChange w:id="7936" w:author="Huyen Tran Thu" w:date="2025-04-28T20:23:00Z" w16du:dateUtc="2025-04-28T13:23:00Z">
                    <w:rPr>
                      <w:rFonts w:eastAsia="Times New Roman"/>
                      <w:sz w:val="24"/>
                      <w:szCs w:val="24"/>
                      <w:lang w:val="en-US"/>
                    </w:rPr>
                  </w:rPrChange>
                </w:rPr>
                <w:t>2020</w:t>
              </w:r>
            </w:ins>
          </w:p>
        </w:tc>
        <w:tc>
          <w:tcPr>
            <w:tcW w:w="575" w:type="pct"/>
            <w:tcBorders>
              <w:top w:val="nil"/>
              <w:left w:val="nil"/>
              <w:bottom w:val="single" w:sz="4" w:space="0" w:color="auto"/>
              <w:right w:val="single" w:sz="4" w:space="0" w:color="auto"/>
            </w:tcBorders>
            <w:vAlign w:val="center"/>
            <w:tcPrChange w:id="7937"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658EC9F0" w14:textId="6D863A50" w:rsidR="00677150" w:rsidRPr="00677150" w:rsidRDefault="00677150" w:rsidP="00677150">
            <w:pPr>
              <w:spacing w:before="0" w:after="0"/>
              <w:jc w:val="center"/>
              <w:rPr>
                <w:ins w:id="7938" w:author="Huyen Tran Thu" w:date="2025-04-28T20:22:00Z" w16du:dateUtc="2025-04-28T13:22:00Z"/>
                <w:rFonts w:eastAsia="Times New Roman"/>
                <w:sz w:val="22"/>
                <w:lang w:val="en-US"/>
                <w:rPrChange w:id="7939" w:author="Huyen Tran Thu" w:date="2025-04-28T20:23:00Z" w16du:dateUtc="2025-04-28T13:23:00Z">
                  <w:rPr>
                    <w:ins w:id="7940" w:author="Huyen Tran Thu" w:date="2025-04-28T20:22:00Z" w16du:dateUtc="2025-04-28T13:22:00Z"/>
                    <w:rFonts w:eastAsia="Times New Roman"/>
                    <w:sz w:val="24"/>
                    <w:szCs w:val="24"/>
                    <w:lang w:val="en-US"/>
                  </w:rPr>
                </w:rPrChange>
              </w:rPr>
            </w:pPr>
            <w:ins w:id="7941" w:author="Huyen Tran Thu" w:date="2025-04-28T20:22:00Z" w16du:dateUtc="2025-04-28T13:22:00Z">
              <w:r w:rsidRPr="00677150">
                <w:rPr>
                  <w:color w:val="FF0000"/>
                  <w:sz w:val="22"/>
                  <w:rPrChange w:id="7942" w:author="Huyen Tran Thu" w:date="2025-04-28T20:23:00Z" w16du:dateUtc="2025-04-28T13:23:00Z">
                    <w:rPr>
                      <w:rFonts w:ascii="Arial" w:hAnsi="Arial" w:cs="Arial"/>
                      <w:color w:val="FF0000"/>
                      <w:sz w:val="20"/>
                      <w:szCs w:val="20"/>
                    </w:rPr>
                  </w:rPrChange>
                </w:rPr>
                <w:t>57,7</w:t>
              </w:r>
            </w:ins>
          </w:p>
        </w:tc>
        <w:tc>
          <w:tcPr>
            <w:tcW w:w="575" w:type="pct"/>
            <w:tcBorders>
              <w:top w:val="nil"/>
              <w:left w:val="nil"/>
              <w:bottom w:val="single" w:sz="4" w:space="0" w:color="auto"/>
              <w:right w:val="single" w:sz="4" w:space="0" w:color="auto"/>
            </w:tcBorders>
            <w:vAlign w:val="center"/>
            <w:tcPrChange w:id="7943"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31E5FBF1" w14:textId="5511051C" w:rsidR="00677150" w:rsidRPr="00677150" w:rsidRDefault="00677150" w:rsidP="00677150">
            <w:pPr>
              <w:spacing w:before="0" w:after="0"/>
              <w:jc w:val="center"/>
              <w:rPr>
                <w:ins w:id="7944" w:author="Huyen Tran Thu" w:date="2025-04-28T20:22:00Z" w16du:dateUtc="2025-04-28T13:22:00Z"/>
                <w:rFonts w:eastAsia="Times New Roman"/>
                <w:sz w:val="22"/>
                <w:lang w:val="en-US"/>
                <w:rPrChange w:id="7945" w:author="Huyen Tran Thu" w:date="2025-04-28T20:23:00Z" w16du:dateUtc="2025-04-28T13:23:00Z">
                  <w:rPr>
                    <w:ins w:id="7946" w:author="Huyen Tran Thu" w:date="2025-04-28T20:22:00Z" w16du:dateUtc="2025-04-28T13:22:00Z"/>
                    <w:rFonts w:eastAsia="Times New Roman"/>
                    <w:sz w:val="24"/>
                    <w:szCs w:val="24"/>
                    <w:lang w:val="en-US"/>
                  </w:rPr>
                </w:rPrChange>
              </w:rPr>
            </w:pPr>
            <w:ins w:id="7947" w:author="Huyen Tran Thu" w:date="2025-04-28T20:22:00Z" w16du:dateUtc="2025-04-28T13:22:00Z">
              <w:r w:rsidRPr="00677150">
                <w:rPr>
                  <w:color w:val="FF0000"/>
                  <w:sz w:val="22"/>
                  <w:rPrChange w:id="7948" w:author="Huyen Tran Thu" w:date="2025-04-28T20:23:00Z" w16du:dateUtc="2025-04-28T13:23:00Z">
                    <w:rPr>
                      <w:rFonts w:ascii="Arial" w:hAnsi="Arial" w:cs="Arial"/>
                      <w:color w:val="FF0000"/>
                      <w:sz w:val="20"/>
                      <w:szCs w:val="20"/>
                    </w:rPr>
                  </w:rPrChange>
                </w:rPr>
                <w:t>1,8</w:t>
              </w:r>
            </w:ins>
          </w:p>
        </w:tc>
        <w:tc>
          <w:tcPr>
            <w:tcW w:w="575" w:type="pct"/>
            <w:tcBorders>
              <w:top w:val="nil"/>
              <w:left w:val="nil"/>
              <w:bottom w:val="single" w:sz="4" w:space="0" w:color="auto"/>
              <w:right w:val="single" w:sz="4" w:space="0" w:color="auto"/>
            </w:tcBorders>
            <w:vAlign w:val="center"/>
            <w:tcPrChange w:id="7949"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5EFF1AC6" w14:textId="23A38DF2" w:rsidR="00677150" w:rsidRPr="00677150" w:rsidRDefault="00677150" w:rsidP="00677150">
            <w:pPr>
              <w:spacing w:before="0" w:after="0"/>
              <w:jc w:val="center"/>
              <w:rPr>
                <w:ins w:id="7950" w:author="Huyen Tran Thu" w:date="2025-04-28T20:22:00Z" w16du:dateUtc="2025-04-28T13:22:00Z"/>
                <w:rFonts w:eastAsia="Times New Roman"/>
                <w:sz w:val="22"/>
                <w:lang w:val="en-US"/>
                <w:rPrChange w:id="7951" w:author="Huyen Tran Thu" w:date="2025-04-28T20:23:00Z" w16du:dateUtc="2025-04-28T13:23:00Z">
                  <w:rPr>
                    <w:ins w:id="7952" w:author="Huyen Tran Thu" w:date="2025-04-28T20:22:00Z" w16du:dateUtc="2025-04-28T13:22:00Z"/>
                    <w:rFonts w:eastAsia="Times New Roman"/>
                    <w:sz w:val="24"/>
                    <w:szCs w:val="24"/>
                    <w:lang w:val="en-US"/>
                  </w:rPr>
                </w:rPrChange>
              </w:rPr>
            </w:pPr>
            <w:ins w:id="7953" w:author="Huyen Tran Thu" w:date="2025-04-28T20:22:00Z" w16du:dateUtc="2025-04-28T13:22:00Z">
              <w:r w:rsidRPr="00677150">
                <w:rPr>
                  <w:color w:val="FF0000"/>
                  <w:sz w:val="22"/>
                  <w:rPrChange w:id="7954" w:author="Huyen Tran Thu" w:date="2025-04-28T20:23:00Z" w16du:dateUtc="2025-04-28T13:23:00Z">
                    <w:rPr>
                      <w:rFonts w:ascii="Arial" w:hAnsi="Arial" w:cs="Arial"/>
                      <w:color w:val="FF0000"/>
                      <w:sz w:val="20"/>
                      <w:szCs w:val="20"/>
                    </w:rPr>
                  </w:rPrChange>
                </w:rPr>
                <w:t>2,7</w:t>
              </w:r>
            </w:ins>
          </w:p>
        </w:tc>
        <w:tc>
          <w:tcPr>
            <w:tcW w:w="575" w:type="pct"/>
            <w:tcBorders>
              <w:top w:val="nil"/>
              <w:left w:val="nil"/>
              <w:bottom w:val="single" w:sz="4" w:space="0" w:color="auto"/>
              <w:right w:val="single" w:sz="4" w:space="0" w:color="auto"/>
            </w:tcBorders>
            <w:vAlign w:val="center"/>
            <w:tcPrChange w:id="7955"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7BB3100B" w14:textId="48D21EE2" w:rsidR="00677150" w:rsidRPr="00677150" w:rsidRDefault="00677150" w:rsidP="00677150">
            <w:pPr>
              <w:spacing w:before="0" w:after="0"/>
              <w:jc w:val="center"/>
              <w:rPr>
                <w:ins w:id="7956" w:author="Huyen Tran Thu" w:date="2025-04-28T20:22:00Z" w16du:dateUtc="2025-04-28T13:22:00Z"/>
                <w:rFonts w:eastAsia="Times New Roman"/>
                <w:sz w:val="22"/>
                <w:lang w:val="en-US"/>
                <w:rPrChange w:id="7957" w:author="Huyen Tran Thu" w:date="2025-04-28T20:23:00Z" w16du:dateUtc="2025-04-28T13:23:00Z">
                  <w:rPr>
                    <w:ins w:id="7958" w:author="Huyen Tran Thu" w:date="2025-04-28T20:22:00Z" w16du:dateUtc="2025-04-28T13:22:00Z"/>
                    <w:rFonts w:eastAsia="Times New Roman"/>
                    <w:sz w:val="24"/>
                    <w:szCs w:val="24"/>
                    <w:lang w:val="en-US"/>
                  </w:rPr>
                </w:rPrChange>
              </w:rPr>
            </w:pPr>
            <w:ins w:id="7959" w:author="Huyen Tran Thu" w:date="2025-04-28T20:22:00Z" w16du:dateUtc="2025-04-28T13:22:00Z">
              <w:r w:rsidRPr="00677150">
                <w:rPr>
                  <w:color w:val="FF0000"/>
                  <w:sz w:val="22"/>
                  <w:rPrChange w:id="7960" w:author="Huyen Tran Thu" w:date="2025-04-28T20:23:00Z" w16du:dateUtc="2025-04-28T13:23:00Z">
                    <w:rPr>
                      <w:rFonts w:ascii="Arial" w:hAnsi="Arial" w:cs="Arial"/>
                      <w:color w:val="FF0000"/>
                      <w:sz w:val="20"/>
                      <w:szCs w:val="20"/>
                    </w:rPr>
                  </w:rPrChange>
                </w:rPr>
                <w:t>1,3</w:t>
              </w:r>
            </w:ins>
          </w:p>
        </w:tc>
        <w:tc>
          <w:tcPr>
            <w:tcW w:w="575" w:type="pct"/>
            <w:tcBorders>
              <w:top w:val="nil"/>
              <w:left w:val="nil"/>
              <w:bottom w:val="single" w:sz="4" w:space="0" w:color="auto"/>
              <w:right w:val="single" w:sz="4" w:space="0" w:color="auto"/>
            </w:tcBorders>
            <w:vAlign w:val="center"/>
            <w:tcPrChange w:id="7961"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1F7B6857" w14:textId="51D853B1" w:rsidR="00677150" w:rsidRPr="00677150" w:rsidRDefault="00677150" w:rsidP="00677150">
            <w:pPr>
              <w:spacing w:before="0" w:after="0"/>
              <w:jc w:val="center"/>
              <w:rPr>
                <w:ins w:id="7962" w:author="Huyen Tran Thu" w:date="2025-04-28T20:22:00Z" w16du:dateUtc="2025-04-28T13:22:00Z"/>
                <w:rFonts w:eastAsia="Times New Roman"/>
                <w:sz w:val="22"/>
                <w:lang w:val="en-US"/>
                <w:rPrChange w:id="7963" w:author="Huyen Tran Thu" w:date="2025-04-28T20:23:00Z" w16du:dateUtc="2025-04-28T13:23:00Z">
                  <w:rPr>
                    <w:ins w:id="7964" w:author="Huyen Tran Thu" w:date="2025-04-28T20:22:00Z" w16du:dateUtc="2025-04-28T13:22:00Z"/>
                    <w:rFonts w:eastAsia="Times New Roman"/>
                    <w:sz w:val="24"/>
                    <w:szCs w:val="24"/>
                    <w:lang w:val="en-US"/>
                  </w:rPr>
                </w:rPrChange>
              </w:rPr>
            </w:pPr>
            <w:ins w:id="7965" w:author="Huyen Tran Thu" w:date="2025-04-28T20:22:00Z" w16du:dateUtc="2025-04-28T13:22:00Z">
              <w:r w:rsidRPr="00677150">
                <w:rPr>
                  <w:color w:val="FF0000"/>
                  <w:sz w:val="22"/>
                  <w:rPrChange w:id="7966" w:author="Huyen Tran Thu" w:date="2025-04-28T20:23:00Z" w16du:dateUtc="2025-04-28T13:23:00Z">
                    <w:rPr>
                      <w:rFonts w:ascii="Arial" w:hAnsi="Arial" w:cs="Arial"/>
                      <w:color w:val="FF0000"/>
                      <w:sz w:val="20"/>
                      <w:szCs w:val="20"/>
                    </w:rPr>
                  </w:rPrChange>
                </w:rPr>
                <w:t>4,1</w:t>
              </w:r>
            </w:ins>
          </w:p>
        </w:tc>
        <w:tc>
          <w:tcPr>
            <w:tcW w:w="575" w:type="pct"/>
            <w:tcBorders>
              <w:top w:val="nil"/>
              <w:left w:val="nil"/>
              <w:bottom w:val="single" w:sz="4" w:space="0" w:color="auto"/>
              <w:right w:val="single" w:sz="4" w:space="0" w:color="auto"/>
            </w:tcBorders>
            <w:vAlign w:val="center"/>
            <w:tcPrChange w:id="7967"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5C5E8C46" w14:textId="0B70A1B5" w:rsidR="00677150" w:rsidRPr="00677150" w:rsidRDefault="00677150" w:rsidP="00677150">
            <w:pPr>
              <w:spacing w:before="0" w:after="0"/>
              <w:jc w:val="center"/>
              <w:rPr>
                <w:ins w:id="7968" w:author="Huyen Tran Thu" w:date="2025-04-28T20:22:00Z" w16du:dateUtc="2025-04-28T13:22:00Z"/>
                <w:rFonts w:eastAsia="Times New Roman"/>
                <w:sz w:val="22"/>
                <w:lang w:val="en-US"/>
                <w:rPrChange w:id="7969" w:author="Huyen Tran Thu" w:date="2025-04-28T20:23:00Z" w16du:dateUtc="2025-04-28T13:23:00Z">
                  <w:rPr>
                    <w:ins w:id="7970" w:author="Huyen Tran Thu" w:date="2025-04-28T20:22:00Z" w16du:dateUtc="2025-04-28T13:22:00Z"/>
                    <w:rFonts w:eastAsia="Times New Roman"/>
                    <w:sz w:val="24"/>
                    <w:szCs w:val="24"/>
                    <w:lang w:val="en-US"/>
                  </w:rPr>
                </w:rPrChange>
              </w:rPr>
            </w:pPr>
            <w:ins w:id="7971" w:author="Huyen Tran Thu" w:date="2025-04-28T20:22:00Z" w16du:dateUtc="2025-04-28T13:22:00Z">
              <w:r w:rsidRPr="00677150">
                <w:rPr>
                  <w:color w:val="FF0000"/>
                  <w:sz w:val="22"/>
                  <w:rPrChange w:id="7972" w:author="Huyen Tran Thu" w:date="2025-04-28T20:23:00Z" w16du:dateUtc="2025-04-28T13:23:00Z">
                    <w:rPr>
                      <w:rFonts w:ascii="Arial" w:hAnsi="Arial" w:cs="Arial"/>
                      <w:color w:val="FF0000"/>
                      <w:sz w:val="20"/>
                      <w:szCs w:val="20"/>
                    </w:rPr>
                  </w:rPrChange>
                </w:rPr>
                <w:t>0,00</w:t>
              </w:r>
            </w:ins>
          </w:p>
        </w:tc>
        <w:tc>
          <w:tcPr>
            <w:tcW w:w="575" w:type="pct"/>
            <w:tcBorders>
              <w:top w:val="nil"/>
              <w:left w:val="nil"/>
              <w:bottom w:val="single" w:sz="4" w:space="0" w:color="auto"/>
              <w:right w:val="single" w:sz="4" w:space="0" w:color="auto"/>
            </w:tcBorders>
            <w:vAlign w:val="center"/>
            <w:tcPrChange w:id="7973"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32383BE3" w14:textId="3C87ABD3" w:rsidR="00677150" w:rsidRPr="00677150" w:rsidRDefault="00677150" w:rsidP="00677150">
            <w:pPr>
              <w:spacing w:before="0" w:after="0"/>
              <w:jc w:val="center"/>
              <w:rPr>
                <w:ins w:id="7974" w:author="Huyen Tran Thu" w:date="2025-04-28T20:22:00Z" w16du:dateUtc="2025-04-28T13:22:00Z"/>
                <w:rFonts w:eastAsia="Times New Roman"/>
                <w:sz w:val="22"/>
                <w:lang w:val="en-US"/>
                <w:rPrChange w:id="7975" w:author="Huyen Tran Thu" w:date="2025-04-28T20:23:00Z" w16du:dateUtc="2025-04-28T13:23:00Z">
                  <w:rPr>
                    <w:ins w:id="7976" w:author="Huyen Tran Thu" w:date="2025-04-28T20:22:00Z" w16du:dateUtc="2025-04-28T13:22:00Z"/>
                    <w:rFonts w:eastAsia="Times New Roman"/>
                    <w:sz w:val="24"/>
                    <w:szCs w:val="24"/>
                    <w:lang w:val="en-US"/>
                  </w:rPr>
                </w:rPrChange>
              </w:rPr>
            </w:pPr>
            <w:ins w:id="7977" w:author="Huyen Tran Thu" w:date="2025-04-28T20:22:00Z" w16du:dateUtc="2025-04-28T13:22:00Z">
              <w:r w:rsidRPr="00677150">
                <w:rPr>
                  <w:color w:val="FF0000"/>
                  <w:sz w:val="22"/>
                  <w:rPrChange w:id="7978" w:author="Huyen Tran Thu" w:date="2025-04-28T20:23:00Z" w16du:dateUtc="2025-04-28T13:23:00Z">
                    <w:rPr>
                      <w:rFonts w:ascii="Arial" w:hAnsi="Arial" w:cs="Arial"/>
                      <w:color w:val="FF0000"/>
                      <w:sz w:val="20"/>
                      <w:szCs w:val="20"/>
                    </w:rPr>
                  </w:rPrChange>
                </w:rPr>
                <w:t>32,4</w:t>
              </w:r>
            </w:ins>
          </w:p>
        </w:tc>
        <w:tc>
          <w:tcPr>
            <w:tcW w:w="567" w:type="pct"/>
            <w:tcBorders>
              <w:top w:val="nil"/>
              <w:left w:val="nil"/>
              <w:bottom w:val="single" w:sz="4" w:space="0" w:color="auto"/>
              <w:right w:val="single" w:sz="4" w:space="0" w:color="auto"/>
            </w:tcBorders>
            <w:tcPrChange w:id="7979" w:author="Huyen Tran Thu" w:date="2025-04-28T20:22:00Z" w16du:dateUtc="2025-04-28T13:22:00Z">
              <w:tcPr>
                <w:tcW w:w="567" w:type="pct"/>
                <w:gridSpan w:val="2"/>
                <w:tcBorders>
                  <w:top w:val="nil"/>
                  <w:left w:val="nil"/>
                  <w:bottom w:val="single" w:sz="4" w:space="0" w:color="auto"/>
                  <w:right w:val="single" w:sz="4" w:space="0" w:color="auto"/>
                </w:tcBorders>
                <w:vAlign w:val="center"/>
              </w:tcPr>
            </w:tcPrChange>
          </w:tcPr>
          <w:p w14:paraId="325E40DE" w14:textId="44D83B78" w:rsidR="00677150" w:rsidRPr="00677150" w:rsidRDefault="00677150" w:rsidP="00677150">
            <w:pPr>
              <w:spacing w:before="0" w:after="0"/>
              <w:jc w:val="center"/>
              <w:rPr>
                <w:ins w:id="7980" w:author="Huyen Tran Thu" w:date="2025-04-28T20:22:00Z" w16du:dateUtc="2025-04-28T13:22:00Z"/>
                <w:rFonts w:eastAsia="Times New Roman"/>
                <w:sz w:val="22"/>
                <w:lang w:val="en-US"/>
                <w:rPrChange w:id="7981" w:author="Huyen Tran Thu" w:date="2025-04-28T20:23:00Z" w16du:dateUtc="2025-04-28T13:23:00Z">
                  <w:rPr>
                    <w:ins w:id="7982" w:author="Huyen Tran Thu" w:date="2025-04-28T20:22:00Z" w16du:dateUtc="2025-04-28T13:22:00Z"/>
                    <w:rFonts w:eastAsia="Times New Roman"/>
                    <w:sz w:val="24"/>
                    <w:szCs w:val="24"/>
                    <w:lang w:val="en-US"/>
                  </w:rPr>
                </w:rPrChange>
              </w:rPr>
            </w:pPr>
            <w:ins w:id="7983" w:author="Huyen Tran Thu" w:date="2025-04-28T20:22:00Z" w16du:dateUtc="2025-04-28T13:22:00Z">
              <w:r w:rsidRPr="00677150">
                <w:rPr>
                  <w:rFonts w:eastAsia="Times New Roman"/>
                  <w:sz w:val="22"/>
                  <w:lang w:val="en-US"/>
                  <w:rPrChange w:id="7984" w:author="Huyen Tran Thu" w:date="2025-04-28T20:23:00Z" w16du:dateUtc="2025-04-28T13:23:00Z">
                    <w:rPr>
                      <w:rFonts w:eastAsia="Times New Roman"/>
                      <w:sz w:val="24"/>
                      <w:szCs w:val="24"/>
                      <w:lang w:val="en-US"/>
                    </w:rPr>
                  </w:rPrChange>
                </w:rPr>
                <w:t>100</w:t>
              </w:r>
            </w:ins>
          </w:p>
        </w:tc>
      </w:tr>
      <w:tr w:rsidR="00677150" w:rsidRPr="00677150" w14:paraId="5F8EDAFC" w14:textId="77777777" w:rsidTr="00A27820">
        <w:trPr>
          <w:trHeight w:val="255"/>
          <w:ins w:id="7985" w:author="Huyen Tran Thu" w:date="2025-04-28T20:22:00Z"/>
          <w:trPrChange w:id="7986" w:author="Huyen Tran Thu" w:date="2025-04-28T20:22:00Z" w16du:dateUtc="2025-04-28T13:22:00Z">
            <w:trPr>
              <w:trHeight w:val="255"/>
            </w:trPr>
          </w:trPrChange>
        </w:trPr>
        <w:tc>
          <w:tcPr>
            <w:tcW w:w="408" w:type="pct"/>
            <w:tcBorders>
              <w:top w:val="nil"/>
              <w:left w:val="single" w:sz="4" w:space="0" w:color="auto"/>
              <w:bottom w:val="single" w:sz="4" w:space="0" w:color="auto"/>
              <w:right w:val="single" w:sz="4" w:space="0" w:color="auto"/>
            </w:tcBorders>
            <w:vAlign w:val="center"/>
            <w:tcPrChange w:id="7987" w:author="Huyen Tran Thu" w:date="2025-04-28T20:22:00Z" w16du:dateUtc="2025-04-28T13:22:00Z">
              <w:tcPr>
                <w:tcW w:w="408" w:type="pct"/>
                <w:gridSpan w:val="2"/>
                <w:tcBorders>
                  <w:top w:val="nil"/>
                  <w:left w:val="single" w:sz="4" w:space="0" w:color="auto"/>
                  <w:bottom w:val="single" w:sz="4" w:space="0" w:color="auto"/>
                  <w:right w:val="single" w:sz="4" w:space="0" w:color="auto"/>
                </w:tcBorders>
                <w:vAlign w:val="center"/>
              </w:tcPr>
            </w:tcPrChange>
          </w:tcPr>
          <w:p w14:paraId="78B17826" w14:textId="562DC753" w:rsidR="00677150" w:rsidRPr="00677150" w:rsidRDefault="00677150" w:rsidP="00677150">
            <w:pPr>
              <w:spacing w:before="0" w:after="0"/>
              <w:jc w:val="center"/>
              <w:rPr>
                <w:ins w:id="7988" w:author="Huyen Tran Thu" w:date="2025-04-28T20:22:00Z" w16du:dateUtc="2025-04-28T13:22:00Z"/>
                <w:rFonts w:eastAsia="Times New Roman"/>
                <w:sz w:val="22"/>
                <w:lang w:val="en-US"/>
                <w:rPrChange w:id="7989" w:author="Huyen Tran Thu" w:date="2025-04-28T20:23:00Z" w16du:dateUtc="2025-04-28T13:23:00Z">
                  <w:rPr>
                    <w:ins w:id="7990" w:author="Huyen Tran Thu" w:date="2025-04-28T20:22:00Z" w16du:dateUtc="2025-04-28T13:22:00Z"/>
                    <w:rFonts w:eastAsia="Times New Roman"/>
                    <w:sz w:val="24"/>
                    <w:szCs w:val="24"/>
                    <w:lang w:val="en-US"/>
                  </w:rPr>
                </w:rPrChange>
              </w:rPr>
            </w:pPr>
            <w:ins w:id="7991" w:author="Huyen Tran Thu" w:date="2025-04-28T20:22:00Z" w16du:dateUtc="2025-04-28T13:22:00Z">
              <w:r w:rsidRPr="00677150">
                <w:rPr>
                  <w:rFonts w:eastAsia="Times New Roman"/>
                  <w:sz w:val="22"/>
                  <w:lang w:val="en-US"/>
                  <w:rPrChange w:id="7992" w:author="Huyen Tran Thu" w:date="2025-04-28T20:23:00Z" w16du:dateUtc="2025-04-28T13:23:00Z">
                    <w:rPr>
                      <w:rFonts w:eastAsia="Times New Roman"/>
                      <w:sz w:val="24"/>
                      <w:szCs w:val="24"/>
                      <w:lang w:val="en-US"/>
                    </w:rPr>
                  </w:rPrChange>
                </w:rPr>
                <w:t>2021</w:t>
              </w:r>
            </w:ins>
          </w:p>
        </w:tc>
        <w:tc>
          <w:tcPr>
            <w:tcW w:w="575" w:type="pct"/>
            <w:tcBorders>
              <w:top w:val="nil"/>
              <w:left w:val="nil"/>
              <w:bottom w:val="single" w:sz="4" w:space="0" w:color="auto"/>
              <w:right w:val="single" w:sz="4" w:space="0" w:color="auto"/>
            </w:tcBorders>
            <w:vAlign w:val="center"/>
            <w:tcPrChange w:id="7993"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4B5B4A9B" w14:textId="33B4D20A" w:rsidR="00677150" w:rsidRPr="00677150" w:rsidRDefault="00677150" w:rsidP="00677150">
            <w:pPr>
              <w:spacing w:before="0" w:after="0"/>
              <w:jc w:val="center"/>
              <w:rPr>
                <w:ins w:id="7994" w:author="Huyen Tran Thu" w:date="2025-04-28T20:22:00Z" w16du:dateUtc="2025-04-28T13:22:00Z"/>
                <w:rFonts w:eastAsia="Times New Roman"/>
                <w:sz w:val="22"/>
                <w:lang w:val="en-US"/>
                <w:rPrChange w:id="7995" w:author="Huyen Tran Thu" w:date="2025-04-28T20:23:00Z" w16du:dateUtc="2025-04-28T13:23:00Z">
                  <w:rPr>
                    <w:ins w:id="7996" w:author="Huyen Tran Thu" w:date="2025-04-28T20:22:00Z" w16du:dateUtc="2025-04-28T13:22:00Z"/>
                    <w:rFonts w:eastAsia="Times New Roman"/>
                    <w:sz w:val="24"/>
                    <w:szCs w:val="24"/>
                    <w:lang w:val="en-US"/>
                  </w:rPr>
                </w:rPrChange>
              </w:rPr>
            </w:pPr>
            <w:ins w:id="7997" w:author="Huyen Tran Thu" w:date="2025-04-28T20:22:00Z" w16du:dateUtc="2025-04-28T13:22:00Z">
              <w:r w:rsidRPr="00677150">
                <w:rPr>
                  <w:color w:val="FF0000"/>
                  <w:sz w:val="22"/>
                  <w:rPrChange w:id="7998" w:author="Huyen Tran Thu" w:date="2025-04-28T20:23:00Z" w16du:dateUtc="2025-04-28T13:23:00Z">
                    <w:rPr>
                      <w:rFonts w:ascii="Arial" w:hAnsi="Arial" w:cs="Arial"/>
                      <w:color w:val="FF0000"/>
                      <w:sz w:val="20"/>
                      <w:szCs w:val="20"/>
                    </w:rPr>
                  </w:rPrChange>
                </w:rPr>
                <w:t>57,7</w:t>
              </w:r>
            </w:ins>
          </w:p>
        </w:tc>
        <w:tc>
          <w:tcPr>
            <w:tcW w:w="575" w:type="pct"/>
            <w:tcBorders>
              <w:top w:val="nil"/>
              <w:left w:val="nil"/>
              <w:bottom w:val="single" w:sz="4" w:space="0" w:color="auto"/>
              <w:right w:val="single" w:sz="4" w:space="0" w:color="auto"/>
            </w:tcBorders>
            <w:vAlign w:val="center"/>
            <w:tcPrChange w:id="7999"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0849FF71" w14:textId="57622106" w:rsidR="00677150" w:rsidRPr="00677150" w:rsidRDefault="00677150" w:rsidP="00677150">
            <w:pPr>
              <w:spacing w:before="0" w:after="0"/>
              <w:jc w:val="center"/>
              <w:rPr>
                <w:ins w:id="8000" w:author="Huyen Tran Thu" w:date="2025-04-28T20:22:00Z" w16du:dateUtc="2025-04-28T13:22:00Z"/>
                <w:rFonts w:eastAsia="Times New Roman"/>
                <w:sz w:val="22"/>
                <w:lang w:val="en-US"/>
                <w:rPrChange w:id="8001" w:author="Huyen Tran Thu" w:date="2025-04-28T20:23:00Z" w16du:dateUtc="2025-04-28T13:23:00Z">
                  <w:rPr>
                    <w:ins w:id="8002" w:author="Huyen Tran Thu" w:date="2025-04-28T20:22:00Z" w16du:dateUtc="2025-04-28T13:22:00Z"/>
                    <w:rFonts w:eastAsia="Times New Roman"/>
                    <w:sz w:val="24"/>
                    <w:szCs w:val="24"/>
                    <w:lang w:val="en-US"/>
                  </w:rPr>
                </w:rPrChange>
              </w:rPr>
            </w:pPr>
            <w:ins w:id="8003" w:author="Huyen Tran Thu" w:date="2025-04-28T20:22:00Z" w16du:dateUtc="2025-04-28T13:22:00Z">
              <w:r w:rsidRPr="00677150">
                <w:rPr>
                  <w:color w:val="FF0000"/>
                  <w:sz w:val="22"/>
                  <w:rPrChange w:id="8004" w:author="Huyen Tran Thu" w:date="2025-04-28T20:23:00Z" w16du:dateUtc="2025-04-28T13:23:00Z">
                    <w:rPr>
                      <w:rFonts w:ascii="Arial" w:hAnsi="Arial" w:cs="Arial"/>
                      <w:color w:val="FF0000"/>
                      <w:sz w:val="20"/>
                      <w:szCs w:val="20"/>
                    </w:rPr>
                  </w:rPrChange>
                </w:rPr>
                <w:t>1,8</w:t>
              </w:r>
            </w:ins>
          </w:p>
        </w:tc>
        <w:tc>
          <w:tcPr>
            <w:tcW w:w="575" w:type="pct"/>
            <w:tcBorders>
              <w:top w:val="nil"/>
              <w:left w:val="nil"/>
              <w:bottom w:val="single" w:sz="4" w:space="0" w:color="auto"/>
              <w:right w:val="single" w:sz="4" w:space="0" w:color="auto"/>
            </w:tcBorders>
            <w:vAlign w:val="center"/>
            <w:tcPrChange w:id="8005"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19D95171" w14:textId="1B2D5ED3" w:rsidR="00677150" w:rsidRPr="00677150" w:rsidRDefault="00677150" w:rsidP="00677150">
            <w:pPr>
              <w:spacing w:before="0" w:after="0"/>
              <w:jc w:val="center"/>
              <w:rPr>
                <w:ins w:id="8006" w:author="Huyen Tran Thu" w:date="2025-04-28T20:22:00Z" w16du:dateUtc="2025-04-28T13:22:00Z"/>
                <w:rFonts w:eastAsia="Times New Roman"/>
                <w:sz w:val="22"/>
                <w:lang w:val="en-US"/>
                <w:rPrChange w:id="8007" w:author="Huyen Tran Thu" w:date="2025-04-28T20:23:00Z" w16du:dateUtc="2025-04-28T13:23:00Z">
                  <w:rPr>
                    <w:ins w:id="8008" w:author="Huyen Tran Thu" w:date="2025-04-28T20:22:00Z" w16du:dateUtc="2025-04-28T13:22:00Z"/>
                    <w:rFonts w:eastAsia="Times New Roman"/>
                    <w:sz w:val="24"/>
                    <w:szCs w:val="24"/>
                    <w:lang w:val="en-US"/>
                  </w:rPr>
                </w:rPrChange>
              </w:rPr>
            </w:pPr>
            <w:ins w:id="8009" w:author="Huyen Tran Thu" w:date="2025-04-28T20:22:00Z" w16du:dateUtc="2025-04-28T13:22:00Z">
              <w:r w:rsidRPr="00677150">
                <w:rPr>
                  <w:color w:val="FF0000"/>
                  <w:sz w:val="22"/>
                  <w:rPrChange w:id="8010" w:author="Huyen Tran Thu" w:date="2025-04-28T20:23:00Z" w16du:dateUtc="2025-04-28T13:23:00Z">
                    <w:rPr>
                      <w:rFonts w:ascii="Arial" w:hAnsi="Arial" w:cs="Arial"/>
                      <w:color w:val="FF0000"/>
                      <w:sz w:val="20"/>
                      <w:szCs w:val="20"/>
                    </w:rPr>
                  </w:rPrChange>
                </w:rPr>
                <w:t>2,7</w:t>
              </w:r>
            </w:ins>
          </w:p>
        </w:tc>
        <w:tc>
          <w:tcPr>
            <w:tcW w:w="575" w:type="pct"/>
            <w:tcBorders>
              <w:top w:val="nil"/>
              <w:left w:val="nil"/>
              <w:bottom w:val="single" w:sz="4" w:space="0" w:color="auto"/>
              <w:right w:val="single" w:sz="4" w:space="0" w:color="auto"/>
            </w:tcBorders>
            <w:vAlign w:val="center"/>
            <w:tcPrChange w:id="8011"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41162927" w14:textId="4870AE24" w:rsidR="00677150" w:rsidRPr="00677150" w:rsidRDefault="00677150" w:rsidP="00677150">
            <w:pPr>
              <w:spacing w:before="0" w:after="0"/>
              <w:jc w:val="center"/>
              <w:rPr>
                <w:ins w:id="8012" w:author="Huyen Tran Thu" w:date="2025-04-28T20:22:00Z" w16du:dateUtc="2025-04-28T13:22:00Z"/>
                <w:rFonts w:eastAsia="Times New Roman"/>
                <w:sz w:val="22"/>
                <w:lang w:val="en-US"/>
                <w:rPrChange w:id="8013" w:author="Huyen Tran Thu" w:date="2025-04-28T20:23:00Z" w16du:dateUtc="2025-04-28T13:23:00Z">
                  <w:rPr>
                    <w:ins w:id="8014" w:author="Huyen Tran Thu" w:date="2025-04-28T20:22:00Z" w16du:dateUtc="2025-04-28T13:22:00Z"/>
                    <w:rFonts w:eastAsia="Times New Roman"/>
                    <w:sz w:val="24"/>
                    <w:szCs w:val="24"/>
                    <w:lang w:val="en-US"/>
                  </w:rPr>
                </w:rPrChange>
              </w:rPr>
            </w:pPr>
            <w:ins w:id="8015" w:author="Huyen Tran Thu" w:date="2025-04-28T20:22:00Z" w16du:dateUtc="2025-04-28T13:22:00Z">
              <w:r w:rsidRPr="00677150">
                <w:rPr>
                  <w:color w:val="FF0000"/>
                  <w:sz w:val="22"/>
                  <w:rPrChange w:id="8016" w:author="Huyen Tran Thu" w:date="2025-04-28T20:23:00Z" w16du:dateUtc="2025-04-28T13:23:00Z">
                    <w:rPr>
                      <w:rFonts w:ascii="Arial" w:hAnsi="Arial" w:cs="Arial"/>
                      <w:color w:val="FF0000"/>
                      <w:sz w:val="20"/>
                      <w:szCs w:val="20"/>
                    </w:rPr>
                  </w:rPrChange>
                </w:rPr>
                <w:t>1,3</w:t>
              </w:r>
            </w:ins>
          </w:p>
        </w:tc>
        <w:tc>
          <w:tcPr>
            <w:tcW w:w="575" w:type="pct"/>
            <w:tcBorders>
              <w:top w:val="nil"/>
              <w:left w:val="nil"/>
              <w:bottom w:val="single" w:sz="4" w:space="0" w:color="auto"/>
              <w:right w:val="single" w:sz="4" w:space="0" w:color="auto"/>
            </w:tcBorders>
            <w:vAlign w:val="center"/>
            <w:tcPrChange w:id="8017"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0A35937D" w14:textId="3E410CEB" w:rsidR="00677150" w:rsidRPr="00677150" w:rsidRDefault="00677150" w:rsidP="00677150">
            <w:pPr>
              <w:spacing w:before="0" w:after="0"/>
              <w:jc w:val="center"/>
              <w:rPr>
                <w:ins w:id="8018" w:author="Huyen Tran Thu" w:date="2025-04-28T20:22:00Z" w16du:dateUtc="2025-04-28T13:22:00Z"/>
                <w:rFonts w:eastAsia="Times New Roman"/>
                <w:sz w:val="22"/>
                <w:lang w:val="en-US"/>
                <w:rPrChange w:id="8019" w:author="Huyen Tran Thu" w:date="2025-04-28T20:23:00Z" w16du:dateUtc="2025-04-28T13:23:00Z">
                  <w:rPr>
                    <w:ins w:id="8020" w:author="Huyen Tran Thu" w:date="2025-04-28T20:22:00Z" w16du:dateUtc="2025-04-28T13:22:00Z"/>
                    <w:rFonts w:eastAsia="Times New Roman"/>
                    <w:sz w:val="24"/>
                    <w:szCs w:val="24"/>
                    <w:lang w:val="en-US"/>
                  </w:rPr>
                </w:rPrChange>
              </w:rPr>
            </w:pPr>
            <w:ins w:id="8021" w:author="Huyen Tran Thu" w:date="2025-04-28T20:22:00Z" w16du:dateUtc="2025-04-28T13:22:00Z">
              <w:r w:rsidRPr="00677150">
                <w:rPr>
                  <w:color w:val="FF0000"/>
                  <w:sz w:val="22"/>
                  <w:rPrChange w:id="8022" w:author="Huyen Tran Thu" w:date="2025-04-28T20:23:00Z" w16du:dateUtc="2025-04-28T13:23:00Z">
                    <w:rPr>
                      <w:rFonts w:ascii="Arial" w:hAnsi="Arial" w:cs="Arial"/>
                      <w:color w:val="FF0000"/>
                      <w:sz w:val="20"/>
                      <w:szCs w:val="20"/>
                    </w:rPr>
                  </w:rPrChange>
                </w:rPr>
                <w:t>4,1</w:t>
              </w:r>
            </w:ins>
          </w:p>
        </w:tc>
        <w:tc>
          <w:tcPr>
            <w:tcW w:w="575" w:type="pct"/>
            <w:tcBorders>
              <w:top w:val="nil"/>
              <w:left w:val="nil"/>
              <w:bottom w:val="single" w:sz="4" w:space="0" w:color="auto"/>
              <w:right w:val="single" w:sz="4" w:space="0" w:color="auto"/>
            </w:tcBorders>
            <w:vAlign w:val="center"/>
            <w:tcPrChange w:id="8023"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4467DF7A" w14:textId="399D4B66" w:rsidR="00677150" w:rsidRPr="00677150" w:rsidRDefault="00677150" w:rsidP="00677150">
            <w:pPr>
              <w:spacing w:before="0" w:after="0"/>
              <w:jc w:val="center"/>
              <w:rPr>
                <w:ins w:id="8024" w:author="Huyen Tran Thu" w:date="2025-04-28T20:22:00Z" w16du:dateUtc="2025-04-28T13:22:00Z"/>
                <w:rFonts w:eastAsia="Times New Roman"/>
                <w:sz w:val="22"/>
                <w:lang w:val="en-US"/>
                <w:rPrChange w:id="8025" w:author="Huyen Tran Thu" w:date="2025-04-28T20:23:00Z" w16du:dateUtc="2025-04-28T13:23:00Z">
                  <w:rPr>
                    <w:ins w:id="8026" w:author="Huyen Tran Thu" w:date="2025-04-28T20:22:00Z" w16du:dateUtc="2025-04-28T13:22:00Z"/>
                    <w:rFonts w:eastAsia="Times New Roman"/>
                    <w:sz w:val="24"/>
                    <w:szCs w:val="24"/>
                    <w:lang w:val="en-US"/>
                  </w:rPr>
                </w:rPrChange>
              </w:rPr>
            </w:pPr>
            <w:ins w:id="8027" w:author="Huyen Tran Thu" w:date="2025-04-28T20:22:00Z" w16du:dateUtc="2025-04-28T13:22:00Z">
              <w:r w:rsidRPr="00677150">
                <w:rPr>
                  <w:color w:val="FF0000"/>
                  <w:sz w:val="22"/>
                  <w:rPrChange w:id="8028" w:author="Huyen Tran Thu" w:date="2025-04-28T20:23:00Z" w16du:dateUtc="2025-04-28T13:23:00Z">
                    <w:rPr>
                      <w:rFonts w:ascii="Arial" w:hAnsi="Arial" w:cs="Arial"/>
                      <w:color w:val="FF0000"/>
                      <w:sz w:val="20"/>
                      <w:szCs w:val="20"/>
                    </w:rPr>
                  </w:rPrChange>
                </w:rPr>
                <w:t>0,00</w:t>
              </w:r>
            </w:ins>
          </w:p>
        </w:tc>
        <w:tc>
          <w:tcPr>
            <w:tcW w:w="575" w:type="pct"/>
            <w:tcBorders>
              <w:top w:val="nil"/>
              <w:left w:val="nil"/>
              <w:bottom w:val="single" w:sz="4" w:space="0" w:color="auto"/>
              <w:right w:val="single" w:sz="4" w:space="0" w:color="auto"/>
            </w:tcBorders>
            <w:vAlign w:val="center"/>
            <w:tcPrChange w:id="8029"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5FF52695" w14:textId="2FA0CCF8" w:rsidR="00677150" w:rsidRPr="00677150" w:rsidRDefault="00677150" w:rsidP="00677150">
            <w:pPr>
              <w:spacing w:before="0" w:after="0"/>
              <w:jc w:val="center"/>
              <w:rPr>
                <w:ins w:id="8030" w:author="Huyen Tran Thu" w:date="2025-04-28T20:22:00Z" w16du:dateUtc="2025-04-28T13:22:00Z"/>
                <w:rFonts w:eastAsia="Times New Roman"/>
                <w:sz w:val="22"/>
                <w:lang w:val="en-US"/>
                <w:rPrChange w:id="8031" w:author="Huyen Tran Thu" w:date="2025-04-28T20:23:00Z" w16du:dateUtc="2025-04-28T13:23:00Z">
                  <w:rPr>
                    <w:ins w:id="8032" w:author="Huyen Tran Thu" w:date="2025-04-28T20:22:00Z" w16du:dateUtc="2025-04-28T13:22:00Z"/>
                    <w:rFonts w:eastAsia="Times New Roman"/>
                    <w:sz w:val="24"/>
                    <w:szCs w:val="24"/>
                    <w:lang w:val="en-US"/>
                  </w:rPr>
                </w:rPrChange>
              </w:rPr>
            </w:pPr>
            <w:ins w:id="8033" w:author="Huyen Tran Thu" w:date="2025-04-28T20:22:00Z" w16du:dateUtc="2025-04-28T13:22:00Z">
              <w:r w:rsidRPr="00677150">
                <w:rPr>
                  <w:color w:val="FF0000"/>
                  <w:sz w:val="22"/>
                  <w:rPrChange w:id="8034" w:author="Huyen Tran Thu" w:date="2025-04-28T20:23:00Z" w16du:dateUtc="2025-04-28T13:23:00Z">
                    <w:rPr>
                      <w:rFonts w:ascii="Arial" w:hAnsi="Arial" w:cs="Arial"/>
                      <w:color w:val="FF0000"/>
                      <w:sz w:val="20"/>
                      <w:szCs w:val="20"/>
                    </w:rPr>
                  </w:rPrChange>
                </w:rPr>
                <w:t>32,4</w:t>
              </w:r>
            </w:ins>
          </w:p>
        </w:tc>
        <w:tc>
          <w:tcPr>
            <w:tcW w:w="567" w:type="pct"/>
            <w:tcBorders>
              <w:top w:val="nil"/>
              <w:left w:val="nil"/>
              <w:bottom w:val="single" w:sz="4" w:space="0" w:color="auto"/>
              <w:right w:val="single" w:sz="4" w:space="0" w:color="auto"/>
            </w:tcBorders>
            <w:tcPrChange w:id="8035" w:author="Huyen Tran Thu" w:date="2025-04-28T20:22:00Z" w16du:dateUtc="2025-04-28T13:22:00Z">
              <w:tcPr>
                <w:tcW w:w="567" w:type="pct"/>
                <w:gridSpan w:val="2"/>
                <w:tcBorders>
                  <w:top w:val="nil"/>
                  <w:left w:val="nil"/>
                  <w:bottom w:val="single" w:sz="4" w:space="0" w:color="auto"/>
                  <w:right w:val="single" w:sz="4" w:space="0" w:color="auto"/>
                </w:tcBorders>
                <w:vAlign w:val="center"/>
              </w:tcPr>
            </w:tcPrChange>
          </w:tcPr>
          <w:p w14:paraId="5AD6051C" w14:textId="366E3A2B" w:rsidR="00677150" w:rsidRPr="00677150" w:rsidRDefault="00677150" w:rsidP="00677150">
            <w:pPr>
              <w:spacing w:before="0" w:after="0"/>
              <w:jc w:val="center"/>
              <w:rPr>
                <w:ins w:id="8036" w:author="Huyen Tran Thu" w:date="2025-04-28T20:22:00Z" w16du:dateUtc="2025-04-28T13:22:00Z"/>
                <w:rFonts w:eastAsia="Times New Roman"/>
                <w:sz w:val="22"/>
                <w:lang w:val="en-US"/>
                <w:rPrChange w:id="8037" w:author="Huyen Tran Thu" w:date="2025-04-28T20:23:00Z" w16du:dateUtc="2025-04-28T13:23:00Z">
                  <w:rPr>
                    <w:ins w:id="8038" w:author="Huyen Tran Thu" w:date="2025-04-28T20:22:00Z" w16du:dateUtc="2025-04-28T13:22:00Z"/>
                    <w:rFonts w:eastAsia="Times New Roman"/>
                    <w:sz w:val="24"/>
                    <w:szCs w:val="24"/>
                    <w:lang w:val="en-US"/>
                  </w:rPr>
                </w:rPrChange>
              </w:rPr>
            </w:pPr>
            <w:ins w:id="8039" w:author="Huyen Tran Thu" w:date="2025-04-28T20:22:00Z" w16du:dateUtc="2025-04-28T13:22:00Z">
              <w:r w:rsidRPr="00677150">
                <w:rPr>
                  <w:rFonts w:eastAsia="Times New Roman"/>
                  <w:sz w:val="22"/>
                  <w:lang w:val="en-US"/>
                  <w:rPrChange w:id="8040" w:author="Huyen Tran Thu" w:date="2025-04-28T20:23:00Z" w16du:dateUtc="2025-04-28T13:23:00Z">
                    <w:rPr>
                      <w:rFonts w:eastAsia="Times New Roman"/>
                      <w:sz w:val="24"/>
                      <w:szCs w:val="24"/>
                      <w:lang w:val="en-US"/>
                    </w:rPr>
                  </w:rPrChange>
                </w:rPr>
                <w:t>100</w:t>
              </w:r>
            </w:ins>
          </w:p>
        </w:tc>
      </w:tr>
      <w:tr w:rsidR="00677150" w:rsidRPr="00677150" w14:paraId="22B5A04B" w14:textId="77777777" w:rsidTr="00A27820">
        <w:trPr>
          <w:trHeight w:val="255"/>
          <w:ins w:id="8041" w:author="Huyen Tran Thu" w:date="2025-04-28T20:22:00Z"/>
          <w:trPrChange w:id="8042" w:author="Huyen Tran Thu" w:date="2025-04-28T20:22:00Z" w16du:dateUtc="2025-04-28T13:22:00Z">
            <w:trPr>
              <w:trHeight w:val="255"/>
            </w:trPr>
          </w:trPrChange>
        </w:trPr>
        <w:tc>
          <w:tcPr>
            <w:tcW w:w="408" w:type="pct"/>
            <w:tcBorders>
              <w:top w:val="nil"/>
              <w:left w:val="single" w:sz="4" w:space="0" w:color="auto"/>
              <w:bottom w:val="single" w:sz="4" w:space="0" w:color="auto"/>
              <w:right w:val="single" w:sz="4" w:space="0" w:color="auto"/>
            </w:tcBorders>
            <w:vAlign w:val="center"/>
            <w:tcPrChange w:id="8043" w:author="Huyen Tran Thu" w:date="2025-04-28T20:22:00Z" w16du:dateUtc="2025-04-28T13:22:00Z">
              <w:tcPr>
                <w:tcW w:w="408" w:type="pct"/>
                <w:gridSpan w:val="2"/>
                <w:tcBorders>
                  <w:top w:val="nil"/>
                  <w:left w:val="single" w:sz="4" w:space="0" w:color="auto"/>
                  <w:bottom w:val="single" w:sz="4" w:space="0" w:color="auto"/>
                  <w:right w:val="single" w:sz="4" w:space="0" w:color="auto"/>
                </w:tcBorders>
                <w:vAlign w:val="center"/>
              </w:tcPr>
            </w:tcPrChange>
          </w:tcPr>
          <w:p w14:paraId="7AB18FD9" w14:textId="11A15FBB" w:rsidR="00677150" w:rsidRPr="00677150" w:rsidRDefault="00677150" w:rsidP="00677150">
            <w:pPr>
              <w:spacing w:before="0" w:after="0"/>
              <w:jc w:val="center"/>
              <w:rPr>
                <w:ins w:id="8044" w:author="Huyen Tran Thu" w:date="2025-04-28T20:22:00Z" w16du:dateUtc="2025-04-28T13:22:00Z"/>
                <w:rFonts w:eastAsia="Times New Roman"/>
                <w:sz w:val="22"/>
                <w:lang w:val="en-US"/>
                <w:rPrChange w:id="8045" w:author="Huyen Tran Thu" w:date="2025-04-28T20:23:00Z" w16du:dateUtc="2025-04-28T13:23:00Z">
                  <w:rPr>
                    <w:ins w:id="8046" w:author="Huyen Tran Thu" w:date="2025-04-28T20:22:00Z" w16du:dateUtc="2025-04-28T13:22:00Z"/>
                    <w:rFonts w:eastAsia="Times New Roman"/>
                    <w:sz w:val="24"/>
                    <w:szCs w:val="24"/>
                    <w:lang w:val="en-US"/>
                  </w:rPr>
                </w:rPrChange>
              </w:rPr>
            </w:pPr>
            <w:ins w:id="8047" w:author="Huyen Tran Thu" w:date="2025-04-28T20:22:00Z" w16du:dateUtc="2025-04-28T13:22:00Z">
              <w:r w:rsidRPr="00677150">
                <w:rPr>
                  <w:rFonts w:eastAsia="Times New Roman"/>
                  <w:sz w:val="22"/>
                  <w:lang w:val="en-US"/>
                  <w:rPrChange w:id="8048" w:author="Huyen Tran Thu" w:date="2025-04-28T20:23:00Z" w16du:dateUtc="2025-04-28T13:23:00Z">
                    <w:rPr>
                      <w:rFonts w:eastAsia="Times New Roman"/>
                      <w:sz w:val="24"/>
                      <w:szCs w:val="24"/>
                      <w:lang w:val="en-US"/>
                    </w:rPr>
                  </w:rPrChange>
                </w:rPr>
                <w:t>2022</w:t>
              </w:r>
            </w:ins>
          </w:p>
        </w:tc>
        <w:tc>
          <w:tcPr>
            <w:tcW w:w="575" w:type="pct"/>
            <w:tcBorders>
              <w:top w:val="nil"/>
              <w:left w:val="nil"/>
              <w:bottom w:val="single" w:sz="4" w:space="0" w:color="auto"/>
              <w:right w:val="single" w:sz="4" w:space="0" w:color="auto"/>
            </w:tcBorders>
            <w:vAlign w:val="center"/>
            <w:tcPrChange w:id="8049"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08E85ECA" w14:textId="1338D5F4" w:rsidR="00677150" w:rsidRPr="00677150" w:rsidRDefault="00677150" w:rsidP="00677150">
            <w:pPr>
              <w:spacing w:before="0" w:after="0"/>
              <w:jc w:val="center"/>
              <w:rPr>
                <w:ins w:id="8050" w:author="Huyen Tran Thu" w:date="2025-04-28T20:22:00Z" w16du:dateUtc="2025-04-28T13:22:00Z"/>
                <w:rFonts w:eastAsia="Times New Roman"/>
                <w:sz w:val="22"/>
                <w:lang w:val="en-US"/>
                <w:rPrChange w:id="8051" w:author="Huyen Tran Thu" w:date="2025-04-28T20:23:00Z" w16du:dateUtc="2025-04-28T13:23:00Z">
                  <w:rPr>
                    <w:ins w:id="8052" w:author="Huyen Tran Thu" w:date="2025-04-28T20:22:00Z" w16du:dateUtc="2025-04-28T13:22:00Z"/>
                    <w:rFonts w:eastAsia="Times New Roman"/>
                    <w:sz w:val="24"/>
                    <w:szCs w:val="24"/>
                    <w:lang w:val="en-US"/>
                  </w:rPr>
                </w:rPrChange>
              </w:rPr>
            </w:pPr>
            <w:ins w:id="8053" w:author="Huyen Tran Thu" w:date="2025-04-28T20:22:00Z" w16du:dateUtc="2025-04-28T13:22:00Z">
              <w:r w:rsidRPr="00677150">
                <w:rPr>
                  <w:color w:val="FF0000"/>
                  <w:sz w:val="22"/>
                  <w:rPrChange w:id="8054" w:author="Huyen Tran Thu" w:date="2025-04-28T20:23:00Z" w16du:dateUtc="2025-04-28T13:23:00Z">
                    <w:rPr>
                      <w:rFonts w:ascii="Arial" w:hAnsi="Arial" w:cs="Arial"/>
                      <w:color w:val="FF0000"/>
                      <w:sz w:val="20"/>
                      <w:szCs w:val="20"/>
                    </w:rPr>
                  </w:rPrChange>
                </w:rPr>
                <w:t>57,7</w:t>
              </w:r>
            </w:ins>
          </w:p>
        </w:tc>
        <w:tc>
          <w:tcPr>
            <w:tcW w:w="575" w:type="pct"/>
            <w:tcBorders>
              <w:top w:val="nil"/>
              <w:left w:val="nil"/>
              <w:bottom w:val="single" w:sz="4" w:space="0" w:color="auto"/>
              <w:right w:val="single" w:sz="4" w:space="0" w:color="auto"/>
            </w:tcBorders>
            <w:vAlign w:val="center"/>
            <w:tcPrChange w:id="8055"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55890EAC" w14:textId="36495352" w:rsidR="00677150" w:rsidRPr="00677150" w:rsidRDefault="00677150" w:rsidP="00677150">
            <w:pPr>
              <w:spacing w:before="0" w:after="0"/>
              <w:jc w:val="center"/>
              <w:rPr>
                <w:ins w:id="8056" w:author="Huyen Tran Thu" w:date="2025-04-28T20:22:00Z" w16du:dateUtc="2025-04-28T13:22:00Z"/>
                <w:rFonts w:eastAsia="Times New Roman"/>
                <w:sz w:val="22"/>
                <w:lang w:val="en-US"/>
                <w:rPrChange w:id="8057" w:author="Huyen Tran Thu" w:date="2025-04-28T20:23:00Z" w16du:dateUtc="2025-04-28T13:23:00Z">
                  <w:rPr>
                    <w:ins w:id="8058" w:author="Huyen Tran Thu" w:date="2025-04-28T20:22:00Z" w16du:dateUtc="2025-04-28T13:22:00Z"/>
                    <w:rFonts w:eastAsia="Times New Roman"/>
                    <w:sz w:val="24"/>
                    <w:szCs w:val="24"/>
                    <w:lang w:val="en-US"/>
                  </w:rPr>
                </w:rPrChange>
              </w:rPr>
            </w:pPr>
            <w:ins w:id="8059" w:author="Huyen Tran Thu" w:date="2025-04-28T20:22:00Z" w16du:dateUtc="2025-04-28T13:22:00Z">
              <w:r w:rsidRPr="00677150">
                <w:rPr>
                  <w:color w:val="FF0000"/>
                  <w:sz w:val="22"/>
                  <w:rPrChange w:id="8060" w:author="Huyen Tran Thu" w:date="2025-04-28T20:23:00Z" w16du:dateUtc="2025-04-28T13:23:00Z">
                    <w:rPr>
                      <w:rFonts w:ascii="Arial" w:hAnsi="Arial" w:cs="Arial"/>
                      <w:color w:val="FF0000"/>
                      <w:sz w:val="20"/>
                      <w:szCs w:val="20"/>
                    </w:rPr>
                  </w:rPrChange>
                </w:rPr>
                <w:t>1,8</w:t>
              </w:r>
            </w:ins>
          </w:p>
        </w:tc>
        <w:tc>
          <w:tcPr>
            <w:tcW w:w="575" w:type="pct"/>
            <w:tcBorders>
              <w:top w:val="nil"/>
              <w:left w:val="nil"/>
              <w:bottom w:val="single" w:sz="4" w:space="0" w:color="auto"/>
              <w:right w:val="single" w:sz="4" w:space="0" w:color="auto"/>
            </w:tcBorders>
            <w:vAlign w:val="center"/>
            <w:tcPrChange w:id="8061"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0604CB88" w14:textId="47E06C73" w:rsidR="00677150" w:rsidRPr="00677150" w:rsidRDefault="00677150" w:rsidP="00677150">
            <w:pPr>
              <w:spacing w:before="0" w:after="0"/>
              <w:jc w:val="center"/>
              <w:rPr>
                <w:ins w:id="8062" w:author="Huyen Tran Thu" w:date="2025-04-28T20:22:00Z" w16du:dateUtc="2025-04-28T13:22:00Z"/>
                <w:rFonts w:eastAsia="Times New Roman"/>
                <w:sz w:val="22"/>
                <w:lang w:val="en-US"/>
                <w:rPrChange w:id="8063" w:author="Huyen Tran Thu" w:date="2025-04-28T20:23:00Z" w16du:dateUtc="2025-04-28T13:23:00Z">
                  <w:rPr>
                    <w:ins w:id="8064" w:author="Huyen Tran Thu" w:date="2025-04-28T20:22:00Z" w16du:dateUtc="2025-04-28T13:22:00Z"/>
                    <w:rFonts w:eastAsia="Times New Roman"/>
                    <w:sz w:val="24"/>
                    <w:szCs w:val="24"/>
                    <w:lang w:val="en-US"/>
                  </w:rPr>
                </w:rPrChange>
              </w:rPr>
            </w:pPr>
            <w:ins w:id="8065" w:author="Huyen Tran Thu" w:date="2025-04-28T20:22:00Z" w16du:dateUtc="2025-04-28T13:22:00Z">
              <w:r w:rsidRPr="00677150">
                <w:rPr>
                  <w:color w:val="FF0000"/>
                  <w:sz w:val="22"/>
                  <w:rPrChange w:id="8066" w:author="Huyen Tran Thu" w:date="2025-04-28T20:23:00Z" w16du:dateUtc="2025-04-28T13:23:00Z">
                    <w:rPr>
                      <w:rFonts w:ascii="Arial" w:hAnsi="Arial" w:cs="Arial"/>
                      <w:color w:val="FF0000"/>
                      <w:sz w:val="20"/>
                      <w:szCs w:val="20"/>
                    </w:rPr>
                  </w:rPrChange>
                </w:rPr>
                <w:t>2,7</w:t>
              </w:r>
            </w:ins>
          </w:p>
        </w:tc>
        <w:tc>
          <w:tcPr>
            <w:tcW w:w="575" w:type="pct"/>
            <w:tcBorders>
              <w:top w:val="nil"/>
              <w:left w:val="nil"/>
              <w:bottom w:val="single" w:sz="4" w:space="0" w:color="auto"/>
              <w:right w:val="single" w:sz="4" w:space="0" w:color="auto"/>
            </w:tcBorders>
            <w:vAlign w:val="center"/>
            <w:tcPrChange w:id="8067"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0100DB3B" w14:textId="0CCA7B3C" w:rsidR="00677150" w:rsidRPr="00677150" w:rsidRDefault="00677150" w:rsidP="00677150">
            <w:pPr>
              <w:spacing w:before="0" w:after="0"/>
              <w:jc w:val="center"/>
              <w:rPr>
                <w:ins w:id="8068" w:author="Huyen Tran Thu" w:date="2025-04-28T20:22:00Z" w16du:dateUtc="2025-04-28T13:22:00Z"/>
                <w:rFonts w:eastAsia="Times New Roman"/>
                <w:sz w:val="22"/>
                <w:lang w:val="en-US"/>
                <w:rPrChange w:id="8069" w:author="Huyen Tran Thu" w:date="2025-04-28T20:23:00Z" w16du:dateUtc="2025-04-28T13:23:00Z">
                  <w:rPr>
                    <w:ins w:id="8070" w:author="Huyen Tran Thu" w:date="2025-04-28T20:22:00Z" w16du:dateUtc="2025-04-28T13:22:00Z"/>
                    <w:rFonts w:eastAsia="Times New Roman"/>
                    <w:sz w:val="24"/>
                    <w:szCs w:val="24"/>
                    <w:lang w:val="en-US"/>
                  </w:rPr>
                </w:rPrChange>
              </w:rPr>
            </w:pPr>
            <w:ins w:id="8071" w:author="Huyen Tran Thu" w:date="2025-04-28T20:22:00Z" w16du:dateUtc="2025-04-28T13:22:00Z">
              <w:r w:rsidRPr="00677150">
                <w:rPr>
                  <w:color w:val="FF0000"/>
                  <w:sz w:val="22"/>
                  <w:rPrChange w:id="8072" w:author="Huyen Tran Thu" w:date="2025-04-28T20:23:00Z" w16du:dateUtc="2025-04-28T13:23:00Z">
                    <w:rPr>
                      <w:rFonts w:ascii="Arial" w:hAnsi="Arial" w:cs="Arial"/>
                      <w:color w:val="FF0000"/>
                      <w:sz w:val="20"/>
                      <w:szCs w:val="20"/>
                    </w:rPr>
                  </w:rPrChange>
                </w:rPr>
                <w:t>1,3</w:t>
              </w:r>
            </w:ins>
          </w:p>
        </w:tc>
        <w:tc>
          <w:tcPr>
            <w:tcW w:w="575" w:type="pct"/>
            <w:tcBorders>
              <w:top w:val="nil"/>
              <w:left w:val="nil"/>
              <w:bottom w:val="single" w:sz="4" w:space="0" w:color="auto"/>
              <w:right w:val="single" w:sz="4" w:space="0" w:color="auto"/>
            </w:tcBorders>
            <w:vAlign w:val="center"/>
            <w:tcPrChange w:id="8073"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18E70A1A" w14:textId="6D4A989B" w:rsidR="00677150" w:rsidRPr="00677150" w:rsidRDefault="00677150" w:rsidP="00677150">
            <w:pPr>
              <w:spacing w:before="0" w:after="0"/>
              <w:jc w:val="center"/>
              <w:rPr>
                <w:ins w:id="8074" w:author="Huyen Tran Thu" w:date="2025-04-28T20:22:00Z" w16du:dateUtc="2025-04-28T13:22:00Z"/>
                <w:rFonts w:eastAsia="Times New Roman"/>
                <w:sz w:val="22"/>
                <w:lang w:val="en-US"/>
                <w:rPrChange w:id="8075" w:author="Huyen Tran Thu" w:date="2025-04-28T20:23:00Z" w16du:dateUtc="2025-04-28T13:23:00Z">
                  <w:rPr>
                    <w:ins w:id="8076" w:author="Huyen Tran Thu" w:date="2025-04-28T20:22:00Z" w16du:dateUtc="2025-04-28T13:22:00Z"/>
                    <w:rFonts w:eastAsia="Times New Roman"/>
                    <w:sz w:val="24"/>
                    <w:szCs w:val="24"/>
                    <w:lang w:val="en-US"/>
                  </w:rPr>
                </w:rPrChange>
              </w:rPr>
            </w:pPr>
            <w:ins w:id="8077" w:author="Huyen Tran Thu" w:date="2025-04-28T20:22:00Z" w16du:dateUtc="2025-04-28T13:22:00Z">
              <w:r w:rsidRPr="00677150">
                <w:rPr>
                  <w:color w:val="FF0000"/>
                  <w:sz w:val="22"/>
                  <w:rPrChange w:id="8078" w:author="Huyen Tran Thu" w:date="2025-04-28T20:23:00Z" w16du:dateUtc="2025-04-28T13:23:00Z">
                    <w:rPr>
                      <w:rFonts w:ascii="Arial" w:hAnsi="Arial" w:cs="Arial"/>
                      <w:color w:val="FF0000"/>
                      <w:sz w:val="20"/>
                      <w:szCs w:val="20"/>
                    </w:rPr>
                  </w:rPrChange>
                </w:rPr>
                <w:t>4,1</w:t>
              </w:r>
            </w:ins>
          </w:p>
        </w:tc>
        <w:tc>
          <w:tcPr>
            <w:tcW w:w="575" w:type="pct"/>
            <w:tcBorders>
              <w:top w:val="nil"/>
              <w:left w:val="nil"/>
              <w:bottom w:val="single" w:sz="4" w:space="0" w:color="auto"/>
              <w:right w:val="single" w:sz="4" w:space="0" w:color="auto"/>
            </w:tcBorders>
            <w:vAlign w:val="center"/>
            <w:tcPrChange w:id="8079"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727B4C9A" w14:textId="20EEA25C" w:rsidR="00677150" w:rsidRPr="00677150" w:rsidRDefault="00677150" w:rsidP="00677150">
            <w:pPr>
              <w:spacing w:before="0" w:after="0"/>
              <w:jc w:val="center"/>
              <w:rPr>
                <w:ins w:id="8080" w:author="Huyen Tran Thu" w:date="2025-04-28T20:22:00Z" w16du:dateUtc="2025-04-28T13:22:00Z"/>
                <w:rFonts w:eastAsia="Times New Roman"/>
                <w:sz w:val="22"/>
                <w:lang w:val="en-US"/>
                <w:rPrChange w:id="8081" w:author="Huyen Tran Thu" w:date="2025-04-28T20:23:00Z" w16du:dateUtc="2025-04-28T13:23:00Z">
                  <w:rPr>
                    <w:ins w:id="8082" w:author="Huyen Tran Thu" w:date="2025-04-28T20:22:00Z" w16du:dateUtc="2025-04-28T13:22:00Z"/>
                    <w:rFonts w:eastAsia="Times New Roman"/>
                    <w:sz w:val="24"/>
                    <w:szCs w:val="24"/>
                    <w:lang w:val="en-US"/>
                  </w:rPr>
                </w:rPrChange>
              </w:rPr>
            </w:pPr>
            <w:ins w:id="8083" w:author="Huyen Tran Thu" w:date="2025-04-28T20:22:00Z" w16du:dateUtc="2025-04-28T13:22:00Z">
              <w:r w:rsidRPr="00677150">
                <w:rPr>
                  <w:color w:val="FF0000"/>
                  <w:sz w:val="22"/>
                  <w:rPrChange w:id="8084" w:author="Huyen Tran Thu" w:date="2025-04-28T20:23:00Z" w16du:dateUtc="2025-04-28T13:23:00Z">
                    <w:rPr>
                      <w:rFonts w:ascii="Arial" w:hAnsi="Arial" w:cs="Arial"/>
                      <w:color w:val="FF0000"/>
                      <w:sz w:val="20"/>
                      <w:szCs w:val="20"/>
                    </w:rPr>
                  </w:rPrChange>
                </w:rPr>
                <w:t>0,00</w:t>
              </w:r>
            </w:ins>
          </w:p>
        </w:tc>
        <w:tc>
          <w:tcPr>
            <w:tcW w:w="575" w:type="pct"/>
            <w:tcBorders>
              <w:top w:val="nil"/>
              <w:left w:val="nil"/>
              <w:bottom w:val="single" w:sz="4" w:space="0" w:color="auto"/>
              <w:right w:val="single" w:sz="4" w:space="0" w:color="auto"/>
            </w:tcBorders>
            <w:vAlign w:val="center"/>
            <w:tcPrChange w:id="8085" w:author="Huyen Tran Thu" w:date="2025-04-28T20:22:00Z" w16du:dateUtc="2025-04-28T13:22:00Z">
              <w:tcPr>
                <w:tcW w:w="575" w:type="pct"/>
                <w:gridSpan w:val="2"/>
                <w:tcBorders>
                  <w:top w:val="nil"/>
                  <w:left w:val="nil"/>
                  <w:bottom w:val="single" w:sz="4" w:space="0" w:color="auto"/>
                  <w:right w:val="single" w:sz="4" w:space="0" w:color="auto"/>
                </w:tcBorders>
                <w:vAlign w:val="center"/>
              </w:tcPr>
            </w:tcPrChange>
          </w:tcPr>
          <w:p w14:paraId="7F36AE62" w14:textId="07D72A7F" w:rsidR="00677150" w:rsidRPr="00677150" w:rsidRDefault="00677150" w:rsidP="00677150">
            <w:pPr>
              <w:spacing w:before="0" w:after="0"/>
              <w:jc w:val="center"/>
              <w:rPr>
                <w:ins w:id="8086" w:author="Huyen Tran Thu" w:date="2025-04-28T20:22:00Z" w16du:dateUtc="2025-04-28T13:22:00Z"/>
                <w:rFonts w:eastAsia="Times New Roman"/>
                <w:sz w:val="22"/>
                <w:lang w:val="en-US"/>
                <w:rPrChange w:id="8087" w:author="Huyen Tran Thu" w:date="2025-04-28T20:23:00Z" w16du:dateUtc="2025-04-28T13:23:00Z">
                  <w:rPr>
                    <w:ins w:id="8088" w:author="Huyen Tran Thu" w:date="2025-04-28T20:22:00Z" w16du:dateUtc="2025-04-28T13:22:00Z"/>
                    <w:rFonts w:eastAsia="Times New Roman"/>
                    <w:sz w:val="24"/>
                    <w:szCs w:val="24"/>
                    <w:lang w:val="en-US"/>
                  </w:rPr>
                </w:rPrChange>
              </w:rPr>
            </w:pPr>
            <w:ins w:id="8089" w:author="Huyen Tran Thu" w:date="2025-04-28T20:22:00Z" w16du:dateUtc="2025-04-28T13:22:00Z">
              <w:r w:rsidRPr="00677150">
                <w:rPr>
                  <w:color w:val="FF0000"/>
                  <w:sz w:val="22"/>
                  <w:rPrChange w:id="8090" w:author="Huyen Tran Thu" w:date="2025-04-28T20:23:00Z" w16du:dateUtc="2025-04-28T13:23:00Z">
                    <w:rPr>
                      <w:rFonts w:ascii="Arial" w:hAnsi="Arial" w:cs="Arial"/>
                      <w:color w:val="FF0000"/>
                      <w:sz w:val="20"/>
                      <w:szCs w:val="20"/>
                    </w:rPr>
                  </w:rPrChange>
                </w:rPr>
                <w:t>32,4</w:t>
              </w:r>
            </w:ins>
          </w:p>
        </w:tc>
        <w:tc>
          <w:tcPr>
            <w:tcW w:w="567" w:type="pct"/>
            <w:tcBorders>
              <w:top w:val="nil"/>
              <w:left w:val="nil"/>
              <w:bottom w:val="single" w:sz="4" w:space="0" w:color="auto"/>
              <w:right w:val="single" w:sz="4" w:space="0" w:color="auto"/>
            </w:tcBorders>
            <w:tcPrChange w:id="8091" w:author="Huyen Tran Thu" w:date="2025-04-28T20:22:00Z" w16du:dateUtc="2025-04-28T13:22:00Z">
              <w:tcPr>
                <w:tcW w:w="567" w:type="pct"/>
                <w:gridSpan w:val="2"/>
                <w:tcBorders>
                  <w:top w:val="nil"/>
                  <w:left w:val="nil"/>
                  <w:bottom w:val="single" w:sz="4" w:space="0" w:color="auto"/>
                  <w:right w:val="single" w:sz="4" w:space="0" w:color="auto"/>
                </w:tcBorders>
                <w:vAlign w:val="center"/>
              </w:tcPr>
            </w:tcPrChange>
          </w:tcPr>
          <w:p w14:paraId="6FCCE68D" w14:textId="3DBA59B7" w:rsidR="00677150" w:rsidRPr="00677150" w:rsidRDefault="00677150" w:rsidP="00677150">
            <w:pPr>
              <w:spacing w:before="0" w:after="0"/>
              <w:jc w:val="center"/>
              <w:rPr>
                <w:ins w:id="8092" w:author="Huyen Tran Thu" w:date="2025-04-28T20:22:00Z" w16du:dateUtc="2025-04-28T13:22:00Z"/>
                <w:rFonts w:eastAsia="Times New Roman"/>
                <w:sz w:val="22"/>
                <w:lang w:val="en-US"/>
                <w:rPrChange w:id="8093" w:author="Huyen Tran Thu" w:date="2025-04-28T20:23:00Z" w16du:dateUtc="2025-04-28T13:23:00Z">
                  <w:rPr>
                    <w:ins w:id="8094" w:author="Huyen Tran Thu" w:date="2025-04-28T20:22:00Z" w16du:dateUtc="2025-04-28T13:22:00Z"/>
                    <w:rFonts w:eastAsia="Times New Roman"/>
                    <w:sz w:val="24"/>
                    <w:szCs w:val="24"/>
                    <w:lang w:val="en-US"/>
                  </w:rPr>
                </w:rPrChange>
              </w:rPr>
            </w:pPr>
            <w:ins w:id="8095" w:author="Huyen Tran Thu" w:date="2025-04-28T20:22:00Z" w16du:dateUtc="2025-04-28T13:22:00Z">
              <w:r w:rsidRPr="00677150">
                <w:rPr>
                  <w:rFonts w:eastAsia="Times New Roman"/>
                  <w:sz w:val="22"/>
                  <w:lang w:val="en-US"/>
                  <w:rPrChange w:id="8096" w:author="Huyen Tran Thu" w:date="2025-04-28T20:23:00Z" w16du:dateUtc="2025-04-28T13:23:00Z">
                    <w:rPr>
                      <w:rFonts w:eastAsia="Times New Roman"/>
                      <w:sz w:val="24"/>
                      <w:szCs w:val="24"/>
                      <w:lang w:val="en-US"/>
                    </w:rPr>
                  </w:rPrChange>
                </w:rPr>
                <w:t>100</w:t>
              </w:r>
            </w:ins>
          </w:p>
        </w:tc>
      </w:tr>
    </w:tbl>
    <w:p w14:paraId="442603E6" w14:textId="77777777" w:rsidR="00E05EAB" w:rsidRPr="00E05EAB" w:rsidRDefault="00E05EAB">
      <w:pPr>
        <w:pPrChange w:id="8097" w:author="Thu Huyen Tran" w:date="2023-12-05T21:29:00Z">
          <w:pPr>
            <w:pStyle w:val="Caption"/>
          </w:pPr>
        </w:pPrChange>
      </w:pPr>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852"/>
        <w:gridCol w:w="2270"/>
      </w:tblGrid>
      <w:tr w:rsidR="00DE43CB" w:rsidRPr="009A2CAA" w:rsidDel="00E05EAB" w14:paraId="52CEFEA2" w14:textId="69598265" w:rsidTr="0066799A">
        <w:trPr>
          <w:tblHeader/>
          <w:jc w:val="center"/>
          <w:del w:id="8098" w:author="Thu Huyen Tran" w:date="2023-12-05T21:29:00Z"/>
        </w:trPr>
        <w:tc>
          <w:tcPr>
            <w:tcW w:w="525" w:type="pct"/>
          </w:tcPr>
          <w:p w14:paraId="5FDD95BE" w14:textId="5E3A2A96" w:rsidR="00DE43CB" w:rsidRPr="009A2CAA" w:rsidDel="00E05EAB" w:rsidRDefault="00DE43CB" w:rsidP="0066799A">
            <w:pPr>
              <w:jc w:val="center"/>
              <w:rPr>
                <w:del w:id="8099" w:author="Thu Huyen Tran" w:date="2023-12-05T21:29:00Z"/>
                <w:b/>
                <w:szCs w:val="26"/>
              </w:rPr>
            </w:pPr>
            <w:del w:id="8100" w:author="Thu Huyen Tran" w:date="2023-12-05T21:29:00Z">
              <w:r w:rsidRPr="009A2CAA" w:rsidDel="00E05EAB">
                <w:rPr>
                  <w:b/>
                  <w:szCs w:val="26"/>
                </w:rPr>
                <w:delText>Stt</w:delText>
              </w:r>
            </w:del>
          </w:p>
        </w:tc>
        <w:tc>
          <w:tcPr>
            <w:tcW w:w="2816" w:type="pct"/>
          </w:tcPr>
          <w:p w14:paraId="52C682C6" w14:textId="0B34644E" w:rsidR="00DE43CB" w:rsidRPr="009A2CAA" w:rsidDel="00E05EAB" w:rsidRDefault="00DE43CB" w:rsidP="0066799A">
            <w:pPr>
              <w:jc w:val="center"/>
              <w:rPr>
                <w:del w:id="8101" w:author="Thu Huyen Tran" w:date="2023-12-05T21:29:00Z"/>
                <w:b/>
                <w:bCs/>
                <w:szCs w:val="26"/>
              </w:rPr>
            </w:pPr>
            <w:del w:id="8102" w:author="Thu Huyen Tran" w:date="2023-12-05T21:29:00Z">
              <w:r w:rsidRPr="009A2CAA" w:rsidDel="00E05EAB">
                <w:rPr>
                  <w:b/>
                  <w:bCs/>
                  <w:szCs w:val="26"/>
                </w:rPr>
                <w:delText>Thành phần của chất thải</w:delText>
              </w:r>
            </w:del>
          </w:p>
        </w:tc>
        <w:tc>
          <w:tcPr>
            <w:tcW w:w="1659" w:type="pct"/>
          </w:tcPr>
          <w:p w14:paraId="2493BD39" w14:textId="349F9665" w:rsidR="00DE43CB" w:rsidRPr="009A2CAA" w:rsidDel="00E05EAB" w:rsidRDefault="00DE43CB" w:rsidP="0066799A">
            <w:pPr>
              <w:jc w:val="center"/>
              <w:rPr>
                <w:del w:id="8103" w:author="Thu Huyen Tran" w:date="2023-12-05T21:29:00Z"/>
                <w:b/>
                <w:bCs/>
                <w:szCs w:val="26"/>
              </w:rPr>
            </w:pPr>
            <w:del w:id="8104" w:author="Thu Huyen Tran" w:date="2023-12-05T21:29:00Z">
              <w:r w:rsidRPr="009A2CAA" w:rsidDel="00E05EAB">
                <w:rPr>
                  <w:b/>
                  <w:bCs/>
                  <w:szCs w:val="26"/>
                </w:rPr>
                <w:delText>Tỷ lệ (%)</w:delText>
              </w:r>
            </w:del>
          </w:p>
        </w:tc>
      </w:tr>
      <w:tr w:rsidR="00DE43CB" w:rsidRPr="009A2CAA" w:rsidDel="00E05EAB" w14:paraId="7A4A4790" w14:textId="2BB93AE4" w:rsidTr="0066799A">
        <w:trPr>
          <w:jc w:val="center"/>
          <w:del w:id="8105" w:author="Thu Huyen Tran" w:date="2023-12-05T21:29:00Z"/>
        </w:trPr>
        <w:tc>
          <w:tcPr>
            <w:tcW w:w="525" w:type="pct"/>
          </w:tcPr>
          <w:p w14:paraId="6A0B7F44" w14:textId="6AE5982C" w:rsidR="00DE43CB" w:rsidRPr="009A2CAA" w:rsidDel="00E05EAB" w:rsidRDefault="00DE43CB" w:rsidP="00D26A29">
            <w:pPr>
              <w:ind w:left="22"/>
              <w:jc w:val="center"/>
              <w:rPr>
                <w:del w:id="8106" w:author="Thu Huyen Tran" w:date="2023-12-05T21:29:00Z"/>
                <w:szCs w:val="26"/>
              </w:rPr>
            </w:pPr>
            <w:del w:id="8107" w:author="Thu Huyen Tran" w:date="2023-12-05T21:29:00Z">
              <w:r w:rsidRPr="009A2CAA" w:rsidDel="00E05EAB">
                <w:rPr>
                  <w:szCs w:val="26"/>
                </w:rPr>
                <w:delText>1</w:delText>
              </w:r>
            </w:del>
          </w:p>
        </w:tc>
        <w:tc>
          <w:tcPr>
            <w:tcW w:w="2816" w:type="pct"/>
          </w:tcPr>
          <w:p w14:paraId="561E3B8D" w14:textId="789FD221" w:rsidR="00DE43CB" w:rsidRPr="009A2CAA" w:rsidDel="00E05EAB" w:rsidRDefault="00DE43CB" w:rsidP="0066799A">
            <w:pPr>
              <w:ind w:left="390"/>
              <w:rPr>
                <w:del w:id="8108" w:author="Thu Huyen Tran" w:date="2023-12-05T21:29:00Z"/>
                <w:szCs w:val="26"/>
              </w:rPr>
            </w:pPr>
            <w:del w:id="8109" w:author="Thu Huyen Tran" w:date="2023-12-05T21:29:00Z">
              <w:r w:rsidRPr="009A2CAA" w:rsidDel="00E05EAB">
                <w:rPr>
                  <w:szCs w:val="26"/>
                </w:rPr>
                <w:delText>Thức ăn, chất hữu cơ</w:delText>
              </w:r>
              <w:r w:rsidDel="00E05EAB">
                <w:rPr>
                  <w:szCs w:val="26"/>
                </w:rPr>
                <w:delText>*</w:delText>
              </w:r>
            </w:del>
          </w:p>
        </w:tc>
        <w:tc>
          <w:tcPr>
            <w:tcW w:w="1659" w:type="pct"/>
          </w:tcPr>
          <w:p w14:paraId="60DF86FB" w14:textId="7D9A83A5" w:rsidR="00DE43CB" w:rsidRPr="00384994" w:rsidDel="00E05EAB" w:rsidRDefault="00DE43CB" w:rsidP="0066799A">
            <w:pPr>
              <w:ind w:left="390"/>
              <w:jc w:val="right"/>
              <w:rPr>
                <w:del w:id="8110" w:author="Thu Huyen Tran" w:date="2023-12-05T21:29:00Z"/>
                <w:szCs w:val="26"/>
              </w:rPr>
            </w:pPr>
            <w:del w:id="8111" w:author="Thu Huyen Tran" w:date="2023-12-05T21:29:00Z">
              <w:r w:rsidDel="00E05EAB">
                <w:rPr>
                  <w:szCs w:val="26"/>
                </w:rPr>
                <w:delText>53,1</w:delText>
              </w:r>
            </w:del>
          </w:p>
        </w:tc>
      </w:tr>
      <w:tr w:rsidR="00DE43CB" w:rsidRPr="009A2CAA" w:rsidDel="00E05EAB" w14:paraId="5D6C3198" w14:textId="6C503347" w:rsidTr="0066799A">
        <w:trPr>
          <w:jc w:val="center"/>
          <w:del w:id="8112" w:author="Thu Huyen Tran" w:date="2023-12-05T21:29:00Z"/>
        </w:trPr>
        <w:tc>
          <w:tcPr>
            <w:tcW w:w="525" w:type="pct"/>
          </w:tcPr>
          <w:p w14:paraId="0EA84D3C" w14:textId="4F2D7A23" w:rsidR="00DE43CB" w:rsidRPr="009A2CAA" w:rsidDel="00E05EAB" w:rsidRDefault="00DE43CB" w:rsidP="00D26A29">
            <w:pPr>
              <w:ind w:left="22"/>
              <w:jc w:val="center"/>
              <w:rPr>
                <w:del w:id="8113" w:author="Thu Huyen Tran" w:date="2023-12-05T21:29:00Z"/>
                <w:szCs w:val="26"/>
              </w:rPr>
            </w:pPr>
            <w:del w:id="8114" w:author="Thu Huyen Tran" w:date="2023-12-05T21:29:00Z">
              <w:r w:rsidRPr="009A2CAA" w:rsidDel="00E05EAB">
                <w:rPr>
                  <w:szCs w:val="26"/>
                </w:rPr>
                <w:delText>2</w:delText>
              </w:r>
            </w:del>
          </w:p>
        </w:tc>
        <w:tc>
          <w:tcPr>
            <w:tcW w:w="2816" w:type="pct"/>
          </w:tcPr>
          <w:p w14:paraId="69A7BC41" w14:textId="5E104A79" w:rsidR="00DE43CB" w:rsidRPr="009A2CAA" w:rsidDel="00E05EAB" w:rsidRDefault="00DE43CB" w:rsidP="0066799A">
            <w:pPr>
              <w:ind w:left="390"/>
              <w:rPr>
                <w:del w:id="8115" w:author="Thu Huyen Tran" w:date="2023-12-05T21:29:00Z"/>
                <w:szCs w:val="26"/>
              </w:rPr>
            </w:pPr>
            <w:del w:id="8116" w:author="Thu Huyen Tran" w:date="2023-12-05T21:29:00Z">
              <w:r w:rsidDel="00E05EAB">
                <w:rPr>
                  <w:szCs w:val="26"/>
                </w:rPr>
                <w:delText>Rác thải sân vườn**</w:delText>
              </w:r>
            </w:del>
          </w:p>
        </w:tc>
        <w:tc>
          <w:tcPr>
            <w:tcW w:w="1659" w:type="pct"/>
          </w:tcPr>
          <w:p w14:paraId="62EDF210" w14:textId="262ECBE1" w:rsidR="00DE43CB" w:rsidRPr="009A2CAA" w:rsidDel="00E05EAB" w:rsidRDefault="00DE43CB" w:rsidP="0066799A">
            <w:pPr>
              <w:ind w:left="390"/>
              <w:jc w:val="right"/>
              <w:rPr>
                <w:del w:id="8117" w:author="Thu Huyen Tran" w:date="2023-12-05T21:29:00Z"/>
                <w:szCs w:val="26"/>
              </w:rPr>
            </w:pPr>
            <w:del w:id="8118" w:author="Thu Huyen Tran" w:date="2023-12-05T21:29:00Z">
              <w:r w:rsidDel="00E05EAB">
                <w:rPr>
                  <w:szCs w:val="26"/>
                </w:rPr>
                <w:delText>4,5</w:delText>
              </w:r>
            </w:del>
          </w:p>
        </w:tc>
      </w:tr>
      <w:tr w:rsidR="00DE43CB" w:rsidRPr="009A2CAA" w:rsidDel="00E05EAB" w14:paraId="595DAE26" w14:textId="55C30E37" w:rsidTr="0066799A">
        <w:trPr>
          <w:jc w:val="center"/>
          <w:del w:id="8119" w:author="Thu Huyen Tran" w:date="2023-12-05T21:29:00Z"/>
        </w:trPr>
        <w:tc>
          <w:tcPr>
            <w:tcW w:w="525" w:type="pct"/>
          </w:tcPr>
          <w:p w14:paraId="1AB76FA2" w14:textId="414159E7" w:rsidR="00DE43CB" w:rsidRPr="009A2CAA" w:rsidDel="00E05EAB" w:rsidRDefault="00DE43CB" w:rsidP="00D26A29">
            <w:pPr>
              <w:ind w:left="22"/>
              <w:jc w:val="center"/>
              <w:rPr>
                <w:del w:id="8120" w:author="Thu Huyen Tran" w:date="2023-12-05T21:29:00Z"/>
                <w:szCs w:val="26"/>
              </w:rPr>
            </w:pPr>
            <w:del w:id="8121" w:author="Thu Huyen Tran" w:date="2023-12-05T21:29:00Z">
              <w:r w:rsidRPr="009A2CAA" w:rsidDel="00E05EAB">
                <w:rPr>
                  <w:szCs w:val="26"/>
                </w:rPr>
                <w:delText>3</w:delText>
              </w:r>
            </w:del>
          </w:p>
        </w:tc>
        <w:tc>
          <w:tcPr>
            <w:tcW w:w="2816" w:type="pct"/>
          </w:tcPr>
          <w:p w14:paraId="0A426469" w14:textId="2A4C13D1" w:rsidR="00DE43CB" w:rsidRPr="009A2CAA" w:rsidDel="00E05EAB" w:rsidRDefault="00DE43CB" w:rsidP="0066799A">
            <w:pPr>
              <w:ind w:left="390"/>
              <w:rPr>
                <w:del w:id="8122" w:author="Thu Huyen Tran" w:date="2023-12-05T21:29:00Z"/>
                <w:szCs w:val="26"/>
              </w:rPr>
            </w:pPr>
            <w:del w:id="8123" w:author="Thu Huyen Tran" w:date="2023-12-05T21:29:00Z">
              <w:r w:rsidRPr="009A2CAA" w:rsidDel="00E05EAB">
                <w:rPr>
                  <w:szCs w:val="26"/>
                </w:rPr>
                <w:delText>Giấy</w:delText>
              </w:r>
              <w:r w:rsidDel="00E05EAB">
                <w:rPr>
                  <w:szCs w:val="26"/>
                </w:rPr>
                <w:delText>*</w:delText>
              </w:r>
            </w:del>
          </w:p>
        </w:tc>
        <w:tc>
          <w:tcPr>
            <w:tcW w:w="1659" w:type="pct"/>
          </w:tcPr>
          <w:p w14:paraId="3012B95B" w14:textId="15681A3B" w:rsidR="00DE43CB" w:rsidRPr="009A2CAA" w:rsidDel="00E05EAB" w:rsidRDefault="00DE43CB" w:rsidP="0066799A">
            <w:pPr>
              <w:ind w:left="390"/>
              <w:jc w:val="right"/>
              <w:rPr>
                <w:del w:id="8124" w:author="Thu Huyen Tran" w:date="2023-12-05T21:29:00Z"/>
                <w:szCs w:val="26"/>
              </w:rPr>
            </w:pPr>
            <w:del w:id="8125" w:author="Thu Huyen Tran" w:date="2023-12-05T21:29:00Z">
              <w:r w:rsidDel="00E05EAB">
                <w:rPr>
                  <w:szCs w:val="26"/>
                </w:rPr>
                <w:delText>3,9</w:delText>
              </w:r>
            </w:del>
          </w:p>
        </w:tc>
      </w:tr>
      <w:tr w:rsidR="00DE43CB" w:rsidRPr="009A2CAA" w:rsidDel="00E05EAB" w14:paraId="3CBEE4E5" w14:textId="20E2FC78" w:rsidTr="0066799A">
        <w:trPr>
          <w:jc w:val="center"/>
          <w:del w:id="8126" w:author="Thu Huyen Tran" w:date="2023-12-05T21:29:00Z"/>
        </w:trPr>
        <w:tc>
          <w:tcPr>
            <w:tcW w:w="525" w:type="pct"/>
          </w:tcPr>
          <w:p w14:paraId="79EEDCB1" w14:textId="6105B18F" w:rsidR="00DE43CB" w:rsidRPr="009A2CAA" w:rsidDel="00E05EAB" w:rsidRDefault="00DE43CB" w:rsidP="00D26A29">
            <w:pPr>
              <w:ind w:left="22"/>
              <w:jc w:val="center"/>
              <w:rPr>
                <w:del w:id="8127" w:author="Thu Huyen Tran" w:date="2023-12-05T21:29:00Z"/>
                <w:szCs w:val="26"/>
              </w:rPr>
            </w:pPr>
            <w:del w:id="8128" w:author="Thu Huyen Tran" w:date="2023-12-05T21:29:00Z">
              <w:r w:rsidRPr="009A2CAA" w:rsidDel="00E05EAB">
                <w:rPr>
                  <w:szCs w:val="26"/>
                </w:rPr>
                <w:delText>4</w:delText>
              </w:r>
            </w:del>
          </w:p>
        </w:tc>
        <w:tc>
          <w:tcPr>
            <w:tcW w:w="2816" w:type="pct"/>
          </w:tcPr>
          <w:p w14:paraId="5B9559ED" w14:textId="1A216EC2" w:rsidR="00DE43CB" w:rsidRPr="009A2CAA" w:rsidDel="00E05EAB" w:rsidRDefault="00DE43CB" w:rsidP="0066799A">
            <w:pPr>
              <w:ind w:left="390"/>
              <w:rPr>
                <w:del w:id="8129" w:author="Thu Huyen Tran" w:date="2023-12-05T21:29:00Z"/>
                <w:szCs w:val="26"/>
              </w:rPr>
            </w:pPr>
            <w:del w:id="8130" w:author="Thu Huyen Tran" w:date="2023-12-05T21:29:00Z">
              <w:r w:rsidRPr="009A2CAA" w:rsidDel="00E05EAB">
                <w:rPr>
                  <w:szCs w:val="26"/>
                </w:rPr>
                <w:delText>Gỗ</w:delText>
              </w:r>
              <w:r w:rsidDel="00E05EAB">
                <w:rPr>
                  <w:szCs w:val="26"/>
                </w:rPr>
                <w:delText>**</w:delText>
              </w:r>
            </w:del>
          </w:p>
        </w:tc>
        <w:tc>
          <w:tcPr>
            <w:tcW w:w="1659" w:type="pct"/>
          </w:tcPr>
          <w:p w14:paraId="0BA7BB08" w14:textId="712B3025" w:rsidR="00DE43CB" w:rsidRPr="009A2CAA" w:rsidDel="00E05EAB" w:rsidRDefault="00DE43CB" w:rsidP="0066799A">
            <w:pPr>
              <w:ind w:left="390"/>
              <w:jc w:val="right"/>
              <w:rPr>
                <w:del w:id="8131" w:author="Thu Huyen Tran" w:date="2023-12-05T21:29:00Z"/>
                <w:szCs w:val="26"/>
              </w:rPr>
            </w:pPr>
            <w:del w:id="8132" w:author="Thu Huyen Tran" w:date="2023-12-05T21:29:00Z">
              <w:r w:rsidDel="00E05EAB">
                <w:rPr>
                  <w:szCs w:val="26"/>
                </w:rPr>
                <w:delText>1,1</w:delText>
              </w:r>
            </w:del>
          </w:p>
        </w:tc>
      </w:tr>
      <w:tr w:rsidR="00DE43CB" w:rsidRPr="009A2CAA" w:rsidDel="00E05EAB" w14:paraId="69492E17" w14:textId="65FF4F55" w:rsidTr="0066799A">
        <w:trPr>
          <w:jc w:val="center"/>
          <w:del w:id="8133" w:author="Thu Huyen Tran" w:date="2023-12-05T21:29:00Z"/>
        </w:trPr>
        <w:tc>
          <w:tcPr>
            <w:tcW w:w="525" w:type="pct"/>
          </w:tcPr>
          <w:p w14:paraId="025FE782" w14:textId="71FC3EF6" w:rsidR="00DE43CB" w:rsidRPr="009A2CAA" w:rsidDel="00E05EAB" w:rsidRDefault="00DE43CB" w:rsidP="00D26A29">
            <w:pPr>
              <w:ind w:left="22"/>
              <w:jc w:val="center"/>
              <w:rPr>
                <w:del w:id="8134" w:author="Thu Huyen Tran" w:date="2023-12-05T21:29:00Z"/>
                <w:szCs w:val="26"/>
              </w:rPr>
            </w:pPr>
            <w:del w:id="8135" w:author="Thu Huyen Tran" w:date="2023-12-05T21:29:00Z">
              <w:r w:rsidRPr="009A2CAA" w:rsidDel="00E05EAB">
                <w:rPr>
                  <w:szCs w:val="26"/>
                </w:rPr>
                <w:delText>5</w:delText>
              </w:r>
            </w:del>
          </w:p>
        </w:tc>
        <w:tc>
          <w:tcPr>
            <w:tcW w:w="2816" w:type="pct"/>
          </w:tcPr>
          <w:p w14:paraId="34411030" w14:textId="791F657F" w:rsidR="00DE43CB" w:rsidRPr="009A2CAA" w:rsidDel="00E05EAB" w:rsidRDefault="00DE43CB" w:rsidP="0066799A">
            <w:pPr>
              <w:ind w:left="390"/>
              <w:rPr>
                <w:del w:id="8136" w:author="Thu Huyen Tran" w:date="2023-12-05T21:29:00Z"/>
                <w:szCs w:val="26"/>
              </w:rPr>
            </w:pPr>
            <w:del w:id="8137" w:author="Thu Huyen Tran" w:date="2023-12-05T21:29:00Z">
              <w:r w:rsidRPr="009A2CAA" w:rsidDel="00E05EAB">
                <w:rPr>
                  <w:szCs w:val="26"/>
                </w:rPr>
                <w:delText>Dệt may</w:delText>
              </w:r>
              <w:r w:rsidDel="00E05EAB">
                <w:rPr>
                  <w:szCs w:val="26"/>
                </w:rPr>
                <w:delText>***</w:delText>
              </w:r>
            </w:del>
          </w:p>
        </w:tc>
        <w:tc>
          <w:tcPr>
            <w:tcW w:w="1659" w:type="pct"/>
          </w:tcPr>
          <w:p w14:paraId="3F16D07D" w14:textId="5566DB7E" w:rsidR="00DE43CB" w:rsidRPr="00384994" w:rsidDel="00E05EAB" w:rsidRDefault="00DE43CB" w:rsidP="0066799A">
            <w:pPr>
              <w:ind w:left="390"/>
              <w:jc w:val="right"/>
              <w:rPr>
                <w:del w:id="8138" w:author="Thu Huyen Tran" w:date="2023-12-05T21:29:00Z"/>
                <w:szCs w:val="26"/>
              </w:rPr>
            </w:pPr>
            <w:del w:id="8139" w:author="Thu Huyen Tran" w:date="2023-12-05T21:29:00Z">
              <w:r w:rsidDel="00E05EAB">
                <w:rPr>
                  <w:szCs w:val="26"/>
                </w:rPr>
                <w:delText>4,0</w:delText>
              </w:r>
            </w:del>
          </w:p>
        </w:tc>
      </w:tr>
      <w:tr w:rsidR="00DE43CB" w:rsidRPr="009A2CAA" w:rsidDel="00E05EAB" w14:paraId="592BBD7D" w14:textId="739756D4" w:rsidTr="0066799A">
        <w:trPr>
          <w:jc w:val="center"/>
          <w:del w:id="8140" w:author="Thu Huyen Tran" w:date="2023-12-05T21:29:00Z"/>
        </w:trPr>
        <w:tc>
          <w:tcPr>
            <w:tcW w:w="525" w:type="pct"/>
          </w:tcPr>
          <w:p w14:paraId="377A0AAA" w14:textId="44D31A41" w:rsidR="00DE43CB" w:rsidRPr="009A2CAA" w:rsidDel="00E05EAB" w:rsidRDefault="00DE43CB" w:rsidP="00D26A29">
            <w:pPr>
              <w:ind w:left="22"/>
              <w:jc w:val="center"/>
              <w:rPr>
                <w:del w:id="8141" w:author="Thu Huyen Tran" w:date="2023-12-05T21:29:00Z"/>
                <w:szCs w:val="26"/>
              </w:rPr>
            </w:pPr>
            <w:del w:id="8142" w:author="Thu Huyen Tran" w:date="2023-12-05T21:29:00Z">
              <w:r w:rsidRPr="009A2CAA" w:rsidDel="00E05EAB">
                <w:rPr>
                  <w:szCs w:val="26"/>
                </w:rPr>
                <w:delText>6</w:delText>
              </w:r>
            </w:del>
          </w:p>
        </w:tc>
        <w:tc>
          <w:tcPr>
            <w:tcW w:w="2816" w:type="pct"/>
          </w:tcPr>
          <w:p w14:paraId="5FF7DB38" w14:textId="2A5FCB9C" w:rsidR="00DE43CB" w:rsidRPr="009A2CAA" w:rsidDel="00E05EAB" w:rsidRDefault="00DE43CB" w:rsidP="0066799A">
            <w:pPr>
              <w:ind w:left="390"/>
              <w:rPr>
                <w:del w:id="8143" w:author="Thu Huyen Tran" w:date="2023-12-05T21:29:00Z"/>
                <w:szCs w:val="26"/>
              </w:rPr>
            </w:pPr>
            <w:del w:id="8144" w:author="Thu Huyen Tran" w:date="2023-12-05T21:29:00Z">
              <w:r w:rsidRPr="009A2CAA" w:rsidDel="00E05EAB">
                <w:rPr>
                  <w:szCs w:val="26"/>
                </w:rPr>
                <w:delText>Tã lót</w:delText>
              </w:r>
              <w:r w:rsidDel="00E05EAB">
                <w:rPr>
                  <w:szCs w:val="26"/>
                </w:rPr>
                <w:delText>**</w:delText>
              </w:r>
            </w:del>
          </w:p>
        </w:tc>
        <w:tc>
          <w:tcPr>
            <w:tcW w:w="1659" w:type="pct"/>
          </w:tcPr>
          <w:p w14:paraId="42A1EDC7" w14:textId="48D02139" w:rsidR="00DE43CB" w:rsidRPr="009A2CAA" w:rsidDel="00E05EAB" w:rsidRDefault="00DE43CB" w:rsidP="0066799A">
            <w:pPr>
              <w:ind w:left="390"/>
              <w:jc w:val="right"/>
              <w:rPr>
                <w:del w:id="8145" w:author="Thu Huyen Tran" w:date="2023-12-05T21:29:00Z"/>
                <w:szCs w:val="26"/>
              </w:rPr>
            </w:pPr>
            <w:del w:id="8146" w:author="Thu Huyen Tran" w:date="2023-12-05T21:29:00Z">
              <w:r w:rsidDel="00E05EAB">
                <w:rPr>
                  <w:szCs w:val="26"/>
                </w:rPr>
                <w:delText>0,05</w:delText>
              </w:r>
            </w:del>
          </w:p>
        </w:tc>
      </w:tr>
      <w:tr w:rsidR="00DE43CB" w:rsidRPr="009A2CAA" w:rsidDel="00E05EAB" w14:paraId="4A8DFDC3" w14:textId="5851410C" w:rsidTr="0066799A">
        <w:trPr>
          <w:jc w:val="center"/>
          <w:del w:id="8147" w:author="Thu Huyen Tran" w:date="2023-12-05T21:29:00Z"/>
        </w:trPr>
        <w:tc>
          <w:tcPr>
            <w:tcW w:w="525" w:type="pct"/>
          </w:tcPr>
          <w:p w14:paraId="7E114836" w14:textId="44D35981" w:rsidR="00DE43CB" w:rsidRPr="009A2CAA" w:rsidDel="00E05EAB" w:rsidRDefault="00DE43CB" w:rsidP="00D26A29">
            <w:pPr>
              <w:ind w:left="22"/>
              <w:jc w:val="center"/>
              <w:rPr>
                <w:del w:id="8148" w:author="Thu Huyen Tran" w:date="2023-12-05T21:29:00Z"/>
                <w:szCs w:val="26"/>
              </w:rPr>
            </w:pPr>
            <w:del w:id="8149" w:author="Thu Huyen Tran" w:date="2023-12-05T21:29:00Z">
              <w:r w:rsidRPr="009A2CAA" w:rsidDel="00E05EAB">
                <w:rPr>
                  <w:szCs w:val="26"/>
                </w:rPr>
                <w:delText>7</w:delText>
              </w:r>
            </w:del>
          </w:p>
        </w:tc>
        <w:tc>
          <w:tcPr>
            <w:tcW w:w="2816" w:type="pct"/>
          </w:tcPr>
          <w:p w14:paraId="780C3DB8" w14:textId="1AB5F0D1" w:rsidR="00DE43CB" w:rsidRPr="009A2CAA" w:rsidDel="00E05EAB" w:rsidRDefault="00DE43CB" w:rsidP="0066799A">
            <w:pPr>
              <w:ind w:left="390"/>
              <w:rPr>
                <w:del w:id="8150" w:author="Thu Huyen Tran" w:date="2023-12-05T21:29:00Z"/>
                <w:szCs w:val="26"/>
              </w:rPr>
            </w:pPr>
            <w:del w:id="8151" w:author="Thu Huyen Tran" w:date="2023-12-05T21:29:00Z">
              <w:r w:rsidRPr="009A2CAA" w:rsidDel="00E05EAB">
                <w:rPr>
                  <w:szCs w:val="26"/>
                </w:rPr>
                <w:delText xml:space="preserve">Nhựa và các thứ khác </w:delText>
              </w:r>
            </w:del>
          </w:p>
        </w:tc>
        <w:tc>
          <w:tcPr>
            <w:tcW w:w="1659" w:type="pct"/>
          </w:tcPr>
          <w:p w14:paraId="08A8B0A9" w14:textId="5FCD0BF9" w:rsidR="00DE43CB" w:rsidRPr="009A2CAA" w:rsidDel="00E05EAB" w:rsidRDefault="00DE43CB" w:rsidP="0066799A">
            <w:pPr>
              <w:ind w:left="390"/>
              <w:jc w:val="right"/>
              <w:rPr>
                <w:del w:id="8152" w:author="Thu Huyen Tran" w:date="2023-12-05T21:29:00Z"/>
                <w:szCs w:val="26"/>
              </w:rPr>
            </w:pPr>
            <w:del w:id="8153" w:author="Thu Huyen Tran" w:date="2023-12-05T21:29:00Z">
              <w:r w:rsidDel="00E05EAB">
                <w:rPr>
                  <w:szCs w:val="26"/>
                </w:rPr>
                <w:delText>33,4</w:delText>
              </w:r>
            </w:del>
          </w:p>
        </w:tc>
      </w:tr>
    </w:tbl>
    <w:p w14:paraId="444D0EC9" w14:textId="2DE7F880" w:rsidR="00DE43CB" w:rsidRPr="00E05EAB" w:rsidDel="00E05EAB" w:rsidRDefault="00DE43CB">
      <w:pPr>
        <w:rPr>
          <w:del w:id="8154" w:author="Thu Huyen Tran" w:date="2023-12-05T21:29:00Z"/>
          <w:rPrChange w:id="8155" w:author="Thu Huyen Tran" w:date="2023-12-05T21:29:00Z">
            <w:rPr>
              <w:del w:id="8156" w:author="Thu Huyen Tran" w:date="2023-12-05T21:29:00Z"/>
              <w:rFonts w:ascii="Calibri" w:hAnsi="Calibri" w:cs="Calibri"/>
            </w:rPr>
          </w:rPrChange>
        </w:rPr>
        <w:pPrChange w:id="8157" w:author="Thu Huyen Tran" w:date="2023-12-05T21:29:00Z">
          <w:pPr>
            <w:jc w:val="right"/>
          </w:pPr>
        </w:pPrChange>
      </w:pPr>
      <w:del w:id="8158" w:author="Thu Huyen Tran" w:date="2023-12-05T21:29:00Z">
        <w:r w:rsidRPr="009F4CF2" w:rsidDel="00E05EAB">
          <w:delText>Nguồn</w:delText>
        </w:r>
        <w:r w:rsidRPr="00E05EAB" w:rsidDel="00E05EAB">
          <w:rPr>
            <w:rPrChange w:id="8159" w:author="Thu Huyen Tran" w:date="2023-12-05T21:29:00Z">
              <w:rPr>
                <w:rFonts w:ascii="Segoe UI Emoji" w:hAnsi="Segoe UI Emoji" w:cs="Segoe UI Emoji"/>
              </w:rPr>
            </w:rPrChange>
          </w:rPr>
          <w:delText xml:space="preserve">: </w:delText>
        </w:r>
        <w:r w:rsidRPr="00BF2E57" w:rsidDel="00E05EAB">
          <w:delText>(*) Số liệu trung bình của các đô thị tại Việt Nam, Ngân hàng Thế giới, 2018</w:delText>
        </w:r>
        <w:r w:rsidDel="00E05EAB">
          <w:delText xml:space="preserve">; (**) Ý kiến chuyên gia; (***) Lấy theo tỷ lệ dệt may của hộ gia đình năm 2017, Báo cáo hiện trạng môi trường, 2019. </w:delText>
        </w:r>
      </w:del>
    </w:p>
    <w:p w14:paraId="6804709E" w14:textId="77777777" w:rsidR="00E05EAB" w:rsidRDefault="00E05EAB">
      <w:pPr>
        <w:rPr>
          <w:ins w:id="8160" w:author="Thu Huyen Tran" w:date="2023-12-05T21:29:00Z"/>
        </w:rPr>
        <w:pPrChange w:id="8161" w:author="Thu Huyen Tran" w:date="2023-12-05T21:29:00Z">
          <w:pPr>
            <w:pStyle w:val="Heading4"/>
          </w:pPr>
        </w:pPrChange>
      </w:pPr>
    </w:p>
    <w:p w14:paraId="61CD5C3E" w14:textId="4B5070CE" w:rsidR="008C06AD" w:rsidRDefault="009F4CF2" w:rsidP="008C06AD">
      <w:pPr>
        <w:pStyle w:val="Heading4"/>
      </w:pPr>
      <w:bookmarkStart w:id="8162" w:name="_Toc196772482"/>
      <w:r>
        <w:lastRenderedPageBreak/>
        <w:t>1</w:t>
      </w:r>
      <w:r w:rsidR="008C06AD">
        <w:t>.2.1.4. Hệ số phát thải</w:t>
      </w:r>
      <w:bookmarkEnd w:id="8162"/>
      <w:r w:rsidR="008C06AD">
        <w:t xml:space="preserve"> </w:t>
      </w:r>
    </w:p>
    <w:p w14:paraId="1E589D8D" w14:textId="77CA7C25" w:rsidR="008C06AD" w:rsidRDefault="008C06AD" w:rsidP="008C06AD">
      <w:r>
        <w:tab/>
        <w:t>Các thông số sau đâ</w:t>
      </w:r>
      <w:r w:rsidR="0057393B">
        <w:t>y</w:t>
      </w:r>
      <w:r>
        <w:t xml:space="preserve"> đã được sử dụng để tính toán phát thải CH</w:t>
      </w:r>
      <w:r>
        <w:rPr>
          <w:vertAlign w:val="subscript"/>
        </w:rPr>
        <w:t>4</w:t>
      </w:r>
      <w:r w:rsidR="00F0087E">
        <w:t xml:space="preserve"> từ bãi chôn lấp chất thải rắn: </w:t>
      </w:r>
    </w:p>
    <w:p w14:paraId="48A0FAB2" w14:textId="3BDAABFE" w:rsidR="00F0087E" w:rsidRPr="007E756D" w:rsidRDefault="00F0087E" w:rsidP="00932054">
      <w:pPr>
        <w:pStyle w:val="ListParagraph"/>
        <w:numPr>
          <w:ilvl w:val="0"/>
          <w:numId w:val="5"/>
        </w:numPr>
        <w:rPr>
          <w:i/>
        </w:rPr>
      </w:pPr>
      <w:bookmarkStart w:id="8163" w:name="_Hlk74661692"/>
      <w:r w:rsidRPr="007E756D">
        <w:rPr>
          <w:i/>
          <w:lang w:val="en-US"/>
        </w:rPr>
        <w:t xml:space="preserve">Hệ số điều chỉnh mê-tan (MFC): Sử dụng giá trị mặc định </w:t>
      </w:r>
      <w:r w:rsidR="008460CA">
        <w:rPr>
          <w:i/>
          <w:lang w:val="en-US"/>
        </w:rPr>
        <w:t xml:space="preserve">tại </w:t>
      </w:r>
      <w:bookmarkStart w:id="8164" w:name="_Hlk43124435"/>
      <w:r w:rsidR="008460CA">
        <w:rPr>
          <w:i/>
          <w:lang w:val="en-US"/>
        </w:rPr>
        <w:t>Bảng 3.1</w:t>
      </w:r>
      <w:ins w:id="8165" w:author="Huyen Tran Thu" w:date="2023-03-28T19:51:00Z">
        <w:r w:rsidR="00A428D9">
          <w:rPr>
            <w:i/>
            <w:lang w:val="en-US"/>
          </w:rPr>
          <w:t xml:space="preserve"> (cập nhật)</w:t>
        </w:r>
      </w:ins>
      <w:r w:rsidR="008460CA">
        <w:rPr>
          <w:i/>
          <w:lang w:val="en-US"/>
        </w:rPr>
        <w:t>, trang 3.1</w:t>
      </w:r>
      <w:ins w:id="8166" w:author="Huyen Tran Thu" w:date="2023-03-28T19:51:00Z">
        <w:r w:rsidR="00A428D9">
          <w:rPr>
            <w:i/>
            <w:lang w:val="en-US"/>
          </w:rPr>
          <w:t>3</w:t>
        </w:r>
      </w:ins>
      <w:del w:id="8167" w:author="Huyen Tran Thu" w:date="2023-03-28T19:51:00Z">
        <w:r w:rsidR="008460CA" w:rsidDel="00A428D9">
          <w:rPr>
            <w:i/>
            <w:lang w:val="en-US"/>
          </w:rPr>
          <w:delText>4</w:delText>
        </w:r>
      </w:del>
      <w:r w:rsidR="008460CA">
        <w:rPr>
          <w:i/>
          <w:lang w:val="en-US"/>
        </w:rPr>
        <w:t xml:space="preserve">, mục 3.2.3, Chương 3, </w:t>
      </w:r>
      <w:r w:rsidRPr="007E756D">
        <w:rPr>
          <w:i/>
          <w:lang w:val="en-US"/>
        </w:rPr>
        <w:t>IPCC20</w:t>
      </w:r>
      <w:ins w:id="8168" w:author="Huyen Tran Thu" w:date="2023-03-28T19:51:00Z">
        <w:r w:rsidR="00A428D9">
          <w:rPr>
            <w:i/>
            <w:lang w:val="en-US"/>
          </w:rPr>
          <w:t>19</w:t>
        </w:r>
      </w:ins>
      <w:del w:id="8169" w:author="Huyen Tran Thu" w:date="2023-03-28T19:51:00Z">
        <w:r w:rsidRPr="007E756D" w:rsidDel="00A428D9">
          <w:rPr>
            <w:i/>
            <w:lang w:val="en-US"/>
          </w:rPr>
          <w:delText>06</w:delText>
        </w:r>
      </w:del>
      <w:r w:rsidRPr="007E756D">
        <w:rPr>
          <w:i/>
          <w:lang w:val="en-US"/>
        </w:rPr>
        <w:t xml:space="preserve"> </w:t>
      </w:r>
      <w:bookmarkEnd w:id="8164"/>
    </w:p>
    <w:p w14:paraId="6C3F6298" w14:textId="7F9AE608" w:rsidR="00A428D9" w:rsidRDefault="00A428D9" w:rsidP="00A428D9">
      <w:pPr>
        <w:pStyle w:val="ListParagraph"/>
        <w:numPr>
          <w:ilvl w:val="0"/>
          <w:numId w:val="2"/>
        </w:numPr>
        <w:rPr>
          <w:ins w:id="8170" w:author="Huyen Tran Thu" w:date="2023-03-28T19:54:00Z"/>
          <w:szCs w:val="26"/>
        </w:rPr>
      </w:pPr>
      <w:bookmarkStart w:id="8171" w:name="_Hlk74661703"/>
      <w:bookmarkEnd w:id="8163"/>
      <w:ins w:id="8172" w:author="Huyen Tran Thu" w:date="2023-03-28T19:54:00Z">
        <w:r>
          <w:rPr>
            <w:szCs w:val="26"/>
            <w:lang w:val="en-US"/>
          </w:rPr>
          <w:t>Bãi chôn lấp kỵ khí – Quản lý</w:t>
        </w:r>
      </w:ins>
      <w:ins w:id="8173" w:author="Huyen Tran Thu" w:date="2023-03-28T19:55:00Z">
        <w:r>
          <w:rPr>
            <w:szCs w:val="26"/>
            <w:lang w:val="en-US"/>
          </w:rPr>
          <w:t xml:space="preserve"> vân hành</w:t>
        </w:r>
      </w:ins>
      <w:ins w:id="8174" w:author="Huyen Tran Thu" w:date="2023-03-28T19:54:00Z">
        <w:r>
          <w:rPr>
            <w:szCs w:val="26"/>
            <w:lang w:val="en-US"/>
          </w:rPr>
          <w:t xml:space="preserve"> tốt: </w:t>
        </w:r>
        <w:r w:rsidRPr="00F0087E">
          <w:rPr>
            <w:szCs w:val="26"/>
          </w:rPr>
          <w:t>Giá trị MCF = 1</w:t>
        </w:r>
      </w:ins>
    </w:p>
    <w:p w14:paraId="633CC61F" w14:textId="06B3B21C" w:rsidR="00A428D9" w:rsidRPr="00A428D9" w:rsidDel="00A428D9" w:rsidRDefault="00A428D9" w:rsidP="00932054">
      <w:pPr>
        <w:pStyle w:val="ListParagraph"/>
        <w:numPr>
          <w:ilvl w:val="0"/>
          <w:numId w:val="2"/>
        </w:numPr>
        <w:rPr>
          <w:del w:id="8175" w:author="Huyen Tran Thu" w:date="2023-03-28T19:54:00Z"/>
          <w:szCs w:val="26"/>
          <w:rPrChange w:id="8176" w:author="Huyen Tran Thu" w:date="2023-03-28T19:55:00Z">
            <w:rPr>
              <w:del w:id="8177" w:author="Huyen Tran Thu" w:date="2023-03-28T19:54:00Z"/>
              <w:szCs w:val="26"/>
              <w:lang w:val="en-US"/>
            </w:rPr>
          </w:rPrChange>
        </w:rPr>
      </w:pPr>
      <w:ins w:id="8178" w:author="Huyen Tran Thu" w:date="2023-03-28T19:54:00Z">
        <w:r>
          <w:rPr>
            <w:szCs w:val="26"/>
            <w:lang w:val="en-US"/>
          </w:rPr>
          <w:t xml:space="preserve">Bãi chôn lấp bán hiếu khí – </w:t>
        </w:r>
      </w:ins>
      <w:ins w:id="8179" w:author="Huyen Tran Thu" w:date="2023-03-28T19:55:00Z">
        <w:r>
          <w:rPr>
            <w:szCs w:val="26"/>
            <w:lang w:val="en-US"/>
          </w:rPr>
          <w:t>Quản lý vận hành tốt: Giá trị MCF = 0,5</w:t>
        </w:r>
      </w:ins>
      <w:moveToRangeStart w:id="8180" w:author="Huyen Tran Thu" w:date="2023-03-28T19:52:00Z" w:name="move130925582"/>
      <w:moveTo w:id="8181" w:author="Huyen Tran Thu" w:date="2023-03-28T19:52:00Z">
        <w:del w:id="8182" w:author="Huyen Tran Thu" w:date="2023-03-28T19:54:00Z">
          <w:r w:rsidRPr="00F0087E" w:rsidDel="00A428D9">
            <w:rPr>
              <w:szCs w:val="26"/>
            </w:rPr>
            <w:delText>Bãi chôn lấ</w:delText>
          </w:r>
          <w:r w:rsidDel="00A428D9">
            <w:rPr>
              <w:szCs w:val="26"/>
            </w:rPr>
            <w:delText xml:space="preserve">p </w:delText>
          </w:r>
          <w:r w:rsidRPr="00F0087E" w:rsidDel="00A428D9">
            <w:rPr>
              <w:szCs w:val="26"/>
            </w:rPr>
            <w:delText>quản lý – kỵ khí: Giá trị MCF = 1</w:delText>
          </w:r>
        </w:del>
      </w:moveTo>
    </w:p>
    <w:p w14:paraId="36C49891" w14:textId="6F675289" w:rsidR="00A428D9" w:rsidRPr="00F0087E" w:rsidRDefault="00A428D9" w:rsidP="00A428D9">
      <w:pPr>
        <w:pStyle w:val="ListParagraph"/>
        <w:numPr>
          <w:ilvl w:val="0"/>
          <w:numId w:val="2"/>
        </w:numPr>
        <w:rPr>
          <w:ins w:id="8183" w:author="Huyen Tran Thu" w:date="2023-03-28T19:55:00Z"/>
          <w:moveTo w:id="8184" w:author="Huyen Tran Thu" w:date="2023-03-28T19:52:00Z"/>
          <w:szCs w:val="26"/>
        </w:rPr>
      </w:pPr>
    </w:p>
    <w:moveToRangeEnd w:id="8180"/>
    <w:p w14:paraId="7453E720" w14:textId="1D4E9308" w:rsidR="00A428D9" w:rsidRPr="00A428D9" w:rsidRDefault="00A428D9" w:rsidP="00932054">
      <w:pPr>
        <w:pStyle w:val="ListParagraph"/>
        <w:numPr>
          <w:ilvl w:val="0"/>
          <w:numId w:val="2"/>
        </w:numPr>
        <w:rPr>
          <w:ins w:id="8185" w:author="Huyen Tran Thu" w:date="2023-03-28T19:55:00Z"/>
          <w:rPrChange w:id="8186" w:author="Huyen Tran Thu" w:date="2023-03-28T19:55:00Z">
            <w:rPr>
              <w:ins w:id="8187" w:author="Huyen Tran Thu" w:date="2023-03-28T19:55:00Z"/>
              <w:lang w:val="en-US"/>
            </w:rPr>
          </w:rPrChange>
        </w:rPr>
      </w:pPr>
      <w:ins w:id="8188" w:author="Huyen Tran Thu" w:date="2023-03-28T19:55:00Z">
        <w:r>
          <w:rPr>
            <w:lang w:val="en-US"/>
          </w:rPr>
          <w:t>Bãi chôn lấp bán hiếu kh</w:t>
        </w:r>
      </w:ins>
      <w:ins w:id="8189" w:author="Huyen Tran Thu" w:date="2023-03-28T21:31:00Z">
        <w:r w:rsidR="00E26783">
          <w:rPr>
            <w:lang w:val="en-US"/>
          </w:rPr>
          <w:t>í</w:t>
        </w:r>
      </w:ins>
      <w:ins w:id="8190" w:author="Huyen Tran Thu" w:date="2023-03-28T19:55:00Z">
        <w:r>
          <w:rPr>
            <w:lang w:val="en-US"/>
          </w:rPr>
          <w:t xml:space="preserve"> – Quản lý vận hành chưa tốt: Giá trị MCF = 0,7</w:t>
        </w:r>
      </w:ins>
    </w:p>
    <w:p w14:paraId="39C64F2A" w14:textId="62E17760" w:rsidR="00A428D9" w:rsidRPr="00A428D9" w:rsidRDefault="00A428D9" w:rsidP="00932054">
      <w:pPr>
        <w:pStyle w:val="ListParagraph"/>
        <w:numPr>
          <w:ilvl w:val="0"/>
          <w:numId w:val="2"/>
        </w:numPr>
        <w:rPr>
          <w:ins w:id="8191" w:author="Huyen Tran Thu" w:date="2023-03-28T19:56:00Z"/>
          <w:rPrChange w:id="8192" w:author="Huyen Tran Thu" w:date="2023-03-28T19:56:00Z">
            <w:rPr>
              <w:ins w:id="8193" w:author="Huyen Tran Thu" w:date="2023-03-28T19:56:00Z"/>
              <w:lang w:val="en-US"/>
            </w:rPr>
          </w:rPrChange>
        </w:rPr>
      </w:pPr>
      <w:ins w:id="8194" w:author="Huyen Tran Thu" w:date="2023-03-28T19:55:00Z">
        <w:r>
          <w:rPr>
            <w:lang w:val="en-US"/>
          </w:rPr>
          <w:t xml:space="preserve">Bãi chôn lấp </w:t>
        </w:r>
      </w:ins>
      <w:ins w:id="8195" w:author="Huyen Tran Thu" w:date="2023-03-28T19:56:00Z">
        <w:r>
          <w:rPr>
            <w:lang w:val="en-US"/>
          </w:rPr>
          <w:t>hiếu khí – Quản lý vận hành tốt: Giá trị MCF = 0,4</w:t>
        </w:r>
      </w:ins>
    </w:p>
    <w:p w14:paraId="7858592C" w14:textId="77DA411E" w:rsidR="00A428D9" w:rsidRPr="00A428D9" w:rsidRDefault="00A428D9" w:rsidP="00932054">
      <w:pPr>
        <w:pStyle w:val="ListParagraph"/>
        <w:numPr>
          <w:ilvl w:val="0"/>
          <w:numId w:val="2"/>
        </w:numPr>
        <w:rPr>
          <w:ins w:id="8196" w:author="Huyen Tran Thu" w:date="2023-03-28T19:57:00Z"/>
          <w:rPrChange w:id="8197" w:author="Huyen Tran Thu" w:date="2023-03-28T19:57:00Z">
            <w:rPr>
              <w:ins w:id="8198" w:author="Huyen Tran Thu" w:date="2023-03-28T19:57:00Z"/>
              <w:lang w:val="en-US"/>
            </w:rPr>
          </w:rPrChange>
        </w:rPr>
      </w:pPr>
      <w:ins w:id="8199" w:author="Huyen Tran Thu" w:date="2023-03-28T19:56:00Z">
        <w:r>
          <w:rPr>
            <w:lang w:val="en-US"/>
          </w:rPr>
          <w:t>Bãi chôn lấp hiếu khí – Quản l</w:t>
        </w:r>
      </w:ins>
      <w:ins w:id="8200" w:author="Huyen Tran Thu" w:date="2023-03-28T19:57:00Z">
        <w:r>
          <w:rPr>
            <w:lang w:val="en-US"/>
          </w:rPr>
          <w:t>ý vận hành chưa tốt: Giá trị MCF = 0,7</w:t>
        </w:r>
      </w:ins>
    </w:p>
    <w:p w14:paraId="62BE5BA6" w14:textId="71BFDFD7" w:rsidR="00F0087E" w:rsidRPr="00F0087E" w:rsidRDefault="00F0087E" w:rsidP="00932054">
      <w:pPr>
        <w:pStyle w:val="ListParagraph"/>
        <w:numPr>
          <w:ilvl w:val="0"/>
          <w:numId w:val="2"/>
        </w:numPr>
      </w:pPr>
      <w:r w:rsidRPr="00F0087E">
        <w:t xml:space="preserve">Bãi chôn lấp không quản lý </w:t>
      </w:r>
      <w:ins w:id="8201" w:author="Huyen Tran Thu" w:date="2023-03-28T19:57:00Z">
        <w:r w:rsidR="00A428D9">
          <w:rPr>
            <w:lang w:val="en-US"/>
          </w:rPr>
          <w:t xml:space="preserve">– Độ </w:t>
        </w:r>
      </w:ins>
      <w:r w:rsidRPr="00F0087E">
        <w:t>sâu</w:t>
      </w:r>
      <w:ins w:id="8202" w:author="Huyen Tran Thu" w:date="2023-03-28T19:57:00Z">
        <w:r w:rsidR="00A428D9">
          <w:rPr>
            <w:lang w:val="en-US"/>
          </w:rPr>
          <w:t xml:space="preserve"> hoặc chiều cao</w:t>
        </w:r>
      </w:ins>
      <w:r w:rsidRPr="00F0087E">
        <w:t xml:space="preserve"> </w:t>
      </w:r>
      <w:del w:id="8203" w:author="Huyen Tran Thu" w:date="2023-03-28T19:57:00Z">
        <w:r w:rsidRPr="00F0087E" w:rsidDel="00A428D9">
          <w:delText>(</w:delText>
        </w:r>
      </w:del>
      <w:ins w:id="8204" w:author="Huyen Tran Thu" w:date="2023-03-28T19:57:00Z">
        <w:r w:rsidR="00A428D9">
          <w:rPr>
            <w:lang w:val="en-US"/>
          </w:rPr>
          <w:t xml:space="preserve">lớn hơn </w:t>
        </w:r>
      </w:ins>
      <w:del w:id="8205" w:author="Huyen Tran Thu" w:date="2023-03-28T19:58:00Z">
        <w:r w:rsidRPr="00F0087E" w:rsidDel="00A428D9">
          <w:delText>&gt;</w:delText>
        </w:r>
      </w:del>
      <w:r w:rsidRPr="00F0087E">
        <w:t>5m chất thải</w:t>
      </w:r>
      <w:del w:id="8206" w:author="Huyen Tran Thu" w:date="2023-03-28T19:57:00Z">
        <w:r w:rsidRPr="00F0087E" w:rsidDel="00A428D9">
          <w:delText>)</w:delText>
        </w:r>
      </w:del>
      <w:r w:rsidRPr="00F0087E">
        <w:t xml:space="preserve">: </w:t>
      </w:r>
      <w:ins w:id="8207" w:author="Huyen Tran Thu" w:date="2023-03-28T19:57:00Z">
        <w:r w:rsidR="00A428D9">
          <w:rPr>
            <w:lang w:val="en-US"/>
          </w:rPr>
          <w:t xml:space="preserve">Giá trị </w:t>
        </w:r>
      </w:ins>
      <w:r w:rsidRPr="00F0087E">
        <w:t>MCF = 0,8</w:t>
      </w:r>
    </w:p>
    <w:p w14:paraId="42D1256B" w14:textId="7616B594" w:rsidR="00A428D9" w:rsidRPr="00F0087E" w:rsidRDefault="00A428D9" w:rsidP="00A428D9">
      <w:pPr>
        <w:pStyle w:val="ListParagraph"/>
        <w:numPr>
          <w:ilvl w:val="0"/>
          <w:numId w:val="2"/>
        </w:numPr>
        <w:rPr>
          <w:ins w:id="8208" w:author="Huyen Tran Thu" w:date="2023-03-28T19:58:00Z"/>
        </w:rPr>
      </w:pPr>
      <w:ins w:id="8209" w:author="Huyen Tran Thu" w:date="2023-03-28T19:58:00Z">
        <w:r w:rsidRPr="00F0087E">
          <w:t xml:space="preserve">Bãi chôn lấp không quản lý </w:t>
        </w:r>
        <w:r>
          <w:rPr>
            <w:lang w:val="en-US"/>
          </w:rPr>
          <w:t xml:space="preserve">– Độ </w:t>
        </w:r>
        <w:r w:rsidRPr="00F0087E">
          <w:t>sâu</w:t>
        </w:r>
        <w:r>
          <w:rPr>
            <w:lang w:val="en-US"/>
          </w:rPr>
          <w:t xml:space="preserve"> hoặc chiều cao</w:t>
        </w:r>
        <w:r w:rsidRPr="00F0087E">
          <w:t xml:space="preserve"> </w:t>
        </w:r>
        <w:r>
          <w:rPr>
            <w:lang w:val="en-US"/>
          </w:rPr>
          <w:t xml:space="preserve">lớn hơn nhỏ hơn </w:t>
        </w:r>
        <w:r w:rsidRPr="00F0087E">
          <w:t xml:space="preserve">5m chất thải: </w:t>
        </w:r>
        <w:r>
          <w:rPr>
            <w:lang w:val="en-US"/>
          </w:rPr>
          <w:t xml:space="preserve">Giá trị </w:t>
        </w:r>
        <w:r w:rsidRPr="00F0087E">
          <w:t>MCF = 0,</w:t>
        </w:r>
        <w:r>
          <w:rPr>
            <w:lang w:val="en-US"/>
          </w:rPr>
          <w:t>4</w:t>
        </w:r>
      </w:ins>
    </w:p>
    <w:p w14:paraId="3BCED91B" w14:textId="5CB26327" w:rsidR="00F0087E" w:rsidRPr="00F0087E" w:rsidDel="00A428D9" w:rsidRDefault="00F0087E" w:rsidP="00932054">
      <w:pPr>
        <w:pStyle w:val="ListParagraph"/>
        <w:numPr>
          <w:ilvl w:val="0"/>
          <w:numId w:val="2"/>
        </w:numPr>
        <w:rPr>
          <w:del w:id="8210" w:author="Huyen Tran Thu" w:date="2023-03-28T19:58:00Z"/>
          <w:szCs w:val="26"/>
        </w:rPr>
      </w:pPr>
      <w:del w:id="8211" w:author="Huyen Tran Thu" w:date="2023-03-28T19:58:00Z">
        <w:r w:rsidRPr="00F0087E" w:rsidDel="00A428D9">
          <w:rPr>
            <w:szCs w:val="26"/>
          </w:rPr>
          <w:delText>Bãi chôn lấp không quản lý – nông (&lt;5m chất thải): Giá trị M</w:delText>
        </w:r>
        <w:r w:rsidR="00444973" w:rsidDel="00A428D9">
          <w:rPr>
            <w:szCs w:val="26"/>
          </w:rPr>
          <w:delText>CF = 0</w:delText>
        </w:r>
        <w:r w:rsidR="00444973" w:rsidRPr="00444973" w:rsidDel="00A428D9">
          <w:rPr>
            <w:szCs w:val="26"/>
          </w:rPr>
          <w:delText>,</w:delText>
        </w:r>
        <w:r w:rsidRPr="00F0087E" w:rsidDel="00A428D9">
          <w:rPr>
            <w:szCs w:val="26"/>
          </w:rPr>
          <w:delText>4</w:delText>
        </w:r>
      </w:del>
    </w:p>
    <w:p w14:paraId="096BA692" w14:textId="6983EEFA" w:rsidR="00F0087E" w:rsidRPr="00F0087E" w:rsidDel="00A428D9" w:rsidRDefault="00F0087E" w:rsidP="00932054">
      <w:pPr>
        <w:pStyle w:val="ListParagraph"/>
        <w:numPr>
          <w:ilvl w:val="0"/>
          <w:numId w:val="2"/>
        </w:numPr>
        <w:rPr>
          <w:moveFrom w:id="8212" w:author="Huyen Tran Thu" w:date="2023-03-28T19:52:00Z"/>
          <w:szCs w:val="26"/>
        </w:rPr>
      </w:pPr>
      <w:moveFromRangeStart w:id="8213" w:author="Huyen Tran Thu" w:date="2023-03-28T19:52:00Z" w:name="move130925582"/>
      <w:moveFrom w:id="8214" w:author="Huyen Tran Thu" w:date="2023-03-28T19:52:00Z">
        <w:r w:rsidRPr="00F0087E" w:rsidDel="00A428D9">
          <w:rPr>
            <w:szCs w:val="26"/>
          </w:rPr>
          <w:t>Bãi chôn lấ</w:t>
        </w:r>
        <w:r w:rsidR="00444973" w:rsidDel="00A428D9">
          <w:rPr>
            <w:szCs w:val="26"/>
          </w:rPr>
          <w:t xml:space="preserve">p </w:t>
        </w:r>
        <w:r w:rsidRPr="00F0087E" w:rsidDel="00A428D9">
          <w:rPr>
            <w:szCs w:val="26"/>
          </w:rPr>
          <w:t>quản lý – kỵ khí: Giá trị MCF = 1</w:t>
        </w:r>
      </w:moveFrom>
    </w:p>
    <w:moveFromRangeEnd w:id="8213"/>
    <w:p w14:paraId="01E1E6A4" w14:textId="28CEF5F9" w:rsidR="00F0087E" w:rsidRPr="00444973" w:rsidDel="00A428D9" w:rsidRDefault="00F0087E" w:rsidP="00932054">
      <w:pPr>
        <w:pStyle w:val="ListParagraph"/>
        <w:numPr>
          <w:ilvl w:val="0"/>
          <w:numId w:val="2"/>
        </w:numPr>
        <w:rPr>
          <w:del w:id="8215" w:author="Huyen Tran Thu" w:date="2023-03-28T19:58:00Z"/>
          <w:szCs w:val="26"/>
        </w:rPr>
      </w:pPr>
      <w:del w:id="8216" w:author="Huyen Tran Thu" w:date="2023-03-28T19:58:00Z">
        <w:r w:rsidRPr="00F0087E" w:rsidDel="00A428D9">
          <w:rPr>
            <w:szCs w:val="26"/>
          </w:rPr>
          <w:delText>Bãi chôn lấ</w:delText>
        </w:r>
        <w:r w:rsidR="00444973" w:rsidDel="00A428D9">
          <w:rPr>
            <w:szCs w:val="26"/>
          </w:rPr>
          <w:delText xml:space="preserve">p </w:delText>
        </w:r>
        <w:r w:rsidRPr="00F0087E" w:rsidDel="00A428D9">
          <w:rPr>
            <w:szCs w:val="26"/>
          </w:rPr>
          <w:delText>quản lý – kỵ khí một phần: Giá trị</w:delText>
        </w:r>
        <w:r w:rsidR="00444973" w:rsidDel="00A428D9">
          <w:rPr>
            <w:szCs w:val="26"/>
          </w:rPr>
          <w:delText xml:space="preserve"> MCF = 0</w:delText>
        </w:r>
        <w:r w:rsidR="00444973" w:rsidRPr="00444973" w:rsidDel="00A428D9">
          <w:rPr>
            <w:szCs w:val="26"/>
          </w:rPr>
          <w:delText>,</w:delText>
        </w:r>
        <w:r w:rsidRPr="00F0087E" w:rsidDel="00A428D9">
          <w:rPr>
            <w:szCs w:val="26"/>
          </w:rPr>
          <w:delText>5</w:delText>
        </w:r>
      </w:del>
    </w:p>
    <w:p w14:paraId="5259CC83" w14:textId="75D1CAF1" w:rsidR="00444973" w:rsidRPr="00F0087E" w:rsidRDefault="00A428D9" w:rsidP="00932054">
      <w:pPr>
        <w:pStyle w:val="ListParagraph"/>
        <w:numPr>
          <w:ilvl w:val="0"/>
          <w:numId w:val="2"/>
        </w:numPr>
        <w:rPr>
          <w:szCs w:val="26"/>
        </w:rPr>
      </w:pPr>
      <w:ins w:id="8217" w:author="Huyen Tran Thu" w:date="2023-03-28T19:58:00Z">
        <w:r>
          <w:rPr>
            <w:szCs w:val="26"/>
            <w:lang w:val="en-US"/>
          </w:rPr>
          <w:t>Bãi chôn lấp không phân loại (K</w:t>
        </w:r>
      </w:ins>
      <w:del w:id="8218" w:author="Huyen Tran Thu" w:date="2023-03-28T19:58:00Z">
        <w:r w:rsidR="00444973" w:rsidDel="00A428D9">
          <w:rPr>
            <w:szCs w:val="26"/>
            <w:lang w:val="en-US"/>
          </w:rPr>
          <w:delText>K</w:delText>
        </w:r>
      </w:del>
      <w:r w:rsidR="00444973">
        <w:rPr>
          <w:szCs w:val="26"/>
          <w:lang w:val="en-US"/>
        </w:rPr>
        <w:t>hác</w:t>
      </w:r>
      <w:ins w:id="8219" w:author="Huyen Tran Thu" w:date="2023-03-28T19:58:00Z">
        <w:r>
          <w:rPr>
            <w:szCs w:val="26"/>
            <w:lang w:val="en-US"/>
          </w:rPr>
          <w:t>)</w:t>
        </w:r>
      </w:ins>
      <w:r w:rsidR="00444973">
        <w:rPr>
          <w:szCs w:val="26"/>
          <w:lang w:val="en-US"/>
        </w:rPr>
        <w:t>: Giá trị MCF = 0,6</w:t>
      </w:r>
    </w:p>
    <w:bookmarkEnd w:id="8171"/>
    <w:p w14:paraId="07DC02A7" w14:textId="4CAA142C" w:rsidR="009D2C25" w:rsidRDefault="00B71C14" w:rsidP="00542DEC">
      <w:pPr>
        <w:ind w:firstLine="720"/>
        <w:rPr>
          <w:ins w:id="8220" w:author="Thu Huyen Tran" w:date="2023-12-05T21:37:00Z"/>
          <w:lang w:val="vi-VN"/>
        </w:rPr>
      </w:pPr>
      <w:r w:rsidRPr="00B71C14">
        <w:rPr>
          <w:lang w:val="vi-VN"/>
        </w:rPr>
        <w:t xml:space="preserve">Theo IPCC2006, </w:t>
      </w:r>
      <w:ins w:id="8221" w:author="Huyen Tran Thu" w:date="2023-03-28T20:13:00Z">
        <w:r w:rsidR="009D2C25">
          <w:rPr>
            <w:lang w:val="en-US"/>
          </w:rPr>
          <w:t>lượng</w:t>
        </w:r>
      </w:ins>
      <w:del w:id="8222" w:author="Huyen Tran Thu" w:date="2023-03-28T20:13:00Z">
        <w:r w:rsidRPr="00B71C14" w:rsidDel="009D2C25">
          <w:rPr>
            <w:lang w:val="vi-VN"/>
          </w:rPr>
          <w:delText>tỷ lệ</w:delText>
        </w:r>
      </w:del>
      <w:r w:rsidRPr="00B71C14">
        <w:rPr>
          <w:lang w:val="vi-VN"/>
        </w:rPr>
        <w:t xml:space="preserve"> chất thải rắn được xử lý theo các loại bãi chôn lấp và MCF có liên quan mật thiết đến việc tạo ra khí CH</w:t>
      </w:r>
      <w:r w:rsidRPr="00CA60DB">
        <w:rPr>
          <w:vertAlign w:val="subscript"/>
          <w:lang w:val="vi-VN"/>
          <w:rPrChange w:id="8223" w:author="Huyen Tran Thu" w:date="2023-03-28T19:59:00Z">
            <w:rPr>
              <w:lang w:val="vi-VN"/>
            </w:rPr>
          </w:rPrChange>
        </w:rPr>
        <w:t>4</w:t>
      </w:r>
      <w:r w:rsidRPr="00B71C14">
        <w:rPr>
          <w:lang w:val="vi-VN"/>
        </w:rPr>
        <w:t xml:space="preserve"> tại các bãi chôn lấp chất thải. Phương pháp này yêu cầu ước tính về lượng chất thải (theo khối lượng) được xử lý cho từng loại bãi chôn lấp. Tỷ lệ này dược ước tính dựa trên khối lượng chất thải được chôn lấp tại các bãi chôn lấp hợp vệ sinh (bãi chôn lấp quản lý) và chôn lấp lộ thiên (bãi chôn lấp không quản lý)</w:t>
      </w:r>
      <w:del w:id="8224" w:author="Huyen Tran Thu" w:date="2023-03-28T20:00:00Z">
        <w:r w:rsidRPr="00B71C14" w:rsidDel="00CA60DB">
          <w:rPr>
            <w:lang w:val="vi-VN"/>
          </w:rPr>
          <w:delText xml:space="preserve"> (Bảng </w:delText>
        </w:r>
        <w:r w:rsidDel="00CA60DB">
          <w:rPr>
            <w:lang w:val="en-US"/>
          </w:rPr>
          <w:delText>1</w:delText>
        </w:r>
        <w:r w:rsidRPr="00B71C14" w:rsidDel="00CA60DB">
          <w:rPr>
            <w:lang w:val="vi-VN"/>
          </w:rPr>
          <w:delText>.9)</w:delText>
        </w:r>
      </w:del>
      <w:r w:rsidRPr="00B71C14">
        <w:rPr>
          <w:lang w:val="vi-VN"/>
        </w:rPr>
        <w:t xml:space="preserve">. </w:t>
      </w:r>
    </w:p>
    <w:p w14:paraId="3649EBC5" w14:textId="08297E44" w:rsidR="00030263" w:rsidRPr="00030263" w:rsidRDefault="00030263">
      <w:pPr>
        <w:ind w:firstLine="720"/>
        <w:rPr>
          <w:ins w:id="8225" w:author="Thu Huyen Tran" w:date="2023-12-05T21:37:00Z"/>
          <w:lang w:val="vi-VN"/>
          <w:rPrChange w:id="8226" w:author="Thu Huyen Tran" w:date="2023-12-05T21:38:00Z">
            <w:rPr>
              <w:ins w:id="8227" w:author="Thu Huyen Tran" w:date="2023-12-05T21:37:00Z"/>
              <w:lang w:val="en-US"/>
            </w:rPr>
          </w:rPrChange>
        </w:rPr>
        <w:pPrChange w:id="8228" w:author="Thu Huyen Tran" w:date="2023-12-05T21:38:00Z">
          <w:pPr>
            <w:pStyle w:val="Body"/>
            <w:ind w:left="624" w:firstLine="0"/>
          </w:pPr>
        </w:pPrChange>
      </w:pPr>
      <w:ins w:id="8229" w:author="Thu Huyen Tran" w:date="2023-12-05T21:37:00Z">
        <w:r w:rsidRPr="00030263">
          <w:rPr>
            <w:lang w:val="vi-VN"/>
            <w:rPrChange w:id="8230" w:author="Thu Huyen Tran" w:date="2023-12-05T21:38:00Z">
              <w:rPr>
                <w:lang w:val="en-US"/>
              </w:rPr>
            </w:rPrChange>
          </w:rPr>
          <w:t xml:space="preserve">Đối với CTR được chôn lấp hợp vệ sinh: </w:t>
        </w:r>
      </w:ins>
      <w:ins w:id="8231" w:author="Thu Huyen Tran" w:date="2023-12-05T21:38:00Z">
        <w:r>
          <w:rPr>
            <w:lang w:val="en-US"/>
          </w:rPr>
          <w:t>Theo kết quả</w:t>
        </w:r>
      </w:ins>
      <w:ins w:id="8232" w:author="Thu Huyen Tran" w:date="2023-12-05T21:37:00Z">
        <w:r w:rsidRPr="00030263">
          <w:rPr>
            <w:lang w:val="vi-VN"/>
            <w:rPrChange w:id="8233" w:author="Thu Huyen Tran" w:date="2023-12-05T21:38:00Z">
              <w:rPr>
                <w:lang w:val="en-US"/>
              </w:rPr>
            </w:rPrChange>
          </w:rPr>
          <w:t xml:space="preserve"> nghiên cứu của Bộ Xây dựng CTR chôn lấp hợp vệ sinh tại BCL quản lý yếm khí</w:t>
        </w:r>
      </w:ins>
      <w:ins w:id="8234" w:author="Thu Huyen Tran" w:date="2023-12-05T21:41:00Z">
        <w:r>
          <w:rPr>
            <w:lang w:val="en-US"/>
          </w:rPr>
          <w:t xml:space="preserve"> (MCF = 0,8 theo ý kiến của chuyên gia)</w:t>
        </w:r>
      </w:ins>
      <w:ins w:id="8235" w:author="Thu Huyen Tran" w:date="2023-12-05T21:37:00Z">
        <w:r w:rsidRPr="00030263">
          <w:rPr>
            <w:lang w:val="vi-VN"/>
            <w:rPrChange w:id="8236" w:author="Thu Huyen Tran" w:date="2023-12-05T21:38:00Z">
              <w:rPr>
                <w:lang w:val="en-US"/>
              </w:rPr>
            </w:rPrChange>
          </w:rPr>
          <w:t xml:space="preserve"> và BCL quản lý tốt bán hiếu khí</w:t>
        </w:r>
      </w:ins>
      <w:ins w:id="8237" w:author="Thu Huyen Tran" w:date="2023-12-05T21:41:00Z">
        <w:r>
          <w:rPr>
            <w:lang w:val="en-US"/>
          </w:rPr>
          <w:t xml:space="preserve"> (MCF = 0,5 theo IPCC)</w:t>
        </w:r>
      </w:ins>
      <w:ins w:id="8238" w:author="Thu Huyen Tran" w:date="2023-12-05T21:37:00Z">
        <w:r w:rsidRPr="00030263">
          <w:rPr>
            <w:lang w:val="vi-VN"/>
            <w:rPrChange w:id="8239" w:author="Thu Huyen Tran" w:date="2023-12-05T21:38:00Z">
              <w:rPr>
                <w:lang w:val="en-US"/>
              </w:rPr>
            </w:rPrChange>
          </w:rPr>
          <w:t xml:space="preserve"> với tỷ lệ lần lượt là 78% và 22%. </w:t>
        </w:r>
      </w:ins>
    </w:p>
    <w:p w14:paraId="4CE6A6BA" w14:textId="1E144C7B" w:rsidR="00030263" w:rsidRPr="00030263" w:rsidRDefault="00030263">
      <w:pPr>
        <w:ind w:firstLine="720"/>
        <w:rPr>
          <w:ins w:id="8240" w:author="Thu Huyen Tran" w:date="2023-12-05T21:37:00Z"/>
          <w:lang w:val="en-US"/>
          <w:rPrChange w:id="8241" w:author="Thu Huyen Tran" w:date="2023-12-05T21:43:00Z">
            <w:rPr>
              <w:ins w:id="8242" w:author="Thu Huyen Tran" w:date="2023-12-05T21:37:00Z"/>
              <w:lang w:val="vi-VN"/>
            </w:rPr>
          </w:rPrChange>
        </w:rPr>
        <w:pPrChange w:id="8243" w:author="Thu Huyen Tran" w:date="2023-12-05T21:38:00Z">
          <w:pPr>
            <w:pStyle w:val="Body"/>
            <w:ind w:left="624" w:firstLine="0"/>
          </w:pPr>
        </w:pPrChange>
      </w:pPr>
      <w:ins w:id="8244" w:author="Thu Huyen Tran" w:date="2023-12-05T21:37:00Z">
        <w:r w:rsidRPr="00030263">
          <w:rPr>
            <w:lang w:val="vi-VN"/>
            <w:rPrChange w:id="8245" w:author="Thu Huyen Tran" w:date="2023-12-05T21:38:00Z">
              <w:rPr>
                <w:lang w:val="en-US"/>
              </w:rPr>
            </w:rPrChange>
          </w:rPr>
          <w:t xml:space="preserve">Đối với CTR chôn lấp lộ thiên: </w:t>
        </w:r>
      </w:ins>
      <w:ins w:id="8246" w:author="Thu Huyen Tran" w:date="2023-12-05T21:39:00Z">
        <w:r>
          <w:rPr>
            <w:lang w:val="en-US"/>
          </w:rPr>
          <w:t xml:space="preserve">Theo kết quả </w:t>
        </w:r>
      </w:ins>
      <w:ins w:id="8247" w:author="Thu Huyen Tran" w:date="2023-12-05T21:37:00Z">
        <w:r>
          <w:rPr>
            <w:lang w:val="vi-VN"/>
          </w:rPr>
          <w:t xml:space="preserve">nghiên cứu của Bộ Xây dựng cho 2 năm 2014 và 2016 cho kết quả </w:t>
        </w:r>
      </w:ins>
      <w:ins w:id="8248" w:author="Thu Huyen Tran" w:date="2023-12-05T21:42:00Z">
        <w:r>
          <w:rPr>
            <w:lang w:val="en-US"/>
          </w:rPr>
          <w:t xml:space="preserve">CTR chôn lấp tại BCL không quản lý – nông (MCF = </w:t>
        </w:r>
      </w:ins>
      <w:ins w:id="8249" w:author="Thu Huyen Tran" w:date="2023-12-05T21:43:00Z">
        <w:r>
          <w:rPr>
            <w:lang w:val="en-US"/>
          </w:rPr>
          <w:t>0,4 theo IPCC)</w:t>
        </w:r>
      </w:ins>
      <w:ins w:id="8250" w:author="Thu Huyen Tran" w:date="2023-12-05T21:37:00Z">
        <w:r>
          <w:rPr>
            <w:lang w:val="vi-VN"/>
          </w:rPr>
          <w:t xml:space="preserve"> là 81% và 19%</w:t>
        </w:r>
      </w:ins>
      <w:ins w:id="8251" w:author="Thu Huyen Tran" w:date="2023-12-05T21:43:00Z">
        <w:r>
          <w:rPr>
            <w:lang w:val="en-US"/>
          </w:rPr>
          <w:t xml:space="preserve"> đối với BCL không quản lý – sâu (MCF = 0,8 theo IPCC)</w:t>
        </w:r>
      </w:ins>
    </w:p>
    <w:p w14:paraId="6FC729C8" w14:textId="32F016BD" w:rsidR="00030263" w:rsidDel="00030263" w:rsidRDefault="00030263" w:rsidP="00542DEC">
      <w:pPr>
        <w:ind w:firstLine="720"/>
        <w:rPr>
          <w:ins w:id="8252" w:author="Huyen Tran Thu" w:date="2023-03-28T20:12:00Z"/>
          <w:del w:id="8253" w:author="Thu Huyen Tran" w:date="2023-12-05T21:39:00Z"/>
          <w:lang w:val="vi-VN"/>
        </w:rPr>
      </w:pPr>
    </w:p>
    <w:p w14:paraId="7389F5A5" w14:textId="7C049AC6" w:rsidR="00E26783" w:rsidDel="00030263" w:rsidRDefault="00B71C14" w:rsidP="00542DEC">
      <w:pPr>
        <w:ind w:firstLine="720"/>
        <w:rPr>
          <w:ins w:id="8254" w:author="Huyen Tran Thu" w:date="2023-03-28T21:35:00Z"/>
          <w:del w:id="8255" w:author="Thu Huyen Tran" w:date="2023-12-05T21:43:00Z"/>
          <w:lang w:val="en-US"/>
        </w:rPr>
      </w:pPr>
      <w:del w:id="8256" w:author="Thu Huyen Tran" w:date="2023-12-05T21:43:00Z">
        <w:r w:rsidRPr="00B71C14" w:rsidDel="00030263">
          <w:rPr>
            <w:lang w:val="vi-VN"/>
          </w:rPr>
          <w:delText xml:space="preserve">Dựa trên hiện trạng </w:delText>
        </w:r>
      </w:del>
      <w:ins w:id="8257" w:author="Huyen Tran Thu" w:date="2023-03-28T21:29:00Z">
        <w:del w:id="8258" w:author="Thu Huyen Tran" w:date="2023-12-05T21:43:00Z">
          <w:r w:rsidR="00E26783" w:rsidDel="00030263">
            <w:rPr>
              <w:lang w:val="en-US"/>
            </w:rPr>
            <w:delText xml:space="preserve">thu gom và </w:delText>
          </w:r>
        </w:del>
      </w:ins>
      <w:del w:id="8259" w:author="Thu Huyen Tran" w:date="2023-12-05T21:43:00Z">
        <w:r w:rsidRPr="00B71C14" w:rsidDel="00030263">
          <w:rPr>
            <w:lang w:val="vi-VN"/>
          </w:rPr>
          <w:delText>thu gom, xử lý chất thải rắn tại Việt Nam,</w:delText>
        </w:r>
      </w:del>
      <w:ins w:id="8260" w:author="Huyen Tran Thu" w:date="2023-03-28T21:34:00Z">
        <w:del w:id="8261" w:author="Thu Huyen Tran" w:date="2023-12-05T21:43:00Z">
          <w:r w:rsidR="00E26783" w:rsidDel="00030263">
            <w:rPr>
              <w:lang w:val="en-US"/>
            </w:rPr>
            <w:delText xml:space="preserve"> đưa ra các nhận định về quản lý</w:delText>
          </w:r>
        </w:del>
      </w:ins>
      <w:ins w:id="8262" w:author="Huyen Tran Thu" w:date="2023-03-28T21:35:00Z">
        <w:del w:id="8263" w:author="Thu Huyen Tran" w:date="2023-12-05T21:43:00Z">
          <w:r w:rsidR="00E26783" w:rsidDel="00030263">
            <w:rPr>
              <w:lang w:val="en-US"/>
            </w:rPr>
            <w:delText xml:space="preserve"> chất thải như sau: </w:delText>
          </w:r>
        </w:del>
      </w:ins>
    </w:p>
    <w:p w14:paraId="679629C7" w14:textId="095AFDDE" w:rsidR="00E26783" w:rsidDel="00030263" w:rsidRDefault="00E26783" w:rsidP="00542DEC">
      <w:pPr>
        <w:ind w:firstLine="720"/>
        <w:rPr>
          <w:ins w:id="8264" w:author="Huyen Tran Thu" w:date="2023-03-28T21:33:00Z"/>
          <w:del w:id="8265" w:author="Thu Huyen Tran" w:date="2023-12-05T21:43:00Z"/>
          <w:lang w:val="en-US"/>
        </w:rPr>
      </w:pPr>
      <w:ins w:id="8266" w:author="Huyen Tran Thu" w:date="2023-03-28T21:35:00Z">
        <w:del w:id="8267" w:author="Thu Huyen Tran" w:date="2023-12-05T21:43:00Z">
          <w:r w:rsidDel="00030263">
            <w:rPr>
              <w:lang w:val="en-US"/>
            </w:rPr>
            <w:delText xml:space="preserve">- </w:delText>
          </w:r>
        </w:del>
      </w:ins>
      <w:del w:id="8268" w:author="Thu Huyen Tran" w:date="2023-12-05T21:43:00Z">
        <w:r w:rsidR="00B71C14" w:rsidRPr="00B71C14" w:rsidDel="00030263">
          <w:rPr>
            <w:lang w:val="vi-VN"/>
          </w:rPr>
          <w:delText xml:space="preserve"> </w:delText>
        </w:r>
      </w:del>
      <w:ins w:id="8269" w:author="Huyen Tran Thu" w:date="2023-03-28T21:35:00Z">
        <w:del w:id="8270" w:author="Thu Huyen Tran" w:date="2023-12-05T21:43:00Z">
          <w:r w:rsidDel="00030263">
            <w:rPr>
              <w:lang w:val="en-US"/>
            </w:rPr>
            <w:delText>Đ</w:delText>
          </w:r>
        </w:del>
      </w:ins>
      <w:ins w:id="8271" w:author="Huyen Tran Thu" w:date="2023-03-28T21:30:00Z">
        <w:del w:id="8272" w:author="Thu Huyen Tran" w:date="2023-12-05T21:43:00Z">
          <w:r w:rsidDel="00030263">
            <w:rPr>
              <w:lang w:val="en-US"/>
            </w:rPr>
            <w:delText xml:space="preserve">ối với chất thải được chôn lấp tại các bãi chôn lấp hợp vệ sinh bao gồm chất thải sinh hoạt thành thị và nông thôn, lượng chất thải chôn lấp hợp vệ sinh phát sinh từ khu vực thành thị được đưa đến bãi chôn lấp </w:delText>
          </w:r>
        </w:del>
      </w:ins>
      <w:ins w:id="8273" w:author="Huyen Tran Thu" w:date="2023-03-28T21:31:00Z">
        <w:del w:id="8274" w:author="Thu Huyen Tran" w:date="2023-12-05T21:34:00Z">
          <w:r w:rsidDel="00030263">
            <w:rPr>
              <w:lang w:val="en-US"/>
            </w:rPr>
            <w:delText>bán hiếu khí – quản lý vận hành tốt</w:delText>
          </w:r>
        </w:del>
        <w:del w:id="8275" w:author="Thu Huyen Tran" w:date="2023-12-05T21:43:00Z">
          <w:r w:rsidDel="00030263">
            <w:rPr>
              <w:lang w:val="en-US"/>
            </w:rPr>
            <w:delText xml:space="preserve"> có giá trị MCF bằng 0,</w:delText>
          </w:r>
        </w:del>
        <w:del w:id="8276" w:author="Thu Huyen Tran" w:date="2023-12-05T21:34:00Z">
          <w:r w:rsidDel="00030263">
            <w:rPr>
              <w:lang w:val="en-US"/>
            </w:rPr>
            <w:delText>5</w:delText>
          </w:r>
        </w:del>
        <w:del w:id="8277" w:author="Thu Huyen Tran" w:date="2023-12-05T21:43:00Z">
          <w:r w:rsidDel="00030263">
            <w:rPr>
              <w:lang w:val="en-US"/>
            </w:rPr>
            <w:delText>. Lượng chất thải chôn lấp hợp vệ sinh phát sinh từ khu vực nông thôn được đưa bến bãi ch</w:delText>
          </w:r>
        </w:del>
      </w:ins>
      <w:ins w:id="8278" w:author="Huyen Tran Thu" w:date="2023-03-28T21:32:00Z">
        <w:del w:id="8279" w:author="Thu Huyen Tran" w:date="2023-12-05T21:43:00Z">
          <w:r w:rsidDel="00030263">
            <w:rPr>
              <w:lang w:val="en-US"/>
            </w:rPr>
            <w:delText xml:space="preserve">ôn lấp bán hiếu khí – quản lý vận hành chưa tốt với giá trị MCF = 0,7. </w:delText>
          </w:r>
        </w:del>
      </w:ins>
    </w:p>
    <w:p w14:paraId="79A88F0A" w14:textId="209F2CA7" w:rsidR="00E26783" w:rsidRPr="00E26783" w:rsidDel="00030263" w:rsidRDefault="00E26783" w:rsidP="00542DEC">
      <w:pPr>
        <w:ind w:firstLine="720"/>
        <w:rPr>
          <w:ins w:id="8280" w:author="Huyen Tran Thu" w:date="2023-03-28T21:29:00Z"/>
          <w:del w:id="8281" w:author="Thu Huyen Tran" w:date="2023-12-05T21:43:00Z"/>
          <w:lang w:val="en-US"/>
          <w:rPrChange w:id="8282" w:author="Huyen Tran Thu" w:date="2023-03-28T21:29:00Z">
            <w:rPr>
              <w:ins w:id="8283" w:author="Huyen Tran Thu" w:date="2023-03-28T21:29:00Z"/>
              <w:del w:id="8284" w:author="Thu Huyen Tran" w:date="2023-12-05T21:43:00Z"/>
              <w:lang w:val="vi-VN"/>
            </w:rPr>
          </w:rPrChange>
        </w:rPr>
      </w:pPr>
      <w:ins w:id="8285" w:author="Huyen Tran Thu" w:date="2023-03-28T21:35:00Z">
        <w:del w:id="8286" w:author="Thu Huyen Tran" w:date="2023-12-05T21:43:00Z">
          <w:r w:rsidDel="00030263">
            <w:rPr>
              <w:lang w:val="en-US"/>
            </w:rPr>
            <w:delText xml:space="preserve">- </w:delText>
          </w:r>
        </w:del>
      </w:ins>
      <w:ins w:id="8287" w:author="Huyen Tran Thu" w:date="2023-03-28T21:33:00Z">
        <w:del w:id="8288" w:author="Thu Huyen Tran" w:date="2023-12-05T21:43:00Z">
          <w:r w:rsidDel="00030263">
            <w:rPr>
              <w:lang w:val="en-US"/>
            </w:rPr>
            <w:delText xml:space="preserve">Đối với chất thải được chôn lấp lộ thiên bao gồm </w:delText>
          </w:r>
        </w:del>
      </w:ins>
      <w:ins w:id="8289" w:author="Huyen Tran Thu" w:date="2023-03-28T21:34:00Z">
        <w:del w:id="8290" w:author="Thu Huyen Tran" w:date="2023-12-05T21:43:00Z">
          <w:r w:rsidDel="00030263">
            <w:rPr>
              <w:lang w:val="en-US"/>
            </w:rPr>
            <w:delText>chất thải sinh hoạt phát sinh từ khu vực thành thị được đưa đến bãi</w:delText>
          </w:r>
        </w:del>
      </w:ins>
      <w:ins w:id="8291" w:author="Huyen Tran Thu" w:date="2023-03-28T21:35:00Z">
        <w:del w:id="8292" w:author="Thu Huyen Tran" w:date="2023-12-05T21:43:00Z">
          <w:r w:rsidDel="00030263">
            <w:rPr>
              <w:lang w:val="en-US"/>
            </w:rPr>
            <w:delText xml:space="preserve"> chôn lấp không quản lý – độ s</w:delText>
          </w:r>
        </w:del>
      </w:ins>
      <w:ins w:id="8293" w:author="Huyen Tran Thu" w:date="2023-03-28T21:36:00Z">
        <w:del w:id="8294" w:author="Thu Huyen Tran" w:date="2023-12-05T21:43:00Z">
          <w:r w:rsidDel="00030263">
            <w:rPr>
              <w:lang w:val="en-US"/>
            </w:rPr>
            <w:delText>âu nhỏ hơn 5m có giá trị MCF bằng 0,4, do lượng chất thải sinh hoạt khu vực thành thị chủ yếu được đem đi chôn lấp hợp vệ sinh, nên lượng chất thải được ch</w:delText>
          </w:r>
        </w:del>
      </w:ins>
      <w:ins w:id="8295" w:author="Huyen Tran Thu" w:date="2023-03-28T21:37:00Z">
        <w:del w:id="8296" w:author="Thu Huyen Tran" w:date="2023-12-05T21:43:00Z">
          <w:r w:rsidDel="00030263">
            <w:rPr>
              <w:lang w:val="en-US"/>
            </w:rPr>
            <w:delText>ôn lấp lộ thiên thấp, nên nhận định lượng chất thải này được chôn lấp/chất đống với chiều sâu/cao nhỏ hơn 5m. Đối với chất thải sinh hoạt phát sinh từ khu vực nông thôn được đưa đến bãi chôn lấp không quản lý – độ sâu lớn hơn 5m có hệ s</w:delText>
          </w:r>
        </w:del>
      </w:ins>
      <w:ins w:id="8297" w:author="Huyen Tran Thu" w:date="2023-03-28T21:38:00Z">
        <w:del w:id="8298" w:author="Thu Huyen Tran" w:date="2023-12-05T21:43:00Z">
          <w:r w:rsidDel="00030263">
            <w:rPr>
              <w:lang w:val="en-US"/>
            </w:rPr>
            <w:delText xml:space="preserve">ố MCF bằng 0,8. Lượng chất thải từ nông thôn chủ yếu được đưa đến bãi chôn lấp không quản lý vì vậy chất thải được chôn lấp/chất đống với chiều sâu/cao lớn hơn 5m. </w:delText>
          </w:r>
        </w:del>
      </w:ins>
    </w:p>
    <w:p w14:paraId="6E1B9004" w14:textId="02D33BA8" w:rsidR="00BB0F3F" w:rsidDel="00E26783" w:rsidRDefault="00B71C14" w:rsidP="00912E37">
      <w:pPr>
        <w:pStyle w:val="Caption"/>
        <w:rPr>
          <w:del w:id="8299" w:author="Huyen Tran Thu" w:date="2023-03-28T21:39:00Z"/>
          <w:lang w:val="vi-VN"/>
        </w:rPr>
      </w:pPr>
      <w:del w:id="8300" w:author="Huyen Tran Thu" w:date="2023-03-28T21:39:00Z">
        <w:r w:rsidRPr="00B71C14" w:rsidDel="00E26783">
          <w:rPr>
            <w:lang w:val="vi-VN"/>
          </w:rPr>
          <w:delText xml:space="preserve">các bãi chôn lấp không quản lý (chôn lấp lộ thiên) chủ yếu là các bãi rác nổi, có chiều cao không quá 5m. Không có thông tin về lượng chất thải rắn được chôn lấp hợp vệ sinh tại bãi chôn lấp kỵ khí và bán hiếu khí, tuy nhiên tại Việt Nam hầu hết các bãi chôn lấp có hệ thống tuần hoàn nước rỉ rác, có hệ thống khí nên giả định 20% trên tổng số chôn lấp hợp vệ sinh là kỵ khí, còn lại là bán hiếu khí. Kết quả như sau: </w:delText>
        </w:r>
        <w:r w:rsidR="0081075F" w:rsidRPr="00976965" w:rsidDel="00E26783">
          <w:rPr>
            <w:szCs w:val="26"/>
            <w:lang w:val="vi-VN"/>
          </w:rPr>
          <w:delText xml:space="preserve"> </w:delText>
        </w:r>
      </w:del>
    </w:p>
    <w:p w14:paraId="7CA44DEE" w14:textId="78C569B0" w:rsidR="00E26783" w:rsidRDefault="00E26783">
      <w:pPr>
        <w:rPr>
          <w:ins w:id="8301" w:author="Huyen Tran Thu" w:date="2025-04-28T22:57:00Z" w16du:dateUtc="2025-04-28T15:57:00Z"/>
          <w:lang w:val="en-US"/>
        </w:rPr>
      </w:pPr>
      <w:ins w:id="8302" w:author="Huyen Tran Thu" w:date="2023-03-28T21:39:00Z">
        <w:r>
          <w:rPr>
            <w:lang w:val="vi-VN"/>
          </w:rPr>
          <w:tab/>
        </w:r>
        <w:r>
          <w:rPr>
            <w:lang w:val="en-US"/>
          </w:rPr>
          <w:t xml:space="preserve">Dựa trên lượng chất thải được chôn lấp tại các bãi chôn lấp và hệ số MCF riêng của từng loại bãi. Tính được hệ số MCF trung bình như sau: </w:t>
        </w:r>
      </w:ins>
    </w:p>
    <w:p w14:paraId="0EC8F6D1" w14:textId="40B8A494" w:rsidR="00B71C14" w:rsidRPr="003902CD" w:rsidDel="00CA60DB" w:rsidRDefault="003902CD">
      <w:pPr>
        <w:ind w:firstLine="720"/>
        <w:jc w:val="center"/>
        <w:rPr>
          <w:del w:id="8303" w:author="Huyen Tran Thu" w:date="2023-03-28T20:00:00Z"/>
          <w:szCs w:val="18"/>
          <w:lang w:val="en-US"/>
          <w:rPrChange w:id="8304" w:author="Huyen Tran Thu" w:date="2025-04-28T22:57:00Z" w16du:dateUtc="2025-04-28T15:57:00Z">
            <w:rPr>
              <w:del w:id="8305" w:author="Huyen Tran Thu" w:date="2023-03-28T20:00:00Z"/>
              <w:szCs w:val="26"/>
              <w:lang w:val="vi-VN"/>
            </w:rPr>
          </w:rPrChange>
        </w:rPr>
        <w:pPrChange w:id="8306" w:author="Huyen Tran Thu" w:date="2025-04-28T22:57:00Z" w16du:dateUtc="2025-04-28T15:57:00Z">
          <w:pPr>
            <w:ind w:firstLine="720"/>
          </w:pPr>
        </w:pPrChange>
      </w:pPr>
      <w:bookmarkStart w:id="8307" w:name="_Toc196773796"/>
      <w:ins w:id="8308" w:author="Huyen Tran Thu" w:date="2025-04-28T22:57:00Z" w16du:dateUtc="2025-04-28T15:57:00Z">
        <w:r>
          <w:t xml:space="preserve">Bảng 1. </w:t>
        </w:r>
        <w:r>
          <w:fldChar w:fldCharType="begin"/>
        </w:r>
        <w:r>
          <w:instrText xml:space="preserve"> SEQ Bảng_1. \* ARABIC </w:instrText>
        </w:r>
      </w:ins>
      <w:r>
        <w:fldChar w:fldCharType="separate"/>
      </w:r>
      <w:ins w:id="8309" w:author="Huyen Tran Thu" w:date="2025-04-28T22:57:00Z" w16du:dateUtc="2025-04-28T15:57:00Z">
        <w:r>
          <w:rPr>
            <w:noProof/>
          </w:rPr>
          <w:t>15</w:t>
        </w:r>
        <w:r>
          <w:fldChar w:fldCharType="end"/>
        </w:r>
        <w:r>
          <w:t xml:space="preserve"> Tỷ lệ lượng chất thải rắn được xử lý tại các loại bãi chôn lấp</w:t>
        </w:r>
      </w:ins>
      <w:bookmarkEnd w:id="8307"/>
    </w:p>
    <w:p w14:paraId="06C931E3" w14:textId="5C0341AF" w:rsidR="00B71C14" w:rsidRPr="00976965" w:rsidDel="00CA60DB" w:rsidRDefault="00B71C14">
      <w:pPr>
        <w:ind w:firstLine="720"/>
        <w:jc w:val="center"/>
        <w:rPr>
          <w:del w:id="8310" w:author="Huyen Tran Thu" w:date="2023-03-28T20:00:00Z"/>
          <w:szCs w:val="26"/>
          <w:lang w:val="vi-VN"/>
        </w:rPr>
        <w:pPrChange w:id="8311" w:author="Huyen Tran Thu" w:date="2025-04-28T22:57:00Z" w16du:dateUtc="2025-04-28T15:57:00Z">
          <w:pPr>
            <w:ind w:firstLine="720"/>
          </w:pPr>
        </w:pPrChange>
      </w:pPr>
    </w:p>
    <w:p w14:paraId="6B3D4ECC" w14:textId="74ABCAE3" w:rsidR="00976965" w:rsidRDefault="00912E37" w:rsidP="003902CD">
      <w:pPr>
        <w:pStyle w:val="Caption"/>
      </w:pPr>
      <w:bookmarkStart w:id="8312" w:name="_Toc131781231"/>
      <w:bookmarkStart w:id="8313" w:name="_Toc152710021"/>
      <w:del w:id="8314" w:author="Huyen Tran Thu" w:date="2025-04-28T22:47:00Z" w16du:dateUtc="2025-04-28T15:47:00Z">
        <w:r w:rsidDel="00FD7EAF">
          <w:delText xml:space="preserve">Bảng 1. </w:delText>
        </w:r>
        <w:r w:rsidDel="00FD7EAF">
          <w:fldChar w:fldCharType="begin"/>
        </w:r>
        <w:r w:rsidDel="00FD7EAF">
          <w:delInstrText xml:space="preserve"> SEQ Bảng_1. \* ARABIC </w:delInstrText>
        </w:r>
        <w:r w:rsidDel="00FD7EAF">
          <w:fldChar w:fldCharType="separate"/>
        </w:r>
        <w:r w:rsidR="007A3D0C" w:rsidDel="00FD7EAF">
          <w:rPr>
            <w:noProof/>
          </w:rPr>
          <w:delText>14</w:delText>
        </w:r>
        <w:r w:rsidDel="00FD7EAF">
          <w:fldChar w:fldCharType="end"/>
        </w:r>
        <w:r w:rsidR="00976965" w:rsidRPr="006D3BEF" w:rsidDel="00FD7EAF">
          <w:rPr>
            <w:lang w:val="vi-VN"/>
          </w:rPr>
          <w:delText xml:space="preserve">: </w:delText>
        </w:r>
      </w:del>
      <w:del w:id="8315" w:author="Huyen Tran Thu" w:date="2025-04-28T22:57:00Z" w16du:dateUtc="2025-04-28T15:57:00Z">
        <w:r w:rsidR="00055375" w:rsidDel="003902CD">
          <w:delText>Tỷ lệ lượng chất thải rắn được xử lý tại các loại bãi chôn lấp</w:delText>
        </w:r>
      </w:del>
      <w:bookmarkEnd w:id="8312"/>
      <w:bookmarkEnd w:id="83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8316" w:author="Huyen Tran Thu" w:date="2023-03-28T21:4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089"/>
        <w:gridCol w:w="1667"/>
        <w:gridCol w:w="1528"/>
        <w:gridCol w:w="1575"/>
        <w:gridCol w:w="1630"/>
        <w:gridCol w:w="1573"/>
        <w:tblGridChange w:id="8317">
          <w:tblGrid>
            <w:gridCol w:w="1089"/>
            <w:gridCol w:w="19"/>
            <w:gridCol w:w="1648"/>
            <w:gridCol w:w="36"/>
            <w:gridCol w:w="1492"/>
            <w:gridCol w:w="52"/>
            <w:gridCol w:w="1523"/>
            <w:gridCol w:w="21"/>
            <w:gridCol w:w="1593"/>
            <w:gridCol w:w="16"/>
            <w:gridCol w:w="1573"/>
          </w:tblGrid>
        </w:tblGridChange>
      </w:tblGrid>
      <w:tr w:rsidR="00055375" w:rsidRPr="00B337EA" w14:paraId="30674569" w14:textId="77777777" w:rsidTr="00030263">
        <w:trPr>
          <w:trHeight w:val="656"/>
          <w:tblHeader/>
          <w:trPrChange w:id="8318" w:author="Huyen Tran Thu" w:date="2023-03-28T21:41:00Z">
            <w:trPr>
              <w:trHeight w:val="656"/>
              <w:tblHeader/>
            </w:trPr>
          </w:trPrChange>
        </w:trPr>
        <w:tc>
          <w:tcPr>
            <w:tcW w:w="601" w:type="pct"/>
            <w:vMerge w:val="restart"/>
            <w:noWrap/>
            <w:vAlign w:val="center"/>
            <w:hideMark/>
            <w:tcPrChange w:id="8319" w:author="Huyen Tran Thu" w:date="2023-03-28T21:41:00Z">
              <w:tcPr>
                <w:tcW w:w="611" w:type="pct"/>
                <w:gridSpan w:val="2"/>
                <w:vMerge w:val="restart"/>
                <w:noWrap/>
                <w:vAlign w:val="center"/>
                <w:hideMark/>
              </w:tcPr>
            </w:tcPrChange>
          </w:tcPr>
          <w:p w14:paraId="65044D15" w14:textId="77777777" w:rsidR="00055375" w:rsidRPr="00B337EA" w:rsidRDefault="00055375" w:rsidP="0066799A">
            <w:pPr>
              <w:spacing w:before="0" w:after="0"/>
              <w:jc w:val="left"/>
              <w:rPr>
                <w:rFonts w:eastAsia="Times New Roman"/>
                <w:sz w:val="22"/>
                <w:lang w:eastAsia="ja-JP"/>
              </w:rPr>
            </w:pPr>
            <w:r w:rsidRPr="00B337EA">
              <w:rPr>
                <w:rFonts w:eastAsia="Times New Roman"/>
                <w:sz w:val="22"/>
                <w:lang w:eastAsia="ja-JP"/>
              </w:rPr>
              <w:t> Năm</w:t>
            </w:r>
          </w:p>
        </w:tc>
        <w:tc>
          <w:tcPr>
            <w:tcW w:w="920" w:type="pct"/>
            <w:vAlign w:val="center"/>
            <w:hideMark/>
            <w:tcPrChange w:id="8320" w:author="Huyen Tran Thu" w:date="2023-03-28T21:41:00Z">
              <w:tcPr>
                <w:tcW w:w="929" w:type="pct"/>
                <w:gridSpan w:val="2"/>
                <w:vAlign w:val="center"/>
                <w:hideMark/>
              </w:tcPr>
            </w:tcPrChange>
          </w:tcPr>
          <w:p w14:paraId="710E16D0" w14:textId="211B08C9" w:rsidR="00055375" w:rsidRPr="00B337EA" w:rsidRDefault="00E26783" w:rsidP="0066799A">
            <w:pPr>
              <w:spacing w:before="0" w:after="0"/>
              <w:jc w:val="center"/>
              <w:rPr>
                <w:rFonts w:eastAsia="Times New Roman"/>
                <w:sz w:val="22"/>
                <w:lang w:eastAsia="ja-JP"/>
              </w:rPr>
            </w:pPr>
            <w:ins w:id="8321" w:author="Huyen Tran Thu" w:date="2023-03-28T21:40:00Z">
              <w:r w:rsidRPr="00B337EA">
                <w:rPr>
                  <w:rFonts w:eastAsia="Times New Roman"/>
                  <w:sz w:val="22"/>
                  <w:lang w:eastAsia="ja-JP"/>
                  <w:rPrChange w:id="8322" w:author="Huyen Tran Thu" w:date="2025-04-28T20:25:00Z" w16du:dateUtc="2025-04-28T13:25:00Z">
                    <w:rPr/>
                  </w:rPrChange>
                </w:rPr>
                <w:t xml:space="preserve">Bãi chôn lấp không quản lý </w:t>
              </w:r>
              <w:r w:rsidRPr="00B337EA">
                <w:rPr>
                  <w:rFonts w:eastAsia="Times New Roman"/>
                  <w:sz w:val="22"/>
                  <w:lang w:eastAsia="ja-JP"/>
                  <w:rPrChange w:id="8323" w:author="Huyen Tran Thu" w:date="2025-04-28T20:25:00Z" w16du:dateUtc="2025-04-28T13:25:00Z">
                    <w:rPr>
                      <w:lang w:val="en-US"/>
                    </w:rPr>
                  </w:rPrChange>
                </w:rPr>
                <w:t xml:space="preserve">– Độ </w:t>
              </w:r>
              <w:r w:rsidRPr="00B337EA">
                <w:rPr>
                  <w:rFonts w:eastAsia="Times New Roman"/>
                  <w:sz w:val="22"/>
                  <w:lang w:eastAsia="ja-JP"/>
                  <w:rPrChange w:id="8324" w:author="Huyen Tran Thu" w:date="2025-04-28T20:25:00Z" w16du:dateUtc="2025-04-28T13:25:00Z">
                    <w:rPr/>
                  </w:rPrChange>
                </w:rPr>
                <w:t>sâu</w:t>
              </w:r>
              <w:r w:rsidRPr="00B337EA">
                <w:rPr>
                  <w:rFonts w:eastAsia="Times New Roman"/>
                  <w:sz w:val="22"/>
                  <w:lang w:eastAsia="ja-JP"/>
                  <w:rPrChange w:id="8325" w:author="Huyen Tran Thu" w:date="2025-04-28T20:25:00Z" w16du:dateUtc="2025-04-28T13:25:00Z">
                    <w:rPr>
                      <w:lang w:val="en-US"/>
                    </w:rPr>
                  </w:rPrChange>
                </w:rPr>
                <w:t xml:space="preserve"> hoặc chiều cao</w:t>
              </w:r>
              <w:r w:rsidRPr="00B337EA">
                <w:rPr>
                  <w:rFonts w:eastAsia="Times New Roman"/>
                  <w:sz w:val="22"/>
                  <w:lang w:eastAsia="ja-JP"/>
                  <w:rPrChange w:id="8326" w:author="Huyen Tran Thu" w:date="2025-04-28T20:25:00Z" w16du:dateUtc="2025-04-28T13:25:00Z">
                    <w:rPr/>
                  </w:rPrChange>
                </w:rPr>
                <w:t xml:space="preserve"> nhỏ</w:t>
              </w:r>
              <w:r w:rsidRPr="00B337EA">
                <w:rPr>
                  <w:rFonts w:eastAsia="Times New Roman"/>
                  <w:sz w:val="22"/>
                  <w:lang w:eastAsia="ja-JP"/>
                  <w:rPrChange w:id="8327" w:author="Huyen Tran Thu" w:date="2025-04-28T20:25:00Z" w16du:dateUtc="2025-04-28T13:25:00Z">
                    <w:rPr>
                      <w:lang w:val="en-US"/>
                    </w:rPr>
                  </w:rPrChange>
                </w:rPr>
                <w:t xml:space="preserve"> hơn </w:t>
              </w:r>
              <w:r w:rsidRPr="00B337EA">
                <w:rPr>
                  <w:rFonts w:eastAsia="Times New Roman"/>
                  <w:sz w:val="22"/>
                  <w:lang w:eastAsia="ja-JP"/>
                  <w:rPrChange w:id="8328" w:author="Huyen Tran Thu" w:date="2025-04-28T20:25:00Z" w16du:dateUtc="2025-04-28T13:25:00Z">
                    <w:rPr/>
                  </w:rPrChange>
                </w:rPr>
                <w:t>5m</w:t>
              </w:r>
            </w:ins>
            <w:del w:id="8329" w:author="Huyen Tran Thu" w:date="2023-03-28T21:40:00Z">
              <w:r w:rsidR="00055375" w:rsidRPr="00B337EA" w:rsidDel="00E26783">
                <w:rPr>
                  <w:rFonts w:eastAsia="Times New Roman"/>
                  <w:sz w:val="22"/>
                  <w:lang w:eastAsia="ja-JP"/>
                </w:rPr>
                <w:delText>Không quản lý - nông</w:delText>
              </w:r>
            </w:del>
          </w:p>
        </w:tc>
        <w:tc>
          <w:tcPr>
            <w:tcW w:w="843" w:type="pct"/>
            <w:vAlign w:val="center"/>
            <w:hideMark/>
            <w:tcPrChange w:id="8330" w:author="Huyen Tran Thu" w:date="2023-03-28T21:41:00Z">
              <w:tcPr>
                <w:tcW w:w="852" w:type="pct"/>
                <w:gridSpan w:val="2"/>
                <w:vAlign w:val="center"/>
                <w:hideMark/>
              </w:tcPr>
            </w:tcPrChange>
          </w:tcPr>
          <w:p w14:paraId="448E10E3" w14:textId="1AB0484C" w:rsidR="00055375" w:rsidRPr="00B337EA" w:rsidRDefault="00E26783" w:rsidP="0066799A">
            <w:pPr>
              <w:spacing w:before="0" w:after="0"/>
              <w:jc w:val="center"/>
              <w:rPr>
                <w:rFonts w:eastAsia="Times New Roman"/>
                <w:sz w:val="22"/>
                <w:lang w:eastAsia="ja-JP"/>
              </w:rPr>
            </w:pPr>
            <w:ins w:id="8331" w:author="Huyen Tran Thu" w:date="2023-03-28T21:40:00Z">
              <w:r w:rsidRPr="00B337EA">
                <w:rPr>
                  <w:rFonts w:eastAsia="Times New Roman"/>
                  <w:sz w:val="22"/>
                  <w:lang w:eastAsia="ja-JP"/>
                  <w:rPrChange w:id="8332" w:author="Huyen Tran Thu" w:date="2025-04-28T20:25:00Z" w16du:dateUtc="2025-04-28T13:25:00Z">
                    <w:rPr/>
                  </w:rPrChange>
                </w:rPr>
                <w:t xml:space="preserve">Bãi chôn lấp không quản lý </w:t>
              </w:r>
              <w:r w:rsidRPr="00B337EA">
                <w:rPr>
                  <w:rFonts w:eastAsia="Times New Roman"/>
                  <w:sz w:val="22"/>
                  <w:lang w:eastAsia="ja-JP"/>
                  <w:rPrChange w:id="8333" w:author="Huyen Tran Thu" w:date="2025-04-28T20:25:00Z" w16du:dateUtc="2025-04-28T13:25:00Z">
                    <w:rPr>
                      <w:lang w:val="en-US"/>
                    </w:rPr>
                  </w:rPrChange>
                </w:rPr>
                <w:t xml:space="preserve">– Độ </w:t>
              </w:r>
              <w:r w:rsidRPr="00B337EA">
                <w:rPr>
                  <w:rFonts w:eastAsia="Times New Roman"/>
                  <w:sz w:val="22"/>
                  <w:lang w:eastAsia="ja-JP"/>
                  <w:rPrChange w:id="8334" w:author="Huyen Tran Thu" w:date="2025-04-28T20:25:00Z" w16du:dateUtc="2025-04-28T13:25:00Z">
                    <w:rPr/>
                  </w:rPrChange>
                </w:rPr>
                <w:t>sâu</w:t>
              </w:r>
              <w:r w:rsidRPr="00B337EA">
                <w:rPr>
                  <w:rFonts w:eastAsia="Times New Roman"/>
                  <w:sz w:val="22"/>
                  <w:lang w:eastAsia="ja-JP"/>
                  <w:rPrChange w:id="8335" w:author="Huyen Tran Thu" w:date="2025-04-28T20:25:00Z" w16du:dateUtc="2025-04-28T13:25:00Z">
                    <w:rPr>
                      <w:lang w:val="en-US"/>
                    </w:rPr>
                  </w:rPrChange>
                </w:rPr>
                <w:t xml:space="preserve"> hoặc chiều cao</w:t>
              </w:r>
              <w:r w:rsidRPr="00B337EA">
                <w:rPr>
                  <w:rFonts w:eastAsia="Times New Roman"/>
                  <w:sz w:val="22"/>
                  <w:lang w:eastAsia="ja-JP"/>
                  <w:rPrChange w:id="8336" w:author="Huyen Tran Thu" w:date="2025-04-28T20:25:00Z" w16du:dateUtc="2025-04-28T13:25:00Z">
                    <w:rPr/>
                  </w:rPrChange>
                </w:rPr>
                <w:t xml:space="preserve"> </w:t>
              </w:r>
              <w:r w:rsidRPr="00B337EA">
                <w:rPr>
                  <w:rFonts w:eastAsia="Times New Roman"/>
                  <w:sz w:val="22"/>
                  <w:lang w:eastAsia="ja-JP"/>
                  <w:rPrChange w:id="8337" w:author="Huyen Tran Thu" w:date="2025-04-28T20:25:00Z" w16du:dateUtc="2025-04-28T13:25:00Z">
                    <w:rPr>
                      <w:lang w:val="en-US"/>
                    </w:rPr>
                  </w:rPrChange>
                </w:rPr>
                <w:t xml:space="preserve">lớn hơn </w:t>
              </w:r>
              <w:r w:rsidRPr="00B337EA">
                <w:rPr>
                  <w:rFonts w:eastAsia="Times New Roman"/>
                  <w:sz w:val="22"/>
                  <w:lang w:eastAsia="ja-JP"/>
                  <w:rPrChange w:id="8338" w:author="Huyen Tran Thu" w:date="2025-04-28T20:25:00Z" w16du:dateUtc="2025-04-28T13:25:00Z">
                    <w:rPr/>
                  </w:rPrChange>
                </w:rPr>
                <w:t>5m</w:t>
              </w:r>
            </w:ins>
            <w:del w:id="8339" w:author="Huyen Tran Thu" w:date="2023-03-28T21:40:00Z">
              <w:r w:rsidR="00055375" w:rsidRPr="00B337EA" w:rsidDel="00E26783">
                <w:rPr>
                  <w:rFonts w:eastAsia="Times New Roman"/>
                  <w:sz w:val="22"/>
                  <w:lang w:eastAsia="ja-JP"/>
                </w:rPr>
                <w:delText>Không quản lý - sâu</w:delText>
              </w:r>
            </w:del>
          </w:p>
        </w:tc>
        <w:tc>
          <w:tcPr>
            <w:tcW w:w="869" w:type="pct"/>
            <w:vAlign w:val="center"/>
            <w:hideMark/>
            <w:tcPrChange w:id="8340" w:author="Huyen Tran Thu" w:date="2023-03-28T21:41:00Z">
              <w:tcPr>
                <w:tcW w:w="852" w:type="pct"/>
                <w:gridSpan w:val="2"/>
                <w:vAlign w:val="center"/>
                <w:hideMark/>
              </w:tcPr>
            </w:tcPrChange>
          </w:tcPr>
          <w:p w14:paraId="192AC0E4" w14:textId="545306B8" w:rsidR="00055375" w:rsidRPr="00B337EA" w:rsidRDefault="00E26783" w:rsidP="0066799A">
            <w:pPr>
              <w:spacing w:before="0" w:after="0"/>
              <w:jc w:val="center"/>
              <w:rPr>
                <w:rFonts w:eastAsia="Times New Roman"/>
                <w:sz w:val="22"/>
                <w:lang w:eastAsia="ja-JP"/>
              </w:rPr>
            </w:pPr>
            <w:ins w:id="8341" w:author="Huyen Tran Thu" w:date="2023-03-28T21:40:00Z">
              <w:r w:rsidRPr="00B337EA">
                <w:rPr>
                  <w:rFonts w:eastAsia="Times New Roman"/>
                  <w:sz w:val="22"/>
                  <w:lang w:eastAsia="ja-JP"/>
                  <w:rPrChange w:id="8342" w:author="Huyen Tran Thu" w:date="2025-04-28T20:25:00Z" w16du:dateUtc="2025-04-28T13:25:00Z">
                    <w:rPr>
                      <w:szCs w:val="26"/>
                      <w:lang w:val="en-US"/>
                    </w:rPr>
                  </w:rPrChange>
                </w:rPr>
                <w:t xml:space="preserve">Bãi chôn lấp bán hiếu khí – Quản lý vận hành </w:t>
              </w:r>
            </w:ins>
            <w:ins w:id="8343" w:author="Thu Huyen Tran" w:date="2023-12-05T21:44:00Z">
              <w:r w:rsidR="00030263" w:rsidRPr="00B337EA">
                <w:rPr>
                  <w:rFonts w:eastAsia="Times New Roman"/>
                  <w:sz w:val="22"/>
                  <w:lang w:eastAsia="ja-JP"/>
                </w:rPr>
                <w:t>chưa tốt</w:t>
              </w:r>
            </w:ins>
            <w:ins w:id="8344" w:author="Huyen Tran Thu" w:date="2023-03-28T21:40:00Z">
              <w:del w:id="8345" w:author="Thu Huyen Tran" w:date="2023-12-05T21:44:00Z">
                <w:r w:rsidRPr="00B337EA" w:rsidDel="00030263">
                  <w:rPr>
                    <w:rFonts w:eastAsia="Times New Roman"/>
                    <w:sz w:val="22"/>
                    <w:lang w:eastAsia="ja-JP"/>
                    <w:rPrChange w:id="8346" w:author="Huyen Tran Thu" w:date="2025-04-28T20:25:00Z" w16du:dateUtc="2025-04-28T13:25:00Z">
                      <w:rPr>
                        <w:szCs w:val="26"/>
                        <w:lang w:val="en-US"/>
                      </w:rPr>
                    </w:rPrChange>
                  </w:rPr>
                  <w:delText>tốt</w:delText>
                </w:r>
              </w:del>
            </w:ins>
            <w:del w:id="8347" w:author="Huyen Tran Thu" w:date="2023-03-28T21:40:00Z">
              <w:r w:rsidR="00055375" w:rsidRPr="00B337EA" w:rsidDel="00E26783">
                <w:rPr>
                  <w:rFonts w:eastAsia="Times New Roman"/>
                  <w:sz w:val="22"/>
                  <w:lang w:eastAsia="ja-JP"/>
                </w:rPr>
                <w:delText>Quản lý – kỵ khí</w:delText>
              </w:r>
            </w:del>
          </w:p>
        </w:tc>
        <w:tc>
          <w:tcPr>
            <w:tcW w:w="899" w:type="pct"/>
            <w:vAlign w:val="center"/>
            <w:hideMark/>
            <w:tcPrChange w:id="8348" w:author="Huyen Tran Thu" w:date="2023-03-28T21:41:00Z">
              <w:tcPr>
                <w:tcW w:w="879" w:type="pct"/>
                <w:vAlign w:val="center"/>
                <w:hideMark/>
              </w:tcPr>
            </w:tcPrChange>
          </w:tcPr>
          <w:p w14:paraId="183697F0" w14:textId="5744DA5E" w:rsidR="00055375" w:rsidRPr="00B337EA" w:rsidRDefault="00E26783" w:rsidP="0066799A">
            <w:pPr>
              <w:spacing w:before="0" w:after="0"/>
              <w:jc w:val="center"/>
              <w:rPr>
                <w:rFonts w:eastAsia="Times New Roman"/>
                <w:sz w:val="22"/>
                <w:lang w:eastAsia="ja-JP"/>
              </w:rPr>
            </w:pPr>
            <w:ins w:id="8349" w:author="Huyen Tran Thu" w:date="2023-03-28T21:40:00Z">
              <w:r w:rsidRPr="00B337EA">
                <w:rPr>
                  <w:rFonts w:eastAsia="Times New Roman"/>
                  <w:sz w:val="22"/>
                  <w:lang w:eastAsia="ja-JP"/>
                  <w:rPrChange w:id="8350" w:author="Huyen Tran Thu" w:date="2025-04-28T20:25:00Z" w16du:dateUtc="2025-04-28T13:25:00Z">
                    <w:rPr>
                      <w:lang w:val="en-US"/>
                    </w:rPr>
                  </w:rPrChange>
                </w:rPr>
                <w:t xml:space="preserve">Bãi chôn lấp bán hiếu khí – Quản lý vận hành </w:t>
              </w:r>
              <w:del w:id="8351" w:author="Thu Huyen Tran" w:date="2023-12-05T21:44:00Z">
                <w:r w:rsidRPr="00B337EA" w:rsidDel="00030263">
                  <w:rPr>
                    <w:rFonts w:eastAsia="Times New Roman"/>
                    <w:sz w:val="22"/>
                    <w:lang w:eastAsia="ja-JP"/>
                    <w:rPrChange w:id="8352" w:author="Huyen Tran Thu" w:date="2025-04-28T20:25:00Z" w16du:dateUtc="2025-04-28T13:25:00Z">
                      <w:rPr>
                        <w:lang w:val="en-US"/>
                      </w:rPr>
                    </w:rPrChange>
                  </w:rPr>
                  <w:delText>chưa tốt</w:delText>
                </w:r>
              </w:del>
            </w:ins>
            <w:ins w:id="8353" w:author="Thu Huyen Tran" w:date="2023-12-05T21:44:00Z">
              <w:r w:rsidR="00030263" w:rsidRPr="00B337EA">
                <w:rPr>
                  <w:rFonts w:eastAsia="Times New Roman"/>
                  <w:sz w:val="22"/>
                  <w:lang w:eastAsia="ja-JP"/>
                </w:rPr>
                <w:t>tốt</w:t>
              </w:r>
            </w:ins>
            <w:del w:id="8354" w:author="Huyen Tran Thu" w:date="2023-03-28T21:40:00Z">
              <w:r w:rsidR="00055375" w:rsidRPr="00B337EA" w:rsidDel="00E26783">
                <w:rPr>
                  <w:rFonts w:eastAsia="Times New Roman"/>
                  <w:sz w:val="22"/>
                  <w:lang w:eastAsia="ja-JP"/>
                </w:rPr>
                <w:delText>Quản lý – bán hiếu khí</w:delText>
              </w:r>
            </w:del>
          </w:p>
        </w:tc>
        <w:tc>
          <w:tcPr>
            <w:tcW w:w="868" w:type="pct"/>
            <w:tcPrChange w:id="8355" w:author="Huyen Tran Thu" w:date="2023-03-28T21:41:00Z">
              <w:tcPr>
                <w:tcW w:w="878" w:type="pct"/>
                <w:gridSpan w:val="2"/>
              </w:tcPr>
            </w:tcPrChange>
          </w:tcPr>
          <w:p w14:paraId="016F9301" w14:textId="77777777" w:rsidR="00055375" w:rsidRPr="00B337EA" w:rsidRDefault="00055375" w:rsidP="0066799A">
            <w:pPr>
              <w:spacing w:before="0" w:after="0"/>
              <w:jc w:val="center"/>
              <w:rPr>
                <w:rFonts w:eastAsia="Times New Roman"/>
                <w:sz w:val="22"/>
                <w:lang w:eastAsia="ja-JP"/>
              </w:rPr>
            </w:pPr>
            <w:r w:rsidRPr="00B337EA">
              <w:rPr>
                <w:rFonts w:eastAsia="Times New Roman"/>
                <w:sz w:val="22"/>
                <w:lang w:eastAsia="ja-JP"/>
              </w:rPr>
              <w:t>MCF trung bình</w:t>
            </w:r>
          </w:p>
        </w:tc>
      </w:tr>
      <w:tr w:rsidR="00055375" w:rsidRPr="00B337EA" w14:paraId="1AEAA2CC" w14:textId="77777777" w:rsidTr="00030263">
        <w:trPr>
          <w:trHeight w:val="356"/>
          <w:tblHeader/>
          <w:trPrChange w:id="8356" w:author="Huyen Tran Thu" w:date="2023-03-28T21:41:00Z">
            <w:trPr>
              <w:trHeight w:val="356"/>
              <w:tblHeader/>
            </w:trPr>
          </w:trPrChange>
        </w:trPr>
        <w:tc>
          <w:tcPr>
            <w:tcW w:w="601" w:type="pct"/>
            <w:vMerge/>
            <w:noWrap/>
            <w:vAlign w:val="center"/>
            <w:hideMark/>
            <w:tcPrChange w:id="8357" w:author="Huyen Tran Thu" w:date="2023-03-28T21:41:00Z">
              <w:tcPr>
                <w:tcW w:w="611" w:type="pct"/>
                <w:gridSpan w:val="2"/>
                <w:vMerge/>
                <w:noWrap/>
                <w:vAlign w:val="center"/>
                <w:hideMark/>
              </w:tcPr>
            </w:tcPrChange>
          </w:tcPr>
          <w:p w14:paraId="04DEA1E5" w14:textId="77777777" w:rsidR="00055375" w:rsidRPr="00B337EA" w:rsidRDefault="00055375" w:rsidP="0066799A">
            <w:pPr>
              <w:spacing w:before="0" w:after="0"/>
              <w:jc w:val="center"/>
              <w:rPr>
                <w:rFonts w:eastAsia="Times New Roman"/>
                <w:sz w:val="22"/>
                <w:lang w:eastAsia="ja-JP"/>
              </w:rPr>
            </w:pPr>
          </w:p>
        </w:tc>
        <w:tc>
          <w:tcPr>
            <w:tcW w:w="920" w:type="pct"/>
            <w:noWrap/>
            <w:vAlign w:val="center"/>
            <w:hideMark/>
            <w:tcPrChange w:id="8358" w:author="Huyen Tran Thu" w:date="2023-03-28T21:41:00Z">
              <w:tcPr>
                <w:tcW w:w="929" w:type="pct"/>
                <w:gridSpan w:val="2"/>
                <w:noWrap/>
                <w:vAlign w:val="center"/>
                <w:hideMark/>
              </w:tcPr>
            </w:tcPrChange>
          </w:tcPr>
          <w:p w14:paraId="6BF57783" w14:textId="77777777" w:rsidR="00055375" w:rsidRPr="00B337EA" w:rsidRDefault="00055375" w:rsidP="0066799A">
            <w:pPr>
              <w:spacing w:before="0" w:after="0"/>
              <w:jc w:val="center"/>
              <w:rPr>
                <w:rFonts w:eastAsia="Times New Roman"/>
                <w:sz w:val="22"/>
                <w:lang w:eastAsia="ja-JP"/>
              </w:rPr>
            </w:pPr>
            <w:r w:rsidRPr="00B337EA">
              <w:rPr>
                <w:rFonts w:eastAsia="Times New Roman"/>
                <w:sz w:val="22"/>
                <w:lang w:eastAsia="ja-JP"/>
              </w:rPr>
              <w:t>MCF = 0,4</w:t>
            </w:r>
          </w:p>
        </w:tc>
        <w:tc>
          <w:tcPr>
            <w:tcW w:w="843" w:type="pct"/>
            <w:noWrap/>
            <w:vAlign w:val="center"/>
            <w:hideMark/>
            <w:tcPrChange w:id="8359" w:author="Huyen Tran Thu" w:date="2023-03-28T21:41:00Z">
              <w:tcPr>
                <w:tcW w:w="852" w:type="pct"/>
                <w:gridSpan w:val="2"/>
                <w:noWrap/>
                <w:vAlign w:val="center"/>
                <w:hideMark/>
              </w:tcPr>
            </w:tcPrChange>
          </w:tcPr>
          <w:p w14:paraId="42F6D051" w14:textId="77777777" w:rsidR="00055375" w:rsidRPr="00B337EA" w:rsidRDefault="00055375" w:rsidP="0066799A">
            <w:pPr>
              <w:spacing w:before="0" w:after="0"/>
              <w:jc w:val="center"/>
              <w:rPr>
                <w:rFonts w:eastAsia="Times New Roman"/>
                <w:sz w:val="22"/>
                <w:lang w:eastAsia="ja-JP"/>
              </w:rPr>
            </w:pPr>
            <w:r w:rsidRPr="00B337EA">
              <w:rPr>
                <w:rFonts w:eastAsia="Times New Roman"/>
                <w:sz w:val="22"/>
                <w:lang w:eastAsia="ja-JP"/>
              </w:rPr>
              <w:t>MCF = 0,8</w:t>
            </w:r>
          </w:p>
        </w:tc>
        <w:tc>
          <w:tcPr>
            <w:tcW w:w="869" w:type="pct"/>
            <w:noWrap/>
            <w:vAlign w:val="center"/>
            <w:hideMark/>
            <w:tcPrChange w:id="8360" w:author="Huyen Tran Thu" w:date="2023-03-28T21:41:00Z">
              <w:tcPr>
                <w:tcW w:w="852" w:type="pct"/>
                <w:gridSpan w:val="2"/>
                <w:noWrap/>
                <w:vAlign w:val="center"/>
                <w:hideMark/>
              </w:tcPr>
            </w:tcPrChange>
          </w:tcPr>
          <w:p w14:paraId="11A28F11" w14:textId="74BAA64D" w:rsidR="00055375" w:rsidRPr="00B337EA" w:rsidRDefault="00055375" w:rsidP="0066799A">
            <w:pPr>
              <w:spacing w:before="0" w:after="0"/>
              <w:jc w:val="center"/>
              <w:rPr>
                <w:rFonts w:eastAsia="Times New Roman"/>
                <w:sz w:val="22"/>
                <w:lang w:eastAsia="ja-JP"/>
              </w:rPr>
            </w:pPr>
            <w:r w:rsidRPr="00B337EA">
              <w:rPr>
                <w:rFonts w:eastAsia="Times New Roman"/>
                <w:sz w:val="22"/>
                <w:lang w:eastAsia="ja-JP"/>
              </w:rPr>
              <w:t xml:space="preserve">MCF = </w:t>
            </w:r>
            <w:ins w:id="8361" w:author="Huyen Tran Thu" w:date="2023-03-28T21:41:00Z">
              <w:r w:rsidR="00E26783" w:rsidRPr="00B337EA">
                <w:rPr>
                  <w:rFonts w:eastAsia="Times New Roman"/>
                  <w:sz w:val="22"/>
                  <w:lang w:eastAsia="ja-JP"/>
                </w:rPr>
                <w:t>0,</w:t>
              </w:r>
            </w:ins>
            <w:ins w:id="8362" w:author="Thu Huyen Tran" w:date="2023-12-05T21:44:00Z">
              <w:r w:rsidR="00030263" w:rsidRPr="00B337EA">
                <w:rPr>
                  <w:rFonts w:eastAsia="Times New Roman"/>
                  <w:sz w:val="22"/>
                  <w:lang w:eastAsia="ja-JP"/>
                </w:rPr>
                <w:t>8</w:t>
              </w:r>
            </w:ins>
            <w:ins w:id="8363" w:author="Huyen Tran Thu" w:date="2023-03-28T21:41:00Z">
              <w:del w:id="8364" w:author="Thu Huyen Tran" w:date="2023-12-05T21:44:00Z">
                <w:r w:rsidR="00E26783" w:rsidRPr="00B337EA" w:rsidDel="00030263">
                  <w:rPr>
                    <w:rFonts w:eastAsia="Times New Roman"/>
                    <w:sz w:val="22"/>
                    <w:lang w:eastAsia="ja-JP"/>
                  </w:rPr>
                  <w:delText>5</w:delText>
                </w:r>
              </w:del>
            </w:ins>
            <w:del w:id="8365" w:author="Huyen Tran Thu" w:date="2023-03-28T21:41:00Z">
              <w:r w:rsidRPr="00B337EA" w:rsidDel="00E26783">
                <w:rPr>
                  <w:rFonts w:eastAsia="Times New Roman"/>
                  <w:sz w:val="22"/>
                  <w:lang w:eastAsia="ja-JP"/>
                </w:rPr>
                <w:delText>1,0</w:delText>
              </w:r>
            </w:del>
          </w:p>
        </w:tc>
        <w:tc>
          <w:tcPr>
            <w:tcW w:w="899" w:type="pct"/>
            <w:noWrap/>
            <w:vAlign w:val="center"/>
            <w:hideMark/>
            <w:tcPrChange w:id="8366" w:author="Huyen Tran Thu" w:date="2023-03-28T21:41:00Z">
              <w:tcPr>
                <w:tcW w:w="879" w:type="pct"/>
                <w:noWrap/>
                <w:vAlign w:val="center"/>
                <w:hideMark/>
              </w:tcPr>
            </w:tcPrChange>
          </w:tcPr>
          <w:p w14:paraId="24573846" w14:textId="41FA5265" w:rsidR="00055375" w:rsidRPr="00B337EA" w:rsidRDefault="00055375" w:rsidP="0066799A">
            <w:pPr>
              <w:spacing w:before="0" w:after="0"/>
              <w:jc w:val="center"/>
              <w:rPr>
                <w:rFonts w:eastAsia="Times New Roman"/>
                <w:sz w:val="22"/>
                <w:lang w:eastAsia="ja-JP"/>
              </w:rPr>
            </w:pPr>
            <w:r w:rsidRPr="00B337EA">
              <w:rPr>
                <w:rFonts w:eastAsia="Times New Roman"/>
                <w:sz w:val="22"/>
                <w:lang w:eastAsia="ja-JP"/>
              </w:rPr>
              <w:t xml:space="preserve">MCF =  </w:t>
            </w:r>
            <w:ins w:id="8367" w:author="Huyen Tran Thu" w:date="2023-03-28T21:41:00Z">
              <w:r w:rsidR="00E26783" w:rsidRPr="00B337EA">
                <w:rPr>
                  <w:rFonts w:eastAsia="Times New Roman"/>
                  <w:sz w:val="22"/>
                  <w:lang w:eastAsia="ja-JP"/>
                </w:rPr>
                <w:t>0,</w:t>
              </w:r>
            </w:ins>
            <w:ins w:id="8368" w:author="Thu Huyen Tran" w:date="2023-12-05T21:44:00Z">
              <w:r w:rsidR="00030263" w:rsidRPr="00B337EA">
                <w:rPr>
                  <w:rFonts w:eastAsia="Times New Roman"/>
                  <w:sz w:val="22"/>
                  <w:lang w:eastAsia="ja-JP"/>
                </w:rPr>
                <w:t>5</w:t>
              </w:r>
            </w:ins>
            <w:ins w:id="8369" w:author="Huyen Tran Thu" w:date="2023-03-28T21:41:00Z">
              <w:del w:id="8370" w:author="Thu Huyen Tran" w:date="2023-12-05T21:44:00Z">
                <w:r w:rsidR="00E26783" w:rsidRPr="00B337EA" w:rsidDel="00030263">
                  <w:rPr>
                    <w:rFonts w:eastAsia="Times New Roman"/>
                    <w:sz w:val="22"/>
                    <w:lang w:eastAsia="ja-JP"/>
                  </w:rPr>
                  <w:delText>7</w:delText>
                </w:r>
              </w:del>
            </w:ins>
            <w:del w:id="8371" w:author="Huyen Tran Thu" w:date="2023-03-28T21:41:00Z">
              <w:r w:rsidRPr="00B337EA" w:rsidDel="00E26783">
                <w:rPr>
                  <w:rFonts w:eastAsia="Times New Roman"/>
                  <w:sz w:val="22"/>
                  <w:lang w:eastAsia="ja-JP"/>
                </w:rPr>
                <w:delText>0,5</w:delText>
              </w:r>
            </w:del>
          </w:p>
        </w:tc>
        <w:tc>
          <w:tcPr>
            <w:tcW w:w="868" w:type="pct"/>
            <w:vAlign w:val="bottom"/>
            <w:tcPrChange w:id="8372" w:author="Huyen Tran Thu" w:date="2023-03-28T21:41:00Z">
              <w:tcPr>
                <w:tcW w:w="878" w:type="pct"/>
                <w:gridSpan w:val="2"/>
                <w:vAlign w:val="bottom"/>
              </w:tcPr>
            </w:tcPrChange>
          </w:tcPr>
          <w:p w14:paraId="411698A4" w14:textId="77777777" w:rsidR="00055375" w:rsidRPr="00B337EA" w:rsidRDefault="00055375" w:rsidP="0066799A">
            <w:pPr>
              <w:spacing w:before="0" w:after="0"/>
              <w:jc w:val="center"/>
              <w:rPr>
                <w:rFonts w:eastAsia="Times New Roman"/>
                <w:sz w:val="22"/>
                <w:lang w:eastAsia="ja-JP"/>
              </w:rPr>
            </w:pPr>
          </w:p>
        </w:tc>
      </w:tr>
      <w:tr w:rsidR="00030263" w:rsidRPr="00B337EA" w14:paraId="0D971FE1" w14:textId="77777777" w:rsidTr="00030263">
        <w:trPr>
          <w:trHeight w:val="255"/>
          <w:trPrChange w:id="8373" w:author="Huyen Tran Thu" w:date="2023-03-28T21:41:00Z">
            <w:trPr>
              <w:trHeight w:val="255"/>
            </w:trPr>
          </w:trPrChange>
        </w:trPr>
        <w:tc>
          <w:tcPr>
            <w:tcW w:w="601" w:type="pct"/>
            <w:noWrap/>
            <w:vAlign w:val="center"/>
            <w:hideMark/>
            <w:tcPrChange w:id="8374" w:author="Huyen Tran Thu" w:date="2023-03-28T21:41:00Z">
              <w:tcPr>
                <w:tcW w:w="611" w:type="pct"/>
                <w:gridSpan w:val="2"/>
                <w:noWrap/>
                <w:vAlign w:val="center"/>
                <w:hideMark/>
              </w:tcPr>
            </w:tcPrChange>
          </w:tcPr>
          <w:p w14:paraId="36743012"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1990</w:t>
            </w:r>
          </w:p>
        </w:tc>
        <w:tc>
          <w:tcPr>
            <w:tcW w:w="920" w:type="pct"/>
            <w:noWrap/>
            <w:vAlign w:val="bottom"/>
            <w:hideMark/>
            <w:tcPrChange w:id="8375" w:author="Huyen Tran Thu" w:date="2023-03-28T21:41:00Z">
              <w:tcPr>
                <w:tcW w:w="929" w:type="pct"/>
                <w:gridSpan w:val="2"/>
                <w:noWrap/>
                <w:vAlign w:val="bottom"/>
                <w:hideMark/>
              </w:tcPr>
            </w:tcPrChange>
          </w:tcPr>
          <w:p w14:paraId="2264F2B7" w14:textId="007957E1" w:rsidR="00030263" w:rsidRPr="00B337EA" w:rsidRDefault="00030263" w:rsidP="00030263">
            <w:pPr>
              <w:spacing w:before="0" w:after="0"/>
              <w:jc w:val="center"/>
              <w:rPr>
                <w:rFonts w:eastAsia="Times New Roman"/>
                <w:sz w:val="22"/>
                <w:lang w:eastAsia="ja-JP"/>
              </w:rPr>
            </w:pPr>
            <w:ins w:id="8376" w:author="Thu Huyen Tran" w:date="2023-12-05T21:44:00Z">
              <w:r w:rsidRPr="00B337EA">
                <w:rPr>
                  <w:sz w:val="22"/>
                  <w:rPrChange w:id="8377" w:author="Huyen Tran Thu" w:date="2025-04-28T20:25:00Z" w16du:dateUtc="2025-04-28T13:25:00Z">
                    <w:rPr>
                      <w:rFonts w:ascii="Arial" w:hAnsi="Arial" w:cs="Arial"/>
                      <w:sz w:val="20"/>
                      <w:szCs w:val="20"/>
                    </w:rPr>
                  </w:rPrChange>
                </w:rPr>
                <w:t>60%</w:t>
              </w:r>
            </w:ins>
            <w:ins w:id="8378" w:author="Huyen Tran Thu" w:date="2023-03-28T21:41:00Z">
              <w:del w:id="8379" w:author="Thu Huyen Tran" w:date="2023-12-05T21:44:00Z">
                <w:r w:rsidRPr="00B337EA" w:rsidDel="00CE45F6">
                  <w:rPr>
                    <w:rFonts w:eastAsia="Times New Roman"/>
                    <w:sz w:val="22"/>
                    <w:lang w:eastAsia="ja-JP"/>
                    <w:rPrChange w:id="8380" w:author="Huyen Tran Thu" w:date="2025-04-28T20:25:00Z" w16du:dateUtc="2025-04-28T13:25:00Z">
                      <w:rPr>
                        <w:rFonts w:ascii="Arial" w:hAnsi="Arial" w:cs="Arial"/>
                        <w:sz w:val="20"/>
                        <w:szCs w:val="20"/>
                      </w:rPr>
                    </w:rPrChange>
                  </w:rPr>
                  <w:delText>8%</w:delText>
                </w:r>
              </w:del>
            </w:ins>
            <w:del w:id="8381" w:author="Thu Huyen Tran" w:date="2023-12-05T21:44:00Z">
              <w:r w:rsidRPr="00B337EA" w:rsidDel="00CE45F6">
                <w:rPr>
                  <w:rFonts w:eastAsia="Times New Roman"/>
                  <w:sz w:val="22"/>
                  <w:lang w:eastAsia="ja-JP"/>
                  <w:rPrChange w:id="8382" w:author="Huyen Tran Thu" w:date="2025-04-28T20:25:00Z" w16du:dateUtc="2025-04-28T13:25:00Z">
                    <w:rPr>
                      <w:sz w:val="22"/>
                    </w:rPr>
                  </w:rPrChange>
                </w:rPr>
                <w:delText>70%</w:delText>
              </w:r>
            </w:del>
          </w:p>
        </w:tc>
        <w:tc>
          <w:tcPr>
            <w:tcW w:w="843" w:type="pct"/>
            <w:noWrap/>
            <w:vAlign w:val="bottom"/>
            <w:hideMark/>
            <w:tcPrChange w:id="8383" w:author="Huyen Tran Thu" w:date="2023-03-28T21:41:00Z">
              <w:tcPr>
                <w:tcW w:w="852" w:type="pct"/>
                <w:gridSpan w:val="2"/>
                <w:noWrap/>
                <w:vAlign w:val="bottom"/>
                <w:hideMark/>
              </w:tcPr>
            </w:tcPrChange>
          </w:tcPr>
          <w:p w14:paraId="15C01799" w14:textId="3A13F2C9" w:rsidR="00030263" w:rsidRPr="00B337EA" w:rsidRDefault="00030263" w:rsidP="00030263">
            <w:pPr>
              <w:spacing w:before="0" w:after="0"/>
              <w:jc w:val="center"/>
              <w:rPr>
                <w:rFonts w:eastAsia="Times New Roman"/>
                <w:sz w:val="22"/>
                <w:lang w:eastAsia="ja-JP"/>
              </w:rPr>
            </w:pPr>
            <w:ins w:id="8384" w:author="Thu Huyen Tran" w:date="2023-12-05T21:44:00Z">
              <w:r w:rsidRPr="00B337EA">
                <w:rPr>
                  <w:sz w:val="22"/>
                  <w:rPrChange w:id="8385" w:author="Huyen Tran Thu" w:date="2025-04-28T20:25:00Z" w16du:dateUtc="2025-04-28T13:25:00Z">
                    <w:rPr>
                      <w:rFonts w:ascii="Arial" w:hAnsi="Arial" w:cs="Arial"/>
                      <w:sz w:val="20"/>
                      <w:szCs w:val="20"/>
                    </w:rPr>
                  </w:rPrChange>
                </w:rPr>
                <w:t>14%</w:t>
              </w:r>
            </w:ins>
            <w:ins w:id="8386" w:author="Huyen Tran Thu" w:date="2023-03-28T21:41:00Z">
              <w:del w:id="8387" w:author="Thu Huyen Tran" w:date="2023-12-05T21:44:00Z">
                <w:r w:rsidRPr="00B337EA" w:rsidDel="00CE45F6">
                  <w:rPr>
                    <w:rFonts w:eastAsia="Times New Roman"/>
                    <w:sz w:val="22"/>
                    <w:lang w:eastAsia="ja-JP"/>
                    <w:rPrChange w:id="8388" w:author="Huyen Tran Thu" w:date="2025-04-28T20:25:00Z" w16du:dateUtc="2025-04-28T13:25:00Z">
                      <w:rPr>
                        <w:rFonts w:ascii="Arial" w:hAnsi="Arial" w:cs="Arial"/>
                        <w:sz w:val="20"/>
                        <w:szCs w:val="20"/>
                      </w:rPr>
                    </w:rPrChange>
                  </w:rPr>
                  <w:delText>62%</w:delText>
                </w:r>
              </w:del>
            </w:ins>
            <w:del w:id="8389" w:author="Thu Huyen Tran" w:date="2023-12-05T21:44:00Z">
              <w:r w:rsidRPr="00B337EA" w:rsidDel="00CE45F6">
                <w:rPr>
                  <w:rFonts w:eastAsia="Times New Roman"/>
                  <w:sz w:val="22"/>
                  <w:lang w:eastAsia="ja-JP"/>
                  <w:rPrChange w:id="8390" w:author="Huyen Tran Thu" w:date="2025-04-28T20:25:00Z" w16du:dateUtc="2025-04-28T13:25:00Z">
                    <w:rPr>
                      <w:sz w:val="22"/>
                    </w:rPr>
                  </w:rPrChange>
                </w:rPr>
                <w:delText>0%</w:delText>
              </w:r>
            </w:del>
          </w:p>
        </w:tc>
        <w:tc>
          <w:tcPr>
            <w:tcW w:w="869" w:type="pct"/>
            <w:noWrap/>
            <w:vAlign w:val="bottom"/>
            <w:hideMark/>
            <w:tcPrChange w:id="8391" w:author="Huyen Tran Thu" w:date="2023-03-28T21:41:00Z">
              <w:tcPr>
                <w:tcW w:w="852" w:type="pct"/>
                <w:gridSpan w:val="2"/>
                <w:noWrap/>
                <w:vAlign w:val="bottom"/>
                <w:hideMark/>
              </w:tcPr>
            </w:tcPrChange>
          </w:tcPr>
          <w:p w14:paraId="0555F624" w14:textId="3B04D798" w:rsidR="00030263" w:rsidRPr="00B337EA" w:rsidRDefault="00030263" w:rsidP="00030263">
            <w:pPr>
              <w:spacing w:before="0" w:after="0"/>
              <w:jc w:val="center"/>
              <w:rPr>
                <w:rFonts w:eastAsia="Times New Roman"/>
                <w:sz w:val="22"/>
                <w:lang w:eastAsia="ja-JP"/>
              </w:rPr>
            </w:pPr>
            <w:ins w:id="8392" w:author="Thu Huyen Tran" w:date="2023-12-05T21:44:00Z">
              <w:r w:rsidRPr="00B337EA">
                <w:rPr>
                  <w:sz w:val="22"/>
                  <w:rPrChange w:id="8393" w:author="Huyen Tran Thu" w:date="2025-04-28T20:25:00Z" w16du:dateUtc="2025-04-28T13:25:00Z">
                    <w:rPr>
                      <w:rFonts w:ascii="Arial" w:hAnsi="Arial" w:cs="Arial"/>
                      <w:sz w:val="20"/>
                      <w:szCs w:val="20"/>
                    </w:rPr>
                  </w:rPrChange>
                </w:rPr>
                <w:t>20%</w:t>
              </w:r>
            </w:ins>
            <w:ins w:id="8394" w:author="Huyen Tran Thu" w:date="2023-03-28T21:41:00Z">
              <w:del w:id="8395" w:author="Thu Huyen Tran" w:date="2023-12-05T21:44:00Z">
                <w:r w:rsidRPr="00B337EA" w:rsidDel="00CE45F6">
                  <w:rPr>
                    <w:rFonts w:eastAsia="Times New Roman"/>
                    <w:sz w:val="22"/>
                    <w:lang w:eastAsia="ja-JP"/>
                    <w:rPrChange w:id="8396" w:author="Huyen Tran Thu" w:date="2025-04-28T20:25:00Z" w16du:dateUtc="2025-04-28T13:25:00Z">
                      <w:rPr>
                        <w:rFonts w:ascii="Arial" w:hAnsi="Arial" w:cs="Arial"/>
                        <w:sz w:val="20"/>
                        <w:szCs w:val="20"/>
                      </w:rPr>
                    </w:rPrChange>
                  </w:rPr>
                  <w:delText>8%</w:delText>
                </w:r>
              </w:del>
            </w:ins>
            <w:del w:id="8397" w:author="Thu Huyen Tran" w:date="2023-12-05T21:44:00Z">
              <w:r w:rsidRPr="00B337EA" w:rsidDel="00CE45F6">
                <w:rPr>
                  <w:rFonts w:eastAsia="Times New Roman"/>
                  <w:sz w:val="22"/>
                  <w:lang w:eastAsia="ja-JP"/>
                  <w:rPrChange w:id="8398" w:author="Huyen Tran Thu" w:date="2025-04-28T20:25:00Z" w16du:dateUtc="2025-04-28T13:25:00Z">
                    <w:rPr>
                      <w:sz w:val="22"/>
                    </w:rPr>
                  </w:rPrChange>
                </w:rPr>
                <w:delText>6%</w:delText>
              </w:r>
            </w:del>
          </w:p>
        </w:tc>
        <w:tc>
          <w:tcPr>
            <w:tcW w:w="899" w:type="pct"/>
            <w:noWrap/>
            <w:vAlign w:val="bottom"/>
            <w:hideMark/>
            <w:tcPrChange w:id="8399" w:author="Huyen Tran Thu" w:date="2023-03-28T21:41:00Z">
              <w:tcPr>
                <w:tcW w:w="879" w:type="pct"/>
                <w:noWrap/>
                <w:vAlign w:val="bottom"/>
                <w:hideMark/>
              </w:tcPr>
            </w:tcPrChange>
          </w:tcPr>
          <w:p w14:paraId="4DD08756" w14:textId="3CF8EA88" w:rsidR="00030263" w:rsidRPr="00B337EA" w:rsidRDefault="00030263" w:rsidP="00030263">
            <w:pPr>
              <w:spacing w:before="0" w:after="0"/>
              <w:jc w:val="center"/>
              <w:rPr>
                <w:rFonts w:eastAsia="Times New Roman"/>
                <w:sz w:val="22"/>
                <w:lang w:eastAsia="ja-JP"/>
              </w:rPr>
            </w:pPr>
            <w:ins w:id="8400" w:author="Thu Huyen Tran" w:date="2023-12-05T21:44:00Z">
              <w:r w:rsidRPr="00B337EA">
                <w:rPr>
                  <w:sz w:val="22"/>
                  <w:rPrChange w:id="8401" w:author="Huyen Tran Thu" w:date="2025-04-28T20:25:00Z" w16du:dateUtc="2025-04-28T13:25:00Z">
                    <w:rPr>
                      <w:rFonts w:ascii="Arial" w:hAnsi="Arial" w:cs="Arial"/>
                      <w:sz w:val="20"/>
                      <w:szCs w:val="20"/>
                    </w:rPr>
                  </w:rPrChange>
                </w:rPr>
                <w:t>6%</w:t>
              </w:r>
            </w:ins>
            <w:ins w:id="8402" w:author="Huyen Tran Thu" w:date="2023-03-28T21:41:00Z">
              <w:del w:id="8403" w:author="Thu Huyen Tran" w:date="2023-12-05T21:44:00Z">
                <w:r w:rsidRPr="00B337EA" w:rsidDel="00CE45F6">
                  <w:rPr>
                    <w:rFonts w:eastAsia="Times New Roman"/>
                    <w:sz w:val="22"/>
                    <w:lang w:eastAsia="ja-JP"/>
                    <w:rPrChange w:id="8404" w:author="Huyen Tran Thu" w:date="2025-04-28T20:25:00Z" w16du:dateUtc="2025-04-28T13:25:00Z">
                      <w:rPr>
                        <w:rFonts w:ascii="Arial" w:hAnsi="Arial" w:cs="Arial"/>
                        <w:sz w:val="20"/>
                        <w:szCs w:val="20"/>
                      </w:rPr>
                    </w:rPrChange>
                  </w:rPr>
                  <w:delText>22%</w:delText>
                </w:r>
              </w:del>
            </w:ins>
            <w:del w:id="8405" w:author="Thu Huyen Tran" w:date="2023-12-05T21:44:00Z">
              <w:r w:rsidRPr="00B337EA" w:rsidDel="00CE45F6">
                <w:rPr>
                  <w:rFonts w:eastAsia="Times New Roman"/>
                  <w:sz w:val="22"/>
                  <w:lang w:eastAsia="ja-JP"/>
                  <w:rPrChange w:id="8406" w:author="Huyen Tran Thu" w:date="2025-04-28T20:25:00Z" w16du:dateUtc="2025-04-28T13:25:00Z">
                    <w:rPr>
                      <w:sz w:val="22"/>
                    </w:rPr>
                  </w:rPrChange>
                </w:rPr>
                <w:delText>24%</w:delText>
              </w:r>
            </w:del>
          </w:p>
        </w:tc>
        <w:tc>
          <w:tcPr>
            <w:tcW w:w="868" w:type="pct"/>
            <w:vAlign w:val="bottom"/>
            <w:tcPrChange w:id="8407" w:author="Huyen Tran Thu" w:date="2023-03-28T21:41:00Z">
              <w:tcPr>
                <w:tcW w:w="878" w:type="pct"/>
                <w:gridSpan w:val="2"/>
                <w:vAlign w:val="bottom"/>
              </w:tcPr>
            </w:tcPrChange>
          </w:tcPr>
          <w:p w14:paraId="53E4DA4A" w14:textId="5DD9A3D8" w:rsidR="00030263" w:rsidRPr="00B337EA" w:rsidRDefault="00030263" w:rsidP="00030263">
            <w:pPr>
              <w:spacing w:before="0" w:after="0"/>
              <w:jc w:val="center"/>
              <w:rPr>
                <w:rFonts w:eastAsia="Times New Roman"/>
                <w:sz w:val="22"/>
                <w:lang w:eastAsia="ja-JP"/>
                <w:rPrChange w:id="8408" w:author="Huyen Tran Thu" w:date="2025-04-28T20:25:00Z" w16du:dateUtc="2025-04-28T13:25:00Z">
                  <w:rPr>
                    <w:sz w:val="22"/>
                  </w:rPr>
                </w:rPrChange>
              </w:rPr>
            </w:pPr>
            <w:ins w:id="8409" w:author="Thu Huyen Tran" w:date="2023-12-05T21:45:00Z">
              <w:r w:rsidRPr="00B337EA">
                <w:rPr>
                  <w:sz w:val="22"/>
                  <w:rPrChange w:id="8410" w:author="Huyen Tran Thu" w:date="2025-04-28T20:25:00Z" w16du:dateUtc="2025-04-28T13:25:00Z">
                    <w:rPr>
                      <w:rFonts w:ascii="Arial" w:hAnsi="Arial" w:cs="Arial"/>
                      <w:sz w:val="20"/>
                      <w:szCs w:val="20"/>
                    </w:rPr>
                  </w:rPrChange>
                </w:rPr>
                <w:t>0,54</w:t>
              </w:r>
            </w:ins>
            <w:ins w:id="8411" w:author="Huyen Tran Thu" w:date="2023-03-28T21:42:00Z">
              <w:del w:id="8412" w:author="Thu Huyen Tran" w:date="2023-12-05T21:45:00Z">
                <w:r w:rsidRPr="00B337EA" w:rsidDel="00AF7126">
                  <w:rPr>
                    <w:rFonts w:eastAsia="Times New Roman"/>
                    <w:sz w:val="22"/>
                    <w:lang w:eastAsia="ja-JP"/>
                    <w:rPrChange w:id="8413" w:author="Huyen Tran Thu" w:date="2025-04-28T20:25:00Z" w16du:dateUtc="2025-04-28T13:25:00Z">
                      <w:rPr>
                        <w:rFonts w:ascii="Arial" w:hAnsi="Arial" w:cs="Arial"/>
                        <w:sz w:val="20"/>
                        <w:szCs w:val="20"/>
                      </w:rPr>
                    </w:rPrChange>
                  </w:rPr>
                  <w:delText>0,72</w:delText>
                </w:r>
              </w:del>
            </w:ins>
            <w:del w:id="8414" w:author="Thu Huyen Tran" w:date="2023-12-05T21:45:00Z">
              <w:r w:rsidRPr="00B337EA" w:rsidDel="00AF7126">
                <w:rPr>
                  <w:rFonts w:eastAsia="Times New Roman"/>
                  <w:sz w:val="22"/>
                  <w:lang w:eastAsia="ja-JP"/>
                  <w:rPrChange w:id="8415" w:author="Huyen Tran Thu" w:date="2025-04-28T20:25:00Z" w16du:dateUtc="2025-04-28T13:25:00Z">
                    <w:rPr>
                      <w:sz w:val="22"/>
                    </w:rPr>
                  </w:rPrChange>
                </w:rPr>
                <w:delText>0.46</w:delText>
              </w:r>
            </w:del>
          </w:p>
        </w:tc>
      </w:tr>
      <w:tr w:rsidR="00030263" w:rsidRPr="00B337EA" w14:paraId="57671DA7" w14:textId="77777777" w:rsidTr="00030263">
        <w:trPr>
          <w:trHeight w:val="255"/>
          <w:trPrChange w:id="8416" w:author="Huyen Tran Thu" w:date="2023-03-28T21:41:00Z">
            <w:trPr>
              <w:trHeight w:val="255"/>
            </w:trPr>
          </w:trPrChange>
        </w:trPr>
        <w:tc>
          <w:tcPr>
            <w:tcW w:w="601" w:type="pct"/>
            <w:noWrap/>
            <w:vAlign w:val="center"/>
            <w:hideMark/>
            <w:tcPrChange w:id="8417" w:author="Huyen Tran Thu" w:date="2023-03-28T21:41:00Z">
              <w:tcPr>
                <w:tcW w:w="611" w:type="pct"/>
                <w:gridSpan w:val="2"/>
                <w:noWrap/>
                <w:vAlign w:val="center"/>
                <w:hideMark/>
              </w:tcPr>
            </w:tcPrChange>
          </w:tcPr>
          <w:p w14:paraId="79AEA9CA"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1991</w:t>
            </w:r>
          </w:p>
        </w:tc>
        <w:tc>
          <w:tcPr>
            <w:tcW w:w="920" w:type="pct"/>
            <w:noWrap/>
            <w:vAlign w:val="bottom"/>
            <w:hideMark/>
            <w:tcPrChange w:id="8418" w:author="Huyen Tran Thu" w:date="2023-03-28T21:41:00Z">
              <w:tcPr>
                <w:tcW w:w="929" w:type="pct"/>
                <w:gridSpan w:val="2"/>
                <w:noWrap/>
                <w:vAlign w:val="bottom"/>
                <w:hideMark/>
              </w:tcPr>
            </w:tcPrChange>
          </w:tcPr>
          <w:p w14:paraId="3CB4AD48" w14:textId="43E96FAA" w:rsidR="00030263" w:rsidRPr="00B337EA" w:rsidRDefault="00030263" w:rsidP="00030263">
            <w:pPr>
              <w:spacing w:before="0" w:after="0"/>
              <w:jc w:val="center"/>
              <w:rPr>
                <w:rFonts w:eastAsia="Times New Roman"/>
                <w:sz w:val="22"/>
                <w:lang w:eastAsia="ja-JP"/>
              </w:rPr>
            </w:pPr>
            <w:ins w:id="8419" w:author="Thu Huyen Tran" w:date="2023-12-05T21:44:00Z">
              <w:r w:rsidRPr="00B337EA">
                <w:rPr>
                  <w:sz w:val="22"/>
                  <w:rPrChange w:id="8420" w:author="Huyen Tran Thu" w:date="2025-04-28T20:25:00Z" w16du:dateUtc="2025-04-28T13:25:00Z">
                    <w:rPr>
                      <w:rFonts w:ascii="Arial" w:hAnsi="Arial" w:cs="Arial"/>
                      <w:sz w:val="20"/>
                      <w:szCs w:val="20"/>
                    </w:rPr>
                  </w:rPrChange>
                </w:rPr>
                <w:t>58%</w:t>
              </w:r>
            </w:ins>
            <w:ins w:id="8421" w:author="Huyen Tran Thu" w:date="2023-03-28T21:41:00Z">
              <w:del w:id="8422" w:author="Thu Huyen Tran" w:date="2023-12-05T21:44:00Z">
                <w:r w:rsidRPr="00B337EA" w:rsidDel="00CE45F6">
                  <w:rPr>
                    <w:rFonts w:eastAsia="Times New Roman"/>
                    <w:sz w:val="22"/>
                    <w:lang w:eastAsia="ja-JP"/>
                    <w:rPrChange w:id="8423" w:author="Huyen Tran Thu" w:date="2025-04-28T20:25:00Z" w16du:dateUtc="2025-04-28T13:25:00Z">
                      <w:rPr>
                        <w:rFonts w:ascii="Arial" w:hAnsi="Arial" w:cs="Arial"/>
                        <w:sz w:val="20"/>
                        <w:szCs w:val="20"/>
                      </w:rPr>
                    </w:rPrChange>
                  </w:rPr>
                  <w:delText>8%</w:delText>
                </w:r>
              </w:del>
            </w:ins>
            <w:del w:id="8424" w:author="Thu Huyen Tran" w:date="2023-12-05T21:44:00Z">
              <w:r w:rsidRPr="00B337EA" w:rsidDel="00CE45F6">
                <w:rPr>
                  <w:rFonts w:eastAsia="Times New Roman"/>
                  <w:sz w:val="22"/>
                  <w:lang w:eastAsia="ja-JP"/>
                  <w:rPrChange w:id="8425" w:author="Huyen Tran Thu" w:date="2025-04-28T20:25:00Z" w16du:dateUtc="2025-04-28T13:25:00Z">
                    <w:rPr>
                      <w:sz w:val="22"/>
                    </w:rPr>
                  </w:rPrChange>
                </w:rPr>
                <w:delText>67%</w:delText>
              </w:r>
            </w:del>
          </w:p>
        </w:tc>
        <w:tc>
          <w:tcPr>
            <w:tcW w:w="843" w:type="pct"/>
            <w:noWrap/>
            <w:vAlign w:val="bottom"/>
            <w:hideMark/>
            <w:tcPrChange w:id="8426" w:author="Huyen Tran Thu" w:date="2023-03-28T21:41:00Z">
              <w:tcPr>
                <w:tcW w:w="852" w:type="pct"/>
                <w:gridSpan w:val="2"/>
                <w:noWrap/>
                <w:vAlign w:val="bottom"/>
                <w:hideMark/>
              </w:tcPr>
            </w:tcPrChange>
          </w:tcPr>
          <w:p w14:paraId="7A688994" w14:textId="781F6998" w:rsidR="00030263" w:rsidRPr="00B337EA" w:rsidRDefault="00030263" w:rsidP="00030263">
            <w:pPr>
              <w:spacing w:before="0" w:after="0"/>
              <w:jc w:val="center"/>
              <w:rPr>
                <w:rFonts w:eastAsia="Times New Roman"/>
                <w:sz w:val="22"/>
                <w:lang w:eastAsia="ja-JP"/>
              </w:rPr>
            </w:pPr>
            <w:ins w:id="8427" w:author="Thu Huyen Tran" w:date="2023-12-05T21:44:00Z">
              <w:r w:rsidRPr="00B337EA">
                <w:rPr>
                  <w:sz w:val="22"/>
                  <w:rPrChange w:id="8428" w:author="Huyen Tran Thu" w:date="2025-04-28T20:25:00Z" w16du:dateUtc="2025-04-28T13:25:00Z">
                    <w:rPr>
                      <w:rFonts w:ascii="Arial" w:hAnsi="Arial" w:cs="Arial"/>
                      <w:sz w:val="20"/>
                      <w:szCs w:val="20"/>
                    </w:rPr>
                  </w:rPrChange>
                </w:rPr>
                <w:t>14%</w:t>
              </w:r>
            </w:ins>
            <w:ins w:id="8429" w:author="Huyen Tran Thu" w:date="2023-03-28T21:41:00Z">
              <w:del w:id="8430" w:author="Thu Huyen Tran" w:date="2023-12-05T21:44:00Z">
                <w:r w:rsidRPr="00B337EA" w:rsidDel="00CE45F6">
                  <w:rPr>
                    <w:rFonts w:eastAsia="Times New Roman"/>
                    <w:sz w:val="22"/>
                    <w:lang w:eastAsia="ja-JP"/>
                    <w:rPrChange w:id="8431" w:author="Huyen Tran Thu" w:date="2025-04-28T20:25:00Z" w16du:dateUtc="2025-04-28T13:25:00Z">
                      <w:rPr>
                        <w:rFonts w:ascii="Arial" w:hAnsi="Arial" w:cs="Arial"/>
                        <w:sz w:val="20"/>
                        <w:szCs w:val="20"/>
                      </w:rPr>
                    </w:rPrChange>
                  </w:rPr>
                  <w:delText>59%</w:delText>
                </w:r>
              </w:del>
            </w:ins>
            <w:del w:id="8432" w:author="Thu Huyen Tran" w:date="2023-12-05T21:44:00Z">
              <w:r w:rsidRPr="00B337EA" w:rsidDel="00CE45F6">
                <w:rPr>
                  <w:rFonts w:eastAsia="Times New Roman"/>
                  <w:sz w:val="22"/>
                  <w:lang w:eastAsia="ja-JP"/>
                  <w:rPrChange w:id="8433" w:author="Huyen Tran Thu" w:date="2025-04-28T20:25:00Z" w16du:dateUtc="2025-04-28T13:25:00Z">
                    <w:rPr>
                      <w:sz w:val="22"/>
                    </w:rPr>
                  </w:rPrChange>
                </w:rPr>
                <w:delText>0%</w:delText>
              </w:r>
            </w:del>
          </w:p>
        </w:tc>
        <w:tc>
          <w:tcPr>
            <w:tcW w:w="869" w:type="pct"/>
            <w:noWrap/>
            <w:vAlign w:val="bottom"/>
            <w:hideMark/>
            <w:tcPrChange w:id="8434" w:author="Huyen Tran Thu" w:date="2023-03-28T21:41:00Z">
              <w:tcPr>
                <w:tcW w:w="852" w:type="pct"/>
                <w:gridSpan w:val="2"/>
                <w:noWrap/>
                <w:vAlign w:val="bottom"/>
                <w:hideMark/>
              </w:tcPr>
            </w:tcPrChange>
          </w:tcPr>
          <w:p w14:paraId="1772FE96" w14:textId="00050C56" w:rsidR="00030263" w:rsidRPr="00B337EA" w:rsidRDefault="00030263" w:rsidP="00030263">
            <w:pPr>
              <w:spacing w:before="0" w:after="0"/>
              <w:jc w:val="center"/>
              <w:rPr>
                <w:rFonts w:eastAsia="Times New Roman"/>
                <w:sz w:val="22"/>
                <w:lang w:eastAsia="ja-JP"/>
              </w:rPr>
            </w:pPr>
            <w:ins w:id="8435" w:author="Thu Huyen Tran" w:date="2023-12-05T21:44:00Z">
              <w:r w:rsidRPr="00B337EA">
                <w:rPr>
                  <w:sz w:val="22"/>
                  <w:rPrChange w:id="8436" w:author="Huyen Tran Thu" w:date="2025-04-28T20:25:00Z" w16du:dateUtc="2025-04-28T13:25:00Z">
                    <w:rPr>
                      <w:rFonts w:ascii="Arial" w:hAnsi="Arial" w:cs="Arial"/>
                      <w:sz w:val="20"/>
                      <w:szCs w:val="20"/>
                    </w:rPr>
                  </w:rPrChange>
                </w:rPr>
                <w:t>22%</w:t>
              </w:r>
            </w:ins>
            <w:ins w:id="8437" w:author="Huyen Tran Thu" w:date="2023-03-28T21:41:00Z">
              <w:del w:id="8438" w:author="Thu Huyen Tran" w:date="2023-12-05T21:44:00Z">
                <w:r w:rsidRPr="00B337EA" w:rsidDel="00CE45F6">
                  <w:rPr>
                    <w:rFonts w:eastAsia="Times New Roman"/>
                    <w:sz w:val="22"/>
                    <w:lang w:eastAsia="ja-JP"/>
                    <w:rPrChange w:id="8439" w:author="Huyen Tran Thu" w:date="2025-04-28T20:25:00Z" w16du:dateUtc="2025-04-28T13:25:00Z">
                      <w:rPr>
                        <w:rFonts w:ascii="Arial" w:hAnsi="Arial" w:cs="Arial"/>
                        <w:sz w:val="20"/>
                        <w:szCs w:val="20"/>
                      </w:rPr>
                    </w:rPrChange>
                  </w:rPr>
                  <w:delText>9%</w:delText>
                </w:r>
              </w:del>
            </w:ins>
            <w:del w:id="8440" w:author="Thu Huyen Tran" w:date="2023-12-05T21:44:00Z">
              <w:r w:rsidRPr="00B337EA" w:rsidDel="00CE45F6">
                <w:rPr>
                  <w:rFonts w:eastAsia="Times New Roman"/>
                  <w:sz w:val="22"/>
                  <w:lang w:eastAsia="ja-JP"/>
                  <w:rPrChange w:id="8441" w:author="Huyen Tran Thu" w:date="2025-04-28T20:25:00Z" w16du:dateUtc="2025-04-28T13:25:00Z">
                    <w:rPr>
                      <w:sz w:val="22"/>
                    </w:rPr>
                  </w:rPrChange>
                </w:rPr>
                <w:delText>7%</w:delText>
              </w:r>
            </w:del>
          </w:p>
        </w:tc>
        <w:tc>
          <w:tcPr>
            <w:tcW w:w="899" w:type="pct"/>
            <w:noWrap/>
            <w:vAlign w:val="bottom"/>
            <w:hideMark/>
            <w:tcPrChange w:id="8442" w:author="Huyen Tran Thu" w:date="2023-03-28T21:41:00Z">
              <w:tcPr>
                <w:tcW w:w="879" w:type="pct"/>
                <w:noWrap/>
                <w:vAlign w:val="bottom"/>
                <w:hideMark/>
              </w:tcPr>
            </w:tcPrChange>
          </w:tcPr>
          <w:p w14:paraId="319D71DF" w14:textId="5C001ECC" w:rsidR="00030263" w:rsidRPr="00B337EA" w:rsidRDefault="00030263" w:rsidP="00030263">
            <w:pPr>
              <w:spacing w:before="0" w:after="0"/>
              <w:jc w:val="center"/>
              <w:rPr>
                <w:rFonts w:eastAsia="Times New Roman"/>
                <w:sz w:val="22"/>
                <w:lang w:eastAsia="ja-JP"/>
              </w:rPr>
            </w:pPr>
            <w:ins w:id="8443" w:author="Thu Huyen Tran" w:date="2023-12-05T21:44:00Z">
              <w:r w:rsidRPr="00B337EA">
                <w:rPr>
                  <w:sz w:val="22"/>
                  <w:rPrChange w:id="8444" w:author="Huyen Tran Thu" w:date="2025-04-28T20:25:00Z" w16du:dateUtc="2025-04-28T13:25:00Z">
                    <w:rPr>
                      <w:rFonts w:ascii="Arial" w:hAnsi="Arial" w:cs="Arial"/>
                      <w:sz w:val="20"/>
                      <w:szCs w:val="20"/>
                    </w:rPr>
                  </w:rPrChange>
                </w:rPr>
                <w:t>6%</w:t>
              </w:r>
            </w:ins>
            <w:ins w:id="8445" w:author="Huyen Tran Thu" w:date="2023-03-28T21:41:00Z">
              <w:del w:id="8446" w:author="Thu Huyen Tran" w:date="2023-12-05T21:44:00Z">
                <w:r w:rsidRPr="00B337EA" w:rsidDel="00CE45F6">
                  <w:rPr>
                    <w:rFonts w:eastAsia="Times New Roman"/>
                    <w:sz w:val="22"/>
                    <w:lang w:eastAsia="ja-JP"/>
                    <w:rPrChange w:id="8447" w:author="Huyen Tran Thu" w:date="2025-04-28T20:25:00Z" w16du:dateUtc="2025-04-28T13:25:00Z">
                      <w:rPr>
                        <w:rFonts w:ascii="Arial" w:hAnsi="Arial" w:cs="Arial"/>
                        <w:sz w:val="20"/>
                        <w:szCs w:val="20"/>
                      </w:rPr>
                    </w:rPrChange>
                  </w:rPr>
                  <w:delText>24%</w:delText>
                </w:r>
              </w:del>
            </w:ins>
            <w:del w:id="8448" w:author="Thu Huyen Tran" w:date="2023-12-05T21:44:00Z">
              <w:r w:rsidRPr="00B337EA" w:rsidDel="00CE45F6">
                <w:rPr>
                  <w:rFonts w:eastAsia="Times New Roman"/>
                  <w:sz w:val="22"/>
                  <w:lang w:eastAsia="ja-JP"/>
                  <w:rPrChange w:id="8449" w:author="Huyen Tran Thu" w:date="2025-04-28T20:25:00Z" w16du:dateUtc="2025-04-28T13:25:00Z">
                    <w:rPr>
                      <w:sz w:val="22"/>
                    </w:rPr>
                  </w:rPrChange>
                </w:rPr>
                <w:delText>26%</w:delText>
              </w:r>
            </w:del>
          </w:p>
        </w:tc>
        <w:tc>
          <w:tcPr>
            <w:tcW w:w="868" w:type="pct"/>
            <w:vAlign w:val="bottom"/>
            <w:tcPrChange w:id="8450" w:author="Huyen Tran Thu" w:date="2023-03-28T21:41:00Z">
              <w:tcPr>
                <w:tcW w:w="878" w:type="pct"/>
                <w:gridSpan w:val="2"/>
                <w:vAlign w:val="bottom"/>
              </w:tcPr>
            </w:tcPrChange>
          </w:tcPr>
          <w:p w14:paraId="00264664" w14:textId="3E737369" w:rsidR="00030263" w:rsidRPr="00B337EA" w:rsidRDefault="00030263" w:rsidP="00030263">
            <w:pPr>
              <w:spacing w:before="0" w:after="0"/>
              <w:jc w:val="center"/>
              <w:rPr>
                <w:rFonts w:eastAsia="Times New Roman"/>
                <w:sz w:val="22"/>
                <w:lang w:eastAsia="ja-JP"/>
                <w:rPrChange w:id="8451" w:author="Huyen Tran Thu" w:date="2025-04-28T20:25:00Z" w16du:dateUtc="2025-04-28T13:25:00Z">
                  <w:rPr>
                    <w:sz w:val="22"/>
                  </w:rPr>
                </w:rPrChange>
              </w:rPr>
            </w:pPr>
            <w:ins w:id="8452" w:author="Thu Huyen Tran" w:date="2023-12-05T21:45:00Z">
              <w:r w:rsidRPr="00B337EA">
                <w:rPr>
                  <w:sz w:val="22"/>
                  <w:rPrChange w:id="8453" w:author="Huyen Tran Thu" w:date="2025-04-28T20:25:00Z" w16du:dateUtc="2025-04-28T13:25:00Z">
                    <w:rPr>
                      <w:rFonts w:ascii="Arial" w:hAnsi="Arial" w:cs="Arial"/>
                      <w:sz w:val="20"/>
                      <w:szCs w:val="20"/>
                    </w:rPr>
                  </w:rPrChange>
                </w:rPr>
                <w:t>0,55</w:t>
              </w:r>
            </w:ins>
            <w:ins w:id="8454" w:author="Huyen Tran Thu" w:date="2023-03-28T21:42:00Z">
              <w:del w:id="8455" w:author="Thu Huyen Tran" w:date="2023-12-05T21:45:00Z">
                <w:r w:rsidRPr="00B337EA" w:rsidDel="00AF7126">
                  <w:rPr>
                    <w:rFonts w:eastAsia="Times New Roman"/>
                    <w:sz w:val="22"/>
                    <w:lang w:eastAsia="ja-JP"/>
                    <w:rPrChange w:id="8456" w:author="Huyen Tran Thu" w:date="2025-04-28T20:25:00Z" w16du:dateUtc="2025-04-28T13:25:00Z">
                      <w:rPr>
                        <w:rFonts w:ascii="Arial" w:hAnsi="Arial" w:cs="Arial"/>
                        <w:sz w:val="20"/>
                        <w:szCs w:val="20"/>
                      </w:rPr>
                    </w:rPrChange>
                  </w:rPr>
                  <w:delText>0,72</w:delText>
                </w:r>
              </w:del>
            </w:ins>
            <w:del w:id="8457" w:author="Thu Huyen Tran" w:date="2023-12-05T21:45:00Z">
              <w:r w:rsidRPr="00B337EA" w:rsidDel="00AF7126">
                <w:rPr>
                  <w:rFonts w:eastAsia="Times New Roman"/>
                  <w:sz w:val="22"/>
                  <w:lang w:eastAsia="ja-JP"/>
                  <w:rPrChange w:id="8458" w:author="Huyen Tran Thu" w:date="2025-04-28T20:25:00Z" w16du:dateUtc="2025-04-28T13:25:00Z">
                    <w:rPr>
                      <w:sz w:val="22"/>
                    </w:rPr>
                  </w:rPrChange>
                </w:rPr>
                <w:delText>0.47</w:delText>
              </w:r>
            </w:del>
          </w:p>
        </w:tc>
      </w:tr>
      <w:tr w:rsidR="00030263" w:rsidRPr="00B337EA" w14:paraId="79C3A5F9" w14:textId="77777777" w:rsidTr="00030263">
        <w:trPr>
          <w:trHeight w:val="255"/>
          <w:trPrChange w:id="8459" w:author="Huyen Tran Thu" w:date="2023-03-28T21:41:00Z">
            <w:trPr>
              <w:trHeight w:val="255"/>
            </w:trPr>
          </w:trPrChange>
        </w:trPr>
        <w:tc>
          <w:tcPr>
            <w:tcW w:w="601" w:type="pct"/>
            <w:noWrap/>
            <w:vAlign w:val="center"/>
            <w:hideMark/>
            <w:tcPrChange w:id="8460" w:author="Huyen Tran Thu" w:date="2023-03-28T21:41:00Z">
              <w:tcPr>
                <w:tcW w:w="611" w:type="pct"/>
                <w:gridSpan w:val="2"/>
                <w:noWrap/>
                <w:vAlign w:val="center"/>
                <w:hideMark/>
              </w:tcPr>
            </w:tcPrChange>
          </w:tcPr>
          <w:p w14:paraId="29E979C5"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1992</w:t>
            </w:r>
          </w:p>
        </w:tc>
        <w:tc>
          <w:tcPr>
            <w:tcW w:w="920" w:type="pct"/>
            <w:noWrap/>
            <w:vAlign w:val="bottom"/>
            <w:hideMark/>
            <w:tcPrChange w:id="8461" w:author="Huyen Tran Thu" w:date="2023-03-28T21:41:00Z">
              <w:tcPr>
                <w:tcW w:w="929" w:type="pct"/>
                <w:gridSpan w:val="2"/>
                <w:noWrap/>
                <w:vAlign w:val="bottom"/>
                <w:hideMark/>
              </w:tcPr>
            </w:tcPrChange>
          </w:tcPr>
          <w:p w14:paraId="7CF14438" w14:textId="58F97ECD" w:rsidR="00030263" w:rsidRPr="00B337EA" w:rsidRDefault="00030263" w:rsidP="00030263">
            <w:pPr>
              <w:spacing w:before="0" w:after="0"/>
              <w:jc w:val="center"/>
              <w:rPr>
                <w:rFonts w:eastAsia="Times New Roman"/>
                <w:sz w:val="22"/>
                <w:lang w:eastAsia="ja-JP"/>
              </w:rPr>
            </w:pPr>
            <w:ins w:id="8462" w:author="Thu Huyen Tran" w:date="2023-12-05T21:44:00Z">
              <w:r w:rsidRPr="00B337EA">
                <w:rPr>
                  <w:sz w:val="22"/>
                  <w:rPrChange w:id="8463" w:author="Huyen Tran Thu" w:date="2025-04-28T20:25:00Z" w16du:dateUtc="2025-04-28T13:25:00Z">
                    <w:rPr>
                      <w:rFonts w:ascii="Arial" w:hAnsi="Arial" w:cs="Arial"/>
                      <w:sz w:val="20"/>
                      <w:szCs w:val="20"/>
                    </w:rPr>
                  </w:rPrChange>
                </w:rPr>
                <w:t>56%</w:t>
              </w:r>
            </w:ins>
            <w:ins w:id="8464" w:author="Huyen Tran Thu" w:date="2023-03-28T21:41:00Z">
              <w:del w:id="8465" w:author="Thu Huyen Tran" w:date="2023-12-05T21:44:00Z">
                <w:r w:rsidRPr="00B337EA" w:rsidDel="00CE45F6">
                  <w:rPr>
                    <w:rFonts w:eastAsia="Times New Roman"/>
                    <w:sz w:val="22"/>
                    <w:lang w:eastAsia="ja-JP"/>
                    <w:rPrChange w:id="8466" w:author="Huyen Tran Thu" w:date="2025-04-28T20:25:00Z" w16du:dateUtc="2025-04-28T13:25:00Z">
                      <w:rPr>
                        <w:rFonts w:ascii="Arial" w:hAnsi="Arial" w:cs="Arial"/>
                        <w:sz w:val="20"/>
                        <w:szCs w:val="20"/>
                      </w:rPr>
                    </w:rPrChange>
                  </w:rPr>
                  <w:delText>9%</w:delText>
                </w:r>
              </w:del>
            </w:ins>
            <w:del w:id="8467" w:author="Thu Huyen Tran" w:date="2023-12-05T21:44:00Z">
              <w:r w:rsidRPr="00B337EA" w:rsidDel="00CE45F6">
                <w:rPr>
                  <w:rFonts w:eastAsia="Times New Roman"/>
                  <w:sz w:val="22"/>
                  <w:lang w:eastAsia="ja-JP"/>
                  <w:rPrChange w:id="8468" w:author="Huyen Tran Thu" w:date="2025-04-28T20:25:00Z" w16du:dateUtc="2025-04-28T13:25:00Z">
                    <w:rPr>
                      <w:sz w:val="22"/>
                    </w:rPr>
                  </w:rPrChange>
                </w:rPr>
                <w:delText>65%</w:delText>
              </w:r>
            </w:del>
          </w:p>
        </w:tc>
        <w:tc>
          <w:tcPr>
            <w:tcW w:w="843" w:type="pct"/>
            <w:noWrap/>
            <w:vAlign w:val="bottom"/>
            <w:hideMark/>
            <w:tcPrChange w:id="8469" w:author="Huyen Tran Thu" w:date="2023-03-28T21:41:00Z">
              <w:tcPr>
                <w:tcW w:w="852" w:type="pct"/>
                <w:gridSpan w:val="2"/>
                <w:noWrap/>
                <w:vAlign w:val="bottom"/>
                <w:hideMark/>
              </w:tcPr>
            </w:tcPrChange>
          </w:tcPr>
          <w:p w14:paraId="4ED30763" w14:textId="4DD74658" w:rsidR="00030263" w:rsidRPr="00B337EA" w:rsidRDefault="00030263" w:rsidP="00030263">
            <w:pPr>
              <w:spacing w:before="0" w:after="0"/>
              <w:jc w:val="center"/>
              <w:rPr>
                <w:rFonts w:eastAsia="Times New Roman"/>
                <w:sz w:val="22"/>
                <w:lang w:eastAsia="ja-JP"/>
              </w:rPr>
            </w:pPr>
            <w:ins w:id="8470" w:author="Thu Huyen Tran" w:date="2023-12-05T21:44:00Z">
              <w:r w:rsidRPr="00B337EA">
                <w:rPr>
                  <w:sz w:val="22"/>
                  <w:rPrChange w:id="8471" w:author="Huyen Tran Thu" w:date="2025-04-28T20:25:00Z" w16du:dateUtc="2025-04-28T13:25:00Z">
                    <w:rPr>
                      <w:rFonts w:ascii="Arial" w:hAnsi="Arial" w:cs="Arial"/>
                      <w:sz w:val="20"/>
                      <w:szCs w:val="20"/>
                    </w:rPr>
                  </w:rPrChange>
                </w:rPr>
                <w:t>13%</w:t>
              </w:r>
            </w:ins>
            <w:ins w:id="8472" w:author="Huyen Tran Thu" w:date="2023-03-28T21:41:00Z">
              <w:del w:id="8473" w:author="Thu Huyen Tran" w:date="2023-12-05T21:44:00Z">
                <w:r w:rsidRPr="00B337EA" w:rsidDel="00CE45F6">
                  <w:rPr>
                    <w:rFonts w:eastAsia="Times New Roman"/>
                    <w:sz w:val="22"/>
                    <w:lang w:eastAsia="ja-JP"/>
                    <w:rPrChange w:id="8474" w:author="Huyen Tran Thu" w:date="2025-04-28T20:25:00Z" w16du:dateUtc="2025-04-28T13:25:00Z">
                      <w:rPr>
                        <w:rFonts w:ascii="Arial" w:hAnsi="Arial" w:cs="Arial"/>
                        <w:sz w:val="20"/>
                        <w:szCs w:val="20"/>
                      </w:rPr>
                    </w:rPrChange>
                  </w:rPr>
                  <w:delText>56%</w:delText>
                </w:r>
              </w:del>
            </w:ins>
            <w:del w:id="8475" w:author="Thu Huyen Tran" w:date="2023-12-05T21:44:00Z">
              <w:r w:rsidRPr="00B337EA" w:rsidDel="00CE45F6">
                <w:rPr>
                  <w:rFonts w:eastAsia="Times New Roman"/>
                  <w:sz w:val="22"/>
                  <w:lang w:eastAsia="ja-JP"/>
                  <w:rPrChange w:id="8476" w:author="Huyen Tran Thu" w:date="2025-04-28T20:25:00Z" w16du:dateUtc="2025-04-28T13:25:00Z">
                    <w:rPr>
                      <w:sz w:val="22"/>
                    </w:rPr>
                  </w:rPrChange>
                </w:rPr>
                <w:delText>0%</w:delText>
              </w:r>
            </w:del>
          </w:p>
        </w:tc>
        <w:tc>
          <w:tcPr>
            <w:tcW w:w="869" w:type="pct"/>
            <w:noWrap/>
            <w:vAlign w:val="bottom"/>
            <w:hideMark/>
            <w:tcPrChange w:id="8477" w:author="Huyen Tran Thu" w:date="2023-03-28T21:41:00Z">
              <w:tcPr>
                <w:tcW w:w="852" w:type="pct"/>
                <w:gridSpan w:val="2"/>
                <w:noWrap/>
                <w:vAlign w:val="bottom"/>
                <w:hideMark/>
              </w:tcPr>
            </w:tcPrChange>
          </w:tcPr>
          <w:p w14:paraId="10CF424D" w14:textId="0A541961" w:rsidR="00030263" w:rsidRPr="00B337EA" w:rsidRDefault="00030263" w:rsidP="00030263">
            <w:pPr>
              <w:spacing w:before="0" w:after="0"/>
              <w:jc w:val="center"/>
              <w:rPr>
                <w:rFonts w:eastAsia="Times New Roman"/>
                <w:sz w:val="22"/>
                <w:lang w:eastAsia="ja-JP"/>
              </w:rPr>
            </w:pPr>
            <w:ins w:id="8478" w:author="Thu Huyen Tran" w:date="2023-12-05T21:44:00Z">
              <w:r w:rsidRPr="00B337EA">
                <w:rPr>
                  <w:sz w:val="22"/>
                  <w:rPrChange w:id="8479" w:author="Huyen Tran Thu" w:date="2025-04-28T20:25:00Z" w16du:dateUtc="2025-04-28T13:25:00Z">
                    <w:rPr>
                      <w:rFonts w:ascii="Arial" w:hAnsi="Arial" w:cs="Arial"/>
                      <w:sz w:val="20"/>
                      <w:szCs w:val="20"/>
                    </w:rPr>
                  </w:rPrChange>
                </w:rPr>
                <w:t>24%</w:t>
              </w:r>
            </w:ins>
            <w:ins w:id="8480" w:author="Huyen Tran Thu" w:date="2023-03-28T21:41:00Z">
              <w:del w:id="8481" w:author="Thu Huyen Tran" w:date="2023-12-05T21:44:00Z">
                <w:r w:rsidRPr="00B337EA" w:rsidDel="00CE45F6">
                  <w:rPr>
                    <w:rFonts w:eastAsia="Times New Roman"/>
                    <w:sz w:val="22"/>
                    <w:lang w:eastAsia="ja-JP"/>
                    <w:rPrChange w:id="8482" w:author="Huyen Tran Thu" w:date="2025-04-28T20:25:00Z" w16du:dateUtc="2025-04-28T13:25:00Z">
                      <w:rPr>
                        <w:rFonts w:ascii="Arial" w:hAnsi="Arial" w:cs="Arial"/>
                        <w:sz w:val="20"/>
                        <w:szCs w:val="20"/>
                      </w:rPr>
                    </w:rPrChange>
                  </w:rPr>
                  <w:delText>10%</w:delText>
                </w:r>
              </w:del>
            </w:ins>
            <w:del w:id="8483" w:author="Thu Huyen Tran" w:date="2023-12-05T21:44:00Z">
              <w:r w:rsidRPr="00B337EA" w:rsidDel="00CE45F6">
                <w:rPr>
                  <w:rFonts w:eastAsia="Times New Roman"/>
                  <w:sz w:val="22"/>
                  <w:lang w:eastAsia="ja-JP"/>
                  <w:rPrChange w:id="8484" w:author="Huyen Tran Thu" w:date="2025-04-28T20:25:00Z" w16du:dateUtc="2025-04-28T13:25:00Z">
                    <w:rPr>
                      <w:sz w:val="22"/>
                    </w:rPr>
                  </w:rPrChange>
                </w:rPr>
                <w:delText>7%</w:delText>
              </w:r>
            </w:del>
          </w:p>
        </w:tc>
        <w:tc>
          <w:tcPr>
            <w:tcW w:w="899" w:type="pct"/>
            <w:noWrap/>
            <w:vAlign w:val="bottom"/>
            <w:hideMark/>
            <w:tcPrChange w:id="8485" w:author="Huyen Tran Thu" w:date="2023-03-28T21:41:00Z">
              <w:tcPr>
                <w:tcW w:w="879" w:type="pct"/>
                <w:noWrap/>
                <w:vAlign w:val="bottom"/>
                <w:hideMark/>
              </w:tcPr>
            </w:tcPrChange>
          </w:tcPr>
          <w:p w14:paraId="7A2F3592" w14:textId="2D7966AB" w:rsidR="00030263" w:rsidRPr="00B337EA" w:rsidRDefault="00030263" w:rsidP="00030263">
            <w:pPr>
              <w:spacing w:before="0" w:after="0"/>
              <w:jc w:val="center"/>
              <w:rPr>
                <w:rFonts w:eastAsia="Times New Roman"/>
                <w:sz w:val="22"/>
                <w:lang w:eastAsia="ja-JP"/>
              </w:rPr>
            </w:pPr>
            <w:ins w:id="8486" w:author="Thu Huyen Tran" w:date="2023-12-05T21:44:00Z">
              <w:r w:rsidRPr="00B337EA">
                <w:rPr>
                  <w:sz w:val="22"/>
                  <w:rPrChange w:id="8487" w:author="Huyen Tran Thu" w:date="2025-04-28T20:25:00Z" w16du:dateUtc="2025-04-28T13:25:00Z">
                    <w:rPr>
                      <w:rFonts w:ascii="Arial" w:hAnsi="Arial" w:cs="Arial"/>
                      <w:sz w:val="20"/>
                      <w:szCs w:val="20"/>
                    </w:rPr>
                  </w:rPrChange>
                </w:rPr>
                <w:t>7%</w:t>
              </w:r>
            </w:ins>
            <w:ins w:id="8488" w:author="Huyen Tran Thu" w:date="2023-03-28T21:41:00Z">
              <w:del w:id="8489" w:author="Thu Huyen Tran" w:date="2023-12-05T21:44:00Z">
                <w:r w:rsidRPr="00B337EA" w:rsidDel="00CE45F6">
                  <w:rPr>
                    <w:rFonts w:eastAsia="Times New Roman"/>
                    <w:sz w:val="22"/>
                    <w:lang w:eastAsia="ja-JP"/>
                    <w:rPrChange w:id="8490" w:author="Huyen Tran Thu" w:date="2025-04-28T20:25:00Z" w16du:dateUtc="2025-04-28T13:25:00Z">
                      <w:rPr>
                        <w:rFonts w:ascii="Arial" w:hAnsi="Arial" w:cs="Arial"/>
                        <w:sz w:val="20"/>
                        <w:szCs w:val="20"/>
                      </w:rPr>
                    </w:rPrChange>
                  </w:rPr>
                  <w:delText>25%</w:delText>
                </w:r>
              </w:del>
            </w:ins>
            <w:del w:id="8491" w:author="Thu Huyen Tran" w:date="2023-12-05T21:44:00Z">
              <w:r w:rsidRPr="00B337EA" w:rsidDel="00CE45F6">
                <w:rPr>
                  <w:rFonts w:eastAsia="Times New Roman"/>
                  <w:sz w:val="22"/>
                  <w:lang w:eastAsia="ja-JP"/>
                  <w:rPrChange w:id="8492" w:author="Huyen Tran Thu" w:date="2025-04-28T20:25:00Z" w16du:dateUtc="2025-04-28T13:25:00Z">
                    <w:rPr>
                      <w:sz w:val="22"/>
                    </w:rPr>
                  </w:rPrChange>
                </w:rPr>
                <w:delText>28%</w:delText>
              </w:r>
            </w:del>
          </w:p>
        </w:tc>
        <w:tc>
          <w:tcPr>
            <w:tcW w:w="868" w:type="pct"/>
            <w:vAlign w:val="bottom"/>
            <w:tcPrChange w:id="8493" w:author="Huyen Tran Thu" w:date="2023-03-28T21:41:00Z">
              <w:tcPr>
                <w:tcW w:w="878" w:type="pct"/>
                <w:gridSpan w:val="2"/>
                <w:vAlign w:val="bottom"/>
              </w:tcPr>
            </w:tcPrChange>
          </w:tcPr>
          <w:p w14:paraId="00272BB0" w14:textId="1D16E49B" w:rsidR="00030263" w:rsidRPr="00B337EA" w:rsidRDefault="00030263" w:rsidP="00030263">
            <w:pPr>
              <w:spacing w:before="0" w:after="0"/>
              <w:jc w:val="center"/>
              <w:rPr>
                <w:rFonts w:eastAsia="Times New Roman"/>
                <w:sz w:val="22"/>
                <w:lang w:eastAsia="ja-JP"/>
                <w:rPrChange w:id="8494" w:author="Huyen Tran Thu" w:date="2025-04-28T20:25:00Z" w16du:dateUtc="2025-04-28T13:25:00Z">
                  <w:rPr>
                    <w:sz w:val="22"/>
                  </w:rPr>
                </w:rPrChange>
              </w:rPr>
            </w:pPr>
            <w:ins w:id="8495" w:author="Thu Huyen Tran" w:date="2023-12-05T21:45:00Z">
              <w:r w:rsidRPr="00B337EA">
                <w:rPr>
                  <w:sz w:val="22"/>
                  <w:rPrChange w:id="8496" w:author="Huyen Tran Thu" w:date="2025-04-28T20:25:00Z" w16du:dateUtc="2025-04-28T13:25:00Z">
                    <w:rPr>
                      <w:rFonts w:ascii="Arial" w:hAnsi="Arial" w:cs="Arial"/>
                      <w:sz w:val="20"/>
                      <w:szCs w:val="20"/>
                    </w:rPr>
                  </w:rPrChange>
                </w:rPr>
                <w:t>0,56</w:t>
              </w:r>
            </w:ins>
            <w:ins w:id="8497" w:author="Huyen Tran Thu" w:date="2023-03-28T21:42:00Z">
              <w:del w:id="8498" w:author="Thu Huyen Tran" w:date="2023-12-05T21:45:00Z">
                <w:r w:rsidRPr="00B337EA" w:rsidDel="00AF7126">
                  <w:rPr>
                    <w:rFonts w:eastAsia="Times New Roman"/>
                    <w:sz w:val="22"/>
                    <w:lang w:eastAsia="ja-JP"/>
                    <w:rPrChange w:id="8499" w:author="Huyen Tran Thu" w:date="2025-04-28T20:25:00Z" w16du:dateUtc="2025-04-28T13:25:00Z">
                      <w:rPr>
                        <w:rFonts w:ascii="Arial" w:hAnsi="Arial" w:cs="Arial"/>
                        <w:sz w:val="20"/>
                        <w:szCs w:val="20"/>
                      </w:rPr>
                    </w:rPrChange>
                  </w:rPr>
                  <w:delText>0,71</w:delText>
                </w:r>
              </w:del>
            </w:ins>
            <w:del w:id="8500" w:author="Thu Huyen Tran" w:date="2023-12-05T21:45:00Z">
              <w:r w:rsidRPr="00B337EA" w:rsidDel="00AF7126">
                <w:rPr>
                  <w:rFonts w:eastAsia="Times New Roman"/>
                  <w:sz w:val="22"/>
                  <w:lang w:eastAsia="ja-JP"/>
                  <w:rPrChange w:id="8501" w:author="Huyen Tran Thu" w:date="2025-04-28T20:25:00Z" w16du:dateUtc="2025-04-28T13:25:00Z">
                    <w:rPr>
                      <w:sz w:val="22"/>
                    </w:rPr>
                  </w:rPrChange>
                </w:rPr>
                <w:delText>0.47</w:delText>
              </w:r>
            </w:del>
          </w:p>
        </w:tc>
      </w:tr>
      <w:tr w:rsidR="00030263" w:rsidRPr="00B337EA" w14:paraId="78DAFCCA" w14:textId="77777777" w:rsidTr="00030263">
        <w:trPr>
          <w:trHeight w:val="255"/>
          <w:trPrChange w:id="8502" w:author="Huyen Tran Thu" w:date="2023-03-28T21:41:00Z">
            <w:trPr>
              <w:trHeight w:val="255"/>
            </w:trPr>
          </w:trPrChange>
        </w:trPr>
        <w:tc>
          <w:tcPr>
            <w:tcW w:w="601" w:type="pct"/>
            <w:noWrap/>
            <w:vAlign w:val="center"/>
            <w:hideMark/>
            <w:tcPrChange w:id="8503" w:author="Huyen Tran Thu" w:date="2023-03-28T21:41:00Z">
              <w:tcPr>
                <w:tcW w:w="611" w:type="pct"/>
                <w:gridSpan w:val="2"/>
                <w:noWrap/>
                <w:vAlign w:val="center"/>
                <w:hideMark/>
              </w:tcPr>
            </w:tcPrChange>
          </w:tcPr>
          <w:p w14:paraId="61C333A6"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lastRenderedPageBreak/>
              <w:t>1993</w:t>
            </w:r>
          </w:p>
        </w:tc>
        <w:tc>
          <w:tcPr>
            <w:tcW w:w="920" w:type="pct"/>
            <w:noWrap/>
            <w:vAlign w:val="bottom"/>
            <w:hideMark/>
            <w:tcPrChange w:id="8504" w:author="Huyen Tran Thu" w:date="2023-03-28T21:41:00Z">
              <w:tcPr>
                <w:tcW w:w="929" w:type="pct"/>
                <w:gridSpan w:val="2"/>
                <w:noWrap/>
                <w:vAlign w:val="bottom"/>
                <w:hideMark/>
              </w:tcPr>
            </w:tcPrChange>
          </w:tcPr>
          <w:p w14:paraId="18A148A4" w14:textId="3CABBC84" w:rsidR="00030263" w:rsidRPr="00B337EA" w:rsidRDefault="00030263" w:rsidP="00030263">
            <w:pPr>
              <w:spacing w:before="0" w:after="0"/>
              <w:jc w:val="center"/>
              <w:rPr>
                <w:rFonts w:eastAsia="Times New Roman"/>
                <w:sz w:val="22"/>
                <w:lang w:eastAsia="ja-JP"/>
              </w:rPr>
            </w:pPr>
            <w:ins w:id="8505" w:author="Thu Huyen Tran" w:date="2023-12-05T21:44:00Z">
              <w:r w:rsidRPr="00B337EA">
                <w:rPr>
                  <w:sz w:val="22"/>
                  <w:rPrChange w:id="8506" w:author="Huyen Tran Thu" w:date="2025-04-28T20:25:00Z" w16du:dateUtc="2025-04-28T13:25:00Z">
                    <w:rPr>
                      <w:rFonts w:ascii="Arial" w:hAnsi="Arial" w:cs="Arial"/>
                      <w:sz w:val="20"/>
                      <w:szCs w:val="20"/>
                    </w:rPr>
                  </w:rPrChange>
                </w:rPr>
                <w:t>54%</w:t>
              </w:r>
            </w:ins>
            <w:ins w:id="8507" w:author="Huyen Tran Thu" w:date="2023-03-28T21:41:00Z">
              <w:del w:id="8508" w:author="Thu Huyen Tran" w:date="2023-12-05T21:44:00Z">
                <w:r w:rsidRPr="00B337EA" w:rsidDel="00CE45F6">
                  <w:rPr>
                    <w:rFonts w:eastAsia="Times New Roman"/>
                    <w:sz w:val="22"/>
                    <w:lang w:eastAsia="ja-JP"/>
                    <w:rPrChange w:id="8509" w:author="Huyen Tran Thu" w:date="2025-04-28T20:25:00Z" w16du:dateUtc="2025-04-28T13:25:00Z">
                      <w:rPr>
                        <w:rFonts w:ascii="Arial" w:hAnsi="Arial" w:cs="Arial"/>
                        <w:sz w:val="20"/>
                        <w:szCs w:val="20"/>
                      </w:rPr>
                    </w:rPrChange>
                  </w:rPr>
                  <w:delText>9%</w:delText>
                </w:r>
              </w:del>
            </w:ins>
            <w:del w:id="8510" w:author="Thu Huyen Tran" w:date="2023-12-05T21:44:00Z">
              <w:r w:rsidRPr="00B337EA" w:rsidDel="00CE45F6">
                <w:rPr>
                  <w:rFonts w:eastAsia="Times New Roman"/>
                  <w:sz w:val="22"/>
                  <w:lang w:eastAsia="ja-JP"/>
                  <w:rPrChange w:id="8511" w:author="Huyen Tran Thu" w:date="2025-04-28T20:25:00Z" w16du:dateUtc="2025-04-28T13:25:00Z">
                    <w:rPr>
                      <w:sz w:val="22"/>
                    </w:rPr>
                  </w:rPrChange>
                </w:rPr>
                <w:delText>62%</w:delText>
              </w:r>
            </w:del>
          </w:p>
        </w:tc>
        <w:tc>
          <w:tcPr>
            <w:tcW w:w="843" w:type="pct"/>
            <w:noWrap/>
            <w:vAlign w:val="bottom"/>
            <w:hideMark/>
            <w:tcPrChange w:id="8512" w:author="Huyen Tran Thu" w:date="2023-03-28T21:41:00Z">
              <w:tcPr>
                <w:tcW w:w="852" w:type="pct"/>
                <w:gridSpan w:val="2"/>
                <w:noWrap/>
                <w:vAlign w:val="bottom"/>
                <w:hideMark/>
              </w:tcPr>
            </w:tcPrChange>
          </w:tcPr>
          <w:p w14:paraId="7E6C6D2D" w14:textId="6E90AAB7" w:rsidR="00030263" w:rsidRPr="00B337EA" w:rsidRDefault="00030263" w:rsidP="00030263">
            <w:pPr>
              <w:spacing w:before="0" w:after="0"/>
              <w:jc w:val="center"/>
              <w:rPr>
                <w:rFonts w:eastAsia="Times New Roman"/>
                <w:sz w:val="22"/>
                <w:lang w:eastAsia="ja-JP"/>
              </w:rPr>
            </w:pPr>
            <w:ins w:id="8513" w:author="Thu Huyen Tran" w:date="2023-12-05T21:44:00Z">
              <w:r w:rsidRPr="00B337EA">
                <w:rPr>
                  <w:sz w:val="22"/>
                  <w:rPrChange w:id="8514" w:author="Huyen Tran Thu" w:date="2025-04-28T20:25:00Z" w16du:dateUtc="2025-04-28T13:25:00Z">
                    <w:rPr>
                      <w:rFonts w:ascii="Arial" w:hAnsi="Arial" w:cs="Arial"/>
                      <w:sz w:val="20"/>
                      <w:szCs w:val="20"/>
                    </w:rPr>
                  </w:rPrChange>
                </w:rPr>
                <w:t>13%</w:t>
              </w:r>
            </w:ins>
            <w:ins w:id="8515" w:author="Huyen Tran Thu" w:date="2023-03-28T21:41:00Z">
              <w:del w:id="8516" w:author="Thu Huyen Tran" w:date="2023-12-05T21:44:00Z">
                <w:r w:rsidRPr="00B337EA" w:rsidDel="00CE45F6">
                  <w:rPr>
                    <w:rFonts w:eastAsia="Times New Roman"/>
                    <w:sz w:val="22"/>
                    <w:lang w:eastAsia="ja-JP"/>
                    <w:rPrChange w:id="8517" w:author="Huyen Tran Thu" w:date="2025-04-28T20:25:00Z" w16du:dateUtc="2025-04-28T13:25:00Z">
                      <w:rPr>
                        <w:rFonts w:ascii="Arial" w:hAnsi="Arial" w:cs="Arial"/>
                        <w:sz w:val="20"/>
                        <w:szCs w:val="20"/>
                      </w:rPr>
                    </w:rPrChange>
                  </w:rPr>
                  <w:delText>53%</w:delText>
                </w:r>
              </w:del>
            </w:ins>
            <w:del w:id="8518" w:author="Thu Huyen Tran" w:date="2023-12-05T21:44:00Z">
              <w:r w:rsidRPr="00B337EA" w:rsidDel="00CE45F6">
                <w:rPr>
                  <w:rFonts w:eastAsia="Times New Roman"/>
                  <w:sz w:val="22"/>
                  <w:lang w:eastAsia="ja-JP"/>
                  <w:rPrChange w:id="8519" w:author="Huyen Tran Thu" w:date="2025-04-28T20:25:00Z" w16du:dateUtc="2025-04-28T13:25:00Z">
                    <w:rPr>
                      <w:sz w:val="22"/>
                    </w:rPr>
                  </w:rPrChange>
                </w:rPr>
                <w:delText>0%</w:delText>
              </w:r>
            </w:del>
          </w:p>
        </w:tc>
        <w:tc>
          <w:tcPr>
            <w:tcW w:w="869" w:type="pct"/>
            <w:noWrap/>
            <w:vAlign w:val="bottom"/>
            <w:hideMark/>
            <w:tcPrChange w:id="8520" w:author="Huyen Tran Thu" w:date="2023-03-28T21:41:00Z">
              <w:tcPr>
                <w:tcW w:w="852" w:type="pct"/>
                <w:gridSpan w:val="2"/>
                <w:noWrap/>
                <w:vAlign w:val="bottom"/>
                <w:hideMark/>
              </w:tcPr>
            </w:tcPrChange>
          </w:tcPr>
          <w:p w14:paraId="20A560FE" w14:textId="7601EA22" w:rsidR="00030263" w:rsidRPr="00B337EA" w:rsidRDefault="00030263" w:rsidP="00030263">
            <w:pPr>
              <w:spacing w:before="0" w:after="0"/>
              <w:jc w:val="center"/>
              <w:rPr>
                <w:rFonts w:eastAsia="Times New Roman"/>
                <w:sz w:val="22"/>
                <w:lang w:eastAsia="ja-JP"/>
              </w:rPr>
            </w:pPr>
            <w:ins w:id="8521" w:author="Thu Huyen Tran" w:date="2023-12-05T21:44:00Z">
              <w:r w:rsidRPr="00B337EA">
                <w:rPr>
                  <w:sz w:val="22"/>
                  <w:rPrChange w:id="8522" w:author="Huyen Tran Thu" w:date="2025-04-28T20:25:00Z" w16du:dateUtc="2025-04-28T13:25:00Z">
                    <w:rPr>
                      <w:rFonts w:ascii="Arial" w:hAnsi="Arial" w:cs="Arial"/>
                      <w:sz w:val="20"/>
                      <w:szCs w:val="20"/>
                    </w:rPr>
                  </w:rPrChange>
                </w:rPr>
                <w:t>26%</w:t>
              </w:r>
            </w:ins>
            <w:ins w:id="8523" w:author="Huyen Tran Thu" w:date="2023-03-28T21:41:00Z">
              <w:del w:id="8524" w:author="Thu Huyen Tran" w:date="2023-12-05T21:44:00Z">
                <w:r w:rsidRPr="00B337EA" w:rsidDel="00CE45F6">
                  <w:rPr>
                    <w:rFonts w:eastAsia="Times New Roman"/>
                    <w:sz w:val="22"/>
                    <w:lang w:eastAsia="ja-JP"/>
                    <w:rPrChange w:id="8525" w:author="Huyen Tran Thu" w:date="2025-04-28T20:25:00Z" w16du:dateUtc="2025-04-28T13:25:00Z">
                      <w:rPr>
                        <w:rFonts w:ascii="Arial" w:hAnsi="Arial" w:cs="Arial"/>
                        <w:sz w:val="20"/>
                        <w:szCs w:val="20"/>
                      </w:rPr>
                    </w:rPrChange>
                  </w:rPr>
                  <w:delText>11%</w:delText>
                </w:r>
              </w:del>
            </w:ins>
            <w:del w:id="8526" w:author="Thu Huyen Tran" w:date="2023-12-05T21:44:00Z">
              <w:r w:rsidRPr="00B337EA" w:rsidDel="00CE45F6">
                <w:rPr>
                  <w:rFonts w:eastAsia="Times New Roman"/>
                  <w:sz w:val="22"/>
                  <w:lang w:eastAsia="ja-JP"/>
                  <w:rPrChange w:id="8527" w:author="Huyen Tran Thu" w:date="2025-04-28T20:25:00Z" w16du:dateUtc="2025-04-28T13:25:00Z">
                    <w:rPr>
                      <w:sz w:val="22"/>
                    </w:rPr>
                  </w:rPrChange>
                </w:rPr>
                <w:delText>8%</w:delText>
              </w:r>
            </w:del>
          </w:p>
        </w:tc>
        <w:tc>
          <w:tcPr>
            <w:tcW w:w="899" w:type="pct"/>
            <w:noWrap/>
            <w:vAlign w:val="bottom"/>
            <w:hideMark/>
            <w:tcPrChange w:id="8528" w:author="Huyen Tran Thu" w:date="2023-03-28T21:41:00Z">
              <w:tcPr>
                <w:tcW w:w="879" w:type="pct"/>
                <w:noWrap/>
                <w:vAlign w:val="bottom"/>
                <w:hideMark/>
              </w:tcPr>
            </w:tcPrChange>
          </w:tcPr>
          <w:p w14:paraId="0386BDAE" w14:textId="2E9BC632" w:rsidR="00030263" w:rsidRPr="00B337EA" w:rsidRDefault="00030263" w:rsidP="00030263">
            <w:pPr>
              <w:spacing w:before="0" w:after="0"/>
              <w:jc w:val="center"/>
              <w:rPr>
                <w:rFonts w:eastAsia="Times New Roman"/>
                <w:sz w:val="22"/>
                <w:lang w:eastAsia="ja-JP"/>
              </w:rPr>
            </w:pPr>
            <w:ins w:id="8529" w:author="Thu Huyen Tran" w:date="2023-12-05T21:44:00Z">
              <w:r w:rsidRPr="00B337EA">
                <w:rPr>
                  <w:sz w:val="22"/>
                  <w:rPrChange w:id="8530" w:author="Huyen Tran Thu" w:date="2025-04-28T20:25:00Z" w16du:dateUtc="2025-04-28T13:25:00Z">
                    <w:rPr>
                      <w:rFonts w:ascii="Arial" w:hAnsi="Arial" w:cs="Arial"/>
                      <w:sz w:val="20"/>
                      <w:szCs w:val="20"/>
                    </w:rPr>
                  </w:rPrChange>
                </w:rPr>
                <w:t>7%</w:t>
              </w:r>
            </w:ins>
            <w:ins w:id="8531" w:author="Huyen Tran Thu" w:date="2023-03-28T21:41:00Z">
              <w:del w:id="8532" w:author="Thu Huyen Tran" w:date="2023-12-05T21:44:00Z">
                <w:r w:rsidRPr="00B337EA" w:rsidDel="00CE45F6">
                  <w:rPr>
                    <w:rFonts w:eastAsia="Times New Roman"/>
                    <w:sz w:val="22"/>
                    <w:lang w:eastAsia="ja-JP"/>
                    <w:rPrChange w:id="8533" w:author="Huyen Tran Thu" w:date="2025-04-28T20:25:00Z" w16du:dateUtc="2025-04-28T13:25:00Z">
                      <w:rPr>
                        <w:rFonts w:ascii="Arial" w:hAnsi="Arial" w:cs="Arial"/>
                        <w:sz w:val="20"/>
                        <w:szCs w:val="20"/>
                      </w:rPr>
                    </w:rPrChange>
                  </w:rPr>
                  <w:delText>27%</w:delText>
                </w:r>
              </w:del>
            </w:ins>
            <w:del w:id="8534" w:author="Thu Huyen Tran" w:date="2023-12-05T21:44:00Z">
              <w:r w:rsidRPr="00B337EA" w:rsidDel="00CE45F6">
                <w:rPr>
                  <w:rFonts w:eastAsia="Times New Roman"/>
                  <w:sz w:val="22"/>
                  <w:lang w:eastAsia="ja-JP"/>
                  <w:rPrChange w:id="8535" w:author="Huyen Tran Thu" w:date="2025-04-28T20:25:00Z" w16du:dateUtc="2025-04-28T13:25:00Z">
                    <w:rPr>
                      <w:sz w:val="22"/>
                    </w:rPr>
                  </w:rPrChange>
                </w:rPr>
                <w:delText>30%</w:delText>
              </w:r>
            </w:del>
          </w:p>
        </w:tc>
        <w:tc>
          <w:tcPr>
            <w:tcW w:w="868" w:type="pct"/>
            <w:vAlign w:val="bottom"/>
            <w:tcPrChange w:id="8536" w:author="Huyen Tran Thu" w:date="2023-03-28T21:41:00Z">
              <w:tcPr>
                <w:tcW w:w="878" w:type="pct"/>
                <w:gridSpan w:val="2"/>
                <w:vAlign w:val="bottom"/>
              </w:tcPr>
            </w:tcPrChange>
          </w:tcPr>
          <w:p w14:paraId="632761AC" w14:textId="452A5F9F" w:rsidR="00030263" w:rsidRPr="00B337EA" w:rsidRDefault="00030263" w:rsidP="00030263">
            <w:pPr>
              <w:spacing w:before="0" w:after="0"/>
              <w:jc w:val="center"/>
              <w:rPr>
                <w:rFonts w:eastAsia="Times New Roman"/>
                <w:sz w:val="22"/>
                <w:lang w:eastAsia="ja-JP"/>
                <w:rPrChange w:id="8537" w:author="Huyen Tran Thu" w:date="2025-04-28T20:25:00Z" w16du:dateUtc="2025-04-28T13:25:00Z">
                  <w:rPr>
                    <w:sz w:val="22"/>
                  </w:rPr>
                </w:rPrChange>
              </w:rPr>
            </w:pPr>
            <w:ins w:id="8538" w:author="Thu Huyen Tran" w:date="2023-12-05T21:45:00Z">
              <w:r w:rsidRPr="00B337EA">
                <w:rPr>
                  <w:sz w:val="22"/>
                  <w:rPrChange w:id="8539" w:author="Huyen Tran Thu" w:date="2025-04-28T20:25:00Z" w16du:dateUtc="2025-04-28T13:25:00Z">
                    <w:rPr>
                      <w:rFonts w:ascii="Arial" w:hAnsi="Arial" w:cs="Arial"/>
                      <w:sz w:val="20"/>
                      <w:szCs w:val="20"/>
                    </w:rPr>
                  </w:rPrChange>
                </w:rPr>
                <w:t>0,56</w:t>
              </w:r>
            </w:ins>
            <w:ins w:id="8540" w:author="Huyen Tran Thu" w:date="2023-03-28T21:42:00Z">
              <w:del w:id="8541" w:author="Thu Huyen Tran" w:date="2023-12-05T21:45:00Z">
                <w:r w:rsidRPr="00B337EA" w:rsidDel="00AF7126">
                  <w:rPr>
                    <w:rFonts w:eastAsia="Times New Roman"/>
                    <w:sz w:val="22"/>
                    <w:lang w:eastAsia="ja-JP"/>
                    <w:rPrChange w:id="8542" w:author="Huyen Tran Thu" w:date="2025-04-28T20:25:00Z" w16du:dateUtc="2025-04-28T13:25:00Z">
                      <w:rPr>
                        <w:rFonts w:ascii="Arial" w:hAnsi="Arial" w:cs="Arial"/>
                        <w:sz w:val="20"/>
                        <w:szCs w:val="20"/>
                      </w:rPr>
                    </w:rPrChange>
                  </w:rPr>
                  <w:delText>0,70</w:delText>
                </w:r>
              </w:del>
            </w:ins>
            <w:del w:id="8543" w:author="Thu Huyen Tran" w:date="2023-12-05T21:45:00Z">
              <w:r w:rsidRPr="00B337EA" w:rsidDel="00AF7126">
                <w:rPr>
                  <w:rFonts w:eastAsia="Times New Roman"/>
                  <w:sz w:val="22"/>
                  <w:lang w:eastAsia="ja-JP"/>
                  <w:rPrChange w:id="8544" w:author="Huyen Tran Thu" w:date="2025-04-28T20:25:00Z" w16du:dateUtc="2025-04-28T13:25:00Z">
                    <w:rPr>
                      <w:sz w:val="22"/>
                    </w:rPr>
                  </w:rPrChange>
                </w:rPr>
                <w:delText>0.48</w:delText>
              </w:r>
            </w:del>
          </w:p>
        </w:tc>
      </w:tr>
      <w:tr w:rsidR="00030263" w:rsidRPr="00B337EA" w14:paraId="7FCDCC22" w14:textId="77777777" w:rsidTr="00030263">
        <w:trPr>
          <w:trHeight w:val="255"/>
          <w:trPrChange w:id="8545" w:author="Huyen Tran Thu" w:date="2023-03-28T21:41:00Z">
            <w:trPr>
              <w:trHeight w:val="255"/>
            </w:trPr>
          </w:trPrChange>
        </w:trPr>
        <w:tc>
          <w:tcPr>
            <w:tcW w:w="601" w:type="pct"/>
            <w:noWrap/>
            <w:vAlign w:val="center"/>
            <w:hideMark/>
            <w:tcPrChange w:id="8546" w:author="Huyen Tran Thu" w:date="2023-03-28T21:41:00Z">
              <w:tcPr>
                <w:tcW w:w="611" w:type="pct"/>
                <w:gridSpan w:val="2"/>
                <w:noWrap/>
                <w:vAlign w:val="center"/>
                <w:hideMark/>
              </w:tcPr>
            </w:tcPrChange>
          </w:tcPr>
          <w:p w14:paraId="0420D483"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1994</w:t>
            </w:r>
          </w:p>
        </w:tc>
        <w:tc>
          <w:tcPr>
            <w:tcW w:w="920" w:type="pct"/>
            <w:noWrap/>
            <w:vAlign w:val="bottom"/>
            <w:hideMark/>
            <w:tcPrChange w:id="8547" w:author="Huyen Tran Thu" w:date="2023-03-28T21:41:00Z">
              <w:tcPr>
                <w:tcW w:w="929" w:type="pct"/>
                <w:gridSpan w:val="2"/>
                <w:noWrap/>
                <w:vAlign w:val="bottom"/>
                <w:hideMark/>
              </w:tcPr>
            </w:tcPrChange>
          </w:tcPr>
          <w:p w14:paraId="7A855444" w14:textId="25260D79" w:rsidR="00030263" w:rsidRPr="00B337EA" w:rsidRDefault="00030263" w:rsidP="00030263">
            <w:pPr>
              <w:spacing w:before="0" w:after="0"/>
              <w:jc w:val="center"/>
              <w:rPr>
                <w:rFonts w:eastAsia="Times New Roman"/>
                <w:sz w:val="22"/>
                <w:lang w:eastAsia="ja-JP"/>
              </w:rPr>
            </w:pPr>
            <w:ins w:id="8548" w:author="Thu Huyen Tran" w:date="2023-12-05T21:44:00Z">
              <w:r w:rsidRPr="00B337EA">
                <w:rPr>
                  <w:sz w:val="22"/>
                  <w:rPrChange w:id="8549" w:author="Huyen Tran Thu" w:date="2025-04-28T20:25:00Z" w16du:dateUtc="2025-04-28T13:25:00Z">
                    <w:rPr>
                      <w:rFonts w:ascii="Arial" w:hAnsi="Arial" w:cs="Arial"/>
                      <w:sz w:val="20"/>
                      <w:szCs w:val="20"/>
                    </w:rPr>
                  </w:rPrChange>
                </w:rPr>
                <w:t>53%</w:t>
              </w:r>
            </w:ins>
            <w:ins w:id="8550" w:author="Huyen Tran Thu" w:date="2023-03-28T21:41:00Z">
              <w:del w:id="8551" w:author="Thu Huyen Tran" w:date="2023-12-05T21:44:00Z">
                <w:r w:rsidRPr="00B337EA" w:rsidDel="00CE45F6">
                  <w:rPr>
                    <w:rFonts w:eastAsia="Times New Roman"/>
                    <w:sz w:val="22"/>
                    <w:lang w:eastAsia="ja-JP"/>
                    <w:rPrChange w:id="8552" w:author="Huyen Tran Thu" w:date="2025-04-28T20:25:00Z" w16du:dateUtc="2025-04-28T13:25:00Z">
                      <w:rPr>
                        <w:rFonts w:ascii="Arial" w:hAnsi="Arial" w:cs="Arial"/>
                        <w:sz w:val="20"/>
                        <w:szCs w:val="20"/>
                      </w:rPr>
                    </w:rPrChange>
                  </w:rPr>
                  <w:delText>9%</w:delText>
                </w:r>
              </w:del>
            </w:ins>
            <w:del w:id="8553" w:author="Thu Huyen Tran" w:date="2023-12-05T21:44:00Z">
              <w:r w:rsidRPr="00B337EA" w:rsidDel="00CE45F6">
                <w:rPr>
                  <w:rFonts w:eastAsia="Times New Roman"/>
                  <w:sz w:val="22"/>
                  <w:lang w:eastAsia="ja-JP"/>
                  <w:rPrChange w:id="8554" w:author="Huyen Tran Thu" w:date="2025-04-28T20:25:00Z" w16du:dateUtc="2025-04-28T13:25:00Z">
                    <w:rPr>
                      <w:sz w:val="22"/>
                    </w:rPr>
                  </w:rPrChange>
                </w:rPr>
                <w:delText>59%</w:delText>
              </w:r>
            </w:del>
          </w:p>
        </w:tc>
        <w:tc>
          <w:tcPr>
            <w:tcW w:w="843" w:type="pct"/>
            <w:noWrap/>
            <w:vAlign w:val="bottom"/>
            <w:hideMark/>
            <w:tcPrChange w:id="8555" w:author="Huyen Tran Thu" w:date="2023-03-28T21:41:00Z">
              <w:tcPr>
                <w:tcW w:w="852" w:type="pct"/>
                <w:gridSpan w:val="2"/>
                <w:noWrap/>
                <w:vAlign w:val="bottom"/>
                <w:hideMark/>
              </w:tcPr>
            </w:tcPrChange>
          </w:tcPr>
          <w:p w14:paraId="67FEBB1F" w14:textId="7C03000B" w:rsidR="00030263" w:rsidRPr="00B337EA" w:rsidRDefault="00030263" w:rsidP="00030263">
            <w:pPr>
              <w:spacing w:before="0" w:after="0"/>
              <w:jc w:val="center"/>
              <w:rPr>
                <w:rFonts w:eastAsia="Times New Roman"/>
                <w:sz w:val="22"/>
                <w:lang w:eastAsia="ja-JP"/>
              </w:rPr>
            </w:pPr>
            <w:ins w:id="8556" w:author="Thu Huyen Tran" w:date="2023-12-05T21:44:00Z">
              <w:r w:rsidRPr="00B337EA">
                <w:rPr>
                  <w:sz w:val="22"/>
                  <w:rPrChange w:id="8557" w:author="Huyen Tran Thu" w:date="2025-04-28T20:25:00Z" w16du:dateUtc="2025-04-28T13:25:00Z">
                    <w:rPr>
                      <w:rFonts w:ascii="Arial" w:hAnsi="Arial" w:cs="Arial"/>
                      <w:sz w:val="20"/>
                      <w:szCs w:val="20"/>
                    </w:rPr>
                  </w:rPrChange>
                </w:rPr>
                <w:t>12%</w:t>
              </w:r>
            </w:ins>
            <w:ins w:id="8558" w:author="Huyen Tran Thu" w:date="2023-03-28T21:41:00Z">
              <w:del w:id="8559" w:author="Thu Huyen Tran" w:date="2023-12-05T21:44:00Z">
                <w:r w:rsidRPr="00B337EA" w:rsidDel="00CE45F6">
                  <w:rPr>
                    <w:rFonts w:eastAsia="Times New Roman"/>
                    <w:sz w:val="22"/>
                    <w:lang w:eastAsia="ja-JP"/>
                    <w:rPrChange w:id="8560" w:author="Huyen Tran Thu" w:date="2025-04-28T20:25:00Z" w16du:dateUtc="2025-04-28T13:25:00Z">
                      <w:rPr>
                        <w:rFonts w:ascii="Arial" w:hAnsi="Arial" w:cs="Arial"/>
                        <w:sz w:val="20"/>
                        <w:szCs w:val="20"/>
                      </w:rPr>
                    </w:rPrChange>
                  </w:rPr>
                  <w:delText>50%</w:delText>
                </w:r>
              </w:del>
            </w:ins>
            <w:del w:id="8561" w:author="Thu Huyen Tran" w:date="2023-12-05T21:44:00Z">
              <w:r w:rsidRPr="00B337EA" w:rsidDel="00CE45F6">
                <w:rPr>
                  <w:rFonts w:eastAsia="Times New Roman"/>
                  <w:sz w:val="22"/>
                  <w:lang w:eastAsia="ja-JP"/>
                  <w:rPrChange w:id="8562" w:author="Huyen Tran Thu" w:date="2025-04-28T20:25:00Z" w16du:dateUtc="2025-04-28T13:25:00Z">
                    <w:rPr>
                      <w:sz w:val="22"/>
                    </w:rPr>
                  </w:rPrChange>
                </w:rPr>
                <w:delText>0%</w:delText>
              </w:r>
            </w:del>
          </w:p>
        </w:tc>
        <w:tc>
          <w:tcPr>
            <w:tcW w:w="869" w:type="pct"/>
            <w:noWrap/>
            <w:vAlign w:val="bottom"/>
            <w:hideMark/>
            <w:tcPrChange w:id="8563" w:author="Huyen Tran Thu" w:date="2023-03-28T21:41:00Z">
              <w:tcPr>
                <w:tcW w:w="852" w:type="pct"/>
                <w:gridSpan w:val="2"/>
                <w:noWrap/>
                <w:vAlign w:val="bottom"/>
                <w:hideMark/>
              </w:tcPr>
            </w:tcPrChange>
          </w:tcPr>
          <w:p w14:paraId="325D8F5F" w14:textId="45A7D79A" w:rsidR="00030263" w:rsidRPr="00B337EA" w:rsidRDefault="00030263" w:rsidP="00030263">
            <w:pPr>
              <w:spacing w:before="0" w:after="0"/>
              <w:jc w:val="center"/>
              <w:rPr>
                <w:rFonts w:eastAsia="Times New Roman"/>
                <w:sz w:val="22"/>
                <w:lang w:eastAsia="ja-JP"/>
              </w:rPr>
            </w:pPr>
            <w:ins w:id="8564" w:author="Thu Huyen Tran" w:date="2023-12-05T21:44:00Z">
              <w:r w:rsidRPr="00B337EA">
                <w:rPr>
                  <w:sz w:val="22"/>
                  <w:rPrChange w:id="8565" w:author="Huyen Tran Thu" w:date="2025-04-28T20:25:00Z" w16du:dateUtc="2025-04-28T13:25:00Z">
                    <w:rPr>
                      <w:rFonts w:ascii="Arial" w:hAnsi="Arial" w:cs="Arial"/>
                      <w:sz w:val="20"/>
                      <w:szCs w:val="20"/>
                    </w:rPr>
                  </w:rPrChange>
                </w:rPr>
                <w:t>27%</w:t>
              </w:r>
            </w:ins>
            <w:ins w:id="8566" w:author="Huyen Tran Thu" w:date="2023-03-28T21:41:00Z">
              <w:del w:id="8567" w:author="Thu Huyen Tran" w:date="2023-12-05T21:44:00Z">
                <w:r w:rsidRPr="00B337EA" w:rsidDel="00CE45F6">
                  <w:rPr>
                    <w:rFonts w:eastAsia="Times New Roman"/>
                    <w:sz w:val="22"/>
                    <w:lang w:eastAsia="ja-JP"/>
                    <w:rPrChange w:id="8568" w:author="Huyen Tran Thu" w:date="2025-04-28T20:25:00Z" w16du:dateUtc="2025-04-28T13:25:00Z">
                      <w:rPr>
                        <w:rFonts w:ascii="Arial" w:hAnsi="Arial" w:cs="Arial"/>
                        <w:sz w:val="20"/>
                        <w:szCs w:val="20"/>
                      </w:rPr>
                    </w:rPrChange>
                  </w:rPr>
                  <w:delText>13%</w:delText>
                </w:r>
              </w:del>
            </w:ins>
            <w:del w:id="8569" w:author="Thu Huyen Tran" w:date="2023-12-05T21:44:00Z">
              <w:r w:rsidRPr="00B337EA" w:rsidDel="00CE45F6">
                <w:rPr>
                  <w:rFonts w:eastAsia="Times New Roman"/>
                  <w:sz w:val="22"/>
                  <w:lang w:eastAsia="ja-JP"/>
                  <w:rPrChange w:id="8570" w:author="Huyen Tran Thu" w:date="2025-04-28T20:25:00Z" w16du:dateUtc="2025-04-28T13:25:00Z">
                    <w:rPr>
                      <w:sz w:val="22"/>
                    </w:rPr>
                  </w:rPrChange>
                </w:rPr>
                <w:delText>8%</w:delText>
              </w:r>
            </w:del>
          </w:p>
        </w:tc>
        <w:tc>
          <w:tcPr>
            <w:tcW w:w="899" w:type="pct"/>
            <w:noWrap/>
            <w:vAlign w:val="bottom"/>
            <w:hideMark/>
            <w:tcPrChange w:id="8571" w:author="Huyen Tran Thu" w:date="2023-03-28T21:41:00Z">
              <w:tcPr>
                <w:tcW w:w="879" w:type="pct"/>
                <w:noWrap/>
                <w:vAlign w:val="bottom"/>
                <w:hideMark/>
              </w:tcPr>
            </w:tcPrChange>
          </w:tcPr>
          <w:p w14:paraId="4A51F3B2" w14:textId="508C57B7" w:rsidR="00030263" w:rsidRPr="00B337EA" w:rsidRDefault="00030263" w:rsidP="00030263">
            <w:pPr>
              <w:spacing w:before="0" w:after="0"/>
              <w:jc w:val="center"/>
              <w:rPr>
                <w:rFonts w:eastAsia="Times New Roman"/>
                <w:sz w:val="22"/>
                <w:lang w:eastAsia="ja-JP"/>
              </w:rPr>
            </w:pPr>
            <w:ins w:id="8572" w:author="Thu Huyen Tran" w:date="2023-12-05T21:44:00Z">
              <w:r w:rsidRPr="00B337EA">
                <w:rPr>
                  <w:sz w:val="22"/>
                  <w:rPrChange w:id="8573" w:author="Huyen Tran Thu" w:date="2025-04-28T20:25:00Z" w16du:dateUtc="2025-04-28T13:25:00Z">
                    <w:rPr>
                      <w:rFonts w:ascii="Arial" w:hAnsi="Arial" w:cs="Arial"/>
                      <w:sz w:val="20"/>
                      <w:szCs w:val="20"/>
                    </w:rPr>
                  </w:rPrChange>
                </w:rPr>
                <w:t>8%</w:t>
              </w:r>
            </w:ins>
            <w:ins w:id="8574" w:author="Huyen Tran Thu" w:date="2023-03-28T21:41:00Z">
              <w:del w:id="8575" w:author="Thu Huyen Tran" w:date="2023-12-05T21:44:00Z">
                <w:r w:rsidRPr="00B337EA" w:rsidDel="00CE45F6">
                  <w:rPr>
                    <w:rFonts w:eastAsia="Times New Roman"/>
                    <w:sz w:val="22"/>
                    <w:lang w:eastAsia="ja-JP"/>
                    <w:rPrChange w:id="8576" w:author="Huyen Tran Thu" w:date="2025-04-28T20:25:00Z" w16du:dateUtc="2025-04-28T13:25:00Z">
                      <w:rPr>
                        <w:rFonts w:ascii="Arial" w:hAnsi="Arial" w:cs="Arial"/>
                        <w:sz w:val="20"/>
                        <w:szCs w:val="20"/>
                      </w:rPr>
                    </w:rPrChange>
                  </w:rPr>
                  <w:delText>28%</w:delText>
                </w:r>
              </w:del>
            </w:ins>
            <w:del w:id="8577" w:author="Thu Huyen Tran" w:date="2023-12-05T21:44:00Z">
              <w:r w:rsidRPr="00B337EA" w:rsidDel="00CE45F6">
                <w:rPr>
                  <w:rFonts w:eastAsia="Times New Roman"/>
                  <w:sz w:val="22"/>
                  <w:lang w:eastAsia="ja-JP"/>
                  <w:rPrChange w:id="8578" w:author="Huyen Tran Thu" w:date="2025-04-28T20:25:00Z" w16du:dateUtc="2025-04-28T13:25:00Z">
                    <w:rPr>
                      <w:sz w:val="22"/>
                    </w:rPr>
                  </w:rPrChange>
                </w:rPr>
                <w:delText>33%</w:delText>
              </w:r>
            </w:del>
          </w:p>
        </w:tc>
        <w:tc>
          <w:tcPr>
            <w:tcW w:w="868" w:type="pct"/>
            <w:vAlign w:val="bottom"/>
            <w:tcPrChange w:id="8579" w:author="Huyen Tran Thu" w:date="2023-03-28T21:41:00Z">
              <w:tcPr>
                <w:tcW w:w="878" w:type="pct"/>
                <w:gridSpan w:val="2"/>
                <w:vAlign w:val="bottom"/>
              </w:tcPr>
            </w:tcPrChange>
          </w:tcPr>
          <w:p w14:paraId="44FED8BE" w14:textId="18A21D59" w:rsidR="00030263" w:rsidRPr="00B337EA" w:rsidRDefault="00030263" w:rsidP="00030263">
            <w:pPr>
              <w:spacing w:before="0" w:after="0"/>
              <w:jc w:val="center"/>
              <w:rPr>
                <w:rFonts w:eastAsia="Times New Roman"/>
                <w:sz w:val="22"/>
                <w:lang w:eastAsia="ja-JP"/>
                <w:rPrChange w:id="8580" w:author="Huyen Tran Thu" w:date="2025-04-28T20:25:00Z" w16du:dateUtc="2025-04-28T13:25:00Z">
                  <w:rPr>
                    <w:sz w:val="22"/>
                  </w:rPr>
                </w:rPrChange>
              </w:rPr>
            </w:pPr>
            <w:ins w:id="8581" w:author="Thu Huyen Tran" w:date="2023-12-05T21:45:00Z">
              <w:r w:rsidRPr="00B337EA">
                <w:rPr>
                  <w:sz w:val="22"/>
                  <w:rPrChange w:id="8582" w:author="Huyen Tran Thu" w:date="2025-04-28T20:25:00Z" w16du:dateUtc="2025-04-28T13:25:00Z">
                    <w:rPr>
                      <w:rFonts w:ascii="Arial" w:hAnsi="Arial" w:cs="Arial"/>
                      <w:sz w:val="20"/>
                      <w:szCs w:val="20"/>
                    </w:rPr>
                  </w:rPrChange>
                </w:rPr>
                <w:t>0,57</w:t>
              </w:r>
            </w:ins>
            <w:ins w:id="8583" w:author="Huyen Tran Thu" w:date="2023-03-28T21:42:00Z">
              <w:del w:id="8584" w:author="Thu Huyen Tran" w:date="2023-12-05T21:45:00Z">
                <w:r w:rsidRPr="00B337EA" w:rsidDel="00AF7126">
                  <w:rPr>
                    <w:rFonts w:eastAsia="Times New Roman"/>
                    <w:sz w:val="22"/>
                    <w:lang w:eastAsia="ja-JP"/>
                    <w:rPrChange w:id="8585" w:author="Huyen Tran Thu" w:date="2025-04-28T20:25:00Z" w16du:dateUtc="2025-04-28T13:25:00Z">
                      <w:rPr>
                        <w:rFonts w:ascii="Arial" w:hAnsi="Arial" w:cs="Arial"/>
                        <w:sz w:val="20"/>
                        <w:szCs w:val="20"/>
                      </w:rPr>
                    </w:rPrChange>
                  </w:rPr>
                  <w:delText>0,70</w:delText>
                </w:r>
              </w:del>
            </w:ins>
            <w:del w:id="8586" w:author="Thu Huyen Tran" w:date="2023-12-05T21:45:00Z">
              <w:r w:rsidRPr="00B337EA" w:rsidDel="00AF7126">
                <w:rPr>
                  <w:rFonts w:eastAsia="Times New Roman"/>
                  <w:sz w:val="22"/>
                  <w:lang w:eastAsia="ja-JP"/>
                  <w:rPrChange w:id="8587" w:author="Huyen Tran Thu" w:date="2025-04-28T20:25:00Z" w16du:dateUtc="2025-04-28T13:25:00Z">
                    <w:rPr>
                      <w:sz w:val="22"/>
                    </w:rPr>
                  </w:rPrChange>
                </w:rPr>
                <w:delText>0.48</w:delText>
              </w:r>
            </w:del>
          </w:p>
        </w:tc>
      </w:tr>
      <w:tr w:rsidR="00030263" w:rsidRPr="00B337EA" w14:paraId="6F5CC322" w14:textId="77777777" w:rsidTr="00030263">
        <w:trPr>
          <w:trHeight w:val="255"/>
          <w:trPrChange w:id="8588" w:author="Huyen Tran Thu" w:date="2023-03-28T21:41:00Z">
            <w:trPr>
              <w:trHeight w:val="255"/>
            </w:trPr>
          </w:trPrChange>
        </w:trPr>
        <w:tc>
          <w:tcPr>
            <w:tcW w:w="601" w:type="pct"/>
            <w:noWrap/>
            <w:vAlign w:val="center"/>
            <w:hideMark/>
            <w:tcPrChange w:id="8589" w:author="Huyen Tran Thu" w:date="2023-03-28T21:41:00Z">
              <w:tcPr>
                <w:tcW w:w="611" w:type="pct"/>
                <w:gridSpan w:val="2"/>
                <w:noWrap/>
                <w:vAlign w:val="center"/>
                <w:hideMark/>
              </w:tcPr>
            </w:tcPrChange>
          </w:tcPr>
          <w:p w14:paraId="151D2FC3"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1995</w:t>
            </w:r>
          </w:p>
        </w:tc>
        <w:tc>
          <w:tcPr>
            <w:tcW w:w="920" w:type="pct"/>
            <w:noWrap/>
            <w:vAlign w:val="bottom"/>
            <w:hideMark/>
            <w:tcPrChange w:id="8590" w:author="Huyen Tran Thu" w:date="2023-03-28T21:41:00Z">
              <w:tcPr>
                <w:tcW w:w="929" w:type="pct"/>
                <w:gridSpan w:val="2"/>
                <w:noWrap/>
                <w:vAlign w:val="bottom"/>
                <w:hideMark/>
              </w:tcPr>
            </w:tcPrChange>
          </w:tcPr>
          <w:p w14:paraId="1BBE059D" w14:textId="4AFFF361" w:rsidR="00030263" w:rsidRPr="00B337EA" w:rsidRDefault="00030263" w:rsidP="00030263">
            <w:pPr>
              <w:spacing w:before="0" w:after="0"/>
              <w:jc w:val="center"/>
              <w:rPr>
                <w:rFonts w:eastAsia="Times New Roman"/>
                <w:sz w:val="22"/>
                <w:lang w:eastAsia="ja-JP"/>
              </w:rPr>
            </w:pPr>
            <w:ins w:id="8591" w:author="Thu Huyen Tran" w:date="2023-12-05T21:44:00Z">
              <w:r w:rsidRPr="00B337EA">
                <w:rPr>
                  <w:sz w:val="22"/>
                  <w:rPrChange w:id="8592" w:author="Huyen Tran Thu" w:date="2025-04-28T20:25:00Z" w16du:dateUtc="2025-04-28T13:25:00Z">
                    <w:rPr>
                      <w:rFonts w:ascii="Arial" w:hAnsi="Arial" w:cs="Arial"/>
                      <w:sz w:val="20"/>
                      <w:szCs w:val="20"/>
                    </w:rPr>
                  </w:rPrChange>
                </w:rPr>
                <w:t>51%</w:t>
              </w:r>
            </w:ins>
            <w:ins w:id="8593" w:author="Huyen Tran Thu" w:date="2023-03-28T21:41:00Z">
              <w:del w:id="8594" w:author="Thu Huyen Tran" w:date="2023-12-05T21:44:00Z">
                <w:r w:rsidRPr="00B337EA" w:rsidDel="00CE45F6">
                  <w:rPr>
                    <w:rFonts w:eastAsia="Times New Roman"/>
                    <w:sz w:val="22"/>
                    <w:lang w:eastAsia="ja-JP"/>
                    <w:rPrChange w:id="8595" w:author="Huyen Tran Thu" w:date="2025-04-28T20:25:00Z" w16du:dateUtc="2025-04-28T13:25:00Z">
                      <w:rPr>
                        <w:rFonts w:ascii="Arial" w:hAnsi="Arial" w:cs="Arial"/>
                        <w:sz w:val="20"/>
                        <w:szCs w:val="20"/>
                      </w:rPr>
                    </w:rPrChange>
                  </w:rPr>
                  <w:delText>10%</w:delText>
                </w:r>
              </w:del>
            </w:ins>
            <w:del w:id="8596" w:author="Thu Huyen Tran" w:date="2023-12-05T21:44:00Z">
              <w:r w:rsidRPr="00B337EA" w:rsidDel="00CE45F6">
                <w:rPr>
                  <w:rFonts w:eastAsia="Times New Roman"/>
                  <w:sz w:val="22"/>
                  <w:lang w:eastAsia="ja-JP"/>
                  <w:rPrChange w:id="8597" w:author="Huyen Tran Thu" w:date="2025-04-28T20:25:00Z" w16du:dateUtc="2025-04-28T13:25:00Z">
                    <w:rPr>
                      <w:sz w:val="22"/>
                    </w:rPr>
                  </w:rPrChange>
                </w:rPr>
                <w:delText>56%</w:delText>
              </w:r>
            </w:del>
          </w:p>
        </w:tc>
        <w:tc>
          <w:tcPr>
            <w:tcW w:w="843" w:type="pct"/>
            <w:noWrap/>
            <w:vAlign w:val="bottom"/>
            <w:hideMark/>
            <w:tcPrChange w:id="8598" w:author="Huyen Tran Thu" w:date="2023-03-28T21:41:00Z">
              <w:tcPr>
                <w:tcW w:w="852" w:type="pct"/>
                <w:gridSpan w:val="2"/>
                <w:noWrap/>
                <w:vAlign w:val="bottom"/>
                <w:hideMark/>
              </w:tcPr>
            </w:tcPrChange>
          </w:tcPr>
          <w:p w14:paraId="63EA0D3B" w14:textId="01D72514" w:rsidR="00030263" w:rsidRPr="00B337EA" w:rsidRDefault="00030263" w:rsidP="00030263">
            <w:pPr>
              <w:spacing w:before="0" w:after="0"/>
              <w:jc w:val="center"/>
              <w:rPr>
                <w:rFonts w:eastAsia="Times New Roman"/>
                <w:sz w:val="22"/>
                <w:lang w:eastAsia="ja-JP"/>
              </w:rPr>
            </w:pPr>
            <w:ins w:id="8599" w:author="Thu Huyen Tran" w:date="2023-12-05T21:44:00Z">
              <w:r w:rsidRPr="00B337EA">
                <w:rPr>
                  <w:sz w:val="22"/>
                  <w:rPrChange w:id="8600" w:author="Huyen Tran Thu" w:date="2025-04-28T20:25:00Z" w16du:dateUtc="2025-04-28T13:25:00Z">
                    <w:rPr>
                      <w:rFonts w:ascii="Arial" w:hAnsi="Arial" w:cs="Arial"/>
                      <w:sz w:val="20"/>
                      <w:szCs w:val="20"/>
                    </w:rPr>
                  </w:rPrChange>
                </w:rPr>
                <w:t>12%</w:t>
              </w:r>
            </w:ins>
            <w:ins w:id="8601" w:author="Huyen Tran Thu" w:date="2023-03-28T21:41:00Z">
              <w:del w:id="8602" w:author="Thu Huyen Tran" w:date="2023-12-05T21:44:00Z">
                <w:r w:rsidRPr="00B337EA" w:rsidDel="00CE45F6">
                  <w:rPr>
                    <w:rFonts w:eastAsia="Times New Roman"/>
                    <w:sz w:val="22"/>
                    <w:lang w:eastAsia="ja-JP"/>
                    <w:rPrChange w:id="8603" w:author="Huyen Tran Thu" w:date="2025-04-28T20:25:00Z" w16du:dateUtc="2025-04-28T13:25:00Z">
                      <w:rPr>
                        <w:rFonts w:ascii="Arial" w:hAnsi="Arial" w:cs="Arial"/>
                        <w:sz w:val="20"/>
                        <w:szCs w:val="20"/>
                      </w:rPr>
                    </w:rPrChange>
                  </w:rPr>
                  <w:delText>47%</w:delText>
                </w:r>
              </w:del>
            </w:ins>
            <w:del w:id="8604" w:author="Thu Huyen Tran" w:date="2023-12-05T21:44:00Z">
              <w:r w:rsidRPr="00B337EA" w:rsidDel="00CE45F6">
                <w:rPr>
                  <w:rFonts w:eastAsia="Times New Roman"/>
                  <w:sz w:val="22"/>
                  <w:lang w:eastAsia="ja-JP"/>
                  <w:rPrChange w:id="8605" w:author="Huyen Tran Thu" w:date="2025-04-28T20:25:00Z" w16du:dateUtc="2025-04-28T13:25:00Z">
                    <w:rPr>
                      <w:sz w:val="22"/>
                    </w:rPr>
                  </w:rPrChange>
                </w:rPr>
                <w:delText>0%</w:delText>
              </w:r>
            </w:del>
          </w:p>
        </w:tc>
        <w:tc>
          <w:tcPr>
            <w:tcW w:w="869" w:type="pct"/>
            <w:noWrap/>
            <w:vAlign w:val="bottom"/>
            <w:hideMark/>
            <w:tcPrChange w:id="8606" w:author="Huyen Tran Thu" w:date="2023-03-28T21:41:00Z">
              <w:tcPr>
                <w:tcW w:w="852" w:type="pct"/>
                <w:gridSpan w:val="2"/>
                <w:noWrap/>
                <w:vAlign w:val="bottom"/>
                <w:hideMark/>
              </w:tcPr>
            </w:tcPrChange>
          </w:tcPr>
          <w:p w14:paraId="250A8F4A" w14:textId="5F271981" w:rsidR="00030263" w:rsidRPr="00B337EA" w:rsidRDefault="00030263" w:rsidP="00030263">
            <w:pPr>
              <w:spacing w:before="0" w:after="0"/>
              <w:jc w:val="center"/>
              <w:rPr>
                <w:rFonts w:eastAsia="Times New Roman"/>
                <w:sz w:val="22"/>
                <w:lang w:eastAsia="ja-JP"/>
              </w:rPr>
            </w:pPr>
            <w:ins w:id="8607" w:author="Thu Huyen Tran" w:date="2023-12-05T21:44:00Z">
              <w:r w:rsidRPr="00B337EA">
                <w:rPr>
                  <w:sz w:val="22"/>
                  <w:rPrChange w:id="8608" w:author="Huyen Tran Thu" w:date="2025-04-28T20:25:00Z" w16du:dateUtc="2025-04-28T13:25:00Z">
                    <w:rPr>
                      <w:rFonts w:ascii="Arial" w:hAnsi="Arial" w:cs="Arial"/>
                      <w:sz w:val="20"/>
                      <w:szCs w:val="20"/>
                    </w:rPr>
                  </w:rPrChange>
                </w:rPr>
                <w:t>29%</w:t>
              </w:r>
            </w:ins>
            <w:ins w:id="8609" w:author="Huyen Tran Thu" w:date="2023-03-28T21:41:00Z">
              <w:del w:id="8610" w:author="Thu Huyen Tran" w:date="2023-12-05T21:44:00Z">
                <w:r w:rsidRPr="00B337EA" w:rsidDel="00CE45F6">
                  <w:rPr>
                    <w:rFonts w:eastAsia="Times New Roman"/>
                    <w:sz w:val="22"/>
                    <w:lang w:eastAsia="ja-JP"/>
                    <w:rPrChange w:id="8611" w:author="Huyen Tran Thu" w:date="2025-04-28T20:25:00Z" w16du:dateUtc="2025-04-28T13:25:00Z">
                      <w:rPr>
                        <w:rFonts w:ascii="Arial" w:hAnsi="Arial" w:cs="Arial"/>
                        <w:sz w:val="20"/>
                        <w:szCs w:val="20"/>
                      </w:rPr>
                    </w:rPrChange>
                  </w:rPr>
                  <w:delText>15%</w:delText>
                </w:r>
              </w:del>
            </w:ins>
            <w:del w:id="8612" w:author="Thu Huyen Tran" w:date="2023-12-05T21:44:00Z">
              <w:r w:rsidRPr="00B337EA" w:rsidDel="00CE45F6">
                <w:rPr>
                  <w:rFonts w:eastAsia="Times New Roman"/>
                  <w:sz w:val="22"/>
                  <w:lang w:eastAsia="ja-JP"/>
                  <w:rPrChange w:id="8613" w:author="Huyen Tran Thu" w:date="2025-04-28T20:25:00Z" w16du:dateUtc="2025-04-28T13:25:00Z">
                    <w:rPr>
                      <w:sz w:val="22"/>
                    </w:rPr>
                  </w:rPrChange>
                </w:rPr>
                <w:delText>9%</w:delText>
              </w:r>
            </w:del>
          </w:p>
        </w:tc>
        <w:tc>
          <w:tcPr>
            <w:tcW w:w="899" w:type="pct"/>
            <w:noWrap/>
            <w:vAlign w:val="bottom"/>
            <w:hideMark/>
            <w:tcPrChange w:id="8614" w:author="Huyen Tran Thu" w:date="2023-03-28T21:41:00Z">
              <w:tcPr>
                <w:tcW w:w="879" w:type="pct"/>
                <w:noWrap/>
                <w:vAlign w:val="bottom"/>
                <w:hideMark/>
              </w:tcPr>
            </w:tcPrChange>
          </w:tcPr>
          <w:p w14:paraId="2127D137" w14:textId="0DC09CBD" w:rsidR="00030263" w:rsidRPr="00B337EA" w:rsidRDefault="00030263" w:rsidP="00030263">
            <w:pPr>
              <w:spacing w:before="0" w:after="0"/>
              <w:jc w:val="center"/>
              <w:rPr>
                <w:rFonts w:eastAsia="Times New Roman"/>
                <w:sz w:val="22"/>
                <w:lang w:eastAsia="ja-JP"/>
              </w:rPr>
            </w:pPr>
            <w:ins w:id="8615" w:author="Thu Huyen Tran" w:date="2023-12-05T21:44:00Z">
              <w:r w:rsidRPr="00B337EA">
                <w:rPr>
                  <w:sz w:val="22"/>
                  <w:rPrChange w:id="8616" w:author="Huyen Tran Thu" w:date="2025-04-28T20:25:00Z" w16du:dateUtc="2025-04-28T13:25:00Z">
                    <w:rPr>
                      <w:rFonts w:ascii="Arial" w:hAnsi="Arial" w:cs="Arial"/>
                      <w:sz w:val="20"/>
                      <w:szCs w:val="20"/>
                    </w:rPr>
                  </w:rPrChange>
                </w:rPr>
                <w:t>8%</w:t>
              </w:r>
            </w:ins>
            <w:ins w:id="8617" w:author="Huyen Tran Thu" w:date="2023-03-28T21:41:00Z">
              <w:del w:id="8618" w:author="Thu Huyen Tran" w:date="2023-12-05T21:44:00Z">
                <w:r w:rsidRPr="00B337EA" w:rsidDel="00CE45F6">
                  <w:rPr>
                    <w:rFonts w:eastAsia="Times New Roman"/>
                    <w:sz w:val="22"/>
                    <w:lang w:eastAsia="ja-JP"/>
                    <w:rPrChange w:id="8619" w:author="Huyen Tran Thu" w:date="2025-04-28T20:25:00Z" w16du:dateUtc="2025-04-28T13:25:00Z">
                      <w:rPr>
                        <w:rFonts w:ascii="Arial" w:hAnsi="Arial" w:cs="Arial"/>
                        <w:sz w:val="20"/>
                        <w:szCs w:val="20"/>
                      </w:rPr>
                    </w:rPrChange>
                  </w:rPr>
                  <w:delText>29%</w:delText>
                </w:r>
              </w:del>
            </w:ins>
            <w:del w:id="8620" w:author="Thu Huyen Tran" w:date="2023-12-05T21:44:00Z">
              <w:r w:rsidRPr="00B337EA" w:rsidDel="00CE45F6">
                <w:rPr>
                  <w:rFonts w:eastAsia="Times New Roman"/>
                  <w:sz w:val="22"/>
                  <w:lang w:eastAsia="ja-JP"/>
                  <w:rPrChange w:id="8621" w:author="Huyen Tran Thu" w:date="2025-04-28T20:25:00Z" w16du:dateUtc="2025-04-28T13:25:00Z">
                    <w:rPr>
                      <w:sz w:val="22"/>
                    </w:rPr>
                  </w:rPrChange>
                </w:rPr>
                <w:delText>35%</w:delText>
              </w:r>
            </w:del>
          </w:p>
        </w:tc>
        <w:tc>
          <w:tcPr>
            <w:tcW w:w="868" w:type="pct"/>
            <w:vAlign w:val="bottom"/>
            <w:tcPrChange w:id="8622" w:author="Huyen Tran Thu" w:date="2023-03-28T21:41:00Z">
              <w:tcPr>
                <w:tcW w:w="878" w:type="pct"/>
                <w:gridSpan w:val="2"/>
                <w:vAlign w:val="bottom"/>
              </w:tcPr>
            </w:tcPrChange>
          </w:tcPr>
          <w:p w14:paraId="0F9201D3" w14:textId="7E44A32C" w:rsidR="00030263" w:rsidRPr="00B337EA" w:rsidRDefault="00030263" w:rsidP="00030263">
            <w:pPr>
              <w:spacing w:before="0" w:after="0"/>
              <w:jc w:val="center"/>
              <w:rPr>
                <w:rFonts w:eastAsia="Times New Roman"/>
                <w:sz w:val="22"/>
                <w:lang w:eastAsia="ja-JP"/>
                <w:rPrChange w:id="8623" w:author="Huyen Tran Thu" w:date="2025-04-28T20:25:00Z" w16du:dateUtc="2025-04-28T13:25:00Z">
                  <w:rPr>
                    <w:sz w:val="22"/>
                  </w:rPr>
                </w:rPrChange>
              </w:rPr>
            </w:pPr>
            <w:ins w:id="8624" w:author="Thu Huyen Tran" w:date="2023-12-05T21:45:00Z">
              <w:r w:rsidRPr="00B337EA">
                <w:rPr>
                  <w:sz w:val="22"/>
                  <w:rPrChange w:id="8625" w:author="Huyen Tran Thu" w:date="2025-04-28T20:25:00Z" w16du:dateUtc="2025-04-28T13:25:00Z">
                    <w:rPr>
                      <w:rFonts w:ascii="Arial" w:hAnsi="Arial" w:cs="Arial"/>
                      <w:sz w:val="20"/>
                      <w:szCs w:val="20"/>
                    </w:rPr>
                  </w:rPrChange>
                </w:rPr>
                <w:t>0,57</w:t>
              </w:r>
            </w:ins>
            <w:ins w:id="8626" w:author="Huyen Tran Thu" w:date="2023-03-28T21:42:00Z">
              <w:del w:id="8627" w:author="Thu Huyen Tran" w:date="2023-12-05T21:45:00Z">
                <w:r w:rsidRPr="00B337EA" w:rsidDel="00AF7126">
                  <w:rPr>
                    <w:rFonts w:eastAsia="Times New Roman"/>
                    <w:sz w:val="22"/>
                    <w:lang w:eastAsia="ja-JP"/>
                    <w:rPrChange w:id="8628" w:author="Huyen Tran Thu" w:date="2025-04-28T20:25:00Z" w16du:dateUtc="2025-04-28T13:25:00Z">
                      <w:rPr>
                        <w:rFonts w:ascii="Arial" w:hAnsi="Arial" w:cs="Arial"/>
                        <w:sz w:val="20"/>
                        <w:szCs w:val="20"/>
                      </w:rPr>
                    </w:rPrChange>
                  </w:rPr>
                  <w:delText>0,69</w:delText>
                </w:r>
              </w:del>
            </w:ins>
            <w:del w:id="8629" w:author="Thu Huyen Tran" w:date="2023-12-05T21:45:00Z">
              <w:r w:rsidRPr="00B337EA" w:rsidDel="00AF7126">
                <w:rPr>
                  <w:rFonts w:eastAsia="Times New Roman"/>
                  <w:sz w:val="22"/>
                  <w:lang w:eastAsia="ja-JP"/>
                  <w:rPrChange w:id="8630" w:author="Huyen Tran Thu" w:date="2025-04-28T20:25:00Z" w16du:dateUtc="2025-04-28T13:25:00Z">
                    <w:rPr>
                      <w:sz w:val="22"/>
                    </w:rPr>
                  </w:rPrChange>
                </w:rPr>
                <w:delText>0.49</w:delText>
              </w:r>
            </w:del>
          </w:p>
        </w:tc>
      </w:tr>
      <w:tr w:rsidR="00030263" w:rsidRPr="00B337EA" w14:paraId="01D55791" w14:textId="77777777" w:rsidTr="00030263">
        <w:trPr>
          <w:trHeight w:val="255"/>
          <w:trPrChange w:id="8631" w:author="Huyen Tran Thu" w:date="2023-03-28T21:41:00Z">
            <w:trPr>
              <w:trHeight w:val="255"/>
            </w:trPr>
          </w:trPrChange>
        </w:trPr>
        <w:tc>
          <w:tcPr>
            <w:tcW w:w="601" w:type="pct"/>
            <w:noWrap/>
            <w:vAlign w:val="center"/>
            <w:hideMark/>
            <w:tcPrChange w:id="8632" w:author="Huyen Tran Thu" w:date="2023-03-28T21:41:00Z">
              <w:tcPr>
                <w:tcW w:w="611" w:type="pct"/>
                <w:gridSpan w:val="2"/>
                <w:noWrap/>
                <w:vAlign w:val="center"/>
                <w:hideMark/>
              </w:tcPr>
            </w:tcPrChange>
          </w:tcPr>
          <w:p w14:paraId="54B6D421"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1996</w:t>
            </w:r>
          </w:p>
        </w:tc>
        <w:tc>
          <w:tcPr>
            <w:tcW w:w="920" w:type="pct"/>
            <w:noWrap/>
            <w:vAlign w:val="bottom"/>
            <w:hideMark/>
            <w:tcPrChange w:id="8633" w:author="Huyen Tran Thu" w:date="2023-03-28T21:41:00Z">
              <w:tcPr>
                <w:tcW w:w="929" w:type="pct"/>
                <w:gridSpan w:val="2"/>
                <w:noWrap/>
                <w:vAlign w:val="bottom"/>
                <w:hideMark/>
              </w:tcPr>
            </w:tcPrChange>
          </w:tcPr>
          <w:p w14:paraId="04F4DBAB" w14:textId="29A04F4C" w:rsidR="00030263" w:rsidRPr="00B337EA" w:rsidRDefault="00030263" w:rsidP="00030263">
            <w:pPr>
              <w:spacing w:before="0" w:after="0"/>
              <w:jc w:val="center"/>
              <w:rPr>
                <w:rFonts w:eastAsia="Times New Roman"/>
                <w:sz w:val="22"/>
                <w:lang w:eastAsia="ja-JP"/>
              </w:rPr>
            </w:pPr>
            <w:ins w:id="8634" w:author="Thu Huyen Tran" w:date="2023-12-05T21:44:00Z">
              <w:r w:rsidRPr="00B337EA">
                <w:rPr>
                  <w:sz w:val="22"/>
                  <w:rPrChange w:id="8635" w:author="Huyen Tran Thu" w:date="2025-04-28T20:25:00Z" w16du:dateUtc="2025-04-28T13:25:00Z">
                    <w:rPr>
                      <w:rFonts w:ascii="Arial" w:hAnsi="Arial" w:cs="Arial"/>
                      <w:sz w:val="20"/>
                      <w:szCs w:val="20"/>
                    </w:rPr>
                  </w:rPrChange>
                </w:rPr>
                <w:t>49%</w:t>
              </w:r>
            </w:ins>
            <w:ins w:id="8636" w:author="Huyen Tran Thu" w:date="2023-03-28T21:41:00Z">
              <w:del w:id="8637" w:author="Thu Huyen Tran" w:date="2023-12-05T21:44:00Z">
                <w:r w:rsidRPr="00B337EA" w:rsidDel="00CE45F6">
                  <w:rPr>
                    <w:rFonts w:eastAsia="Times New Roman"/>
                    <w:sz w:val="22"/>
                    <w:lang w:eastAsia="ja-JP"/>
                    <w:rPrChange w:id="8638" w:author="Huyen Tran Thu" w:date="2025-04-28T20:25:00Z" w16du:dateUtc="2025-04-28T13:25:00Z">
                      <w:rPr>
                        <w:rFonts w:ascii="Arial" w:hAnsi="Arial" w:cs="Arial"/>
                        <w:sz w:val="20"/>
                        <w:szCs w:val="20"/>
                      </w:rPr>
                    </w:rPrChange>
                  </w:rPr>
                  <w:delText>10%</w:delText>
                </w:r>
              </w:del>
            </w:ins>
            <w:del w:id="8639" w:author="Thu Huyen Tran" w:date="2023-12-05T21:44:00Z">
              <w:r w:rsidRPr="00B337EA" w:rsidDel="00CE45F6">
                <w:rPr>
                  <w:rFonts w:eastAsia="Times New Roman"/>
                  <w:sz w:val="22"/>
                  <w:lang w:eastAsia="ja-JP"/>
                  <w:rPrChange w:id="8640" w:author="Huyen Tran Thu" w:date="2025-04-28T20:25:00Z" w16du:dateUtc="2025-04-28T13:25:00Z">
                    <w:rPr>
                      <w:sz w:val="22"/>
                    </w:rPr>
                  </w:rPrChange>
                </w:rPr>
                <w:delText>54%</w:delText>
              </w:r>
            </w:del>
          </w:p>
        </w:tc>
        <w:tc>
          <w:tcPr>
            <w:tcW w:w="843" w:type="pct"/>
            <w:noWrap/>
            <w:vAlign w:val="bottom"/>
            <w:hideMark/>
            <w:tcPrChange w:id="8641" w:author="Huyen Tran Thu" w:date="2023-03-28T21:41:00Z">
              <w:tcPr>
                <w:tcW w:w="852" w:type="pct"/>
                <w:gridSpan w:val="2"/>
                <w:noWrap/>
                <w:vAlign w:val="bottom"/>
                <w:hideMark/>
              </w:tcPr>
            </w:tcPrChange>
          </w:tcPr>
          <w:p w14:paraId="409BF541" w14:textId="073808B2" w:rsidR="00030263" w:rsidRPr="00B337EA" w:rsidRDefault="00030263" w:rsidP="00030263">
            <w:pPr>
              <w:spacing w:before="0" w:after="0"/>
              <w:jc w:val="center"/>
              <w:rPr>
                <w:rFonts w:eastAsia="Times New Roman"/>
                <w:sz w:val="22"/>
                <w:lang w:eastAsia="ja-JP"/>
              </w:rPr>
            </w:pPr>
            <w:ins w:id="8642" w:author="Thu Huyen Tran" w:date="2023-12-05T21:44:00Z">
              <w:r w:rsidRPr="00B337EA">
                <w:rPr>
                  <w:sz w:val="22"/>
                  <w:rPrChange w:id="8643" w:author="Huyen Tran Thu" w:date="2025-04-28T20:25:00Z" w16du:dateUtc="2025-04-28T13:25:00Z">
                    <w:rPr>
                      <w:rFonts w:ascii="Arial" w:hAnsi="Arial" w:cs="Arial"/>
                      <w:sz w:val="20"/>
                      <w:szCs w:val="20"/>
                    </w:rPr>
                  </w:rPrChange>
                </w:rPr>
                <w:t>12%</w:t>
              </w:r>
            </w:ins>
            <w:ins w:id="8644" w:author="Huyen Tran Thu" w:date="2023-03-28T21:41:00Z">
              <w:del w:id="8645" w:author="Thu Huyen Tran" w:date="2023-12-05T21:44:00Z">
                <w:r w:rsidRPr="00B337EA" w:rsidDel="00CE45F6">
                  <w:rPr>
                    <w:rFonts w:eastAsia="Times New Roman"/>
                    <w:sz w:val="22"/>
                    <w:lang w:eastAsia="ja-JP"/>
                    <w:rPrChange w:id="8646" w:author="Huyen Tran Thu" w:date="2025-04-28T20:25:00Z" w16du:dateUtc="2025-04-28T13:25:00Z">
                      <w:rPr>
                        <w:rFonts w:ascii="Arial" w:hAnsi="Arial" w:cs="Arial"/>
                        <w:sz w:val="20"/>
                        <w:szCs w:val="20"/>
                      </w:rPr>
                    </w:rPrChange>
                  </w:rPr>
                  <w:delText>44%</w:delText>
                </w:r>
              </w:del>
            </w:ins>
            <w:del w:id="8647" w:author="Thu Huyen Tran" w:date="2023-12-05T21:44:00Z">
              <w:r w:rsidRPr="00B337EA" w:rsidDel="00CE45F6">
                <w:rPr>
                  <w:rFonts w:eastAsia="Times New Roman"/>
                  <w:sz w:val="22"/>
                  <w:lang w:eastAsia="ja-JP"/>
                  <w:rPrChange w:id="8648" w:author="Huyen Tran Thu" w:date="2025-04-28T20:25:00Z" w16du:dateUtc="2025-04-28T13:25:00Z">
                    <w:rPr>
                      <w:sz w:val="22"/>
                    </w:rPr>
                  </w:rPrChange>
                </w:rPr>
                <w:delText>0%</w:delText>
              </w:r>
            </w:del>
          </w:p>
        </w:tc>
        <w:tc>
          <w:tcPr>
            <w:tcW w:w="869" w:type="pct"/>
            <w:noWrap/>
            <w:vAlign w:val="bottom"/>
            <w:hideMark/>
            <w:tcPrChange w:id="8649" w:author="Huyen Tran Thu" w:date="2023-03-28T21:41:00Z">
              <w:tcPr>
                <w:tcW w:w="852" w:type="pct"/>
                <w:gridSpan w:val="2"/>
                <w:noWrap/>
                <w:vAlign w:val="bottom"/>
                <w:hideMark/>
              </w:tcPr>
            </w:tcPrChange>
          </w:tcPr>
          <w:p w14:paraId="3A1C990D" w14:textId="50A52CBE" w:rsidR="00030263" w:rsidRPr="00B337EA" w:rsidRDefault="00030263" w:rsidP="00030263">
            <w:pPr>
              <w:spacing w:before="0" w:after="0"/>
              <w:jc w:val="center"/>
              <w:rPr>
                <w:rFonts w:eastAsia="Times New Roman"/>
                <w:sz w:val="22"/>
                <w:lang w:eastAsia="ja-JP"/>
              </w:rPr>
            </w:pPr>
            <w:ins w:id="8650" w:author="Thu Huyen Tran" w:date="2023-12-05T21:44:00Z">
              <w:r w:rsidRPr="00B337EA">
                <w:rPr>
                  <w:sz w:val="22"/>
                  <w:rPrChange w:id="8651" w:author="Huyen Tran Thu" w:date="2025-04-28T20:25:00Z" w16du:dateUtc="2025-04-28T13:25:00Z">
                    <w:rPr>
                      <w:rFonts w:ascii="Arial" w:hAnsi="Arial" w:cs="Arial"/>
                      <w:sz w:val="20"/>
                      <w:szCs w:val="20"/>
                    </w:rPr>
                  </w:rPrChange>
                </w:rPr>
                <w:t>30%</w:t>
              </w:r>
            </w:ins>
            <w:ins w:id="8652" w:author="Huyen Tran Thu" w:date="2023-03-28T21:41:00Z">
              <w:del w:id="8653" w:author="Thu Huyen Tran" w:date="2023-12-05T21:44:00Z">
                <w:r w:rsidRPr="00B337EA" w:rsidDel="00CE45F6">
                  <w:rPr>
                    <w:rFonts w:eastAsia="Times New Roman"/>
                    <w:sz w:val="22"/>
                    <w:lang w:eastAsia="ja-JP"/>
                    <w:rPrChange w:id="8654" w:author="Huyen Tran Thu" w:date="2025-04-28T20:25:00Z" w16du:dateUtc="2025-04-28T13:25:00Z">
                      <w:rPr>
                        <w:rFonts w:ascii="Arial" w:hAnsi="Arial" w:cs="Arial"/>
                        <w:sz w:val="20"/>
                        <w:szCs w:val="20"/>
                      </w:rPr>
                    </w:rPrChange>
                  </w:rPr>
                  <w:delText>17%</w:delText>
                </w:r>
              </w:del>
            </w:ins>
            <w:del w:id="8655" w:author="Thu Huyen Tran" w:date="2023-12-05T21:44:00Z">
              <w:r w:rsidRPr="00B337EA" w:rsidDel="00CE45F6">
                <w:rPr>
                  <w:rFonts w:eastAsia="Times New Roman"/>
                  <w:sz w:val="22"/>
                  <w:lang w:eastAsia="ja-JP"/>
                  <w:rPrChange w:id="8656" w:author="Huyen Tran Thu" w:date="2025-04-28T20:25:00Z" w16du:dateUtc="2025-04-28T13:25:00Z">
                    <w:rPr>
                      <w:sz w:val="22"/>
                    </w:rPr>
                  </w:rPrChange>
                </w:rPr>
                <w:delText>9%</w:delText>
              </w:r>
            </w:del>
          </w:p>
        </w:tc>
        <w:tc>
          <w:tcPr>
            <w:tcW w:w="899" w:type="pct"/>
            <w:noWrap/>
            <w:vAlign w:val="bottom"/>
            <w:hideMark/>
            <w:tcPrChange w:id="8657" w:author="Huyen Tran Thu" w:date="2023-03-28T21:41:00Z">
              <w:tcPr>
                <w:tcW w:w="879" w:type="pct"/>
                <w:noWrap/>
                <w:vAlign w:val="bottom"/>
                <w:hideMark/>
              </w:tcPr>
            </w:tcPrChange>
          </w:tcPr>
          <w:p w14:paraId="76286AC6" w14:textId="428B1A8C" w:rsidR="00030263" w:rsidRPr="00B337EA" w:rsidRDefault="00030263" w:rsidP="00030263">
            <w:pPr>
              <w:spacing w:before="0" w:after="0"/>
              <w:jc w:val="center"/>
              <w:rPr>
                <w:rFonts w:eastAsia="Times New Roman"/>
                <w:sz w:val="22"/>
                <w:lang w:eastAsia="ja-JP"/>
              </w:rPr>
            </w:pPr>
            <w:ins w:id="8658" w:author="Thu Huyen Tran" w:date="2023-12-05T21:44:00Z">
              <w:r w:rsidRPr="00B337EA">
                <w:rPr>
                  <w:sz w:val="22"/>
                  <w:rPrChange w:id="8659" w:author="Huyen Tran Thu" w:date="2025-04-28T20:25:00Z" w16du:dateUtc="2025-04-28T13:25:00Z">
                    <w:rPr>
                      <w:rFonts w:ascii="Arial" w:hAnsi="Arial" w:cs="Arial"/>
                      <w:sz w:val="20"/>
                      <w:szCs w:val="20"/>
                    </w:rPr>
                  </w:rPrChange>
                </w:rPr>
                <w:t>9%</w:t>
              </w:r>
            </w:ins>
            <w:ins w:id="8660" w:author="Huyen Tran Thu" w:date="2023-03-28T21:41:00Z">
              <w:del w:id="8661" w:author="Thu Huyen Tran" w:date="2023-12-05T21:44:00Z">
                <w:r w:rsidRPr="00B337EA" w:rsidDel="00CE45F6">
                  <w:rPr>
                    <w:rFonts w:eastAsia="Times New Roman"/>
                    <w:sz w:val="22"/>
                    <w:lang w:eastAsia="ja-JP"/>
                    <w:rPrChange w:id="8662" w:author="Huyen Tran Thu" w:date="2025-04-28T20:25:00Z" w16du:dateUtc="2025-04-28T13:25:00Z">
                      <w:rPr>
                        <w:rFonts w:ascii="Arial" w:hAnsi="Arial" w:cs="Arial"/>
                        <w:sz w:val="20"/>
                        <w:szCs w:val="20"/>
                      </w:rPr>
                    </w:rPrChange>
                  </w:rPr>
                  <w:delText>30%</w:delText>
                </w:r>
              </w:del>
            </w:ins>
            <w:del w:id="8663" w:author="Thu Huyen Tran" w:date="2023-12-05T21:44:00Z">
              <w:r w:rsidRPr="00B337EA" w:rsidDel="00CE45F6">
                <w:rPr>
                  <w:rFonts w:eastAsia="Times New Roman"/>
                  <w:sz w:val="22"/>
                  <w:lang w:eastAsia="ja-JP"/>
                  <w:rPrChange w:id="8664" w:author="Huyen Tran Thu" w:date="2025-04-28T20:25:00Z" w16du:dateUtc="2025-04-28T13:25:00Z">
                    <w:rPr>
                      <w:sz w:val="22"/>
                    </w:rPr>
                  </w:rPrChange>
                </w:rPr>
                <w:delText>37%</w:delText>
              </w:r>
            </w:del>
          </w:p>
        </w:tc>
        <w:tc>
          <w:tcPr>
            <w:tcW w:w="868" w:type="pct"/>
            <w:vAlign w:val="bottom"/>
            <w:tcPrChange w:id="8665" w:author="Huyen Tran Thu" w:date="2023-03-28T21:41:00Z">
              <w:tcPr>
                <w:tcW w:w="878" w:type="pct"/>
                <w:gridSpan w:val="2"/>
                <w:vAlign w:val="bottom"/>
              </w:tcPr>
            </w:tcPrChange>
          </w:tcPr>
          <w:p w14:paraId="07953315" w14:textId="45C8A9FF" w:rsidR="00030263" w:rsidRPr="00B337EA" w:rsidRDefault="00030263" w:rsidP="00030263">
            <w:pPr>
              <w:spacing w:before="0" w:after="0"/>
              <w:jc w:val="center"/>
              <w:rPr>
                <w:rFonts w:eastAsia="Times New Roman"/>
                <w:sz w:val="22"/>
                <w:lang w:eastAsia="ja-JP"/>
                <w:rPrChange w:id="8666" w:author="Huyen Tran Thu" w:date="2025-04-28T20:25:00Z" w16du:dateUtc="2025-04-28T13:25:00Z">
                  <w:rPr>
                    <w:sz w:val="22"/>
                  </w:rPr>
                </w:rPrChange>
              </w:rPr>
            </w:pPr>
            <w:ins w:id="8667" w:author="Thu Huyen Tran" w:date="2023-12-05T21:45:00Z">
              <w:r w:rsidRPr="00B337EA">
                <w:rPr>
                  <w:sz w:val="22"/>
                  <w:rPrChange w:id="8668" w:author="Huyen Tran Thu" w:date="2025-04-28T20:25:00Z" w16du:dateUtc="2025-04-28T13:25:00Z">
                    <w:rPr>
                      <w:rFonts w:ascii="Arial" w:hAnsi="Arial" w:cs="Arial"/>
                      <w:sz w:val="20"/>
                      <w:szCs w:val="20"/>
                    </w:rPr>
                  </w:rPrChange>
                </w:rPr>
                <w:t>0,58</w:t>
              </w:r>
            </w:ins>
            <w:ins w:id="8669" w:author="Huyen Tran Thu" w:date="2023-03-28T21:42:00Z">
              <w:del w:id="8670" w:author="Thu Huyen Tran" w:date="2023-12-05T21:45:00Z">
                <w:r w:rsidRPr="00B337EA" w:rsidDel="00AF7126">
                  <w:rPr>
                    <w:rFonts w:eastAsia="Times New Roman"/>
                    <w:sz w:val="22"/>
                    <w:lang w:eastAsia="ja-JP"/>
                    <w:rPrChange w:id="8671" w:author="Huyen Tran Thu" w:date="2025-04-28T20:25:00Z" w16du:dateUtc="2025-04-28T13:25:00Z">
                      <w:rPr>
                        <w:rFonts w:ascii="Arial" w:hAnsi="Arial" w:cs="Arial"/>
                        <w:sz w:val="20"/>
                        <w:szCs w:val="20"/>
                      </w:rPr>
                    </w:rPrChange>
                  </w:rPr>
                  <w:delText>0,68</w:delText>
                </w:r>
              </w:del>
            </w:ins>
            <w:del w:id="8672" w:author="Thu Huyen Tran" w:date="2023-12-05T21:45:00Z">
              <w:r w:rsidRPr="00B337EA" w:rsidDel="00AF7126">
                <w:rPr>
                  <w:rFonts w:eastAsia="Times New Roman"/>
                  <w:sz w:val="22"/>
                  <w:lang w:eastAsia="ja-JP"/>
                  <w:rPrChange w:id="8673" w:author="Huyen Tran Thu" w:date="2025-04-28T20:25:00Z" w16du:dateUtc="2025-04-28T13:25:00Z">
                    <w:rPr>
                      <w:sz w:val="22"/>
                    </w:rPr>
                  </w:rPrChange>
                </w:rPr>
                <w:delText>0.49</w:delText>
              </w:r>
            </w:del>
          </w:p>
        </w:tc>
      </w:tr>
      <w:tr w:rsidR="00030263" w:rsidRPr="00B337EA" w14:paraId="42CCF9F2" w14:textId="77777777" w:rsidTr="00030263">
        <w:trPr>
          <w:trHeight w:val="255"/>
          <w:trPrChange w:id="8674" w:author="Huyen Tran Thu" w:date="2023-03-28T21:41:00Z">
            <w:trPr>
              <w:trHeight w:val="255"/>
            </w:trPr>
          </w:trPrChange>
        </w:trPr>
        <w:tc>
          <w:tcPr>
            <w:tcW w:w="601" w:type="pct"/>
            <w:noWrap/>
            <w:vAlign w:val="center"/>
            <w:hideMark/>
            <w:tcPrChange w:id="8675" w:author="Huyen Tran Thu" w:date="2023-03-28T21:41:00Z">
              <w:tcPr>
                <w:tcW w:w="611" w:type="pct"/>
                <w:gridSpan w:val="2"/>
                <w:noWrap/>
                <w:vAlign w:val="center"/>
                <w:hideMark/>
              </w:tcPr>
            </w:tcPrChange>
          </w:tcPr>
          <w:p w14:paraId="708D0C39"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1997</w:t>
            </w:r>
          </w:p>
        </w:tc>
        <w:tc>
          <w:tcPr>
            <w:tcW w:w="920" w:type="pct"/>
            <w:noWrap/>
            <w:vAlign w:val="bottom"/>
            <w:hideMark/>
            <w:tcPrChange w:id="8676" w:author="Huyen Tran Thu" w:date="2023-03-28T21:41:00Z">
              <w:tcPr>
                <w:tcW w:w="929" w:type="pct"/>
                <w:gridSpan w:val="2"/>
                <w:noWrap/>
                <w:vAlign w:val="bottom"/>
                <w:hideMark/>
              </w:tcPr>
            </w:tcPrChange>
          </w:tcPr>
          <w:p w14:paraId="6E1AC98A" w14:textId="5AB89E18" w:rsidR="00030263" w:rsidRPr="00B337EA" w:rsidRDefault="00030263" w:rsidP="00030263">
            <w:pPr>
              <w:spacing w:before="0" w:after="0"/>
              <w:jc w:val="center"/>
              <w:rPr>
                <w:rFonts w:eastAsia="Times New Roman"/>
                <w:sz w:val="22"/>
                <w:lang w:eastAsia="ja-JP"/>
              </w:rPr>
            </w:pPr>
            <w:ins w:id="8677" w:author="Thu Huyen Tran" w:date="2023-12-05T21:44:00Z">
              <w:r w:rsidRPr="00B337EA">
                <w:rPr>
                  <w:sz w:val="22"/>
                  <w:rPrChange w:id="8678" w:author="Huyen Tran Thu" w:date="2025-04-28T20:25:00Z" w16du:dateUtc="2025-04-28T13:25:00Z">
                    <w:rPr>
                      <w:rFonts w:ascii="Arial" w:hAnsi="Arial" w:cs="Arial"/>
                      <w:sz w:val="20"/>
                      <w:szCs w:val="20"/>
                    </w:rPr>
                  </w:rPrChange>
                </w:rPr>
                <w:t>48%</w:t>
              </w:r>
            </w:ins>
            <w:ins w:id="8679" w:author="Huyen Tran Thu" w:date="2023-03-28T21:41:00Z">
              <w:del w:id="8680" w:author="Thu Huyen Tran" w:date="2023-12-05T21:44:00Z">
                <w:r w:rsidRPr="00B337EA" w:rsidDel="00CE45F6">
                  <w:rPr>
                    <w:rFonts w:eastAsia="Times New Roman"/>
                    <w:sz w:val="22"/>
                    <w:lang w:eastAsia="ja-JP"/>
                    <w:rPrChange w:id="8681" w:author="Huyen Tran Thu" w:date="2025-04-28T20:25:00Z" w16du:dateUtc="2025-04-28T13:25:00Z">
                      <w:rPr>
                        <w:rFonts w:ascii="Arial" w:hAnsi="Arial" w:cs="Arial"/>
                        <w:sz w:val="20"/>
                        <w:szCs w:val="20"/>
                      </w:rPr>
                    </w:rPrChange>
                  </w:rPr>
                  <w:delText>12%</w:delText>
                </w:r>
              </w:del>
            </w:ins>
            <w:del w:id="8682" w:author="Thu Huyen Tran" w:date="2023-12-05T21:44:00Z">
              <w:r w:rsidRPr="00B337EA" w:rsidDel="00CE45F6">
                <w:rPr>
                  <w:rFonts w:eastAsia="Times New Roman"/>
                  <w:sz w:val="22"/>
                  <w:lang w:eastAsia="ja-JP"/>
                  <w:rPrChange w:id="8683" w:author="Huyen Tran Thu" w:date="2025-04-28T20:25:00Z" w16du:dateUtc="2025-04-28T13:25:00Z">
                    <w:rPr>
                      <w:sz w:val="22"/>
                    </w:rPr>
                  </w:rPrChange>
                </w:rPr>
                <w:delText>50%</w:delText>
              </w:r>
            </w:del>
          </w:p>
        </w:tc>
        <w:tc>
          <w:tcPr>
            <w:tcW w:w="843" w:type="pct"/>
            <w:noWrap/>
            <w:vAlign w:val="bottom"/>
            <w:hideMark/>
            <w:tcPrChange w:id="8684" w:author="Huyen Tran Thu" w:date="2023-03-28T21:41:00Z">
              <w:tcPr>
                <w:tcW w:w="852" w:type="pct"/>
                <w:gridSpan w:val="2"/>
                <w:noWrap/>
                <w:vAlign w:val="bottom"/>
                <w:hideMark/>
              </w:tcPr>
            </w:tcPrChange>
          </w:tcPr>
          <w:p w14:paraId="14B29405" w14:textId="5A3D190F" w:rsidR="00030263" w:rsidRPr="00B337EA" w:rsidRDefault="00030263" w:rsidP="00030263">
            <w:pPr>
              <w:spacing w:before="0" w:after="0"/>
              <w:jc w:val="center"/>
              <w:rPr>
                <w:rFonts w:eastAsia="Times New Roman"/>
                <w:sz w:val="22"/>
                <w:lang w:eastAsia="ja-JP"/>
              </w:rPr>
            </w:pPr>
            <w:ins w:id="8685" w:author="Thu Huyen Tran" w:date="2023-12-05T21:44:00Z">
              <w:r w:rsidRPr="00B337EA">
                <w:rPr>
                  <w:sz w:val="22"/>
                  <w:rPrChange w:id="8686" w:author="Huyen Tran Thu" w:date="2025-04-28T20:25:00Z" w16du:dateUtc="2025-04-28T13:25:00Z">
                    <w:rPr>
                      <w:rFonts w:ascii="Arial" w:hAnsi="Arial" w:cs="Arial"/>
                      <w:sz w:val="20"/>
                      <w:szCs w:val="20"/>
                    </w:rPr>
                  </w:rPrChange>
                </w:rPr>
                <w:t>11%</w:t>
              </w:r>
            </w:ins>
            <w:ins w:id="8687" w:author="Huyen Tran Thu" w:date="2023-03-28T21:41:00Z">
              <w:del w:id="8688" w:author="Thu Huyen Tran" w:date="2023-12-05T21:44:00Z">
                <w:r w:rsidRPr="00B337EA" w:rsidDel="00CE45F6">
                  <w:rPr>
                    <w:rFonts w:eastAsia="Times New Roman"/>
                    <w:sz w:val="22"/>
                    <w:lang w:eastAsia="ja-JP"/>
                    <w:rPrChange w:id="8689" w:author="Huyen Tran Thu" w:date="2025-04-28T20:25:00Z" w16du:dateUtc="2025-04-28T13:25:00Z">
                      <w:rPr>
                        <w:rFonts w:ascii="Arial" w:hAnsi="Arial" w:cs="Arial"/>
                        <w:sz w:val="20"/>
                        <w:szCs w:val="20"/>
                      </w:rPr>
                    </w:rPrChange>
                  </w:rPr>
                  <w:delText>39%</w:delText>
                </w:r>
              </w:del>
            </w:ins>
            <w:del w:id="8690" w:author="Thu Huyen Tran" w:date="2023-12-05T21:44:00Z">
              <w:r w:rsidRPr="00B337EA" w:rsidDel="00CE45F6">
                <w:rPr>
                  <w:rFonts w:eastAsia="Times New Roman"/>
                  <w:sz w:val="22"/>
                  <w:lang w:eastAsia="ja-JP"/>
                  <w:rPrChange w:id="8691" w:author="Huyen Tran Thu" w:date="2025-04-28T20:25:00Z" w16du:dateUtc="2025-04-28T13:25:00Z">
                    <w:rPr>
                      <w:sz w:val="22"/>
                    </w:rPr>
                  </w:rPrChange>
                </w:rPr>
                <w:delText>0%</w:delText>
              </w:r>
            </w:del>
          </w:p>
        </w:tc>
        <w:tc>
          <w:tcPr>
            <w:tcW w:w="869" w:type="pct"/>
            <w:noWrap/>
            <w:vAlign w:val="bottom"/>
            <w:hideMark/>
            <w:tcPrChange w:id="8692" w:author="Huyen Tran Thu" w:date="2023-03-28T21:41:00Z">
              <w:tcPr>
                <w:tcW w:w="852" w:type="pct"/>
                <w:gridSpan w:val="2"/>
                <w:noWrap/>
                <w:vAlign w:val="bottom"/>
                <w:hideMark/>
              </w:tcPr>
            </w:tcPrChange>
          </w:tcPr>
          <w:p w14:paraId="21E5320D" w14:textId="0853CDFC" w:rsidR="00030263" w:rsidRPr="00B337EA" w:rsidRDefault="00030263" w:rsidP="00030263">
            <w:pPr>
              <w:spacing w:before="0" w:after="0"/>
              <w:jc w:val="center"/>
              <w:rPr>
                <w:rFonts w:eastAsia="Times New Roman"/>
                <w:sz w:val="22"/>
                <w:lang w:eastAsia="ja-JP"/>
              </w:rPr>
            </w:pPr>
            <w:ins w:id="8693" w:author="Thu Huyen Tran" w:date="2023-12-05T21:44:00Z">
              <w:r w:rsidRPr="00B337EA">
                <w:rPr>
                  <w:sz w:val="22"/>
                  <w:rPrChange w:id="8694" w:author="Huyen Tran Thu" w:date="2025-04-28T20:25:00Z" w16du:dateUtc="2025-04-28T13:25:00Z">
                    <w:rPr>
                      <w:rFonts w:ascii="Arial" w:hAnsi="Arial" w:cs="Arial"/>
                      <w:sz w:val="20"/>
                      <w:szCs w:val="20"/>
                    </w:rPr>
                  </w:rPrChange>
                </w:rPr>
                <w:t>32%</w:t>
              </w:r>
            </w:ins>
            <w:ins w:id="8695" w:author="Huyen Tran Thu" w:date="2023-03-28T21:41:00Z">
              <w:del w:id="8696" w:author="Thu Huyen Tran" w:date="2023-12-05T21:44:00Z">
                <w:r w:rsidRPr="00B337EA" w:rsidDel="00CE45F6">
                  <w:rPr>
                    <w:rFonts w:eastAsia="Times New Roman"/>
                    <w:sz w:val="22"/>
                    <w:lang w:eastAsia="ja-JP"/>
                    <w:rPrChange w:id="8697" w:author="Huyen Tran Thu" w:date="2025-04-28T20:25:00Z" w16du:dateUtc="2025-04-28T13:25:00Z">
                      <w:rPr>
                        <w:rFonts w:ascii="Arial" w:hAnsi="Arial" w:cs="Arial"/>
                        <w:sz w:val="20"/>
                        <w:szCs w:val="20"/>
                      </w:rPr>
                    </w:rPrChange>
                  </w:rPr>
                  <w:delText>21%</w:delText>
                </w:r>
              </w:del>
            </w:ins>
            <w:del w:id="8698" w:author="Thu Huyen Tran" w:date="2023-12-05T21:44:00Z">
              <w:r w:rsidRPr="00B337EA" w:rsidDel="00CE45F6">
                <w:rPr>
                  <w:rFonts w:eastAsia="Times New Roman"/>
                  <w:sz w:val="22"/>
                  <w:lang w:eastAsia="ja-JP"/>
                  <w:rPrChange w:id="8699" w:author="Huyen Tran Thu" w:date="2025-04-28T20:25:00Z" w16du:dateUtc="2025-04-28T13:25:00Z">
                    <w:rPr>
                      <w:sz w:val="22"/>
                    </w:rPr>
                  </w:rPrChange>
                </w:rPr>
                <w:delText>10%</w:delText>
              </w:r>
            </w:del>
          </w:p>
        </w:tc>
        <w:tc>
          <w:tcPr>
            <w:tcW w:w="899" w:type="pct"/>
            <w:noWrap/>
            <w:vAlign w:val="bottom"/>
            <w:hideMark/>
            <w:tcPrChange w:id="8700" w:author="Huyen Tran Thu" w:date="2023-03-28T21:41:00Z">
              <w:tcPr>
                <w:tcW w:w="879" w:type="pct"/>
                <w:noWrap/>
                <w:vAlign w:val="bottom"/>
                <w:hideMark/>
              </w:tcPr>
            </w:tcPrChange>
          </w:tcPr>
          <w:p w14:paraId="70BDD2F8" w14:textId="1C119CFA" w:rsidR="00030263" w:rsidRPr="00B337EA" w:rsidRDefault="00030263" w:rsidP="00030263">
            <w:pPr>
              <w:spacing w:before="0" w:after="0"/>
              <w:jc w:val="center"/>
              <w:rPr>
                <w:rFonts w:eastAsia="Times New Roman"/>
                <w:sz w:val="22"/>
                <w:lang w:eastAsia="ja-JP"/>
              </w:rPr>
            </w:pPr>
            <w:ins w:id="8701" w:author="Thu Huyen Tran" w:date="2023-12-05T21:44:00Z">
              <w:r w:rsidRPr="00B337EA">
                <w:rPr>
                  <w:sz w:val="22"/>
                  <w:rPrChange w:id="8702" w:author="Huyen Tran Thu" w:date="2025-04-28T20:25:00Z" w16du:dateUtc="2025-04-28T13:25:00Z">
                    <w:rPr>
                      <w:rFonts w:ascii="Arial" w:hAnsi="Arial" w:cs="Arial"/>
                      <w:sz w:val="20"/>
                      <w:szCs w:val="20"/>
                    </w:rPr>
                  </w:rPrChange>
                </w:rPr>
                <w:t>9%</w:t>
              </w:r>
            </w:ins>
            <w:ins w:id="8703" w:author="Huyen Tran Thu" w:date="2023-03-28T21:41:00Z">
              <w:del w:id="8704" w:author="Thu Huyen Tran" w:date="2023-12-05T21:44:00Z">
                <w:r w:rsidRPr="00B337EA" w:rsidDel="00CE45F6">
                  <w:rPr>
                    <w:rFonts w:eastAsia="Times New Roman"/>
                    <w:sz w:val="22"/>
                    <w:lang w:eastAsia="ja-JP"/>
                    <w:rPrChange w:id="8705" w:author="Huyen Tran Thu" w:date="2025-04-28T20:25:00Z" w16du:dateUtc="2025-04-28T13:25:00Z">
                      <w:rPr>
                        <w:rFonts w:ascii="Arial" w:hAnsi="Arial" w:cs="Arial"/>
                        <w:sz w:val="20"/>
                        <w:szCs w:val="20"/>
                      </w:rPr>
                    </w:rPrChange>
                  </w:rPr>
                  <w:delText>29%</w:delText>
                </w:r>
              </w:del>
            </w:ins>
            <w:del w:id="8706" w:author="Thu Huyen Tran" w:date="2023-12-05T21:44:00Z">
              <w:r w:rsidRPr="00B337EA" w:rsidDel="00CE45F6">
                <w:rPr>
                  <w:rFonts w:eastAsia="Times New Roman"/>
                  <w:sz w:val="22"/>
                  <w:lang w:eastAsia="ja-JP"/>
                  <w:rPrChange w:id="8707" w:author="Huyen Tran Thu" w:date="2025-04-28T20:25:00Z" w16du:dateUtc="2025-04-28T13:25:00Z">
                    <w:rPr>
                      <w:sz w:val="22"/>
                    </w:rPr>
                  </w:rPrChange>
                </w:rPr>
                <w:delText>40%</w:delText>
              </w:r>
            </w:del>
          </w:p>
        </w:tc>
        <w:tc>
          <w:tcPr>
            <w:tcW w:w="868" w:type="pct"/>
            <w:vAlign w:val="bottom"/>
            <w:tcPrChange w:id="8708" w:author="Huyen Tran Thu" w:date="2023-03-28T21:41:00Z">
              <w:tcPr>
                <w:tcW w:w="878" w:type="pct"/>
                <w:gridSpan w:val="2"/>
                <w:vAlign w:val="bottom"/>
              </w:tcPr>
            </w:tcPrChange>
          </w:tcPr>
          <w:p w14:paraId="3D53616A" w14:textId="7CD1A172" w:rsidR="00030263" w:rsidRPr="00B337EA" w:rsidRDefault="00030263" w:rsidP="00030263">
            <w:pPr>
              <w:spacing w:before="0" w:after="0"/>
              <w:jc w:val="center"/>
              <w:rPr>
                <w:rFonts w:eastAsia="Times New Roman"/>
                <w:sz w:val="22"/>
                <w:lang w:eastAsia="ja-JP"/>
                <w:rPrChange w:id="8709" w:author="Huyen Tran Thu" w:date="2025-04-28T20:25:00Z" w16du:dateUtc="2025-04-28T13:25:00Z">
                  <w:rPr>
                    <w:sz w:val="22"/>
                  </w:rPr>
                </w:rPrChange>
              </w:rPr>
            </w:pPr>
            <w:ins w:id="8710" w:author="Thu Huyen Tran" w:date="2023-12-05T21:45:00Z">
              <w:r w:rsidRPr="00B337EA">
                <w:rPr>
                  <w:sz w:val="22"/>
                  <w:rPrChange w:id="8711" w:author="Huyen Tran Thu" w:date="2025-04-28T20:25:00Z" w16du:dateUtc="2025-04-28T13:25:00Z">
                    <w:rPr>
                      <w:rFonts w:ascii="Arial" w:hAnsi="Arial" w:cs="Arial"/>
                      <w:sz w:val="20"/>
                      <w:szCs w:val="20"/>
                    </w:rPr>
                  </w:rPrChange>
                </w:rPr>
                <w:t>0,58</w:t>
              </w:r>
            </w:ins>
            <w:ins w:id="8712" w:author="Huyen Tran Thu" w:date="2023-03-28T21:42:00Z">
              <w:del w:id="8713" w:author="Thu Huyen Tran" w:date="2023-12-05T21:45:00Z">
                <w:r w:rsidRPr="00B337EA" w:rsidDel="00AF7126">
                  <w:rPr>
                    <w:rFonts w:eastAsia="Times New Roman"/>
                    <w:sz w:val="22"/>
                    <w:lang w:eastAsia="ja-JP"/>
                    <w:rPrChange w:id="8714" w:author="Huyen Tran Thu" w:date="2025-04-28T20:25:00Z" w16du:dateUtc="2025-04-28T13:25:00Z">
                      <w:rPr>
                        <w:rFonts w:ascii="Arial" w:hAnsi="Arial" w:cs="Arial"/>
                        <w:sz w:val="20"/>
                        <w:szCs w:val="20"/>
                      </w:rPr>
                    </w:rPrChange>
                  </w:rPr>
                  <w:delText>0,66</w:delText>
                </w:r>
              </w:del>
            </w:ins>
            <w:del w:id="8715" w:author="Thu Huyen Tran" w:date="2023-12-05T21:45:00Z">
              <w:r w:rsidRPr="00B337EA" w:rsidDel="00AF7126">
                <w:rPr>
                  <w:rFonts w:eastAsia="Times New Roman"/>
                  <w:sz w:val="22"/>
                  <w:lang w:eastAsia="ja-JP"/>
                  <w:rPrChange w:id="8716" w:author="Huyen Tran Thu" w:date="2025-04-28T20:25:00Z" w16du:dateUtc="2025-04-28T13:25:00Z">
                    <w:rPr>
                      <w:sz w:val="22"/>
                    </w:rPr>
                  </w:rPrChange>
                </w:rPr>
                <w:delText>0.50</w:delText>
              </w:r>
            </w:del>
          </w:p>
        </w:tc>
      </w:tr>
      <w:tr w:rsidR="00030263" w:rsidRPr="00B337EA" w14:paraId="5BB08017" w14:textId="77777777" w:rsidTr="00030263">
        <w:trPr>
          <w:trHeight w:val="255"/>
          <w:trPrChange w:id="8717" w:author="Huyen Tran Thu" w:date="2023-03-28T21:41:00Z">
            <w:trPr>
              <w:trHeight w:val="255"/>
            </w:trPr>
          </w:trPrChange>
        </w:trPr>
        <w:tc>
          <w:tcPr>
            <w:tcW w:w="601" w:type="pct"/>
            <w:noWrap/>
            <w:vAlign w:val="center"/>
            <w:hideMark/>
            <w:tcPrChange w:id="8718" w:author="Huyen Tran Thu" w:date="2023-03-28T21:41:00Z">
              <w:tcPr>
                <w:tcW w:w="611" w:type="pct"/>
                <w:gridSpan w:val="2"/>
                <w:noWrap/>
                <w:vAlign w:val="center"/>
                <w:hideMark/>
              </w:tcPr>
            </w:tcPrChange>
          </w:tcPr>
          <w:p w14:paraId="4C9D9BF8"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1998</w:t>
            </w:r>
          </w:p>
        </w:tc>
        <w:tc>
          <w:tcPr>
            <w:tcW w:w="920" w:type="pct"/>
            <w:noWrap/>
            <w:vAlign w:val="bottom"/>
            <w:hideMark/>
            <w:tcPrChange w:id="8719" w:author="Huyen Tran Thu" w:date="2023-03-28T21:41:00Z">
              <w:tcPr>
                <w:tcW w:w="929" w:type="pct"/>
                <w:gridSpan w:val="2"/>
                <w:noWrap/>
                <w:vAlign w:val="bottom"/>
                <w:hideMark/>
              </w:tcPr>
            </w:tcPrChange>
          </w:tcPr>
          <w:p w14:paraId="557557E1" w14:textId="29ED7876" w:rsidR="00030263" w:rsidRPr="00B337EA" w:rsidRDefault="00030263" w:rsidP="00030263">
            <w:pPr>
              <w:spacing w:before="0" w:after="0"/>
              <w:jc w:val="center"/>
              <w:rPr>
                <w:rFonts w:eastAsia="Times New Roman"/>
                <w:sz w:val="22"/>
                <w:lang w:eastAsia="ja-JP"/>
              </w:rPr>
            </w:pPr>
            <w:ins w:id="8720" w:author="Thu Huyen Tran" w:date="2023-12-05T21:44:00Z">
              <w:r w:rsidRPr="00B337EA">
                <w:rPr>
                  <w:sz w:val="22"/>
                  <w:rPrChange w:id="8721" w:author="Huyen Tran Thu" w:date="2025-04-28T20:25:00Z" w16du:dateUtc="2025-04-28T13:25:00Z">
                    <w:rPr>
                      <w:rFonts w:ascii="Arial" w:hAnsi="Arial" w:cs="Arial"/>
                      <w:sz w:val="20"/>
                      <w:szCs w:val="20"/>
                    </w:rPr>
                  </w:rPrChange>
                </w:rPr>
                <w:t>46%</w:t>
              </w:r>
            </w:ins>
            <w:ins w:id="8722" w:author="Huyen Tran Thu" w:date="2023-03-28T21:41:00Z">
              <w:del w:id="8723" w:author="Thu Huyen Tran" w:date="2023-12-05T21:44:00Z">
                <w:r w:rsidRPr="00B337EA" w:rsidDel="00CE45F6">
                  <w:rPr>
                    <w:rFonts w:eastAsia="Times New Roman"/>
                    <w:sz w:val="22"/>
                    <w:lang w:eastAsia="ja-JP"/>
                    <w:rPrChange w:id="8724" w:author="Huyen Tran Thu" w:date="2025-04-28T20:25:00Z" w16du:dateUtc="2025-04-28T13:25:00Z">
                      <w:rPr>
                        <w:rFonts w:ascii="Arial" w:hAnsi="Arial" w:cs="Arial"/>
                        <w:sz w:val="20"/>
                        <w:szCs w:val="20"/>
                      </w:rPr>
                    </w:rPrChange>
                  </w:rPr>
                  <w:delText>12%</w:delText>
                </w:r>
              </w:del>
            </w:ins>
            <w:del w:id="8725" w:author="Thu Huyen Tran" w:date="2023-12-05T21:44:00Z">
              <w:r w:rsidRPr="00B337EA" w:rsidDel="00CE45F6">
                <w:rPr>
                  <w:rFonts w:eastAsia="Times New Roman"/>
                  <w:sz w:val="22"/>
                  <w:lang w:eastAsia="ja-JP"/>
                  <w:rPrChange w:id="8726" w:author="Huyen Tran Thu" w:date="2025-04-28T20:25:00Z" w16du:dateUtc="2025-04-28T13:25:00Z">
                    <w:rPr>
                      <w:sz w:val="22"/>
                    </w:rPr>
                  </w:rPrChange>
                </w:rPr>
                <w:delText>48%</w:delText>
              </w:r>
            </w:del>
          </w:p>
        </w:tc>
        <w:tc>
          <w:tcPr>
            <w:tcW w:w="843" w:type="pct"/>
            <w:noWrap/>
            <w:vAlign w:val="bottom"/>
            <w:hideMark/>
            <w:tcPrChange w:id="8727" w:author="Huyen Tran Thu" w:date="2023-03-28T21:41:00Z">
              <w:tcPr>
                <w:tcW w:w="852" w:type="pct"/>
                <w:gridSpan w:val="2"/>
                <w:noWrap/>
                <w:vAlign w:val="bottom"/>
                <w:hideMark/>
              </w:tcPr>
            </w:tcPrChange>
          </w:tcPr>
          <w:p w14:paraId="11B923F7" w14:textId="26ADF478" w:rsidR="00030263" w:rsidRPr="00B337EA" w:rsidRDefault="00030263" w:rsidP="00030263">
            <w:pPr>
              <w:spacing w:before="0" w:after="0"/>
              <w:jc w:val="center"/>
              <w:rPr>
                <w:rFonts w:eastAsia="Times New Roman"/>
                <w:sz w:val="22"/>
                <w:lang w:eastAsia="ja-JP"/>
              </w:rPr>
            </w:pPr>
            <w:ins w:id="8728" w:author="Thu Huyen Tran" w:date="2023-12-05T21:44:00Z">
              <w:r w:rsidRPr="00B337EA">
                <w:rPr>
                  <w:sz w:val="22"/>
                  <w:rPrChange w:id="8729" w:author="Huyen Tran Thu" w:date="2025-04-28T20:25:00Z" w16du:dateUtc="2025-04-28T13:25:00Z">
                    <w:rPr>
                      <w:rFonts w:ascii="Arial" w:hAnsi="Arial" w:cs="Arial"/>
                      <w:sz w:val="20"/>
                      <w:szCs w:val="20"/>
                    </w:rPr>
                  </w:rPrChange>
                </w:rPr>
                <w:t>11%</w:t>
              </w:r>
            </w:ins>
            <w:ins w:id="8730" w:author="Huyen Tran Thu" w:date="2023-03-28T21:41:00Z">
              <w:del w:id="8731" w:author="Thu Huyen Tran" w:date="2023-12-05T21:44:00Z">
                <w:r w:rsidRPr="00B337EA" w:rsidDel="00CE45F6">
                  <w:rPr>
                    <w:rFonts w:eastAsia="Times New Roman"/>
                    <w:sz w:val="22"/>
                    <w:lang w:eastAsia="ja-JP"/>
                    <w:rPrChange w:id="8732" w:author="Huyen Tran Thu" w:date="2025-04-28T20:25:00Z" w16du:dateUtc="2025-04-28T13:25:00Z">
                      <w:rPr>
                        <w:rFonts w:ascii="Arial" w:hAnsi="Arial" w:cs="Arial"/>
                        <w:sz w:val="20"/>
                        <w:szCs w:val="20"/>
                      </w:rPr>
                    </w:rPrChange>
                  </w:rPr>
                  <w:delText>36%</w:delText>
                </w:r>
              </w:del>
            </w:ins>
            <w:del w:id="8733" w:author="Thu Huyen Tran" w:date="2023-12-05T21:44:00Z">
              <w:r w:rsidRPr="00B337EA" w:rsidDel="00CE45F6">
                <w:rPr>
                  <w:rFonts w:eastAsia="Times New Roman"/>
                  <w:sz w:val="22"/>
                  <w:lang w:eastAsia="ja-JP"/>
                  <w:rPrChange w:id="8734" w:author="Huyen Tran Thu" w:date="2025-04-28T20:25:00Z" w16du:dateUtc="2025-04-28T13:25:00Z">
                    <w:rPr>
                      <w:sz w:val="22"/>
                    </w:rPr>
                  </w:rPrChange>
                </w:rPr>
                <w:delText>0%</w:delText>
              </w:r>
            </w:del>
          </w:p>
        </w:tc>
        <w:tc>
          <w:tcPr>
            <w:tcW w:w="869" w:type="pct"/>
            <w:noWrap/>
            <w:vAlign w:val="bottom"/>
            <w:hideMark/>
            <w:tcPrChange w:id="8735" w:author="Huyen Tran Thu" w:date="2023-03-28T21:41:00Z">
              <w:tcPr>
                <w:tcW w:w="852" w:type="pct"/>
                <w:gridSpan w:val="2"/>
                <w:noWrap/>
                <w:vAlign w:val="bottom"/>
                <w:hideMark/>
              </w:tcPr>
            </w:tcPrChange>
          </w:tcPr>
          <w:p w14:paraId="06A56A50" w14:textId="5B39FD88" w:rsidR="00030263" w:rsidRPr="00B337EA" w:rsidRDefault="00030263" w:rsidP="00030263">
            <w:pPr>
              <w:spacing w:before="0" w:after="0"/>
              <w:jc w:val="center"/>
              <w:rPr>
                <w:rFonts w:eastAsia="Times New Roman"/>
                <w:sz w:val="22"/>
                <w:lang w:eastAsia="ja-JP"/>
              </w:rPr>
            </w:pPr>
            <w:ins w:id="8736" w:author="Thu Huyen Tran" w:date="2023-12-05T21:44:00Z">
              <w:r w:rsidRPr="00B337EA">
                <w:rPr>
                  <w:sz w:val="22"/>
                  <w:rPrChange w:id="8737" w:author="Huyen Tran Thu" w:date="2025-04-28T20:25:00Z" w16du:dateUtc="2025-04-28T13:25:00Z">
                    <w:rPr>
                      <w:rFonts w:ascii="Arial" w:hAnsi="Arial" w:cs="Arial"/>
                      <w:sz w:val="20"/>
                      <w:szCs w:val="20"/>
                    </w:rPr>
                  </w:rPrChange>
                </w:rPr>
                <w:t>34%</w:t>
              </w:r>
            </w:ins>
            <w:ins w:id="8738" w:author="Huyen Tran Thu" w:date="2023-03-28T21:41:00Z">
              <w:del w:id="8739" w:author="Thu Huyen Tran" w:date="2023-12-05T21:44:00Z">
                <w:r w:rsidRPr="00B337EA" w:rsidDel="00CE45F6">
                  <w:rPr>
                    <w:rFonts w:eastAsia="Times New Roman"/>
                    <w:sz w:val="22"/>
                    <w:lang w:eastAsia="ja-JP"/>
                    <w:rPrChange w:id="8740" w:author="Huyen Tran Thu" w:date="2025-04-28T20:25:00Z" w16du:dateUtc="2025-04-28T13:25:00Z">
                      <w:rPr>
                        <w:rFonts w:ascii="Arial" w:hAnsi="Arial" w:cs="Arial"/>
                        <w:sz w:val="20"/>
                        <w:szCs w:val="20"/>
                      </w:rPr>
                    </w:rPrChange>
                  </w:rPr>
                  <w:delText>23%</w:delText>
                </w:r>
              </w:del>
            </w:ins>
            <w:del w:id="8741" w:author="Thu Huyen Tran" w:date="2023-12-05T21:44:00Z">
              <w:r w:rsidRPr="00B337EA" w:rsidDel="00CE45F6">
                <w:rPr>
                  <w:rFonts w:eastAsia="Times New Roman"/>
                  <w:sz w:val="22"/>
                  <w:lang w:eastAsia="ja-JP"/>
                  <w:rPrChange w:id="8742" w:author="Huyen Tran Thu" w:date="2025-04-28T20:25:00Z" w16du:dateUtc="2025-04-28T13:25:00Z">
                    <w:rPr>
                      <w:sz w:val="22"/>
                    </w:rPr>
                  </w:rPrChange>
                </w:rPr>
                <w:delText>10%</w:delText>
              </w:r>
            </w:del>
          </w:p>
        </w:tc>
        <w:tc>
          <w:tcPr>
            <w:tcW w:w="899" w:type="pct"/>
            <w:noWrap/>
            <w:vAlign w:val="bottom"/>
            <w:hideMark/>
            <w:tcPrChange w:id="8743" w:author="Huyen Tran Thu" w:date="2023-03-28T21:41:00Z">
              <w:tcPr>
                <w:tcW w:w="879" w:type="pct"/>
                <w:noWrap/>
                <w:vAlign w:val="bottom"/>
                <w:hideMark/>
              </w:tcPr>
            </w:tcPrChange>
          </w:tcPr>
          <w:p w14:paraId="12EC3FA7" w14:textId="42FCFAD4" w:rsidR="00030263" w:rsidRPr="00B337EA" w:rsidRDefault="00030263" w:rsidP="00030263">
            <w:pPr>
              <w:spacing w:before="0" w:after="0"/>
              <w:jc w:val="center"/>
              <w:rPr>
                <w:rFonts w:eastAsia="Times New Roman"/>
                <w:sz w:val="22"/>
                <w:lang w:eastAsia="ja-JP"/>
              </w:rPr>
            </w:pPr>
            <w:ins w:id="8744" w:author="Thu Huyen Tran" w:date="2023-12-05T21:44:00Z">
              <w:r w:rsidRPr="00B337EA">
                <w:rPr>
                  <w:sz w:val="22"/>
                  <w:rPrChange w:id="8745" w:author="Huyen Tran Thu" w:date="2025-04-28T20:25:00Z" w16du:dateUtc="2025-04-28T13:25:00Z">
                    <w:rPr>
                      <w:rFonts w:ascii="Arial" w:hAnsi="Arial" w:cs="Arial"/>
                      <w:sz w:val="20"/>
                      <w:szCs w:val="20"/>
                    </w:rPr>
                  </w:rPrChange>
                </w:rPr>
                <w:t>10%</w:t>
              </w:r>
            </w:ins>
            <w:ins w:id="8746" w:author="Huyen Tran Thu" w:date="2023-03-28T21:41:00Z">
              <w:del w:id="8747" w:author="Thu Huyen Tran" w:date="2023-12-05T21:44:00Z">
                <w:r w:rsidRPr="00B337EA" w:rsidDel="00CE45F6">
                  <w:rPr>
                    <w:rFonts w:eastAsia="Times New Roman"/>
                    <w:sz w:val="22"/>
                    <w:lang w:eastAsia="ja-JP"/>
                    <w:rPrChange w:id="8748" w:author="Huyen Tran Thu" w:date="2025-04-28T20:25:00Z" w16du:dateUtc="2025-04-28T13:25:00Z">
                      <w:rPr>
                        <w:rFonts w:ascii="Arial" w:hAnsi="Arial" w:cs="Arial"/>
                        <w:sz w:val="20"/>
                        <w:szCs w:val="20"/>
                      </w:rPr>
                    </w:rPrChange>
                  </w:rPr>
                  <w:delText>29%</w:delText>
                </w:r>
              </w:del>
            </w:ins>
            <w:del w:id="8749" w:author="Thu Huyen Tran" w:date="2023-12-05T21:44:00Z">
              <w:r w:rsidRPr="00B337EA" w:rsidDel="00CE45F6">
                <w:rPr>
                  <w:rFonts w:eastAsia="Times New Roman"/>
                  <w:sz w:val="22"/>
                  <w:lang w:eastAsia="ja-JP"/>
                  <w:rPrChange w:id="8750" w:author="Huyen Tran Thu" w:date="2025-04-28T20:25:00Z" w16du:dateUtc="2025-04-28T13:25:00Z">
                    <w:rPr>
                      <w:sz w:val="22"/>
                    </w:rPr>
                  </w:rPrChange>
                </w:rPr>
                <w:delText>42%</w:delText>
              </w:r>
            </w:del>
          </w:p>
        </w:tc>
        <w:tc>
          <w:tcPr>
            <w:tcW w:w="868" w:type="pct"/>
            <w:vAlign w:val="bottom"/>
            <w:tcPrChange w:id="8751" w:author="Huyen Tran Thu" w:date="2023-03-28T21:41:00Z">
              <w:tcPr>
                <w:tcW w:w="878" w:type="pct"/>
                <w:gridSpan w:val="2"/>
                <w:vAlign w:val="bottom"/>
              </w:tcPr>
            </w:tcPrChange>
          </w:tcPr>
          <w:p w14:paraId="0C52B32D" w14:textId="23840888" w:rsidR="00030263" w:rsidRPr="00B337EA" w:rsidRDefault="00030263" w:rsidP="00030263">
            <w:pPr>
              <w:spacing w:before="0" w:after="0"/>
              <w:jc w:val="center"/>
              <w:rPr>
                <w:rFonts w:eastAsia="Times New Roman"/>
                <w:sz w:val="22"/>
                <w:lang w:eastAsia="ja-JP"/>
                <w:rPrChange w:id="8752" w:author="Huyen Tran Thu" w:date="2025-04-28T20:25:00Z" w16du:dateUtc="2025-04-28T13:25:00Z">
                  <w:rPr>
                    <w:sz w:val="22"/>
                  </w:rPr>
                </w:rPrChange>
              </w:rPr>
            </w:pPr>
            <w:ins w:id="8753" w:author="Thu Huyen Tran" w:date="2023-12-05T21:45:00Z">
              <w:r w:rsidRPr="00B337EA">
                <w:rPr>
                  <w:sz w:val="22"/>
                  <w:rPrChange w:id="8754" w:author="Huyen Tran Thu" w:date="2025-04-28T20:25:00Z" w16du:dateUtc="2025-04-28T13:25:00Z">
                    <w:rPr>
                      <w:rFonts w:ascii="Arial" w:hAnsi="Arial" w:cs="Arial"/>
                      <w:sz w:val="20"/>
                      <w:szCs w:val="20"/>
                    </w:rPr>
                  </w:rPrChange>
                </w:rPr>
                <w:t>0,59</w:t>
              </w:r>
            </w:ins>
            <w:ins w:id="8755" w:author="Huyen Tran Thu" w:date="2023-03-28T21:42:00Z">
              <w:del w:id="8756" w:author="Thu Huyen Tran" w:date="2023-12-05T21:45:00Z">
                <w:r w:rsidRPr="00B337EA" w:rsidDel="00AF7126">
                  <w:rPr>
                    <w:rFonts w:eastAsia="Times New Roman"/>
                    <w:sz w:val="22"/>
                    <w:lang w:eastAsia="ja-JP"/>
                    <w:rPrChange w:id="8757" w:author="Huyen Tran Thu" w:date="2025-04-28T20:25:00Z" w16du:dateUtc="2025-04-28T13:25:00Z">
                      <w:rPr>
                        <w:rFonts w:ascii="Arial" w:hAnsi="Arial" w:cs="Arial"/>
                        <w:sz w:val="20"/>
                        <w:szCs w:val="20"/>
                      </w:rPr>
                    </w:rPrChange>
                  </w:rPr>
                  <w:delText>0,65</w:delText>
                </w:r>
              </w:del>
            </w:ins>
            <w:del w:id="8758" w:author="Thu Huyen Tran" w:date="2023-12-05T21:45:00Z">
              <w:r w:rsidRPr="00B337EA" w:rsidDel="00AF7126">
                <w:rPr>
                  <w:rFonts w:eastAsia="Times New Roman"/>
                  <w:sz w:val="22"/>
                  <w:lang w:eastAsia="ja-JP"/>
                  <w:rPrChange w:id="8759" w:author="Huyen Tran Thu" w:date="2025-04-28T20:25:00Z" w16du:dateUtc="2025-04-28T13:25:00Z">
                    <w:rPr>
                      <w:sz w:val="22"/>
                    </w:rPr>
                  </w:rPrChange>
                </w:rPr>
                <w:delText>0.50</w:delText>
              </w:r>
            </w:del>
          </w:p>
        </w:tc>
      </w:tr>
      <w:tr w:rsidR="00030263" w:rsidRPr="00B337EA" w14:paraId="7A23B967" w14:textId="77777777" w:rsidTr="00030263">
        <w:trPr>
          <w:trHeight w:val="255"/>
          <w:trPrChange w:id="8760" w:author="Huyen Tran Thu" w:date="2023-03-28T21:41:00Z">
            <w:trPr>
              <w:trHeight w:val="255"/>
            </w:trPr>
          </w:trPrChange>
        </w:trPr>
        <w:tc>
          <w:tcPr>
            <w:tcW w:w="601" w:type="pct"/>
            <w:noWrap/>
            <w:vAlign w:val="center"/>
            <w:hideMark/>
            <w:tcPrChange w:id="8761" w:author="Huyen Tran Thu" w:date="2023-03-28T21:41:00Z">
              <w:tcPr>
                <w:tcW w:w="611" w:type="pct"/>
                <w:gridSpan w:val="2"/>
                <w:noWrap/>
                <w:vAlign w:val="center"/>
                <w:hideMark/>
              </w:tcPr>
            </w:tcPrChange>
          </w:tcPr>
          <w:p w14:paraId="1D2EDBC8"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1999</w:t>
            </w:r>
          </w:p>
        </w:tc>
        <w:tc>
          <w:tcPr>
            <w:tcW w:w="920" w:type="pct"/>
            <w:noWrap/>
            <w:vAlign w:val="bottom"/>
            <w:hideMark/>
            <w:tcPrChange w:id="8762" w:author="Huyen Tran Thu" w:date="2023-03-28T21:41:00Z">
              <w:tcPr>
                <w:tcW w:w="929" w:type="pct"/>
                <w:gridSpan w:val="2"/>
                <w:noWrap/>
                <w:vAlign w:val="bottom"/>
                <w:hideMark/>
              </w:tcPr>
            </w:tcPrChange>
          </w:tcPr>
          <w:p w14:paraId="29B250F0" w14:textId="51FF3E5A" w:rsidR="00030263" w:rsidRPr="00B337EA" w:rsidRDefault="00030263" w:rsidP="00030263">
            <w:pPr>
              <w:spacing w:before="0" w:after="0"/>
              <w:jc w:val="center"/>
              <w:rPr>
                <w:rFonts w:eastAsia="Times New Roman"/>
                <w:sz w:val="22"/>
                <w:lang w:eastAsia="ja-JP"/>
              </w:rPr>
            </w:pPr>
            <w:ins w:id="8763" w:author="Thu Huyen Tran" w:date="2023-12-05T21:44:00Z">
              <w:r w:rsidRPr="00B337EA">
                <w:rPr>
                  <w:sz w:val="22"/>
                  <w:rPrChange w:id="8764" w:author="Huyen Tran Thu" w:date="2025-04-28T20:25:00Z" w16du:dateUtc="2025-04-28T13:25:00Z">
                    <w:rPr>
                      <w:rFonts w:ascii="Arial" w:hAnsi="Arial" w:cs="Arial"/>
                      <w:sz w:val="20"/>
                      <w:szCs w:val="20"/>
                    </w:rPr>
                  </w:rPrChange>
                </w:rPr>
                <w:t>44%</w:t>
              </w:r>
            </w:ins>
            <w:ins w:id="8765" w:author="Huyen Tran Thu" w:date="2023-03-28T21:41:00Z">
              <w:del w:id="8766" w:author="Thu Huyen Tran" w:date="2023-12-05T21:44:00Z">
                <w:r w:rsidRPr="00B337EA" w:rsidDel="00CE45F6">
                  <w:rPr>
                    <w:rFonts w:eastAsia="Times New Roman"/>
                    <w:sz w:val="22"/>
                    <w:lang w:eastAsia="ja-JP"/>
                    <w:rPrChange w:id="8767" w:author="Huyen Tran Thu" w:date="2025-04-28T20:25:00Z" w16du:dateUtc="2025-04-28T13:25:00Z">
                      <w:rPr>
                        <w:rFonts w:ascii="Arial" w:hAnsi="Arial" w:cs="Arial"/>
                        <w:sz w:val="20"/>
                        <w:szCs w:val="20"/>
                      </w:rPr>
                    </w:rPrChange>
                  </w:rPr>
                  <w:delText>12%</w:delText>
                </w:r>
              </w:del>
            </w:ins>
            <w:del w:id="8768" w:author="Thu Huyen Tran" w:date="2023-12-05T21:44:00Z">
              <w:r w:rsidRPr="00B337EA" w:rsidDel="00CE45F6">
                <w:rPr>
                  <w:rFonts w:eastAsia="Times New Roman"/>
                  <w:sz w:val="22"/>
                  <w:lang w:eastAsia="ja-JP"/>
                  <w:rPrChange w:id="8769" w:author="Huyen Tran Thu" w:date="2025-04-28T20:25:00Z" w16du:dateUtc="2025-04-28T13:25:00Z">
                    <w:rPr>
                      <w:sz w:val="22"/>
                    </w:rPr>
                  </w:rPrChange>
                </w:rPr>
                <w:delText>45%</w:delText>
              </w:r>
            </w:del>
          </w:p>
        </w:tc>
        <w:tc>
          <w:tcPr>
            <w:tcW w:w="843" w:type="pct"/>
            <w:noWrap/>
            <w:vAlign w:val="bottom"/>
            <w:hideMark/>
            <w:tcPrChange w:id="8770" w:author="Huyen Tran Thu" w:date="2023-03-28T21:41:00Z">
              <w:tcPr>
                <w:tcW w:w="852" w:type="pct"/>
                <w:gridSpan w:val="2"/>
                <w:noWrap/>
                <w:vAlign w:val="bottom"/>
                <w:hideMark/>
              </w:tcPr>
            </w:tcPrChange>
          </w:tcPr>
          <w:p w14:paraId="38D7D364" w14:textId="2E084DD1" w:rsidR="00030263" w:rsidRPr="00B337EA" w:rsidRDefault="00030263" w:rsidP="00030263">
            <w:pPr>
              <w:spacing w:before="0" w:after="0"/>
              <w:jc w:val="center"/>
              <w:rPr>
                <w:rFonts w:eastAsia="Times New Roman"/>
                <w:sz w:val="22"/>
                <w:lang w:eastAsia="ja-JP"/>
              </w:rPr>
            </w:pPr>
            <w:ins w:id="8771" w:author="Thu Huyen Tran" w:date="2023-12-05T21:44:00Z">
              <w:r w:rsidRPr="00B337EA">
                <w:rPr>
                  <w:sz w:val="22"/>
                  <w:rPrChange w:id="8772" w:author="Huyen Tran Thu" w:date="2025-04-28T20:25:00Z" w16du:dateUtc="2025-04-28T13:25:00Z">
                    <w:rPr>
                      <w:rFonts w:ascii="Arial" w:hAnsi="Arial" w:cs="Arial"/>
                      <w:sz w:val="20"/>
                      <w:szCs w:val="20"/>
                    </w:rPr>
                  </w:rPrChange>
                </w:rPr>
                <w:t>10%</w:t>
              </w:r>
            </w:ins>
            <w:ins w:id="8773" w:author="Huyen Tran Thu" w:date="2023-03-28T21:41:00Z">
              <w:del w:id="8774" w:author="Thu Huyen Tran" w:date="2023-12-05T21:44:00Z">
                <w:r w:rsidRPr="00B337EA" w:rsidDel="00CE45F6">
                  <w:rPr>
                    <w:rFonts w:eastAsia="Times New Roman"/>
                    <w:sz w:val="22"/>
                    <w:lang w:eastAsia="ja-JP"/>
                    <w:rPrChange w:id="8775" w:author="Huyen Tran Thu" w:date="2025-04-28T20:25:00Z" w16du:dateUtc="2025-04-28T13:25:00Z">
                      <w:rPr>
                        <w:rFonts w:ascii="Arial" w:hAnsi="Arial" w:cs="Arial"/>
                        <w:sz w:val="20"/>
                        <w:szCs w:val="20"/>
                      </w:rPr>
                    </w:rPrChange>
                  </w:rPr>
                  <w:delText>33%</w:delText>
                </w:r>
              </w:del>
            </w:ins>
            <w:del w:id="8776" w:author="Thu Huyen Tran" w:date="2023-12-05T21:44:00Z">
              <w:r w:rsidRPr="00B337EA" w:rsidDel="00CE45F6">
                <w:rPr>
                  <w:rFonts w:eastAsia="Times New Roman"/>
                  <w:sz w:val="22"/>
                  <w:lang w:eastAsia="ja-JP"/>
                  <w:rPrChange w:id="8777" w:author="Huyen Tran Thu" w:date="2025-04-28T20:25:00Z" w16du:dateUtc="2025-04-28T13:25:00Z">
                    <w:rPr>
                      <w:sz w:val="22"/>
                    </w:rPr>
                  </w:rPrChange>
                </w:rPr>
                <w:delText>0%</w:delText>
              </w:r>
            </w:del>
          </w:p>
        </w:tc>
        <w:tc>
          <w:tcPr>
            <w:tcW w:w="869" w:type="pct"/>
            <w:noWrap/>
            <w:vAlign w:val="bottom"/>
            <w:hideMark/>
            <w:tcPrChange w:id="8778" w:author="Huyen Tran Thu" w:date="2023-03-28T21:41:00Z">
              <w:tcPr>
                <w:tcW w:w="852" w:type="pct"/>
                <w:gridSpan w:val="2"/>
                <w:noWrap/>
                <w:vAlign w:val="bottom"/>
                <w:hideMark/>
              </w:tcPr>
            </w:tcPrChange>
          </w:tcPr>
          <w:p w14:paraId="4AD572C0" w14:textId="1F01B179" w:rsidR="00030263" w:rsidRPr="00B337EA" w:rsidRDefault="00030263" w:rsidP="00030263">
            <w:pPr>
              <w:spacing w:before="0" w:after="0"/>
              <w:jc w:val="center"/>
              <w:rPr>
                <w:rFonts w:eastAsia="Times New Roman"/>
                <w:sz w:val="22"/>
                <w:lang w:eastAsia="ja-JP"/>
              </w:rPr>
            </w:pPr>
            <w:ins w:id="8779" w:author="Thu Huyen Tran" w:date="2023-12-05T21:44:00Z">
              <w:r w:rsidRPr="00B337EA">
                <w:rPr>
                  <w:sz w:val="22"/>
                  <w:rPrChange w:id="8780" w:author="Huyen Tran Thu" w:date="2025-04-28T20:25:00Z" w16du:dateUtc="2025-04-28T13:25:00Z">
                    <w:rPr>
                      <w:rFonts w:ascii="Arial" w:hAnsi="Arial" w:cs="Arial"/>
                      <w:sz w:val="20"/>
                      <w:szCs w:val="20"/>
                    </w:rPr>
                  </w:rPrChange>
                </w:rPr>
                <w:t>35%</w:t>
              </w:r>
            </w:ins>
            <w:ins w:id="8781" w:author="Huyen Tran Thu" w:date="2023-03-28T21:41:00Z">
              <w:del w:id="8782" w:author="Thu Huyen Tran" w:date="2023-12-05T21:44:00Z">
                <w:r w:rsidRPr="00B337EA" w:rsidDel="00CE45F6">
                  <w:rPr>
                    <w:rFonts w:eastAsia="Times New Roman"/>
                    <w:sz w:val="22"/>
                    <w:lang w:eastAsia="ja-JP"/>
                    <w:rPrChange w:id="8783" w:author="Huyen Tran Thu" w:date="2025-04-28T20:25:00Z" w16du:dateUtc="2025-04-28T13:25:00Z">
                      <w:rPr>
                        <w:rFonts w:ascii="Arial" w:hAnsi="Arial" w:cs="Arial"/>
                        <w:sz w:val="20"/>
                        <w:szCs w:val="20"/>
                      </w:rPr>
                    </w:rPrChange>
                  </w:rPr>
                  <w:delText>26%</w:delText>
                </w:r>
              </w:del>
            </w:ins>
            <w:del w:id="8784" w:author="Thu Huyen Tran" w:date="2023-12-05T21:44:00Z">
              <w:r w:rsidRPr="00B337EA" w:rsidDel="00CE45F6">
                <w:rPr>
                  <w:rFonts w:eastAsia="Times New Roman"/>
                  <w:sz w:val="22"/>
                  <w:lang w:eastAsia="ja-JP"/>
                  <w:rPrChange w:id="8785" w:author="Huyen Tran Thu" w:date="2025-04-28T20:25:00Z" w16du:dateUtc="2025-04-28T13:25:00Z">
                    <w:rPr>
                      <w:sz w:val="22"/>
                    </w:rPr>
                  </w:rPrChange>
                </w:rPr>
                <w:delText>11%</w:delText>
              </w:r>
            </w:del>
          </w:p>
        </w:tc>
        <w:tc>
          <w:tcPr>
            <w:tcW w:w="899" w:type="pct"/>
            <w:noWrap/>
            <w:vAlign w:val="bottom"/>
            <w:hideMark/>
            <w:tcPrChange w:id="8786" w:author="Huyen Tran Thu" w:date="2023-03-28T21:41:00Z">
              <w:tcPr>
                <w:tcW w:w="879" w:type="pct"/>
                <w:noWrap/>
                <w:vAlign w:val="bottom"/>
                <w:hideMark/>
              </w:tcPr>
            </w:tcPrChange>
          </w:tcPr>
          <w:p w14:paraId="79A01E44" w14:textId="19936995" w:rsidR="00030263" w:rsidRPr="00B337EA" w:rsidRDefault="00030263" w:rsidP="00030263">
            <w:pPr>
              <w:spacing w:before="0" w:after="0"/>
              <w:jc w:val="center"/>
              <w:rPr>
                <w:rFonts w:eastAsia="Times New Roman"/>
                <w:sz w:val="22"/>
                <w:lang w:eastAsia="ja-JP"/>
              </w:rPr>
            </w:pPr>
            <w:ins w:id="8787" w:author="Thu Huyen Tran" w:date="2023-12-05T21:44:00Z">
              <w:r w:rsidRPr="00B337EA">
                <w:rPr>
                  <w:sz w:val="22"/>
                  <w:rPrChange w:id="8788" w:author="Huyen Tran Thu" w:date="2025-04-28T20:25:00Z" w16du:dateUtc="2025-04-28T13:25:00Z">
                    <w:rPr>
                      <w:rFonts w:ascii="Arial" w:hAnsi="Arial" w:cs="Arial"/>
                      <w:sz w:val="20"/>
                      <w:szCs w:val="20"/>
                    </w:rPr>
                  </w:rPrChange>
                </w:rPr>
                <w:t>10%</w:t>
              </w:r>
            </w:ins>
            <w:ins w:id="8789" w:author="Huyen Tran Thu" w:date="2023-03-28T21:41:00Z">
              <w:del w:id="8790" w:author="Thu Huyen Tran" w:date="2023-12-05T21:44:00Z">
                <w:r w:rsidRPr="00B337EA" w:rsidDel="00CE45F6">
                  <w:rPr>
                    <w:rFonts w:eastAsia="Times New Roman"/>
                    <w:sz w:val="22"/>
                    <w:lang w:eastAsia="ja-JP"/>
                    <w:rPrChange w:id="8791" w:author="Huyen Tran Thu" w:date="2025-04-28T20:25:00Z" w16du:dateUtc="2025-04-28T13:25:00Z">
                      <w:rPr>
                        <w:rFonts w:ascii="Arial" w:hAnsi="Arial" w:cs="Arial"/>
                        <w:sz w:val="20"/>
                        <w:szCs w:val="20"/>
                      </w:rPr>
                    </w:rPrChange>
                  </w:rPr>
                  <w:delText>29%</w:delText>
                </w:r>
              </w:del>
            </w:ins>
            <w:del w:id="8792" w:author="Thu Huyen Tran" w:date="2023-12-05T21:44:00Z">
              <w:r w:rsidRPr="00B337EA" w:rsidDel="00CE45F6">
                <w:rPr>
                  <w:rFonts w:eastAsia="Times New Roman"/>
                  <w:sz w:val="22"/>
                  <w:lang w:eastAsia="ja-JP"/>
                  <w:rPrChange w:id="8793" w:author="Huyen Tran Thu" w:date="2025-04-28T20:25:00Z" w16du:dateUtc="2025-04-28T13:25:00Z">
                    <w:rPr>
                      <w:sz w:val="22"/>
                    </w:rPr>
                  </w:rPrChange>
                </w:rPr>
                <w:delText>44%</w:delText>
              </w:r>
            </w:del>
          </w:p>
        </w:tc>
        <w:tc>
          <w:tcPr>
            <w:tcW w:w="868" w:type="pct"/>
            <w:vAlign w:val="bottom"/>
            <w:tcPrChange w:id="8794" w:author="Huyen Tran Thu" w:date="2023-03-28T21:41:00Z">
              <w:tcPr>
                <w:tcW w:w="878" w:type="pct"/>
                <w:gridSpan w:val="2"/>
                <w:vAlign w:val="bottom"/>
              </w:tcPr>
            </w:tcPrChange>
          </w:tcPr>
          <w:p w14:paraId="0EB613D6" w14:textId="4639F69B" w:rsidR="00030263" w:rsidRPr="00B337EA" w:rsidRDefault="00030263" w:rsidP="00030263">
            <w:pPr>
              <w:spacing w:before="0" w:after="0"/>
              <w:jc w:val="center"/>
              <w:rPr>
                <w:rFonts w:eastAsia="Times New Roman"/>
                <w:sz w:val="22"/>
                <w:lang w:eastAsia="ja-JP"/>
                <w:rPrChange w:id="8795" w:author="Huyen Tran Thu" w:date="2025-04-28T20:25:00Z" w16du:dateUtc="2025-04-28T13:25:00Z">
                  <w:rPr>
                    <w:sz w:val="22"/>
                  </w:rPr>
                </w:rPrChange>
              </w:rPr>
            </w:pPr>
            <w:ins w:id="8796" w:author="Thu Huyen Tran" w:date="2023-12-05T21:45:00Z">
              <w:r w:rsidRPr="00B337EA">
                <w:rPr>
                  <w:sz w:val="22"/>
                  <w:rPrChange w:id="8797" w:author="Huyen Tran Thu" w:date="2025-04-28T20:25:00Z" w16du:dateUtc="2025-04-28T13:25:00Z">
                    <w:rPr>
                      <w:rFonts w:ascii="Arial" w:hAnsi="Arial" w:cs="Arial"/>
                      <w:sz w:val="20"/>
                      <w:szCs w:val="20"/>
                    </w:rPr>
                  </w:rPrChange>
                </w:rPr>
                <w:t>0,59</w:t>
              </w:r>
            </w:ins>
            <w:ins w:id="8798" w:author="Huyen Tran Thu" w:date="2023-03-28T21:42:00Z">
              <w:del w:id="8799" w:author="Thu Huyen Tran" w:date="2023-12-05T21:45:00Z">
                <w:r w:rsidRPr="00B337EA" w:rsidDel="00AF7126">
                  <w:rPr>
                    <w:rFonts w:eastAsia="Times New Roman"/>
                    <w:sz w:val="22"/>
                    <w:lang w:eastAsia="ja-JP"/>
                    <w:rPrChange w:id="8800" w:author="Huyen Tran Thu" w:date="2025-04-28T20:25:00Z" w16du:dateUtc="2025-04-28T13:25:00Z">
                      <w:rPr>
                        <w:rFonts w:ascii="Arial" w:hAnsi="Arial" w:cs="Arial"/>
                        <w:sz w:val="20"/>
                        <w:szCs w:val="20"/>
                      </w:rPr>
                    </w:rPrChange>
                  </w:rPr>
                  <w:delText>0,65</w:delText>
                </w:r>
              </w:del>
            </w:ins>
            <w:del w:id="8801" w:author="Thu Huyen Tran" w:date="2023-12-05T21:45:00Z">
              <w:r w:rsidRPr="00B337EA" w:rsidDel="00AF7126">
                <w:rPr>
                  <w:rFonts w:eastAsia="Times New Roman"/>
                  <w:sz w:val="22"/>
                  <w:lang w:eastAsia="ja-JP"/>
                  <w:rPrChange w:id="8802" w:author="Huyen Tran Thu" w:date="2025-04-28T20:25:00Z" w16du:dateUtc="2025-04-28T13:25:00Z">
                    <w:rPr>
                      <w:sz w:val="22"/>
                    </w:rPr>
                  </w:rPrChange>
                </w:rPr>
                <w:delText>0.51</w:delText>
              </w:r>
            </w:del>
          </w:p>
        </w:tc>
      </w:tr>
      <w:tr w:rsidR="00030263" w:rsidRPr="00B337EA" w14:paraId="1577E873" w14:textId="77777777" w:rsidTr="00030263">
        <w:trPr>
          <w:trHeight w:val="255"/>
          <w:trPrChange w:id="8803" w:author="Huyen Tran Thu" w:date="2023-03-28T21:41:00Z">
            <w:trPr>
              <w:trHeight w:val="255"/>
            </w:trPr>
          </w:trPrChange>
        </w:trPr>
        <w:tc>
          <w:tcPr>
            <w:tcW w:w="601" w:type="pct"/>
            <w:noWrap/>
            <w:vAlign w:val="center"/>
            <w:hideMark/>
            <w:tcPrChange w:id="8804" w:author="Huyen Tran Thu" w:date="2023-03-28T21:41:00Z">
              <w:tcPr>
                <w:tcW w:w="611" w:type="pct"/>
                <w:gridSpan w:val="2"/>
                <w:noWrap/>
                <w:vAlign w:val="center"/>
                <w:hideMark/>
              </w:tcPr>
            </w:tcPrChange>
          </w:tcPr>
          <w:p w14:paraId="478C9B41"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2000</w:t>
            </w:r>
          </w:p>
        </w:tc>
        <w:tc>
          <w:tcPr>
            <w:tcW w:w="920" w:type="pct"/>
            <w:noWrap/>
            <w:vAlign w:val="bottom"/>
            <w:hideMark/>
            <w:tcPrChange w:id="8805" w:author="Huyen Tran Thu" w:date="2023-03-28T21:41:00Z">
              <w:tcPr>
                <w:tcW w:w="929" w:type="pct"/>
                <w:gridSpan w:val="2"/>
                <w:noWrap/>
                <w:vAlign w:val="bottom"/>
                <w:hideMark/>
              </w:tcPr>
            </w:tcPrChange>
          </w:tcPr>
          <w:p w14:paraId="782CE9BF" w14:textId="03337F43" w:rsidR="00030263" w:rsidRPr="00B337EA" w:rsidRDefault="00030263" w:rsidP="00030263">
            <w:pPr>
              <w:spacing w:before="0" w:after="0"/>
              <w:jc w:val="center"/>
              <w:rPr>
                <w:rFonts w:eastAsia="Times New Roman"/>
                <w:sz w:val="22"/>
                <w:lang w:eastAsia="ja-JP"/>
              </w:rPr>
            </w:pPr>
            <w:ins w:id="8806" w:author="Thu Huyen Tran" w:date="2023-12-05T21:44:00Z">
              <w:r w:rsidRPr="00B337EA">
                <w:rPr>
                  <w:sz w:val="22"/>
                  <w:rPrChange w:id="8807" w:author="Huyen Tran Thu" w:date="2025-04-28T20:25:00Z" w16du:dateUtc="2025-04-28T13:25:00Z">
                    <w:rPr>
                      <w:rFonts w:ascii="Arial" w:hAnsi="Arial" w:cs="Arial"/>
                      <w:sz w:val="20"/>
                      <w:szCs w:val="20"/>
                    </w:rPr>
                  </w:rPrChange>
                </w:rPr>
                <w:t>43%</w:t>
              </w:r>
            </w:ins>
            <w:ins w:id="8808" w:author="Huyen Tran Thu" w:date="2023-03-28T21:41:00Z">
              <w:del w:id="8809" w:author="Thu Huyen Tran" w:date="2023-12-05T21:44:00Z">
                <w:r w:rsidRPr="00B337EA" w:rsidDel="00CE45F6">
                  <w:rPr>
                    <w:rFonts w:eastAsia="Times New Roman"/>
                    <w:sz w:val="22"/>
                    <w:lang w:eastAsia="ja-JP"/>
                    <w:rPrChange w:id="8810" w:author="Huyen Tran Thu" w:date="2025-04-28T20:25:00Z" w16du:dateUtc="2025-04-28T13:25:00Z">
                      <w:rPr>
                        <w:rFonts w:ascii="Arial" w:hAnsi="Arial" w:cs="Arial"/>
                        <w:sz w:val="20"/>
                        <w:szCs w:val="20"/>
                      </w:rPr>
                    </w:rPrChange>
                  </w:rPr>
                  <w:delText>13%</w:delText>
                </w:r>
              </w:del>
            </w:ins>
            <w:del w:id="8811" w:author="Thu Huyen Tran" w:date="2023-12-05T21:44:00Z">
              <w:r w:rsidRPr="00B337EA" w:rsidDel="00CE45F6">
                <w:rPr>
                  <w:rFonts w:eastAsia="Times New Roman"/>
                  <w:sz w:val="22"/>
                  <w:lang w:eastAsia="ja-JP"/>
                  <w:rPrChange w:id="8812" w:author="Huyen Tran Thu" w:date="2025-04-28T20:25:00Z" w16du:dateUtc="2025-04-28T13:25:00Z">
                    <w:rPr>
                      <w:sz w:val="22"/>
                    </w:rPr>
                  </w:rPrChange>
                </w:rPr>
                <w:delText>41%</w:delText>
              </w:r>
            </w:del>
          </w:p>
        </w:tc>
        <w:tc>
          <w:tcPr>
            <w:tcW w:w="843" w:type="pct"/>
            <w:noWrap/>
            <w:vAlign w:val="bottom"/>
            <w:hideMark/>
            <w:tcPrChange w:id="8813" w:author="Huyen Tran Thu" w:date="2023-03-28T21:41:00Z">
              <w:tcPr>
                <w:tcW w:w="852" w:type="pct"/>
                <w:gridSpan w:val="2"/>
                <w:noWrap/>
                <w:vAlign w:val="bottom"/>
                <w:hideMark/>
              </w:tcPr>
            </w:tcPrChange>
          </w:tcPr>
          <w:p w14:paraId="6E103C1F" w14:textId="59A9945E" w:rsidR="00030263" w:rsidRPr="00B337EA" w:rsidRDefault="00030263" w:rsidP="00030263">
            <w:pPr>
              <w:spacing w:before="0" w:after="0"/>
              <w:jc w:val="center"/>
              <w:rPr>
                <w:rFonts w:eastAsia="Times New Roman"/>
                <w:sz w:val="22"/>
                <w:lang w:eastAsia="ja-JP"/>
              </w:rPr>
            </w:pPr>
            <w:ins w:id="8814" w:author="Thu Huyen Tran" w:date="2023-12-05T21:44:00Z">
              <w:r w:rsidRPr="00B337EA">
                <w:rPr>
                  <w:sz w:val="22"/>
                  <w:rPrChange w:id="8815" w:author="Huyen Tran Thu" w:date="2025-04-28T20:25:00Z" w16du:dateUtc="2025-04-28T13:25:00Z">
                    <w:rPr>
                      <w:rFonts w:ascii="Arial" w:hAnsi="Arial" w:cs="Arial"/>
                      <w:sz w:val="20"/>
                      <w:szCs w:val="20"/>
                    </w:rPr>
                  </w:rPrChange>
                </w:rPr>
                <w:t>10%</w:t>
              </w:r>
            </w:ins>
            <w:ins w:id="8816" w:author="Huyen Tran Thu" w:date="2023-03-28T21:41:00Z">
              <w:del w:id="8817" w:author="Thu Huyen Tran" w:date="2023-12-05T21:44:00Z">
                <w:r w:rsidRPr="00B337EA" w:rsidDel="00CE45F6">
                  <w:rPr>
                    <w:rFonts w:eastAsia="Times New Roman"/>
                    <w:sz w:val="22"/>
                    <w:lang w:eastAsia="ja-JP"/>
                    <w:rPrChange w:id="8818" w:author="Huyen Tran Thu" w:date="2025-04-28T20:25:00Z" w16du:dateUtc="2025-04-28T13:25:00Z">
                      <w:rPr>
                        <w:rFonts w:ascii="Arial" w:hAnsi="Arial" w:cs="Arial"/>
                        <w:sz w:val="20"/>
                        <w:szCs w:val="20"/>
                      </w:rPr>
                    </w:rPrChange>
                  </w:rPr>
                  <w:delText>28%</w:delText>
                </w:r>
              </w:del>
            </w:ins>
            <w:del w:id="8819" w:author="Thu Huyen Tran" w:date="2023-12-05T21:44:00Z">
              <w:r w:rsidRPr="00B337EA" w:rsidDel="00CE45F6">
                <w:rPr>
                  <w:rFonts w:eastAsia="Times New Roman"/>
                  <w:sz w:val="22"/>
                  <w:lang w:eastAsia="ja-JP"/>
                  <w:rPrChange w:id="8820" w:author="Huyen Tran Thu" w:date="2025-04-28T20:25:00Z" w16du:dateUtc="2025-04-28T13:25:00Z">
                    <w:rPr>
                      <w:sz w:val="22"/>
                    </w:rPr>
                  </w:rPrChange>
                </w:rPr>
                <w:delText>0%</w:delText>
              </w:r>
            </w:del>
          </w:p>
        </w:tc>
        <w:tc>
          <w:tcPr>
            <w:tcW w:w="869" w:type="pct"/>
            <w:noWrap/>
            <w:vAlign w:val="bottom"/>
            <w:hideMark/>
            <w:tcPrChange w:id="8821" w:author="Huyen Tran Thu" w:date="2023-03-28T21:41:00Z">
              <w:tcPr>
                <w:tcW w:w="852" w:type="pct"/>
                <w:gridSpan w:val="2"/>
                <w:noWrap/>
                <w:vAlign w:val="bottom"/>
                <w:hideMark/>
              </w:tcPr>
            </w:tcPrChange>
          </w:tcPr>
          <w:p w14:paraId="7FDF554A" w14:textId="3F581AAB" w:rsidR="00030263" w:rsidRPr="00B337EA" w:rsidRDefault="00030263" w:rsidP="00030263">
            <w:pPr>
              <w:spacing w:before="0" w:after="0"/>
              <w:jc w:val="center"/>
              <w:rPr>
                <w:rFonts w:eastAsia="Times New Roman"/>
                <w:sz w:val="22"/>
                <w:lang w:eastAsia="ja-JP"/>
              </w:rPr>
            </w:pPr>
            <w:ins w:id="8822" w:author="Thu Huyen Tran" w:date="2023-12-05T21:44:00Z">
              <w:r w:rsidRPr="00B337EA">
                <w:rPr>
                  <w:sz w:val="22"/>
                  <w:rPrChange w:id="8823" w:author="Huyen Tran Thu" w:date="2025-04-28T20:25:00Z" w16du:dateUtc="2025-04-28T13:25:00Z">
                    <w:rPr>
                      <w:rFonts w:ascii="Arial" w:hAnsi="Arial" w:cs="Arial"/>
                      <w:sz w:val="20"/>
                      <w:szCs w:val="20"/>
                    </w:rPr>
                  </w:rPrChange>
                </w:rPr>
                <w:t>37%</w:t>
              </w:r>
            </w:ins>
            <w:ins w:id="8824" w:author="Huyen Tran Thu" w:date="2023-03-28T21:41:00Z">
              <w:del w:id="8825" w:author="Thu Huyen Tran" w:date="2023-12-05T21:44:00Z">
                <w:r w:rsidRPr="00B337EA" w:rsidDel="00CE45F6">
                  <w:rPr>
                    <w:rFonts w:eastAsia="Times New Roman"/>
                    <w:sz w:val="22"/>
                    <w:lang w:eastAsia="ja-JP"/>
                    <w:rPrChange w:id="8826" w:author="Huyen Tran Thu" w:date="2025-04-28T20:25:00Z" w16du:dateUtc="2025-04-28T13:25:00Z">
                      <w:rPr>
                        <w:rFonts w:ascii="Arial" w:hAnsi="Arial" w:cs="Arial"/>
                        <w:sz w:val="20"/>
                        <w:szCs w:val="20"/>
                      </w:rPr>
                    </w:rPrChange>
                  </w:rPr>
                  <w:delText>32%</w:delText>
                </w:r>
              </w:del>
            </w:ins>
            <w:del w:id="8827" w:author="Thu Huyen Tran" w:date="2023-12-05T21:44:00Z">
              <w:r w:rsidRPr="00B337EA" w:rsidDel="00CE45F6">
                <w:rPr>
                  <w:rFonts w:eastAsia="Times New Roman"/>
                  <w:sz w:val="22"/>
                  <w:lang w:eastAsia="ja-JP"/>
                  <w:rPrChange w:id="8828" w:author="Huyen Tran Thu" w:date="2025-04-28T20:25:00Z" w16du:dateUtc="2025-04-28T13:25:00Z">
                    <w:rPr>
                      <w:sz w:val="22"/>
                    </w:rPr>
                  </w:rPrChange>
                </w:rPr>
                <w:delText>12%</w:delText>
              </w:r>
            </w:del>
          </w:p>
        </w:tc>
        <w:tc>
          <w:tcPr>
            <w:tcW w:w="899" w:type="pct"/>
            <w:noWrap/>
            <w:vAlign w:val="bottom"/>
            <w:hideMark/>
            <w:tcPrChange w:id="8829" w:author="Huyen Tran Thu" w:date="2023-03-28T21:41:00Z">
              <w:tcPr>
                <w:tcW w:w="879" w:type="pct"/>
                <w:noWrap/>
                <w:vAlign w:val="bottom"/>
                <w:hideMark/>
              </w:tcPr>
            </w:tcPrChange>
          </w:tcPr>
          <w:p w14:paraId="35D7E49B" w14:textId="7E58D574" w:rsidR="00030263" w:rsidRPr="00B337EA" w:rsidRDefault="00030263" w:rsidP="00030263">
            <w:pPr>
              <w:spacing w:before="0" w:after="0"/>
              <w:jc w:val="center"/>
              <w:rPr>
                <w:rFonts w:eastAsia="Times New Roman"/>
                <w:sz w:val="22"/>
                <w:lang w:eastAsia="ja-JP"/>
              </w:rPr>
            </w:pPr>
            <w:ins w:id="8830" w:author="Thu Huyen Tran" w:date="2023-12-05T21:44:00Z">
              <w:r w:rsidRPr="00B337EA">
                <w:rPr>
                  <w:sz w:val="22"/>
                  <w:rPrChange w:id="8831" w:author="Huyen Tran Thu" w:date="2025-04-28T20:25:00Z" w16du:dateUtc="2025-04-28T13:25:00Z">
                    <w:rPr>
                      <w:rFonts w:ascii="Arial" w:hAnsi="Arial" w:cs="Arial"/>
                      <w:sz w:val="20"/>
                      <w:szCs w:val="20"/>
                    </w:rPr>
                  </w:rPrChange>
                </w:rPr>
                <w:t>10%</w:t>
              </w:r>
            </w:ins>
            <w:ins w:id="8832" w:author="Huyen Tran Thu" w:date="2023-03-28T21:41:00Z">
              <w:del w:id="8833" w:author="Thu Huyen Tran" w:date="2023-12-05T21:44:00Z">
                <w:r w:rsidRPr="00B337EA" w:rsidDel="00CE45F6">
                  <w:rPr>
                    <w:rFonts w:eastAsia="Times New Roman"/>
                    <w:sz w:val="22"/>
                    <w:lang w:eastAsia="ja-JP"/>
                    <w:rPrChange w:id="8834" w:author="Huyen Tran Thu" w:date="2025-04-28T20:25:00Z" w16du:dateUtc="2025-04-28T13:25:00Z">
                      <w:rPr>
                        <w:rFonts w:ascii="Arial" w:hAnsi="Arial" w:cs="Arial"/>
                        <w:sz w:val="20"/>
                        <w:szCs w:val="20"/>
                      </w:rPr>
                    </w:rPrChange>
                  </w:rPr>
                  <w:delText>27%</w:delText>
                </w:r>
              </w:del>
            </w:ins>
            <w:del w:id="8835" w:author="Thu Huyen Tran" w:date="2023-12-05T21:44:00Z">
              <w:r w:rsidRPr="00B337EA" w:rsidDel="00CE45F6">
                <w:rPr>
                  <w:rFonts w:eastAsia="Times New Roman"/>
                  <w:sz w:val="22"/>
                  <w:lang w:eastAsia="ja-JP"/>
                  <w:rPrChange w:id="8836" w:author="Huyen Tran Thu" w:date="2025-04-28T20:25:00Z" w16du:dateUtc="2025-04-28T13:25:00Z">
                    <w:rPr>
                      <w:sz w:val="22"/>
                    </w:rPr>
                  </w:rPrChange>
                </w:rPr>
                <w:delText>47%</w:delText>
              </w:r>
            </w:del>
          </w:p>
        </w:tc>
        <w:tc>
          <w:tcPr>
            <w:tcW w:w="868" w:type="pct"/>
            <w:vAlign w:val="bottom"/>
            <w:tcPrChange w:id="8837" w:author="Huyen Tran Thu" w:date="2023-03-28T21:41:00Z">
              <w:tcPr>
                <w:tcW w:w="878" w:type="pct"/>
                <w:gridSpan w:val="2"/>
                <w:vAlign w:val="bottom"/>
              </w:tcPr>
            </w:tcPrChange>
          </w:tcPr>
          <w:p w14:paraId="3669D75D" w14:textId="11096114" w:rsidR="00030263" w:rsidRPr="00B337EA" w:rsidRDefault="00030263" w:rsidP="00030263">
            <w:pPr>
              <w:spacing w:before="0" w:after="0"/>
              <w:jc w:val="center"/>
              <w:rPr>
                <w:rFonts w:eastAsia="Times New Roman"/>
                <w:sz w:val="22"/>
                <w:lang w:eastAsia="ja-JP"/>
                <w:rPrChange w:id="8838" w:author="Huyen Tran Thu" w:date="2025-04-28T20:25:00Z" w16du:dateUtc="2025-04-28T13:25:00Z">
                  <w:rPr>
                    <w:sz w:val="22"/>
                  </w:rPr>
                </w:rPrChange>
              </w:rPr>
            </w:pPr>
            <w:ins w:id="8839" w:author="Thu Huyen Tran" w:date="2023-12-05T21:45:00Z">
              <w:r w:rsidRPr="00B337EA">
                <w:rPr>
                  <w:sz w:val="22"/>
                  <w:rPrChange w:id="8840" w:author="Huyen Tran Thu" w:date="2025-04-28T20:25:00Z" w16du:dateUtc="2025-04-28T13:25:00Z">
                    <w:rPr>
                      <w:rFonts w:ascii="Arial" w:hAnsi="Arial" w:cs="Arial"/>
                      <w:sz w:val="20"/>
                      <w:szCs w:val="20"/>
                    </w:rPr>
                  </w:rPrChange>
                </w:rPr>
                <w:t>0,60</w:t>
              </w:r>
            </w:ins>
            <w:ins w:id="8841" w:author="Huyen Tran Thu" w:date="2023-03-28T21:42:00Z">
              <w:del w:id="8842" w:author="Thu Huyen Tran" w:date="2023-12-05T21:45:00Z">
                <w:r w:rsidRPr="00B337EA" w:rsidDel="00AF7126">
                  <w:rPr>
                    <w:rFonts w:eastAsia="Times New Roman"/>
                    <w:sz w:val="22"/>
                    <w:lang w:eastAsia="ja-JP"/>
                    <w:rPrChange w:id="8843" w:author="Huyen Tran Thu" w:date="2025-04-28T20:25:00Z" w16du:dateUtc="2025-04-28T13:25:00Z">
                      <w:rPr>
                        <w:rFonts w:ascii="Arial" w:hAnsi="Arial" w:cs="Arial"/>
                        <w:sz w:val="20"/>
                        <w:szCs w:val="20"/>
                      </w:rPr>
                    </w:rPrChange>
                  </w:rPr>
                  <w:delText>0,63</w:delText>
                </w:r>
              </w:del>
            </w:ins>
            <w:del w:id="8844" w:author="Thu Huyen Tran" w:date="2023-12-05T21:45:00Z">
              <w:r w:rsidRPr="00B337EA" w:rsidDel="00AF7126">
                <w:rPr>
                  <w:rFonts w:eastAsia="Times New Roman"/>
                  <w:sz w:val="22"/>
                  <w:lang w:eastAsia="ja-JP"/>
                  <w:rPrChange w:id="8845" w:author="Huyen Tran Thu" w:date="2025-04-28T20:25:00Z" w16du:dateUtc="2025-04-28T13:25:00Z">
                    <w:rPr>
                      <w:sz w:val="22"/>
                    </w:rPr>
                  </w:rPrChange>
                </w:rPr>
                <w:delText>0.52</w:delText>
              </w:r>
            </w:del>
          </w:p>
        </w:tc>
      </w:tr>
      <w:tr w:rsidR="00030263" w:rsidRPr="00B337EA" w14:paraId="0072C19D" w14:textId="77777777" w:rsidTr="00030263">
        <w:trPr>
          <w:trHeight w:val="255"/>
          <w:trPrChange w:id="8846" w:author="Huyen Tran Thu" w:date="2023-03-28T21:41:00Z">
            <w:trPr>
              <w:trHeight w:val="255"/>
            </w:trPr>
          </w:trPrChange>
        </w:trPr>
        <w:tc>
          <w:tcPr>
            <w:tcW w:w="601" w:type="pct"/>
            <w:noWrap/>
            <w:vAlign w:val="center"/>
            <w:hideMark/>
            <w:tcPrChange w:id="8847" w:author="Huyen Tran Thu" w:date="2023-03-28T21:41:00Z">
              <w:tcPr>
                <w:tcW w:w="611" w:type="pct"/>
                <w:gridSpan w:val="2"/>
                <w:noWrap/>
                <w:vAlign w:val="center"/>
                <w:hideMark/>
              </w:tcPr>
            </w:tcPrChange>
          </w:tcPr>
          <w:p w14:paraId="341D3934"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2001</w:t>
            </w:r>
          </w:p>
        </w:tc>
        <w:tc>
          <w:tcPr>
            <w:tcW w:w="920" w:type="pct"/>
            <w:noWrap/>
            <w:vAlign w:val="bottom"/>
            <w:hideMark/>
            <w:tcPrChange w:id="8848" w:author="Huyen Tran Thu" w:date="2023-03-28T21:41:00Z">
              <w:tcPr>
                <w:tcW w:w="929" w:type="pct"/>
                <w:gridSpan w:val="2"/>
                <w:noWrap/>
                <w:vAlign w:val="bottom"/>
                <w:hideMark/>
              </w:tcPr>
            </w:tcPrChange>
          </w:tcPr>
          <w:p w14:paraId="602846EC" w14:textId="0EBF901A" w:rsidR="00030263" w:rsidRPr="00B337EA" w:rsidRDefault="00030263" w:rsidP="00030263">
            <w:pPr>
              <w:spacing w:before="0" w:after="0"/>
              <w:jc w:val="center"/>
              <w:rPr>
                <w:rFonts w:eastAsia="Times New Roman"/>
                <w:sz w:val="22"/>
                <w:lang w:eastAsia="ja-JP"/>
              </w:rPr>
            </w:pPr>
            <w:ins w:id="8849" w:author="Thu Huyen Tran" w:date="2023-12-05T21:44:00Z">
              <w:r w:rsidRPr="00B337EA">
                <w:rPr>
                  <w:sz w:val="22"/>
                  <w:rPrChange w:id="8850" w:author="Huyen Tran Thu" w:date="2025-04-28T20:25:00Z" w16du:dateUtc="2025-04-28T13:25:00Z">
                    <w:rPr>
                      <w:rFonts w:ascii="Arial" w:hAnsi="Arial" w:cs="Arial"/>
                      <w:sz w:val="20"/>
                      <w:szCs w:val="20"/>
                    </w:rPr>
                  </w:rPrChange>
                </w:rPr>
                <w:t>42%</w:t>
              </w:r>
            </w:ins>
            <w:ins w:id="8851" w:author="Huyen Tran Thu" w:date="2023-03-28T21:41:00Z">
              <w:del w:id="8852" w:author="Thu Huyen Tran" w:date="2023-12-05T21:44:00Z">
                <w:r w:rsidRPr="00B337EA" w:rsidDel="00CE45F6">
                  <w:rPr>
                    <w:rFonts w:eastAsia="Times New Roman"/>
                    <w:sz w:val="22"/>
                    <w:lang w:eastAsia="ja-JP"/>
                    <w:rPrChange w:id="8853" w:author="Huyen Tran Thu" w:date="2025-04-28T20:25:00Z" w16du:dateUtc="2025-04-28T13:25:00Z">
                      <w:rPr>
                        <w:rFonts w:ascii="Arial" w:hAnsi="Arial" w:cs="Arial"/>
                        <w:sz w:val="20"/>
                        <w:szCs w:val="20"/>
                      </w:rPr>
                    </w:rPrChange>
                  </w:rPr>
                  <w:delText>12%</w:delText>
                </w:r>
              </w:del>
            </w:ins>
            <w:del w:id="8854" w:author="Thu Huyen Tran" w:date="2023-12-05T21:44:00Z">
              <w:r w:rsidRPr="00B337EA" w:rsidDel="00CE45F6">
                <w:rPr>
                  <w:rFonts w:eastAsia="Times New Roman"/>
                  <w:sz w:val="22"/>
                  <w:lang w:eastAsia="ja-JP"/>
                  <w:rPrChange w:id="8855" w:author="Huyen Tran Thu" w:date="2025-04-28T20:25:00Z" w16du:dateUtc="2025-04-28T13:25:00Z">
                    <w:rPr>
                      <w:sz w:val="22"/>
                    </w:rPr>
                  </w:rPrChange>
                </w:rPr>
                <w:delText>40%</w:delText>
              </w:r>
            </w:del>
          </w:p>
        </w:tc>
        <w:tc>
          <w:tcPr>
            <w:tcW w:w="843" w:type="pct"/>
            <w:noWrap/>
            <w:vAlign w:val="bottom"/>
            <w:hideMark/>
            <w:tcPrChange w:id="8856" w:author="Huyen Tran Thu" w:date="2023-03-28T21:41:00Z">
              <w:tcPr>
                <w:tcW w:w="852" w:type="pct"/>
                <w:gridSpan w:val="2"/>
                <w:noWrap/>
                <w:vAlign w:val="bottom"/>
                <w:hideMark/>
              </w:tcPr>
            </w:tcPrChange>
          </w:tcPr>
          <w:p w14:paraId="0435AD12" w14:textId="74393CD2" w:rsidR="00030263" w:rsidRPr="00B337EA" w:rsidRDefault="00030263" w:rsidP="00030263">
            <w:pPr>
              <w:spacing w:before="0" w:after="0"/>
              <w:jc w:val="center"/>
              <w:rPr>
                <w:rFonts w:eastAsia="Times New Roman"/>
                <w:sz w:val="22"/>
                <w:lang w:eastAsia="ja-JP"/>
              </w:rPr>
            </w:pPr>
            <w:ins w:id="8857" w:author="Thu Huyen Tran" w:date="2023-12-05T21:44:00Z">
              <w:r w:rsidRPr="00B337EA">
                <w:rPr>
                  <w:sz w:val="22"/>
                  <w:rPrChange w:id="8858" w:author="Huyen Tran Thu" w:date="2025-04-28T20:25:00Z" w16du:dateUtc="2025-04-28T13:25:00Z">
                    <w:rPr>
                      <w:rFonts w:ascii="Arial" w:hAnsi="Arial" w:cs="Arial"/>
                      <w:sz w:val="20"/>
                      <w:szCs w:val="20"/>
                    </w:rPr>
                  </w:rPrChange>
                </w:rPr>
                <w:t>10%</w:t>
              </w:r>
            </w:ins>
            <w:ins w:id="8859" w:author="Huyen Tran Thu" w:date="2023-03-28T21:41:00Z">
              <w:del w:id="8860" w:author="Thu Huyen Tran" w:date="2023-12-05T21:44:00Z">
                <w:r w:rsidRPr="00B337EA" w:rsidDel="00CE45F6">
                  <w:rPr>
                    <w:rFonts w:eastAsia="Times New Roman"/>
                    <w:sz w:val="22"/>
                    <w:lang w:eastAsia="ja-JP"/>
                    <w:rPrChange w:id="8861" w:author="Huyen Tran Thu" w:date="2025-04-28T20:25:00Z" w16du:dateUtc="2025-04-28T13:25:00Z">
                      <w:rPr>
                        <w:rFonts w:ascii="Arial" w:hAnsi="Arial" w:cs="Arial"/>
                        <w:sz w:val="20"/>
                        <w:szCs w:val="20"/>
                      </w:rPr>
                    </w:rPrChange>
                  </w:rPr>
                  <w:delText>28%</w:delText>
                </w:r>
              </w:del>
            </w:ins>
            <w:del w:id="8862" w:author="Thu Huyen Tran" w:date="2023-12-05T21:44:00Z">
              <w:r w:rsidRPr="00B337EA" w:rsidDel="00CE45F6">
                <w:rPr>
                  <w:rFonts w:eastAsia="Times New Roman"/>
                  <w:sz w:val="22"/>
                  <w:lang w:eastAsia="ja-JP"/>
                  <w:rPrChange w:id="8863" w:author="Huyen Tran Thu" w:date="2025-04-28T20:25:00Z" w16du:dateUtc="2025-04-28T13:25:00Z">
                    <w:rPr>
                      <w:sz w:val="22"/>
                    </w:rPr>
                  </w:rPrChange>
                </w:rPr>
                <w:delText>0%</w:delText>
              </w:r>
            </w:del>
          </w:p>
        </w:tc>
        <w:tc>
          <w:tcPr>
            <w:tcW w:w="869" w:type="pct"/>
            <w:noWrap/>
            <w:vAlign w:val="bottom"/>
            <w:hideMark/>
            <w:tcPrChange w:id="8864" w:author="Huyen Tran Thu" w:date="2023-03-28T21:41:00Z">
              <w:tcPr>
                <w:tcW w:w="852" w:type="pct"/>
                <w:gridSpan w:val="2"/>
                <w:noWrap/>
                <w:vAlign w:val="bottom"/>
                <w:hideMark/>
              </w:tcPr>
            </w:tcPrChange>
          </w:tcPr>
          <w:p w14:paraId="1A3D3D25" w14:textId="78A2A1C4" w:rsidR="00030263" w:rsidRPr="00B337EA" w:rsidRDefault="00030263" w:rsidP="00030263">
            <w:pPr>
              <w:spacing w:before="0" w:after="0"/>
              <w:jc w:val="center"/>
              <w:rPr>
                <w:rFonts w:eastAsia="Times New Roman"/>
                <w:sz w:val="22"/>
                <w:lang w:eastAsia="ja-JP"/>
              </w:rPr>
            </w:pPr>
            <w:ins w:id="8865" w:author="Thu Huyen Tran" w:date="2023-12-05T21:44:00Z">
              <w:r w:rsidRPr="00B337EA">
                <w:rPr>
                  <w:sz w:val="22"/>
                  <w:rPrChange w:id="8866" w:author="Huyen Tran Thu" w:date="2025-04-28T20:25:00Z" w16du:dateUtc="2025-04-28T13:25:00Z">
                    <w:rPr>
                      <w:rFonts w:ascii="Arial" w:hAnsi="Arial" w:cs="Arial"/>
                      <w:sz w:val="20"/>
                      <w:szCs w:val="20"/>
                    </w:rPr>
                  </w:rPrChange>
                </w:rPr>
                <w:t>37%</w:t>
              </w:r>
            </w:ins>
            <w:ins w:id="8867" w:author="Huyen Tran Thu" w:date="2023-03-28T21:41:00Z">
              <w:del w:id="8868" w:author="Thu Huyen Tran" w:date="2023-12-05T21:44:00Z">
                <w:r w:rsidRPr="00B337EA" w:rsidDel="00CE45F6">
                  <w:rPr>
                    <w:rFonts w:eastAsia="Times New Roman"/>
                    <w:sz w:val="22"/>
                    <w:lang w:eastAsia="ja-JP"/>
                    <w:rPrChange w:id="8869" w:author="Huyen Tran Thu" w:date="2025-04-28T20:25:00Z" w16du:dateUtc="2025-04-28T13:25:00Z">
                      <w:rPr>
                        <w:rFonts w:ascii="Arial" w:hAnsi="Arial" w:cs="Arial"/>
                        <w:sz w:val="20"/>
                        <w:szCs w:val="20"/>
                      </w:rPr>
                    </w:rPrChange>
                  </w:rPr>
                  <w:delText>33%</w:delText>
                </w:r>
              </w:del>
            </w:ins>
            <w:del w:id="8870" w:author="Thu Huyen Tran" w:date="2023-12-05T21:44:00Z">
              <w:r w:rsidRPr="00B337EA" w:rsidDel="00CE45F6">
                <w:rPr>
                  <w:rFonts w:eastAsia="Times New Roman"/>
                  <w:sz w:val="22"/>
                  <w:lang w:eastAsia="ja-JP"/>
                  <w:rPrChange w:id="8871" w:author="Huyen Tran Thu" w:date="2025-04-28T20:25:00Z" w16du:dateUtc="2025-04-28T13:25:00Z">
                    <w:rPr>
                      <w:sz w:val="22"/>
                    </w:rPr>
                  </w:rPrChange>
                </w:rPr>
                <w:delText>12%</w:delText>
              </w:r>
            </w:del>
          </w:p>
        </w:tc>
        <w:tc>
          <w:tcPr>
            <w:tcW w:w="899" w:type="pct"/>
            <w:noWrap/>
            <w:vAlign w:val="bottom"/>
            <w:hideMark/>
            <w:tcPrChange w:id="8872" w:author="Huyen Tran Thu" w:date="2023-03-28T21:41:00Z">
              <w:tcPr>
                <w:tcW w:w="879" w:type="pct"/>
                <w:noWrap/>
                <w:vAlign w:val="bottom"/>
                <w:hideMark/>
              </w:tcPr>
            </w:tcPrChange>
          </w:tcPr>
          <w:p w14:paraId="3A5F715C" w14:textId="203BA68C" w:rsidR="00030263" w:rsidRPr="00B337EA" w:rsidRDefault="00030263" w:rsidP="00030263">
            <w:pPr>
              <w:spacing w:before="0" w:after="0"/>
              <w:jc w:val="center"/>
              <w:rPr>
                <w:rFonts w:eastAsia="Times New Roman"/>
                <w:sz w:val="22"/>
                <w:lang w:eastAsia="ja-JP"/>
              </w:rPr>
            </w:pPr>
            <w:ins w:id="8873" w:author="Thu Huyen Tran" w:date="2023-12-05T21:44:00Z">
              <w:r w:rsidRPr="00B337EA">
                <w:rPr>
                  <w:sz w:val="22"/>
                  <w:rPrChange w:id="8874" w:author="Huyen Tran Thu" w:date="2025-04-28T20:25:00Z" w16du:dateUtc="2025-04-28T13:25:00Z">
                    <w:rPr>
                      <w:rFonts w:ascii="Arial" w:hAnsi="Arial" w:cs="Arial"/>
                      <w:sz w:val="20"/>
                      <w:szCs w:val="20"/>
                    </w:rPr>
                  </w:rPrChange>
                </w:rPr>
                <w:t>11%</w:t>
              </w:r>
            </w:ins>
            <w:ins w:id="8875" w:author="Huyen Tran Thu" w:date="2023-03-28T21:41:00Z">
              <w:del w:id="8876" w:author="Thu Huyen Tran" w:date="2023-12-05T21:44:00Z">
                <w:r w:rsidRPr="00B337EA" w:rsidDel="00CE45F6">
                  <w:rPr>
                    <w:rFonts w:eastAsia="Times New Roman"/>
                    <w:sz w:val="22"/>
                    <w:lang w:eastAsia="ja-JP"/>
                    <w:rPrChange w:id="8877" w:author="Huyen Tran Thu" w:date="2025-04-28T20:25:00Z" w16du:dateUtc="2025-04-28T13:25:00Z">
                      <w:rPr>
                        <w:rFonts w:ascii="Arial" w:hAnsi="Arial" w:cs="Arial"/>
                        <w:sz w:val="20"/>
                        <w:szCs w:val="20"/>
                      </w:rPr>
                    </w:rPrChange>
                  </w:rPr>
                  <w:delText>27%</w:delText>
                </w:r>
              </w:del>
            </w:ins>
            <w:del w:id="8878" w:author="Thu Huyen Tran" w:date="2023-12-05T21:44:00Z">
              <w:r w:rsidRPr="00B337EA" w:rsidDel="00CE45F6">
                <w:rPr>
                  <w:rFonts w:eastAsia="Times New Roman"/>
                  <w:sz w:val="22"/>
                  <w:lang w:eastAsia="ja-JP"/>
                  <w:rPrChange w:id="8879" w:author="Huyen Tran Thu" w:date="2025-04-28T20:25:00Z" w16du:dateUtc="2025-04-28T13:25:00Z">
                    <w:rPr>
                      <w:sz w:val="22"/>
                    </w:rPr>
                  </w:rPrChange>
                </w:rPr>
                <w:delText>48%</w:delText>
              </w:r>
            </w:del>
          </w:p>
        </w:tc>
        <w:tc>
          <w:tcPr>
            <w:tcW w:w="868" w:type="pct"/>
            <w:vAlign w:val="bottom"/>
            <w:tcPrChange w:id="8880" w:author="Huyen Tran Thu" w:date="2023-03-28T21:41:00Z">
              <w:tcPr>
                <w:tcW w:w="878" w:type="pct"/>
                <w:gridSpan w:val="2"/>
                <w:vAlign w:val="bottom"/>
              </w:tcPr>
            </w:tcPrChange>
          </w:tcPr>
          <w:p w14:paraId="7A8CA3BF" w14:textId="070AE9CF" w:rsidR="00030263" w:rsidRPr="00B337EA" w:rsidRDefault="00030263" w:rsidP="00030263">
            <w:pPr>
              <w:spacing w:before="0" w:after="0"/>
              <w:jc w:val="center"/>
              <w:rPr>
                <w:rFonts w:eastAsia="Times New Roman"/>
                <w:sz w:val="22"/>
                <w:lang w:eastAsia="ja-JP"/>
                <w:rPrChange w:id="8881" w:author="Huyen Tran Thu" w:date="2025-04-28T20:25:00Z" w16du:dateUtc="2025-04-28T13:25:00Z">
                  <w:rPr>
                    <w:sz w:val="22"/>
                  </w:rPr>
                </w:rPrChange>
              </w:rPr>
            </w:pPr>
            <w:ins w:id="8882" w:author="Thu Huyen Tran" w:date="2023-12-05T21:45:00Z">
              <w:r w:rsidRPr="00B337EA">
                <w:rPr>
                  <w:sz w:val="22"/>
                  <w:rPrChange w:id="8883" w:author="Huyen Tran Thu" w:date="2025-04-28T20:25:00Z" w16du:dateUtc="2025-04-28T13:25:00Z">
                    <w:rPr>
                      <w:rFonts w:ascii="Arial" w:hAnsi="Arial" w:cs="Arial"/>
                      <w:sz w:val="20"/>
                      <w:szCs w:val="20"/>
                    </w:rPr>
                  </w:rPrChange>
                </w:rPr>
                <w:t>0,60</w:t>
              </w:r>
            </w:ins>
            <w:ins w:id="8884" w:author="Huyen Tran Thu" w:date="2023-03-28T21:42:00Z">
              <w:del w:id="8885" w:author="Thu Huyen Tran" w:date="2023-12-05T21:45:00Z">
                <w:r w:rsidRPr="00B337EA" w:rsidDel="00AF7126">
                  <w:rPr>
                    <w:rFonts w:eastAsia="Times New Roman"/>
                    <w:sz w:val="22"/>
                    <w:lang w:eastAsia="ja-JP"/>
                    <w:rPrChange w:id="8886" w:author="Huyen Tran Thu" w:date="2025-04-28T20:25:00Z" w16du:dateUtc="2025-04-28T13:25:00Z">
                      <w:rPr>
                        <w:rFonts w:ascii="Arial" w:hAnsi="Arial" w:cs="Arial"/>
                        <w:sz w:val="20"/>
                        <w:szCs w:val="20"/>
                      </w:rPr>
                    </w:rPrChange>
                  </w:rPr>
                  <w:delText>0,63</w:delText>
                </w:r>
              </w:del>
            </w:ins>
            <w:del w:id="8887" w:author="Thu Huyen Tran" w:date="2023-12-05T21:45:00Z">
              <w:r w:rsidRPr="00B337EA" w:rsidDel="00AF7126">
                <w:rPr>
                  <w:rFonts w:eastAsia="Times New Roman"/>
                  <w:sz w:val="22"/>
                  <w:lang w:eastAsia="ja-JP"/>
                  <w:rPrChange w:id="8888" w:author="Huyen Tran Thu" w:date="2025-04-28T20:25:00Z" w16du:dateUtc="2025-04-28T13:25:00Z">
                    <w:rPr>
                      <w:sz w:val="22"/>
                    </w:rPr>
                  </w:rPrChange>
                </w:rPr>
                <w:delText>0.52</w:delText>
              </w:r>
            </w:del>
          </w:p>
        </w:tc>
      </w:tr>
      <w:tr w:rsidR="00030263" w:rsidRPr="00B337EA" w14:paraId="2624B5F0" w14:textId="77777777" w:rsidTr="00030263">
        <w:trPr>
          <w:trHeight w:val="255"/>
          <w:trPrChange w:id="8889" w:author="Huyen Tran Thu" w:date="2023-03-28T21:41:00Z">
            <w:trPr>
              <w:trHeight w:val="255"/>
            </w:trPr>
          </w:trPrChange>
        </w:trPr>
        <w:tc>
          <w:tcPr>
            <w:tcW w:w="601" w:type="pct"/>
            <w:noWrap/>
            <w:vAlign w:val="center"/>
            <w:hideMark/>
            <w:tcPrChange w:id="8890" w:author="Huyen Tran Thu" w:date="2023-03-28T21:41:00Z">
              <w:tcPr>
                <w:tcW w:w="611" w:type="pct"/>
                <w:gridSpan w:val="2"/>
                <w:noWrap/>
                <w:vAlign w:val="center"/>
                <w:hideMark/>
              </w:tcPr>
            </w:tcPrChange>
          </w:tcPr>
          <w:p w14:paraId="4D7A54D0"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2002</w:t>
            </w:r>
          </w:p>
        </w:tc>
        <w:tc>
          <w:tcPr>
            <w:tcW w:w="920" w:type="pct"/>
            <w:noWrap/>
            <w:vAlign w:val="bottom"/>
            <w:hideMark/>
            <w:tcPrChange w:id="8891" w:author="Huyen Tran Thu" w:date="2023-03-28T21:41:00Z">
              <w:tcPr>
                <w:tcW w:w="929" w:type="pct"/>
                <w:gridSpan w:val="2"/>
                <w:noWrap/>
                <w:vAlign w:val="bottom"/>
                <w:hideMark/>
              </w:tcPr>
            </w:tcPrChange>
          </w:tcPr>
          <w:p w14:paraId="691492EB" w14:textId="53386229" w:rsidR="00030263" w:rsidRPr="00B337EA" w:rsidRDefault="00030263" w:rsidP="00030263">
            <w:pPr>
              <w:spacing w:before="0" w:after="0"/>
              <w:jc w:val="center"/>
              <w:rPr>
                <w:rFonts w:eastAsia="Times New Roman"/>
                <w:sz w:val="22"/>
                <w:lang w:eastAsia="ja-JP"/>
              </w:rPr>
            </w:pPr>
            <w:ins w:id="8892" w:author="Thu Huyen Tran" w:date="2023-12-05T21:44:00Z">
              <w:r w:rsidRPr="00B337EA">
                <w:rPr>
                  <w:sz w:val="22"/>
                  <w:rPrChange w:id="8893" w:author="Huyen Tran Thu" w:date="2025-04-28T20:25:00Z" w16du:dateUtc="2025-04-28T13:25:00Z">
                    <w:rPr>
                      <w:rFonts w:ascii="Arial" w:hAnsi="Arial" w:cs="Arial"/>
                      <w:sz w:val="20"/>
                      <w:szCs w:val="20"/>
                    </w:rPr>
                  </w:rPrChange>
                </w:rPr>
                <w:t>41%</w:t>
              </w:r>
            </w:ins>
            <w:ins w:id="8894" w:author="Huyen Tran Thu" w:date="2023-03-28T21:41:00Z">
              <w:del w:id="8895" w:author="Thu Huyen Tran" w:date="2023-12-05T21:44:00Z">
                <w:r w:rsidRPr="00B337EA" w:rsidDel="00CE45F6">
                  <w:rPr>
                    <w:rFonts w:eastAsia="Times New Roman"/>
                    <w:sz w:val="22"/>
                    <w:lang w:eastAsia="ja-JP"/>
                    <w:rPrChange w:id="8896" w:author="Huyen Tran Thu" w:date="2025-04-28T20:25:00Z" w16du:dateUtc="2025-04-28T13:25:00Z">
                      <w:rPr>
                        <w:rFonts w:ascii="Arial" w:hAnsi="Arial" w:cs="Arial"/>
                        <w:sz w:val="20"/>
                        <w:szCs w:val="20"/>
                      </w:rPr>
                    </w:rPrChange>
                  </w:rPr>
                  <w:delText>12%</w:delText>
                </w:r>
              </w:del>
            </w:ins>
            <w:del w:id="8897" w:author="Thu Huyen Tran" w:date="2023-12-05T21:44:00Z">
              <w:r w:rsidRPr="00B337EA" w:rsidDel="00CE45F6">
                <w:rPr>
                  <w:rFonts w:eastAsia="Times New Roman"/>
                  <w:sz w:val="22"/>
                  <w:lang w:eastAsia="ja-JP"/>
                  <w:rPrChange w:id="8898" w:author="Huyen Tran Thu" w:date="2025-04-28T20:25:00Z" w16du:dateUtc="2025-04-28T13:25:00Z">
                    <w:rPr>
                      <w:sz w:val="22"/>
                    </w:rPr>
                  </w:rPrChange>
                </w:rPr>
                <w:delText>39%</w:delText>
              </w:r>
            </w:del>
          </w:p>
        </w:tc>
        <w:tc>
          <w:tcPr>
            <w:tcW w:w="843" w:type="pct"/>
            <w:noWrap/>
            <w:vAlign w:val="bottom"/>
            <w:hideMark/>
            <w:tcPrChange w:id="8899" w:author="Huyen Tran Thu" w:date="2023-03-28T21:41:00Z">
              <w:tcPr>
                <w:tcW w:w="852" w:type="pct"/>
                <w:gridSpan w:val="2"/>
                <w:noWrap/>
                <w:vAlign w:val="bottom"/>
                <w:hideMark/>
              </w:tcPr>
            </w:tcPrChange>
          </w:tcPr>
          <w:p w14:paraId="55552121" w14:textId="79B8E630" w:rsidR="00030263" w:rsidRPr="00B337EA" w:rsidRDefault="00030263" w:rsidP="00030263">
            <w:pPr>
              <w:spacing w:before="0" w:after="0"/>
              <w:jc w:val="center"/>
              <w:rPr>
                <w:rFonts w:eastAsia="Times New Roman"/>
                <w:sz w:val="22"/>
                <w:lang w:eastAsia="ja-JP"/>
              </w:rPr>
            </w:pPr>
            <w:ins w:id="8900" w:author="Thu Huyen Tran" w:date="2023-12-05T21:44:00Z">
              <w:r w:rsidRPr="00B337EA">
                <w:rPr>
                  <w:sz w:val="22"/>
                  <w:rPrChange w:id="8901" w:author="Huyen Tran Thu" w:date="2025-04-28T20:25:00Z" w16du:dateUtc="2025-04-28T13:25:00Z">
                    <w:rPr>
                      <w:rFonts w:ascii="Arial" w:hAnsi="Arial" w:cs="Arial"/>
                      <w:sz w:val="20"/>
                      <w:szCs w:val="20"/>
                    </w:rPr>
                  </w:rPrChange>
                </w:rPr>
                <w:t>10%</w:t>
              </w:r>
            </w:ins>
            <w:ins w:id="8902" w:author="Huyen Tran Thu" w:date="2023-03-28T21:41:00Z">
              <w:del w:id="8903" w:author="Thu Huyen Tran" w:date="2023-12-05T21:44:00Z">
                <w:r w:rsidRPr="00B337EA" w:rsidDel="00CE45F6">
                  <w:rPr>
                    <w:rFonts w:eastAsia="Times New Roman"/>
                    <w:sz w:val="22"/>
                    <w:lang w:eastAsia="ja-JP"/>
                    <w:rPrChange w:id="8904" w:author="Huyen Tran Thu" w:date="2025-04-28T20:25:00Z" w16du:dateUtc="2025-04-28T13:25:00Z">
                      <w:rPr>
                        <w:rFonts w:ascii="Arial" w:hAnsi="Arial" w:cs="Arial"/>
                        <w:sz w:val="20"/>
                        <w:szCs w:val="20"/>
                      </w:rPr>
                    </w:rPrChange>
                  </w:rPr>
                  <w:delText>28%</w:delText>
                </w:r>
              </w:del>
            </w:ins>
            <w:del w:id="8905" w:author="Thu Huyen Tran" w:date="2023-12-05T21:44:00Z">
              <w:r w:rsidRPr="00B337EA" w:rsidDel="00CE45F6">
                <w:rPr>
                  <w:rFonts w:eastAsia="Times New Roman"/>
                  <w:sz w:val="22"/>
                  <w:lang w:eastAsia="ja-JP"/>
                  <w:rPrChange w:id="8906" w:author="Huyen Tran Thu" w:date="2025-04-28T20:25:00Z" w16du:dateUtc="2025-04-28T13:25:00Z">
                    <w:rPr>
                      <w:sz w:val="22"/>
                    </w:rPr>
                  </w:rPrChange>
                </w:rPr>
                <w:delText>0%</w:delText>
              </w:r>
            </w:del>
          </w:p>
        </w:tc>
        <w:tc>
          <w:tcPr>
            <w:tcW w:w="869" w:type="pct"/>
            <w:noWrap/>
            <w:vAlign w:val="bottom"/>
            <w:hideMark/>
            <w:tcPrChange w:id="8907" w:author="Huyen Tran Thu" w:date="2023-03-28T21:41:00Z">
              <w:tcPr>
                <w:tcW w:w="852" w:type="pct"/>
                <w:gridSpan w:val="2"/>
                <w:noWrap/>
                <w:vAlign w:val="bottom"/>
                <w:hideMark/>
              </w:tcPr>
            </w:tcPrChange>
          </w:tcPr>
          <w:p w14:paraId="3DE4CE13" w14:textId="3E753BFB" w:rsidR="00030263" w:rsidRPr="00B337EA" w:rsidRDefault="00030263" w:rsidP="00030263">
            <w:pPr>
              <w:spacing w:before="0" w:after="0"/>
              <w:jc w:val="center"/>
              <w:rPr>
                <w:rFonts w:eastAsia="Times New Roman"/>
                <w:sz w:val="22"/>
                <w:lang w:eastAsia="ja-JP"/>
              </w:rPr>
            </w:pPr>
            <w:ins w:id="8908" w:author="Thu Huyen Tran" w:date="2023-12-05T21:44:00Z">
              <w:r w:rsidRPr="00B337EA">
                <w:rPr>
                  <w:sz w:val="22"/>
                  <w:rPrChange w:id="8909" w:author="Huyen Tran Thu" w:date="2025-04-28T20:25:00Z" w16du:dateUtc="2025-04-28T13:25:00Z">
                    <w:rPr>
                      <w:rFonts w:ascii="Arial" w:hAnsi="Arial" w:cs="Arial"/>
                      <w:sz w:val="20"/>
                      <w:szCs w:val="20"/>
                    </w:rPr>
                  </w:rPrChange>
                </w:rPr>
                <w:t>38%</w:t>
              </w:r>
            </w:ins>
            <w:ins w:id="8910" w:author="Huyen Tran Thu" w:date="2023-03-28T21:41:00Z">
              <w:del w:id="8911" w:author="Thu Huyen Tran" w:date="2023-12-05T21:44:00Z">
                <w:r w:rsidRPr="00B337EA" w:rsidDel="00CE45F6">
                  <w:rPr>
                    <w:rFonts w:eastAsia="Times New Roman"/>
                    <w:sz w:val="22"/>
                    <w:lang w:eastAsia="ja-JP"/>
                    <w:rPrChange w:id="8912" w:author="Huyen Tran Thu" w:date="2025-04-28T20:25:00Z" w16du:dateUtc="2025-04-28T13:25:00Z">
                      <w:rPr>
                        <w:rFonts w:ascii="Arial" w:hAnsi="Arial" w:cs="Arial"/>
                        <w:sz w:val="20"/>
                        <w:szCs w:val="20"/>
                      </w:rPr>
                    </w:rPrChange>
                  </w:rPr>
                  <w:delText>34%</w:delText>
                </w:r>
              </w:del>
            </w:ins>
            <w:del w:id="8913" w:author="Thu Huyen Tran" w:date="2023-12-05T21:44:00Z">
              <w:r w:rsidRPr="00B337EA" w:rsidDel="00CE45F6">
                <w:rPr>
                  <w:rFonts w:eastAsia="Times New Roman"/>
                  <w:sz w:val="22"/>
                  <w:lang w:eastAsia="ja-JP"/>
                  <w:rPrChange w:id="8914" w:author="Huyen Tran Thu" w:date="2025-04-28T20:25:00Z" w16du:dateUtc="2025-04-28T13:25:00Z">
                    <w:rPr>
                      <w:sz w:val="22"/>
                    </w:rPr>
                  </w:rPrChange>
                </w:rPr>
                <w:delText>12%</w:delText>
              </w:r>
            </w:del>
          </w:p>
        </w:tc>
        <w:tc>
          <w:tcPr>
            <w:tcW w:w="899" w:type="pct"/>
            <w:noWrap/>
            <w:vAlign w:val="bottom"/>
            <w:hideMark/>
            <w:tcPrChange w:id="8915" w:author="Huyen Tran Thu" w:date="2023-03-28T21:41:00Z">
              <w:tcPr>
                <w:tcW w:w="879" w:type="pct"/>
                <w:noWrap/>
                <w:vAlign w:val="bottom"/>
                <w:hideMark/>
              </w:tcPr>
            </w:tcPrChange>
          </w:tcPr>
          <w:p w14:paraId="0DC275A3" w14:textId="56B209E7" w:rsidR="00030263" w:rsidRPr="00B337EA" w:rsidRDefault="00030263" w:rsidP="00030263">
            <w:pPr>
              <w:spacing w:before="0" w:after="0"/>
              <w:jc w:val="center"/>
              <w:rPr>
                <w:rFonts w:eastAsia="Times New Roman"/>
                <w:sz w:val="22"/>
                <w:lang w:eastAsia="ja-JP"/>
              </w:rPr>
            </w:pPr>
            <w:ins w:id="8916" w:author="Thu Huyen Tran" w:date="2023-12-05T21:44:00Z">
              <w:r w:rsidRPr="00B337EA">
                <w:rPr>
                  <w:sz w:val="22"/>
                  <w:rPrChange w:id="8917" w:author="Huyen Tran Thu" w:date="2025-04-28T20:25:00Z" w16du:dateUtc="2025-04-28T13:25:00Z">
                    <w:rPr>
                      <w:rFonts w:ascii="Arial" w:hAnsi="Arial" w:cs="Arial"/>
                      <w:sz w:val="20"/>
                      <w:szCs w:val="20"/>
                    </w:rPr>
                  </w:rPrChange>
                </w:rPr>
                <w:t>11%</w:t>
              </w:r>
            </w:ins>
            <w:ins w:id="8918" w:author="Huyen Tran Thu" w:date="2023-03-28T21:41:00Z">
              <w:del w:id="8919" w:author="Thu Huyen Tran" w:date="2023-12-05T21:44:00Z">
                <w:r w:rsidRPr="00B337EA" w:rsidDel="00CE45F6">
                  <w:rPr>
                    <w:rFonts w:eastAsia="Times New Roman"/>
                    <w:sz w:val="22"/>
                    <w:lang w:eastAsia="ja-JP"/>
                    <w:rPrChange w:id="8920" w:author="Huyen Tran Thu" w:date="2025-04-28T20:25:00Z" w16du:dateUtc="2025-04-28T13:25:00Z">
                      <w:rPr>
                        <w:rFonts w:ascii="Arial" w:hAnsi="Arial" w:cs="Arial"/>
                        <w:sz w:val="20"/>
                        <w:szCs w:val="20"/>
                      </w:rPr>
                    </w:rPrChange>
                  </w:rPr>
                  <w:delText>26%</w:delText>
                </w:r>
              </w:del>
            </w:ins>
            <w:del w:id="8921" w:author="Thu Huyen Tran" w:date="2023-12-05T21:44:00Z">
              <w:r w:rsidRPr="00B337EA" w:rsidDel="00CE45F6">
                <w:rPr>
                  <w:rFonts w:eastAsia="Times New Roman"/>
                  <w:sz w:val="22"/>
                  <w:lang w:eastAsia="ja-JP"/>
                  <w:rPrChange w:id="8922" w:author="Huyen Tran Thu" w:date="2025-04-28T20:25:00Z" w16du:dateUtc="2025-04-28T13:25:00Z">
                    <w:rPr>
                      <w:sz w:val="22"/>
                    </w:rPr>
                  </w:rPrChange>
                </w:rPr>
                <w:delText>49%</w:delText>
              </w:r>
            </w:del>
          </w:p>
        </w:tc>
        <w:tc>
          <w:tcPr>
            <w:tcW w:w="868" w:type="pct"/>
            <w:vAlign w:val="bottom"/>
            <w:tcPrChange w:id="8923" w:author="Huyen Tran Thu" w:date="2023-03-28T21:41:00Z">
              <w:tcPr>
                <w:tcW w:w="878" w:type="pct"/>
                <w:gridSpan w:val="2"/>
                <w:vAlign w:val="bottom"/>
              </w:tcPr>
            </w:tcPrChange>
          </w:tcPr>
          <w:p w14:paraId="7827B3AC" w14:textId="5C79654D" w:rsidR="00030263" w:rsidRPr="00B337EA" w:rsidRDefault="00030263" w:rsidP="00030263">
            <w:pPr>
              <w:spacing w:before="0" w:after="0"/>
              <w:jc w:val="center"/>
              <w:rPr>
                <w:rFonts w:eastAsia="Times New Roman"/>
                <w:sz w:val="22"/>
                <w:lang w:eastAsia="ja-JP"/>
                <w:rPrChange w:id="8924" w:author="Huyen Tran Thu" w:date="2025-04-28T20:25:00Z" w16du:dateUtc="2025-04-28T13:25:00Z">
                  <w:rPr>
                    <w:sz w:val="22"/>
                  </w:rPr>
                </w:rPrChange>
              </w:rPr>
            </w:pPr>
            <w:ins w:id="8925" w:author="Thu Huyen Tran" w:date="2023-12-05T21:45:00Z">
              <w:r w:rsidRPr="00B337EA">
                <w:rPr>
                  <w:sz w:val="22"/>
                  <w:rPrChange w:id="8926" w:author="Huyen Tran Thu" w:date="2025-04-28T20:25:00Z" w16du:dateUtc="2025-04-28T13:25:00Z">
                    <w:rPr>
                      <w:rFonts w:ascii="Arial" w:hAnsi="Arial" w:cs="Arial"/>
                      <w:sz w:val="20"/>
                      <w:szCs w:val="20"/>
                    </w:rPr>
                  </w:rPrChange>
                </w:rPr>
                <w:t>0,60</w:t>
              </w:r>
            </w:ins>
            <w:ins w:id="8927" w:author="Huyen Tran Thu" w:date="2023-03-28T21:42:00Z">
              <w:del w:id="8928" w:author="Thu Huyen Tran" w:date="2023-12-05T21:45:00Z">
                <w:r w:rsidRPr="00B337EA" w:rsidDel="00AF7126">
                  <w:rPr>
                    <w:rFonts w:eastAsia="Times New Roman"/>
                    <w:sz w:val="22"/>
                    <w:lang w:eastAsia="ja-JP"/>
                    <w:rPrChange w:id="8929" w:author="Huyen Tran Thu" w:date="2025-04-28T20:25:00Z" w16du:dateUtc="2025-04-28T13:25:00Z">
                      <w:rPr>
                        <w:rFonts w:ascii="Arial" w:hAnsi="Arial" w:cs="Arial"/>
                        <w:sz w:val="20"/>
                        <w:szCs w:val="20"/>
                      </w:rPr>
                    </w:rPrChange>
                  </w:rPr>
                  <w:delText>0,62</w:delText>
                </w:r>
              </w:del>
            </w:ins>
            <w:del w:id="8930" w:author="Thu Huyen Tran" w:date="2023-12-05T21:45:00Z">
              <w:r w:rsidRPr="00B337EA" w:rsidDel="00AF7126">
                <w:rPr>
                  <w:rFonts w:eastAsia="Times New Roman"/>
                  <w:sz w:val="22"/>
                  <w:lang w:eastAsia="ja-JP"/>
                  <w:rPrChange w:id="8931" w:author="Huyen Tran Thu" w:date="2025-04-28T20:25:00Z" w16du:dateUtc="2025-04-28T13:25:00Z">
                    <w:rPr>
                      <w:sz w:val="22"/>
                    </w:rPr>
                  </w:rPrChange>
                </w:rPr>
                <w:delText>0.52</w:delText>
              </w:r>
            </w:del>
          </w:p>
        </w:tc>
      </w:tr>
      <w:tr w:rsidR="00030263" w:rsidRPr="00B337EA" w14:paraId="62319C66" w14:textId="77777777" w:rsidTr="00030263">
        <w:trPr>
          <w:trHeight w:val="255"/>
          <w:trPrChange w:id="8932" w:author="Huyen Tran Thu" w:date="2023-03-28T21:41:00Z">
            <w:trPr>
              <w:trHeight w:val="255"/>
            </w:trPr>
          </w:trPrChange>
        </w:trPr>
        <w:tc>
          <w:tcPr>
            <w:tcW w:w="601" w:type="pct"/>
            <w:noWrap/>
            <w:vAlign w:val="center"/>
            <w:hideMark/>
            <w:tcPrChange w:id="8933" w:author="Huyen Tran Thu" w:date="2023-03-28T21:41:00Z">
              <w:tcPr>
                <w:tcW w:w="611" w:type="pct"/>
                <w:gridSpan w:val="2"/>
                <w:noWrap/>
                <w:vAlign w:val="center"/>
                <w:hideMark/>
              </w:tcPr>
            </w:tcPrChange>
          </w:tcPr>
          <w:p w14:paraId="696473C1"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2003</w:t>
            </w:r>
          </w:p>
        </w:tc>
        <w:tc>
          <w:tcPr>
            <w:tcW w:w="920" w:type="pct"/>
            <w:noWrap/>
            <w:vAlign w:val="bottom"/>
            <w:hideMark/>
            <w:tcPrChange w:id="8934" w:author="Huyen Tran Thu" w:date="2023-03-28T21:41:00Z">
              <w:tcPr>
                <w:tcW w:w="929" w:type="pct"/>
                <w:gridSpan w:val="2"/>
                <w:noWrap/>
                <w:vAlign w:val="bottom"/>
                <w:hideMark/>
              </w:tcPr>
            </w:tcPrChange>
          </w:tcPr>
          <w:p w14:paraId="4DB99C76" w14:textId="6EDA5BB7" w:rsidR="00030263" w:rsidRPr="00B337EA" w:rsidRDefault="00030263" w:rsidP="00030263">
            <w:pPr>
              <w:spacing w:before="0" w:after="0"/>
              <w:jc w:val="center"/>
              <w:rPr>
                <w:rFonts w:eastAsia="Times New Roman"/>
                <w:sz w:val="22"/>
                <w:lang w:eastAsia="ja-JP"/>
              </w:rPr>
            </w:pPr>
            <w:ins w:id="8935" w:author="Thu Huyen Tran" w:date="2023-12-05T21:44:00Z">
              <w:r w:rsidRPr="00B337EA">
                <w:rPr>
                  <w:sz w:val="22"/>
                  <w:rPrChange w:id="8936" w:author="Huyen Tran Thu" w:date="2025-04-28T20:25:00Z" w16du:dateUtc="2025-04-28T13:25:00Z">
                    <w:rPr>
                      <w:rFonts w:ascii="Arial" w:hAnsi="Arial" w:cs="Arial"/>
                      <w:sz w:val="20"/>
                      <w:szCs w:val="20"/>
                    </w:rPr>
                  </w:rPrChange>
                </w:rPr>
                <w:t>40%</w:t>
              </w:r>
            </w:ins>
            <w:ins w:id="8937" w:author="Huyen Tran Thu" w:date="2023-03-28T21:41:00Z">
              <w:del w:id="8938" w:author="Thu Huyen Tran" w:date="2023-12-05T21:44:00Z">
                <w:r w:rsidRPr="00B337EA" w:rsidDel="00CE45F6">
                  <w:rPr>
                    <w:rFonts w:eastAsia="Times New Roman"/>
                    <w:sz w:val="22"/>
                    <w:lang w:eastAsia="ja-JP"/>
                    <w:rPrChange w:id="8939" w:author="Huyen Tran Thu" w:date="2025-04-28T20:25:00Z" w16du:dateUtc="2025-04-28T13:25:00Z">
                      <w:rPr>
                        <w:rFonts w:ascii="Arial" w:hAnsi="Arial" w:cs="Arial"/>
                        <w:sz w:val="20"/>
                        <w:szCs w:val="20"/>
                      </w:rPr>
                    </w:rPrChange>
                  </w:rPr>
                  <w:delText>11%</w:delText>
                </w:r>
              </w:del>
            </w:ins>
            <w:del w:id="8940" w:author="Thu Huyen Tran" w:date="2023-12-05T21:44:00Z">
              <w:r w:rsidRPr="00B337EA" w:rsidDel="00CE45F6">
                <w:rPr>
                  <w:rFonts w:eastAsia="Times New Roman"/>
                  <w:sz w:val="22"/>
                  <w:lang w:eastAsia="ja-JP"/>
                  <w:rPrChange w:id="8941" w:author="Huyen Tran Thu" w:date="2025-04-28T20:25:00Z" w16du:dateUtc="2025-04-28T13:25:00Z">
                    <w:rPr>
                      <w:sz w:val="22"/>
                    </w:rPr>
                  </w:rPrChange>
                </w:rPr>
                <w:delText>38%</w:delText>
              </w:r>
            </w:del>
          </w:p>
        </w:tc>
        <w:tc>
          <w:tcPr>
            <w:tcW w:w="843" w:type="pct"/>
            <w:noWrap/>
            <w:vAlign w:val="bottom"/>
            <w:hideMark/>
            <w:tcPrChange w:id="8942" w:author="Huyen Tran Thu" w:date="2023-03-28T21:41:00Z">
              <w:tcPr>
                <w:tcW w:w="852" w:type="pct"/>
                <w:gridSpan w:val="2"/>
                <w:noWrap/>
                <w:vAlign w:val="bottom"/>
                <w:hideMark/>
              </w:tcPr>
            </w:tcPrChange>
          </w:tcPr>
          <w:p w14:paraId="64B4438A" w14:textId="3CE4F1AE" w:rsidR="00030263" w:rsidRPr="00B337EA" w:rsidRDefault="00030263" w:rsidP="00030263">
            <w:pPr>
              <w:spacing w:before="0" w:after="0"/>
              <w:jc w:val="center"/>
              <w:rPr>
                <w:rFonts w:eastAsia="Times New Roman"/>
                <w:sz w:val="22"/>
                <w:lang w:eastAsia="ja-JP"/>
              </w:rPr>
            </w:pPr>
            <w:ins w:id="8943" w:author="Thu Huyen Tran" w:date="2023-12-05T21:44:00Z">
              <w:r w:rsidRPr="00B337EA">
                <w:rPr>
                  <w:sz w:val="22"/>
                  <w:rPrChange w:id="8944" w:author="Huyen Tran Thu" w:date="2025-04-28T20:25:00Z" w16du:dateUtc="2025-04-28T13:25:00Z">
                    <w:rPr>
                      <w:rFonts w:ascii="Arial" w:hAnsi="Arial" w:cs="Arial"/>
                      <w:sz w:val="20"/>
                      <w:szCs w:val="20"/>
                    </w:rPr>
                  </w:rPrChange>
                </w:rPr>
                <w:t>9%</w:t>
              </w:r>
            </w:ins>
            <w:ins w:id="8945" w:author="Huyen Tran Thu" w:date="2023-03-28T21:41:00Z">
              <w:del w:id="8946" w:author="Thu Huyen Tran" w:date="2023-12-05T21:44:00Z">
                <w:r w:rsidRPr="00B337EA" w:rsidDel="00CE45F6">
                  <w:rPr>
                    <w:rFonts w:eastAsia="Times New Roman"/>
                    <w:sz w:val="22"/>
                    <w:lang w:eastAsia="ja-JP"/>
                    <w:rPrChange w:id="8947" w:author="Huyen Tran Thu" w:date="2025-04-28T20:25:00Z" w16du:dateUtc="2025-04-28T13:25:00Z">
                      <w:rPr>
                        <w:rFonts w:ascii="Arial" w:hAnsi="Arial" w:cs="Arial"/>
                        <w:sz w:val="20"/>
                        <w:szCs w:val="20"/>
                      </w:rPr>
                    </w:rPrChange>
                  </w:rPr>
                  <w:delText>27%</w:delText>
                </w:r>
              </w:del>
            </w:ins>
            <w:del w:id="8948" w:author="Thu Huyen Tran" w:date="2023-12-05T21:44:00Z">
              <w:r w:rsidRPr="00B337EA" w:rsidDel="00CE45F6">
                <w:rPr>
                  <w:rFonts w:eastAsia="Times New Roman"/>
                  <w:sz w:val="22"/>
                  <w:lang w:eastAsia="ja-JP"/>
                  <w:rPrChange w:id="8949" w:author="Huyen Tran Thu" w:date="2025-04-28T20:25:00Z" w16du:dateUtc="2025-04-28T13:25:00Z">
                    <w:rPr>
                      <w:sz w:val="22"/>
                    </w:rPr>
                  </w:rPrChange>
                </w:rPr>
                <w:delText>0%</w:delText>
              </w:r>
            </w:del>
          </w:p>
        </w:tc>
        <w:tc>
          <w:tcPr>
            <w:tcW w:w="869" w:type="pct"/>
            <w:noWrap/>
            <w:vAlign w:val="bottom"/>
            <w:hideMark/>
            <w:tcPrChange w:id="8950" w:author="Huyen Tran Thu" w:date="2023-03-28T21:41:00Z">
              <w:tcPr>
                <w:tcW w:w="852" w:type="pct"/>
                <w:gridSpan w:val="2"/>
                <w:noWrap/>
                <w:vAlign w:val="bottom"/>
                <w:hideMark/>
              </w:tcPr>
            </w:tcPrChange>
          </w:tcPr>
          <w:p w14:paraId="728FFBD1" w14:textId="14D728B3" w:rsidR="00030263" w:rsidRPr="00B337EA" w:rsidRDefault="00030263" w:rsidP="00030263">
            <w:pPr>
              <w:spacing w:before="0" w:after="0"/>
              <w:jc w:val="center"/>
              <w:rPr>
                <w:rFonts w:eastAsia="Times New Roman"/>
                <w:sz w:val="22"/>
                <w:lang w:eastAsia="ja-JP"/>
              </w:rPr>
            </w:pPr>
            <w:ins w:id="8951" w:author="Thu Huyen Tran" w:date="2023-12-05T21:44:00Z">
              <w:r w:rsidRPr="00B337EA">
                <w:rPr>
                  <w:sz w:val="22"/>
                  <w:rPrChange w:id="8952" w:author="Huyen Tran Thu" w:date="2025-04-28T20:25:00Z" w16du:dateUtc="2025-04-28T13:25:00Z">
                    <w:rPr>
                      <w:rFonts w:ascii="Arial" w:hAnsi="Arial" w:cs="Arial"/>
                      <w:sz w:val="20"/>
                      <w:szCs w:val="20"/>
                    </w:rPr>
                  </w:rPrChange>
                </w:rPr>
                <w:t>39%</w:t>
              </w:r>
            </w:ins>
            <w:ins w:id="8953" w:author="Huyen Tran Thu" w:date="2023-03-28T21:41:00Z">
              <w:del w:id="8954" w:author="Thu Huyen Tran" w:date="2023-12-05T21:44:00Z">
                <w:r w:rsidRPr="00B337EA" w:rsidDel="00CE45F6">
                  <w:rPr>
                    <w:rFonts w:eastAsia="Times New Roman"/>
                    <w:sz w:val="22"/>
                    <w:lang w:eastAsia="ja-JP"/>
                    <w:rPrChange w:id="8955" w:author="Huyen Tran Thu" w:date="2025-04-28T20:25:00Z" w16du:dateUtc="2025-04-28T13:25:00Z">
                      <w:rPr>
                        <w:rFonts w:ascii="Arial" w:hAnsi="Arial" w:cs="Arial"/>
                        <w:sz w:val="20"/>
                        <w:szCs w:val="20"/>
                      </w:rPr>
                    </w:rPrChange>
                  </w:rPr>
                  <w:delText>36%</w:delText>
                </w:r>
              </w:del>
            </w:ins>
            <w:del w:id="8956" w:author="Thu Huyen Tran" w:date="2023-12-05T21:44:00Z">
              <w:r w:rsidRPr="00B337EA" w:rsidDel="00CE45F6">
                <w:rPr>
                  <w:rFonts w:eastAsia="Times New Roman"/>
                  <w:sz w:val="22"/>
                  <w:lang w:eastAsia="ja-JP"/>
                  <w:rPrChange w:id="8957" w:author="Huyen Tran Thu" w:date="2025-04-28T20:25:00Z" w16du:dateUtc="2025-04-28T13:25:00Z">
                    <w:rPr>
                      <w:sz w:val="22"/>
                    </w:rPr>
                  </w:rPrChange>
                </w:rPr>
                <w:delText>12%</w:delText>
              </w:r>
            </w:del>
          </w:p>
        </w:tc>
        <w:tc>
          <w:tcPr>
            <w:tcW w:w="899" w:type="pct"/>
            <w:noWrap/>
            <w:vAlign w:val="bottom"/>
            <w:hideMark/>
            <w:tcPrChange w:id="8958" w:author="Huyen Tran Thu" w:date="2023-03-28T21:41:00Z">
              <w:tcPr>
                <w:tcW w:w="879" w:type="pct"/>
                <w:noWrap/>
                <w:vAlign w:val="bottom"/>
                <w:hideMark/>
              </w:tcPr>
            </w:tcPrChange>
          </w:tcPr>
          <w:p w14:paraId="18BC7657" w14:textId="7DA3513C" w:rsidR="00030263" w:rsidRPr="00B337EA" w:rsidRDefault="00030263" w:rsidP="00030263">
            <w:pPr>
              <w:spacing w:before="0" w:after="0"/>
              <w:jc w:val="center"/>
              <w:rPr>
                <w:rFonts w:eastAsia="Times New Roman"/>
                <w:sz w:val="22"/>
                <w:lang w:eastAsia="ja-JP"/>
              </w:rPr>
            </w:pPr>
            <w:ins w:id="8959" w:author="Thu Huyen Tran" w:date="2023-12-05T21:44:00Z">
              <w:r w:rsidRPr="00B337EA">
                <w:rPr>
                  <w:sz w:val="22"/>
                  <w:rPrChange w:id="8960" w:author="Huyen Tran Thu" w:date="2025-04-28T20:25:00Z" w16du:dateUtc="2025-04-28T13:25:00Z">
                    <w:rPr>
                      <w:rFonts w:ascii="Arial" w:hAnsi="Arial" w:cs="Arial"/>
                      <w:sz w:val="20"/>
                      <w:szCs w:val="20"/>
                    </w:rPr>
                  </w:rPrChange>
                </w:rPr>
                <w:t>11%</w:t>
              </w:r>
            </w:ins>
            <w:ins w:id="8961" w:author="Huyen Tran Thu" w:date="2023-03-28T21:41:00Z">
              <w:del w:id="8962" w:author="Thu Huyen Tran" w:date="2023-12-05T21:44:00Z">
                <w:r w:rsidRPr="00B337EA" w:rsidDel="00CE45F6">
                  <w:rPr>
                    <w:rFonts w:eastAsia="Times New Roman"/>
                    <w:sz w:val="22"/>
                    <w:lang w:eastAsia="ja-JP"/>
                    <w:rPrChange w:id="8963" w:author="Huyen Tran Thu" w:date="2025-04-28T20:25:00Z" w16du:dateUtc="2025-04-28T13:25:00Z">
                      <w:rPr>
                        <w:rFonts w:ascii="Arial" w:hAnsi="Arial" w:cs="Arial"/>
                        <w:sz w:val="20"/>
                        <w:szCs w:val="20"/>
                      </w:rPr>
                    </w:rPrChange>
                  </w:rPr>
                  <w:delText>26%</w:delText>
                </w:r>
              </w:del>
            </w:ins>
            <w:del w:id="8964" w:author="Thu Huyen Tran" w:date="2023-12-05T21:44:00Z">
              <w:r w:rsidRPr="00B337EA" w:rsidDel="00CE45F6">
                <w:rPr>
                  <w:rFonts w:eastAsia="Times New Roman"/>
                  <w:sz w:val="22"/>
                  <w:lang w:eastAsia="ja-JP"/>
                  <w:rPrChange w:id="8965" w:author="Huyen Tran Thu" w:date="2025-04-28T20:25:00Z" w16du:dateUtc="2025-04-28T13:25:00Z">
                    <w:rPr>
                      <w:sz w:val="22"/>
                    </w:rPr>
                  </w:rPrChange>
                </w:rPr>
                <w:delText>50%</w:delText>
              </w:r>
            </w:del>
          </w:p>
        </w:tc>
        <w:tc>
          <w:tcPr>
            <w:tcW w:w="868" w:type="pct"/>
            <w:vAlign w:val="bottom"/>
            <w:tcPrChange w:id="8966" w:author="Huyen Tran Thu" w:date="2023-03-28T21:41:00Z">
              <w:tcPr>
                <w:tcW w:w="878" w:type="pct"/>
                <w:gridSpan w:val="2"/>
                <w:vAlign w:val="bottom"/>
              </w:tcPr>
            </w:tcPrChange>
          </w:tcPr>
          <w:p w14:paraId="1114B35C" w14:textId="7FC6341D" w:rsidR="00030263" w:rsidRPr="00B337EA" w:rsidRDefault="00030263" w:rsidP="00030263">
            <w:pPr>
              <w:spacing w:before="0" w:after="0"/>
              <w:jc w:val="center"/>
              <w:rPr>
                <w:rFonts w:eastAsia="Times New Roman"/>
                <w:sz w:val="22"/>
                <w:lang w:eastAsia="ja-JP"/>
                <w:rPrChange w:id="8967" w:author="Huyen Tran Thu" w:date="2025-04-28T20:25:00Z" w16du:dateUtc="2025-04-28T13:25:00Z">
                  <w:rPr>
                    <w:sz w:val="22"/>
                  </w:rPr>
                </w:rPrChange>
              </w:rPr>
            </w:pPr>
            <w:ins w:id="8968" w:author="Thu Huyen Tran" w:date="2023-12-05T21:45:00Z">
              <w:r w:rsidRPr="00B337EA">
                <w:rPr>
                  <w:sz w:val="22"/>
                  <w:rPrChange w:id="8969" w:author="Huyen Tran Thu" w:date="2025-04-28T20:25:00Z" w16du:dateUtc="2025-04-28T13:25:00Z">
                    <w:rPr>
                      <w:rFonts w:ascii="Arial" w:hAnsi="Arial" w:cs="Arial"/>
                      <w:sz w:val="20"/>
                      <w:szCs w:val="20"/>
                    </w:rPr>
                  </w:rPrChange>
                </w:rPr>
                <w:t>0,61</w:t>
              </w:r>
            </w:ins>
            <w:ins w:id="8970" w:author="Huyen Tran Thu" w:date="2023-03-28T21:42:00Z">
              <w:del w:id="8971" w:author="Thu Huyen Tran" w:date="2023-12-05T21:45:00Z">
                <w:r w:rsidRPr="00B337EA" w:rsidDel="00AF7126">
                  <w:rPr>
                    <w:rFonts w:eastAsia="Times New Roman"/>
                    <w:sz w:val="22"/>
                    <w:lang w:eastAsia="ja-JP"/>
                    <w:rPrChange w:id="8972" w:author="Huyen Tran Thu" w:date="2025-04-28T20:25:00Z" w16du:dateUtc="2025-04-28T13:25:00Z">
                      <w:rPr>
                        <w:rFonts w:ascii="Arial" w:hAnsi="Arial" w:cs="Arial"/>
                        <w:sz w:val="20"/>
                        <w:szCs w:val="20"/>
                      </w:rPr>
                    </w:rPrChange>
                  </w:rPr>
                  <w:delText>0,62</w:delText>
                </w:r>
              </w:del>
            </w:ins>
            <w:del w:id="8973" w:author="Thu Huyen Tran" w:date="2023-12-05T21:45:00Z">
              <w:r w:rsidRPr="00B337EA" w:rsidDel="00AF7126">
                <w:rPr>
                  <w:rFonts w:eastAsia="Times New Roman"/>
                  <w:sz w:val="22"/>
                  <w:lang w:eastAsia="ja-JP"/>
                  <w:rPrChange w:id="8974" w:author="Huyen Tran Thu" w:date="2025-04-28T20:25:00Z" w16du:dateUtc="2025-04-28T13:25:00Z">
                    <w:rPr>
                      <w:sz w:val="22"/>
                    </w:rPr>
                  </w:rPrChange>
                </w:rPr>
                <w:delText>0.52</w:delText>
              </w:r>
            </w:del>
          </w:p>
        </w:tc>
      </w:tr>
      <w:tr w:rsidR="00030263" w:rsidRPr="00B337EA" w14:paraId="59B9DB20" w14:textId="77777777" w:rsidTr="00030263">
        <w:trPr>
          <w:trHeight w:val="255"/>
          <w:trPrChange w:id="8975" w:author="Huyen Tran Thu" w:date="2023-03-28T21:41:00Z">
            <w:trPr>
              <w:trHeight w:val="255"/>
            </w:trPr>
          </w:trPrChange>
        </w:trPr>
        <w:tc>
          <w:tcPr>
            <w:tcW w:w="601" w:type="pct"/>
            <w:noWrap/>
            <w:vAlign w:val="center"/>
            <w:hideMark/>
            <w:tcPrChange w:id="8976" w:author="Huyen Tran Thu" w:date="2023-03-28T21:41:00Z">
              <w:tcPr>
                <w:tcW w:w="611" w:type="pct"/>
                <w:gridSpan w:val="2"/>
                <w:noWrap/>
                <w:vAlign w:val="center"/>
                <w:hideMark/>
              </w:tcPr>
            </w:tcPrChange>
          </w:tcPr>
          <w:p w14:paraId="2449D5F0"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2004</w:t>
            </w:r>
          </w:p>
        </w:tc>
        <w:tc>
          <w:tcPr>
            <w:tcW w:w="920" w:type="pct"/>
            <w:noWrap/>
            <w:vAlign w:val="bottom"/>
            <w:hideMark/>
            <w:tcPrChange w:id="8977" w:author="Huyen Tran Thu" w:date="2023-03-28T21:41:00Z">
              <w:tcPr>
                <w:tcW w:w="929" w:type="pct"/>
                <w:gridSpan w:val="2"/>
                <w:noWrap/>
                <w:vAlign w:val="bottom"/>
                <w:hideMark/>
              </w:tcPr>
            </w:tcPrChange>
          </w:tcPr>
          <w:p w14:paraId="3FA12CB5" w14:textId="76570727" w:rsidR="00030263" w:rsidRPr="00B337EA" w:rsidRDefault="00030263" w:rsidP="00030263">
            <w:pPr>
              <w:spacing w:before="0" w:after="0"/>
              <w:jc w:val="center"/>
              <w:rPr>
                <w:rFonts w:eastAsia="Times New Roman"/>
                <w:sz w:val="22"/>
                <w:lang w:eastAsia="ja-JP"/>
              </w:rPr>
            </w:pPr>
            <w:ins w:id="8978" w:author="Thu Huyen Tran" w:date="2023-12-05T21:44:00Z">
              <w:r w:rsidRPr="00B337EA">
                <w:rPr>
                  <w:sz w:val="22"/>
                  <w:rPrChange w:id="8979" w:author="Huyen Tran Thu" w:date="2025-04-28T20:25:00Z" w16du:dateUtc="2025-04-28T13:25:00Z">
                    <w:rPr>
                      <w:rFonts w:ascii="Arial" w:hAnsi="Arial" w:cs="Arial"/>
                      <w:sz w:val="20"/>
                      <w:szCs w:val="20"/>
                    </w:rPr>
                  </w:rPrChange>
                </w:rPr>
                <w:t>39%</w:t>
              </w:r>
            </w:ins>
            <w:ins w:id="8980" w:author="Huyen Tran Thu" w:date="2023-03-28T21:41:00Z">
              <w:del w:id="8981" w:author="Thu Huyen Tran" w:date="2023-12-05T21:44:00Z">
                <w:r w:rsidRPr="00B337EA" w:rsidDel="00CE45F6">
                  <w:rPr>
                    <w:rFonts w:eastAsia="Times New Roman"/>
                    <w:sz w:val="22"/>
                    <w:lang w:eastAsia="ja-JP"/>
                    <w:rPrChange w:id="8982" w:author="Huyen Tran Thu" w:date="2025-04-28T20:25:00Z" w16du:dateUtc="2025-04-28T13:25:00Z">
                      <w:rPr>
                        <w:rFonts w:ascii="Arial" w:hAnsi="Arial" w:cs="Arial"/>
                        <w:sz w:val="20"/>
                        <w:szCs w:val="20"/>
                      </w:rPr>
                    </w:rPrChange>
                  </w:rPr>
                  <w:delText>10%</w:delText>
                </w:r>
              </w:del>
            </w:ins>
            <w:del w:id="8983" w:author="Thu Huyen Tran" w:date="2023-12-05T21:44:00Z">
              <w:r w:rsidRPr="00B337EA" w:rsidDel="00CE45F6">
                <w:rPr>
                  <w:rFonts w:eastAsia="Times New Roman"/>
                  <w:sz w:val="22"/>
                  <w:lang w:eastAsia="ja-JP"/>
                  <w:rPrChange w:id="8984" w:author="Huyen Tran Thu" w:date="2025-04-28T20:25:00Z" w16du:dateUtc="2025-04-28T13:25:00Z">
                    <w:rPr>
                      <w:sz w:val="22"/>
                    </w:rPr>
                  </w:rPrChange>
                </w:rPr>
                <w:delText>37%</w:delText>
              </w:r>
            </w:del>
          </w:p>
        </w:tc>
        <w:tc>
          <w:tcPr>
            <w:tcW w:w="843" w:type="pct"/>
            <w:noWrap/>
            <w:vAlign w:val="bottom"/>
            <w:hideMark/>
            <w:tcPrChange w:id="8985" w:author="Huyen Tran Thu" w:date="2023-03-28T21:41:00Z">
              <w:tcPr>
                <w:tcW w:w="852" w:type="pct"/>
                <w:gridSpan w:val="2"/>
                <w:noWrap/>
                <w:vAlign w:val="bottom"/>
                <w:hideMark/>
              </w:tcPr>
            </w:tcPrChange>
          </w:tcPr>
          <w:p w14:paraId="253CF166" w14:textId="1D12D4F8" w:rsidR="00030263" w:rsidRPr="00B337EA" w:rsidRDefault="00030263" w:rsidP="00030263">
            <w:pPr>
              <w:spacing w:before="0" w:after="0"/>
              <w:jc w:val="center"/>
              <w:rPr>
                <w:rFonts w:eastAsia="Times New Roman"/>
                <w:sz w:val="22"/>
                <w:lang w:eastAsia="ja-JP"/>
              </w:rPr>
            </w:pPr>
            <w:ins w:id="8986" w:author="Thu Huyen Tran" w:date="2023-12-05T21:44:00Z">
              <w:r w:rsidRPr="00B337EA">
                <w:rPr>
                  <w:sz w:val="22"/>
                  <w:rPrChange w:id="8987" w:author="Huyen Tran Thu" w:date="2025-04-28T20:25:00Z" w16du:dateUtc="2025-04-28T13:25:00Z">
                    <w:rPr>
                      <w:rFonts w:ascii="Arial" w:hAnsi="Arial" w:cs="Arial"/>
                      <w:sz w:val="20"/>
                      <w:szCs w:val="20"/>
                    </w:rPr>
                  </w:rPrChange>
                </w:rPr>
                <w:t>9%</w:t>
              </w:r>
            </w:ins>
            <w:ins w:id="8988" w:author="Huyen Tran Thu" w:date="2023-03-28T21:41:00Z">
              <w:del w:id="8989" w:author="Thu Huyen Tran" w:date="2023-12-05T21:44:00Z">
                <w:r w:rsidRPr="00B337EA" w:rsidDel="00CE45F6">
                  <w:rPr>
                    <w:rFonts w:eastAsia="Times New Roman"/>
                    <w:sz w:val="22"/>
                    <w:lang w:eastAsia="ja-JP"/>
                    <w:rPrChange w:id="8990" w:author="Huyen Tran Thu" w:date="2025-04-28T20:25:00Z" w16du:dateUtc="2025-04-28T13:25:00Z">
                      <w:rPr>
                        <w:rFonts w:ascii="Arial" w:hAnsi="Arial" w:cs="Arial"/>
                        <w:sz w:val="20"/>
                        <w:szCs w:val="20"/>
                      </w:rPr>
                    </w:rPrChange>
                  </w:rPr>
                  <w:delText>26%</w:delText>
                </w:r>
              </w:del>
            </w:ins>
            <w:del w:id="8991" w:author="Thu Huyen Tran" w:date="2023-12-05T21:44:00Z">
              <w:r w:rsidRPr="00B337EA" w:rsidDel="00CE45F6">
                <w:rPr>
                  <w:rFonts w:eastAsia="Times New Roman"/>
                  <w:sz w:val="22"/>
                  <w:lang w:eastAsia="ja-JP"/>
                  <w:rPrChange w:id="8992" w:author="Huyen Tran Thu" w:date="2025-04-28T20:25:00Z" w16du:dateUtc="2025-04-28T13:25:00Z">
                    <w:rPr>
                      <w:sz w:val="22"/>
                    </w:rPr>
                  </w:rPrChange>
                </w:rPr>
                <w:delText>0%</w:delText>
              </w:r>
            </w:del>
          </w:p>
        </w:tc>
        <w:tc>
          <w:tcPr>
            <w:tcW w:w="869" w:type="pct"/>
            <w:noWrap/>
            <w:vAlign w:val="bottom"/>
            <w:hideMark/>
            <w:tcPrChange w:id="8993" w:author="Huyen Tran Thu" w:date="2023-03-28T21:41:00Z">
              <w:tcPr>
                <w:tcW w:w="852" w:type="pct"/>
                <w:gridSpan w:val="2"/>
                <w:noWrap/>
                <w:vAlign w:val="bottom"/>
                <w:hideMark/>
              </w:tcPr>
            </w:tcPrChange>
          </w:tcPr>
          <w:p w14:paraId="2E05A122" w14:textId="5A72130B" w:rsidR="00030263" w:rsidRPr="00B337EA" w:rsidRDefault="00030263" w:rsidP="00030263">
            <w:pPr>
              <w:spacing w:before="0" w:after="0"/>
              <w:jc w:val="center"/>
              <w:rPr>
                <w:rFonts w:eastAsia="Times New Roman"/>
                <w:sz w:val="22"/>
                <w:lang w:eastAsia="ja-JP"/>
              </w:rPr>
            </w:pPr>
            <w:ins w:id="8994" w:author="Thu Huyen Tran" w:date="2023-12-05T21:44:00Z">
              <w:r w:rsidRPr="00B337EA">
                <w:rPr>
                  <w:sz w:val="22"/>
                  <w:rPrChange w:id="8995" w:author="Huyen Tran Thu" w:date="2025-04-28T20:25:00Z" w16du:dateUtc="2025-04-28T13:25:00Z">
                    <w:rPr>
                      <w:rFonts w:ascii="Arial" w:hAnsi="Arial" w:cs="Arial"/>
                      <w:sz w:val="20"/>
                      <w:szCs w:val="20"/>
                    </w:rPr>
                  </w:rPrChange>
                </w:rPr>
                <w:t>40%</w:t>
              </w:r>
            </w:ins>
            <w:ins w:id="8996" w:author="Huyen Tran Thu" w:date="2023-03-28T21:41:00Z">
              <w:del w:id="8997" w:author="Thu Huyen Tran" w:date="2023-12-05T21:44:00Z">
                <w:r w:rsidRPr="00B337EA" w:rsidDel="00CE45F6">
                  <w:rPr>
                    <w:rFonts w:eastAsia="Times New Roman"/>
                    <w:sz w:val="22"/>
                    <w:lang w:eastAsia="ja-JP"/>
                    <w:rPrChange w:id="8998" w:author="Huyen Tran Thu" w:date="2025-04-28T20:25:00Z" w16du:dateUtc="2025-04-28T13:25:00Z">
                      <w:rPr>
                        <w:rFonts w:ascii="Arial" w:hAnsi="Arial" w:cs="Arial"/>
                        <w:sz w:val="20"/>
                        <w:szCs w:val="20"/>
                      </w:rPr>
                    </w:rPrChange>
                  </w:rPr>
                  <w:delText>38%</w:delText>
                </w:r>
              </w:del>
            </w:ins>
            <w:del w:id="8999" w:author="Thu Huyen Tran" w:date="2023-12-05T21:44:00Z">
              <w:r w:rsidRPr="00B337EA" w:rsidDel="00CE45F6">
                <w:rPr>
                  <w:rFonts w:eastAsia="Times New Roman"/>
                  <w:sz w:val="22"/>
                  <w:lang w:eastAsia="ja-JP"/>
                  <w:rPrChange w:id="9000" w:author="Huyen Tran Thu" w:date="2025-04-28T20:25:00Z" w16du:dateUtc="2025-04-28T13:25:00Z">
                    <w:rPr>
                      <w:sz w:val="22"/>
                    </w:rPr>
                  </w:rPrChange>
                </w:rPr>
                <w:delText>13%</w:delText>
              </w:r>
            </w:del>
          </w:p>
        </w:tc>
        <w:tc>
          <w:tcPr>
            <w:tcW w:w="899" w:type="pct"/>
            <w:noWrap/>
            <w:vAlign w:val="bottom"/>
            <w:hideMark/>
            <w:tcPrChange w:id="9001" w:author="Huyen Tran Thu" w:date="2023-03-28T21:41:00Z">
              <w:tcPr>
                <w:tcW w:w="879" w:type="pct"/>
                <w:noWrap/>
                <w:vAlign w:val="bottom"/>
                <w:hideMark/>
              </w:tcPr>
            </w:tcPrChange>
          </w:tcPr>
          <w:p w14:paraId="29036F58" w14:textId="72AA8683" w:rsidR="00030263" w:rsidRPr="00B337EA" w:rsidRDefault="00030263" w:rsidP="00030263">
            <w:pPr>
              <w:spacing w:before="0" w:after="0"/>
              <w:jc w:val="center"/>
              <w:rPr>
                <w:rFonts w:eastAsia="Times New Roman"/>
                <w:sz w:val="22"/>
                <w:lang w:eastAsia="ja-JP"/>
              </w:rPr>
            </w:pPr>
            <w:ins w:id="9002" w:author="Thu Huyen Tran" w:date="2023-12-05T21:44:00Z">
              <w:r w:rsidRPr="00B337EA">
                <w:rPr>
                  <w:sz w:val="22"/>
                  <w:rPrChange w:id="9003" w:author="Huyen Tran Thu" w:date="2025-04-28T20:25:00Z" w16du:dateUtc="2025-04-28T13:25:00Z">
                    <w:rPr>
                      <w:rFonts w:ascii="Arial" w:hAnsi="Arial" w:cs="Arial"/>
                      <w:sz w:val="20"/>
                      <w:szCs w:val="20"/>
                    </w:rPr>
                  </w:rPrChange>
                </w:rPr>
                <w:t>11%</w:t>
              </w:r>
            </w:ins>
            <w:ins w:id="9004" w:author="Huyen Tran Thu" w:date="2023-03-28T21:41:00Z">
              <w:del w:id="9005" w:author="Thu Huyen Tran" w:date="2023-12-05T21:44:00Z">
                <w:r w:rsidRPr="00B337EA" w:rsidDel="00CE45F6">
                  <w:rPr>
                    <w:rFonts w:eastAsia="Times New Roman"/>
                    <w:sz w:val="22"/>
                    <w:lang w:eastAsia="ja-JP"/>
                    <w:rPrChange w:id="9006" w:author="Huyen Tran Thu" w:date="2025-04-28T20:25:00Z" w16du:dateUtc="2025-04-28T13:25:00Z">
                      <w:rPr>
                        <w:rFonts w:ascii="Arial" w:hAnsi="Arial" w:cs="Arial"/>
                        <w:sz w:val="20"/>
                        <w:szCs w:val="20"/>
                      </w:rPr>
                    </w:rPrChange>
                  </w:rPr>
                  <w:delText>25%</w:delText>
                </w:r>
              </w:del>
            </w:ins>
            <w:del w:id="9007" w:author="Thu Huyen Tran" w:date="2023-12-05T21:44:00Z">
              <w:r w:rsidRPr="00B337EA" w:rsidDel="00CE45F6">
                <w:rPr>
                  <w:rFonts w:eastAsia="Times New Roman"/>
                  <w:sz w:val="22"/>
                  <w:lang w:eastAsia="ja-JP"/>
                  <w:rPrChange w:id="9008" w:author="Huyen Tran Thu" w:date="2025-04-28T20:25:00Z" w16du:dateUtc="2025-04-28T13:25:00Z">
                    <w:rPr>
                      <w:sz w:val="22"/>
                    </w:rPr>
                  </w:rPrChange>
                </w:rPr>
                <w:delText>51%</w:delText>
              </w:r>
            </w:del>
          </w:p>
        </w:tc>
        <w:tc>
          <w:tcPr>
            <w:tcW w:w="868" w:type="pct"/>
            <w:vAlign w:val="bottom"/>
            <w:tcPrChange w:id="9009" w:author="Huyen Tran Thu" w:date="2023-03-28T21:41:00Z">
              <w:tcPr>
                <w:tcW w:w="878" w:type="pct"/>
                <w:gridSpan w:val="2"/>
                <w:vAlign w:val="bottom"/>
              </w:tcPr>
            </w:tcPrChange>
          </w:tcPr>
          <w:p w14:paraId="03D33C38" w14:textId="6C64B8C8" w:rsidR="00030263" w:rsidRPr="00B337EA" w:rsidRDefault="00030263" w:rsidP="00030263">
            <w:pPr>
              <w:spacing w:before="0" w:after="0"/>
              <w:jc w:val="center"/>
              <w:rPr>
                <w:rFonts w:eastAsia="Times New Roman"/>
                <w:sz w:val="22"/>
                <w:lang w:eastAsia="ja-JP"/>
                <w:rPrChange w:id="9010" w:author="Huyen Tran Thu" w:date="2025-04-28T20:25:00Z" w16du:dateUtc="2025-04-28T13:25:00Z">
                  <w:rPr>
                    <w:sz w:val="22"/>
                  </w:rPr>
                </w:rPrChange>
              </w:rPr>
            </w:pPr>
            <w:ins w:id="9011" w:author="Thu Huyen Tran" w:date="2023-12-05T21:45:00Z">
              <w:r w:rsidRPr="00B337EA">
                <w:rPr>
                  <w:sz w:val="22"/>
                  <w:rPrChange w:id="9012" w:author="Huyen Tran Thu" w:date="2025-04-28T20:25:00Z" w16du:dateUtc="2025-04-28T13:25:00Z">
                    <w:rPr>
                      <w:rFonts w:ascii="Arial" w:hAnsi="Arial" w:cs="Arial"/>
                      <w:sz w:val="20"/>
                      <w:szCs w:val="20"/>
                    </w:rPr>
                  </w:rPrChange>
                </w:rPr>
                <w:t>0,61</w:t>
              </w:r>
            </w:ins>
            <w:ins w:id="9013" w:author="Huyen Tran Thu" w:date="2023-03-28T21:42:00Z">
              <w:del w:id="9014" w:author="Thu Huyen Tran" w:date="2023-12-05T21:45:00Z">
                <w:r w:rsidRPr="00B337EA" w:rsidDel="00AF7126">
                  <w:rPr>
                    <w:rFonts w:eastAsia="Times New Roman"/>
                    <w:sz w:val="22"/>
                    <w:lang w:eastAsia="ja-JP"/>
                    <w:rPrChange w:id="9015" w:author="Huyen Tran Thu" w:date="2025-04-28T20:25:00Z" w16du:dateUtc="2025-04-28T13:25:00Z">
                      <w:rPr>
                        <w:rFonts w:ascii="Arial" w:hAnsi="Arial" w:cs="Arial"/>
                        <w:sz w:val="20"/>
                        <w:szCs w:val="20"/>
                      </w:rPr>
                    </w:rPrChange>
                  </w:rPr>
                  <w:delText>0,62</w:delText>
                </w:r>
              </w:del>
            </w:ins>
            <w:del w:id="9016" w:author="Thu Huyen Tran" w:date="2023-12-05T21:45:00Z">
              <w:r w:rsidRPr="00B337EA" w:rsidDel="00AF7126">
                <w:rPr>
                  <w:rFonts w:eastAsia="Times New Roman"/>
                  <w:sz w:val="22"/>
                  <w:lang w:eastAsia="ja-JP"/>
                  <w:rPrChange w:id="9017" w:author="Huyen Tran Thu" w:date="2025-04-28T20:25:00Z" w16du:dateUtc="2025-04-28T13:25:00Z">
                    <w:rPr>
                      <w:sz w:val="22"/>
                    </w:rPr>
                  </w:rPrChange>
                </w:rPr>
                <w:delText>0.53</w:delText>
              </w:r>
            </w:del>
          </w:p>
        </w:tc>
      </w:tr>
      <w:tr w:rsidR="00030263" w:rsidRPr="00B337EA" w14:paraId="09A9BA72" w14:textId="77777777" w:rsidTr="00030263">
        <w:trPr>
          <w:trHeight w:val="255"/>
          <w:trPrChange w:id="9018" w:author="Huyen Tran Thu" w:date="2023-03-28T21:41:00Z">
            <w:trPr>
              <w:trHeight w:val="255"/>
            </w:trPr>
          </w:trPrChange>
        </w:trPr>
        <w:tc>
          <w:tcPr>
            <w:tcW w:w="601" w:type="pct"/>
            <w:noWrap/>
            <w:vAlign w:val="center"/>
            <w:hideMark/>
            <w:tcPrChange w:id="9019" w:author="Huyen Tran Thu" w:date="2023-03-28T21:41:00Z">
              <w:tcPr>
                <w:tcW w:w="611" w:type="pct"/>
                <w:gridSpan w:val="2"/>
                <w:noWrap/>
                <w:vAlign w:val="center"/>
                <w:hideMark/>
              </w:tcPr>
            </w:tcPrChange>
          </w:tcPr>
          <w:p w14:paraId="4A184FF6"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2005</w:t>
            </w:r>
          </w:p>
        </w:tc>
        <w:tc>
          <w:tcPr>
            <w:tcW w:w="920" w:type="pct"/>
            <w:noWrap/>
            <w:vAlign w:val="bottom"/>
            <w:hideMark/>
            <w:tcPrChange w:id="9020" w:author="Huyen Tran Thu" w:date="2023-03-28T21:41:00Z">
              <w:tcPr>
                <w:tcW w:w="929" w:type="pct"/>
                <w:gridSpan w:val="2"/>
                <w:noWrap/>
                <w:vAlign w:val="bottom"/>
                <w:hideMark/>
              </w:tcPr>
            </w:tcPrChange>
          </w:tcPr>
          <w:p w14:paraId="21C07B71" w14:textId="3F832537" w:rsidR="00030263" w:rsidRPr="00B337EA" w:rsidRDefault="00030263" w:rsidP="00030263">
            <w:pPr>
              <w:spacing w:before="0" w:after="0"/>
              <w:jc w:val="center"/>
              <w:rPr>
                <w:rFonts w:eastAsia="Times New Roman"/>
                <w:sz w:val="22"/>
                <w:lang w:eastAsia="ja-JP"/>
              </w:rPr>
            </w:pPr>
            <w:ins w:id="9021" w:author="Thu Huyen Tran" w:date="2023-12-05T21:44:00Z">
              <w:r w:rsidRPr="00B337EA">
                <w:rPr>
                  <w:sz w:val="22"/>
                  <w:rPrChange w:id="9022" w:author="Huyen Tran Thu" w:date="2025-04-28T20:25:00Z" w16du:dateUtc="2025-04-28T13:25:00Z">
                    <w:rPr>
                      <w:rFonts w:ascii="Arial" w:hAnsi="Arial" w:cs="Arial"/>
                      <w:sz w:val="20"/>
                      <w:szCs w:val="20"/>
                    </w:rPr>
                  </w:rPrChange>
                </w:rPr>
                <w:t>39%</w:t>
              </w:r>
            </w:ins>
            <w:ins w:id="9023" w:author="Huyen Tran Thu" w:date="2023-03-28T21:41:00Z">
              <w:del w:id="9024" w:author="Thu Huyen Tran" w:date="2023-12-05T21:44:00Z">
                <w:r w:rsidRPr="00B337EA" w:rsidDel="00CE45F6">
                  <w:rPr>
                    <w:rFonts w:eastAsia="Times New Roman"/>
                    <w:sz w:val="22"/>
                    <w:lang w:eastAsia="ja-JP"/>
                    <w:rPrChange w:id="9025" w:author="Huyen Tran Thu" w:date="2025-04-28T20:25:00Z" w16du:dateUtc="2025-04-28T13:25:00Z">
                      <w:rPr>
                        <w:rFonts w:ascii="Arial" w:hAnsi="Arial" w:cs="Arial"/>
                        <w:sz w:val="20"/>
                        <w:szCs w:val="20"/>
                      </w:rPr>
                    </w:rPrChange>
                  </w:rPr>
                  <w:delText>10%</w:delText>
                </w:r>
              </w:del>
            </w:ins>
            <w:del w:id="9026" w:author="Thu Huyen Tran" w:date="2023-12-05T21:44:00Z">
              <w:r w:rsidRPr="00B337EA" w:rsidDel="00CE45F6">
                <w:rPr>
                  <w:rFonts w:eastAsia="Times New Roman"/>
                  <w:sz w:val="22"/>
                  <w:lang w:eastAsia="ja-JP"/>
                  <w:rPrChange w:id="9027" w:author="Huyen Tran Thu" w:date="2025-04-28T20:25:00Z" w16du:dateUtc="2025-04-28T13:25:00Z">
                    <w:rPr>
                      <w:sz w:val="22"/>
                    </w:rPr>
                  </w:rPrChange>
                </w:rPr>
                <w:delText>36%</w:delText>
              </w:r>
            </w:del>
          </w:p>
        </w:tc>
        <w:tc>
          <w:tcPr>
            <w:tcW w:w="843" w:type="pct"/>
            <w:noWrap/>
            <w:vAlign w:val="bottom"/>
            <w:hideMark/>
            <w:tcPrChange w:id="9028" w:author="Huyen Tran Thu" w:date="2023-03-28T21:41:00Z">
              <w:tcPr>
                <w:tcW w:w="852" w:type="pct"/>
                <w:gridSpan w:val="2"/>
                <w:noWrap/>
                <w:vAlign w:val="bottom"/>
                <w:hideMark/>
              </w:tcPr>
            </w:tcPrChange>
          </w:tcPr>
          <w:p w14:paraId="704C672E" w14:textId="3BB5941F" w:rsidR="00030263" w:rsidRPr="00B337EA" w:rsidRDefault="00030263" w:rsidP="00030263">
            <w:pPr>
              <w:spacing w:before="0" w:after="0"/>
              <w:jc w:val="center"/>
              <w:rPr>
                <w:rFonts w:eastAsia="Times New Roman"/>
                <w:sz w:val="22"/>
                <w:lang w:eastAsia="ja-JP"/>
              </w:rPr>
            </w:pPr>
            <w:ins w:id="9029" w:author="Thu Huyen Tran" w:date="2023-12-05T21:44:00Z">
              <w:r w:rsidRPr="00B337EA">
                <w:rPr>
                  <w:sz w:val="22"/>
                  <w:rPrChange w:id="9030" w:author="Huyen Tran Thu" w:date="2025-04-28T20:25:00Z" w16du:dateUtc="2025-04-28T13:25:00Z">
                    <w:rPr>
                      <w:rFonts w:ascii="Arial" w:hAnsi="Arial" w:cs="Arial"/>
                      <w:sz w:val="20"/>
                      <w:szCs w:val="20"/>
                    </w:rPr>
                  </w:rPrChange>
                </w:rPr>
                <w:t>9%</w:t>
              </w:r>
            </w:ins>
            <w:ins w:id="9031" w:author="Huyen Tran Thu" w:date="2023-03-28T21:41:00Z">
              <w:del w:id="9032" w:author="Thu Huyen Tran" w:date="2023-12-05T21:44:00Z">
                <w:r w:rsidRPr="00B337EA" w:rsidDel="00CE45F6">
                  <w:rPr>
                    <w:rFonts w:eastAsia="Times New Roman"/>
                    <w:sz w:val="22"/>
                    <w:lang w:eastAsia="ja-JP"/>
                    <w:rPrChange w:id="9033" w:author="Huyen Tran Thu" w:date="2025-04-28T20:25:00Z" w16du:dateUtc="2025-04-28T13:25:00Z">
                      <w:rPr>
                        <w:rFonts w:ascii="Arial" w:hAnsi="Arial" w:cs="Arial"/>
                        <w:sz w:val="20"/>
                        <w:szCs w:val="20"/>
                      </w:rPr>
                    </w:rPrChange>
                  </w:rPr>
                  <w:delText>26%</w:delText>
                </w:r>
              </w:del>
            </w:ins>
            <w:del w:id="9034" w:author="Thu Huyen Tran" w:date="2023-12-05T21:44:00Z">
              <w:r w:rsidRPr="00B337EA" w:rsidDel="00CE45F6">
                <w:rPr>
                  <w:rFonts w:eastAsia="Times New Roman"/>
                  <w:sz w:val="22"/>
                  <w:lang w:eastAsia="ja-JP"/>
                  <w:rPrChange w:id="9035" w:author="Huyen Tran Thu" w:date="2025-04-28T20:25:00Z" w16du:dateUtc="2025-04-28T13:25:00Z">
                    <w:rPr>
                      <w:sz w:val="22"/>
                    </w:rPr>
                  </w:rPrChange>
                </w:rPr>
                <w:delText>0%</w:delText>
              </w:r>
            </w:del>
          </w:p>
        </w:tc>
        <w:tc>
          <w:tcPr>
            <w:tcW w:w="869" w:type="pct"/>
            <w:noWrap/>
            <w:vAlign w:val="bottom"/>
            <w:hideMark/>
            <w:tcPrChange w:id="9036" w:author="Huyen Tran Thu" w:date="2023-03-28T21:41:00Z">
              <w:tcPr>
                <w:tcW w:w="852" w:type="pct"/>
                <w:gridSpan w:val="2"/>
                <w:noWrap/>
                <w:vAlign w:val="bottom"/>
                <w:hideMark/>
              </w:tcPr>
            </w:tcPrChange>
          </w:tcPr>
          <w:p w14:paraId="3E1F3457" w14:textId="34BE7B1D" w:rsidR="00030263" w:rsidRPr="00B337EA" w:rsidRDefault="00030263" w:rsidP="00030263">
            <w:pPr>
              <w:spacing w:before="0" w:after="0"/>
              <w:jc w:val="center"/>
              <w:rPr>
                <w:rFonts w:eastAsia="Times New Roman"/>
                <w:sz w:val="22"/>
                <w:lang w:eastAsia="ja-JP"/>
              </w:rPr>
            </w:pPr>
            <w:ins w:id="9037" w:author="Thu Huyen Tran" w:date="2023-12-05T21:44:00Z">
              <w:r w:rsidRPr="00B337EA">
                <w:rPr>
                  <w:sz w:val="22"/>
                  <w:rPrChange w:id="9038" w:author="Huyen Tran Thu" w:date="2025-04-28T20:25:00Z" w16du:dateUtc="2025-04-28T13:25:00Z">
                    <w:rPr>
                      <w:rFonts w:ascii="Arial" w:hAnsi="Arial" w:cs="Arial"/>
                      <w:sz w:val="20"/>
                      <w:szCs w:val="20"/>
                    </w:rPr>
                  </w:rPrChange>
                </w:rPr>
                <w:t>41%</w:t>
              </w:r>
            </w:ins>
            <w:ins w:id="9039" w:author="Huyen Tran Thu" w:date="2023-03-28T21:41:00Z">
              <w:del w:id="9040" w:author="Thu Huyen Tran" w:date="2023-12-05T21:44:00Z">
                <w:r w:rsidRPr="00B337EA" w:rsidDel="00CE45F6">
                  <w:rPr>
                    <w:rFonts w:eastAsia="Times New Roman"/>
                    <w:sz w:val="22"/>
                    <w:lang w:eastAsia="ja-JP"/>
                    <w:rPrChange w:id="9041" w:author="Huyen Tran Thu" w:date="2025-04-28T20:25:00Z" w16du:dateUtc="2025-04-28T13:25:00Z">
                      <w:rPr>
                        <w:rFonts w:ascii="Arial" w:hAnsi="Arial" w:cs="Arial"/>
                        <w:sz w:val="20"/>
                        <w:szCs w:val="20"/>
                      </w:rPr>
                    </w:rPrChange>
                  </w:rPr>
                  <w:delText>40%</w:delText>
                </w:r>
              </w:del>
            </w:ins>
            <w:del w:id="9042" w:author="Thu Huyen Tran" w:date="2023-12-05T21:44:00Z">
              <w:r w:rsidRPr="00B337EA" w:rsidDel="00CE45F6">
                <w:rPr>
                  <w:rFonts w:eastAsia="Times New Roman"/>
                  <w:sz w:val="22"/>
                  <w:lang w:eastAsia="ja-JP"/>
                  <w:rPrChange w:id="9043" w:author="Huyen Tran Thu" w:date="2025-04-28T20:25:00Z" w16du:dateUtc="2025-04-28T13:25:00Z">
                    <w:rPr>
                      <w:sz w:val="22"/>
                    </w:rPr>
                  </w:rPrChange>
                </w:rPr>
                <w:delText>13%</w:delText>
              </w:r>
            </w:del>
          </w:p>
        </w:tc>
        <w:tc>
          <w:tcPr>
            <w:tcW w:w="899" w:type="pct"/>
            <w:noWrap/>
            <w:vAlign w:val="bottom"/>
            <w:hideMark/>
            <w:tcPrChange w:id="9044" w:author="Huyen Tran Thu" w:date="2023-03-28T21:41:00Z">
              <w:tcPr>
                <w:tcW w:w="879" w:type="pct"/>
                <w:noWrap/>
                <w:vAlign w:val="bottom"/>
                <w:hideMark/>
              </w:tcPr>
            </w:tcPrChange>
          </w:tcPr>
          <w:p w14:paraId="4E27C559" w14:textId="05014C57" w:rsidR="00030263" w:rsidRPr="00B337EA" w:rsidRDefault="00030263" w:rsidP="00030263">
            <w:pPr>
              <w:spacing w:before="0" w:after="0"/>
              <w:jc w:val="center"/>
              <w:rPr>
                <w:rFonts w:eastAsia="Times New Roman"/>
                <w:sz w:val="22"/>
                <w:lang w:eastAsia="ja-JP"/>
              </w:rPr>
            </w:pPr>
            <w:ins w:id="9045" w:author="Thu Huyen Tran" w:date="2023-12-05T21:44:00Z">
              <w:r w:rsidRPr="00B337EA">
                <w:rPr>
                  <w:sz w:val="22"/>
                  <w:rPrChange w:id="9046" w:author="Huyen Tran Thu" w:date="2025-04-28T20:25:00Z" w16du:dateUtc="2025-04-28T13:25:00Z">
                    <w:rPr>
                      <w:rFonts w:ascii="Arial" w:hAnsi="Arial" w:cs="Arial"/>
                      <w:sz w:val="20"/>
                      <w:szCs w:val="20"/>
                    </w:rPr>
                  </w:rPrChange>
                </w:rPr>
                <w:t>12%</w:t>
              </w:r>
            </w:ins>
            <w:ins w:id="9047" w:author="Huyen Tran Thu" w:date="2023-03-28T21:41:00Z">
              <w:del w:id="9048" w:author="Thu Huyen Tran" w:date="2023-12-05T21:44:00Z">
                <w:r w:rsidRPr="00B337EA" w:rsidDel="00CE45F6">
                  <w:rPr>
                    <w:rFonts w:eastAsia="Times New Roman"/>
                    <w:sz w:val="22"/>
                    <w:lang w:eastAsia="ja-JP"/>
                    <w:rPrChange w:id="9049" w:author="Huyen Tran Thu" w:date="2025-04-28T20:25:00Z" w16du:dateUtc="2025-04-28T13:25:00Z">
                      <w:rPr>
                        <w:rFonts w:ascii="Arial" w:hAnsi="Arial" w:cs="Arial"/>
                        <w:sz w:val="20"/>
                        <w:szCs w:val="20"/>
                      </w:rPr>
                    </w:rPrChange>
                  </w:rPr>
                  <w:delText>25%</w:delText>
                </w:r>
              </w:del>
            </w:ins>
            <w:del w:id="9050" w:author="Thu Huyen Tran" w:date="2023-12-05T21:44:00Z">
              <w:r w:rsidRPr="00B337EA" w:rsidDel="00CE45F6">
                <w:rPr>
                  <w:rFonts w:eastAsia="Times New Roman"/>
                  <w:sz w:val="22"/>
                  <w:lang w:eastAsia="ja-JP"/>
                  <w:rPrChange w:id="9051" w:author="Huyen Tran Thu" w:date="2025-04-28T20:25:00Z" w16du:dateUtc="2025-04-28T13:25:00Z">
                    <w:rPr>
                      <w:sz w:val="22"/>
                    </w:rPr>
                  </w:rPrChange>
                </w:rPr>
                <w:delText>52%</w:delText>
              </w:r>
            </w:del>
          </w:p>
        </w:tc>
        <w:tc>
          <w:tcPr>
            <w:tcW w:w="868" w:type="pct"/>
            <w:vAlign w:val="bottom"/>
            <w:tcPrChange w:id="9052" w:author="Huyen Tran Thu" w:date="2023-03-28T21:41:00Z">
              <w:tcPr>
                <w:tcW w:w="878" w:type="pct"/>
                <w:gridSpan w:val="2"/>
                <w:vAlign w:val="bottom"/>
              </w:tcPr>
            </w:tcPrChange>
          </w:tcPr>
          <w:p w14:paraId="66CAB5B4" w14:textId="6628A70C" w:rsidR="00030263" w:rsidRPr="00B337EA" w:rsidRDefault="00030263" w:rsidP="00030263">
            <w:pPr>
              <w:spacing w:before="0" w:after="0"/>
              <w:jc w:val="center"/>
              <w:rPr>
                <w:rFonts w:eastAsia="Times New Roman"/>
                <w:sz w:val="22"/>
                <w:lang w:eastAsia="ja-JP"/>
                <w:rPrChange w:id="9053" w:author="Huyen Tran Thu" w:date="2025-04-28T20:25:00Z" w16du:dateUtc="2025-04-28T13:25:00Z">
                  <w:rPr>
                    <w:sz w:val="22"/>
                  </w:rPr>
                </w:rPrChange>
              </w:rPr>
            </w:pPr>
            <w:ins w:id="9054" w:author="Thu Huyen Tran" w:date="2023-12-05T21:45:00Z">
              <w:r w:rsidRPr="00B337EA">
                <w:rPr>
                  <w:sz w:val="22"/>
                  <w:rPrChange w:id="9055" w:author="Huyen Tran Thu" w:date="2025-04-28T20:25:00Z" w16du:dateUtc="2025-04-28T13:25:00Z">
                    <w:rPr>
                      <w:rFonts w:ascii="Arial" w:hAnsi="Arial" w:cs="Arial"/>
                      <w:sz w:val="20"/>
                      <w:szCs w:val="20"/>
                    </w:rPr>
                  </w:rPrChange>
                </w:rPr>
                <w:t>0,61</w:t>
              </w:r>
            </w:ins>
            <w:ins w:id="9056" w:author="Huyen Tran Thu" w:date="2023-03-28T21:42:00Z">
              <w:del w:id="9057" w:author="Thu Huyen Tran" w:date="2023-12-05T21:45:00Z">
                <w:r w:rsidRPr="00B337EA" w:rsidDel="00AF7126">
                  <w:rPr>
                    <w:rFonts w:eastAsia="Times New Roman"/>
                    <w:sz w:val="22"/>
                    <w:lang w:eastAsia="ja-JP"/>
                    <w:rPrChange w:id="9058" w:author="Huyen Tran Thu" w:date="2025-04-28T20:25:00Z" w16du:dateUtc="2025-04-28T13:25:00Z">
                      <w:rPr>
                        <w:rFonts w:ascii="Arial" w:hAnsi="Arial" w:cs="Arial"/>
                        <w:sz w:val="20"/>
                        <w:szCs w:val="20"/>
                      </w:rPr>
                    </w:rPrChange>
                  </w:rPr>
                  <w:delText>0,62</w:delText>
                </w:r>
              </w:del>
            </w:ins>
            <w:del w:id="9059" w:author="Thu Huyen Tran" w:date="2023-12-05T21:45:00Z">
              <w:r w:rsidRPr="00B337EA" w:rsidDel="00AF7126">
                <w:rPr>
                  <w:rFonts w:eastAsia="Times New Roman"/>
                  <w:sz w:val="22"/>
                  <w:lang w:eastAsia="ja-JP"/>
                  <w:rPrChange w:id="9060" w:author="Huyen Tran Thu" w:date="2025-04-28T20:25:00Z" w16du:dateUtc="2025-04-28T13:25:00Z">
                    <w:rPr>
                      <w:sz w:val="22"/>
                    </w:rPr>
                  </w:rPrChange>
                </w:rPr>
                <w:delText>0.53</w:delText>
              </w:r>
            </w:del>
          </w:p>
        </w:tc>
      </w:tr>
      <w:tr w:rsidR="00030263" w:rsidRPr="00B337EA" w14:paraId="13520A08" w14:textId="77777777" w:rsidTr="00030263">
        <w:trPr>
          <w:trHeight w:val="255"/>
          <w:trPrChange w:id="9061" w:author="Huyen Tran Thu" w:date="2023-03-28T21:41:00Z">
            <w:trPr>
              <w:trHeight w:val="255"/>
            </w:trPr>
          </w:trPrChange>
        </w:trPr>
        <w:tc>
          <w:tcPr>
            <w:tcW w:w="601" w:type="pct"/>
            <w:noWrap/>
            <w:vAlign w:val="center"/>
            <w:hideMark/>
            <w:tcPrChange w:id="9062" w:author="Huyen Tran Thu" w:date="2023-03-28T21:41:00Z">
              <w:tcPr>
                <w:tcW w:w="611" w:type="pct"/>
                <w:gridSpan w:val="2"/>
                <w:noWrap/>
                <w:vAlign w:val="center"/>
                <w:hideMark/>
              </w:tcPr>
            </w:tcPrChange>
          </w:tcPr>
          <w:p w14:paraId="4F626B26"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2006</w:t>
            </w:r>
          </w:p>
        </w:tc>
        <w:tc>
          <w:tcPr>
            <w:tcW w:w="920" w:type="pct"/>
            <w:noWrap/>
            <w:vAlign w:val="bottom"/>
            <w:hideMark/>
            <w:tcPrChange w:id="9063" w:author="Huyen Tran Thu" w:date="2023-03-28T21:41:00Z">
              <w:tcPr>
                <w:tcW w:w="929" w:type="pct"/>
                <w:gridSpan w:val="2"/>
                <w:noWrap/>
                <w:vAlign w:val="bottom"/>
                <w:hideMark/>
              </w:tcPr>
            </w:tcPrChange>
          </w:tcPr>
          <w:p w14:paraId="0DB57271" w14:textId="74F009CA" w:rsidR="00030263" w:rsidRPr="00B337EA" w:rsidRDefault="00030263" w:rsidP="00030263">
            <w:pPr>
              <w:spacing w:before="0" w:after="0"/>
              <w:jc w:val="center"/>
              <w:rPr>
                <w:rFonts w:eastAsia="Times New Roman"/>
                <w:sz w:val="22"/>
                <w:lang w:eastAsia="ja-JP"/>
              </w:rPr>
            </w:pPr>
            <w:ins w:id="9064" w:author="Thu Huyen Tran" w:date="2023-12-05T21:44:00Z">
              <w:r w:rsidRPr="00B337EA">
                <w:rPr>
                  <w:sz w:val="22"/>
                  <w:rPrChange w:id="9065" w:author="Huyen Tran Thu" w:date="2025-04-28T20:25:00Z" w16du:dateUtc="2025-04-28T13:25:00Z">
                    <w:rPr>
                      <w:rFonts w:ascii="Arial" w:hAnsi="Arial" w:cs="Arial"/>
                      <w:sz w:val="20"/>
                      <w:szCs w:val="20"/>
                    </w:rPr>
                  </w:rPrChange>
                </w:rPr>
                <w:t>37%</w:t>
              </w:r>
            </w:ins>
            <w:ins w:id="9066" w:author="Huyen Tran Thu" w:date="2023-03-28T21:41:00Z">
              <w:del w:id="9067" w:author="Thu Huyen Tran" w:date="2023-12-05T21:44:00Z">
                <w:r w:rsidRPr="00B337EA" w:rsidDel="00CE45F6">
                  <w:rPr>
                    <w:rFonts w:eastAsia="Times New Roman"/>
                    <w:sz w:val="22"/>
                    <w:lang w:eastAsia="ja-JP"/>
                    <w:rPrChange w:id="9068" w:author="Huyen Tran Thu" w:date="2025-04-28T20:25:00Z" w16du:dateUtc="2025-04-28T13:25:00Z">
                      <w:rPr>
                        <w:rFonts w:ascii="Arial" w:hAnsi="Arial" w:cs="Arial"/>
                        <w:sz w:val="20"/>
                        <w:szCs w:val="20"/>
                      </w:rPr>
                    </w:rPrChange>
                  </w:rPr>
                  <w:delText>9%</w:delText>
                </w:r>
              </w:del>
            </w:ins>
            <w:del w:id="9069" w:author="Thu Huyen Tran" w:date="2023-12-05T21:44:00Z">
              <w:r w:rsidRPr="00B337EA" w:rsidDel="00CE45F6">
                <w:rPr>
                  <w:rFonts w:eastAsia="Times New Roman"/>
                  <w:sz w:val="22"/>
                  <w:lang w:eastAsia="ja-JP"/>
                  <w:rPrChange w:id="9070" w:author="Huyen Tran Thu" w:date="2025-04-28T20:25:00Z" w16du:dateUtc="2025-04-28T13:25:00Z">
                    <w:rPr>
                      <w:sz w:val="22"/>
                    </w:rPr>
                  </w:rPrChange>
                </w:rPr>
                <w:delText>34%</w:delText>
              </w:r>
            </w:del>
          </w:p>
        </w:tc>
        <w:tc>
          <w:tcPr>
            <w:tcW w:w="843" w:type="pct"/>
            <w:noWrap/>
            <w:vAlign w:val="bottom"/>
            <w:hideMark/>
            <w:tcPrChange w:id="9071" w:author="Huyen Tran Thu" w:date="2023-03-28T21:41:00Z">
              <w:tcPr>
                <w:tcW w:w="852" w:type="pct"/>
                <w:gridSpan w:val="2"/>
                <w:noWrap/>
                <w:vAlign w:val="bottom"/>
                <w:hideMark/>
              </w:tcPr>
            </w:tcPrChange>
          </w:tcPr>
          <w:p w14:paraId="04F4002B" w14:textId="5AB58191" w:rsidR="00030263" w:rsidRPr="00B337EA" w:rsidRDefault="00030263" w:rsidP="00030263">
            <w:pPr>
              <w:spacing w:before="0" w:after="0"/>
              <w:jc w:val="center"/>
              <w:rPr>
                <w:rFonts w:eastAsia="Times New Roman"/>
                <w:sz w:val="22"/>
                <w:lang w:eastAsia="ja-JP"/>
              </w:rPr>
            </w:pPr>
            <w:ins w:id="9072" w:author="Thu Huyen Tran" w:date="2023-12-05T21:44:00Z">
              <w:r w:rsidRPr="00B337EA">
                <w:rPr>
                  <w:sz w:val="22"/>
                  <w:rPrChange w:id="9073" w:author="Huyen Tran Thu" w:date="2025-04-28T20:25:00Z" w16du:dateUtc="2025-04-28T13:25:00Z">
                    <w:rPr>
                      <w:rFonts w:ascii="Arial" w:hAnsi="Arial" w:cs="Arial"/>
                      <w:sz w:val="20"/>
                      <w:szCs w:val="20"/>
                    </w:rPr>
                  </w:rPrChange>
                </w:rPr>
                <w:t>9%</w:t>
              </w:r>
            </w:ins>
            <w:ins w:id="9074" w:author="Huyen Tran Thu" w:date="2023-03-28T21:41:00Z">
              <w:del w:id="9075" w:author="Thu Huyen Tran" w:date="2023-12-05T21:44:00Z">
                <w:r w:rsidRPr="00B337EA" w:rsidDel="00CE45F6">
                  <w:rPr>
                    <w:rFonts w:eastAsia="Times New Roman"/>
                    <w:sz w:val="22"/>
                    <w:lang w:eastAsia="ja-JP"/>
                    <w:rPrChange w:id="9076" w:author="Huyen Tran Thu" w:date="2025-04-28T20:25:00Z" w16du:dateUtc="2025-04-28T13:25:00Z">
                      <w:rPr>
                        <w:rFonts w:ascii="Arial" w:hAnsi="Arial" w:cs="Arial"/>
                        <w:sz w:val="20"/>
                        <w:szCs w:val="20"/>
                      </w:rPr>
                    </w:rPrChange>
                  </w:rPr>
                  <w:delText>25%</w:delText>
                </w:r>
              </w:del>
            </w:ins>
            <w:del w:id="9077" w:author="Thu Huyen Tran" w:date="2023-12-05T21:44:00Z">
              <w:r w:rsidRPr="00B337EA" w:rsidDel="00CE45F6">
                <w:rPr>
                  <w:rFonts w:eastAsia="Times New Roman"/>
                  <w:sz w:val="22"/>
                  <w:lang w:eastAsia="ja-JP"/>
                  <w:rPrChange w:id="9078" w:author="Huyen Tran Thu" w:date="2025-04-28T20:25:00Z" w16du:dateUtc="2025-04-28T13:25:00Z">
                    <w:rPr>
                      <w:sz w:val="22"/>
                    </w:rPr>
                  </w:rPrChange>
                </w:rPr>
                <w:delText>0%</w:delText>
              </w:r>
            </w:del>
          </w:p>
        </w:tc>
        <w:tc>
          <w:tcPr>
            <w:tcW w:w="869" w:type="pct"/>
            <w:noWrap/>
            <w:vAlign w:val="bottom"/>
            <w:hideMark/>
            <w:tcPrChange w:id="9079" w:author="Huyen Tran Thu" w:date="2023-03-28T21:41:00Z">
              <w:tcPr>
                <w:tcW w:w="852" w:type="pct"/>
                <w:gridSpan w:val="2"/>
                <w:noWrap/>
                <w:vAlign w:val="bottom"/>
                <w:hideMark/>
              </w:tcPr>
            </w:tcPrChange>
          </w:tcPr>
          <w:p w14:paraId="1FB71E0E" w14:textId="026907D1" w:rsidR="00030263" w:rsidRPr="00B337EA" w:rsidRDefault="00030263" w:rsidP="00030263">
            <w:pPr>
              <w:spacing w:before="0" w:after="0"/>
              <w:jc w:val="center"/>
              <w:rPr>
                <w:rFonts w:eastAsia="Times New Roman"/>
                <w:sz w:val="22"/>
                <w:lang w:eastAsia="ja-JP"/>
              </w:rPr>
            </w:pPr>
            <w:ins w:id="9080" w:author="Thu Huyen Tran" w:date="2023-12-05T21:44:00Z">
              <w:r w:rsidRPr="00B337EA">
                <w:rPr>
                  <w:sz w:val="22"/>
                  <w:rPrChange w:id="9081" w:author="Huyen Tran Thu" w:date="2025-04-28T20:25:00Z" w16du:dateUtc="2025-04-28T13:25:00Z">
                    <w:rPr>
                      <w:rFonts w:ascii="Arial" w:hAnsi="Arial" w:cs="Arial"/>
                      <w:sz w:val="20"/>
                      <w:szCs w:val="20"/>
                    </w:rPr>
                  </w:rPrChange>
                </w:rPr>
                <w:t>42%</w:t>
              </w:r>
            </w:ins>
            <w:ins w:id="9082" w:author="Huyen Tran Thu" w:date="2023-03-28T21:41:00Z">
              <w:del w:id="9083" w:author="Thu Huyen Tran" w:date="2023-12-05T21:44:00Z">
                <w:r w:rsidRPr="00B337EA" w:rsidDel="00CE45F6">
                  <w:rPr>
                    <w:rFonts w:eastAsia="Times New Roman"/>
                    <w:sz w:val="22"/>
                    <w:lang w:eastAsia="ja-JP"/>
                    <w:rPrChange w:id="9084" w:author="Huyen Tran Thu" w:date="2025-04-28T20:25:00Z" w16du:dateUtc="2025-04-28T13:25:00Z">
                      <w:rPr>
                        <w:rFonts w:ascii="Arial" w:hAnsi="Arial" w:cs="Arial"/>
                        <w:sz w:val="20"/>
                        <w:szCs w:val="20"/>
                      </w:rPr>
                    </w:rPrChange>
                  </w:rPr>
                  <w:delText>43%</w:delText>
                </w:r>
              </w:del>
            </w:ins>
            <w:del w:id="9085" w:author="Thu Huyen Tran" w:date="2023-12-05T21:44:00Z">
              <w:r w:rsidRPr="00B337EA" w:rsidDel="00CE45F6">
                <w:rPr>
                  <w:rFonts w:eastAsia="Times New Roman"/>
                  <w:sz w:val="22"/>
                  <w:lang w:eastAsia="ja-JP"/>
                  <w:rPrChange w:id="9086" w:author="Huyen Tran Thu" w:date="2025-04-28T20:25:00Z" w16du:dateUtc="2025-04-28T13:25:00Z">
                    <w:rPr>
                      <w:sz w:val="22"/>
                    </w:rPr>
                  </w:rPrChange>
                </w:rPr>
                <w:delText>13%</w:delText>
              </w:r>
            </w:del>
          </w:p>
        </w:tc>
        <w:tc>
          <w:tcPr>
            <w:tcW w:w="899" w:type="pct"/>
            <w:noWrap/>
            <w:vAlign w:val="bottom"/>
            <w:hideMark/>
            <w:tcPrChange w:id="9087" w:author="Huyen Tran Thu" w:date="2023-03-28T21:41:00Z">
              <w:tcPr>
                <w:tcW w:w="879" w:type="pct"/>
                <w:noWrap/>
                <w:vAlign w:val="bottom"/>
                <w:hideMark/>
              </w:tcPr>
            </w:tcPrChange>
          </w:tcPr>
          <w:p w14:paraId="4F08CDE9" w14:textId="00E922A4" w:rsidR="00030263" w:rsidRPr="00B337EA" w:rsidRDefault="00030263" w:rsidP="00030263">
            <w:pPr>
              <w:spacing w:before="0" w:after="0"/>
              <w:jc w:val="center"/>
              <w:rPr>
                <w:rFonts w:eastAsia="Times New Roman"/>
                <w:sz w:val="22"/>
                <w:lang w:eastAsia="ja-JP"/>
              </w:rPr>
            </w:pPr>
            <w:ins w:id="9088" w:author="Thu Huyen Tran" w:date="2023-12-05T21:44:00Z">
              <w:r w:rsidRPr="00B337EA">
                <w:rPr>
                  <w:sz w:val="22"/>
                  <w:rPrChange w:id="9089" w:author="Huyen Tran Thu" w:date="2025-04-28T20:25:00Z" w16du:dateUtc="2025-04-28T13:25:00Z">
                    <w:rPr>
                      <w:rFonts w:ascii="Arial" w:hAnsi="Arial" w:cs="Arial"/>
                      <w:sz w:val="20"/>
                      <w:szCs w:val="20"/>
                    </w:rPr>
                  </w:rPrChange>
                </w:rPr>
                <w:t>12%</w:t>
              </w:r>
            </w:ins>
            <w:ins w:id="9090" w:author="Huyen Tran Thu" w:date="2023-03-28T21:41:00Z">
              <w:del w:id="9091" w:author="Thu Huyen Tran" w:date="2023-12-05T21:44:00Z">
                <w:r w:rsidRPr="00B337EA" w:rsidDel="00CE45F6">
                  <w:rPr>
                    <w:rFonts w:eastAsia="Times New Roman"/>
                    <w:sz w:val="22"/>
                    <w:lang w:eastAsia="ja-JP"/>
                    <w:rPrChange w:id="9092" w:author="Huyen Tran Thu" w:date="2025-04-28T20:25:00Z" w16du:dateUtc="2025-04-28T13:25:00Z">
                      <w:rPr>
                        <w:rFonts w:ascii="Arial" w:hAnsi="Arial" w:cs="Arial"/>
                        <w:sz w:val="20"/>
                        <w:szCs w:val="20"/>
                      </w:rPr>
                    </w:rPrChange>
                  </w:rPr>
                  <w:delText>24%</w:delText>
                </w:r>
              </w:del>
            </w:ins>
            <w:del w:id="9093" w:author="Thu Huyen Tran" w:date="2023-12-05T21:44:00Z">
              <w:r w:rsidRPr="00B337EA" w:rsidDel="00CE45F6">
                <w:rPr>
                  <w:rFonts w:eastAsia="Times New Roman"/>
                  <w:sz w:val="22"/>
                  <w:lang w:eastAsia="ja-JP"/>
                  <w:rPrChange w:id="9094" w:author="Huyen Tran Thu" w:date="2025-04-28T20:25:00Z" w16du:dateUtc="2025-04-28T13:25:00Z">
                    <w:rPr>
                      <w:sz w:val="22"/>
                    </w:rPr>
                  </w:rPrChange>
                </w:rPr>
                <w:delText>53%</w:delText>
              </w:r>
            </w:del>
          </w:p>
        </w:tc>
        <w:tc>
          <w:tcPr>
            <w:tcW w:w="868" w:type="pct"/>
            <w:vAlign w:val="bottom"/>
            <w:tcPrChange w:id="9095" w:author="Huyen Tran Thu" w:date="2023-03-28T21:41:00Z">
              <w:tcPr>
                <w:tcW w:w="878" w:type="pct"/>
                <w:gridSpan w:val="2"/>
                <w:vAlign w:val="bottom"/>
              </w:tcPr>
            </w:tcPrChange>
          </w:tcPr>
          <w:p w14:paraId="1FD040C8" w14:textId="61C73737" w:rsidR="00030263" w:rsidRPr="00B337EA" w:rsidRDefault="00030263" w:rsidP="00030263">
            <w:pPr>
              <w:spacing w:before="0" w:after="0"/>
              <w:jc w:val="center"/>
              <w:rPr>
                <w:rFonts w:eastAsia="Times New Roman"/>
                <w:sz w:val="22"/>
                <w:lang w:eastAsia="ja-JP"/>
                <w:rPrChange w:id="9096" w:author="Huyen Tran Thu" w:date="2025-04-28T20:25:00Z" w16du:dateUtc="2025-04-28T13:25:00Z">
                  <w:rPr>
                    <w:sz w:val="22"/>
                  </w:rPr>
                </w:rPrChange>
              </w:rPr>
            </w:pPr>
            <w:ins w:id="9097" w:author="Thu Huyen Tran" w:date="2023-12-05T21:45:00Z">
              <w:r w:rsidRPr="00B337EA">
                <w:rPr>
                  <w:sz w:val="22"/>
                  <w:rPrChange w:id="9098" w:author="Huyen Tran Thu" w:date="2025-04-28T20:25:00Z" w16du:dateUtc="2025-04-28T13:25:00Z">
                    <w:rPr>
                      <w:rFonts w:ascii="Arial" w:hAnsi="Arial" w:cs="Arial"/>
                      <w:sz w:val="20"/>
                      <w:szCs w:val="20"/>
                    </w:rPr>
                  </w:rPrChange>
                </w:rPr>
                <w:t>0,61</w:t>
              </w:r>
            </w:ins>
            <w:ins w:id="9099" w:author="Huyen Tran Thu" w:date="2023-03-28T21:42:00Z">
              <w:del w:id="9100" w:author="Thu Huyen Tran" w:date="2023-12-05T21:45:00Z">
                <w:r w:rsidRPr="00B337EA" w:rsidDel="00AF7126">
                  <w:rPr>
                    <w:rFonts w:eastAsia="Times New Roman"/>
                    <w:sz w:val="22"/>
                    <w:lang w:eastAsia="ja-JP"/>
                    <w:rPrChange w:id="9101" w:author="Huyen Tran Thu" w:date="2025-04-28T20:25:00Z" w16du:dateUtc="2025-04-28T13:25:00Z">
                      <w:rPr>
                        <w:rFonts w:ascii="Arial" w:hAnsi="Arial" w:cs="Arial"/>
                        <w:sz w:val="20"/>
                        <w:szCs w:val="20"/>
                      </w:rPr>
                    </w:rPrChange>
                  </w:rPr>
                  <w:delText>0,61</w:delText>
                </w:r>
              </w:del>
            </w:ins>
            <w:del w:id="9102" w:author="Thu Huyen Tran" w:date="2023-12-05T21:45:00Z">
              <w:r w:rsidRPr="00B337EA" w:rsidDel="00AF7126">
                <w:rPr>
                  <w:rFonts w:eastAsia="Times New Roman"/>
                  <w:sz w:val="22"/>
                  <w:lang w:eastAsia="ja-JP"/>
                  <w:rPrChange w:id="9103" w:author="Huyen Tran Thu" w:date="2025-04-28T20:25:00Z" w16du:dateUtc="2025-04-28T13:25:00Z">
                    <w:rPr>
                      <w:sz w:val="22"/>
                    </w:rPr>
                  </w:rPrChange>
                </w:rPr>
                <w:delText>0.53</w:delText>
              </w:r>
            </w:del>
          </w:p>
        </w:tc>
      </w:tr>
      <w:tr w:rsidR="00030263" w:rsidRPr="00B337EA" w14:paraId="37F86E62" w14:textId="77777777" w:rsidTr="00030263">
        <w:trPr>
          <w:trHeight w:val="255"/>
          <w:trPrChange w:id="9104" w:author="Huyen Tran Thu" w:date="2023-03-28T21:41:00Z">
            <w:trPr>
              <w:trHeight w:val="255"/>
            </w:trPr>
          </w:trPrChange>
        </w:trPr>
        <w:tc>
          <w:tcPr>
            <w:tcW w:w="601" w:type="pct"/>
            <w:noWrap/>
            <w:vAlign w:val="center"/>
            <w:hideMark/>
            <w:tcPrChange w:id="9105" w:author="Huyen Tran Thu" w:date="2023-03-28T21:41:00Z">
              <w:tcPr>
                <w:tcW w:w="611" w:type="pct"/>
                <w:gridSpan w:val="2"/>
                <w:noWrap/>
                <w:vAlign w:val="center"/>
                <w:hideMark/>
              </w:tcPr>
            </w:tcPrChange>
          </w:tcPr>
          <w:p w14:paraId="4D57926C"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2007</w:t>
            </w:r>
          </w:p>
        </w:tc>
        <w:tc>
          <w:tcPr>
            <w:tcW w:w="920" w:type="pct"/>
            <w:noWrap/>
            <w:vAlign w:val="bottom"/>
            <w:hideMark/>
            <w:tcPrChange w:id="9106" w:author="Huyen Tran Thu" w:date="2023-03-28T21:41:00Z">
              <w:tcPr>
                <w:tcW w:w="929" w:type="pct"/>
                <w:gridSpan w:val="2"/>
                <w:noWrap/>
                <w:vAlign w:val="bottom"/>
                <w:hideMark/>
              </w:tcPr>
            </w:tcPrChange>
          </w:tcPr>
          <w:p w14:paraId="339917F2" w14:textId="76933176" w:rsidR="00030263" w:rsidRPr="00B337EA" w:rsidRDefault="00030263" w:rsidP="00030263">
            <w:pPr>
              <w:spacing w:before="0" w:after="0"/>
              <w:jc w:val="center"/>
              <w:rPr>
                <w:rFonts w:eastAsia="Times New Roman"/>
                <w:sz w:val="22"/>
                <w:lang w:eastAsia="ja-JP"/>
              </w:rPr>
            </w:pPr>
            <w:ins w:id="9107" w:author="Thu Huyen Tran" w:date="2023-12-05T21:44:00Z">
              <w:r w:rsidRPr="00B337EA">
                <w:rPr>
                  <w:sz w:val="22"/>
                  <w:rPrChange w:id="9108" w:author="Huyen Tran Thu" w:date="2025-04-28T20:25:00Z" w16du:dateUtc="2025-04-28T13:25:00Z">
                    <w:rPr>
                      <w:rFonts w:ascii="Arial" w:hAnsi="Arial" w:cs="Arial"/>
                      <w:sz w:val="20"/>
                      <w:szCs w:val="20"/>
                    </w:rPr>
                  </w:rPrChange>
                </w:rPr>
                <w:t>36%</w:t>
              </w:r>
            </w:ins>
            <w:ins w:id="9109" w:author="Huyen Tran Thu" w:date="2023-03-28T21:41:00Z">
              <w:del w:id="9110" w:author="Thu Huyen Tran" w:date="2023-12-05T21:44:00Z">
                <w:r w:rsidRPr="00B337EA" w:rsidDel="00CE45F6">
                  <w:rPr>
                    <w:rFonts w:eastAsia="Times New Roman"/>
                    <w:sz w:val="22"/>
                    <w:lang w:eastAsia="ja-JP"/>
                    <w:rPrChange w:id="9111" w:author="Huyen Tran Thu" w:date="2025-04-28T20:25:00Z" w16du:dateUtc="2025-04-28T13:25:00Z">
                      <w:rPr>
                        <w:rFonts w:ascii="Arial" w:hAnsi="Arial" w:cs="Arial"/>
                        <w:sz w:val="20"/>
                        <w:szCs w:val="20"/>
                      </w:rPr>
                    </w:rPrChange>
                  </w:rPr>
                  <w:delText>9%</w:delText>
                </w:r>
              </w:del>
            </w:ins>
            <w:del w:id="9112" w:author="Thu Huyen Tran" w:date="2023-12-05T21:44:00Z">
              <w:r w:rsidRPr="00B337EA" w:rsidDel="00CE45F6">
                <w:rPr>
                  <w:rFonts w:eastAsia="Times New Roman"/>
                  <w:sz w:val="22"/>
                  <w:lang w:eastAsia="ja-JP"/>
                  <w:rPrChange w:id="9113" w:author="Huyen Tran Thu" w:date="2025-04-28T20:25:00Z" w16du:dateUtc="2025-04-28T13:25:00Z">
                    <w:rPr>
                      <w:sz w:val="22"/>
                    </w:rPr>
                  </w:rPrChange>
                </w:rPr>
                <w:delText>32%</w:delText>
              </w:r>
            </w:del>
          </w:p>
        </w:tc>
        <w:tc>
          <w:tcPr>
            <w:tcW w:w="843" w:type="pct"/>
            <w:noWrap/>
            <w:vAlign w:val="bottom"/>
            <w:hideMark/>
            <w:tcPrChange w:id="9114" w:author="Huyen Tran Thu" w:date="2023-03-28T21:41:00Z">
              <w:tcPr>
                <w:tcW w:w="852" w:type="pct"/>
                <w:gridSpan w:val="2"/>
                <w:noWrap/>
                <w:vAlign w:val="bottom"/>
                <w:hideMark/>
              </w:tcPr>
            </w:tcPrChange>
          </w:tcPr>
          <w:p w14:paraId="1338692C" w14:textId="7E5BB4FB" w:rsidR="00030263" w:rsidRPr="00B337EA" w:rsidRDefault="00030263" w:rsidP="00030263">
            <w:pPr>
              <w:spacing w:before="0" w:after="0"/>
              <w:jc w:val="center"/>
              <w:rPr>
                <w:rFonts w:eastAsia="Times New Roman"/>
                <w:sz w:val="22"/>
                <w:lang w:eastAsia="ja-JP"/>
              </w:rPr>
            </w:pPr>
            <w:ins w:id="9115" w:author="Thu Huyen Tran" w:date="2023-12-05T21:44:00Z">
              <w:r w:rsidRPr="00B337EA">
                <w:rPr>
                  <w:sz w:val="22"/>
                  <w:rPrChange w:id="9116" w:author="Huyen Tran Thu" w:date="2025-04-28T20:25:00Z" w16du:dateUtc="2025-04-28T13:25:00Z">
                    <w:rPr>
                      <w:rFonts w:ascii="Arial" w:hAnsi="Arial" w:cs="Arial"/>
                      <w:sz w:val="20"/>
                      <w:szCs w:val="20"/>
                    </w:rPr>
                  </w:rPrChange>
                </w:rPr>
                <w:t>9%</w:t>
              </w:r>
            </w:ins>
            <w:ins w:id="9117" w:author="Huyen Tran Thu" w:date="2023-03-28T21:41:00Z">
              <w:del w:id="9118" w:author="Thu Huyen Tran" w:date="2023-12-05T21:44:00Z">
                <w:r w:rsidRPr="00B337EA" w:rsidDel="00CE45F6">
                  <w:rPr>
                    <w:rFonts w:eastAsia="Times New Roman"/>
                    <w:sz w:val="22"/>
                    <w:lang w:eastAsia="ja-JP"/>
                    <w:rPrChange w:id="9119" w:author="Huyen Tran Thu" w:date="2025-04-28T20:25:00Z" w16du:dateUtc="2025-04-28T13:25:00Z">
                      <w:rPr>
                        <w:rFonts w:ascii="Arial" w:hAnsi="Arial" w:cs="Arial"/>
                        <w:sz w:val="20"/>
                        <w:szCs w:val="20"/>
                      </w:rPr>
                    </w:rPrChange>
                  </w:rPr>
                  <w:delText>24%</w:delText>
                </w:r>
              </w:del>
            </w:ins>
            <w:del w:id="9120" w:author="Thu Huyen Tran" w:date="2023-12-05T21:44:00Z">
              <w:r w:rsidRPr="00B337EA" w:rsidDel="00CE45F6">
                <w:rPr>
                  <w:rFonts w:eastAsia="Times New Roman"/>
                  <w:sz w:val="22"/>
                  <w:lang w:eastAsia="ja-JP"/>
                  <w:rPrChange w:id="9121" w:author="Huyen Tran Thu" w:date="2025-04-28T20:25:00Z" w16du:dateUtc="2025-04-28T13:25:00Z">
                    <w:rPr>
                      <w:sz w:val="22"/>
                    </w:rPr>
                  </w:rPrChange>
                </w:rPr>
                <w:delText>0%</w:delText>
              </w:r>
            </w:del>
          </w:p>
        </w:tc>
        <w:tc>
          <w:tcPr>
            <w:tcW w:w="869" w:type="pct"/>
            <w:noWrap/>
            <w:vAlign w:val="bottom"/>
            <w:hideMark/>
            <w:tcPrChange w:id="9122" w:author="Huyen Tran Thu" w:date="2023-03-28T21:41:00Z">
              <w:tcPr>
                <w:tcW w:w="852" w:type="pct"/>
                <w:gridSpan w:val="2"/>
                <w:noWrap/>
                <w:vAlign w:val="bottom"/>
                <w:hideMark/>
              </w:tcPr>
            </w:tcPrChange>
          </w:tcPr>
          <w:p w14:paraId="762770AF" w14:textId="396A4DA3" w:rsidR="00030263" w:rsidRPr="00B337EA" w:rsidRDefault="00030263" w:rsidP="00030263">
            <w:pPr>
              <w:spacing w:before="0" w:after="0"/>
              <w:jc w:val="center"/>
              <w:rPr>
                <w:rFonts w:eastAsia="Times New Roman"/>
                <w:sz w:val="22"/>
                <w:lang w:eastAsia="ja-JP"/>
              </w:rPr>
            </w:pPr>
            <w:ins w:id="9123" w:author="Thu Huyen Tran" w:date="2023-12-05T21:44:00Z">
              <w:r w:rsidRPr="00B337EA">
                <w:rPr>
                  <w:sz w:val="22"/>
                  <w:rPrChange w:id="9124" w:author="Huyen Tran Thu" w:date="2025-04-28T20:25:00Z" w16du:dateUtc="2025-04-28T13:25:00Z">
                    <w:rPr>
                      <w:rFonts w:ascii="Arial" w:hAnsi="Arial" w:cs="Arial"/>
                      <w:sz w:val="20"/>
                      <w:szCs w:val="20"/>
                    </w:rPr>
                  </w:rPrChange>
                </w:rPr>
                <w:t>43%</w:t>
              </w:r>
            </w:ins>
            <w:ins w:id="9125" w:author="Huyen Tran Thu" w:date="2023-03-28T21:41:00Z">
              <w:del w:id="9126" w:author="Thu Huyen Tran" w:date="2023-12-05T21:44:00Z">
                <w:r w:rsidRPr="00B337EA" w:rsidDel="00CE45F6">
                  <w:rPr>
                    <w:rFonts w:eastAsia="Times New Roman"/>
                    <w:sz w:val="22"/>
                    <w:lang w:eastAsia="ja-JP"/>
                    <w:rPrChange w:id="9127" w:author="Huyen Tran Thu" w:date="2025-04-28T20:25:00Z" w16du:dateUtc="2025-04-28T13:25:00Z">
                      <w:rPr>
                        <w:rFonts w:ascii="Arial" w:hAnsi="Arial" w:cs="Arial"/>
                        <w:sz w:val="20"/>
                        <w:szCs w:val="20"/>
                      </w:rPr>
                    </w:rPrChange>
                  </w:rPr>
                  <w:delText>45%</w:delText>
                </w:r>
              </w:del>
            </w:ins>
            <w:del w:id="9128" w:author="Thu Huyen Tran" w:date="2023-12-05T21:44:00Z">
              <w:r w:rsidRPr="00B337EA" w:rsidDel="00CE45F6">
                <w:rPr>
                  <w:rFonts w:eastAsia="Times New Roman"/>
                  <w:sz w:val="22"/>
                  <w:lang w:eastAsia="ja-JP"/>
                  <w:rPrChange w:id="9129" w:author="Huyen Tran Thu" w:date="2025-04-28T20:25:00Z" w16du:dateUtc="2025-04-28T13:25:00Z">
                    <w:rPr>
                      <w:sz w:val="22"/>
                    </w:rPr>
                  </w:rPrChange>
                </w:rPr>
                <w:delText>14%</w:delText>
              </w:r>
            </w:del>
          </w:p>
        </w:tc>
        <w:tc>
          <w:tcPr>
            <w:tcW w:w="899" w:type="pct"/>
            <w:noWrap/>
            <w:vAlign w:val="bottom"/>
            <w:hideMark/>
            <w:tcPrChange w:id="9130" w:author="Huyen Tran Thu" w:date="2023-03-28T21:41:00Z">
              <w:tcPr>
                <w:tcW w:w="879" w:type="pct"/>
                <w:noWrap/>
                <w:vAlign w:val="bottom"/>
                <w:hideMark/>
              </w:tcPr>
            </w:tcPrChange>
          </w:tcPr>
          <w:p w14:paraId="621AD026" w14:textId="4470089E" w:rsidR="00030263" w:rsidRPr="00B337EA" w:rsidRDefault="00030263" w:rsidP="00030263">
            <w:pPr>
              <w:spacing w:before="0" w:after="0"/>
              <w:jc w:val="center"/>
              <w:rPr>
                <w:rFonts w:eastAsia="Times New Roman"/>
                <w:sz w:val="22"/>
                <w:lang w:eastAsia="ja-JP"/>
              </w:rPr>
            </w:pPr>
            <w:ins w:id="9131" w:author="Thu Huyen Tran" w:date="2023-12-05T21:44:00Z">
              <w:r w:rsidRPr="00B337EA">
                <w:rPr>
                  <w:sz w:val="22"/>
                  <w:rPrChange w:id="9132" w:author="Huyen Tran Thu" w:date="2025-04-28T20:25:00Z" w16du:dateUtc="2025-04-28T13:25:00Z">
                    <w:rPr>
                      <w:rFonts w:ascii="Arial" w:hAnsi="Arial" w:cs="Arial"/>
                      <w:sz w:val="20"/>
                      <w:szCs w:val="20"/>
                    </w:rPr>
                  </w:rPrChange>
                </w:rPr>
                <w:t>12%</w:t>
              </w:r>
            </w:ins>
            <w:ins w:id="9133" w:author="Huyen Tran Thu" w:date="2023-03-28T21:41:00Z">
              <w:del w:id="9134" w:author="Thu Huyen Tran" w:date="2023-12-05T21:44:00Z">
                <w:r w:rsidRPr="00B337EA" w:rsidDel="00CE45F6">
                  <w:rPr>
                    <w:rFonts w:eastAsia="Times New Roman"/>
                    <w:sz w:val="22"/>
                    <w:lang w:eastAsia="ja-JP"/>
                    <w:rPrChange w:id="9135" w:author="Huyen Tran Thu" w:date="2025-04-28T20:25:00Z" w16du:dateUtc="2025-04-28T13:25:00Z">
                      <w:rPr>
                        <w:rFonts w:ascii="Arial" w:hAnsi="Arial" w:cs="Arial"/>
                        <w:sz w:val="20"/>
                        <w:szCs w:val="20"/>
                      </w:rPr>
                    </w:rPrChange>
                  </w:rPr>
                  <w:delText>23%</w:delText>
                </w:r>
              </w:del>
            </w:ins>
            <w:del w:id="9136" w:author="Thu Huyen Tran" w:date="2023-12-05T21:44:00Z">
              <w:r w:rsidRPr="00B337EA" w:rsidDel="00CE45F6">
                <w:rPr>
                  <w:rFonts w:eastAsia="Times New Roman"/>
                  <w:sz w:val="22"/>
                  <w:lang w:eastAsia="ja-JP"/>
                  <w:rPrChange w:id="9137" w:author="Huyen Tran Thu" w:date="2025-04-28T20:25:00Z" w16du:dateUtc="2025-04-28T13:25:00Z">
                    <w:rPr>
                      <w:sz w:val="22"/>
                    </w:rPr>
                  </w:rPrChange>
                </w:rPr>
                <w:delText>54%</w:delText>
              </w:r>
            </w:del>
          </w:p>
        </w:tc>
        <w:tc>
          <w:tcPr>
            <w:tcW w:w="868" w:type="pct"/>
            <w:vAlign w:val="bottom"/>
            <w:tcPrChange w:id="9138" w:author="Huyen Tran Thu" w:date="2023-03-28T21:41:00Z">
              <w:tcPr>
                <w:tcW w:w="878" w:type="pct"/>
                <w:gridSpan w:val="2"/>
                <w:vAlign w:val="bottom"/>
              </w:tcPr>
            </w:tcPrChange>
          </w:tcPr>
          <w:p w14:paraId="39B03545" w14:textId="1D098C36" w:rsidR="00030263" w:rsidRPr="00B337EA" w:rsidRDefault="00030263" w:rsidP="00030263">
            <w:pPr>
              <w:spacing w:before="0" w:after="0"/>
              <w:jc w:val="center"/>
              <w:rPr>
                <w:rFonts w:eastAsia="Times New Roman"/>
                <w:sz w:val="22"/>
                <w:lang w:eastAsia="ja-JP"/>
                <w:rPrChange w:id="9139" w:author="Huyen Tran Thu" w:date="2025-04-28T20:25:00Z" w16du:dateUtc="2025-04-28T13:25:00Z">
                  <w:rPr>
                    <w:sz w:val="22"/>
                  </w:rPr>
                </w:rPrChange>
              </w:rPr>
            </w:pPr>
            <w:ins w:id="9140" w:author="Thu Huyen Tran" w:date="2023-12-05T21:45:00Z">
              <w:r w:rsidRPr="00B337EA">
                <w:rPr>
                  <w:sz w:val="22"/>
                  <w:rPrChange w:id="9141" w:author="Huyen Tran Thu" w:date="2025-04-28T20:25:00Z" w16du:dateUtc="2025-04-28T13:25:00Z">
                    <w:rPr>
                      <w:rFonts w:ascii="Arial" w:hAnsi="Arial" w:cs="Arial"/>
                      <w:sz w:val="20"/>
                      <w:szCs w:val="20"/>
                    </w:rPr>
                  </w:rPrChange>
                </w:rPr>
                <w:t>0,62</w:t>
              </w:r>
            </w:ins>
            <w:ins w:id="9142" w:author="Huyen Tran Thu" w:date="2023-03-28T21:42:00Z">
              <w:del w:id="9143" w:author="Thu Huyen Tran" w:date="2023-12-05T21:45:00Z">
                <w:r w:rsidRPr="00B337EA" w:rsidDel="00AF7126">
                  <w:rPr>
                    <w:rFonts w:eastAsia="Times New Roman"/>
                    <w:sz w:val="22"/>
                    <w:lang w:eastAsia="ja-JP"/>
                    <w:rPrChange w:id="9144" w:author="Huyen Tran Thu" w:date="2025-04-28T20:25:00Z" w16du:dateUtc="2025-04-28T13:25:00Z">
                      <w:rPr>
                        <w:rFonts w:ascii="Arial" w:hAnsi="Arial" w:cs="Arial"/>
                        <w:sz w:val="20"/>
                        <w:szCs w:val="20"/>
                      </w:rPr>
                    </w:rPrChange>
                  </w:rPr>
                  <w:delText>0,61</w:delText>
                </w:r>
              </w:del>
            </w:ins>
            <w:del w:id="9145" w:author="Thu Huyen Tran" w:date="2023-12-05T21:45:00Z">
              <w:r w:rsidRPr="00B337EA" w:rsidDel="00AF7126">
                <w:rPr>
                  <w:rFonts w:eastAsia="Times New Roman"/>
                  <w:sz w:val="22"/>
                  <w:lang w:eastAsia="ja-JP"/>
                  <w:rPrChange w:id="9146" w:author="Huyen Tran Thu" w:date="2025-04-28T20:25:00Z" w16du:dateUtc="2025-04-28T13:25:00Z">
                    <w:rPr>
                      <w:sz w:val="22"/>
                    </w:rPr>
                  </w:rPrChange>
                </w:rPr>
                <w:delText>0.54</w:delText>
              </w:r>
            </w:del>
          </w:p>
        </w:tc>
      </w:tr>
      <w:tr w:rsidR="00030263" w:rsidRPr="00B337EA" w14:paraId="73E3B9C1" w14:textId="77777777" w:rsidTr="00030263">
        <w:trPr>
          <w:trHeight w:val="255"/>
          <w:trPrChange w:id="9147" w:author="Huyen Tran Thu" w:date="2023-03-28T21:41:00Z">
            <w:trPr>
              <w:trHeight w:val="255"/>
            </w:trPr>
          </w:trPrChange>
        </w:trPr>
        <w:tc>
          <w:tcPr>
            <w:tcW w:w="601" w:type="pct"/>
            <w:noWrap/>
            <w:vAlign w:val="center"/>
            <w:hideMark/>
            <w:tcPrChange w:id="9148" w:author="Huyen Tran Thu" w:date="2023-03-28T21:41:00Z">
              <w:tcPr>
                <w:tcW w:w="611" w:type="pct"/>
                <w:gridSpan w:val="2"/>
                <w:noWrap/>
                <w:vAlign w:val="center"/>
                <w:hideMark/>
              </w:tcPr>
            </w:tcPrChange>
          </w:tcPr>
          <w:p w14:paraId="50AF8908"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2008</w:t>
            </w:r>
          </w:p>
        </w:tc>
        <w:tc>
          <w:tcPr>
            <w:tcW w:w="920" w:type="pct"/>
            <w:noWrap/>
            <w:vAlign w:val="bottom"/>
            <w:hideMark/>
            <w:tcPrChange w:id="9149" w:author="Huyen Tran Thu" w:date="2023-03-28T21:41:00Z">
              <w:tcPr>
                <w:tcW w:w="929" w:type="pct"/>
                <w:gridSpan w:val="2"/>
                <w:noWrap/>
                <w:vAlign w:val="bottom"/>
                <w:hideMark/>
              </w:tcPr>
            </w:tcPrChange>
          </w:tcPr>
          <w:p w14:paraId="7928D32A" w14:textId="4A218DC5" w:rsidR="00030263" w:rsidRPr="00B337EA" w:rsidRDefault="00030263" w:rsidP="00030263">
            <w:pPr>
              <w:spacing w:before="0" w:after="0"/>
              <w:jc w:val="center"/>
              <w:rPr>
                <w:rFonts w:eastAsia="Times New Roman"/>
                <w:sz w:val="22"/>
                <w:lang w:eastAsia="ja-JP"/>
              </w:rPr>
            </w:pPr>
            <w:ins w:id="9150" w:author="Thu Huyen Tran" w:date="2023-12-05T21:44:00Z">
              <w:r w:rsidRPr="00B337EA">
                <w:rPr>
                  <w:sz w:val="22"/>
                  <w:rPrChange w:id="9151" w:author="Huyen Tran Thu" w:date="2025-04-28T20:25:00Z" w16du:dateUtc="2025-04-28T13:25:00Z">
                    <w:rPr>
                      <w:rFonts w:ascii="Arial" w:hAnsi="Arial" w:cs="Arial"/>
                      <w:sz w:val="20"/>
                      <w:szCs w:val="20"/>
                    </w:rPr>
                  </w:rPrChange>
                </w:rPr>
                <w:t>35%</w:t>
              </w:r>
            </w:ins>
            <w:ins w:id="9152" w:author="Huyen Tran Thu" w:date="2023-03-28T21:41:00Z">
              <w:del w:id="9153" w:author="Thu Huyen Tran" w:date="2023-12-05T21:44:00Z">
                <w:r w:rsidRPr="00B337EA" w:rsidDel="00CE45F6">
                  <w:rPr>
                    <w:rFonts w:eastAsia="Times New Roman"/>
                    <w:sz w:val="22"/>
                    <w:lang w:eastAsia="ja-JP"/>
                    <w:rPrChange w:id="9154" w:author="Huyen Tran Thu" w:date="2025-04-28T20:25:00Z" w16du:dateUtc="2025-04-28T13:25:00Z">
                      <w:rPr>
                        <w:rFonts w:ascii="Arial" w:hAnsi="Arial" w:cs="Arial"/>
                        <w:sz w:val="20"/>
                        <w:szCs w:val="20"/>
                      </w:rPr>
                    </w:rPrChange>
                  </w:rPr>
                  <w:delText>8%</w:delText>
                </w:r>
              </w:del>
            </w:ins>
            <w:del w:id="9155" w:author="Thu Huyen Tran" w:date="2023-12-05T21:44:00Z">
              <w:r w:rsidRPr="00B337EA" w:rsidDel="00CE45F6">
                <w:rPr>
                  <w:rFonts w:eastAsia="Times New Roman"/>
                  <w:sz w:val="22"/>
                  <w:lang w:eastAsia="ja-JP"/>
                  <w:rPrChange w:id="9156" w:author="Huyen Tran Thu" w:date="2025-04-28T20:25:00Z" w16du:dateUtc="2025-04-28T13:25:00Z">
                    <w:rPr>
                      <w:sz w:val="22"/>
                    </w:rPr>
                  </w:rPrChange>
                </w:rPr>
                <w:delText>30%</w:delText>
              </w:r>
            </w:del>
          </w:p>
        </w:tc>
        <w:tc>
          <w:tcPr>
            <w:tcW w:w="843" w:type="pct"/>
            <w:noWrap/>
            <w:vAlign w:val="bottom"/>
            <w:hideMark/>
            <w:tcPrChange w:id="9157" w:author="Huyen Tran Thu" w:date="2023-03-28T21:41:00Z">
              <w:tcPr>
                <w:tcW w:w="852" w:type="pct"/>
                <w:gridSpan w:val="2"/>
                <w:noWrap/>
                <w:vAlign w:val="bottom"/>
                <w:hideMark/>
              </w:tcPr>
            </w:tcPrChange>
          </w:tcPr>
          <w:p w14:paraId="2E39FB9A" w14:textId="143B39CF" w:rsidR="00030263" w:rsidRPr="00B337EA" w:rsidRDefault="00030263" w:rsidP="00030263">
            <w:pPr>
              <w:spacing w:before="0" w:after="0"/>
              <w:jc w:val="center"/>
              <w:rPr>
                <w:rFonts w:eastAsia="Times New Roman"/>
                <w:sz w:val="22"/>
                <w:lang w:eastAsia="ja-JP"/>
              </w:rPr>
            </w:pPr>
            <w:ins w:id="9158" w:author="Thu Huyen Tran" w:date="2023-12-05T21:44:00Z">
              <w:r w:rsidRPr="00B337EA">
                <w:rPr>
                  <w:sz w:val="22"/>
                  <w:rPrChange w:id="9159" w:author="Huyen Tran Thu" w:date="2025-04-28T20:25:00Z" w16du:dateUtc="2025-04-28T13:25:00Z">
                    <w:rPr>
                      <w:rFonts w:ascii="Arial" w:hAnsi="Arial" w:cs="Arial"/>
                      <w:sz w:val="20"/>
                      <w:szCs w:val="20"/>
                    </w:rPr>
                  </w:rPrChange>
                </w:rPr>
                <w:t>8%</w:t>
              </w:r>
            </w:ins>
            <w:ins w:id="9160" w:author="Huyen Tran Thu" w:date="2023-03-28T21:41:00Z">
              <w:del w:id="9161" w:author="Thu Huyen Tran" w:date="2023-12-05T21:44:00Z">
                <w:r w:rsidRPr="00B337EA" w:rsidDel="00CE45F6">
                  <w:rPr>
                    <w:rFonts w:eastAsia="Times New Roman"/>
                    <w:sz w:val="22"/>
                    <w:lang w:eastAsia="ja-JP"/>
                    <w:rPrChange w:id="9162" w:author="Huyen Tran Thu" w:date="2025-04-28T20:25:00Z" w16du:dateUtc="2025-04-28T13:25:00Z">
                      <w:rPr>
                        <w:rFonts w:ascii="Arial" w:hAnsi="Arial" w:cs="Arial"/>
                        <w:sz w:val="20"/>
                        <w:szCs w:val="20"/>
                      </w:rPr>
                    </w:rPrChange>
                  </w:rPr>
                  <w:delText>22%</w:delText>
                </w:r>
              </w:del>
            </w:ins>
            <w:del w:id="9163" w:author="Thu Huyen Tran" w:date="2023-12-05T21:44:00Z">
              <w:r w:rsidRPr="00B337EA" w:rsidDel="00CE45F6">
                <w:rPr>
                  <w:rFonts w:eastAsia="Times New Roman"/>
                  <w:sz w:val="22"/>
                  <w:lang w:eastAsia="ja-JP"/>
                  <w:rPrChange w:id="9164" w:author="Huyen Tran Thu" w:date="2025-04-28T20:25:00Z" w16du:dateUtc="2025-04-28T13:25:00Z">
                    <w:rPr>
                      <w:sz w:val="22"/>
                    </w:rPr>
                  </w:rPrChange>
                </w:rPr>
                <w:delText>0%</w:delText>
              </w:r>
            </w:del>
          </w:p>
        </w:tc>
        <w:tc>
          <w:tcPr>
            <w:tcW w:w="869" w:type="pct"/>
            <w:noWrap/>
            <w:vAlign w:val="bottom"/>
            <w:hideMark/>
            <w:tcPrChange w:id="9165" w:author="Huyen Tran Thu" w:date="2023-03-28T21:41:00Z">
              <w:tcPr>
                <w:tcW w:w="852" w:type="pct"/>
                <w:gridSpan w:val="2"/>
                <w:noWrap/>
                <w:vAlign w:val="bottom"/>
                <w:hideMark/>
              </w:tcPr>
            </w:tcPrChange>
          </w:tcPr>
          <w:p w14:paraId="01761AD7" w14:textId="77F9B1C6" w:rsidR="00030263" w:rsidRPr="00B337EA" w:rsidRDefault="00030263" w:rsidP="00030263">
            <w:pPr>
              <w:spacing w:before="0" w:after="0"/>
              <w:jc w:val="center"/>
              <w:rPr>
                <w:rFonts w:eastAsia="Times New Roman"/>
                <w:sz w:val="22"/>
                <w:lang w:eastAsia="ja-JP"/>
              </w:rPr>
            </w:pPr>
            <w:ins w:id="9166" w:author="Thu Huyen Tran" w:date="2023-12-05T21:44:00Z">
              <w:r w:rsidRPr="00B337EA">
                <w:rPr>
                  <w:sz w:val="22"/>
                  <w:rPrChange w:id="9167" w:author="Huyen Tran Thu" w:date="2025-04-28T20:25:00Z" w16du:dateUtc="2025-04-28T13:25:00Z">
                    <w:rPr>
                      <w:rFonts w:ascii="Arial" w:hAnsi="Arial" w:cs="Arial"/>
                      <w:sz w:val="20"/>
                      <w:szCs w:val="20"/>
                    </w:rPr>
                  </w:rPrChange>
                </w:rPr>
                <w:t>44%</w:t>
              </w:r>
            </w:ins>
            <w:ins w:id="9168" w:author="Huyen Tran Thu" w:date="2023-03-28T21:41:00Z">
              <w:del w:id="9169" w:author="Thu Huyen Tran" w:date="2023-12-05T21:44:00Z">
                <w:r w:rsidRPr="00B337EA" w:rsidDel="00CE45F6">
                  <w:rPr>
                    <w:rFonts w:eastAsia="Times New Roman"/>
                    <w:sz w:val="22"/>
                    <w:lang w:eastAsia="ja-JP"/>
                    <w:rPrChange w:id="9170" w:author="Huyen Tran Thu" w:date="2025-04-28T20:25:00Z" w16du:dateUtc="2025-04-28T13:25:00Z">
                      <w:rPr>
                        <w:rFonts w:ascii="Arial" w:hAnsi="Arial" w:cs="Arial"/>
                        <w:sz w:val="20"/>
                        <w:szCs w:val="20"/>
                      </w:rPr>
                    </w:rPrChange>
                  </w:rPr>
                  <w:delText>49%</w:delText>
                </w:r>
              </w:del>
            </w:ins>
            <w:del w:id="9171" w:author="Thu Huyen Tran" w:date="2023-12-05T21:44:00Z">
              <w:r w:rsidRPr="00B337EA" w:rsidDel="00CE45F6">
                <w:rPr>
                  <w:rFonts w:eastAsia="Times New Roman"/>
                  <w:sz w:val="22"/>
                  <w:lang w:eastAsia="ja-JP"/>
                  <w:rPrChange w:id="9172" w:author="Huyen Tran Thu" w:date="2025-04-28T20:25:00Z" w16du:dateUtc="2025-04-28T13:25:00Z">
                    <w:rPr>
                      <w:sz w:val="22"/>
                    </w:rPr>
                  </w:rPrChange>
                </w:rPr>
                <w:delText>14%</w:delText>
              </w:r>
            </w:del>
          </w:p>
        </w:tc>
        <w:tc>
          <w:tcPr>
            <w:tcW w:w="899" w:type="pct"/>
            <w:noWrap/>
            <w:vAlign w:val="bottom"/>
            <w:hideMark/>
            <w:tcPrChange w:id="9173" w:author="Huyen Tran Thu" w:date="2023-03-28T21:41:00Z">
              <w:tcPr>
                <w:tcW w:w="879" w:type="pct"/>
                <w:noWrap/>
                <w:vAlign w:val="bottom"/>
                <w:hideMark/>
              </w:tcPr>
            </w:tcPrChange>
          </w:tcPr>
          <w:p w14:paraId="2AF0600E" w14:textId="433720D5" w:rsidR="00030263" w:rsidRPr="00B337EA" w:rsidRDefault="00030263" w:rsidP="00030263">
            <w:pPr>
              <w:spacing w:before="0" w:after="0"/>
              <w:jc w:val="center"/>
              <w:rPr>
                <w:rFonts w:eastAsia="Times New Roman"/>
                <w:sz w:val="22"/>
                <w:lang w:eastAsia="ja-JP"/>
              </w:rPr>
            </w:pPr>
            <w:ins w:id="9174" w:author="Thu Huyen Tran" w:date="2023-12-05T21:44:00Z">
              <w:r w:rsidRPr="00B337EA">
                <w:rPr>
                  <w:sz w:val="22"/>
                  <w:rPrChange w:id="9175" w:author="Huyen Tran Thu" w:date="2025-04-28T20:25:00Z" w16du:dateUtc="2025-04-28T13:25:00Z">
                    <w:rPr>
                      <w:rFonts w:ascii="Arial" w:hAnsi="Arial" w:cs="Arial"/>
                      <w:sz w:val="20"/>
                      <w:szCs w:val="20"/>
                    </w:rPr>
                  </w:rPrChange>
                </w:rPr>
                <w:t>13%</w:t>
              </w:r>
            </w:ins>
            <w:ins w:id="9176" w:author="Huyen Tran Thu" w:date="2023-03-28T21:41:00Z">
              <w:del w:id="9177" w:author="Thu Huyen Tran" w:date="2023-12-05T21:44:00Z">
                <w:r w:rsidRPr="00B337EA" w:rsidDel="00CE45F6">
                  <w:rPr>
                    <w:rFonts w:eastAsia="Times New Roman"/>
                    <w:sz w:val="22"/>
                    <w:lang w:eastAsia="ja-JP"/>
                    <w:rPrChange w:id="9178" w:author="Huyen Tran Thu" w:date="2025-04-28T20:25:00Z" w16du:dateUtc="2025-04-28T13:25:00Z">
                      <w:rPr>
                        <w:rFonts w:ascii="Arial" w:hAnsi="Arial" w:cs="Arial"/>
                        <w:sz w:val="20"/>
                        <w:szCs w:val="20"/>
                      </w:rPr>
                    </w:rPrChange>
                  </w:rPr>
                  <w:delText>21%</w:delText>
                </w:r>
              </w:del>
            </w:ins>
            <w:del w:id="9179" w:author="Thu Huyen Tran" w:date="2023-12-05T21:44:00Z">
              <w:r w:rsidRPr="00B337EA" w:rsidDel="00CE45F6">
                <w:rPr>
                  <w:rFonts w:eastAsia="Times New Roman"/>
                  <w:sz w:val="22"/>
                  <w:lang w:eastAsia="ja-JP"/>
                  <w:rPrChange w:id="9180" w:author="Huyen Tran Thu" w:date="2025-04-28T20:25:00Z" w16du:dateUtc="2025-04-28T13:25:00Z">
                    <w:rPr>
                      <w:sz w:val="22"/>
                    </w:rPr>
                  </w:rPrChange>
                </w:rPr>
                <w:delText>56%</w:delText>
              </w:r>
            </w:del>
          </w:p>
        </w:tc>
        <w:tc>
          <w:tcPr>
            <w:tcW w:w="868" w:type="pct"/>
            <w:vAlign w:val="bottom"/>
            <w:tcPrChange w:id="9181" w:author="Huyen Tran Thu" w:date="2023-03-28T21:41:00Z">
              <w:tcPr>
                <w:tcW w:w="878" w:type="pct"/>
                <w:gridSpan w:val="2"/>
                <w:vAlign w:val="bottom"/>
              </w:tcPr>
            </w:tcPrChange>
          </w:tcPr>
          <w:p w14:paraId="62A1CA88" w14:textId="525353C2" w:rsidR="00030263" w:rsidRPr="00B337EA" w:rsidRDefault="00030263" w:rsidP="00030263">
            <w:pPr>
              <w:spacing w:before="0" w:after="0"/>
              <w:jc w:val="center"/>
              <w:rPr>
                <w:rFonts w:eastAsia="Times New Roman"/>
                <w:sz w:val="22"/>
                <w:lang w:eastAsia="ja-JP"/>
                <w:rPrChange w:id="9182" w:author="Huyen Tran Thu" w:date="2025-04-28T20:25:00Z" w16du:dateUtc="2025-04-28T13:25:00Z">
                  <w:rPr>
                    <w:sz w:val="22"/>
                  </w:rPr>
                </w:rPrChange>
              </w:rPr>
            </w:pPr>
            <w:ins w:id="9183" w:author="Thu Huyen Tran" w:date="2023-12-05T21:45:00Z">
              <w:r w:rsidRPr="00B337EA">
                <w:rPr>
                  <w:sz w:val="22"/>
                  <w:rPrChange w:id="9184" w:author="Huyen Tran Thu" w:date="2025-04-28T20:25:00Z" w16du:dateUtc="2025-04-28T13:25:00Z">
                    <w:rPr>
                      <w:rFonts w:ascii="Arial" w:hAnsi="Arial" w:cs="Arial"/>
                      <w:sz w:val="20"/>
                      <w:szCs w:val="20"/>
                    </w:rPr>
                  </w:rPrChange>
                </w:rPr>
                <w:t>0,62</w:t>
              </w:r>
            </w:ins>
            <w:ins w:id="9185" w:author="Huyen Tran Thu" w:date="2023-03-28T21:42:00Z">
              <w:del w:id="9186" w:author="Thu Huyen Tran" w:date="2023-12-05T21:45:00Z">
                <w:r w:rsidRPr="00B337EA" w:rsidDel="00AF7126">
                  <w:rPr>
                    <w:rFonts w:eastAsia="Times New Roman"/>
                    <w:sz w:val="22"/>
                    <w:lang w:eastAsia="ja-JP"/>
                    <w:rPrChange w:id="9187" w:author="Huyen Tran Thu" w:date="2025-04-28T20:25:00Z" w16du:dateUtc="2025-04-28T13:25:00Z">
                      <w:rPr>
                        <w:rFonts w:ascii="Arial" w:hAnsi="Arial" w:cs="Arial"/>
                        <w:sz w:val="20"/>
                        <w:szCs w:val="20"/>
                      </w:rPr>
                    </w:rPrChange>
                  </w:rPr>
                  <w:delText>0,60</w:delText>
                </w:r>
              </w:del>
            </w:ins>
            <w:del w:id="9188" w:author="Thu Huyen Tran" w:date="2023-12-05T21:45:00Z">
              <w:r w:rsidRPr="00B337EA" w:rsidDel="00AF7126">
                <w:rPr>
                  <w:rFonts w:eastAsia="Times New Roman"/>
                  <w:sz w:val="22"/>
                  <w:lang w:eastAsia="ja-JP"/>
                  <w:rPrChange w:id="9189" w:author="Huyen Tran Thu" w:date="2025-04-28T20:25:00Z" w16du:dateUtc="2025-04-28T13:25:00Z">
                    <w:rPr>
                      <w:sz w:val="22"/>
                    </w:rPr>
                  </w:rPrChange>
                </w:rPr>
                <w:delText>0.54</w:delText>
              </w:r>
            </w:del>
          </w:p>
        </w:tc>
      </w:tr>
      <w:tr w:rsidR="00030263" w:rsidRPr="00B337EA" w14:paraId="5768D7FC" w14:textId="77777777" w:rsidTr="00030263">
        <w:trPr>
          <w:trHeight w:val="255"/>
          <w:trPrChange w:id="9190" w:author="Huyen Tran Thu" w:date="2023-03-28T21:41:00Z">
            <w:trPr>
              <w:trHeight w:val="255"/>
            </w:trPr>
          </w:trPrChange>
        </w:trPr>
        <w:tc>
          <w:tcPr>
            <w:tcW w:w="601" w:type="pct"/>
            <w:noWrap/>
            <w:vAlign w:val="center"/>
            <w:hideMark/>
            <w:tcPrChange w:id="9191" w:author="Huyen Tran Thu" w:date="2023-03-28T21:41:00Z">
              <w:tcPr>
                <w:tcW w:w="611" w:type="pct"/>
                <w:gridSpan w:val="2"/>
                <w:noWrap/>
                <w:vAlign w:val="center"/>
                <w:hideMark/>
              </w:tcPr>
            </w:tcPrChange>
          </w:tcPr>
          <w:p w14:paraId="025A0A51"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2009</w:t>
            </w:r>
          </w:p>
        </w:tc>
        <w:tc>
          <w:tcPr>
            <w:tcW w:w="920" w:type="pct"/>
            <w:noWrap/>
            <w:vAlign w:val="bottom"/>
            <w:hideMark/>
            <w:tcPrChange w:id="9192" w:author="Huyen Tran Thu" w:date="2023-03-28T21:41:00Z">
              <w:tcPr>
                <w:tcW w:w="929" w:type="pct"/>
                <w:gridSpan w:val="2"/>
                <w:noWrap/>
                <w:vAlign w:val="bottom"/>
                <w:hideMark/>
              </w:tcPr>
            </w:tcPrChange>
          </w:tcPr>
          <w:p w14:paraId="534A79CD" w14:textId="00006022" w:rsidR="00030263" w:rsidRPr="00B337EA" w:rsidRDefault="00030263" w:rsidP="00030263">
            <w:pPr>
              <w:spacing w:before="0" w:after="0"/>
              <w:jc w:val="center"/>
              <w:rPr>
                <w:rFonts w:eastAsia="Times New Roman"/>
                <w:sz w:val="22"/>
                <w:lang w:eastAsia="ja-JP"/>
              </w:rPr>
            </w:pPr>
            <w:ins w:id="9193" w:author="Thu Huyen Tran" w:date="2023-12-05T21:44:00Z">
              <w:r w:rsidRPr="00B337EA">
                <w:rPr>
                  <w:sz w:val="22"/>
                  <w:rPrChange w:id="9194" w:author="Huyen Tran Thu" w:date="2025-04-28T20:25:00Z" w16du:dateUtc="2025-04-28T13:25:00Z">
                    <w:rPr>
                      <w:rFonts w:ascii="Arial" w:hAnsi="Arial" w:cs="Arial"/>
                      <w:sz w:val="20"/>
                      <w:szCs w:val="20"/>
                    </w:rPr>
                  </w:rPrChange>
                </w:rPr>
                <w:t>35%</w:t>
              </w:r>
            </w:ins>
            <w:ins w:id="9195" w:author="Huyen Tran Thu" w:date="2023-03-28T21:41:00Z">
              <w:del w:id="9196" w:author="Thu Huyen Tran" w:date="2023-12-05T21:44:00Z">
                <w:r w:rsidRPr="00B337EA" w:rsidDel="00CE45F6">
                  <w:rPr>
                    <w:rFonts w:eastAsia="Times New Roman"/>
                    <w:sz w:val="22"/>
                    <w:lang w:eastAsia="ja-JP"/>
                    <w:rPrChange w:id="9197" w:author="Huyen Tran Thu" w:date="2025-04-28T20:25:00Z" w16du:dateUtc="2025-04-28T13:25:00Z">
                      <w:rPr>
                        <w:rFonts w:ascii="Arial" w:hAnsi="Arial" w:cs="Arial"/>
                        <w:sz w:val="20"/>
                        <w:szCs w:val="20"/>
                      </w:rPr>
                    </w:rPrChange>
                  </w:rPr>
                  <w:delText>8%</w:delText>
                </w:r>
              </w:del>
            </w:ins>
            <w:del w:id="9198" w:author="Thu Huyen Tran" w:date="2023-12-05T21:44:00Z">
              <w:r w:rsidRPr="00B337EA" w:rsidDel="00CE45F6">
                <w:rPr>
                  <w:rFonts w:eastAsia="Times New Roman"/>
                  <w:sz w:val="22"/>
                  <w:lang w:eastAsia="ja-JP"/>
                  <w:rPrChange w:id="9199" w:author="Huyen Tran Thu" w:date="2025-04-28T20:25:00Z" w16du:dateUtc="2025-04-28T13:25:00Z">
                    <w:rPr>
                      <w:sz w:val="22"/>
                    </w:rPr>
                  </w:rPrChange>
                </w:rPr>
                <w:delText>28%</w:delText>
              </w:r>
            </w:del>
          </w:p>
        </w:tc>
        <w:tc>
          <w:tcPr>
            <w:tcW w:w="843" w:type="pct"/>
            <w:noWrap/>
            <w:vAlign w:val="bottom"/>
            <w:hideMark/>
            <w:tcPrChange w:id="9200" w:author="Huyen Tran Thu" w:date="2023-03-28T21:41:00Z">
              <w:tcPr>
                <w:tcW w:w="852" w:type="pct"/>
                <w:gridSpan w:val="2"/>
                <w:noWrap/>
                <w:vAlign w:val="bottom"/>
                <w:hideMark/>
              </w:tcPr>
            </w:tcPrChange>
          </w:tcPr>
          <w:p w14:paraId="6B2F860A" w14:textId="6412985E" w:rsidR="00030263" w:rsidRPr="00B337EA" w:rsidRDefault="00030263" w:rsidP="00030263">
            <w:pPr>
              <w:spacing w:before="0" w:after="0"/>
              <w:jc w:val="center"/>
              <w:rPr>
                <w:rFonts w:eastAsia="Times New Roman"/>
                <w:sz w:val="22"/>
                <w:lang w:eastAsia="ja-JP"/>
              </w:rPr>
            </w:pPr>
            <w:ins w:id="9201" w:author="Thu Huyen Tran" w:date="2023-12-05T21:44:00Z">
              <w:r w:rsidRPr="00B337EA">
                <w:rPr>
                  <w:sz w:val="22"/>
                  <w:rPrChange w:id="9202" w:author="Huyen Tran Thu" w:date="2025-04-28T20:25:00Z" w16du:dateUtc="2025-04-28T13:25:00Z">
                    <w:rPr>
                      <w:rFonts w:ascii="Arial" w:hAnsi="Arial" w:cs="Arial"/>
                      <w:sz w:val="20"/>
                      <w:szCs w:val="20"/>
                    </w:rPr>
                  </w:rPrChange>
                </w:rPr>
                <w:t>8%</w:t>
              </w:r>
            </w:ins>
            <w:ins w:id="9203" w:author="Huyen Tran Thu" w:date="2023-03-28T21:41:00Z">
              <w:del w:id="9204" w:author="Thu Huyen Tran" w:date="2023-12-05T21:44:00Z">
                <w:r w:rsidRPr="00B337EA" w:rsidDel="00CE45F6">
                  <w:rPr>
                    <w:rFonts w:eastAsia="Times New Roman"/>
                    <w:sz w:val="22"/>
                    <w:lang w:eastAsia="ja-JP"/>
                    <w:rPrChange w:id="9205" w:author="Huyen Tran Thu" w:date="2025-04-28T20:25:00Z" w16du:dateUtc="2025-04-28T13:25:00Z">
                      <w:rPr>
                        <w:rFonts w:ascii="Arial" w:hAnsi="Arial" w:cs="Arial"/>
                        <w:sz w:val="20"/>
                        <w:szCs w:val="20"/>
                      </w:rPr>
                    </w:rPrChange>
                  </w:rPr>
                  <w:delText>20%</w:delText>
                </w:r>
              </w:del>
            </w:ins>
            <w:del w:id="9206" w:author="Thu Huyen Tran" w:date="2023-12-05T21:44:00Z">
              <w:r w:rsidRPr="00B337EA" w:rsidDel="00CE45F6">
                <w:rPr>
                  <w:rFonts w:eastAsia="Times New Roman"/>
                  <w:sz w:val="22"/>
                  <w:lang w:eastAsia="ja-JP"/>
                  <w:rPrChange w:id="9207" w:author="Huyen Tran Thu" w:date="2025-04-28T20:25:00Z" w16du:dateUtc="2025-04-28T13:25:00Z">
                    <w:rPr>
                      <w:sz w:val="22"/>
                    </w:rPr>
                  </w:rPrChange>
                </w:rPr>
                <w:delText>0%</w:delText>
              </w:r>
            </w:del>
          </w:p>
        </w:tc>
        <w:tc>
          <w:tcPr>
            <w:tcW w:w="869" w:type="pct"/>
            <w:noWrap/>
            <w:vAlign w:val="bottom"/>
            <w:hideMark/>
            <w:tcPrChange w:id="9208" w:author="Huyen Tran Thu" w:date="2023-03-28T21:41:00Z">
              <w:tcPr>
                <w:tcW w:w="852" w:type="pct"/>
                <w:gridSpan w:val="2"/>
                <w:noWrap/>
                <w:vAlign w:val="bottom"/>
                <w:hideMark/>
              </w:tcPr>
            </w:tcPrChange>
          </w:tcPr>
          <w:p w14:paraId="193612F0" w14:textId="114C6A00" w:rsidR="00030263" w:rsidRPr="00B337EA" w:rsidRDefault="00030263" w:rsidP="00030263">
            <w:pPr>
              <w:spacing w:before="0" w:after="0"/>
              <w:jc w:val="center"/>
              <w:rPr>
                <w:rFonts w:eastAsia="Times New Roman"/>
                <w:sz w:val="22"/>
                <w:lang w:eastAsia="ja-JP"/>
              </w:rPr>
            </w:pPr>
            <w:ins w:id="9209" w:author="Thu Huyen Tran" w:date="2023-12-05T21:44:00Z">
              <w:r w:rsidRPr="00B337EA">
                <w:rPr>
                  <w:sz w:val="22"/>
                  <w:rPrChange w:id="9210" w:author="Huyen Tran Thu" w:date="2025-04-28T20:25:00Z" w16du:dateUtc="2025-04-28T13:25:00Z">
                    <w:rPr>
                      <w:rFonts w:ascii="Arial" w:hAnsi="Arial" w:cs="Arial"/>
                      <w:sz w:val="20"/>
                      <w:szCs w:val="20"/>
                    </w:rPr>
                  </w:rPrChange>
                </w:rPr>
                <w:t>44%</w:t>
              </w:r>
            </w:ins>
            <w:ins w:id="9211" w:author="Huyen Tran Thu" w:date="2023-03-28T21:41:00Z">
              <w:del w:id="9212" w:author="Thu Huyen Tran" w:date="2023-12-05T21:44:00Z">
                <w:r w:rsidRPr="00B337EA" w:rsidDel="00CE45F6">
                  <w:rPr>
                    <w:rFonts w:eastAsia="Times New Roman"/>
                    <w:sz w:val="22"/>
                    <w:lang w:eastAsia="ja-JP"/>
                    <w:rPrChange w:id="9213" w:author="Huyen Tran Thu" w:date="2025-04-28T20:25:00Z" w16du:dateUtc="2025-04-28T13:25:00Z">
                      <w:rPr>
                        <w:rFonts w:ascii="Arial" w:hAnsi="Arial" w:cs="Arial"/>
                        <w:sz w:val="20"/>
                        <w:szCs w:val="20"/>
                      </w:rPr>
                    </w:rPrChange>
                  </w:rPr>
                  <w:delText>53%</w:delText>
                </w:r>
              </w:del>
            </w:ins>
            <w:del w:id="9214" w:author="Thu Huyen Tran" w:date="2023-12-05T21:44:00Z">
              <w:r w:rsidRPr="00B337EA" w:rsidDel="00CE45F6">
                <w:rPr>
                  <w:rFonts w:eastAsia="Times New Roman"/>
                  <w:sz w:val="22"/>
                  <w:lang w:eastAsia="ja-JP"/>
                  <w:rPrChange w:id="9215" w:author="Huyen Tran Thu" w:date="2025-04-28T20:25:00Z" w16du:dateUtc="2025-04-28T13:25:00Z">
                    <w:rPr>
                      <w:sz w:val="22"/>
                    </w:rPr>
                  </w:rPrChange>
                </w:rPr>
                <w:delText>14%</w:delText>
              </w:r>
            </w:del>
          </w:p>
        </w:tc>
        <w:tc>
          <w:tcPr>
            <w:tcW w:w="899" w:type="pct"/>
            <w:noWrap/>
            <w:vAlign w:val="bottom"/>
            <w:hideMark/>
            <w:tcPrChange w:id="9216" w:author="Huyen Tran Thu" w:date="2023-03-28T21:41:00Z">
              <w:tcPr>
                <w:tcW w:w="879" w:type="pct"/>
                <w:noWrap/>
                <w:vAlign w:val="bottom"/>
                <w:hideMark/>
              </w:tcPr>
            </w:tcPrChange>
          </w:tcPr>
          <w:p w14:paraId="4A814AD7" w14:textId="4DAB56F7" w:rsidR="00030263" w:rsidRPr="00B337EA" w:rsidRDefault="00030263" w:rsidP="00030263">
            <w:pPr>
              <w:spacing w:before="0" w:after="0"/>
              <w:jc w:val="center"/>
              <w:rPr>
                <w:rFonts w:eastAsia="Times New Roman"/>
                <w:sz w:val="22"/>
                <w:lang w:eastAsia="ja-JP"/>
              </w:rPr>
            </w:pPr>
            <w:ins w:id="9217" w:author="Thu Huyen Tran" w:date="2023-12-05T21:44:00Z">
              <w:r w:rsidRPr="00B337EA">
                <w:rPr>
                  <w:sz w:val="22"/>
                  <w:rPrChange w:id="9218" w:author="Huyen Tran Thu" w:date="2025-04-28T20:25:00Z" w16du:dateUtc="2025-04-28T13:25:00Z">
                    <w:rPr>
                      <w:rFonts w:ascii="Arial" w:hAnsi="Arial" w:cs="Arial"/>
                      <w:sz w:val="20"/>
                      <w:szCs w:val="20"/>
                    </w:rPr>
                  </w:rPrChange>
                </w:rPr>
                <w:t>12%</w:t>
              </w:r>
            </w:ins>
            <w:ins w:id="9219" w:author="Huyen Tran Thu" w:date="2023-03-28T21:41:00Z">
              <w:del w:id="9220" w:author="Thu Huyen Tran" w:date="2023-12-05T21:44:00Z">
                <w:r w:rsidRPr="00B337EA" w:rsidDel="00CE45F6">
                  <w:rPr>
                    <w:rFonts w:eastAsia="Times New Roman"/>
                    <w:sz w:val="22"/>
                    <w:lang w:eastAsia="ja-JP"/>
                    <w:rPrChange w:id="9221" w:author="Huyen Tran Thu" w:date="2025-04-28T20:25:00Z" w16du:dateUtc="2025-04-28T13:25:00Z">
                      <w:rPr>
                        <w:rFonts w:ascii="Arial" w:hAnsi="Arial" w:cs="Arial"/>
                        <w:sz w:val="20"/>
                        <w:szCs w:val="20"/>
                      </w:rPr>
                    </w:rPrChange>
                  </w:rPr>
                  <w:delText>19%</w:delText>
                </w:r>
              </w:del>
            </w:ins>
            <w:del w:id="9222" w:author="Thu Huyen Tran" w:date="2023-12-05T21:44:00Z">
              <w:r w:rsidRPr="00B337EA" w:rsidDel="00CE45F6">
                <w:rPr>
                  <w:rFonts w:eastAsia="Times New Roman"/>
                  <w:sz w:val="22"/>
                  <w:lang w:eastAsia="ja-JP"/>
                  <w:rPrChange w:id="9223" w:author="Huyen Tran Thu" w:date="2025-04-28T20:25:00Z" w16du:dateUtc="2025-04-28T13:25:00Z">
                    <w:rPr>
                      <w:sz w:val="22"/>
                    </w:rPr>
                  </w:rPrChange>
                </w:rPr>
                <w:delText>58%</w:delText>
              </w:r>
            </w:del>
          </w:p>
        </w:tc>
        <w:tc>
          <w:tcPr>
            <w:tcW w:w="868" w:type="pct"/>
            <w:vAlign w:val="bottom"/>
            <w:tcPrChange w:id="9224" w:author="Huyen Tran Thu" w:date="2023-03-28T21:41:00Z">
              <w:tcPr>
                <w:tcW w:w="878" w:type="pct"/>
                <w:gridSpan w:val="2"/>
                <w:vAlign w:val="bottom"/>
              </w:tcPr>
            </w:tcPrChange>
          </w:tcPr>
          <w:p w14:paraId="5D210926" w14:textId="0EA32894" w:rsidR="00030263" w:rsidRPr="00B337EA" w:rsidRDefault="00030263" w:rsidP="00030263">
            <w:pPr>
              <w:spacing w:before="0" w:after="0"/>
              <w:jc w:val="center"/>
              <w:rPr>
                <w:rFonts w:eastAsia="Times New Roman"/>
                <w:sz w:val="22"/>
                <w:lang w:eastAsia="ja-JP"/>
                <w:rPrChange w:id="9225" w:author="Huyen Tran Thu" w:date="2025-04-28T20:25:00Z" w16du:dateUtc="2025-04-28T13:25:00Z">
                  <w:rPr>
                    <w:sz w:val="22"/>
                  </w:rPr>
                </w:rPrChange>
              </w:rPr>
            </w:pPr>
            <w:ins w:id="9226" w:author="Thu Huyen Tran" w:date="2023-12-05T21:45:00Z">
              <w:r w:rsidRPr="00B337EA">
                <w:rPr>
                  <w:sz w:val="22"/>
                  <w:rPrChange w:id="9227" w:author="Huyen Tran Thu" w:date="2025-04-28T20:25:00Z" w16du:dateUtc="2025-04-28T13:25:00Z">
                    <w:rPr>
                      <w:rFonts w:ascii="Arial" w:hAnsi="Arial" w:cs="Arial"/>
                      <w:sz w:val="20"/>
                      <w:szCs w:val="20"/>
                    </w:rPr>
                  </w:rPrChange>
                </w:rPr>
                <w:t>0,62</w:t>
              </w:r>
            </w:ins>
            <w:ins w:id="9228" w:author="Huyen Tran Thu" w:date="2023-03-28T21:42:00Z">
              <w:del w:id="9229" w:author="Thu Huyen Tran" w:date="2023-12-05T21:45:00Z">
                <w:r w:rsidRPr="00B337EA" w:rsidDel="00AF7126">
                  <w:rPr>
                    <w:rFonts w:eastAsia="Times New Roman"/>
                    <w:sz w:val="22"/>
                    <w:lang w:eastAsia="ja-JP"/>
                    <w:rPrChange w:id="9230" w:author="Huyen Tran Thu" w:date="2025-04-28T20:25:00Z" w16du:dateUtc="2025-04-28T13:25:00Z">
                      <w:rPr>
                        <w:rFonts w:ascii="Arial" w:hAnsi="Arial" w:cs="Arial"/>
                        <w:sz w:val="20"/>
                        <w:szCs w:val="20"/>
                      </w:rPr>
                    </w:rPrChange>
                  </w:rPr>
                  <w:delText>0,59</w:delText>
                </w:r>
              </w:del>
            </w:ins>
            <w:del w:id="9231" w:author="Thu Huyen Tran" w:date="2023-12-05T21:45:00Z">
              <w:r w:rsidRPr="00B337EA" w:rsidDel="00AF7126">
                <w:rPr>
                  <w:rFonts w:eastAsia="Times New Roman"/>
                  <w:sz w:val="22"/>
                  <w:lang w:eastAsia="ja-JP"/>
                  <w:rPrChange w:id="9232" w:author="Huyen Tran Thu" w:date="2025-04-28T20:25:00Z" w16du:dateUtc="2025-04-28T13:25:00Z">
                    <w:rPr>
                      <w:sz w:val="22"/>
                    </w:rPr>
                  </w:rPrChange>
                </w:rPr>
                <w:delText>0.54</w:delText>
              </w:r>
            </w:del>
          </w:p>
        </w:tc>
      </w:tr>
      <w:tr w:rsidR="00030263" w:rsidRPr="00B337EA" w14:paraId="63598FFA" w14:textId="77777777" w:rsidTr="00030263">
        <w:trPr>
          <w:trHeight w:val="255"/>
          <w:trPrChange w:id="9233" w:author="Huyen Tran Thu" w:date="2023-03-28T21:41:00Z">
            <w:trPr>
              <w:trHeight w:val="255"/>
            </w:trPr>
          </w:trPrChange>
        </w:trPr>
        <w:tc>
          <w:tcPr>
            <w:tcW w:w="601" w:type="pct"/>
            <w:noWrap/>
            <w:vAlign w:val="center"/>
            <w:hideMark/>
            <w:tcPrChange w:id="9234" w:author="Huyen Tran Thu" w:date="2023-03-28T21:41:00Z">
              <w:tcPr>
                <w:tcW w:w="611" w:type="pct"/>
                <w:gridSpan w:val="2"/>
                <w:noWrap/>
                <w:vAlign w:val="center"/>
                <w:hideMark/>
              </w:tcPr>
            </w:tcPrChange>
          </w:tcPr>
          <w:p w14:paraId="6C32CEF0"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2010</w:t>
            </w:r>
          </w:p>
        </w:tc>
        <w:tc>
          <w:tcPr>
            <w:tcW w:w="920" w:type="pct"/>
            <w:noWrap/>
            <w:vAlign w:val="bottom"/>
            <w:hideMark/>
            <w:tcPrChange w:id="9235" w:author="Huyen Tran Thu" w:date="2023-03-28T21:41:00Z">
              <w:tcPr>
                <w:tcW w:w="929" w:type="pct"/>
                <w:gridSpan w:val="2"/>
                <w:noWrap/>
                <w:vAlign w:val="bottom"/>
                <w:hideMark/>
              </w:tcPr>
            </w:tcPrChange>
          </w:tcPr>
          <w:p w14:paraId="7439B8B5" w14:textId="67BCBFF3" w:rsidR="00030263" w:rsidRPr="00B337EA" w:rsidRDefault="00030263" w:rsidP="00030263">
            <w:pPr>
              <w:spacing w:before="0" w:after="0"/>
              <w:jc w:val="center"/>
              <w:rPr>
                <w:rFonts w:eastAsia="Times New Roman"/>
                <w:sz w:val="22"/>
                <w:lang w:eastAsia="ja-JP"/>
              </w:rPr>
            </w:pPr>
            <w:ins w:id="9236" w:author="Thu Huyen Tran" w:date="2023-12-05T21:44:00Z">
              <w:r w:rsidRPr="00B337EA">
                <w:rPr>
                  <w:sz w:val="22"/>
                  <w:rPrChange w:id="9237" w:author="Huyen Tran Thu" w:date="2025-04-28T20:25:00Z" w16du:dateUtc="2025-04-28T13:25:00Z">
                    <w:rPr>
                      <w:rFonts w:ascii="Arial" w:hAnsi="Arial" w:cs="Arial"/>
                      <w:sz w:val="20"/>
                      <w:szCs w:val="20"/>
                    </w:rPr>
                  </w:rPrChange>
                </w:rPr>
                <w:t>32%</w:t>
              </w:r>
            </w:ins>
            <w:ins w:id="9238" w:author="Huyen Tran Thu" w:date="2023-03-28T21:41:00Z">
              <w:del w:id="9239" w:author="Thu Huyen Tran" w:date="2023-12-05T21:44:00Z">
                <w:r w:rsidRPr="00B337EA" w:rsidDel="00CE45F6">
                  <w:rPr>
                    <w:rFonts w:eastAsia="Times New Roman"/>
                    <w:sz w:val="22"/>
                    <w:lang w:eastAsia="ja-JP"/>
                    <w:rPrChange w:id="9240" w:author="Huyen Tran Thu" w:date="2025-04-28T20:25:00Z" w16du:dateUtc="2025-04-28T13:25:00Z">
                      <w:rPr>
                        <w:rFonts w:ascii="Arial" w:hAnsi="Arial" w:cs="Arial"/>
                        <w:sz w:val="20"/>
                        <w:szCs w:val="20"/>
                      </w:rPr>
                    </w:rPrChange>
                  </w:rPr>
                  <w:delText>7%</w:delText>
                </w:r>
              </w:del>
            </w:ins>
            <w:del w:id="9241" w:author="Thu Huyen Tran" w:date="2023-12-05T21:44:00Z">
              <w:r w:rsidRPr="00B337EA" w:rsidDel="00CE45F6">
                <w:rPr>
                  <w:rFonts w:eastAsia="Times New Roman"/>
                  <w:sz w:val="22"/>
                  <w:lang w:eastAsia="ja-JP"/>
                  <w:rPrChange w:id="9242" w:author="Huyen Tran Thu" w:date="2025-04-28T20:25:00Z" w16du:dateUtc="2025-04-28T13:25:00Z">
                    <w:rPr>
                      <w:sz w:val="22"/>
                    </w:rPr>
                  </w:rPrChange>
                </w:rPr>
                <w:delText>24%</w:delText>
              </w:r>
            </w:del>
          </w:p>
        </w:tc>
        <w:tc>
          <w:tcPr>
            <w:tcW w:w="843" w:type="pct"/>
            <w:noWrap/>
            <w:vAlign w:val="bottom"/>
            <w:hideMark/>
            <w:tcPrChange w:id="9243" w:author="Huyen Tran Thu" w:date="2023-03-28T21:41:00Z">
              <w:tcPr>
                <w:tcW w:w="852" w:type="pct"/>
                <w:gridSpan w:val="2"/>
                <w:noWrap/>
                <w:vAlign w:val="bottom"/>
                <w:hideMark/>
              </w:tcPr>
            </w:tcPrChange>
          </w:tcPr>
          <w:p w14:paraId="656FEAC4" w14:textId="792DD594" w:rsidR="00030263" w:rsidRPr="00B337EA" w:rsidRDefault="00030263" w:rsidP="00030263">
            <w:pPr>
              <w:spacing w:before="0" w:after="0"/>
              <w:jc w:val="center"/>
              <w:rPr>
                <w:rFonts w:eastAsia="Times New Roman"/>
                <w:sz w:val="22"/>
                <w:lang w:eastAsia="ja-JP"/>
              </w:rPr>
            </w:pPr>
            <w:ins w:id="9244" w:author="Thu Huyen Tran" w:date="2023-12-05T21:44:00Z">
              <w:r w:rsidRPr="00B337EA">
                <w:rPr>
                  <w:sz w:val="22"/>
                  <w:rPrChange w:id="9245" w:author="Huyen Tran Thu" w:date="2025-04-28T20:25:00Z" w16du:dateUtc="2025-04-28T13:25:00Z">
                    <w:rPr>
                      <w:rFonts w:ascii="Arial" w:hAnsi="Arial" w:cs="Arial"/>
                      <w:sz w:val="20"/>
                      <w:szCs w:val="20"/>
                    </w:rPr>
                  </w:rPrChange>
                </w:rPr>
                <w:t>8%</w:t>
              </w:r>
            </w:ins>
            <w:ins w:id="9246" w:author="Huyen Tran Thu" w:date="2023-03-28T21:41:00Z">
              <w:del w:id="9247" w:author="Thu Huyen Tran" w:date="2023-12-05T21:44:00Z">
                <w:r w:rsidRPr="00B337EA" w:rsidDel="00CE45F6">
                  <w:rPr>
                    <w:rFonts w:eastAsia="Times New Roman"/>
                    <w:sz w:val="22"/>
                    <w:lang w:eastAsia="ja-JP"/>
                    <w:rPrChange w:id="9248" w:author="Huyen Tran Thu" w:date="2025-04-28T20:25:00Z" w16du:dateUtc="2025-04-28T13:25:00Z">
                      <w:rPr>
                        <w:rFonts w:ascii="Arial" w:hAnsi="Arial" w:cs="Arial"/>
                        <w:sz w:val="20"/>
                        <w:szCs w:val="20"/>
                      </w:rPr>
                    </w:rPrChange>
                  </w:rPr>
                  <w:delText>16%</w:delText>
                </w:r>
              </w:del>
            </w:ins>
            <w:del w:id="9249" w:author="Thu Huyen Tran" w:date="2023-12-05T21:44:00Z">
              <w:r w:rsidRPr="00B337EA" w:rsidDel="00CE45F6">
                <w:rPr>
                  <w:rFonts w:eastAsia="Times New Roman"/>
                  <w:sz w:val="22"/>
                  <w:lang w:eastAsia="ja-JP"/>
                  <w:rPrChange w:id="9250" w:author="Huyen Tran Thu" w:date="2025-04-28T20:25:00Z" w16du:dateUtc="2025-04-28T13:25:00Z">
                    <w:rPr>
                      <w:sz w:val="22"/>
                    </w:rPr>
                  </w:rPrChange>
                </w:rPr>
                <w:delText>0%</w:delText>
              </w:r>
            </w:del>
          </w:p>
        </w:tc>
        <w:tc>
          <w:tcPr>
            <w:tcW w:w="869" w:type="pct"/>
            <w:noWrap/>
            <w:vAlign w:val="bottom"/>
            <w:hideMark/>
            <w:tcPrChange w:id="9251" w:author="Huyen Tran Thu" w:date="2023-03-28T21:41:00Z">
              <w:tcPr>
                <w:tcW w:w="852" w:type="pct"/>
                <w:gridSpan w:val="2"/>
                <w:noWrap/>
                <w:vAlign w:val="bottom"/>
                <w:hideMark/>
              </w:tcPr>
            </w:tcPrChange>
          </w:tcPr>
          <w:p w14:paraId="118E5A84" w14:textId="0F10ED2F" w:rsidR="00030263" w:rsidRPr="00B337EA" w:rsidRDefault="00030263" w:rsidP="00030263">
            <w:pPr>
              <w:spacing w:before="0" w:after="0"/>
              <w:jc w:val="center"/>
              <w:rPr>
                <w:rFonts w:eastAsia="Times New Roman"/>
                <w:sz w:val="22"/>
                <w:lang w:eastAsia="ja-JP"/>
              </w:rPr>
            </w:pPr>
            <w:ins w:id="9252" w:author="Thu Huyen Tran" w:date="2023-12-05T21:44:00Z">
              <w:r w:rsidRPr="00B337EA">
                <w:rPr>
                  <w:sz w:val="22"/>
                  <w:rPrChange w:id="9253" w:author="Huyen Tran Thu" w:date="2025-04-28T20:25:00Z" w16du:dateUtc="2025-04-28T13:25:00Z">
                    <w:rPr>
                      <w:rFonts w:ascii="Arial" w:hAnsi="Arial" w:cs="Arial"/>
                      <w:sz w:val="20"/>
                      <w:szCs w:val="20"/>
                    </w:rPr>
                  </w:rPrChange>
                </w:rPr>
                <w:t>47%</w:t>
              </w:r>
            </w:ins>
            <w:ins w:id="9254" w:author="Huyen Tran Thu" w:date="2023-03-28T21:41:00Z">
              <w:del w:id="9255" w:author="Thu Huyen Tran" w:date="2023-12-05T21:44:00Z">
                <w:r w:rsidRPr="00B337EA" w:rsidDel="00CE45F6">
                  <w:rPr>
                    <w:rFonts w:eastAsia="Times New Roman"/>
                    <w:sz w:val="22"/>
                    <w:lang w:eastAsia="ja-JP"/>
                    <w:rPrChange w:id="9256" w:author="Huyen Tran Thu" w:date="2025-04-28T20:25:00Z" w16du:dateUtc="2025-04-28T13:25:00Z">
                      <w:rPr>
                        <w:rFonts w:ascii="Arial" w:hAnsi="Arial" w:cs="Arial"/>
                        <w:sz w:val="20"/>
                        <w:szCs w:val="20"/>
                      </w:rPr>
                    </w:rPrChange>
                  </w:rPr>
                  <w:delText>55%</w:delText>
                </w:r>
              </w:del>
            </w:ins>
            <w:del w:id="9257" w:author="Thu Huyen Tran" w:date="2023-12-05T21:44:00Z">
              <w:r w:rsidRPr="00B337EA" w:rsidDel="00CE45F6">
                <w:rPr>
                  <w:rFonts w:eastAsia="Times New Roman"/>
                  <w:sz w:val="22"/>
                  <w:lang w:eastAsia="ja-JP"/>
                  <w:rPrChange w:id="9258" w:author="Huyen Tran Thu" w:date="2025-04-28T20:25:00Z" w16du:dateUtc="2025-04-28T13:25:00Z">
                    <w:rPr>
                      <w:sz w:val="22"/>
                    </w:rPr>
                  </w:rPrChange>
                </w:rPr>
                <w:delText>15%</w:delText>
              </w:r>
            </w:del>
          </w:p>
        </w:tc>
        <w:tc>
          <w:tcPr>
            <w:tcW w:w="899" w:type="pct"/>
            <w:noWrap/>
            <w:vAlign w:val="bottom"/>
            <w:hideMark/>
            <w:tcPrChange w:id="9259" w:author="Huyen Tran Thu" w:date="2023-03-28T21:41:00Z">
              <w:tcPr>
                <w:tcW w:w="879" w:type="pct"/>
                <w:noWrap/>
                <w:vAlign w:val="bottom"/>
                <w:hideMark/>
              </w:tcPr>
            </w:tcPrChange>
          </w:tcPr>
          <w:p w14:paraId="1D33305B" w14:textId="1C7D64AC" w:rsidR="00030263" w:rsidRPr="00B337EA" w:rsidRDefault="00030263" w:rsidP="00030263">
            <w:pPr>
              <w:spacing w:before="0" w:after="0"/>
              <w:jc w:val="center"/>
              <w:rPr>
                <w:rFonts w:eastAsia="Times New Roman"/>
                <w:sz w:val="22"/>
                <w:lang w:eastAsia="ja-JP"/>
              </w:rPr>
            </w:pPr>
            <w:ins w:id="9260" w:author="Thu Huyen Tran" w:date="2023-12-05T21:44:00Z">
              <w:r w:rsidRPr="00B337EA">
                <w:rPr>
                  <w:sz w:val="22"/>
                  <w:rPrChange w:id="9261" w:author="Huyen Tran Thu" w:date="2025-04-28T20:25:00Z" w16du:dateUtc="2025-04-28T13:25:00Z">
                    <w:rPr>
                      <w:rFonts w:ascii="Arial" w:hAnsi="Arial" w:cs="Arial"/>
                      <w:sz w:val="20"/>
                      <w:szCs w:val="20"/>
                    </w:rPr>
                  </w:rPrChange>
                </w:rPr>
                <w:t>13%</w:t>
              </w:r>
            </w:ins>
            <w:ins w:id="9262" w:author="Huyen Tran Thu" w:date="2023-03-28T21:41:00Z">
              <w:del w:id="9263" w:author="Thu Huyen Tran" w:date="2023-12-05T21:44:00Z">
                <w:r w:rsidRPr="00B337EA" w:rsidDel="00CE45F6">
                  <w:rPr>
                    <w:rFonts w:eastAsia="Times New Roman"/>
                    <w:sz w:val="22"/>
                    <w:lang w:eastAsia="ja-JP"/>
                    <w:rPrChange w:id="9264" w:author="Huyen Tran Thu" w:date="2025-04-28T20:25:00Z" w16du:dateUtc="2025-04-28T13:25:00Z">
                      <w:rPr>
                        <w:rFonts w:ascii="Arial" w:hAnsi="Arial" w:cs="Arial"/>
                        <w:sz w:val="20"/>
                        <w:szCs w:val="20"/>
                      </w:rPr>
                    </w:rPrChange>
                  </w:rPr>
                  <w:delText>21%</w:delText>
                </w:r>
              </w:del>
            </w:ins>
            <w:del w:id="9265" w:author="Thu Huyen Tran" w:date="2023-12-05T21:44:00Z">
              <w:r w:rsidRPr="00B337EA" w:rsidDel="00CE45F6">
                <w:rPr>
                  <w:rFonts w:eastAsia="Times New Roman"/>
                  <w:sz w:val="22"/>
                  <w:lang w:eastAsia="ja-JP"/>
                  <w:rPrChange w:id="9266" w:author="Huyen Tran Thu" w:date="2025-04-28T20:25:00Z" w16du:dateUtc="2025-04-28T13:25:00Z">
                    <w:rPr>
                      <w:sz w:val="22"/>
                    </w:rPr>
                  </w:rPrChange>
                </w:rPr>
                <w:delText>61%</w:delText>
              </w:r>
            </w:del>
          </w:p>
        </w:tc>
        <w:tc>
          <w:tcPr>
            <w:tcW w:w="868" w:type="pct"/>
            <w:vAlign w:val="bottom"/>
            <w:tcPrChange w:id="9267" w:author="Huyen Tran Thu" w:date="2023-03-28T21:41:00Z">
              <w:tcPr>
                <w:tcW w:w="878" w:type="pct"/>
                <w:gridSpan w:val="2"/>
                <w:vAlign w:val="bottom"/>
              </w:tcPr>
            </w:tcPrChange>
          </w:tcPr>
          <w:p w14:paraId="4FD2C197" w14:textId="5DD09C10" w:rsidR="00030263" w:rsidRPr="00B337EA" w:rsidRDefault="00030263" w:rsidP="00030263">
            <w:pPr>
              <w:spacing w:before="0" w:after="0"/>
              <w:jc w:val="center"/>
              <w:rPr>
                <w:rFonts w:eastAsia="Times New Roman"/>
                <w:sz w:val="22"/>
                <w:lang w:eastAsia="ja-JP"/>
                <w:rPrChange w:id="9268" w:author="Huyen Tran Thu" w:date="2025-04-28T20:25:00Z" w16du:dateUtc="2025-04-28T13:25:00Z">
                  <w:rPr>
                    <w:sz w:val="22"/>
                  </w:rPr>
                </w:rPrChange>
              </w:rPr>
            </w:pPr>
            <w:ins w:id="9269" w:author="Thu Huyen Tran" w:date="2023-12-05T21:45:00Z">
              <w:r w:rsidRPr="00B337EA">
                <w:rPr>
                  <w:sz w:val="22"/>
                  <w:rPrChange w:id="9270" w:author="Huyen Tran Thu" w:date="2025-04-28T20:25:00Z" w16du:dateUtc="2025-04-28T13:25:00Z">
                    <w:rPr>
                      <w:rFonts w:ascii="Arial" w:hAnsi="Arial" w:cs="Arial"/>
                      <w:sz w:val="20"/>
                      <w:szCs w:val="20"/>
                    </w:rPr>
                  </w:rPrChange>
                </w:rPr>
                <w:t>0,63</w:t>
              </w:r>
            </w:ins>
            <w:ins w:id="9271" w:author="Huyen Tran Thu" w:date="2023-03-28T21:42:00Z">
              <w:del w:id="9272" w:author="Thu Huyen Tran" w:date="2023-12-05T21:45:00Z">
                <w:r w:rsidRPr="00B337EA" w:rsidDel="00AF7126">
                  <w:rPr>
                    <w:rFonts w:eastAsia="Times New Roman"/>
                    <w:sz w:val="22"/>
                    <w:lang w:eastAsia="ja-JP"/>
                    <w:rPrChange w:id="9273" w:author="Huyen Tran Thu" w:date="2025-04-28T20:25:00Z" w16du:dateUtc="2025-04-28T13:25:00Z">
                      <w:rPr>
                        <w:rFonts w:ascii="Arial" w:hAnsi="Arial" w:cs="Arial"/>
                        <w:sz w:val="20"/>
                        <w:szCs w:val="20"/>
                      </w:rPr>
                    </w:rPrChange>
                  </w:rPr>
                  <w:delText>0,58</w:delText>
                </w:r>
              </w:del>
            </w:ins>
            <w:del w:id="9274" w:author="Thu Huyen Tran" w:date="2023-12-05T21:45:00Z">
              <w:r w:rsidRPr="00B337EA" w:rsidDel="00AF7126">
                <w:rPr>
                  <w:rFonts w:eastAsia="Times New Roman"/>
                  <w:sz w:val="22"/>
                  <w:lang w:eastAsia="ja-JP"/>
                  <w:rPrChange w:id="9275" w:author="Huyen Tran Thu" w:date="2025-04-28T20:25:00Z" w16du:dateUtc="2025-04-28T13:25:00Z">
                    <w:rPr>
                      <w:sz w:val="22"/>
                    </w:rPr>
                  </w:rPrChange>
                </w:rPr>
                <w:delText>0.55</w:delText>
              </w:r>
            </w:del>
          </w:p>
        </w:tc>
      </w:tr>
      <w:tr w:rsidR="00030263" w:rsidRPr="00B337EA" w14:paraId="5B0CA8AA" w14:textId="77777777" w:rsidTr="00030263">
        <w:trPr>
          <w:trHeight w:val="255"/>
          <w:trPrChange w:id="9276" w:author="Huyen Tran Thu" w:date="2023-03-28T21:41:00Z">
            <w:trPr>
              <w:trHeight w:val="255"/>
            </w:trPr>
          </w:trPrChange>
        </w:trPr>
        <w:tc>
          <w:tcPr>
            <w:tcW w:w="601" w:type="pct"/>
            <w:noWrap/>
            <w:vAlign w:val="center"/>
            <w:hideMark/>
            <w:tcPrChange w:id="9277" w:author="Huyen Tran Thu" w:date="2023-03-28T21:41:00Z">
              <w:tcPr>
                <w:tcW w:w="611" w:type="pct"/>
                <w:gridSpan w:val="2"/>
                <w:noWrap/>
                <w:vAlign w:val="center"/>
                <w:hideMark/>
              </w:tcPr>
            </w:tcPrChange>
          </w:tcPr>
          <w:p w14:paraId="7DF546A7"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2011</w:t>
            </w:r>
          </w:p>
        </w:tc>
        <w:tc>
          <w:tcPr>
            <w:tcW w:w="920" w:type="pct"/>
            <w:noWrap/>
            <w:vAlign w:val="bottom"/>
            <w:hideMark/>
            <w:tcPrChange w:id="9278" w:author="Huyen Tran Thu" w:date="2023-03-28T21:41:00Z">
              <w:tcPr>
                <w:tcW w:w="929" w:type="pct"/>
                <w:gridSpan w:val="2"/>
                <w:noWrap/>
                <w:vAlign w:val="bottom"/>
                <w:hideMark/>
              </w:tcPr>
            </w:tcPrChange>
          </w:tcPr>
          <w:p w14:paraId="45A476E5" w14:textId="39DCB961" w:rsidR="00030263" w:rsidRPr="00B337EA" w:rsidRDefault="00030263" w:rsidP="00030263">
            <w:pPr>
              <w:spacing w:before="0" w:after="0"/>
              <w:jc w:val="center"/>
              <w:rPr>
                <w:rFonts w:eastAsia="Times New Roman"/>
                <w:sz w:val="22"/>
                <w:lang w:eastAsia="ja-JP"/>
              </w:rPr>
            </w:pPr>
            <w:ins w:id="9279" w:author="Thu Huyen Tran" w:date="2023-12-05T21:44:00Z">
              <w:r w:rsidRPr="00B337EA">
                <w:rPr>
                  <w:sz w:val="22"/>
                  <w:rPrChange w:id="9280" w:author="Huyen Tran Thu" w:date="2025-04-28T20:25:00Z" w16du:dateUtc="2025-04-28T13:25:00Z">
                    <w:rPr>
                      <w:rFonts w:ascii="Arial" w:hAnsi="Arial" w:cs="Arial"/>
                      <w:sz w:val="20"/>
                      <w:szCs w:val="20"/>
                    </w:rPr>
                  </w:rPrChange>
                </w:rPr>
                <w:t>32%</w:t>
              </w:r>
            </w:ins>
            <w:ins w:id="9281" w:author="Huyen Tran Thu" w:date="2023-03-28T21:41:00Z">
              <w:del w:id="9282" w:author="Thu Huyen Tran" w:date="2023-12-05T21:44:00Z">
                <w:r w:rsidRPr="00B337EA" w:rsidDel="00CE45F6">
                  <w:rPr>
                    <w:rFonts w:eastAsia="Times New Roman"/>
                    <w:sz w:val="22"/>
                    <w:lang w:eastAsia="ja-JP"/>
                    <w:rPrChange w:id="9283" w:author="Huyen Tran Thu" w:date="2025-04-28T20:25:00Z" w16du:dateUtc="2025-04-28T13:25:00Z">
                      <w:rPr>
                        <w:rFonts w:ascii="Arial" w:hAnsi="Arial" w:cs="Arial"/>
                        <w:sz w:val="20"/>
                        <w:szCs w:val="20"/>
                      </w:rPr>
                    </w:rPrChange>
                  </w:rPr>
                  <w:delText>8%</w:delText>
                </w:r>
              </w:del>
            </w:ins>
            <w:del w:id="9284" w:author="Thu Huyen Tran" w:date="2023-12-05T21:44:00Z">
              <w:r w:rsidRPr="00B337EA" w:rsidDel="00CE45F6">
                <w:rPr>
                  <w:rFonts w:eastAsia="Times New Roman"/>
                  <w:sz w:val="22"/>
                  <w:lang w:eastAsia="ja-JP"/>
                  <w:rPrChange w:id="9285" w:author="Huyen Tran Thu" w:date="2025-04-28T20:25:00Z" w16du:dateUtc="2025-04-28T13:25:00Z">
                    <w:rPr>
                      <w:sz w:val="22"/>
                    </w:rPr>
                  </w:rPrChange>
                </w:rPr>
                <w:delText>23%</w:delText>
              </w:r>
            </w:del>
          </w:p>
        </w:tc>
        <w:tc>
          <w:tcPr>
            <w:tcW w:w="843" w:type="pct"/>
            <w:noWrap/>
            <w:vAlign w:val="bottom"/>
            <w:hideMark/>
            <w:tcPrChange w:id="9286" w:author="Huyen Tran Thu" w:date="2023-03-28T21:41:00Z">
              <w:tcPr>
                <w:tcW w:w="852" w:type="pct"/>
                <w:gridSpan w:val="2"/>
                <w:noWrap/>
                <w:vAlign w:val="bottom"/>
                <w:hideMark/>
              </w:tcPr>
            </w:tcPrChange>
          </w:tcPr>
          <w:p w14:paraId="5171FD57" w14:textId="6C777D3E" w:rsidR="00030263" w:rsidRPr="00B337EA" w:rsidRDefault="00030263" w:rsidP="00030263">
            <w:pPr>
              <w:spacing w:before="0" w:after="0"/>
              <w:jc w:val="center"/>
              <w:rPr>
                <w:rFonts w:eastAsia="Times New Roman"/>
                <w:sz w:val="22"/>
                <w:lang w:eastAsia="ja-JP"/>
              </w:rPr>
            </w:pPr>
            <w:ins w:id="9287" w:author="Thu Huyen Tran" w:date="2023-12-05T21:44:00Z">
              <w:r w:rsidRPr="00B337EA">
                <w:rPr>
                  <w:sz w:val="22"/>
                  <w:rPrChange w:id="9288" w:author="Huyen Tran Thu" w:date="2025-04-28T20:25:00Z" w16du:dateUtc="2025-04-28T13:25:00Z">
                    <w:rPr>
                      <w:rFonts w:ascii="Arial" w:hAnsi="Arial" w:cs="Arial"/>
                      <w:sz w:val="20"/>
                      <w:szCs w:val="20"/>
                    </w:rPr>
                  </w:rPrChange>
                </w:rPr>
                <w:t>7%</w:t>
              </w:r>
            </w:ins>
            <w:ins w:id="9289" w:author="Huyen Tran Thu" w:date="2023-03-28T21:41:00Z">
              <w:del w:id="9290" w:author="Thu Huyen Tran" w:date="2023-12-05T21:44:00Z">
                <w:r w:rsidRPr="00B337EA" w:rsidDel="00CE45F6">
                  <w:rPr>
                    <w:rFonts w:eastAsia="Times New Roman"/>
                    <w:sz w:val="22"/>
                    <w:lang w:eastAsia="ja-JP"/>
                    <w:rPrChange w:id="9291" w:author="Huyen Tran Thu" w:date="2025-04-28T20:25:00Z" w16du:dateUtc="2025-04-28T13:25:00Z">
                      <w:rPr>
                        <w:rFonts w:ascii="Arial" w:hAnsi="Arial" w:cs="Arial"/>
                        <w:sz w:val="20"/>
                        <w:szCs w:val="20"/>
                      </w:rPr>
                    </w:rPrChange>
                  </w:rPr>
                  <w:delText>15%</w:delText>
                </w:r>
              </w:del>
            </w:ins>
            <w:del w:id="9292" w:author="Thu Huyen Tran" w:date="2023-12-05T21:44:00Z">
              <w:r w:rsidRPr="00B337EA" w:rsidDel="00CE45F6">
                <w:rPr>
                  <w:rFonts w:eastAsia="Times New Roman"/>
                  <w:sz w:val="22"/>
                  <w:lang w:eastAsia="ja-JP"/>
                  <w:rPrChange w:id="9293" w:author="Huyen Tran Thu" w:date="2025-04-28T20:25:00Z" w16du:dateUtc="2025-04-28T13:25:00Z">
                    <w:rPr>
                      <w:sz w:val="22"/>
                    </w:rPr>
                  </w:rPrChange>
                </w:rPr>
                <w:delText>0%</w:delText>
              </w:r>
            </w:del>
          </w:p>
        </w:tc>
        <w:tc>
          <w:tcPr>
            <w:tcW w:w="869" w:type="pct"/>
            <w:noWrap/>
            <w:vAlign w:val="bottom"/>
            <w:hideMark/>
            <w:tcPrChange w:id="9294" w:author="Huyen Tran Thu" w:date="2023-03-28T21:41:00Z">
              <w:tcPr>
                <w:tcW w:w="852" w:type="pct"/>
                <w:gridSpan w:val="2"/>
                <w:noWrap/>
                <w:vAlign w:val="bottom"/>
                <w:hideMark/>
              </w:tcPr>
            </w:tcPrChange>
          </w:tcPr>
          <w:p w14:paraId="1D10DDC1" w14:textId="57945E19" w:rsidR="00030263" w:rsidRPr="00B337EA" w:rsidRDefault="00030263" w:rsidP="00030263">
            <w:pPr>
              <w:spacing w:before="0" w:after="0"/>
              <w:jc w:val="center"/>
              <w:rPr>
                <w:rFonts w:eastAsia="Times New Roman"/>
                <w:sz w:val="22"/>
                <w:lang w:eastAsia="ja-JP"/>
              </w:rPr>
            </w:pPr>
            <w:ins w:id="9295" w:author="Thu Huyen Tran" w:date="2023-12-05T21:44:00Z">
              <w:r w:rsidRPr="00B337EA">
                <w:rPr>
                  <w:sz w:val="22"/>
                  <w:rPrChange w:id="9296" w:author="Huyen Tran Thu" w:date="2025-04-28T20:25:00Z" w16du:dateUtc="2025-04-28T13:25:00Z">
                    <w:rPr>
                      <w:rFonts w:ascii="Arial" w:hAnsi="Arial" w:cs="Arial"/>
                      <w:sz w:val="20"/>
                      <w:szCs w:val="20"/>
                    </w:rPr>
                  </w:rPrChange>
                </w:rPr>
                <w:t>47%</w:t>
              </w:r>
            </w:ins>
            <w:ins w:id="9297" w:author="Huyen Tran Thu" w:date="2023-03-28T21:41:00Z">
              <w:del w:id="9298" w:author="Thu Huyen Tran" w:date="2023-12-05T21:44:00Z">
                <w:r w:rsidRPr="00B337EA" w:rsidDel="00CE45F6">
                  <w:rPr>
                    <w:rFonts w:eastAsia="Times New Roman"/>
                    <w:sz w:val="22"/>
                    <w:lang w:eastAsia="ja-JP"/>
                    <w:rPrChange w:id="9299" w:author="Huyen Tran Thu" w:date="2025-04-28T20:25:00Z" w16du:dateUtc="2025-04-28T13:25:00Z">
                      <w:rPr>
                        <w:rFonts w:ascii="Arial" w:hAnsi="Arial" w:cs="Arial"/>
                        <w:sz w:val="20"/>
                        <w:szCs w:val="20"/>
                      </w:rPr>
                    </w:rPrChange>
                  </w:rPr>
                  <w:delText>58%</w:delText>
                </w:r>
              </w:del>
            </w:ins>
            <w:del w:id="9300" w:author="Thu Huyen Tran" w:date="2023-12-05T21:44:00Z">
              <w:r w:rsidRPr="00B337EA" w:rsidDel="00CE45F6">
                <w:rPr>
                  <w:rFonts w:eastAsia="Times New Roman"/>
                  <w:sz w:val="22"/>
                  <w:lang w:eastAsia="ja-JP"/>
                  <w:rPrChange w:id="9301" w:author="Huyen Tran Thu" w:date="2025-04-28T20:25:00Z" w16du:dateUtc="2025-04-28T13:25:00Z">
                    <w:rPr>
                      <w:sz w:val="22"/>
                    </w:rPr>
                  </w:rPrChange>
                </w:rPr>
                <w:delText>15%</w:delText>
              </w:r>
            </w:del>
          </w:p>
        </w:tc>
        <w:tc>
          <w:tcPr>
            <w:tcW w:w="899" w:type="pct"/>
            <w:noWrap/>
            <w:vAlign w:val="bottom"/>
            <w:hideMark/>
            <w:tcPrChange w:id="9302" w:author="Huyen Tran Thu" w:date="2023-03-28T21:41:00Z">
              <w:tcPr>
                <w:tcW w:w="879" w:type="pct"/>
                <w:noWrap/>
                <w:vAlign w:val="bottom"/>
                <w:hideMark/>
              </w:tcPr>
            </w:tcPrChange>
          </w:tcPr>
          <w:p w14:paraId="2B180537" w14:textId="2DED5EB5" w:rsidR="00030263" w:rsidRPr="00B337EA" w:rsidRDefault="00030263" w:rsidP="00030263">
            <w:pPr>
              <w:spacing w:before="0" w:after="0"/>
              <w:jc w:val="center"/>
              <w:rPr>
                <w:rFonts w:eastAsia="Times New Roman"/>
                <w:sz w:val="22"/>
                <w:lang w:eastAsia="ja-JP"/>
              </w:rPr>
            </w:pPr>
            <w:ins w:id="9303" w:author="Thu Huyen Tran" w:date="2023-12-05T21:44:00Z">
              <w:r w:rsidRPr="00B337EA">
                <w:rPr>
                  <w:sz w:val="22"/>
                  <w:rPrChange w:id="9304" w:author="Huyen Tran Thu" w:date="2025-04-28T20:25:00Z" w16du:dateUtc="2025-04-28T13:25:00Z">
                    <w:rPr>
                      <w:rFonts w:ascii="Arial" w:hAnsi="Arial" w:cs="Arial"/>
                      <w:sz w:val="20"/>
                      <w:szCs w:val="20"/>
                    </w:rPr>
                  </w:rPrChange>
                </w:rPr>
                <w:t>13%</w:t>
              </w:r>
            </w:ins>
            <w:ins w:id="9305" w:author="Huyen Tran Thu" w:date="2023-03-28T21:41:00Z">
              <w:del w:id="9306" w:author="Thu Huyen Tran" w:date="2023-12-05T21:44:00Z">
                <w:r w:rsidRPr="00B337EA" w:rsidDel="00CE45F6">
                  <w:rPr>
                    <w:rFonts w:eastAsia="Times New Roman"/>
                    <w:sz w:val="22"/>
                    <w:lang w:eastAsia="ja-JP"/>
                    <w:rPrChange w:id="9307" w:author="Huyen Tran Thu" w:date="2025-04-28T20:25:00Z" w16du:dateUtc="2025-04-28T13:25:00Z">
                      <w:rPr>
                        <w:rFonts w:ascii="Arial" w:hAnsi="Arial" w:cs="Arial"/>
                        <w:sz w:val="20"/>
                        <w:szCs w:val="20"/>
                      </w:rPr>
                    </w:rPrChange>
                  </w:rPr>
                  <w:delText>19%</w:delText>
                </w:r>
              </w:del>
            </w:ins>
            <w:del w:id="9308" w:author="Thu Huyen Tran" w:date="2023-12-05T21:44:00Z">
              <w:r w:rsidRPr="00B337EA" w:rsidDel="00CE45F6">
                <w:rPr>
                  <w:rFonts w:eastAsia="Times New Roman"/>
                  <w:sz w:val="22"/>
                  <w:lang w:eastAsia="ja-JP"/>
                  <w:rPrChange w:id="9309" w:author="Huyen Tran Thu" w:date="2025-04-28T20:25:00Z" w16du:dateUtc="2025-04-28T13:25:00Z">
                    <w:rPr>
                      <w:sz w:val="22"/>
                    </w:rPr>
                  </w:rPrChange>
                </w:rPr>
                <w:delText>62%</w:delText>
              </w:r>
            </w:del>
          </w:p>
        </w:tc>
        <w:tc>
          <w:tcPr>
            <w:tcW w:w="868" w:type="pct"/>
            <w:vAlign w:val="bottom"/>
            <w:tcPrChange w:id="9310" w:author="Huyen Tran Thu" w:date="2023-03-28T21:41:00Z">
              <w:tcPr>
                <w:tcW w:w="878" w:type="pct"/>
                <w:gridSpan w:val="2"/>
                <w:vAlign w:val="bottom"/>
              </w:tcPr>
            </w:tcPrChange>
          </w:tcPr>
          <w:p w14:paraId="538CC920" w14:textId="7E63E055" w:rsidR="00030263" w:rsidRPr="00B337EA" w:rsidRDefault="00030263" w:rsidP="00030263">
            <w:pPr>
              <w:spacing w:before="0" w:after="0"/>
              <w:jc w:val="center"/>
              <w:rPr>
                <w:rFonts w:eastAsia="Times New Roman"/>
                <w:sz w:val="22"/>
                <w:lang w:eastAsia="ja-JP"/>
                <w:rPrChange w:id="9311" w:author="Huyen Tran Thu" w:date="2025-04-28T20:25:00Z" w16du:dateUtc="2025-04-28T13:25:00Z">
                  <w:rPr>
                    <w:sz w:val="22"/>
                  </w:rPr>
                </w:rPrChange>
              </w:rPr>
            </w:pPr>
            <w:ins w:id="9312" w:author="Thu Huyen Tran" w:date="2023-12-05T21:45:00Z">
              <w:r w:rsidRPr="00B337EA">
                <w:rPr>
                  <w:sz w:val="22"/>
                  <w:rPrChange w:id="9313" w:author="Huyen Tran Thu" w:date="2025-04-28T20:25:00Z" w16du:dateUtc="2025-04-28T13:25:00Z">
                    <w:rPr>
                      <w:rFonts w:ascii="Arial" w:hAnsi="Arial" w:cs="Arial"/>
                      <w:sz w:val="20"/>
                      <w:szCs w:val="20"/>
                    </w:rPr>
                  </w:rPrChange>
                </w:rPr>
                <w:t>0,63</w:t>
              </w:r>
            </w:ins>
            <w:ins w:id="9314" w:author="Huyen Tran Thu" w:date="2023-03-28T21:42:00Z">
              <w:del w:id="9315" w:author="Thu Huyen Tran" w:date="2023-12-05T21:45:00Z">
                <w:r w:rsidRPr="00B337EA" w:rsidDel="00AF7126">
                  <w:rPr>
                    <w:rFonts w:eastAsia="Times New Roman"/>
                    <w:sz w:val="22"/>
                    <w:lang w:eastAsia="ja-JP"/>
                    <w:rPrChange w:id="9316" w:author="Huyen Tran Thu" w:date="2025-04-28T20:25:00Z" w16du:dateUtc="2025-04-28T13:25:00Z">
                      <w:rPr>
                        <w:rFonts w:ascii="Arial" w:hAnsi="Arial" w:cs="Arial"/>
                        <w:sz w:val="20"/>
                        <w:szCs w:val="20"/>
                      </w:rPr>
                    </w:rPrChange>
                  </w:rPr>
                  <w:delText>0,58</w:delText>
                </w:r>
              </w:del>
            </w:ins>
            <w:del w:id="9317" w:author="Thu Huyen Tran" w:date="2023-12-05T21:45:00Z">
              <w:r w:rsidRPr="00B337EA" w:rsidDel="00AF7126">
                <w:rPr>
                  <w:rFonts w:eastAsia="Times New Roman"/>
                  <w:sz w:val="22"/>
                  <w:lang w:eastAsia="ja-JP"/>
                  <w:rPrChange w:id="9318" w:author="Huyen Tran Thu" w:date="2025-04-28T20:25:00Z" w16du:dateUtc="2025-04-28T13:25:00Z">
                    <w:rPr>
                      <w:sz w:val="22"/>
                    </w:rPr>
                  </w:rPrChange>
                </w:rPr>
                <w:delText>0.55</w:delText>
              </w:r>
            </w:del>
          </w:p>
        </w:tc>
      </w:tr>
      <w:tr w:rsidR="00030263" w:rsidRPr="00B337EA" w14:paraId="7B9CAC02" w14:textId="77777777" w:rsidTr="00030263">
        <w:trPr>
          <w:trHeight w:val="255"/>
          <w:trPrChange w:id="9319" w:author="Huyen Tran Thu" w:date="2023-03-28T21:41:00Z">
            <w:trPr>
              <w:trHeight w:val="255"/>
            </w:trPr>
          </w:trPrChange>
        </w:trPr>
        <w:tc>
          <w:tcPr>
            <w:tcW w:w="601" w:type="pct"/>
            <w:noWrap/>
            <w:vAlign w:val="center"/>
            <w:hideMark/>
            <w:tcPrChange w:id="9320" w:author="Huyen Tran Thu" w:date="2023-03-28T21:41:00Z">
              <w:tcPr>
                <w:tcW w:w="611" w:type="pct"/>
                <w:gridSpan w:val="2"/>
                <w:noWrap/>
                <w:vAlign w:val="center"/>
                <w:hideMark/>
              </w:tcPr>
            </w:tcPrChange>
          </w:tcPr>
          <w:p w14:paraId="0FAF6C02"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2012</w:t>
            </w:r>
          </w:p>
        </w:tc>
        <w:tc>
          <w:tcPr>
            <w:tcW w:w="920" w:type="pct"/>
            <w:noWrap/>
            <w:vAlign w:val="bottom"/>
            <w:hideMark/>
            <w:tcPrChange w:id="9321" w:author="Huyen Tran Thu" w:date="2023-03-28T21:41:00Z">
              <w:tcPr>
                <w:tcW w:w="929" w:type="pct"/>
                <w:gridSpan w:val="2"/>
                <w:noWrap/>
                <w:vAlign w:val="bottom"/>
                <w:hideMark/>
              </w:tcPr>
            </w:tcPrChange>
          </w:tcPr>
          <w:p w14:paraId="57CF51EE" w14:textId="0C4516D1" w:rsidR="00030263" w:rsidRPr="00B337EA" w:rsidRDefault="00030263" w:rsidP="00030263">
            <w:pPr>
              <w:spacing w:before="0" w:after="0"/>
              <w:jc w:val="center"/>
              <w:rPr>
                <w:rFonts w:eastAsia="Times New Roman"/>
                <w:sz w:val="22"/>
                <w:lang w:eastAsia="ja-JP"/>
              </w:rPr>
            </w:pPr>
            <w:ins w:id="9322" w:author="Thu Huyen Tran" w:date="2023-12-05T21:44:00Z">
              <w:r w:rsidRPr="00B337EA">
                <w:rPr>
                  <w:sz w:val="22"/>
                  <w:rPrChange w:id="9323" w:author="Huyen Tran Thu" w:date="2025-04-28T20:25:00Z" w16du:dateUtc="2025-04-28T13:25:00Z">
                    <w:rPr>
                      <w:rFonts w:ascii="Arial" w:hAnsi="Arial" w:cs="Arial"/>
                      <w:sz w:val="20"/>
                      <w:szCs w:val="20"/>
                    </w:rPr>
                  </w:rPrChange>
                </w:rPr>
                <w:t>32%</w:t>
              </w:r>
            </w:ins>
            <w:ins w:id="9324" w:author="Huyen Tran Thu" w:date="2023-03-28T21:41:00Z">
              <w:del w:id="9325" w:author="Thu Huyen Tran" w:date="2023-12-05T21:44:00Z">
                <w:r w:rsidRPr="00B337EA" w:rsidDel="00CE45F6">
                  <w:rPr>
                    <w:rFonts w:eastAsia="Times New Roman"/>
                    <w:sz w:val="22"/>
                    <w:lang w:eastAsia="ja-JP"/>
                    <w:rPrChange w:id="9326" w:author="Huyen Tran Thu" w:date="2025-04-28T20:25:00Z" w16du:dateUtc="2025-04-28T13:25:00Z">
                      <w:rPr>
                        <w:rFonts w:ascii="Arial" w:hAnsi="Arial" w:cs="Arial"/>
                        <w:sz w:val="20"/>
                        <w:szCs w:val="20"/>
                      </w:rPr>
                    </w:rPrChange>
                  </w:rPr>
                  <w:delText>8%</w:delText>
                </w:r>
              </w:del>
            </w:ins>
            <w:del w:id="9327" w:author="Thu Huyen Tran" w:date="2023-12-05T21:44:00Z">
              <w:r w:rsidRPr="00B337EA" w:rsidDel="00CE45F6">
                <w:rPr>
                  <w:rFonts w:eastAsia="Times New Roman"/>
                  <w:sz w:val="22"/>
                  <w:lang w:eastAsia="ja-JP"/>
                  <w:rPrChange w:id="9328" w:author="Huyen Tran Thu" w:date="2025-04-28T20:25:00Z" w16du:dateUtc="2025-04-28T13:25:00Z">
                    <w:rPr>
                      <w:sz w:val="22"/>
                    </w:rPr>
                  </w:rPrChange>
                </w:rPr>
                <w:delText>22%</w:delText>
              </w:r>
            </w:del>
          </w:p>
        </w:tc>
        <w:tc>
          <w:tcPr>
            <w:tcW w:w="843" w:type="pct"/>
            <w:noWrap/>
            <w:vAlign w:val="bottom"/>
            <w:hideMark/>
            <w:tcPrChange w:id="9329" w:author="Huyen Tran Thu" w:date="2023-03-28T21:41:00Z">
              <w:tcPr>
                <w:tcW w:w="852" w:type="pct"/>
                <w:gridSpan w:val="2"/>
                <w:noWrap/>
                <w:vAlign w:val="bottom"/>
                <w:hideMark/>
              </w:tcPr>
            </w:tcPrChange>
          </w:tcPr>
          <w:p w14:paraId="4787030F" w14:textId="59F4D8BD" w:rsidR="00030263" w:rsidRPr="00B337EA" w:rsidRDefault="00030263" w:rsidP="00030263">
            <w:pPr>
              <w:spacing w:before="0" w:after="0"/>
              <w:jc w:val="center"/>
              <w:rPr>
                <w:rFonts w:eastAsia="Times New Roman"/>
                <w:sz w:val="22"/>
                <w:lang w:eastAsia="ja-JP"/>
              </w:rPr>
            </w:pPr>
            <w:ins w:id="9330" w:author="Thu Huyen Tran" w:date="2023-12-05T21:44:00Z">
              <w:r w:rsidRPr="00B337EA">
                <w:rPr>
                  <w:sz w:val="22"/>
                  <w:rPrChange w:id="9331" w:author="Huyen Tran Thu" w:date="2025-04-28T20:25:00Z" w16du:dateUtc="2025-04-28T13:25:00Z">
                    <w:rPr>
                      <w:rFonts w:ascii="Arial" w:hAnsi="Arial" w:cs="Arial"/>
                      <w:sz w:val="20"/>
                      <w:szCs w:val="20"/>
                    </w:rPr>
                  </w:rPrChange>
                </w:rPr>
                <w:t>7%</w:t>
              </w:r>
            </w:ins>
            <w:ins w:id="9332" w:author="Huyen Tran Thu" w:date="2023-03-28T21:41:00Z">
              <w:del w:id="9333" w:author="Thu Huyen Tran" w:date="2023-12-05T21:44:00Z">
                <w:r w:rsidRPr="00B337EA" w:rsidDel="00CE45F6">
                  <w:rPr>
                    <w:rFonts w:eastAsia="Times New Roman"/>
                    <w:sz w:val="22"/>
                    <w:lang w:eastAsia="ja-JP"/>
                    <w:rPrChange w:id="9334" w:author="Huyen Tran Thu" w:date="2025-04-28T20:25:00Z" w16du:dateUtc="2025-04-28T13:25:00Z">
                      <w:rPr>
                        <w:rFonts w:ascii="Arial" w:hAnsi="Arial" w:cs="Arial"/>
                        <w:sz w:val="20"/>
                        <w:szCs w:val="20"/>
                      </w:rPr>
                    </w:rPrChange>
                  </w:rPr>
                  <w:delText>14%</w:delText>
                </w:r>
              </w:del>
            </w:ins>
            <w:del w:id="9335" w:author="Thu Huyen Tran" w:date="2023-12-05T21:44:00Z">
              <w:r w:rsidRPr="00B337EA" w:rsidDel="00CE45F6">
                <w:rPr>
                  <w:rFonts w:eastAsia="Times New Roman"/>
                  <w:sz w:val="22"/>
                  <w:lang w:eastAsia="ja-JP"/>
                  <w:rPrChange w:id="9336" w:author="Huyen Tran Thu" w:date="2025-04-28T20:25:00Z" w16du:dateUtc="2025-04-28T13:25:00Z">
                    <w:rPr>
                      <w:sz w:val="22"/>
                    </w:rPr>
                  </w:rPrChange>
                </w:rPr>
                <w:delText>0%</w:delText>
              </w:r>
            </w:del>
          </w:p>
        </w:tc>
        <w:tc>
          <w:tcPr>
            <w:tcW w:w="869" w:type="pct"/>
            <w:noWrap/>
            <w:vAlign w:val="bottom"/>
            <w:hideMark/>
            <w:tcPrChange w:id="9337" w:author="Huyen Tran Thu" w:date="2023-03-28T21:41:00Z">
              <w:tcPr>
                <w:tcW w:w="852" w:type="pct"/>
                <w:gridSpan w:val="2"/>
                <w:noWrap/>
                <w:vAlign w:val="bottom"/>
                <w:hideMark/>
              </w:tcPr>
            </w:tcPrChange>
          </w:tcPr>
          <w:p w14:paraId="218D29FF" w14:textId="22039153" w:rsidR="00030263" w:rsidRPr="00B337EA" w:rsidRDefault="00030263" w:rsidP="00030263">
            <w:pPr>
              <w:spacing w:before="0" w:after="0"/>
              <w:jc w:val="center"/>
              <w:rPr>
                <w:rFonts w:eastAsia="Times New Roman"/>
                <w:sz w:val="22"/>
                <w:lang w:eastAsia="ja-JP"/>
              </w:rPr>
            </w:pPr>
            <w:ins w:id="9338" w:author="Thu Huyen Tran" w:date="2023-12-05T21:44:00Z">
              <w:r w:rsidRPr="00B337EA">
                <w:rPr>
                  <w:sz w:val="22"/>
                  <w:rPrChange w:id="9339" w:author="Huyen Tran Thu" w:date="2025-04-28T20:25:00Z" w16du:dateUtc="2025-04-28T13:25:00Z">
                    <w:rPr>
                      <w:rFonts w:ascii="Arial" w:hAnsi="Arial" w:cs="Arial"/>
                      <w:sz w:val="20"/>
                      <w:szCs w:val="20"/>
                    </w:rPr>
                  </w:rPrChange>
                </w:rPr>
                <w:t>48%</w:t>
              </w:r>
            </w:ins>
            <w:ins w:id="9340" w:author="Huyen Tran Thu" w:date="2023-03-28T21:41:00Z">
              <w:del w:id="9341" w:author="Thu Huyen Tran" w:date="2023-12-05T21:44:00Z">
                <w:r w:rsidRPr="00B337EA" w:rsidDel="00CE45F6">
                  <w:rPr>
                    <w:rFonts w:eastAsia="Times New Roman"/>
                    <w:sz w:val="22"/>
                    <w:lang w:eastAsia="ja-JP"/>
                    <w:rPrChange w:id="9342" w:author="Huyen Tran Thu" w:date="2025-04-28T20:25:00Z" w16du:dateUtc="2025-04-28T13:25:00Z">
                      <w:rPr>
                        <w:rFonts w:ascii="Arial" w:hAnsi="Arial" w:cs="Arial"/>
                        <w:sz w:val="20"/>
                        <w:szCs w:val="20"/>
                      </w:rPr>
                    </w:rPrChange>
                  </w:rPr>
                  <w:delText>60%</w:delText>
                </w:r>
              </w:del>
            </w:ins>
            <w:del w:id="9343" w:author="Thu Huyen Tran" w:date="2023-12-05T21:44:00Z">
              <w:r w:rsidRPr="00B337EA" w:rsidDel="00CE45F6">
                <w:rPr>
                  <w:rFonts w:eastAsia="Times New Roman"/>
                  <w:sz w:val="22"/>
                  <w:lang w:eastAsia="ja-JP"/>
                  <w:rPrChange w:id="9344" w:author="Huyen Tran Thu" w:date="2025-04-28T20:25:00Z" w16du:dateUtc="2025-04-28T13:25:00Z">
                    <w:rPr>
                      <w:sz w:val="22"/>
                    </w:rPr>
                  </w:rPrChange>
                </w:rPr>
                <w:delText>16%</w:delText>
              </w:r>
            </w:del>
          </w:p>
        </w:tc>
        <w:tc>
          <w:tcPr>
            <w:tcW w:w="899" w:type="pct"/>
            <w:noWrap/>
            <w:vAlign w:val="bottom"/>
            <w:hideMark/>
            <w:tcPrChange w:id="9345" w:author="Huyen Tran Thu" w:date="2023-03-28T21:41:00Z">
              <w:tcPr>
                <w:tcW w:w="879" w:type="pct"/>
                <w:noWrap/>
                <w:vAlign w:val="bottom"/>
                <w:hideMark/>
              </w:tcPr>
            </w:tcPrChange>
          </w:tcPr>
          <w:p w14:paraId="3F90E36B" w14:textId="32377705" w:rsidR="00030263" w:rsidRPr="00B337EA" w:rsidRDefault="00030263" w:rsidP="00030263">
            <w:pPr>
              <w:spacing w:before="0" w:after="0"/>
              <w:jc w:val="center"/>
              <w:rPr>
                <w:rFonts w:eastAsia="Times New Roman"/>
                <w:sz w:val="22"/>
                <w:lang w:eastAsia="ja-JP"/>
              </w:rPr>
            </w:pPr>
            <w:ins w:id="9346" w:author="Thu Huyen Tran" w:date="2023-12-05T21:44:00Z">
              <w:r w:rsidRPr="00B337EA">
                <w:rPr>
                  <w:sz w:val="22"/>
                  <w:rPrChange w:id="9347" w:author="Huyen Tran Thu" w:date="2025-04-28T20:25:00Z" w16du:dateUtc="2025-04-28T13:25:00Z">
                    <w:rPr>
                      <w:rFonts w:ascii="Arial" w:hAnsi="Arial" w:cs="Arial"/>
                      <w:sz w:val="20"/>
                      <w:szCs w:val="20"/>
                    </w:rPr>
                  </w:rPrChange>
                </w:rPr>
                <w:t>13%</w:t>
              </w:r>
            </w:ins>
            <w:ins w:id="9348" w:author="Huyen Tran Thu" w:date="2023-03-28T21:41:00Z">
              <w:del w:id="9349" w:author="Thu Huyen Tran" w:date="2023-12-05T21:44:00Z">
                <w:r w:rsidRPr="00B337EA" w:rsidDel="00CE45F6">
                  <w:rPr>
                    <w:rFonts w:eastAsia="Times New Roman"/>
                    <w:sz w:val="22"/>
                    <w:lang w:eastAsia="ja-JP"/>
                    <w:rPrChange w:id="9350" w:author="Huyen Tran Thu" w:date="2025-04-28T20:25:00Z" w16du:dateUtc="2025-04-28T13:25:00Z">
                      <w:rPr>
                        <w:rFonts w:ascii="Arial" w:hAnsi="Arial" w:cs="Arial"/>
                        <w:sz w:val="20"/>
                        <w:szCs w:val="20"/>
                      </w:rPr>
                    </w:rPrChange>
                  </w:rPr>
                  <w:delText>18%</w:delText>
                </w:r>
              </w:del>
            </w:ins>
            <w:del w:id="9351" w:author="Thu Huyen Tran" w:date="2023-12-05T21:44:00Z">
              <w:r w:rsidRPr="00B337EA" w:rsidDel="00CE45F6">
                <w:rPr>
                  <w:rFonts w:eastAsia="Times New Roman"/>
                  <w:sz w:val="22"/>
                  <w:lang w:eastAsia="ja-JP"/>
                  <w:rPrChange w:id="9352" w:author="Huyen Tran Thu" w:date="2025-04-28T20:25:00Z" w16du:dateUtc="2025-04-28T13:25:00Z">
                    <w:rPr>
                      <w:sz w:val="22"/>
                    </w:rPr>
                  </w:rPrChange>
                </w:rPr>
                <w:delText>62%</w:delText>
              </w:r>
            </w:del>
          </w:p>
        </w:tc>
        <w:tc>
          <w:tcPr>
            <w:tcW w:w="868" w:type="pct"/>
            <w:vAlign w:val="bottom"/>
            <w:tcPrChange w:id="9353" w:author="Huyen Tran Thu" w:date="2023-03-28T21:41:00Z">
              <w:tcPr>
                <w:tcW w:w="878" w:type="pct"/>
                <w:gridSpan w:val="2"/>
                <w:vAlign w:val="bottom"/>
              </w:tcPr>
            </w:tcPrChange>
          </w:tcPr>
          <w:p w14:paraId="34715A29" w14:textId="14B459C8" w:rsidR="00030263" w:rsidRPr="00B337EA" w:rsidRDefault="00030263" w:rsidP="00030263">
            <w:pPr>
              <w:spacing w:before="0" w:after="0"/>
              <w:jc w:val="center"/>
              <w:rPr>
                <w:rFonts w:eastAsia="Times New Roman"/>
                <w:sz w:val="22"/>
                <w:lang w:eastAsia="ja-JP"/>
                <w:rPrChange w:id="9354" w:author="Huyen Tran Thu" w:date="2025-04-28T20:25:00Z" w16du:dateUtc="2025-04-28T13:25:00Z">
                  <w:rPr>
                    <w:sz w:val="22"/>
                  </w:rPr>
                </w:rPrChange>
              </w:rPr>
            </w:pPr>
            <w:ins w:id="9355" w:author="Thu Huyen Tran" w:date="2023-12-05T21:45:00Z">
              <w:r w:rsidRPr="00B337EA">
                <w:rPr>
                  <w:sz w:val="22"/>
                  <w:rPrChange w:id="9356" w:author="Huyen Tran Thu" w:date="2025-04-28T20:25:00Z" w16du:dateUtc="2025-04-28T13:25:00Z">
                    <w:rPr>
                      <w:rFonts w:ascii="Arial" w:hAnsi="Arial" w:cs="Arial"/>
                      <w:sz w:val="20"/>
                      <w:szCs w:val="20"/>
                    </w:rPr>
                  </w:rPrChange>
                </w:rPr>
                <w:t>0,63</w:t>
              </w:r>
            </w:ins>
            <w:ins w:id="9357" w:author="Huyen Tran Thu" w:date="2023-03-28T21:42:00Z">
              <w:del w:id="9358" w:author="Thu Huyen Tran" w:date="2023-12-05T21:45:00Z">
                <w:r w:rsidRPr="00B337EA" w:rsidDel="00AF7126">
                  <w:rPr>
                    <w:rFonts w:eastAsia="Times New Roman"/>
                    <w:sz w:val="22"/>
                    <w:lang w:eastAsia="ja-JP"/>
                    <w:rPrChange w:id="9359" w:author="Huyen Tran Thu" w:date="2025-04-28T20:25:00Z" w16du:dateUtc="2025-04-28T13:25:00Z">
                      <w:rPr>
                        <w:rFonts w:ascii="Arial" w:hAnsi="Arial" w:cs="Arial"/>
                        <w:sz w:val="20"/>
                        <w:szCs w:val="20"/>
                      </w:rPr>
                    </w:rPrChange>
                  </w:rPr>
                  <w:delText>0,57</w:delText>
                </w:r>
              </w:del>
            </w:ins>
            <w:del w:id="9360" w:author="Thu Huyen Tran" w:date="2023-12-05T21:45:00Z">
              <w:r w:rsidRPr="00B337EA" w:rsidDel="00AF7126">
                <w:rPr>
                  <w:rFonts w:eastAsia="Times New Roman"/>
                  <w:sz w:val="22"/>
                  <w:lang w:eastAsia="ja-JP"/>
                  <w:rPrChange w:id="9361" w:author="Huyen Tran Thu" w:date="2025-04-28T20:25:00Z" w16du:dateUtc="2025-04-28T13:25:00Z">
                    <w:rPr>
                      <w:sz w:val="22"/>
                    </w:rPr>
                  </w:rPrChange>
                </w:rPr>
                <w:delText>0.56</w:delText>
              </w:r>
            </w:del>
          </w:p>
        </w:tc>
      </w:tr>
      <w:tr w:rsidR="00030263" w:rsidRPr="00B337EA" w14:paraId="287DC5CD" w14:textId="77777777" w:rsidTr="00030263">
        <w:trPr>
          <w:trHeight w:val="255"/>
          <w:trPrChange w:id="9362" w:author="Huyen Tran Thu" w:date="2023-03-28T21:41:00Z">
            <w:trPr>
              <w:trHeight w:val="255"/>
            </w:trPr>
          </w:trPrChange>
        </w:trPr>
        <w:tc>
          <w:tcPr>
            <w:tcW w:w="601" w:type="pct"/>
            <w:noWrap/>
            <w:vAlign w:val="center"/>
            <w:hideMark/>
            <w:tcPrChange w:id="9363" w:author="Huyen Tran Thu" w:date="2023-03-28T21:41:00Z">
              <w:tcPr>
                <w:tcW w:w="611" w:type="pct"/>
                <w:gridSpan w:val="2"/>
                <w:noWrap/>
                <w:vAlign w:val="center"/>
                <w:hideMark/>
              </w:tcPr>
            </w:tcPrChange>
          </w:tcPr>
          <w:p w14:paraId="447FD61E"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2013</w:t>
            </w:r>
          </w:p>
        </w:tc>
        <w:tc>
          <w:tcPr>
            <w:tcW w:w="920" w:type="pct"/>
            <w:noWrap/>
            <w:vAlign w:val="bottom"/>
            <w:hideMark/>
            <w:tcPrChange w:id="9364" w:author="Huyen Tran Thu" w:date="2023-03-28T21:41:00Z">
              <w:tcPr>
                <w:tcW w:w="929" w:type="pct"/>
                <w:gridSpan w:val="2"/>
                <w:noWrap/>
                <w:vAlign w:val="bottom"/>
                <w:hideMark/>
              </w:tcPr>
            </w:tcPrChange>
          </w:tcPr>
          <w:p w14:paraId="77460D71" w14:textId="24C38953" w:rsidR="00030263" w:rsidRPr="00B337EA" w:rsidRDefault="00030263" w:rsidP="00030263">
            <w:pPr>
              <w:spacing w:before="0" w:after="0"/>
              <w:jc w:val="center"/>
              <w:rPr>
                <w:rFonts w:eastAsia="Times New Roman"/>
                <w:sz w:val="22"/>
                <w:lang w:eastAsia="ja-JP"/>
              </w:rPr>
            </w:pPr>
            <w:ins w:id="9365" w:author="Thu Huyen Tran" w:date="2023-12-05T21:44:00Z">
              <w:r w:rsidRPr="00B337EA">
                <w:rPr>
                  <w:sz w:val="22"/>
                  <w:rPrChange w:id="9366" w:author="Huyen Tran Thu" w:date="2025-04-28T20:25:00Z" w16du:dateUtc="2025-04-28T13:25:00Z">
                    <w:rPr>
                      <w:rFonts w:ascii="Arial" w:hAnsi="Arial" w:cs="Arial"/>
                      <w:sz w:val="20"/>
                      <w:szCs w:val="20"/>
                    </w:rPr>
                  </w:rPrChange>
                </w:rPr>
                <w:t>31%</w:t>
              </w:r>
            </w:ins>
            <w:ins w:id="9367" w:author="Huyen Tran Thu" w:date="2023-03-28T21:41:00Z">
              <w:del w:id="9368" w:author="Thu Huyen Tran" w:date="2023-12-05T21:44:00Z">
                <w:r w:rsidRPr="00B337EA" w:rsidDel="00CE45F6">
                  <w:rPr>
                    <w:rFonts w:eastAsia="Times New Roman"/>
                    <w:sz w:val="22"/>
                    <w:lang w:eastAsia="ja-JP"/>
                    <w:rPrChange w:id="9369" w:author="Huyen Tran Thu" w:date="2025-04-28T20:25:00Z" w16du:dateUtc="2025-04-28T13:25:00Z">
                      <w:rPr>
                        <w:rFonts w:ascii="Arial" w:hAnsi="Arial" w:cs="Arial"/>
                        <w:sz w:val="20"/>
                        <w:szCs w:val="20"/>
                      </w:rPr>
                    </w:rPrChange>
                  </w:rPr>
                  <w:delText>8%</w:delText>
                </w:r>
              </w:del>
            </w:ins>
            <w:del w:id="9370" w:author="Thu Huyen Tran" w:date="2023-12-05T21:44:00Z">
              <w:r w:rsidRPr="00B337EA" w:rsidDel="00CE45F6">
                <w:rPr>
                  <w:rFonts w:eastAsia="Times New Roman"/>
                  <w:sz w:val="22"/>
                  <w:lang w:eastAsia="ja-JP"/>
                  <w:rPrChange w:id="9371" w:author="Huyen Tran Thu" w:date="2025-04-28T20:25:00Z" w16du:dateUtc="2025-04-28T13:25:00Z">
                    <w:rPr>
                      <w:sz w:val="22"/>
                    </w:rPr>
                  </w:rPrChange>
                </w:rPr>
                <w:delText>21%</w:delText>
              </w:r>
            </w:del>
          </w:p>
        </w:tc>
        <w:tc>
          <w:tcPr>
            <w:tcW w:w="843" w:type="pct"/>
            <w:noWrap/>
            <w:vAlign w:val="bottom"/>
            <w:hideMark/>
            <w:tcPrChange w:id="9372" w:author="Huyen Tran Thu" w:date="2023-03-28T21:41:00Z">
              <w:tcPr>
                <w:tcW w:w="852" w:type="pct"/>
                <w:gridSpan w:val="2"/>
                <w:noWrap/>
                <w:vAlign w:val="bottom"/>
                <w:hideMark/>
              </w:tcPr>
            </w:tcPrChange>
          </w:tcPr>
          <w:p w14:paraId="557EB25E" w14:textId="2BF47221" w:rsidR="00030263" w:rsidRPr="00B337EA" w:rsidRDefault="00030263" w:rsidP="00030263">
            <w:pPr>
              <w:spacing w:before="0" w:after="0"/>
              <w:jc w:val="center"/>
              <w:rPr>
                <w:rFonts w:eastAsia="Times New Roman"/>
                <w:sz w:val="22"/>
                <w:lang w:eastAsia="ja-JP"/>
              </w:rPr>
            </w:pPr>
            <w:ins w:id="9373" w:author="Thu Huyen Tran" w:date="2023-12-05T21:44:00Z">
              <w:r w:rsidRPr="00B337EA">
                <w:rPr>
                  <w:sz w:val="22"/>
                  <w:rPrChange w:id="9374" w:author="Huyen Tran Thu" w:date="2025-04-28T20:25:00Z" w16du:dateUtc="2025-04-28T13:25:00Z">
                    <w:rPr>
                      <w:rFonts w:ascii="Arial" w:hAnsi="Arial" w:cs="Arial"/>
                      <w:sz w:val="20"/>
                      <w:szCs w:val="20"/>
                    </w:rPr>
                  </w:rPrChange>
                </w:rPr>
                <w:t>7%</w:t>
              </w:r>
            </w:ins>
            <w:ins w:id="9375" w:author="Huyen Tran Thu" w:date="2023-03-28T21:41:00Z">
              <w:del w:id="9376" w:author="Thu Huyen Tran" w:date="2023-12-05T21:44:00Z">
                <w:r w:rsidRPr="00B337EA" w:rsidDel="00CE45F6">
                  <w:rPr>
                    <w:rFonts w:eastAsia="Times New Roman"/>
                    <w:sz w:val="22"/>
                    <w:lang w:eastAsia="ja-JP"/>
                    <w:rPrChange w:id="9377" w:author="Huyen Tran Thu" w:date="2025-04-28T20:25:00Z" w16du:dateUtc="2025-04-28T13:25:00Z">
                      <w:rPr>
                        <w:rFonts w:ascii="Arial" w:hAnsi="Arial" w:cs="Arial"/>
                        <w:sz w:val="20"/>
                        <w:szCs w:val="20"/>
                      </w:rPr>
                    </w:rPrChange>
                  </w:rPr>
                  <w:delText>13%</w:delText>
                </w:r>
              </w:del>
            </w:ins>
            <w:del w:id="9378" w:author="Thu Huyen Tran" w:date="2023-12-05T21:44:00Z">
              <w:r w:rsidRPr="00B337EA" w:rsidDel="00CE45F6">
                <w:rPr>
                  <w:rFonts w:eastAsia="Times New Roman"/>
                  <w:sz w:val="22"/>
                  <w:lang w:eastAsia="ja-JP"/>
                  <w:rPrChange w:id="9379" w:author="Huyen Tran Thu" w:date="2025-04-28T20:25:00Z" w16du:dateUtc="2025-04-28T13:25:00Z">
                    <w:rPr>
                      <w:sz w:val="22"/>
                    </w:rPr>
                  </w:rPrChange>
                </w:rPr>
                <w:delText>0%</w:delText>
              </w:r>
            </w:del>
          </w:p>
        </w:tc>
        <w:tc>
          <w:tcPr>
            <w:tcW w:w="869" w:type="pct"/>
            <w:noWrap/>
            <w:vAlign w:val="bottom"/>
            <w:hideMark/>
            <w:tcPrChange w:id="9380" w:author="Huyen Tran Thu" w:date="2023-03-28T21:41:00Z">
              <w:tcPr>
                <w:tcW w:w="852" w:type="pct"/>
                <w:gridSpan w:val="2"/>
                <w:noWrap/>
                <w:vAlign w:val="bottom"/>
                <w:hideMark/>
              </w:tcPr>
            </w:tcPrChange>
          </w:tcPr>
          <w:p w14:paraId="788DA5F9" w14:textId="5DB87F60" w:rsidR="00030263" w:rsidRPr="00B337EA" w:rsidRDefault="00030263" w:rsidP="00030263">
            <w:pPr>
              <w:spacing w:before="0" w:after="0"/>
              <w:jc w:val="center"/>
              <w:rPr>
                <w:rFonts w:eastAsia="Times New Roman"/>
                <w:sz w:val="22"/>
                <w:lang w:eastAsia="ja-JP"/>
              </w:rPr>
            </w:pPr>
            <w:ins w:id="9381" w:author="Thu Huyen Tran" w:date="2023-12-05T21:44:00Z">
              <w:r w:rsidRPr="00B337EA">
                <w:rPr>
                  <w:sz w:val="22"/>
                  <w:rPrChange w:id="9382" w:author="Huyen Tran Thu" w:date="2025-04-28T20:25:00Z" w16du:dateUtc="2025-04-28T13:25:00Z">
                    <w:rPr>
                      <w:rFonts w:ascii="Arial" w:hAnsi="Arial" w:cs="Arial"/>
                      <w:sz w:val="20"/>
                      <w:szCs w:val="20"/>
                    </w:rPr>
                  </w:rPrChange>
                </w:rPr>
                <w:t>48%</w:t>
              </w:r>
            </w:ins>
            <w:ins w:id="9383" w:author="Huyen Tran Thu" w:date="2023-03-28T21:41:00Z">
              <w:del w:id="9384" w:author="Thu Huyen Tran" w:date="2023-12-05T21:44:00Z">
                <w:r w:rsidRPr="00B337EA" w:rsidDel="00CE45F6">
                  <w:rPr>
                    <w:rFonts w:eastAsia="Times New Roman"/>
                    <w:sz w:val="22"/>
                    <w:lang w:eastAsia="ja-JP"/>
                    <w:rPrChange w:id="9385" w:author="Huyen Tran Thu" w:date="2025-04-28T20:25:00Z" w16du:dateUtc="2025-04-28T13:25:00Z">
                      <w:rPr>
                        <w:rFonts w:ascii="Arial" w:hAnsi="Arial" w:cs="Arial"/>
                        <w:sz w:val="20"/>
                        <w:szCs w:val="20"/>
                      </w:rPr>
                    </w:rPrChange>
                  </w:rPr>
                  <w:delText>61%</w:delText>
                </w:r>
              </w:del>
            </w:ins>
            <w:del w:id="9386" w:author="Thu Huyen Tran" w:date="2023-12-05T21:44:00Z">
              <w:r w:rsidRPr="00B337EA" w:rsidDel="00CE45F6">
                <w:rPr>
                  <w:rFonts w:eastAsia="Times New Roman"/>
                  <w:sz w:val="22"/>
                  <w:lang w:eastAsia="ja-JP"/>
                  <w:rPrChange w:id="9387" w:author="Huyen Tran Thu" w:date="2025-04-28T20:25:00Z" w16du:dateUtc="2025-04-28T13:25:00Z">
                    <w:rPr>
                      <w:sz w:val="22"/>
                    </w:rPr>
                  </w:rPrChange>
                </w:rPr>
                <w:delText>16%</w:delText>
              </w:r>
            </w:del>
          </w:p>
        </w:tc>
        <w:tc>
          <w:tcPr>
            <w:tcW w:w="899" w:type="pct"/>
            <w:noWrap/>
            <w:vAlign w:val="bottom"/>
            <w:hideMark/>
            <w:tcPrChange w:id="9388" w:author="Huyen Tran Thu" w:date="2023-03-28T21:41:00Z">
              <w:tcPr>
                <w:tcW w:w="879" w:type="pct"/>
                <w:noWrap/>
                <w:vAlign w:val="bottom"/>
                <w:hideMark/>
              </w:tcPr>
            </w:tcPrChange>
          </w:tcPr>
          <w:p w14:paraId="6D253BE3" w14:textId="20E588BF" w:rsidR="00030263" w:rsidRPr="00B337EA" w:rsidRDefault="00030263" w:rsidP="00030263">
            <w:pPr>
              <w:spacing w:before="0" w:after="0"/>
              <w:jc w:val="center"/>
              <w:rPr>
                <w:rFonts w:eastAsia="Times New Roman"/>
                <w:sz w:val="22"/>
                <w:lang w:eastAsia="ja-JP"/>
              </w:rPr>
            </w:pPr>
            <w:ins w:id="9389" w:author="Thu Huyen Tran" w:date="2023-12-05T21:44:00Z">
              <w:r w:rsidRPr="00B337EA">
                <w:rPr>
                  <w:sz w:val="22"/>
                  <w:rPrChange w:id="9390" w:author="Huyen Tran Thu" w:date="2025-04-28T20:25:00Z" w16du:dateUtc="2025-04-28T13:25:00Z">
                    <w:rPr>
                      <w:rFonts w:ascii="Arial" w:hAnsi="Arial" w:cs="Arial"/>
                      <w:sz w:val="20"/>
                      <w:szCs w:val="20"/>
                    </w:rPr>
                  </w:rPrChange>
                </w:rPr>
                <w:t>14%</w:t>
              </w:r>
            </w:ins>
            <w:ins w:id="9391" w:author="Huyen Tran Thu" w:date="2023-03-28T21:41:00Z">
              <w:del w:id="9392" w:author="Thu Huyen Tran" w:date="2023-12-05T21:44:00Z">
                <w:r w:rsidRPr="00B337EA" w:rsidDel="00CE45F6">
                  <w:rPr>
                    <w:rFonts w:eastAsia="Times New Roman"/>
                    <w:sz w:val="22"/>
                    <w:lang w:eastAsia="ja-JP"/>
                    <w:rPrChange w:id="9393" w:author="Huyen Tran Thu" w:date="2025-04-28T20:25:00Z" w16du:dateUtc="2025-04-28T13:25:00Z">
                      <w:rPr>
                        <w:rFonts w:ascii="Arial" w:hAnsi="Arial" w:cs="Arial"/>
                        <w:sz w:val="20"/>
                        <w:szCs w:val="20"/>
                      </w:rPr>
                    </w:rPrChange>
                  </w:rPr>
                  <w:delText>17%</w:delText>
                </w:r>
              </w:del>
            </w:ins>
            <w:del w:id="9394" w:author="Thu Huyen Tran" w:date="2023-12-05T21:44:00Z">
              <w:r w:rsidRPr="00B337EA" w:rsidDel="00CE45F6">
                <w:rPr>
                  <w:rFonts w:eastAsia="Times New Roman"/>
                  <w:sz w:val="22"/>
                  <w:lang w:eastAsia="ja-JP"/>
                  <w:rPrChange w:id="9395" w:author="Huyen Tran Thu" w:date="2025-04-28T20:25:00Z" w16du:dateUtc="2025-04-28T13:25:00Z">
                    <w:rPr>
                      <w:sz w:val="22"/>
                    </w:rPr>
                  </w:rPrChange>
                </w:rPr>
                <w:delText>63%</w:delText>
              </w:r>
            </w:del>
          </w:p>
        </w:tc>
        <w:tc>
          <w:tcPr>
            <w:tcW w:w="868" w:type="pct"/>
            <w:vAlign w:val="bottom"/>
            <w:tcPrChange w:id="9396" w:author="Huyen Tran Thu" w:date="2023-03-28T21:41:00Z">
              <w:tcPr>
                <w:tcW w:w="878" w:type="pct"/>
                <w:gridSpan w:val="2"/>
                <w:vAlign w:val="bottom"/>
              </w:tcPr>
            </w:tcPrChange>
          </w:tcPr>
          <w:p w14:paraId="48776C2D" w14:textId="12177EEB" w:rsidR="00030263" w:rsidRPr="00B337EA" w:rsidRDefault="00030263" w:rsidP="00030263">
            <w:pPr>
              <w:spacing w:before="0" w:after="0"/>
              <w:jc w:val="center"/>
              <w:rPr>
                <w:rFonts w:eastAsia="Times New Roman"/>
                <w:sz w:val="22"/>
                <w:lang w:eastAsia="ja-JP"/>
                <w:rPrChange w:id="9397" w:author="Huyen Tran Thu" w:date="2025-04-28T20:25:00Z" w16du:dateUtc="2025-04-28T13:25:00Z">
                  <w:rPr>
                    <w:sz w:val="22"/>
                  </w:rPr>
                </w:rPrChange>
              </w:rPr>
            </w:pPr>
            <w:ins w:id="9398" w:author="Thu Huyen Tran" w:date="2023-12-05T21:45:00Z">
              <w:r w:rsidRPr="00B337EA">
                <w:rPr>
                  <w:sz w:val="22"/>
                  <w:rPrChange w:id="9399" w:author="Huyen Tran Thu" w:date="2025-04-28T20:25:00Z" w16du:dateUtc="2025-04-28T13:25:00Z">
                    <w:rPr>
                      <w:rFonts w:ascii="Arial" w:hAnsi="Arial" w:cs="Arial"/>
                      <w:sz w:val="20"/>
                      <w:szCs w:val="20"/>
                    </w:rPr>
                  </w:rPrChange>
                </w:rPr>
                <w:t>0,63</w:t>
              </w:r>
            </w:ins>
            <w:ins w:id="9400" w:author="Huyen Tran Thu" w:date="2023-03-28T21:42:00Z">
              <w:del w:id="9401" w:author="Thu Huyen Tran" w:date="2023-12-05T21:45:00Z">
                <w:r w:rsidRPr="00B337EA" w:rsidDel="00AF7126">
                  <w:rPr>
                    <w:rFonts w:eastAsia="Times New Roman"/>
                    <w:sz w:val="22"/>
                    <w:lang w:eastAsia="ja-JP"/>
                    <w:rPrChange w:id="9402" w:author="Huyen Tran Thu" w:date="2025-04-28T20:25:00Z" w16du:dateUtc="2025-04-28T13:25:00Z">
                      <w:rPr>
                        <w:rFonts w:ascii="Arial" w:hAnsi="Arial" w:cs="Arial"/>
                        <w:sz w:val="20"/>
                        <w:szCs w:val="20"/>
                      </w:rPr>
                    </w:rPrChange>
                  </w:rPr>
                  <w:delText>0,57</w:delText>
                </w:r>
              </w:del>
            </w:ins>
            <w:del w:id="9403" w:author="Thu Huyen Tran" w:date="2023-12-05T21:45:00Z">
              <w:r w:rsidRPr="00B337EA" w:rsidDel="00AF7126">
                <w:rPr>
                  <w:rFonts w:eastAsia="Times New Roman"/>
                  <w:sz w:val="22"/>
                  <w:lang w:eastAsia="ja-JP"/>
                  <w:rPrChange w:id="9404" w:author="Huyen Tran Thu" w:date="2025-04-28T20:25:00Z" w16du:dateUtc="2025-04-28T13:25:00Z">
                    <w:rPr>
                      <w:sz w:val="22"/>
                    </w:rPr>
                  </w:rPrChange>
                </w:rPr>
                <w:delText>0.56</w:delText>
              </w:r>
            </w:del>
          </w:p>
        </w:tc>
      </w:tr>
      <w:tr w:rsidR="00030263" w:rsidRPr="00B337EA" w14:paraId="039F6B5A" w14:textId="77777777" w:rsidTr="00030263">
        <w:trPr>
          <w:trHeight w:val="255"/>
          <w:trPrChange w:id="9405" w:author="Huyen Tran Thu" w:date="2023-03-28T21:41:00Z">
            <w:trPr>
              <w:trHeight w:val="255"/>
            </w:trPr>
          </w:trPrChange>
        </w:trPr>
        <w:tc>
          <w:tcPr>
            <w:tcW w:w="601" w:type="pct"/>
            <w:noWrap/>
            <w:vAlign w:val="center"/>
            <w:hideMark/>
            <w:tcPrChange w:id="9406" w:author="Huyen Tran Thu" w:date="2023-03-28T21:41:00Z">
              <w:tcPr>
                <w:tcW w:w="611" w:type="pct"/>
                <w:gridSpan w:val="2"/>
                <w:noWrap/>
                <w:vAlign w:val="center"/>
                <w:hideMark/>
              </w:tcPr>
            </w:tcPrChange>
          </w:tcPr>
          <w:p w14:paraId="7C1A1FF0"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2014</w:t>
            </w:r>
          </w:p>
        </w:tc>
        <w:tc>
          <w:tcPr>
            <w:tcW w:w="920" w:type="pct"/>
            <w:noWrap/>
            <w:vAlign w:val="bottom"/>
            <w:hideMark/>
            <w:tcPrChange w:id="9407" w:author="Huyen Tran Thu" w:date="2023-03-28T21:41:00Z">
              <w:tcPr>
                <w:tcW w:w="929" w:type="pct"/>
                <w:gridSpan w:val="2"/>
                <w:noWrap/>
                <w:vAlign w:val="bottom"/>
                <w:hideMark/>
              </w:tcPr>
            </w:tcPrChange>
          </w:tcPr>
          <w:p w14:paraId="11482B8F" w14:textId="12C2BB4C" w:rsidR="00030263" w:rsidRPr="00B337EA" w:rsidRDefault="00030263" w:rsidP="00030263">
            <w:pPr>
              <w:spacing w:before="0" w:after="0"/>
              <w:jc w:val="center"/>
              <w:rPr>
                <w:rFonts w:eastAsia="Times New Roman"/>
                <w:sz w:val="22"/>
                <w:lang w:eastAsia="ja-JP"/>
              </w:rPr>
            </w:pPr>
            <w:ins w:id="9408" w:author="Thu Huyen Tran" w:date="2023-12-05T21:44:00Z">
              <w:r w:rsidRPr="00B337EA">
                <w:rPr>
                  <w:sz w:val="22"/>
                  <w:rPrChange w:id="9409" w:author="Huyen Tran Thu" w:date="2025-04-28T20:25:00Z" w16du:dateUtc="2025-04-28T13:25:00Z">
                    <w:rPr>
                      <w:rFonts w:ascii="Arial" w:hAnsi="Arial" w:cs="Arial"/>
                      <w:sz w:val="20"/>
                      <w:szCs w:val="20"/>
                    </w:rPr>
                  </w:rPrChange>
                </w:rPr>
                <w:t>31%</w:t>
              </w:r>
            </w:ins>
            <w:ins w:id="9410" w:author="Huyen Tran Thu" w:date="2023-03-28T21:41:00Z">
              <w:del w:id="9411" w:author="Thu Huyen Tran" w:date="2023-12-05T21:44:00Z">
                <w:r w:rsidRPr="00B337EA" w:rsidDel="00CE45F6">
                  <w:rPr>
                    <w:rFonts w:eastAsia="Times New Roman"/>
                    <w:sz w:val="22"/>
                    <w:lang w:eastAsia="ja-JP"/>
                    <w:rPrChange w:id="9412" w:author="Huyen Tran Thu" w:date="2025-04-28T20:25:00Z" w16du:dateUtc="2025-04-28T13:25:00Z">
                      <w:rPr>
                        <w:rFonts w:ascii="Arial" w:hAnsi="Arial" w:cs="Arial"/>
                        <w:sz w:val="20"/>
                        <w:szCs w:val="20"/>
                      </w:rPr>
                    </w:rPrChange>
                  </w:rPr>
                  <w:delText>14%</w:delText>
                </w:r>
              </w:del>
            </w:ins>
            <w:del w:id="9413" w:author="Thu Huyen Tran" w:date="2023-12-05T21:44:00Z">
              <w:r w:rsidRPr="00B337EA" w:rsidDel="00CE45F6">
                <w:rPr>
                  <w:rFonts w:eastAsia="Times New Roman"/>
                  <w:sz w:val="22"/>
                  <w:lang w:eastAsia="ja-JP"/>
                  <w:rPrChange w:id="9414" w:author="Huyen Tran Thu" w:date="2025-04-28T20:25:00Z" w16du:dateUtc="2025-04-28T13:25:00Z">
                    <w:rPr>
                      <w:sz w:val="22"/>
                    </w:rPr>
                  </w:rPrChange>
                </w:rPr>
                <w:delText>33%</w:delText>
              </w:r>
            </w:del>
          </w:p>
        </w:tc>
        <w:tc>
          <w:tcPr>
            <w:tcW w:w="843" w:type="pct"/>
            <w:noWrap/>
            <w:vAlign w:val="bottom"/>
            <w:hideMark/>
            <w:tcPrChange w:id="9415" w:author="Huyen Tran Thu" w:date="2023-03-28T21:41:00Z">
              <w:tcPr>
                <w:tcW w:w="852" w:type="pct"/>
                <w:gridSpan w:val="2"/>
                <w:noWrap/>
                <w:vAlign w:val="bottom"/>
                <w:hideMark/>
              </w:tcPr>
            </w:tcPrChange>
          </w:tcPr>
          <w:p w14:paraId="18BBB9AF" w14:textId="56416A8E" w:rsidR="00030263" w:rsidRPr="00B337EA" w:rsidRDefault="00030263" w:rsidP="00030263">
            <w:pPr>
              <w:spacing w:before="0" w:after="0"/>
              <w:jc w:val="center"/>
              <w:rPr>
                <w:rFonts w:eastAsia="Times New Roman"/>
                <w:sz w:val="22"/>
                <w:lang w:eastAsia="ja-JP"/>
              </w:rPr>
            </w:pPr>
            <w:ins w:id="9416" w:author="Thu Huyen Tran" w:date="2023-12-05T21:44:00Z">
              <w:r w:rsidRPr="00B337EA">
                <w:rPr>
                  <w:sz w:val="22"/>
                  <w:rPrChange w:id="9417" w:author="Huyen Tran Thu" w:date="2025-04-28T20:25:00Z" w16du:dateUtc="2025-04-28T13:25:00Z">
                    <w:rPr>
                      <w:rFonts w:ascii="Arial" w:hAnsi="Arial" w:cs="Arial"/>
                      <w:sz w:val="20"/>
                      <w:szCs w:val="20"/>
                    </w:rPr>
                  </w:rPrChange>
                </w:rPr>
                <w:t>7%</w:t>
              </w:r>
            </w:ins>
            <w:ins w:id="9418" w:author="Huyen Tran Thu" w:date="2023-03-28T21:41:00Z">
              <w:del w:id="9419" w:author="Thu Huyen Tran" w:date="2023-12-05T21:44:00Z">
                <w:r w:rsidRPr="00B337EA" w:rsidDel="00CE45F6">
                  <w:rPr>
                    <w:rFonts w:eastAsia="Times New Roman"/>
                    <w:sz w:val="22"/>
                    <w:lang w:eastAsia="ja-JP"/>
                    <w:rPrChange w:id="9420" w:author="Huyen Tran Thu" w:date="2025-04-28T20:25:00Z" w16du:dateUtc="2025-04-28T13:25:00Z">
                      <w:rPr>
                        <w:rFonts w:ascii="Arial" w:hAnsi="Arial" w:cs="Arial"/>
                        <w:sz w:val="20"/>
                        <w:szCs w:val="20"/>
                      </w:rPr>
                    </w:rPrChange>
                  </w:rPr>
                  <w:delText>20%</w:delText>
                </w:r>
              </w:del>
            </w:ins>
            <w:del w:id="9421" w:author="Thu Huyen Tran" w:date="2023-12-05T21:44:00Z">
              <w:r w:rsidRPr="00B337EA" w:rsidDel="00CE45F6">
                <w:rPr>
                  <w:rFonts w:eastAsia="Times New Roman"/>
                  <w:sz w:val="22"/>
                  <w:lang w:eastAsia="ja-JP"/>
                  <w:rPrChange w:id="9422" w:author="Huyen Tran Thu" w:date="2025-04-28T20:25:00Z" w16du:dateUtc="2025-04-28T13:25:00Z">
                    <w:rPr>
                      <w:sz w:val="22"/>
                    </w:rPr>
                  </w:rPrChange>
                </w:rPr>
                <w:delText>0%</w:delText>
              </w:r>
            </w:del>
          </w:p>
        </w:tc>
        <w:tc>
          <w:tcPr>
            <w:tcW w:w="869" w:type="pct"/>
            <w:noWrap/>
            <w:vAlign w:val="bottom"/>
            <w:hideMark/>
            <w:tcPrChange w:id="9423" w:author="Huyen Tran Thu" w:date="2023-03-28T21:41:00Z">
              <w:tcPr>
                <w:tcW w:w="852" w:type="pct"/>
                <w:gridSpan w:val="2"/>
                <w:noWrap/>
                <w:vAlign w:val="bottom"/>
                <w:hideMark/>
              </w:tcPr>
            </w:tcPrChange>
          </w:tcPr>
          <w:p w14:paraId="74CF32E8" w14:textId="18DD7375" w:rsidR="00030263" w:rsidRPr="00B337EA" w:rsidRDefault="00030263" w:rsidP="00030263">
            <w:pPr>
              <w:spacing w:before="0" w:after="0"/>
              <w:jc w:val="center"/>
              <w:rPr>
                <w:rFonts w:eastAsia="Times New Roman"/>
                <w:sz w:val="22"/>
                <w:lang w:eastAsia="ja-JP"/>
              </w:rPr>
            </w:pPr>
            <w:ins w:id="9424" w:author="Thu Huyen Tran" w:date="2023-12-05T21:44:00Z">
              <w:r w:rsidRPr="00B337EA">
                <w:rPr>
                  <w:sz w:val="22"/>
                  <w:rPrChange w:id="9425" w:author="Huyen Tran Thu" w:date="2025-04-28T20:25:00Z" w16du:dateUtc="2025-04-28T13:25:00Z">
                    <w:rPr>
                      <w:rFonts w:ascii="Arial" w:hAnsi="Arial" w:cs="Arial"/>
                      <w:sz w:val="20"/>
                      <w:szCs w:val="20"/>
                    </w:rPr>
                  </w:rPrChange>
                </w:rPr>
                <w:t>48%</w:t>
              </w:r>
            </w:ins>
            <w:ins w:id="9426" w:author="Huyen Tran Thu" w:date="2023-03-28T21:41:00Z">
              <w:del w:id="9427" w:author="Thu Huyen Tran" w:date="2023-12-05T21:44:00Z">
                <w:r w:rsidRPr="00B337EA" w:rsidDel="00CE45F6">
                  <w:rPr>
                    <w:rFonts w:eastAsia="Times New Roman"/>
                    <w:sz w:val="22"/>
                    <w:lang w:eastAsia="ja-JP"/>
                    <w:rPrChange w:id="9428" w:author="Huyen Tran Thu" w:date="2025-04-28T20:25:00Z" w16du:dateUtc="2025-04-28T13:25:00Z">
                      <w:rPr>
                        <w:rFonts w:ascii="Arial" w:hAnsi="Arial" w:cs="Arial"/>
                        <w:sz w:val="20"/>
                        <w:szCs w:val="20"/>
                      </w:rPr>
                    </w:rPrChange>
                  </w:rPr>
                  <w:delText>44%</w:delText>
                </w:r>
              </w:del>
            </w:ins>
            <w:del w:id="9429" w:author="Thu Huyen Tran" w:date="2023-12-05T21:44:00Z">
              <w:r w:rsidRPr="00B337EA" w:rsidDel="00CE45F6">
                <w:rPr>
                  <w:rFonts w:eastAsia="Times New Roman"/>
                  <w:sz w:val="22"/>
                  <w:lang w:eastAsia="ja-JP"/>
                  <w:rPrChange w:id="9430" w:author="Huyen Tran Thu" w:date="2025-04-28T20:25:00Z" w16du:dateUtc="2025-04-28T13:25:00Z">
                    <w:rPr>
                      <w:sz w:val="22"/>
                    </w:rPr>
                  </w:rPrChange>
                </w:rPr>
                <w:delText>13%</w:delText>
              </w:r>
            </w:del>
          </w:p>
        </w:tc>
        <w:tc>
          <w:tcPr>
            <w:tcW w:w="899" w:type="pct"/>
            <w:noWrap/>
            <w:vAlign w:val="bottom"/>
            <w:hideMark/>
            <w:tcPrChange w:id="9431" w:author="Huyen Tran Thu" w:date="2023-03-28T21:41:00Z">
              <w:tcPr>
                <w:tcW w:w="879" w:type="pct"/>
                <w:noWrap/>
                <w:vAlign w:val="bottom"/>
                <w:hideMark/>
              </w:tcPr>
            </w:tcPrChange>
          </w:tcPr>
          <w:p w14:paraId="4BE0E14C" w14:textId="23E64ED6" w:rsidR="00030263" w:rsidRPr="00B337EA" w:rsidRDefault="00030263" w:rsidP="00030263">
            <w:pPr>
              <w:spacing w:before="0" w:after="0"/>
              <w:jc w:val="center"/>
              <w:rPr>
                <w:rFonts w:eastAsia="Times New Roman"/>
                <w:sz w:val="22"/>
                <w:lang w:eastAsia="ja-JP"/>
              </w:rPr>
            </w:pPr>
            <w:ins w:id="9432" w:author="Thu Huyen Tran" w:date="2023-12-05T21:44:00Z">
              <w:r w:rsidRPr="00B337EA">
                <w:rPr>
                  <w:sz w:val="22"/>
                  <w:rPrChange w:id="9433" w:author="Huyen Tran Thu" w:date="2025-04-28T20:25:00Z" w16du:dateUtc="2025-04-28T13:25:00Z">
                    <w:rPr>
                      <w:rFonts w:ascii="Arial" w:hAnsi="Arial" w:cs="Arial"/>
                      <w:sz w:val="20"/>
                      <w:szCs w:val="20"/>
                    </w:rPr>
                  </w:rPrChange>
                </w:rPr>
                <w:t>13%</w:t>
              </w:r>
            </w:ins>
            <w:ins w:id="9434" w:author="Huyen Tran Thu" w:date="2023-03-28T21:41:00Z">
              <w:del w:id="9435" w:author="Thu Huyen Tran" w:date="2023-12-05T21:44:00Z">
                <w:r w:rsidRPr="00B337EA" w:rsidDel="00CE45F6">
                  <w:rPr>
                    <w:rFonts w:eastAsia="Times New Roman"/>
                    <w:sz w:val="22"/>
                    <w:lang w:eastAsia="ja-JP"/>
                    <w:rPrChange w:id="9436" w:author="Huyen Tran Thu" w:date="2025-04-28T20:25:00Z" w16du:dateUtc="2025-04-28T13:25:00Z">
                      <w:rPr>
                        <w:rFonts w:ascii="Arial" w:hAnsi="Arial" w:cs="Arial"/>
                        <w:sz w:val="20"/>
                        <w:szCs w:val="20"/>
                      </w:rPr>
                    </w:rPrChange>
                  </w:rPr>
                  <w:delText>23%</w:delText>
                </w:r>
              </w:del>
            </w:ins>
            <w:del w:id="9437" w:author="Thu Huyen Tran" w:date="2023-12-05T21:44:00Z">
              <w:r w:rsidRPr="00B337EA" w:rsidDel="00CE45F6">
                <w:rPr>
                  <w:rFonts w:eastAsia="Times New Roman"/>
                  <w:sz w:val="22"/>
                  <w:lang w:eastAsia="ja-JP"/>
                  <w:rPrChange w:id="9438" w:author="Huyen Tran Thu" w:date="2025-04-28T20:25:00Z" w16du:dateUtc="2025-04-28T13:25:00Z">
                    <w:rPr>
                      <w:sz w:val="22"/>
                    </w:rPr>
                  </w:rPrChange>
                </w:rPr>
                <w:delText>53%</w:delText>
              </w:r>
            </w:del>
          </w:p>
        </w:tc>
        <w:tc>
          <w:tcPr>
            <w:tcW w:w="868" w:type="pct"/>
            <w:vAlign w:val="bottom"/>
            <w:tcPrChange w:id="9439" w:author="Huyen Tran Thu" w:date="2023-03-28T21:41:00Z">
              <w:tcPr>
                <w:tcW w:w="878" w:type="pct"/>
                <w:gridSpan w:val="2"/>
                <w:vAlign w:val="bottom"/>
              </w:tcPr>
            </w:tcPrChange>
          </w:tcPr>
          <w:p w14:paraId="0D2FF38F" w14:textId="124544EF" w:rsidR="00030263" w:rsidRPr="00B337EA" w:rsidRDefault="00030263" w:rsidP="00030263">
            <w:pPr>
              <w:spacing w:before="0" w:after="0"/>
              <w:jc w:val="center"/>
              <w:rPr>
                <w:rFonts w:eastAsia="Times New Roman"/>
                <w:sz w:val="22"/>
                <w:lang w:eastAsia="ja-JP"/>
                <w:rPrChange w:id="9440" w:author="Huyen Tran Thu" w:date="2025-04-28T20:25:00Z" w16du:dateUtc="2025-04-28T13:25:00Z">
                  <w:rPr>
                    <w:sz w:val="22"/>
                  </w:rPr>
                </w:rPrChange>
              </w:rPr>
            </w:pPr>
            <w:ins w:id="9441" w:author="Thu Huyen Tran" w:date="2023-12-05T21:45:00Z">
              <w:r w:rsidRPr="00B337EA">
                <w:rPr>
                  <w:sz w:val="22"/>
                  <w:rPrChange w:id="9442" w:author="Huyen Tran Thu" w:date="2025-04-28T20:25:00Z" w16du:dateUtc="2025-04-28T13:25:00Z">
                    <w:rPr>
                      <w:rFonts w:ascii="Arial" w:hAnsi="Arial" w:cs="Arial"/>
                      <w:sz w:val="20"/>
                      <w:szCs w:val="20"/>
                    </w:rPr>
                  </w:rPrChange>
                </w:rPr>
                <w:t>0,63</w:t>
              </w:r>
            </w:ins>
            <w:ins w:id="9443" w:author="Huyen Tran Thu" w:date="2023-03-28T21:42:00Z">
              <w:del w:id="9444" w:author="Thu Huyen Tran" w:date="2023-12-05T21:45:00Z">
                <w:r w:rsidRPr="00B337EA" w:rsidDel="00AF7126">
                  <w:rPr>
                    <w:rFonts w:eastAsia="Times New Roman"/>
                    <w:sz w:val="22"/>
                    <w:lang w:eastAsia="ja-JP"/>
                    <w:rPrChange w:id="9445" w:author="Huyen Tran Thu" w:date="2025-04-28T20:25:00Z" w16du:dateUtc="2025-04-28T13:25:00Z">
                      <w:rPr>
                        <w:rFonts w:ascii="Arial" w:hAnsi="Arial" w:cs="Arial"/>
                        <w:sz w:val="20"/>
                        <w:szCs w:val="20"/>
                      </w:rPr>
                    </w:rPrChange>
                  </w:rPr>
                  <w:delText>0,59</w:delText>
                </w:r>
              </w:del>
            </w:ins>
            <w:del w:id="9446" w:author="Thu Huyen Tran" w:date="2023-12-05T21:45:00Z">
              <w:r w:rsidRPr="00B337EA" w:rsidDel="00AF7126">
                <w:rPr>
                  <w:rFonts w:eastAsia="Times New Roman"/>
                  <w:sz w:val="22"/>
                  <w:lang w:eastAsia="ja-JP"/>
                  <w:rPrChange w:id="9447" w:author="Huyen Tran Thu" w:date="2025-04-28T20:25:00Z" w16du:dateUtc="2025-04-28T13:25:00Z">
                    <w:rPr>
                      <w:sz w:val="22"/>
                    </w:rPr>
                  </w:rPrChange>
                </w:rPr>
                <w:delText>0.53</w:delText>
              </w:r>
            </w:del>
          </w:p>
        </w:tc>
      </w:tr>
      <w:tr w:rsidR="00030263" w:rsidRPr="00B337EA" w14:paraId="7220B958" w14:textId="77777777" w:rsidTr="00030263">
        <w:trPr>
          <w:trHeight w:val="255"/>
          <w:trPrChange w:id="9448" w:author="Huyen Tran Thu" w:date="2023-03-28T21:41:00Z">
            <w:trPr>
              <w:trHeight w:val="255"/>
            </w:trPr>
          </w:trPrChange>
        </w:trPr>
        <w:tc>
          <w:tcPr>
            <w:tcW w:w="601" w:type="pct"/>
            <w:noWrap/>
            <w:vAlign w:val="center"/>
            <w:hideMark/>
            <w:tcPrChange w:id="9449" w:author="Huyen Tran Thu" w:date="2023-03-28T21:41:00Z">
              <w:tcPr>
                <w:tcW w:w="611" w:type="pct"/>
                <w:gridSpan w:val="2"/>
                <w:noWrap/>
                <w:vAlign w:val="center"/>
                <w:hideMark/>
              </w:tcPr>
            </w:tcPrChange>
          </w:tcPr>
          <w:p w14:paraId="15E60A3B"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2015</w:t>
            </w:r>
          </w:p>
        </w:tc>
        <w:tc>
          <w:tcPr>
            <w:tcW w:w="920" w:type="pct"/>
            <w:noWrap/>
            <w:vAlign w:val="bottom"/>
            <w:hideMark/>
            <w:tcPrChange w:id="9450" w:author="Huyen Tran Thu" w:date="2023-03-28T21:41:00Z">
              <w:tcPr>
                <w:tcW w:w="929" w:type="pct"/>
                <w:gridSpan w:val="2"/>
                <w:noWrap/>
                <w:vAlign w:val="bottom"/>
                <w:hideMark/>
              </w:tcPr>
            </w:tcPrChange>
          </w:tcPr>
          <w:p w14:paraId="35232531" w14:textId="0E011E99" w:rsidR="00030263" w:rsidRPr="00B337EA" w:rsidRDefault="00030263" w:rsidP="00030263">
            <w:pPr>
              <w:spacing w:before="0" w:after="0"/>
              <w:jc w:val="center"/>
              <w:rPr>
                <w:rFonts w:eastAsia="Times New Roman"/>
                <w:sz w:val="22"/>
                <w:lang w:eastAsia="ja-JP"/>
              </w:rPr>
            </w:pPr>
            <w:ins w:id="9451" w:author="Thu Huyen Tran" w:date="2023-12-05T21:44:00Z">
              <w:r w:rsidRPr="00B337EA">
                <w:rPr>
                  <w:sz w:val="22"/>
                  <w:rPrChange w:id="9452" w:author="Huyen Tran Thu" w:date="2025-04-28T20:25:00Z" w16du:dateUtc="2025-04-28T13:25:00Z">
                    <w:rPr>
                      <w:rFonts w:ascii="Arial" w:hAnsi="Arial" w:cs="Arial"/>
                      <w:sz w:val="20"/>
                      <w:szCs w:val="20"/>
                    </w:rPr>
                  </w:rPrChange>
                </w:rPr>
                <w:t>30%</w:t>
              </w:r>
            </w:ins>
            <w:ins w:id="9453" w:author="Huyen Tran Thu" w:date="2023-03-28T21:41:00Z">
              <w:del w:id="9454" w:author="Thu Huyen Tran" w:date="2023-12-05T21:44:00Z">
                <w:r w:rsidRPr="00B337EA" w:rsidDel="00CE45F6">
                  <w:rPr>
                    <w:rFonts w:eastAsia="Times New Roman"/>
                    <w:sz w:val="22"/>
                    <w:lang w:eastAsia="ja-JP"/>
                    <w:rPrChange w:id="9455" w:author="Huyen Tran Thu" w:date="2025-04-28T20:25:00Z" w16du:dateUtc="2025-04-28T13:25:00Z">
                      <w:rPr>
                        <w:rFonts w:ascii="Arial" w:hAnsi="Arial" w:cs="Arial"/>
                        <w:sz w:val="20"/>
                        <w:szCs w:val="20"/>
                      </w:rPr>
                    </w:rPrChange>
                  </w:rPr>
                  <w:delText>14%</w:delText>
                </w:r>
              </w:del>
            </w:ins>
            <w:del w:id="9456" w:author="Thu Huyen Tran" w:date="2023-12-05T21:44:00Z">
              <w:r w:rsidRPr="00B337EA" w:rsidDel="00CE45F6">
                <w:rPr>
                  <w:rFonts w:eastAsia="Times New Roman"/>
                  <w:sz w:val="22"/>
                  <w:lang w:eastAsia="ja-JP"/>
                  <w:rPrChange w:id="9457" w:author="Huyen Tran Thu" w:date="2025-04-28T20:25:00Z" w16du:dateUtc="2025-04-28T13:25:00Z">
                    <w:rPr>
                      <w:sz w:val="22"/>
                    </w:rPr>
                  </w:rPrChange>
                </w:rPr>
                <w:delText>32%</w:delText>
              </w:r>
            </w:del>
          </w:p>
        </w:tc>
        <w:tc>
          <w:tcPr>
            <w:tcW w:w="843" w:type="pct"/>
            <w:noWrap/>
            <w:vAlign w:val="bottom"/>
            <w:hideMark/>
            <w:tcPrChange w:id="9458" w:author="Huyen Tran Thu" w:date="2023-03-28T21:41:00Z">
              <w:tcPr>
                <w:tcW w:w="852" w:type="pct"/>
                <w:gridSpan w:val="2"/>
                <w:noWrap/>
                <w:vAlign w:val="bottom"/>
                <w:hideMark/>
              </w:tcPr>
            </w:tcPrChange>
          </w:tcPr>
          <w:p w14:paraId="2056A5A4" w14:textId="64BDD35B" w:rsidR="00030263" w:rsidRPr="00B337EA" w:rsidRDefault="00030263" w:rsidP="00030263">
            <w:pPr>
              <w:spacing w:before="0" w:after="0"/>
              <w:jc w:val="center"/>
              <w:rPr>
                <w:rFonts w:eastAsia="Times New Roman"/>
                <w:sz w:val="22"/>
                <w:lang w:eastAsia="ja-JP"/>
              </w:rPr>
            </w:pPr>
            <w:ins w:id="9459" w:author="Thu Huyen Tran" w:date="2023-12-05T21:44:00Z">
              <w:r w:rsidRPr="00B337EA">
                <w:rPr>
                  <w:sz w:val="22"/>
                  <w:rPrChange w:id="9460" w:author="Huyen Tran Thu" w:date="2025-04-28T20:25:00Z" w16du:dateUtc="2025-04-28T13:25:00Z">
                    <w:rPr>
                      <w:rFonts w:ascii="Arial" w:hAnsi="Arial" w:cs="Arial"/>
                      <w:sz w:val="20"/>
                      <w:szCs w:val="20"/>
                    </w:rPr>
                  </w:rPrChange>
                </w:rPr>
                <w:t>7%</w:t>
              </w:r>
            </w:ins>
            <w:ins w:id="9461" w:author="Huyen Tran Thu" w:date="2023-03-28T21:41:00Z">
              <w:del w:id="9462" w:author="Thu Huyen Tran" w:date="2023-12-05T21:44:00Z">
                <w:r w:rsidRPr="00B337EA" w:rsidDel="00CE45F6">
                  <w:rPr>
                    <w:rFonts w:eastAsia="Times New Roman"/>
                    <w:sz w:val="22"/>
                    <w:lang w:eastAsia="ja-JP"/>
                    <w:rPrChange w:id="9463" w:author="Huyen Tran Thu" w:date="2025-04-28T20:25:00Z" w16du:dateUtc="2025-04-28T13:25:00Z">
                      <w:rPr>
                        <w:rFonts w:ascii="Arial" w:hAnsi="Arial" w:cs="Arial"/>
                        <w:sz w:val="20"/>
                        <w:szCs w:val="20"/>
                      </w:rPr>
                    </w:rPrChange>
                  </w:rPr>
                  <w:delText>18%</w:delText>
                </w:r>
              </w:del>
            </w:ins>
            <w:del w:id="9464" w:author="Thu Huyen Tran" w:date="2023-12-05T21:44:00Z">
              <w:r w:rsidRPr="00B337EA" w:rsidDel="00CE45F6">
                <w:rPr>
                  <w:rFonts w:eastAsia="Times New Roman"/>
                  <w:sz w:val="22"/>
                  <w:lang w:eastAsia="ja-JP"/>
                  <w:rPrChange w:id="9465" w:author="Huyen Tran Thu" w:date="2025-04-28T20:25:00Z" w16du:dateUtc="2025-04-28T13:25:00Z">
                    <w:rPr>
                      <w:sz w:val="22"/>
                    </w:rPr>
                  </w:rPrChange>
                </w:rPr>
                <w:delText>0%</w:delText>
              </w:r>
            </w:del>
          </w:p>
        </w:tc>
        <w:tc>
          <w:tcPr>
            <w:tcW w:w="869" w:type="pct"/>
            <w:noWrap/>
            <w:vAlign w:val="bottom"/>
            <w:hideMark/>
            <w:tcPrChange w:id="9466" w:author="Huyen Tran Thu" w:date="2023-03-28T21:41:00Z">
              <w:tcPr>
                <w:tcW w:w="852" w:type="pct"/>
                <w:gridSpan w:val="2"/>
                <w:noWrap/>
                <w:vAlign w:val="bottom"/>
                <w:hideMark/>
              </w:tcPr>
            </w:tcPrChange>
          </w:tcPr>
          <w:p w14:paraId="371D3A14" w14:textId="31CE0CB9" w:rsidR="00030263" w:rsidRPr="00B337EA" w:rsidRDefault="00030263" w:rsidP="00030263">
            <w:pPr>
              <w:spacing w:before="0" w:after="0"/>
              <w:jc w:val="center"/>
              <w:rPr>
                <w:rFonts w:eastAsia="Times New Roman"/>
                <w:sz w:val="22"/>
                <w:lang w:eastAsia="ja-JP"/>
              </w:rPr>
            </w:pPr>
            <w:ins w:id="9467" w:author="Thu Huyen Tran" w:date="2023-12-05T21:44:00Z">
              <w:r w:rsidRPr="00B337EA">
                <w:rPr>
                  <w:sz w:val="22"/>
                  <w:rPrChange w:id="9468" w:author="Huyen Tran Thu" w:date="2025-04-28T20:25:00Z" w16du:dateUtc="2025-04-28T13:25:00Z">
                    <w:rPr>
                      <w:rFonts w:ascii="Arial" w:hAnsi="Arial" w:cs="Arial"/>
                      <w:sz w:val="20"/>
                      <w:szCs w:val="20"/>
                    </w:rPr>
                  </w:rPrChange>
                </w:rPr>
                <w:t>49%</w:t>
              </w:r>
            </w:ins>
            <w:ins w:id="9469" w:author="Huyen Tran Thu" w:date="2023-03-28T21:41:00Z">
              <w:del w:id="9470" w:author="Thu Huyen Tran" w:date="2023-12-05T21:44:00Z">
                <w:r w:rsidRPr="00B337EA" w:rsidDel="00CE45F6">
                  <w:rPr>
                    <w:rFonts w:eastAsia="Times New Roman"/>
                    <w:sz w:val="22"/>
                    <w:lang w:eastAsia="ja-JP"/>
                    <w:rPrChange w:id="9471" w:author="Huyen Tran Thu" w:date="2025-04-28T20:25:00Z" w16du:dateUtc="2025-04-28T13:25:00Z">
                      <w:rPr>
                        <w:rFonts w:ascii="Arial" w:hAnsi="Arial" w:cs="Arial"/>
                        <w:sz w:val="20"/>
                        <w:szCs w:val="20"/>
                      </w:rPr>
                    </w:rPrChange>
                  </w:rPr>
                  <w:delText>43%</w:delText>
                </w:r>
              </w:del>
            </w:ins>
            <w:del w:id="9472" w:author="Thu Huyen Tran" w:date="2023-12-05T21:44:00Z">
              <w:r w:rsidRPr="00B337EA" w:rsidDel="00CE45F6">
                <w:rPr>
                  <w:rFonts w:eastAsia="Times New Roman"/>
                  <w:sz w:val="22"/>
                  <w:lang w:eastAsia="ja-JP"/>
                  <w:rPrChange w:id="9473" w:author="Huyen Tran Thu" w:date="2025-04-28T20:25:00Z" w16du:dateUtc="2025-04-28T13:25:00Z">
                    <w:rPr>
                      <w:sz w:val="22"/>
                    </w:rPr>
                  </w:rPrChange>
                </w:rPr>
                <w:delText>14%</w:delText>
              </w:r>
            </w:del>
          </w:p>
        </w:tc>
        <w:tc>
          <w:tcPr>
            <w:tcW w:w="899" w:type="pct"/>
            <w:noWrap/>
            <w:vAlign w:val="bottom"/>
            <w:hideMark/>
            <w:tcPrChange w:id="9474" w:author="Huyen Tran Thu" w:date="2023-03-28T21:41:00Z">
              <w:tcPr>
                <w:tcW w:w="879" w:type="pct"/>
                <w:noWrap/>
                <w:vAlign w:val="bottom"/>
                <w:hideMark/>
              </w:tcPr>
            </w:tcPrChange>
          </w:tcPr>
          <w:p w14:paraId="7749DF43" w14:textId="508F2F7C" w:rsidR="00030263" w:rsidRPr="00B337EA" w:rsidRDefault="00030263" w:rsidP="00030263">
            <w:pPr>
              <w:spacing w:before="0" w:after="0"/>
              <w:jc w:val="center"/>
              <w:rPr>
                <w:rFonts w:eastAsia="Times New Roman"/>
                <w:sz w:val="22"/>
                <w:lang w:eastAsia="ja-JP"/>
              </w:rPr>
            </w:pPr>
            <w:ins w:id="9475" w:author="Thu Huyen Tran" w:date="2023-12-05T21:44:00Z">
              <w:r w:rsidRPr="00B337EA">
                <w:rPr>
                  <w:sz w:val="22"/>
                  <w:rPrChange w:id="9476" w:author="Huyen Tran Thu" w:date="2025-04-28T20:25:00Z" w16du:dateUtc="2025-04-28T13:25:00Z">
                    <w:rPr>
                      <w:rFonts w:ascii="Arial" w:hAnsi="Arial" w:cs="Arial"/>
                      <w:sz w:val="20"/>
                      <w:szCs w:val="20"/>
                    </w:rPr>
                  </w:rPrChange>
                </w:rPr>
                <w:t>14%</w:t>
              </w:r>
            </w:ins>
            <w:ins w:id="9477" w:author="Huyen Tran Thu" w:date="2023-03-28T21:41:00Z">
              <w:del w:id="9478" w:author="Thu Huyen Tran" w:date="2023-12-05T21:44:00Z">
                <w:r w:rsidRPr="00B337EA" w:rsidDel="00CE45F6">
                  <w:rPr>
                    <w:rFonts w:eastAsia="Times New Roman"/>
                    <w:sz w:val="22"/>
                    <w:lang w:eastAsia="ja-JP"/>
                    <w:rPrChange w:id="9479" w:author="Huyen Tran Thu" w:date="2025-04-28T20:25:00Z" w16du:dateUtc="2025-04-28T13:25:00Z">
                      <w:rPr>
                        <w:rFonts w:ascii="Arial" w:hAnsi="Arial" w:cs="Arial"/>
                        <w:sz w:val="20"/>
                        <w:szCs w:val="20"/>
                      </w:rPr>
                    </w:rPrChange>
                  </w:rPr>
                  <w:delText>24%</w:delText>
                </w:r>
              </w:del>
            </w:ins>
            <w:del w:id="9480" w:author="Thu Huyen Tran" w:date="2023-12-05T21:44:00Z">
              <w:r w:rsidRPr="00B337EA" w:rsidDel="00CE45F6">
                <w:rPr>
                  <w:rFonts w:eastAsia="Times New Roman"/>
                  <w:sz w:val="22"/>
                  <w:lang w:eastAsia="ja-JP"/>
                  <w:rPrChange w:id="9481" w:author="Huyen Tran Thu" w:date="2025-04-28T20:25:00Z" w16du:dateUtc="2025-04-28T13:25:00Z">
                    <w:rPr>
                      <w:sz w:val="22"/>
                    </w:rPr>
                  </w:rPrChange>
                </w:rPr>
                <w:delText>54%</w:delText>
              </w:r>
            </w:del>
          </w:p>
        </w:tc>
        <w:tc>
          <w:tcPr>
            <w:tcW w:w="868" w:type="pct"/>
            <w:vAlign w:val="bottom"/>
            <w:tcPrChange w:id="9482" w:author="Huyen Tran Thu" w:date="2023-03-28T21:41:00Z">
              <w:tcPr>
                <w:tcW w:w="878" w:type="pct"/>
                <w:gridSpan w:val="2"/>
                <w:vAlign w:val="bottom"/>
              </w:tcPr>
            </w:tcPrChange>
          </w:tcPr>
          <w:p w14:paraId="680710E9" w14:textId="683E00A7" w:rsidR="00030263" w:rsidRPr="00B337EA" w:rsidRDefault="00030263" w:rsidP="00030263">
            <w:pPr>
              <w:spacing w:before="0" w:after="0"/>
              <w:jc w:val="center"/>
              <w:rPr>
                <w:rFonts w:eastAsia="Times New Roman"/>
                <w:sz w:val="22"/>
                <w:lang w:eastAsia="ja-JP"/>
                <w:rPrChange w:id="9483" w:author="Huyen Tran Thu" w:date="2025-04-28T20:25:00Z" w16du:dateUtc="2025-04-28T13:25:00Z">
                  <w:rPr>
                    <w:sz w:val="22"/>
                  </w:rPr>
                </w:rPrChange>
              </w:rPr>
            </w:pPr>
            <w:ins w:id="9484" w:author="Thu Huyen Tran" w:date="2023-12-05T21:45:00Z">
              <w:r w:rsidRPr="00B337EA">
                <w:rPr>
                  <w:sz w:val="22"/>
                  <w:rPrChange w:id="9485" w:author="Huyen Tran Thu" w:date="2025-04-28T20:25:00Z" w16du:dateUtc="2025-04-28T13:25:00Z">
                    <w:rPr>
                      <w:rFonts w:ascii="Arial" w:hAnsi="Arial" w:cs="Arial"/>
                      <w:sz w:val="20"/>
                      <w:szCs w:val="20"/>
                    </w:rPr>
                  </w:rPrChange>
                </w:rPr>
                <w:t>0,64</w:t>
              </w:r>
            </w:ins>
            <w:ins w:id="9486" w:author="Huyen Tran Thu" w:date="2023-03-28T21:42:00Z">
              <w:del w:id="9487" w:author="Thu Huyen Tran" w:date="2023-12-05T21:45:00Z">
                <w:r w:rsidRPr="00B337EA" w:rsidDel="00AF7126">
                  <w:rPr>
                    <w:rFonts w:eastAsia="Times New Roman"/>
                    <w:sz w:val="22"/>
                    <w:lang w:eastAsia="ja-JP"/>
                    <w:rPrChange w:id="9488" w:author="Huyen Tran Thu" w:date="2025-04-28T20:25:00Z" w16du:dateUtc="2025-04-28T13:25:00Z">
                      <w:rPr>
                        <w:rFonts w:ascii="Arial" w:hAnsi="Arial" w:cs="Arial"/>
                        <w:sz w:val="20"/>
                        <w:szCs w:val="20"/>
                      </w:rPr>
                    </w:rPrChange>
                  </w:rPr>
                  <w:delText>0,59</w:delText>
                </w:r>
              </w:del>
            </w:ins>
            <w:del w:id="9489" w:author="Thu Huyen Tran" w:date="2023-12-05T21:45:00Z">
              <w:r w:rsidRPr="00B337EA" w:rsidDel="00AF7126">
                <w:rPr>
                  <w:rFonts w:eastAsia="Times New Roman"/>
                  <w:sz w:val="22"/>
                  <w:lang w:eastAsia="ja-JP"/>
                  <w:rPrChange w:id="9490" w:author="Huyen Tran Thu" w:date="2025-04-28T20:25:00Z" w16du:dateUtc="2025-04-28T13:25:00Z">
                    <w:rPr>
                      <w:sz w:val="22"/>
                    </w:rPr>
                  </w:rPrChange>
                </w:rPr>
                <w:delText>0.54</w:delText>
              </w:r>
            </w:del>
          </w:p>
        </w:tc>
      </w:tr>
      <w:tr w:rsidR="00030263" w:rsidRPr="00B337EA" w14:paraId="37FF32DF" w14:textId="77777777" w:rsidTr="00030263">
        <w:trPr>
          <w:trHeight w:val="255"/>
          <w:trPrChange w:id="9491" w:author="Huyen Tran Thu" w:date="2023-03-28T21:41:00Z">
            <w:trPr>
              <w:trHeight w:val="255"/>
            </w:trPr>
          </w:trPrChange>
        </w:trPr>
        <w:tc>
          <w:tcPr>
            <w:tcW w:w="601" w:type="pct"/>
            <w:noWrap/>
            <w:vAlign w:val="center"/>
            <w:hideMark/>
            <w:tcPrChange w:id="9492" w:author="Huyen Tran Thu" w:date="2023-03-28T21:41:00Z">
              <w:tcPr>
                <w:tcW w:w="611" w:type="pct"/>
                <w:gridSpan w:val="2"/>
                <w:noWrap/>
                <w:vAlign w:val="center"/>
                <w:hideMark/>
              </w:tcPr>
            </w:tcPrChange>
          </w:tcPr>
          <w:p w14:paraId="6C736B17"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2016</w:t>
            </w:r>
          </w:p>
        </w:tc>
        <w:tc>
          <w:tcPr>
            <w:tcW w:w="920" w:type="pct"/>
            <w:noWrap/>
            <w:vAlign w:val="bottom"/>
            <w:hideMark/>
            <w:tcPrChange w:id="9493" w:author="Huyen Tran Thu" w:date="2023-03-28T21:41:00Z">
              <w:tcPr>
                <w:tcW w:w="929" w:type="pct"/>
                <w:gridSpan w:val="2"/>
                <w:noWrap/>
                <w:vAlign w:val="bottom"/>
                <w:hideMark/>
              </w:tcPr>
            </w:tcPrChange>
          </w:tcPr>
          <w:p w14:paraId="22E03097" w14:textId="32B79115" w:rsidR="00030263" w:rsidRPr="00B337EA" w:rsidRDefault="00030263" w:rsidP="00030263">
            <w:pPr>
              <w:spacing w:before="0" w:after="0"/>
              <w:jc w:val="center"/>
              <w:rPr>
                <w:rFonts w:eastAsia="Times New Roman"/>
                <w:sz w:val="22"/>
                <w:lang w:eastAsia="ja-JP"/>
              </w:rPr>
            </w:pPr>
            <w:ins w:id="9494" w:author="Thu Huyen Tran" w:date="2023-12-05T21:44:00Z">
              <w:r w:rsidRPr="00B337EA">
                <w:rPr>
                  <w:sz w:val="22"/>
                  <w:rPrChange w:id="9495" w:author="Huyen Tran Thu" w:date="2025-04-28T20:25:00Z" w16du:dateUtc="2025-04-28T13:25:00Z">
                    <w:rPr>
                      <w:rFonts w:ascii="Arial" w:hAnsi="Arial" w:cs="Arial"/>
                      <w:sz w:val="20"/>
                      <w:szCs w:val="20"/>
                    </w:rPr>
                  </w:rPrChange>
                </w:rPr>
                <w:t>26%</w:t>
              </w:r>
            </w:ins>
            <w:ins w:id="9496" w:author="Huyen Tran Thu" w:date="2023-03-28T21:41:00Z">
              <w:del w:id="9497" w:author="Thu Huyen Tran" w:date="2023-12-05T21:44:00Z">
                <w:r w:rsidRPr="00B337EA" w:rsidDel="00CE45F6">
                  <w:rPr>
                    <w:rFonts w:eastAsia="Times New Roman"/>
                    <w:sz w:val="22"/>
                    <w:lang w:eastAsia="ja-JP"/>
                    <w:rPrChange w:id="9498" w:author="Huyen Tran Thu" w:date="2025-04-28T20:25:00Z" w16du:dateUtc="2025-04-28T13:25:00Z">
                      <w:rPr>
                        <w:rFonts w:ascii="Arial" w:hAnsi="Arial" w:cs="Arial"/>
                        <w:sz w:val="20"/>
                        <w:szCs w:val="20"/>
                      </w:rPr>
                    </w:rPrChange>
                  </w:rPr>
                  <w:delText>10%</w:delText>
                </w:r>
              </w:del>
            </w:ins>
            <w:del w:id="9499" w:author="Thu Huyen Tran" w:date="2023-12-05T21:44:00Z">
              <w:r w:rsidRPr="00B337EA" w:rsidDel="00CE45F6">
                <w:rPr>
                  <w:rFonts w:eastAsia="Times New Roman"/>
                  <w:sz w:val="22"/>
                  <w:lang w:eastAsia="ja-JP"/>
                  <w:rPrChange w:id="9500" w:author="Huyen Tran Thu" w:date="2025-04-28T20:25:00Z" w16du:dateUtc="2025-04-28T13:25:00Z">
                    <w:rPr>
                      <w:sz w:val="22"/>
                    </w:rPr>
                  </w:rPrChange>
                </w:rPr>
                <w:delText>28%</w:delText>
              </w:r>
            </w:del>
          </w:p>
        </w:tc>
        <w:tc>
          <w:tcPr>
            <w:tcW w:w="843" w:type="pct"/>
            <w:noWrap/>
            <w:vAlign w:val="bottom"/>
            <w:hideMark/>
            <w:tcPrChange w:id="9501" w:author="Huyen Tran Thu" w:date="2023-03-28T21:41:00Z">
              <w:tcPr>
                <w:tcW w:w="852" w:type="pct"/>
                <w:gridSpan w:val="2"/>
                <w:noWrap/>
                <w:vAlign w:val="bottom"/>
                <w:hideMark/>
              </w:tcPr>
            </w:tcPrChange>
          </w:tcPr>
          <w:p w14:paraId="0DB4E59A" w14:textId="7E6C1BE3" w:rsidR="00030263" w:rsidRPr="00B337EA" w:rsidRDefault="00030263" w:rsidP="00030263">
            <w:pPr>
              <w:spacing w:before="0" w:after="0"/>
              <w:jc w:val="center"/>
              <w:rPr>
                <w:rFonts w:eastAsia="Times New Roman"/>
                <w:sz w:val="22"/>
                <w:lang w:eastAsia="ja-JP"/>
              </w:rPr>
            </w:pPr>
            <w:ins w:id="9502" w:author="Thu Huyen Tran" w:date="2023-12-05T21:44:00Z">
              <w:r w:rsidRPr="00B337EA">
                <w:rPr>
                  <w:sz w:val="22"/>
                  <w:rPrChange w:id="9503" w:author="Huyen Tran Thu" w:date="2025-04-28T20:25:00Z" w16du:dateUtc="2025-04-28T13:25:00Z">
                    <w:rPr>
                      <w:rFonts w:ascii="Arial" w:hAnsi="Arial" w:cs="Arial"/>
                      <w:sz w:val="20"/>
                      <w:szCs w:val="20"/>
                    </w:rPr>
                  </w:rPrChange>
                </w:rPr>
                <w:t>6%</w:t>
              </w:r>
            </w:ins>
            <w:ins w:id="9504" w:author="Huyen Tran Thu" w:date="2023-03-28T21:41:00Z">
              <w:del w:id="9505" w:author="Thu Huyen Tran" w:date="2023-12-05T21:44:00Z">
                <w:r w:rsidRPr="00B337EA" w:rsidDel="00CE45F6">
                  <w:rPr>
                    <w:rFonts w:eastAsia="Times New Roman"/>
                    <w:sz w:val="22"/>
                    <w:lang w:eastAsia="ja-JP"/>
                    <w:rPrChange w:id="9506" w:author="Huyen Tran Thu" w:date="2025-04-28T20:25:00Z" w16du:dateUtc="2025-04-28T13:25:00Z">
                      <w:rPr>
                        <w:rFonts w:ascii="Arial" w:hAnsi="Arial" w:cs="Arial"/>
                        <w:sz w:val="20"/>
                        <w:szCs w:val="20"/>
                      </w:rPr>
                    </w:rPrChange>
                  </w:rPr>
                  <w:delText>17%</w:delText>
                </w:r>
              </w:del>
            </w:ins>
            <w:del w:id="9507" w:author="Thu Huyen Tran" w:date="2023-12-05T21:44:00Z">
              <w:r w:rsidRPr="00B337EA" w:rsidDel="00CE45F6">
                <w:rPr>
                  <w:rFonts w:eastAsia="Times New Roman"/>
                  <w:sz w:val="22"/>
                  <w:lang w:eastAsia="ja-JP"/>
                  <w:rPrChange w:id="9508" w:author="Huyen Tran Thu" w:date="2025-04-28T20:25:00Z" w16du:dateUtc="2025-04-28T13:25:00Z">
                    <w:rPr>
                      <w:sz w:val="22"/>
                    </w:rPr>
                  </w:rPrChange>
                </w:rPr>
                <w:delText>0%</w:delText>
              </w:r>
            </w:del>
          </w:p>
        </w:tc>
        <w:tc>
          <w:tcPr>
            <w:tcW w:w="869" w:type="pct"/>
            <w:noWrap/>
            <w:vAlign w:val="bottom"/>
            <w:hideMark/>
            <w:tcPrChange w:id="9509" w:author="Huyen Tran Thu" w:date="2023-03-28T21:41:00Z">
              <w:tcPr>
                <w:tcW w:w="852" w:type="pct"/>
                <w:gridSpan w:val="2"/>
                <w:noWrap/>
                <w:vAlign w:val="bottom"/>
                <w:hideMark/>
              </w:tcPr>
            </w:tcPrChange>
          </w:tcPr>
          <w:p w14:paraId="6FD90921" w14:textId="517C7FF0" w:rsidR="00030263" w:rsidRPr="00B337EA" w:rsidRDefault="00030263" w:rsidP="00030263">
            <w:pPr>
              <w:spacing w:before="0" w:after="0"/>
              <w:jc w:val="center"/>
              <w:rPr>
                <w:rFonts w:eastAsia="Times New Roman"/>
                <w:sz w:val="22"/>
                <w:lang w:eastAsia="ja-JP"/>
              </w:rPr>
            </w:pPr>
            <w:ins w:id="9510" w:author="Thu Huyen Tran" w:date="2023-12-05T21:44:00Z">
              <w:r w:rsidRPr="00B337EA">
                <w:rPr>
                  <w:sz w:val="22"/>
                  <w:rPrChange w:id="9511" w:author="Huyen Tran Thu" w:date="2025-04-28T20:25:00Z" w16du:dateUtc="2025-04-28T13:25:00Z">
                    <w:rPr>
                      <w:rFonts w:ascii="Arial" w:hAnsi="Arial" w:cs="Arial"/>
                      <w:sz w:val="20"/>
                      <w:szCs w:val="20"/>
                    </w:rPr>
                  </w:rPrChange>
                </w:rPr>
                <w:t>53%</w:t>
              </w:r>
            </w:ins>
            <w:ins w:id="9512" w:author="Huyen Tran Thu" w:date="2023-03-28T21:41:00Z">
              <w:del w:id="9513" w:author="Thu Huyen Tran" w:date="2023-12-05T21:44:00Z">
                <w:r w:rsidRPr="00B337EA" w:rsidDel="00CE45F6">
                  <w:rPr>
                    <w:rFonts w:eastAsia="Times New Roman"/>
                    <w:sz w:val="22"/>
                    <w:lang w:eastAsia="ja-JP"/>
                    <w:rPrChange w:id="9514" w:author="Huyen Tran Thu" w:date="2025-04-28T20:25:00Z" w16du:dateUtc="2025-04-28T13:25:00Z">
                      <w:rPr>
                        <w:rFonts w:ascii="Arial" w:hAnsi="Arial" w:cs="Arial"/>
                        <w:sz w:val="20"/>
                        <w:szCs w:val="20"/>
                      </w:rPr>
                    </w:rPrChange>
                  </w:rPr>
                  <w:delText>47%</w:delText>
                </w:r>
              </w:del>
            </w:ins>
            <w:del w:id="9515" w:author="Thu Huyen Tran" w:date="2023-12-05T21:44:00Z">
              <w:r w:rsidRPr="00B337EA" w:rsidDel="00CE45F6">
                <w:rPr>
                  <w:rFonts w:eastAsia="Times New Roman"/>
                  <w:sz w:val="22"/>
                  <w:lang w:eastAsia="ja-JP"/>
                  <w:rPrChange w:id="9516" w:author="Huyen Tran Thu" w:date="2025-04-28T20:25:00Z" w16du:dateUtc="2025-04-28T13:25:00Z">
                    <w:rPr>
                      <w:sz w:val="22"/>
                    </w:rPr>
                  </w:rPrChange>
                </w:rPr>
                <w:delText>14%</w:delText>
              </w:r>
            </w:del>
          </w:p>
        </w:tc>
        <w:tc>
          <w:tcPr>
            <w:tcW w:w="899" w:type="pct"/>
            <w:noWrap/>
            <w:vAlign w:val="bottom"/>
            <w:hideMark/>
            <w:tcPrChange w:id="9517" w:author="Huyen Tran Thu" w:date="2023-03-28T21:41:00Z">
              <w:tcPr>
                <w:tcW w:w="879" w:type="pct"/>
                <w:noWrap/>
                <w:vAlign w:val="bottom"/>
                <w:hideMark/>
              </w:tcPr>
            </w:tcPrChange>
          </w:tcPr>
          <w:p w14:paraId="74401C10" w14:textId="1AB8330A" w:rsidR="00030263" w:rsidRPr="00B337EA" w:rsidRDefault="00030263" w:rsidP="00030263">
            <w:pPr>
              <w:spacing w:before="0" w:after="0"/>
              <w:jc w:val="center"/>
              <w:rPr>
                <w:rFonts w:eastAsia="Times New Roman"/>
                <w:sz w:val="22"/>
                <w:lang w:eastAsia="ja-JP"/>
              </w:rPr>
            </w:pPr>
            <w:ins w:id="9518" w:author="Thu Huyen Tran" w:date="2023-12-05T21:44:00Z">
              <w:r w:rsidRPr="00B337EA">
                <w:rPr>
                  <w:sz w:val="22"/>
                  <w:rPrChange w:id="9519" w:author="Huyen Tran Thu" w:date="2025-04-28T20:25:00Z" w16du:dateUtc="2025-04-28T13:25:00Z">
                    <w:rPr>
                      <w:rFonts w:ascii="Arial" w:hAnsi="Arial" w:cs="Arial"/>
                      <w:sz w:val="20"/>
                      <w:szCs w:val="20"/>
                    </w:rPr>
                  </w:rPrChange>
                </w:rPr>
                <w:t>15%</w:t>
              </w:r>
            </w:ins>
            <w:ins w:id="9520" w:author="Huyen Tran Thu" w:date="2023-03-28T21:41:00Z">
              <w:del w:id="9521" w:author="Thu Huyen Tran" w:date="2023-12-05T21:44:00Z">
                <w:r w:rsidRPr="00B337EA" w:rsidDel="00CE45F6">
                  <w:rPr>
                    <w:rFonts w:eastAsia="Times New Roman"/>
                    <w:sz w:val="22"/>
                    <w:lang w:eastAsia="ja-JP"/>
                    <w:rPrChange w:id="9522" w:author="Huyen Tran Thu" w:date="2025-04-28T20:25:00Z" w16du:dateUtc="2025-04-28T13:25:00Z">
                      <w:rPr>
                        <w:rFonts w:ascii="Arial" w:hAnsi="Arial" w:cs="Arial"/>
                        <w:sz w:val="20"/>
                        <w:szCs w:val="20"/>
                      </w:rPr>
                    </w:rPrChange>
                  </w:rPr>
                  <w:delText>26%</w:delText>
                </w:r>
              </w:del>
            </w:ins>
            <w:del w:id="9523" w:author="Thu Huyen Tran" w:date="2023-12-05T21:44:00Z">
              <w:r w:rsidRPr="00B337EA" w:rsidDel="00CE45F6">
                <w:rPr>
                  <w:rFonts w:eastAsia="Times New Roman"/>
                  <w:sz w:val="22"/>
                  <w:lang w:eastAsia="ja-JP"/>
                  <w:rPrChange w:id="9524" w:author="Huyen Tran Thu" w:date="2025-04-28T20:25:00Z" w16du:dateUtc="2025-04-28T13:25:00Z">
                    <w:rPr>
                      <w:sz w:val="22"/>
                    </w:rPr>
                  </w:rPrChange>
                </w:rPr>
                <w:delText>58%</w:delText>
              </w:r>
            </w:del>
          </w:p>
        </w:tc>
        <w:tc>
          <w:tcPr>
            <w:tcW w:w="868" w:type="pct"/>
            <w:vAlign w:val="bottom"/>
            <w:tcPrChange w:id="9525" w:author="Huyen Tran Thu" w:date="2023-03-28T21:41:00Z">
              <w:tcPr>
                <w:tcW w:w="878" w:type="pct"/>
                <w:gridSpan w:val="2"/>
                <w:vAlign w:val="bottom"/>
              </w:tcPr>
            </w:tcPrChange>
          </w:tcPr>
          <w:p w14:paraId="5A81935D" w14:textId="22D11F7A" w:rsidR="00030263" w:rsidRPr="00B337EA" w:rsidRDefault="00030263" w:rsidP="00030263">
            <w:pPr>
              <w:spacing w:before="0" w:after="0"/>
              <w:jc w:val="center"/>
              <w:rPr>
                <w:rFonts w:eastAsia="Times New Roman"/>
                <w:sz w:val="22"/>
                <w:lang w:eastAsia="ja-JP"/>
                <w:rPrChange w:id="9526" w:author="Huyen Tran Thu" w:date="2025-04-28T20:25:00Z" w16du:dateUtc="2025-04-28T13:25:00Z">
                  <w:rPr>
                    <w:sz w:val="22"/>
                  </w:rPr>
                </w:rPrChange>
              </w:rPr>
            </w:pPr>
            <w:ins w:id="9527" w:author="Thu Huyen Tran" w:date="2023-12-05T21:45:00Z">
              <w:r w:rsidRPr="00B337EA">
                <w:rPr>
                  <w:sz w:val="22"/>
                  <w:rPrChange w:id="9528" w:author="Huyen Tran Thu" w:date="2025-04-28T20:25:00Z" w16du:dateUtc="2025-04-28T13:25:00Z">
                    <w:rPr>
                      <w:rFonts w:ascii="Arial" w:hAnsi="Arial" w:cs="Arial"/>
                      <w:sz w:val="20"/>
                      <w:szCs w:val="20"/>
                    </w:rPr>
                  </w:rPrChange>
                </w:rPr>
                <w:t>0,65</w:t>
              </w:r>
            </w:ins>
            <w:ins w:id="9529" w:author="Huyen Tran Thu" w:date="2023-03-28T21:42:00Z">
              <w:del w:id="9530" w:author="Thu Huyen Tran" w:date="2023-12-05T21:45:00Z">
                <w:r w:rsidRPr="00B337EA" w:rsidDel="00AF7126">
                  <w:rPr>
                    <w:rFonts w:eastAsia="Times New Roman"/>
                    <w:sz w:val="22"/>
                    <w:lang w:eastAsia="ja-JP"/>
                    <w:rPrChange w:id="9531" w:author="Huyen Tran Thu" w:date="2025-04-28T20:25:00Z" w16du:dateUtc="2025-04-28T13:25:00Z">
                      <w:rPr>
                        <w:rFonts w:ascii="Arial" w:hAnsi="Arial" w:cs="Arial"/>
                        <w:sz w:val="20"/>
                        <w:szCs w:val="20"/>
                      </w:rPr>
                    </w:rPrChange>
                  </w:rPr>
                  <w:delText>0,59</w:delText>
                </w:r>
              </w:del>
            </w:ins>
            <w:del w:id="9532" w:author="Thu Huyen Tran" w:date="2023-12-05T21:45:00Z">
              <w:r w:rsidRPr="00B337EA" w:rsidDel="00AF7126">
                <w:rPr>
                  <w:rFonts w:eastAsia="Times New Roman"/>
                  <w:sz w:val="22"/>
                  <w:lang w:eastAsia="ja-JP"/>
                  <w:rPrChange w:id="9533" w:author="Huyen Tran Thu" w:date="2025-04-28T20:25:00Z" w16du:dateUtc="2025-04-28T13:25:00Z">
                    <w:rPr>
                      <w:sz w:val="22"/>
                    </w:rPr>
                  </w:rPrChange>
                </w:rPr>
                <w:delText>0.54</w:delText>
              </w:r>
            </w:del>
          </w:p>
        </w:tc>
      </w:tr>
      <w:tr w:rsidR="00030263" w:rsidRPr="00B337EA" w14:paraId="6DB6CE39" w14:textId="77777777" w:rsidTr="00030263">
        <w:trPr>
          <w:trHeight w:val="255"/>
          <w:trPrChange w:id="9534" w:author="Huyen Tran Thu" w:date="2023-03-28T21:41:00Z">
            <w:trPr>
              <w:trHeight w:val="255"/>
            </w:trPr>
          </w:trPrChange>
        </w:trPr>
        <w:tc>
          <w:tcPr>
            <w:tcW w:w="601" w:type="pct"/>
            <w:noWrap/>
            <w:vAlign w:val="center"/>
            <w:hideMark/>
            <w:tcPrChange w:id="9535" w:author="Huyen Tran Thu" w:date="2023-03-28T21:41:00Z">
              <w:tcPr>
                <w:tcW w:w="611" w:type="pct"/>
                <w:gridSpan w:val="2"/>
                <w:noWrap/>
                <w:vAlign w:val="center"/>
                <w:hideMark/>
              </w:tcPr>
            </w:tcPrChange>
          </w:tcPr>
          <w:p w14:paraId="544F77EB"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2017</w:t>
            </w:r>
          </w:p>
        </w:tc>
        <w:tc>
          <w:tcPr>
            <w:tcW w:w="920" w:type="pct"/>
            <w:noWrap/>
            <w:vAlign w:val="bottom"/>
            <w:hideMark/>
            <w:tcPrChange w:id="9536" w:author="Huyen Tran Thu" w:date="2023-03-28T21:41:00Z">
              <w:tcPr>
                <w:tcW w:w="929" w:type="pct"/>
                <w:gridSpan w:val="2"/>
                <w:noWrap/>
                <w:vAlign w:val="bottom"/>
                <w:hideMark/>
              </w:tcPr>
            </w:tcPrChange>
          </w:tcPr>
          <w:p w14:paraId="07B84339" w14:textId="2197141C" w:rsidR="00030263" w:rsidRPr="00B337EA" w:rsidRDefault="00030263" w:rsidP="00030263">
            <w:pPr>
              <w:spacing w:before="0" w:after="0"/>
              <w:jc w:val="center"/>
              <w:rPr>
                <w:rFonts w:eastAsia="Times New Roman"/>
                <w:sz w:val="22"/>
                <w:lang w:eastAsia="ja-JP"/>
              </w:rPr>
            </w:pPr>
            <w:ins w:id="9537" w:author="Thu Huyen Tran" w:date="2023-12-05T21:44:00Z">
              <w:r w:rsidRPr="00B337EA">
                <w:rPr>
                  <w:sz w:val="22"/>
                  <w:rPrChange w:id="9538" w:author="Huyen Tran Thu" w:date="2025-04-28T20:25:00Z" w16du:dateUtc="2025-04-28T13:25:00Z">
                    <w:rPr>
                      <w:rFonts w:ascii="Arial" w:hAnsi="Arial" w:cs="Arial"/>
                      <w:sz w:val="20"/>
                      <w:szCs w:val="20"/>
                    </w:rPr>
                  </w:rPrChange>
                </w:rPr>
                <w:t>24%</w:t>
              </w:r>
            </w:ins>
            <w:ins w:id="9539" w:author="Huyen Tran Thu" w:date="2023-03-28T21:41:00Z">
              <w:del w:id="9540" w:author="Thu Huyen Tran" w:date="2023-12-05T21:44:00Z">
                <w:r w:rsidRPr="00B337EA" w:rsidDel="00CE45F6">
                  <w:rPr>
                    <w:rFonts w:eastAsia="Times New Roman"/>
                    <w:sz w:val="22"/>
                    <w:lang w:eastAsia="ja-JP"/>
                    <w:rPrChange w:id="9541" w:author="Huyen Tran Thu" w:date="2025-04-28T20:25:00Z" w16du:dateUtc="2025-04-28T13:25:00Z">
                      <w:rPr>
                        <w:rFonts w:ascii="Arial" w:hAnsi="Arial" w:cs="Arial"/>
                        <w:sz w:val="20"/>
                        <w:szCs w:val="20"/>
                      </w:rPr>
                    </w:rPrChange>
                  </w:rPr>
                  <w:delText>9%</w:delText>
                </w:r>
              </w:del>
            </w:ins>
            <w:del w:id="9542" w:author="Thu Huyen Tran" w:date="2023-12-05T21:44:00Z">
              <w:r w:rsidRPr="00B337EA" w:rsidDel="00CE45F6">
                <w:rPr>
                  <w:rFonts w:eastAsia="Times New Roman"/>
                  <w:sz w:val="22"/>
                  <w:lang w:eastAsia="ja-JP"/>
                  <w:rPrChange w:id="9543" w:author="Huyen Tran Thu" w:date="2025-04-28T20:25:00Z" w16du:dateUtc="2025-04-28T13:25:00Z">
                    <w:rPr>
                      <w:sz w:val="22"/>
                    </w:rPr>
                  </w:rPrChange>
                </w:rPr>
                <w:delText>25%</w:delText>
              </w:r>
            </w:del>
          </w:p>
        </w:tc>
        <w:tc>
          <w:tcPr>
            <w:tcW w:w="843" w:type="pct"/>
            <w:noWrap/>
            <w:vAlign w:val="bottom"/>
            <w:hideMark/>
            <w:tcPrChange w:id="9544" w:author="Huyen Tran Thu" w:date="2023-03-28T21:41:00Z">
              <w:tcPr>
                <w:tcW w:w="852" w:type="pct"/>
                <w:gridSpan w:val="2"/>
                <w:noWrap/>
                <w:vAlign w:val="bottom"/>
                <w:hideMark/>
              </w:tcPr>
            </w:tcPrChange>
          </w:tcPr>
          <w:p w14:paraId="42F794CF" w14:textId="08AF0159" w:rsidR="00030263" w:rsidRPr="00B337EA" w:rsidRDefault="00030263" w:rsidP="00030263">
            <w:pPr>
              <w:spacing w:before="0" w:after="0"/>
              <w:jc w:val="center"/>
              <w:rPr>
                <w:rFonts w:eastAsia="Times New Roman"/>
                <w:sz w:val="22"/>
                <w:lang w:eastAsia="ja-JP"/>
              </w:rPr>
            </w:pPr>
            <w:ins w:id="9545" w:author="Thu Huyen Tran" w:date="2023-12-05T21:44:00Z">
              <w:r w:rsidRPr="00B337EA">
                <w:rPr>
                  <w:sz w:val="22"/>
                  <w:rPrChange w:id="9546" w:author="Huyen Tran Thu" w:date="2025-04-28T20:25:00Z" w16du:dateUtc="2025-04-28T13:25:00Z">
                    <w:rPr>
                      <w:rFonts w:ascii="Arial" w:hAnsi="Arial" w:cs="Arial"/>
                      <w:sz w:val="20"/>
                      <w:szCs w:val="20"/>
                    </w:rPr>
                  </w:rPrChange>
                </w:rPr>
                <w:t>6%</w:t>
              </w:r>
            </w:ins>
            <w:ins w:id="9547" w:author="Huyen Tran Thu" w:date="2023-03-28T21:41:00Z">
              <w:del w:id="9548" w:author="Thu Huyen Tran" w:date="2023-12-05T21:44:00Z">
                <w:r w:rsidRPr="00B337EA" w:rsidDel="00CE45F6">
                  <w:rPr>
                    <w:rFonts w:eastAsia="Times New Roman"/>
                    <w:sz w:val="22"/>
                    <w:lang w:eastAsia="ja-JP"/>
                    <w:rPrChange w:id="9549" w:author="Huyen Tran Thu" w:date="2025-04-28T20:25:00Z" w16du:dateUtc="2025-04-28T13:25:00Z">
                      <w:rPr>
                        <w:rFonts w:ascii="Arial" w:hAnsi="Arial" w:cs="Arial"/>
                        <w:sz w:val="20"/>
                        <w:szCs w:val="20"/>
                      </w:rPr>
                    </w:rPrChange>
                  </w:rPr>
                  <w:delText>16%</w:delText>
                </w:r>
              </w:del>
            </w:ins>
            <w:del w:id="9550" w:author="Thu Huyen Tran" w:date="2023-12-05T21:44:00Z">
              <w:r w:rsidRPr="00B337EA" w:rsidDel="00CE45F6">
                <w:rPr>
                  <w:rFonts w:eastAsia="Times New Roman"/>
                  <w:sz w:val="22"/>
                  <w:lang w:eastAsia="ja-JP"/>
                  <w:rPrChange w:id="9551" w:author="Huyen Tran Thu" w:date="2025-04-28T20:25:00Z" w16du:dateUtc="2025-04-28T13:25:00Z">
                    <w:rPr>
                      <w:sz w:val="22"/>
                    </w:rPr>
                  </w:rPrChange>
                </w:rPr>
                <w:delText>0%</w:delText>
              </w:r>
            </w:del>
          </w:p>
        </w:tc>
        <w:tc>
          <w:tcPr>
            <w:tcW w:w="869" w:type="pct"/>
            <w:noWrap/>
            <w:vAlign w:val="bottom"/>
            <w:hideMark/>
            <w:tcPrChange w:id="9552" w:author="Huyen Tran Thu" w:date="2023-03-28T21:41:00Z">
              <w:tcPr>
                <w:tcW w:w="852" w:type="pct"/>
                <w:gridSpan w:val="2"/>
                <w:noWrap/>
                <w:vAlign w:val="bottom"/>
                <w:hideMark/>
              </w:tcPr>
            </w:tcPrChange>
          </w:tcPr>
          <w:p w14:paraId="2F149E65" w14:textId="26F06AFD" w:rsidR="00030263" w:rsidRPr="00B337EA" w:rsidRDefault="00030263" w:rsidP="00030263">
            <w:pPr>
              <w:spacing w:before="0" w:after="0"/>
              <w:jc w:val="center"/>
              <w:rPr>
                <w:rFonts w:eastAsia="Times New Roman"/>
                <w:sz w:val="22"/>
                <w:lang w:eastAsia="ja-JP"/>
              </w:rPr>
            </w:pPr>
            <w:ins w:id="9553" w:author="Thu Huyen Tran" w:date="2023-12-05T21:44:00Z">
              <w:r w:rsidRPr="00B337EA">
                <w:rPr>
                  <w:sz w:val="22"/>
                  <w:rPrChange w:id="9554" w:author="Huyen Tran Thu" w:date="2025-04-28T20:25:00Z" w16du:dateUtc="2025-04-28T13:25:00Z">
                    <w:rPr>
                      <w:rFonts w:ascii="Arial" w:hAnsi="Arial" w:cs="Arial"/>
                      <w:sz w:val="20"/>
                      <w:szCs w:val="20"/>
                    </w:rPr>
                  </w:rPrChange>
                </w:rPr>
                <w:t>55%</w:t>
              </w:r>
            </w:ins>
            <w:ins w:id="9555" w:author="Huyen Tran Thu" w:date="2023-03-28T21:41:00Z">
              <w:del w:id="9556" w:author="Thu Huyen Tran" w:date="2023-12-05T21:44:00Z">
                <w:r w:rsidRPr="00B337EA" w:rsidDel="00CE45F6">
                  <w:rPr>
                    <w:rFonts w:eastAsia="Times New Roman"/>
                    <w:sz w:val="22"/>
                    <w:lang w:eastAsia="ja-JP"/>
                    <w:rPrChange w:id="9557" w:author="Huyen Tran Thu" w:date="2025-04-28T20:25:00Z" w16du:dateUtc="2025-04-28T13:25:00Z">
                      <w:rPr>
                        <w:rFonts w:ascii="Arial" w:hAnsi="Arial" w:cs="Arial"/>
                        <w:sz w:val="20"/>
                        <w:szCs w:val="20"/>
                      </w:rPr>
                    </w:rPrChange>
                  </w:rPr>
                  <w:delText>48%</w:delText>
                </w:r>
              </w:del>
            </w:ins>
            <w:del w:id="9558" w:author="Thu Huyen Tran" w:date="2023-12-05T21:44:00Z">
              <w:r w:rsidRPr="00B337EA" w:rsidDel="00CE45F6">
                <w:rPr>
                  <w:rFonts w:eastAsia="Times New Roman"/>
                  <w:sz w:val="22"/>
                  <w:lang w:eastAsia="ja-JP"/>
                  <w:rPrChange w:id="9559" w:author="Huyen Tran Thu" w:date="2025-04-28T20:25:00Z" w16du:dateUtc="2025-04-28T13:25:00Z">
                    <w:rPr>
                      <w:sz w:val="22"/>
                    </w:rPr>
                  </w:rPrChange>
                </w:rPr>
                <w:delText>15%</w:delText>
              </w:r>
            </w:del>
          </w:p>
        </w:tc>
        <w:tc>
          <w:tcPr>
            <w:tcW w:w="899" w:type="pct"/>
            <w:noWrap/>
            <w:vAlign w:val="bottom"/>
            <w:hideMark/>
            <w:tcPrChange w:id="9560" w:author="Huyen Tran Thu" w:date="2023-03-28T21:41:00Z">
              <w:tcPr>
                <w:tcW w:w="879" w:type="pct"/>
                <w:noWrap/>
                <w:vAlign w:val="bottom"/>
                <w:hideMark/>
              </w:tcPr>
            </w:tcPrChange>
          </w:tcPr>
          <w:p w14:paraId="450D5053" w14:textId="3C970073" w:rsidR="00030263" w:rsidRPr="00B337EA" w:rsidRDefault="00030263" w:rsidP="00030263">
            <w:pPr>
              <w:spacing w:before="0" w:after="0"/>
              <w:jc w:val="center"/>
              <w:rPr>
                <w:rFonts w:eastAsia="Times New Roman"/>
                <w:sz w:val="22"/>
                <w:lang w:eastAsia="ja-JP"/>
              </w:rPr>
            </w:pPr>
            <w:ins w:id="9561" w:author="Thu Huyen Tran" w:date="2023-12-05T21:44:00Z">
              <w:r w:rsidRPr="00B337EA">
                <w:rPr>
                  <w:sz w:val="22"/>
                  <w:rPrChange w:id="9562" w:author="Huyen Tran Thu" w:date="2025-04-28T20:25:00Z" w16du:dateUtc="2025-04-28T13:25:00Z">
                    <w:rPr>
                      <w:rFonts w:ascii="Arial" w:hAnsi="Arial" w:cs="Arial"/>
                      <w:sz w:val="20"/>
                      <w:szCs w:val="20"/>
                    </w:rPr>
                  </w:rPrChange>
                </w:rPr>
                <w:t>15%</w:t>
              </w:r>
            </w:ins>
            <w:ins w:id="9563" w:author="Huyen Tran Thu" w:date="2023-03-28T21:41:00Z">
              <w:del w:id="9564" w:author="Thu Huyen Tran" w:date="2023-12-05T21:44:00Z">
                <w:r w:rsidRPr="00B337EA" w:rsidDel="00CE45F6">
                  <w:rPr>
                    <w:rFonts w:eastAsia="Times New Roman"/>
                    <w:sz w:val="22"/>
                    <w:lang w:eastAsia="ja-JP"/>
                    <w:rPrChange w:id="9565" w:author="Huyen Tran Thu" w:date="2025-04-28T20:25:00Z" w16du:dateUtc="2025-04-28T13:25:00Z">
                      <w:rPr>
                        <w:rFonts w:ascii="Arial" w:hAnsi="Arial" w:cs="Arial"/>
                        <w:sz w:val="20"/>
                        <w:szCs w:val="20"/>
                      </w:rPr>
                    </w:rPrChange>
                  </w:rPr>
                  <w:delText>27%</w:delText>
                </w:r>
              </w:del>
            </w:ins>
            <w:del w:id="9566" w:author="Thu Huyen Tran" w:date="2023-12-05T21:44:00Z">
              <w:r w:rsidRPr="00B337EA" w:rsidDel="00CE45F6">
                <w:rPr>
                  <w:rFonts w:eastAsia="Times New Roman"/>
                  <w:sz w:val="22"/>
                  <w:lang w:eastAsia="ja-JP"/>
                  <w:rPrChange w:id="9567" w:author="Huyen Tran Thu" w:date="2025-04-28T20:25:00Z" w16du:dateUtc="2025-04-28T13:25:00Z">
                    <w:rPr>
                      <w:sz w:val="22"/>
                    </w:rPr>
                  </w:rPrChange>
                </w:rPr>
                <w:delText>60%</w:delText>
              </w:r>
            </w:del>
          </w:p>
        </w:tc>
        <w:tc>
          <w:tcPr>
            <w:tcW w:w="868" w:type="pct"/>
            <w:vAlign w:val="bottom"/>
            <w:tcPrChange w:id="9568" w:author="Huyen Tran Thu" w:date="2023-03-28T21:41:00Z">
              <w:tcPr>
                <w:tcW w:w="878" w:type="pct"/>
                <w:gridSpan w:val="2"/>
                <w:vAlign w:val="bottom"/>
              </w:tcPr>
            </w:tcPrChange>
          </w:tcPr>
          <w:p w14:paraId="2ACF4C82" w14:textId="10EA9E96" w:rsidR="00030263" w:rsidRPr="00B337EA" w:rsidRDefault="00030263" w:rsidP="00030263">
            <w:pPr>
              <w:spacing w:before="0" w:after="0"/>
              <w:jc w:val="center"/>
              <w:rPr>
                <w:rFonts w:eastAsia="Times New Roman"/>
                <w:sz w:val="22"/>
                <w:lang w:eastAsia="ja-JP"/>
                <w:rPrChange w:id="9569" w:author="Huyen Tran Thu" w:date="2025-04-28T20:25:00Z" w16du:dateUtc="2025-04-28T13:25:00Z">
                  <w:rPr>
                    <w:sz w:val="22"/>
                  </w:rPr>
                </w:rPrChange>
              </w:rPr>
            </w:pPr>
            <w:ins w:id="9570" w:author="Thu Huyen Tran" w:date="2023-12-05T21:45:00Z">
              <w:r w:rsidRPr="00B337EA">
                <w:rPr>
                  <w:sz w:val="22"/>
                  <w:rPrChange w:id="9571" w:author="Huyen Tran Thu" w:date="2025-04-28T20:25:00Z" w16du:dateUtc="2025-04-28T13:25:00Z">
                    <w:rPr>
                      <w:rFonts w:ascii="Arial" w:hAnsi="Arial" w:cs="Arial"/>
                      <w:sz w:val="20"/>
                      <w:szCs w:val="20"/>
                    </w:rPr>
                  </w:rPrChange>
                </w:rPr>
                <w:t>0,66</w:t>
              </w:r>
            </w:ins>
            <w:ins w:id="9572" w:author="Huyen Tran Thu" w:date="2023-03-28T21:42:00Z">
              <w:del w:id="9573" w:author="Thu Huyen Tran" w:date="2023-12-05T21:45:00Z">
                <w:r w:rsidRPr="00B337EA" w:rsidDel="00AF7126">
                  <w:rPr>
                    <w:rFonts w:eastAsia="Times New Roman"/>
                    <w:sz w:val="22"/>
                    <w:lang w:eastAsia="ja-JP"/>
                    <w:rPrChange w:id="9574" w:author="Huyen Tran Thu" w:date="2025-04-28T20:25:00Z" w16du:dateUtc="2025-04-28T13:25:00Z">
                      <w:rPr>
                        <w:rFonts w:ascii="Arial" w:hAnsi="Arial" w:cs="Arial"/>
                        <w:sz w:val="20"/>
                        <w:szCs w:val="20"/>
                      </w:rPr>
                    </w:rPrChange>
                  </w:rPr>
                  <w:delText>0,59</w:delText>
                </w:r>
              </w:del>
            </w:ins>
            <w:del w:id="9575" w:author="Thu Huyen Tran" w:date="2023-12-05T21:45:00Z">
              <w:r w:rsidRPr="00B337EA" w:rsidDel="00AF7126">
                <w:rPr>
                  <w:rFonts w:eastAsia="Times New Roman"/>
                  <w:sz w:val="22"/>
                  <w:lang w:eastAsia="ja-JP"/>
                  <w:rPrChange w:id="9576" w:author="Huyen Tran Thu" w:date="2025-04-28T20:25:00Z" w16du:dateUtc="2025-04-28T13:25:00Z">
                    <w:rPr>
                      <w:sz w:val="22"/>
                    </w:rPr>
                  </w:rPrChange>
                </w:rPr>
                <w:delText>0.55</w:delText>
              </w:r>
            </w:del>
          </w:p>
        </w:tc>
      </w:tr>
      <w:tr w:rsidR="00030263" w:rsidRPr="00B337EA" w14:paraId="00C91C49" w14:textId="77777777" w:rsidTr="00030263">
        <w:trPr>
          <w:trHeight w:val="255"/>
          <w:trPrChange w:id="9577" w:author="Huyen Tran Thu" w:date="2023-03-28T21:41:00Z">
            <w:trPr>
              <w:trHeight w:val="255"/>
            </w:trPr>
          </w:trPrChange>
        </w:trPr>
        <w:tc>
          <w:tcPr>
            <w:tcW w:w="601" w:type="pct"/>
            <w:noWrap/>
            <w:vAlign w:val="center"/>
            <w:hideMark/>
            <w:tcPrChange w:id="9578" w:author="Huyen Tran Thu" w:date="2023-03-28T21:41:00Z">
              <w:tcPr>
                <w:tcW w:w="611" w:type="pct"/>
                <w:gridSpan w:val="2"/>
                <w:noWrap/>
                <w:vAlign w:val="center"/>
                <w:hideMark/>
              </w:tcPr>
            </w:tcPrChange>
          </w:tcPr>
          <w:p w14:paraId="191246FD" w14:textId="77777777" w:rsidR="00030263" w:rsidRPr="00B337EA" w:rsidRDefault="00030263" w:rsidP="00030263">
            <w:pPr>
              <w:spacing w:before="0" w:after="0"/>
              <w:jc w:val="center"/>
              <w:rPr>
                <w:rFonts w:eastAsia="Times New Roman"/>
                <w:sz w:val="22"/>
                <w:lang w:eastAsia="ja-JP"/>
              </w:rPr>
            </w:pPr>
            <w:r w:rsidRPr="00B337EA">
              <w:rPr>
                <w:rFonts w:eastAsia="Times New Roman"/>
                <w:sz w:val="22"/>
                <w:lang w:eastAsia="ja-JP"/>
              </w:rPr>
              <w:t>2018</w:t>
            </w:r>
          </w:p>
        </w:tc>
        <w:tc>
          <w:tcPr>
            <w:tcW w:w="920" w:type="pct"/>
            <w:noWrap/>
            <w:vAlign w:val="bottom"/>
            <w:hideMark/>
            <w:tcPrChange w:id="9579" w:author="Huyen Tran Thu" w:date="2023-03-28T21:41:00Z">
              <w:tcPr>
                <w:tcW w:w="929" w:type="pct"/>
                <w:gridSpan w:val="2"/>
                <w:noWrap/>
                <w:vAlign w:val="bottom"/>
                <w:hideMark/>
              </w:tcPr>
            </w:tcPrChange>
          </w:tcPr>
          <w:p w14:paraId="6D3A0923" w14:textId="47DEA61A" w:rsidR="00030263" w:rsidRPr="00B337EA" w:rsidRDefault="00030263" w:rsidP="00030263">
            <w:pPr>
              <w:spacing w:before="0" w:after="0"/>
              <w:jc w:val="center"/>
              <w:rPr>
                <w:rFonts w:eastAsia="Times New Roman"/>
                <w:sz w:val="22"/>
                <w:lang w:eastAsia="ja-JP"/>
              </w:rPr>
            </w:pPr>
            <w:ins w:id="9580" w:author="Thu Huyen Tran" w:date="2023-12-05T21:44:00Z">
              <w:r w:rsidRPr="00B337EA">
                <w:rPr>
                  <w:sz w:val="22"/>
                  <w:rPrChange w:id="9581" w:author="Huyen Tran Thu" w:date="2025-04-28T20:25:00Z" w16du:dateUtc="2025-04-28T13:25:00Z">
                    <w:rPr>
                      <w:rFonts w:ascii="Arial" w:hAnsi="Arial" w:cs="Arial"/>
                      <w:sz w:val="20"/>
                      <w:szCs w:val="20"/>
                    </w:rPr>
                  </w:rPrChange>
                </w:rPr>
                <w:t>23%</w:t>
              </w:r>
            </w:ins>
            <w:ins w:id="9582" w:author="Huyen Tran Thu" w:date="2023-03-28T21:41:00Z">
              <w:del w:id="9583" w:author="Thu Huyen Tran" w:date="2023-12-05T21:44:00Z">
                <w:r w:rsidRPr="00B337EA" w:rsidDel="00CE45F6">
                  <w:rPr>
                    <w:rFonts w:eastAsia="Times New Roman"/>
                    <w:sz w:val="22"/>
                    <w:lang w:eastAsia="ja-JP"/>
                    <w:rPrChange w:id="9584" w:author="Huyen Tran Thu" w:date="2025-04-28T20:25:00Z" w16du:dateUtc="2025-04-28T13:25:00Z">
                      <w:rPr>
                        <w:rFonts w:ascii="Arial" w:hAnsi="Arial" w:cs="Arial"/>
                        <w:sz w:val="20"/>
                        <w:szCs w:val="20"/>
                      </w:rPr>
                    </w:rPrChange>
                  </w:rPr>
                  <w:delText>9%</w:delText>
                </w:r>
              </w:del>
            </w:ins>
            <w:del w:id="9585" w:author="Thu Huyen Tran" w:date="2023-12-05T21:44:00Z">
              <w:r w:rsidRPr="00B337EA" w:rsidDel="00CE45F6">
                <w:rPr>
                  <w:rFonts w:eastAsia="Times New Roman"/>
                  <w:sz w:val="22"/>
                  <w:lang w:eastAsia="ja-JP"/>
                  <w:rPrChange w:id="9586" w:author="Huyen Tran Thu" w:date="2025-04-28T20:25:00Z" w16du:dateUtc="2025-04-28T13:25:00Z">
                    <w:rPr>
                      <w:sz w:val="22"/>
                    </w:rPr>
                  </w:rPrChange>
                </w:rPr>
                <w:delText>23%</w:delText>
              </w:r>
            </w:del>
          </w:p>
        </w:tc>
        <w:tc>
          <w:tcPr>
            <w:tcW w:w="843" w:type="pct"/>
            <w:noWrap/>
            <w:vAlign w:val="bottom"/>
            <w:hideMark/>
            <w:tcPrChange w:id="9587" w:author="Huyen Tran Thu" w:date="2023-03-28T21:41:00Z">
              <w:tcPr>
                <w:tcW w:w="852" w:type="pct"/>
                <w:gridSpan w:val="2"/>
                <w:noWrap/>
                <w:vAlign w:val="bottom"/>
                <w:hideMark/>
              </w:tcPr>
            </w:tcPrChange>
          </w:tcPr>
          <w:p w14:paraId="667D6A84" w14:textId="60342600" w:rsidR="00030263" w:rsidRPr="00B337EA" w:rsidRDefault="00030263" w:rsidP="00030263">
            <w:pPr>
              <w:spacing w:before="0" w:after="0"/>
              <w:jc w:val="center"/>
              <w:rPr>
                <w:rFonts w:eastAsia="Times New Roman"/>
                <w:sz w:val="22"/>
                <w:lang w:eastAsia="ja-JP"/>
              </w:rPr>
            </w:pPr>
            <w:ins w:id="9588" w:author="Thu Huyen Tran" w:date="2023-12-05T21:44:00Z">
              <w:r w:rsidRPr="00B337EA">
                <w:rPr>
                  <w:sz w:val="22"/>
                  <w:rPrChange w:id="9589" w:author="Huyen Tran Thu" w:date="2025-04-28T20:25:00Z" w16du:dateUtc="2025-04-28T13:25:00Z">
                    <w:rPr>
                      <w:rFonts w:ascii="Arial" w:hAnsi="Arial" w:cs="Arial"/>
                      <w:sz w:val="20"/>
                      <w:szCs w:val="20"/>
                    </w:rPr>
                  </w:rPrChange>
                </w:rPr>
                <w:t>5%</w:t>
              </w:r>
            </w:ins>
            <w:ins w:id="9590" w:author="Huyen Tran Thu" w:date="2023-03-28T21:41:00Z">
              <w:del w:id="9591" w:author="Thu Huyen Tran" w:date="2023-12-05T21:44:00Z">
                <w:r w:rsidRPr="00B337EA" w:rsidDel="00CE45F6">
                  <w:rPr>
                    <w:rFonts w:eastAsia="Times New Roman"/>
                    <w:sz w:val="22"/>
                    <w:lang w:eastAsia="ja-JP"/>
                    <w:rPrChange w:id="9592" w:author="Huyen Tran Thu" w:date="2025-04-28T20:25:00Z" w16du:dateUtc="2025-04-28T13:25:00Z">
                      <w:rPr>
                        <w:rFonts w:ascii="Arial" w:hAnsi="Arial" w:cs="Arial"/>
                        <w:sz w:val="20"/>
                        <w:szCs w:val="20"/>
                      </w:rPr>
                    </w:rPrChange>
                  </w:rPr>
                  <w:delText>15%</w:delText>
                </w:r>
              </w:del>
            </w:ins>
            <w:del w:id="9593" w:author="Thu Huyen Tran" w:date="2023-12-05T21:44:00Z">
              <w:r w:rsidRPr="00B337EA" w:rsidDel="00CE45F6">
                <w:rPr>
                  <w:rFonts w:eastAsia="Times New Roman"/>
                  <w:sz w:val="22"/>
                  <w:lang w:eastAsia="ja-JP"/>
                  <w:rPrChange w:id="9594" w:author="Huyen Tran Thu" w:date="2025-04-28T20:25:00Z" w16du:dateUtc="2025-04-28T13:25:00Z">
                    <w:rPr>
                      <w:sz w:val="22"/>
                    </w:rPr>
                  </w:rPrChange>
                </w:rPr>
                <w:delText>0%</w:delText>
              </w:r>
            </w:del>
          </w:p>
        </w:tc>
        <w:tc>
          <w:tcPr>
            <w:tcW w:w="869" w:type="pct"/>
            <w:noWrap/>
            <w:vAlign w:val="bottom"/>
            <w:hideMark/>
            <w:tcPrChange w:id="9595" w:author="Huyen Tran Thu" w:date="2023-03-28T21:41:00Z">
              <w:tcPr>
                <w:tcW w:w="852" w:type="pct"/>
                <w:gridSpan w:val="2"/>
                <w:noWrap/>
                <w:vAlign w:val="bottom"/>
                <w:hideMark/>
              </w:tcPr>
            </w:tcPrChange>
          </w:tcPr>
          <w:p w14:paraId="746C2BE2" w14:textId="169017B8" w:rsidR="00030263" w:rsidRPr="00B337EA" w:rsidRDefault="00030263" w:rsidP="00030263">
            <w:pPr>
              <w:spacing w:before="0" w:after="0"/>
              <w:jc w:val="center"/>
              <w:rPr>
                <w:rFonts w:eastAsia="Times New Roman"/>
                <w:sz w:val="22"/>
                <w:lang w:eastAsia="ja-JP"/>
              </w:rPr>
            </w:pPr>
            <w:ins w:id="9596" w:author="Thu Huyen Tran" w:date="2023-12-05T21:44:00Z">
              <w:r w:rsidRPr="00B337EA">
                <w:rPr>
                  <w:sz w:val="22"/>
                  <w:rPrChange w:id="9597" w:author="Huyen Tran Thu" w:date="2025-04-28T20:25:00Z" w16du:dateUtc="2025-04-28T13:25:00Z">
                    <w:rPr>
                      <w:rFonts w:ascii="Arial" w:hAnsi="Arial" w:cs="Arial"/>
                      <w:sz w:val="20"/>
                      <w:szCs w:val="20"/>
                    </w:rPr>
                  </w:rPrChange>
                </w:rPr>
                <w:t>56%</w:t>
              </w:r>
            </w:ins>
            <w:ins w:id="9598" w:author="Huyen Tran Thu" w:date="2023-03-28T21:41:00Z">
              <w:del w:id="9599" w:author="Thu Huyen Tran" w:date="2023-12-05T21:44:00Z">
                <w:r w:rsidRPr="00B337EA" w:rsidDel="00CE45F6">
                  <w:rPr>
                    <w:rFonts w:eastAsia="Times New Roman"/>
                    <w:sz w:val="22"/>
                    <w:lang w:eastAsia="ja-JP"/>
                    <w:rPrChange w:id="9600" w:author="Huyen Tran Thu" w:date="2025-04-28T20:25:00Z" w16du:dateUtc="2025-04-28T13:25:00Z">
                      <w:rPr>
                        <w:rFonts w:ascii="Arial" w:hAnsi="Arial" w:cs="Arial"/>
                        <w:sz w:val="20"/>
                        <w:szCs w:val="20"/>
                      </w:rPr>
                    </w:rPrChange>
                  </w:rPr>
                  <w:delText>47%</w:delText>
                </w:r>
              </w:del>
            </w:ins>
            <w:del w:id="9601" w:author="Thu Huyen Tran" w:date="2023-12-05T21:44:00Z">
              <w:r w:rsidRPr="00B337EA" w:rsidDel="00CE45F6">
                <w:rPr>
                  <w:rFonts w:eastAsia="Times New Roman"/>
                  <w:sz w:val="22"/>
                  <w:lang w:eastAsia="ja-JP"/>
                  <w:rPrChange w:id="9602" w:author="Huyen Tran Thu" w:date="2025-04-28T20:25:00Z" w16du:dateUtc="2025-04-28T13:25:00Z">
                    <w:rPr>
                      <w:sz w:val="22"/>
                    </w:rPr>
                  </w:rPrChange>
                </w:rPr>
                <w:delText>15%</w:delText>
              </w:r>
            </w:del>
          </w:p>
        </w:tc>
        <w:tc>
          <w:tcPr>
            <w:tcW w:w="899" w:type="pct"/>
            <w:noWrap/>
            <w:vAlign w:val="bottom"/>
            <w:hideMark/>
            <w:tcPrChange w:id="9603" w:author="Huyen Tran Thu" w:date="2023-03-28T21:41:00Z">
              <w:tcPr>
                <w:tcW w:w="879" w:type="pct"/>
                <w:noWrap/>
                <w:vAlign w:val="bottom"/>
                <w:hideMark/>
              </w:tcPr>
            </w:tcPrChange>
          </w:tcPr>
          <w:p w14:paraId="74DC6673" w14:textId="3FE2AB4B" w:rsidR="00030263" w:rsidRPr="00B337EA" w:rsidRDefault="00030263" w:rsidP="00030263">
            <w:pPr>
              <w:spacing w:before="0" w:after="0"/>
              <w:jc w:val="center"/>
              <w:rPr>
                <w:rFonts w:eastAsia="Times New Roman"/>
                <w:sz w:val="22"/>
                <w:lang w:eastAsia="ja-JP"/>
              </w:rPr>
            </w:pPr>
            <w:ins w:id="9604" w:author="Thu Huyen Tran" w:date="2023-12-05T21:44:00Z">
              <w:r w:rsidRPr="00B337EA">
                <w:rPr>
                  <w:sz w:val="22"/>
                  <w:rPrChange w:id="9605" w:author="Huyen Tran Thu" w:date="2025-04-28T20:25:00Z" w16du:dateUtc="2025-04-28T13:25:00Z">
                    <w:rPr>
                      <w:rFonts w:ascii="Arial" w:hAnsi="Arial" w:cs="Arial"/>
                      <w:sz w:val="20"/>
                      <w:szCs w:val="20"/>
                    </w:rPr>
                  </w:rPrChange>
                </w:rPr>
                <w:t>16%</w:t>
              </w:r>
            </w:ins>
            <w:ins w:id="9606" w:author="Huyen Tran Thu" w:date="2023-03-28T21:41:00Z">
              <w:del w:id="9607" w:author="Thu Huyen Tran" w:date="2023-12-05T21:44:00Z">
                <w:r w:rsidRPr="00B337EA" w:rsidDel="00CE45F6">
                  <w:rPr>
                    <w:rFonts w:eastAsia="Times New Roman"/>
                    <w:sz w:val="22"/>
                    <w:lang w:eastAsia="ja-JP"/>
                    <w:rPrChange w:id="9608" w:author="Huyen Tran Thu" w:date="2025-04-28T20:25:00Z" w16du:dateUtc="2025-04-28T13:25:00Z">
                      <w:rPr>
                        <w:rFonts w:ascii="Arial" w:hAnsi="Arial" w:cs="Arial"/>
                        <w:sz w:val="20"/>
                        <w:szCs w:val="20"/>
                      </w:rPr>
                    </w:rPrChange>
                  </w:rPr>
                  <w:delText>29%</w:delText>
                </w:r>
              </w:del>
            </w:ins>
            <w:del w:id="9609" w:author="Thu Huyen Tran" w:date="2023-12-05T21:44:00Z">
              <w:r w:rsidRPr="00B337EA" w:rsidDel="00CE45F6">
                <w:rPr>
                  <w:rFonts w:eastAsia="Times New Roman"/>
                  <w:sz w:val="22"/>
                  <w:lang w:eastAsia="ja-JP"/>
                  <w:rPrChange w:id="9610" w:author="Huyen Tran Thu" w:date="2025-04-28T20:25:00Z" w16du:dateUtc="2025-04-28T13:25:00Z">
                    <w:rPr>
                      <w:sz w:val="22"/>
                    </w:rPr>
                  </w:rPrChange>
                </w:rPr>
                <w:delText>61%</w:delText>
              </w:r>
            </w:del>
          </w:p>
        </w:tc>
        <w:tc>
          <w:tcPr>
            <w:tcW w:w="868" w:type="pct"/>
            <w:vAlign w:val="bottom"/>
            <w:tcPrChange w:id="9611" w:author="Huyen Tran Thu" w:date="2023-03-28T21:41:00Z">
              <w:tcPr>
                <w:tcW w:w="878" w:type="pct"/>
                <w:gridSpan w:val="2"/>
                <w:vAlign w:val="bottom"/>
              </w:tcPr>
            </w:tcPrChange>
          </w:tcPr>
          <w:p w14:paraId="4653329A" w14:textId="41091D17" w:rsidR="00030263" w:rsidRPr="00B337EA" w:rsidRDefault="00030263" w:rsidP="00030263">
            <w:pPr>
              <w:spacing w:before="0" w:after="0"/>
              <w:jc w:val="center"/>
              <w:rPr>
                <w:rFonts w:eastAsia="Times New Roman"/>
                <w:sz w:val="22"/>
                <w:lang w:eastAsia="ja-JP"/>
                <w:rPrChange w:id="9612" w:author="Huyen Tran Thu" w:date="2025-04-28T20:25:00Z" w16du:dateUtc="2025-04-28T13:25:00Z">
                  <w:rPr>
                    <w:sz w:val="22"/>
                  </w:rPr>
                </w:rPrChange>
              </w:rPr>
            </w:pPr>
            <w:ins w:id="9613" w:author="Thu Huyen Tran" w:date="2023-12-05T21:45:00Z">
              <w:r w:rsidRPr="00B337EA">
                <w:rPr>
                  <w:sz w:val="22"/>
                  <w:rPrChange w:id="9614" w:author="Huyen Tran Thu" w:date="2025-04-28T20:25:00Z" w16du:dateUtc="2025-04-28T13:25:00Z">
                    <w:rPr>
                      <w:rFonts w:ascii="Arial" w:hAnsi="Arial" w:cs="Arial"/>
                      <w:sz w:val="20"/>
                      <w:szCs w:val="20"/>
                    </w:rPr>
                  </w:rPrChange>
                </w:rPr>
                <w:t>0,66</w:t>
              </w:r>
            </w:ins>
            <w:ins w:id="9615" w:author="Huyen Tran Thu" w:date="2023-03-28T21:42:00Z">
              <w:del w:id="9616" w:author="Thu Huyen Tran" w:date="2023-12-05T21:45:00Z">
                <w:r w:rsidRPr="00B337EA" w:rsidDel="00AF7126">
                  <w:rPr>
                    <w:rFonts w:eastAsia="Times New Roman"/>
                    <w:sz w:val="22"/>
                    <w:lang w:eastAsia="ja-JP"/>
                    <w:rPrChange w:id="9617" w:author="Huyen Tran Thu" w:date="2025-04-28T20:25:00Z" w16du:dateUtc="2025-04-28T13:25:00Z">
                      <w:rPr>
                        <w:rFonts w:ascii="Arial" w:hAnsi="Arial" w:cs="Arial"/>
                        <w:sz w:val="20"/>
                        <w:szCs w:val="20"/>
                      </w:rPr>
                    </w:rPrChange>
                  </w:rPr>
                  <w:delText>0,59</w:delText>
                </w:r>
              </w:del>
            </w:ins>
            <w:del w:id="9618" w:author="Thu Huyen Tran" w:date="2023-12-05T21:45:00Z">
              <w:r w:rsidRPr="00B337EA" w:rsidDel="00AF7126">
                <w:rPr>
                  <w:rFonts w:eastAsia="Times New Roman"/>
                  <w:sz w:val="22"/>
                  <w:lang w:eastAsia="ja-JP"/>
                  <w:rPrChange w:id="9619" w:author="Huyen Tran Thu" w:date="2025-04-28T20:25:00Z" w16du:dateUtc="2025-04-28T13:25:00Z">
                    <w:rPr>
                      <w:sz w:val="22"/>
                    </w:rPr>
                  </w:rPrChange>
                </w:rPr>
                <w:delText>0.55</w:delText>
              </w:r>
            </w:del>
          </w:p>
        </w:tc>
      </w:tr>
      <w:tr w:rsidR="00B337EA" w:rsidRPr="00B337EA" w14:paraId="0822E9FD" w14:textId="77777777" w:rsidTr="00030263">
        <w:trPr>
          <w:trHeight w:val="255"/>
          <w:ins w:id="9620" w:author="Huyen Tran Thu" w:date="2025-04-28T20:24:00Z"/>
        </w:trPr>
        <w:tc>
          <w:tcPr>
            <w:tcW w:w="601" w:type="pct"/>
            <w:noWrap/>
            <w:vAlign w:val="center"/>
          </w:tcPr>
          <w:p w14:paraId="6A801CB6" w14:textId="1CB0207A" w:rsidR="00B337EA" w:rsidRPr="00B337EA" w:rsidRDefault="00B337EA" w:rsidP="00B337EA">
            <w:pPr>
              <w:spacing w:before="0" w:after="0"/>
              <w:jc w:val="center"/>
              <w:rPr>
                <w:ins w:id="9621" w:author="Huyen Tran Thu" w:date="2025-04-28T20:24:00Z" w16du:dateUtc="2025-04-28T13:24:00Z"/>
                <w:rFonts w:eastAsia="Times New Roman"/>
                <w:sz w:val="22"/>
                <w:lang w:eastAsia="ja-JP"/>
              </w:rPr>
            </w:pPr>
            <w:ins w:id="9622" w:author="Huyen Tran Thu" w:date="2025-04-28T20:24:00Z" w16du:dateUtc="2025-04-28T13:24:00Z">
              <w:r w:rsidRPr="00B337EA">
                <w:rPr>
                  <w:rFonts w:eastAsia="Times New Roman"/>
                  <w:sz w:val="22"/>
                  <w:lang w:eastAsia="ja-JP"/>
                </w:rPr>
                <w:t>2019</w:t>
              </w:r>
            </w:ins>
          </w:p>
        </w:tc>
        <w:tc>
          <w:tcPr>
            <w:tcW w:w="920" w:type="pct"/>
            <w:noWrap/>
            <w:vAlign w:val="bottom"/>
          </w:tcPr>
          <w:p w14:paraId="4FDA4F07" w14:textId="11812737" w:rsidR="00B337EA" w:rsidRPr="00B337EA" w:rsidRDefault="00B337EA" w:rsidP="00B337EA">
            <w:pPr>
              <w:spacing w:before="0" w:after="0"/>
              <w:jc w:val="center"/>
              <w:rPr>
                <w:ins w:id="9623" w:author="Huyen Tran Thu" w:date="2025-04-28T20:24:00Z" w16du:dateUtc="2025-04-28T13:24:00Z"/>
                <w:sz w:val="22"/>
              </w:rPr>
            </w:pPr>
            <w:ins w:id="9624" w:author="Huyen Tran Thu" w:date="2025-04-28T20:25:00Z" w16du:dateUtc="2025-04-28T13:25:00Z">
              <w:r w:rsidRPr="00B337EA">
                <w:rPr>
                  <w:sz w:val="22"/>
                  <w:rPrChange w:id="9625" w:author="Huyen Tran Thu" w:date="2025-04-28T20:25:00Z" w16du:dateUtc="2025-04-28T13:25:00Z">
                    <w:rPr>
                      <w:rFonts w:ascii="Arial" w:hAnsi="Arial" w:cs="Arial"/>
                      <w:sz w:val="20"/>
                      <w:szCs w:val="20"/>
                    </w:rPr>
                  </w:rPrChange>
                </w:rPr>
                <w:t>21%</w:t>
              </w:r>
            </w:ins>
          </w:p>
        </w:tc>
        <w:tc>
          <w:tcPr>
            <w:tcW w:w="843" w:type="pct"/>
            <w:noWrap/>
            <w:vAlign w:val="bottom"/>
          </w:tcPr>
          <w:p w14:paraId="0516A261" w14:textId="52754CF7" w:rsidR="00B337EA" w:rsidRPr="00B337EA" w:rsidRDefault="00B337EA" w:rsidP="00B337EA">
            <w:pPr>
              <w:spacing w:before="0" w:after="0"/>
              <w:jc w:val="center"/>
              <w:rPr>
                <w:ins w:id="9626" w:author="Huyen Tran Thu" w:date="2025-04-28T20:24:00Z" w16du:dateUtc="2025-04-28T13:24:00Z"/>
                <w:sz w:val="22"/>
              </w:rPr>
            </w:pPr>
            <w:ins w:id="9627" w:author="Huyen Tran Thu" w:date="2025-04-28T20:25:00Z" w16du:dateUtc="2025-04-28T13:25:00Z">
              <w:r w:rsidRPr="00B337EA">
                <w:rPr>
                  <w:sz w:val="22"/>
                  <w:rPrChange w:id="9628" w:author="Huyen Tran Thu" w:date="2025-04-28T20:25:00Z" w16du:dateUtc="2025-04-28T13:25:00Z">
                    <w:rPr>
                      <w:rFonts w:ascii="Arial" w:hAnsi="Arial" w:cs="Arial"/>
                      <w:sz w:val="20"/>
                      <w:szCs w:val="20"/>
                    </w:rPr>
                  </w:rPrChange>
                </w:rPr>
                <w:t>5%</w:t>
              </w:r>
            </w:ins>
          </w:p>
        </w:tc>
        <w:tc>
          <w:tcPr>
            <w:tcW w:w="869" w:type="pct"/>
            <w:noWrap/>
            <w:vAlign w:val="bottom"/>
          </w:tcPr>
          <w:p w14:paraId="506006C1" w14:textId="6A9D0AC2" w:rsidR="00B337EA" w:rsidRPr="00B337EA" w:rsidRDefault="00B337EA" w:rsidP="00B337EA">
            <w:pPr>
              <w:spacing w:before="0" w:after="0"/>
              <w:jc w:val="center"/>
              <w:rPr>
                <w:ins w:id="9629" w:author="Huyen Tran Thu" w:date="2025-04-28T20:24:00Z" w16du:dateUtc="2025-04-28T13:24:00Z"/>
                <w:sz w:val="22"/>
              </w:rPr>
            </w:pPr>
            <w:ins w:id="9630" w:author="Huyen Tran Thu" w:date="2025-04-28T20:25:00Z" w16du:dateUtc="2025-04-28T13:25:00Z">
              <w:r w:rsidRPr="00B337EA">
                <w:rPr>
                  <w:sz w:val="22"/>
                  <w:rPrChange w:id="9631" w:author="Huyen Tran Thu" w:date="2025-04-28T20:25:00Z" w16du:dateUtc="2025-04-28T13:25:00Z">
                    <w:rPr>
                      <w:rFonts w:ascii="Arial" w:hAnsi="Arial" w:cs="Arial"/>
                      <w:sz w:val="20"/>
                      <w:szCs w:val="20"/>
                    </w:rPr>
                  </w:rPrChange>
                </w:rPr>
                <w:t>58%</w:t>
              </w:r>
            </w:ins>
          </w:p>
        </w:tc>
        <w:tc>
          <w:tcPr>
            <w:tcW w:w="899" w:type="pct"/>
            <w:noWrap/>
            <w:vAlign w:val="bottom"/>
          </w:tcPr>
          <w:p w14:paraId="0EEFF7B4" w14:textId="7F2EC48D" w:rsidR="00B337EA" w:rsidRPr="00B337EA" w:rsidRDefault="00B337EA" w:rsidP="00B337EA">
            <w:pPr>
              <w:spacing w:before="0" w:after="0"/>
              <w:jc w:val="center"/>
              <w:rPr>
                <w:ins w:id="9632" w:author="Huyen Tran Thu" w:date="2025-04-28T20:24:00Z" w16du:dateUtc="2025-04-28T13:24:00Z"/>
                <w:sz w:val="22"/>
              </w:rPr>
            </w:pPr>
            <w:ins w:id="9633" w:author="Huyen Tran Thu" w:date="2025-04-28T20:25:00Z" w16du:dateUtc="2025-04-28T13:25:00Z">
              <w:r w:rsidRPr="00B337EA">
                <w:rPr>
                  <w:sz w:val="22"/>
                  <w:rPrChange w:id="9634" w:author="Huyen Tran Thu" w:date="2025-04-28T20:25:00Z" w16du:dateUtc="2025-04-28T13:25:00Z">
                    <w:rPr>
                      <w:rFonts w:ascii="Arial" w:hAnsi="Arial" w:cs="Arial"/>
                      <w:sz w:val="20"/>
                      <w:szCs w:val="20"/>
                    </w:rPr>
                  </w:rPrChange>
                </w:rPr>
                <w:t>16%</w:t>
              </w:r>
            </w:ins>
          </w:p>
        </w:tc>
        <w:tc>
          <w:tcPr>
            <w:tcW w:w="868" w:type="pct"/>
            <w:vAlign w:val="bottom"/>
          </w:tcPr>
          <w:p w14:paraId="26FE62D9" w14:textId="5A797FCF" w:rsidR="00B337EA" w:rsidRPr="00B337EA" w:rsidRDefault="00B337EA" w:rsidP="00B337EA">
            <w:pPr>
              <w:spacing w:before="0" w:after="0"/>
              <w:jc w:val="center"/>
              <w:rPr>
                <w:ins w:id="9635" w:author="Huyen Tran Thu" w:date="2025-04-28T20:24:00Z" w16du:dateUtc="2025-04-28T13:24:00Z"/>
                <w:sz w:val="22"/>
              </w:rPr>
            </w:pPr>
            <w:ins w:id="9636" w:author="Huyen Tran Thu" w:date="2025-04-28T20:25:00Z" w16du:dateUtc="2025-04-28T13:25:00Z">
              <w:r w:rsidRPr="00B337EA">
                <w:rPr>
                  <w:sz w:val="22"/>
                  <w:rPrChange w:id="9637" w:author="Huyen Tran Thu" w:date="2025-04-28T20:25:00Z" w16du:dateUtc="2025-04-28T13:25:00Z">
                    <w:rPr>
                      <w:rFonts w:ascii="Arial" w:hAnsi="Arial" w:cs="Arial"/>
                      <w:sz w:val="20"/>
                      <w:szCs w:val="20"/>
                    </w:rPr>
                  </w:rPrChange>
                </w:rPr>
                <w:t>0,67</w:t>
              </w:r>
            </w:ins>
          </w:p>
        </w:tc>
      </w:tr>
      <w:tr w:rsidR="00B337EA" w:rsidRPr="00B337EA" w14:paraId="21A08BDC" w14:textId="77777777" w:rsidTr="00030263">
        <w:trPr>
          <w:trHeight w:val="255"/>
          <w:ins w:id="9638" w:author="Huyen Tran Thu" w:date="2025-04-28T20:24:00Z"/>
        </w:trPr>
        <w:tc>
          <w:tcPr>
            <w:tcW w:w="601" w:type="pct"/>
            <w:noWrap/>
            <w:vAlign w:val="center"/>
          </w:tcPr>
          <w:p w14:paraId="3E774981" w14:textId="14F61EDF" w:rsidR="00B337EA" w:rsidRPr="00B337EA" w:rsidRDefault="00B337EA" w:rsidP="00B337EA">
            <w:pPr>
              <w:spacing w:before="0" w:after="0"/>
              <w:jc w:val="center"/>
              <w:rPr>
                <w:ins w:id="9639" w:author="Huyen Tran Thu" w:date="2025-04-28T20:24:00Z" w16du:dateUtc="2025-04-28T13:24:00Z"/>
                <w:rFonts w:eastAsia="Times New Roman"/>
                <w:sz w:val="22"/>
                <w:lang w:eastAsia="ja-JP"/>
              </w:rPr>
            </w:pPr>
            <w:ins w:id="9640" w:author="Huyen Tran Thu" w:date="2025-04-28T20:24:00Z" w16du:dateUtc="2025-04-28T13:24:00Z">
              <w:r w:rsidRPr="00B337EA">
                <w:rPr>
                  <w:rFonts w:eastAsia="Times New Roman"/>
                  <w:sz w:val="22"/>
                  <w:lang w:eastAsia="ja-JP"/>
                </w:rPr>
                <w:t>2020</w:t>
              </w:r>
            </w:ins>
          </w:p>
        </w:tc>
        <w:tc>
          <w:tcPr>
            <w:tcW w:w="920" w:type="pct"/>
            <w:noWrap/>
            <w:vAlign w:val="bottom"/>
          </w:tcPr>
          <w:p w14:paraId="014BB55B" w14:textId="22CA2034" w:rsidR="00B337EA" w:rsidRPr="00B337EA" w:rsidRDefault="00B337EA" w:rsidP="00B337EA">
            <w:pPr>
              <w:spacing w:before="0" w:after="0"/>
              <w:jc w:val="center"/>
              <w:rPr>
                <w:ins w:id="9641" w:author="Huyen Tran Thu" w:date="2025-04-28T20:24:00Z" w16du:dateUtc="2025-04-28T13:24:00Z"/>
                <w:sz w:val="22"/>
              </w:rPr>
            </w:pPr>
            <w:ins w:id="9642" w:author="Huyen Tran Thu" w:date="2025-04-28T20:25:00Z" w16du:dateUtc="2025-04-28T13:25:00Z">
              <w:r w:rsidRPr="00B337EA">
                <w:rPr>
                  <w:sz w:val="22"/>
                  <w:rPrChange w:id="9643" w:author="Huyen Tran Thu" w:date="2025-04-28T20:25:00Z" w16du:dateUtc="2025-04-28T13:25:00Z">
                    <w:rPr>
                      <w:rFonts w:ascii="Arial" w:hAnsi="Arial" w:cs="Arial"/>
                      <w:sz w:val="20"/>
                      <w:szCs w:val="20"/>
                    </w:rPr>
                  </w:rPrChange>
                </w:rPr>
                <w:t>22%</w:t>
              </w:r>
            </w:ins>
          </w:p>
        </w:tc>
        <w:tc>
          <w:tcPr>
            <w:tcW w:w="843" w:type="pct"/>
            <w:noWrap/>
            <w:vAlign w:val="bottom"/>
          </w:tcPr>
          <w:p w14:paraId="50790F37" w14:textId="79167C30" w:rsidR="00B337EA" w:rsidRPr="00B337EA" w:rsidRDefault="00B337EA" w:rsidP="00B337EA">
            <w:pPr>
              <w:spacing w:before="0" w:after="0"/>
              <w:jc w:val="center"/>
              <w:rPr>
                <w:ins w:id="9644" w:author="Huyen Tran Thu" w:date="2025-04-28T20:24:00Z" w16du:dateUtc="2025-04-28T13:24:00Z"/>
                <w:sz w:val="22"/>
              </w:rPr>
            </w:pPr>
            <w:ins w:id="9645" w:author="Huyen Tran Thu" w:date="2025-04-28T20:25:00Z" w16du:dateUtc="2025-04-28T13:25:00Z">
              <w:r w:rsidRPr="00B337EA">
                <w:rPr>
                  <w:sz w:val="22"/>
                  <w:rPrChange w:id="9646" w:author="Huyen Tran Thu" w:date="2025-04-28T20:25:00Z" w16du:dateUtc="2025-04-28T13:25:00Z">
                    <w:rPr>
                      <w:rFonts w:ascii="Arial" w:hAnsi="Arial" w:cs="Arial"/>
                      <w:sz w:val="20"/>
                      <w:szCs w:val="20"/>
                    </w:rPr>
                  </w:rPrChange>
                </w:rPr>
                <w:t>5%</w:t>
              </w:r>
            </w:ins>
          </w:p>
        </w:tc>
        <w:tc>
          <w:tcPr>
            <w:tcW w:w="869" w:type="pct"/>
            <w:noWrap/>
            <w:vAlign w:val="bottom"/>
          </w:tcPr>
          <w:p w14:paraId="4F49A2CC" w14:textId="25B2AF36" w:rsidR="00B337EA" w:rsidRPr="00B337EA" w:rsidRDefault="00B337EA" w:rsidP="00B337EA">
            <w:pPr>
              <w:spacing w:before="0" w:after="0"/>
              <w:jc w:val="center"/>
              <w:rPr>
                <w:ins w:id="9647" w:author="Huyen Tran Thu" w:date="2025-04-28T20:24:00Z" w16du:dateUtc="2025-04-28T13:24:00Z"/>
                <w:sz w:val="22"/>
              </w:rPr>
            </w:pPr>
            <w:ins w:id="9648" w:author="Huyen Tran Thu" w:date="2025-04-28T20:25:00Z" w16du:dateUtc="2025-04-28T13:25:00Z">
              <w:r w:rsidRPr="00B337EA">
                <w:rPr>
                  <w:sz w:val="22"/>
                  <w:rPrChange w:id="9649" w:author="Huyen Tran Thu" w:date="2025-04-28T20:25:00Z" w16du:dateUtc="2025-04-28T13:25:00Z">
                    <w:rPr>
                      <w:rFonts w:ascii="Arial" w:hAnsi="Arial" w:cs="Arial"/>
                      <w:sz w:val="20"/>
                      <w:szCs w:val="20"/>
                    </w:rPr>
                  </w:rPrChange>
                </w:rPr>
                <w:t>56%</w:t>
              </w:r>
            </w:ins>
          </w:p>
        </w:tc>
        <w:tc>
          <w:tcPr>
            <w:tcW w:w="899" w:type="pct"/>
            <w:noWrap/>
            <w:vAlign w:val="bottom"/>
          </w:tcPr>
          <w:p w14:paraId="56F74E0A" w14:textId="40375F8A" w:rsidR="00B337EA" w:rsidRPr="00B337EA" w:rsidRDefault="00B337EA" w:rsidP="00B337EA">
            <w:pPr>
              <w:spacing w:before="0" w:after="0"/>
              <w:jc w:val="center"/>
              <w:rPr>
                <w:ins w:id="9650" w:author="Huyen Tran Thu" w:date="2025-04-28T20:24:00Z" w16du:dateUtc="2025-04-28T13:24:00Z"/>
                <w:sz w:val="22"/>
              </w:rPr>
            </w:pPr>
            <w:ins w:id="9651" w:author="Huyen Tran Thu" w:date="2025-04-28T20:25:00Z" w16du:dateUtc="2025-04-28T13:25:00Z">
              <w:r w:rsidRPr="00B337EA">
                <w:rPr>
                  <w:sz w:val="22"/>
                  <w:rPrChange w:id="9652" w:author="Huyen Tran Thu" w:date="2025-04-28T20:25:00Z" w16du:dateUtc="2025-04-28T13:25:00Z">
                    <w:rPr>
                      <w:rFonts w:ascii="Arial" w:hAnsi="Arial" w:cs="Arial"/>
                      <w:sz w:val="20"/>
                      <w:szCs w:val="20"/>
                    </w:rPr>
                  </w:rPrChange>
                </w:rPr>
                <w:t>16%</w:t>
              </w:r>
            </w:ins>
          </w:p>
        </w:tc>
        <w:tc>
          <w:tcPr>
            <w:tcW w:w="868" w:type="pct"/>
            <w:vAlign w:val="bottom"/>
          </w:tcPr>
          <w:p w14:paraId="6879BEFB" w14:textId="022901F8" w:rsidR="00B337EA" w:rsidRPr="00B337EA" w:rsidRDefault="00B337EA" w:rsidP="00B337EA">
            <w:pPr>
              <w:spacing w:before="0" w:after="0"/>
              <w:jc w:val="center"/>
              <w:rPr>
                <w:ins w:id="9653" w:author="Huyen Tran Thu" w:date="2025-04-28T20:24:00Z" w16du:dateUtc="2025-04-28T13:24:00Z"/>
                <w:sz w:val="22"/>
              </w:rPr>
            </w:pPr>
            <w:ins w:id="9654" w:author="Huyen Tran Thu" w:date="2025-04-28T20:25:00Z" w16du:dateUtc="2025-04-28T13:25:00Z">
              <w:r w:rsidRPr="00B337EA">
                <w:rPr>
                  <w:sz w:val="22"/>
                  <w:rPrChange w:id="9655" w:author="Huyen Tran Thu" w:date="2025-04-28T20:25:00Z" w16du:dateUtc="2025-04-28T13:25:00Z">
                    <w:rPr>
                      <w:rFonts w:ascii="Arial" w:hAnsi="Arial" w:cs="Arial"/>
                      <w:sz w:val="20"/>
                      <w:szCs w:val="20"/>
                    </w:rPr>
                  </w:rPrChange>
                </w:rPr>
                <w:t>0,66</w:t>
              </w:r>
            </w:ins>
          </w:p>
        </w:tc>
      </w:tr>
      <w:tr w:rsidR="00B337EA" w:rsidRPr="00B337EA" w14:paraId="29CF07AD" w14:textId="77777777" w:rsidTr="00030263">
        <w:trPr>
          <w:trHeight w:val="255"/>
          <w:ins w:id="9656" w:author="Huyen Tran Thu" w:date="2025-04-28T20:24:00Z"/>
        </w:trPr>
        <w:tc>
          <w:tcPr>
            <w:tcW w:w="601" w:type="pct"/>
            <w:noWrap/>
            <w:vAlign w:val="center"/>
          </w:tcPr>
          <w:p w14:paraId="2722473F" w14:textId="16B175E6" w:rsidR="00B337EA" w:rsidRPr="00B337EA" w:rsidRDefault="00B337EA" w:rsidP="00B337EA">
            <w:pPr>
              <w:spacing w:before="0" w:after="0"/>
              <w:jc w:val="center"/>
              <w:rPr>
                <w:ins w:id="9657" w:author="Huyen Tran Thu" w:date="2025-04-28T20:24:00Z" w16du:dateUtc="2025-04-28T13:24:00Z"/>
                <w:rFonts w:eastAsia="Times New Roman"/>
                <w:sz w:val="22"/>
                <w:lang w:eastAsia="ja-JP"/>
              </w:rPr>
            </w:pPr>
            <w:ins w:id="9658" w:author="Huyen Tran Thu" w:date="2025-04-28T20:24:00Z" w16du:dateUtc="2025-04-28T13:24:00Z">
              <w:r w:rsidRPr="00B337EA">
                <w:rPr>
                  <w:rFonts w:eastAsia="Times New Roman"/>
                  <w:sz w:val="22"/>
                  <w:lang w:eastAsia="ja-JP"/>
                </w:rPr>
                <w:t>2021</w:t>
              </w:r>
            </w:ins>
          </w:p>
        </w:tc>
        <w:tc>
          <w:tcPr>
            <w:tcW w:w="920" w:type="pct"/>
            <w:noWrap/>
            <w:vAlign w:val="bottom"/>
          </w:tcPr>
          <w:p w14:paraId="69140AEF" w14:textId="3F423FB6" w:rsidR="00B337EA" w:rsidRPr="00B337EA" w:rsidRDefault="00B337EA" w:rsidP="00B337EA">
            <w:pPr>
              <w:spacing w:before="0" w:after="0"/>
              <w:jc w:val="center"/>
              <w:rPr>
                <w:ins w:id="9659" w:author="Huyen Tran Thu" w:date="2025-04-28T20:24:00Z" w16du:dateUtc="2025-04-28T13:24:00Z"/>
                <w:sz w:val="22"/>
              </w:rPr>
            </w:pPr>
            <w:ins w:id="9660" w:author="Huyen Tran Thu" w:date="2025-04-28T20:25:00Z" w16du:dateUtc="2025-04-28T13:25:00Z">
              <w:r w:rsidRPr="00B337EA">
                <w:rPr>
                  <w:sz w:val="22"/>
                  <w:rPrChange w:id="9661" w:author="Huyen Tran Thu" w:date="2025-04-28T20:25:00Z" w16du:dateUtc="2025-04-28T13:25:00Z">
                    <w:rPr>
                      <w:rFonts w:ascii="Arial" w:hAnsi="Arial" w:cs="Arial"/>
                      <w:sz w:val="20"/>
                      <w:szCs w:val="20"/>
                    </w:rPr>
                  </w:rPrChange>
                </w:rPr>
                <w:t>20%</w:t>
              </w:r>
            </w:ins>
          </w:p>
        </w:tc>
        <w:tc>
          <w:tcPr>
            <w:tcW w:w="843" w:type="pct"/>
            <w:noWrap/>
            <w:vAlign w:val="bottom"/>
          </w:tcPr>
          <w:p w14:paraId="40F464DE" w14:textId="6EA7432F" w:rsidR="00B337EA" w:rsidRPr="00B337EA" w:rsidRDefault="00B337EA" w:rsidP="00B337EA">
            <w:pPr>
              <w:spacing w:before="0" w:after="0"/>
              <w:jc w:val="center"/>
              <w:rPr>
                <w:ins w:id="9662" w:author="Huyen Tran Thu" w:date="2025-04-28T20:24:00Z" w16du:dateUtc="2025-04-28T13:24:00Z"/>
                <w:sz w:val="22"/>
              </w:rPr>
            </w:pPr>
            <w:ins w:id="9663" w:author="Huyen Tran Thu" w:date="2025-04-28T20:25:00Z" w16du:dateUtc="2025-04-28T13:25:00Z">
              <w:r w:rsidRPr="00B337EA">
                <w:rPr>
                  <w:sz w:val="22"/>
                  <w:rPrChange w:id="9664" w:author="Huyen Tran Thu" w:date="2025-04-28T20:25:00Z" w16du:dateUtc="2025-04-28T13:25:00Z">
                    <w:rPr>
                      <w:rFonts w:ascii="Arial" w:hAnsi="Arial" w:cs="Arial"/>
                      <w:sz w:val="20"/>
                      <w:szCs w:val="20"/>
                    </w:rPr>
                  </w:rPrChange>
                </w:rPr>
                <w:t>5%</w:t>
              </w:r>
            </w:ins>
          </w:p>
        </w:tc>
        <w:tc>
          <w:tcPr>
            <w:tcW w:w="869" w:type="pct"/>
            <w:noWrap/>
            <w:vAlign w:val="bottom"/>
          </w:tcPr>
          <w:p w14:paraId="7ACE5DA7" w14:textId="52F87253" w:rsidR="00B337EA" w:rsidRPr="00B337EA" w:rsidRDefault="00B337EA" w:rsidP="00B337EA">
            <w:pPr>
              <w:spacing w:before="0" w:after="0"/>
              <w:jc w:val="center"/>
              <w:rPr>
                <w:ins w:id="9665" w:author="Huyen Tran Thu" w:date="2025-04-28T20:24:00Z" w16du:dateUtc="2025-04-28T13:24:00Z"/>
                <w:sz w:val="22"/>
              </w:rPr>
            </w:pPr>
            <w:ins w:id="9666" w:author="Huyen Tran Thu" w:date="2025-04-28T20:25:00Z" w16du:dateUtc="2025-04-28T13:25:00Z">
              <w:r w:rsidRPr="00B337EA">
                <w:rPr>
                  <w:sz w:val="22"/>
                  <w:rPrChange w:id="9667" w:author="Huyen Tran Thu" w:date="2025-04-28T20:25:00Z" w16du:dateUtc="2025-04-28T13:25:00Z">
                    <w:rPr>
                      <w:rFonts w:ascii="Arial" w:hAnsi="Arial" w:cs="Arial"/>
                      <w:sz w:val="20"/>
                      <w:szCs w:val="20"/>
                    </w:rPr>
                  </w:rPrChange>
                </w:rPr>
                <w:t>58%</w:t>
              </w:r>
            </w:ins>
          </w:p>
        </w:tc>
        <w:tc>
          <w:tcPr>
            <w:tcW w:w="899" w:type="pct"/>
            <w:noWrap/>
            <w:vAlign w:val="bottom"/>
          </w:tcPr>
          <w:p w14:paraId="59EBDB09" w14:textId="275916F6" w:rsidR="00B337EA" w:rsidRPr="00B337EA" w:rsidRDefault="00B337EA" w:rsidP="00B337EA">
            <w:pPr>
              <w:spacing w:before="0" w:after="0"/>
              <w:jc w:val="center"/>
              <w:rPr>
                <w:ins w:id="9668" w:author="Huyen Tran Thu" w:date="2025-04-28T20:24:00Z" w16du:dateUtc="2025-04-28T13:24:00Z"/>
                <w:sz w:val="22"/>
              </w:rPr>
            </w:pPr>
            <w:ins w:id="9669" w:author="Huyen Tran Thu" w:date="2025-04-28T20:25:00Z" w16du:dateUtc="2025-04-28T13:25:00Z">
              <w:r w:rsidRPr="00B337EA">
                <w:rPr>
                  <w:sz w:val="22"/>
                  <w:rPrChange w:id="9670" w:author="Huyen Tran Thu" w:date="2025-04-28T20:25:00Z" w16du:dateUtc="2025-04-28T13:25:00Z">
                    <w:rPr>
                      <w:rFonts w:ascii="Arial" w:hAnsi="Arial" w:cs="Arial"/>
                      <w:sz w:val="20"/>
                      <w:szCs w:val="20"/>
                    </w:rPr>
                  </w:rPrChange>
                </w:rPr>
                <w:t>16%</w:t>
              </w:r>
            </w:ins>
          </w:p>
        </w:tc>
        <w:tc>
          <w:tcPr>
            <w:tcW w:w="868" w:type="pct"/>
            <w:vAlign w:val="bottom"/>
          </w:tcPr>
          <w:p w14:paraId="483EBC6A" w14:textId="7A3D2B6E" w:rsidR="00B337EA" w:rsidRPr="00B337EA" w:rsidRDefault="00B337EA" w:rsidP="00B337EA">
            <w:pPr>
              <w:spacing w:before="0" w:after="0"/>
              <w:jc w:val="center"/>
              <w:rPr>
                <w:ins w:id="9671" w:author="Huyen Tran Thu" w:date="2025-04-28T20:24:00Z" w16du:dateUtc="2025-04-28T13:24:00Z"/>
                <w:sz w:val="22"/>
              </w:rPr>
            </w:pPr>
            <w:ins w:id="9672" w:author="Huyen Tran Thu" w:date="2025-04-28T20:25:00Z" w16du:dateUtc="2025-04-28T13:25:00Z">
              <w:r w:rsidRPr="00B337EA">
                <w:rPr>
                  <w:sz w:val="22"/>
                  <w:rPrChange w:id="9673" w:author="Huyen Tran Thu" w:date="2025-04-28T20:25:00Z" w16du:dateUtc="2025-04-28T13:25:00Z">
                    <w:rPr>
                      <w:rFonts w:ascii="Arial" w:hAnsi="Arial" w:cs="Arial"/>
                      <w:sz w:val="20"/>
                      <w:szCs w:val="20"/>
                    </w:rPr>
                  </w:rPrChange>
                </w:rPr>
                <w:t>0,67</w:t>
              </w:r>
            </w:ins>
          </w:p>
        </w:tc>
      </w:tr>
      <w:tr w:rsidR="00B337EA" w:rsidRPr="00B337EA" w14:paraId="75723F65" w14:textId="77777777" w:rsidTr="00030263">
        <w:trPr>
          <w:trHeight w:val="255"/>
          <w:ins w:id="9674" w:author="Huyen Tran Thu" w:date="2025-04-28T20:24:00Z"/>
        </w:trPr>
        <w:tc>
          <w:tcPr>
            <w:tcW w:w="601" w:type="pct"/>
            <w:noWrap/>
            <w:vAlign w:val="center"/>
          </w:tcPr>
          <w:p w14:paraId="0666312C" w14:textId="26A72842" w:rsidR="00B337EA" w:rsidRPr="00B337EA" w:rsidRDefault="00B337EA" w:rsidP="00B337EA">
            <w:pPr>
              <w:spacing w:before="0" w:after="0"/>
              <w:jc w:val="center"/>
              <w:rPr>
                <w:ins w:id="9675" w:author="Huyen Tran Thu" w:date="2025-04-28T20:24:00Z" w16du:dateUtc="2025-04-28T13:24:00Z"/>
                <w:rFonts w:eastAsia="Times New Roman"/>
                <w:sz w:val="22"/>
                <w:lang w:eastAsia="ja-JP"/>
              </w:rPr>
            </w:pPr>
            <w:ins w:id="9676" w:author="Huyen Tran Thu" w:date="2025-04-28T20:24:00Z" w16du:dateUtc="2025-04-28T13:24:00Z">
              <w:r w:rsidRPr="00B337EA">
                <w:rPr>
                  <w:rFonts w:eastAsia="Times New Roman"/>
                  <w:sz w:val="22"/>
                  <w:lang w:eastAsia="ja-JP"/>
                </w:rPr>
                <w:t>2022</w:t>
              </w:r>
            </w:ins>
          </w:p>
        </w:tc>
        <w:tc>
          <w:tcPr>
            <w:tcW w:w="920" w:type="pct"/>
            <w:noWrap/>
            <w:vAlign w:val="bottom"/>
          </w:tcPr>
          <w:p w14:paraId="197916BD" w14:textId="6B92F445" w:rsidR="00B337EA" w:rsidRPr="00B337EA" w:rsidRDefault="00B337EA" w:rsidP="00B337EA">
            <w:pPr>
              <w:spacing w:before="0" w:after="0"/>
              <w:jc w:val="center"/>
              <w:rPr>
                <w:ins w:id="9677" w:author="Huyen Tran Thu" w:date="2025-04-28T20:24:00Z" w16du:dateUtc="2025-04-28T13:24:00Z"/>
                <w:sz w:val="22"/>
              </w:rPr>
            </w:pPr>
            <w:ins w:id="9678" w:author="Huyen Tran Thu" w:date="2025-04-28T20:25:00Z" w16du:dateUtc="2025-04-28T13:25:00Z">
              <w:r w:rsidRPr="00B337EA">
                <w:rPr>
                  <w:sz w:val="22"/>
                  <w:rPrChange w:id="9679" w:author="Huyen Tran Thu" w:date="2025-04-28T20:25:00Z" w16du:dateUtc="2025-04-28T13:25:00Z">
                    <w:rPr>
                      <w:rFonts w:ascii="Arial" w:hAnsi="Arial" w:cs="Arial"/>
                      <w:sz w:val="20"/>
                      <w:szCs w:val="20"/>
                    </w:rPr>
                  </w:rPrChange>
                </w:rPr>
                <w:t>20%</w:t>
              </w:r>
            </w:ins>
          </w:p>
        </w:tc>
        <w:tc>
          <w:tcPr>
            <w:tcW w:w="843" w:type="pct"/>
            <w:noWrap/>
            <w:vAlign w:val="bottom"/>
          </w:tcPr>
          <w:p w14:paraId="556A1B83" w14:textId="21C944C2" w:rsidR="00B337EA" w:rsidRPr="00B337EA" w:rsidRDefault="00B337EA" w:rsidP="00B337EA">
            <w:pPr>
              <w:spacing w:before="0" w:after="0"/>
              <w:jc w:val="center"/>
              <w:rPr>
                <w:ins w:id="9680" w:author="Huyen Tran Thu" w:date="2025-04-28T20:24:00Z" w16du:dateUtc="2025-04-28T13:24:00Z"/>
                <w:sz w:val="22"/>
              </w:rPr>
            </w:pPr>
            <w:ins w:id="9681" w:author="Huyen Tran Thu" w:date="2025-04-28T20:25:00Z" w16du:dateUtc="2025-04-28T13:25:00Z">
              <w:r w:rsidRPr="00B337EA">
                <w:rPr>
                  <w:sz w:val="22"/>
                  <w:rPrChange w:id="9682" w:author="Huyen Tran Thu" w:date="2025-04-28T20:25:00Z" w16du:dateUtc="2025-04-28T13:25:00Z">
                    <w:rPr>
                      <w:rFonts w:ascii="Arial" w:hAnsi="Arial" w:cs="Arial"/>
                      <w:sz w:val="20"/>
                      <w:szCs w:val="20"/>
                    </w:rPr>
                  </w:rPrChange>
                </w:rPr>
                <w:t>5%</w:t>
              </w:r>
            </w:ins>
          </w:p>
        </w:tc>
        <w:tc>
          <w:tcPr>
            <w:tcW w:w="869" w:type="pct"/>
            <w:noWrap/>
            <w:vAlign w:val="bottom"/>
          </w:tcPr>
          <w:p w14:paraId="62AE5C09" w14:textId="2046AD7A" w:rsidR="00B337EA" w:rsidRPr="00B337EA" w:rsidRDefault="00B337EA" w:rsidP="00B337EA">
            <w:pPr>
              <w:spacing w:before="0" w:after="0"/>
              <w:jc w:val="center"/>
              <w:rPr>
                <w:ins w:id="9683" w:author="Huyen Tran Thu" w:date="2025-04-28T20:24:00Z" w16du:dateUtc="2025-04-28T13:24:00Z"/>
                <w:sz w:val="22"/>
              </w:rPr>
            </w:pPr>
            <w:ins w:id="9684" w:author="Huyen Tran Thu" w:date="2025-04-28T20:25:00Z" w16du:dateUtc="2025-04-28T13:25:00Z">
              <w:r w:rsidRPr="00B337EA">
                <w:rPr>
                  <w:sz w:val="22"/>
                  <w:rPrChange w:id="9685" w:author="Huyen Tran Thu" w:date="2025-04-28T20:25:00Z" w16du:dateUtc="2025-04-28T13:25:00Z">
                    <w:rPr>
                      <w:rFonts w:ascii="Arial" w:hAnsi="Arial" w:cs="Arial"/>
                      <w:sz w:val="20"/>
                      <w:szCs w:val="20"/>
                    </w:rPr>
                  </w:rPrChange>
                </w:rPr>
                <w:t>59%</w:t>
              </w:r>
            </w:ins>
          </w:p>
        </w:tc>
        <w:tc>
          <w:tcPr>
            <w:tcW w:w="899" w:type="pct"/>
            <w:noWrap/>
            <w:vAlign w:val="bottom"/>
          </w:tcPr>
          <w:p w14:paraId="560DB13D" w14:textId="1FD2AF70" w:rsidR="00B337EA" w:rsidRPr="00B337EA" w:rsidRDefault="00B337EA" w:rsidP="00B337EA">
            <w:pPr>
              <w:spacing w:before="0" w:after="0"/>
              <w:jc w:val="center"/>
              <w:rPr>
                <w:ins w:id="9686" w:author="Huyen Tran Thu" w:date="2025-04-28T20:24:00Z" w16du:dateUtc="2025-04-28T13:24:00Z"/>
                <w:sz w:val="22"/>
              </w:rPr>
            </w:pPr>
            <w:ins w:id="9687" w:author="Huyen Tran Thu" w:date="2025-04-28T20:25:00Z" w16du:dateUtc="2025-04-28T13:25:00Z">
              <w:r w:rsidRPr="00B337EA">
                <w:rPr>
                  <w:sz w:val="22"/>
                  <w:rPrChange w:id="9688" w:author="Huyen Tran Thu" w:date="2025-04-28T20:25:00Z" w16du:dateUtc="2025-04-28T13:25:00Z">
                    <w:rPr>
                      <w:rFonts w:ascii="Arial" w:hAnsi="Arial" w:cs="Arial"/>
                      <w:sz w:val="20"/>
                      <w:szCs w:val="20"/>
                    </w:rPr>
                  </w:rPrChange>
                </w:rPr>
                <w:t>17%</w:t>
              </w:r>
            </w:ins>
          </w:p>
        </w:tc>
        <w:tc>
          <w:tcPr>
            <w:tcW w:w="868" w:type="pct"/>
            <w:vAlign w:val="bottom"/>
          </w:tcPr>
          <w:p w14:paraId="6655678B" w14:textId="17B81ED7" w:rsidR="00B337EA" w:rsidRPr="00B337EA" w:rsidRDefault="00B337EA" w:rsidP="00B337EA">
            <w:pPr>
              <w:spacing w:before="0" w:after="0"/>
              <w:jc w:val="center"/>
              <w:rPr>
                <w:ins w:id="9689" w:author="Huyen Tran Thu" w:date="2025-04-28T20:24:00Z" w16du:dateUtc="2025-04-28T13:24:00Z"/>
                <w:sz w:val="22"/>
              </w:rPr>
            </w:pPr>
            <w:ins w:id="9690" w:author="Huyen Tran Thu" w:date="2025-04-28T20:25:00Z" w16du:dateUtc="2025-04-28T13:25:00Z">
              <w:r w:rsidRPr="00B337EA">
                <w:rPr>
                  <w:sz w:val="22"/>
                  <w:rPrChange w:id="9691" w:author="Huyen Tran Thu" w:date="2025-04-28T20:25:00Z" w16du:dateUtc="2025-04-28T13:25:00Z">
                    <w:rPr>
                      <w:rFonts w:ascii="Arial" w:hAnsi="Arial" w:cs="Arial"/>
                      <w:sz w:val="20"/>
                      <w:szCs w:val="20"/>
                    </w:rPr>
                  </w:rPrChange>
                </w:rPr>
                <w:t>0,67</w:t>
              </w:r>
            </w:ins>
          </w:p>
        </w:tc>
      </w:tr>
      <w:tr w:rsidR="00055375" w:rsidRPr="00B337EA" w:rsidDel="00152E31" w14:paraId="1F5FB6F1" w14:textId="0E3950D6" w:rsidTr="00030263">
        <w:trPr>
          <w:trHeight w:val="255"/>
          <w:del w:id="9692" w:author="Huyen Tran Thu" w:date="2023-03-28T21:41:00Z"/>
          <w:trPrChange w:id="9693" w:author="Huyen Tran Thu" w:date="2023-03-28T21:41:00Z">
            <w:trPr>
              <w:trHeight w:val="255"/>
            </w:trPr>
          </w:trPrChange>
        </w:trPr>
        <w:tc>
          <w:tcPr>
            <w:tcW w:w="601" w:type="pct"/>
            <w:noWrap/>
            <w:vAlign w:val="center"/>
            <w:hideMark/>
            <w:tcPrChange w:id="9694" w:author="Huyen Tran Thu" w:date="2023-03-28T21:41:00Z">
              <w:tcPr>
                <w:tcW w:w="611" w:type="pct"/>
                <w:gridSpan w:val="2"/>
                <w:noWrap/>
                <w:vAlign w:val="center"/>
                <w:hideMark/>
              </w:tcPr>
            </w:tcPrChange>
          </w:tcPr>
          <w:p w14:paraId="3E4EC3EF" w14:textId="316DE24E" w:rsidR="00055375" w:rsidRPr="00B337EA" w:rsidDel="00152E31" w:rsidRDefault="00055375" w:rsidP="0066799A">
            <w:pPr>
              <w:spacing w:before="0" w:after="0"/>
              <w:jc w:val="center"/>
              <w:rPr>
                <w:del w:id="9695" w:author="Huyen Tran Thu" w:date="2023-03-28T21:41:00Z"/>
                <w:rFonts w:eastAsia="Times New Roman"/>
                <w:sz w:val="22"/>
                <w:lang w:eastAsia="ja-JP"/>
              </w:rPr>
            </w:pPr>
            <w:del w:id="9696" w:author="Huyen Tran Thu" w:date="2023-03-28T21:41:00Z">
              <w:r w:rsidRPr="00B337EA" w:rsidDel="00152E31">
                <w:rPr>
                  <w:rFonts w:eastAsia="Times New Roman"/>
                  <w:sz w:val="22"/>
                  <w:lang w:eastAsia="ja-JP"/>
                </w:rPr>
                <w:delText>2019</w:delText>
              </w:r>
            </w:del>
          </w:p>
        </w:tc>
        <w:tc>
          <w:tcPr>
            <w:tcW w:w="920" w:type="pct"/>
            <w:noWrap/>
            <w:vAlign w:val="bottom"/>
            <w:hideMark/>
            <w:tcPrChange w:id="9697" w:author="Huyen Tran Thu" w:date="2023-03-28T21:41:00Z">
              <w:tcPr>
                <w:tcW w:w="929" w:type="pct"/>
                <w:gridSpan w:val="2"/>
                <w:noWrap/>
                <w:vAlign w:val="bottom"/>
                <w:hideMark/>
              </w:tcPr>
            </w:tcPrChange>
          </w:tcPr>
          <w:p w14:paraId="6EBF7021" w14:textId="21C004DF" w:rsidR="00055375" w:rsidRPr="00B337EA" w:rsidDel="00152E31" w:rsidRDefault="00055375" w:rsidP="0066799A">
            <w:pPr>
              <w:spacing w:before="0" w:after="0"/>
              <w:jc w:val="center"/>
              <w:rPr>
                <w:del w:id="9698" w:author="Huyen Tran Thu" w:date="2023-03-28T21:41:00Z"/>
                <w:rFonts w:eastAsia="Times New Roman"/>
                <w:sz w:val="22"/>
                <w:lang w:eastAsia="ja-JP"/>
              </w:rPr>
            </w:pPr>
            <w:del w:id="9699" w:author="Huyen Tran Thu" w:date="2023-03-28T21:41:00Z">
              <w:r w:rsidRPr="00B337EA" w:rsidDel="00152E31">
                <w:rPr>
                  <w:sz w:val="22"/>
                </w:rPr>
                <w:delText>22%</w:delText>
              </w:r>
            </w:del>
          </w:p>
        </w:tc>
        <w:tc>
          <w:tcPr>
            <w:tcW w:w="843" w:type="pct"/>
            <w:noWrap/>
            <w:vAlign w:val="bottom"/>
            <w:hideMark/>
            <w:tcPrChange w:id="9700" w:author="Huyen Tran Thu" w:date="2023-03-28T21:41:00Z">
              <w:tcPr>
                <w:tcW w:w="852" w:type="pct"/>
                <w:gridSpan w:val="2"/>
                <w:noWrap/>
                <w:vAlign w:val="bottom"/>
                <w:hideMark/>
              </w:tcPr>
            </w:tcPrChange>
          </w:tcPr>
          <w:p w14:paraId="413D9228" w14:textId="139E04FB" w:rsidR="00055375" w:rsidRPr="00B337EA" w:rsidDel="00152E31" w:rsidRDefault="00055375" w:rsidP="0066799A">
            <w:pPr>
              <w:spacing w:before="0" w:after="0"/>
              <w:jc w:val="center"/>
              <w:rPr>
                <w:del w:id="9701" w:author="Huyen Tran Thu" w:date="2023-03-28T21:41:00Z"/>
                <w:rFonts w:eastAsia="Times New Roman"/>
                <w:sz w:val="22"/>
                <w:lang w:eastAsia="ja-JP"/>
              </w:rPr>
            </w:pPr>
            <w:del w:id="9702" w:author="Huyen Tran Thu" w:date="2023-03-28T21:41:00Z">
              <w:r w:rsidRPr="00B337EA" w:rsidDel="00152E31">
                <w:rPr>
                  <w:sz w:val="22"/>
                </w:rPr>
                <w:delText>0%</w:delText>
              </w:r>
            </w:del>
          </w:p>
        </w:tc>
        <w:tc>
          <w:tcPr>
            <w:tcW w:w="869" w:type="pct"/>
            <w:noWrap/>
            <w:vAlign w:val="bottom"/>
            <w:hideMark/>
            <w:tcPrChange w:id="9703" w:author="Huyen Tran Thu" w:date="2023-03-28T21:41:00Z">
              <w:tcPr>
                <w:tcW w:w="852" w:type="pct"/>
                <w:gridSpan w:val="2"/>
                <w:noWrap/>
                <w:vAlign w:val="bottom"/>
                <w:hideMark/>
              </w:tcPr>
            </w:tcPrChange>
          </w:tcPr>
          <w:p w14:paraId="721CDF38" w14:textId="00079C6F" w:rsidR="00055375" w:rsidRPr="00B337EA" w:rsidDel="00152E31" w:rsidRDefault="00055375" w:rsidP="0066799A">
            <w:pPr>
              <w:spacing w:before="0" w:after="0"/>
              <w:jc w:val="center"/>
              <w:rPr>
                <w:del w:id="9704" w:author="Huyen Tran Thu" w:date="2023-03-28T21:41:00Z"/>
                <w:rFonts w:eastAsia="Times New Roman"/>
                <w:sz w:val="22"/>
                <w:lang w:eastAsia="ja-JP"/>
              </w:rPr>
            </w:pPr>
            <w:del w:id="9705" w:author="Huyen Tran Thu" w:date="2023-03-28T21:41:00Z">
              <w:r w:rsidRPr="00B337EA" w:rsidDel="00152E31">
                <w:rPr>
                  <w:sz w:val="22"/>
                </w:rPr>
                <w:delText>16%</w:delText>
              </w:r>
            </w:del>
          </w:p>
        </w:tc>
        <w:tc>
          <w:tcPr>
            <w:tcW w:w="899" w:type="pct"/>
            <w:noWrap/>
            <w:vAlign w:val="bottom"/>
            <w:hideMark/>
            <w:tcPrChange w:id="9706" w:author="Huyen Tran Thu" w:date="2023-03-28T21:41:00Z">
              <w:tcPr>
                <w:tcW w:w="879" w:type="pct"/>
                <w:noWrap/>
                <w:vAlign w:val="bottom"/>
                <w:hideMark/>
              </w:tcPr>
            </w:tcPrChange>
          </w:tcPr>
          <w:p w14:paraId="58AC6D9D" w14:textId="5654F5A1" w:rsidR="00055375" w:rsidRPr="00B337EA" w:rsidDel="00152E31" w:rsidRDefault="00055375" w:rsidP="0066799A">
            <w:pPr>
              <w:spacing w:before="0" w:after="0"/>
              <w:jc w:val="center"/>
              <w:rPr>
                <w:del w:id="9707" w:author="Huyen Tran Thu" w:date="2023-03-28T21:41:00Z"/>
                <w:rFonts w:eastAsia="Times New Roman"/>
                <w:sz w:val="22"/>
                <w:lang w:eastAsia="ja-JP"/>
              </w:rPr>
            </w:pPr>
            <w:del w:id="9708" w:author="Huyen Tran Thu" w:date="2023-03-28T21:41:00Z">
              <w:r w:rsidRPr="00B337EA" w:rsidDel="00152E31">
                <w:rPr>
                  <w:sz w:val="22"/>
                </w:rPr>
                <w:delText>62%</w:delText>
              </w:r>
            </w:del>
          </w:p>
        </w:tc>
        <w:tc>
          <w:tcPr>
            <w:tcW w:w="868" w:type="pct"/>
            <w:vAlign w:val="bottom"/>
            <w:tcPrChange w:id="9709" w:author="Huyen Tran Thu" w:date="2023-03-28T21:41:00Z">
              <w:tcPr>
                <w:tcW w:w="878" w:type="pct"/>
                <w:gridSpan w:val="2"/>
                <w:vAlign w:val="bottom"/>
              </w:tcPr>
            </w:tcPrChange>
          </w:tcPr>
          <w:p w14:paraId="69F60D0E" w14:textId="43617E5B" w:rsidR="00055375" w:rsidRPr="00B337EA" w:rsidDel="00152E31" w:rsidRDefault="00055375" w:rsidP="0066799A">
            <w:pPr>
              <w:spacing w:before="0" w:after="0"/>
              <w:jc w:val="center"/>
              <w:rPr>
                <w:del w:id="9710" w:author="Huyen Tran Thu" w:date="2023-03-28T21:41:00Z"/>
                <w:sz w:val="22"/>
              </w:rPr>
            </w:pPr>
            <w:del w:id="9711" w:author="Huyen Tran Thu" w:date="2023-03-28T21:41:00Z">
              <w:r w:rsidRPr="00B337EA" w:rsidDel="00152E31">
                <w:rPr>
                  <w:sz w:val="22"/>
                </w:rPr>
                <w:delText>0.56</w:delText>
              </w:r>
            </w:del>
          </w:p>
        </w:tc>
      </w:tr>
      <w:tr w:rsidR="00055375" w:rsidRPr="00B337EA" w:rsidDel="00152E31" w14:paraId="7857B68A" w14:textId="33FEA876" w:rsidTr="00030263">
        <w:trPr>
          <w:trHeight w:val="255"/>
          <w:del w:id="9712" w:author="Huyen Tran Thu" w:date="2023-03-28T21:41:00Z"/>
          <w:trPrChange w:id="9713" w:author="Huyen Tran Thu" w:date="2023-03-28T21:41:00Z">
            <w:trPr>
              <w:trHeight w:val="255"/>
            </w:trPr>
          </w:trPrChange>
        </w:trPr>
        <w:tc>
          <w:tcPr>
            <w:tcW w:w="601" w:type="pct"/>
            <w:noWrap/>
            <w:vAlign w:val="center"/>
            <w:hideMark/>
            <w:tcPrChange w:id="9714" w:author="Huyen Tran Thu" w:date="2023-03-28T21:41:00Z">
              <w:tcPr>
                <w:tcW w:w="611" w:type="pct"/>
                <w:gridSpan w:val="2"/>
                <w:noWrap/>
                <w:vAlign w:val="center"/>
                <w:hideMark/>
              </w:tcPr>
            </w:tcPrChange>
          </w:tcPr>
          <w:p w14:paraId="35FA01C2" w14:textId="4DF0D11F" w:rsidR="00055375" w:rsidRPr="00B337EA" w:rsidDel="00152E31" w:rsidRDefault="00055375" w:rsidP="0066799A">
            <w:pPr>
              <w:spacing w:before="0" w:after="0"/>
              <w:jc w:val="center"/>
              <w:rPr>
                <w:del w:id="9715" w:author="Huyen Tran Thu" w:date="2023-03-28T21:41:00Z"/>
                <w:rFonts w:eastAsia="Times New Roman"/>
                <w:sz w:val="22"/>
                <w:lang w:eastAsia="ja-JP"/>
              </w:rPr>
            </w:pPr>
            <w:del w:id="9716" w:author="Huyen Tran Thu" w:date="2023-03-28T21:41:00Z">
              <w:r w:rsidRPr="00B337EA" w:rsidDel="00152E31">
                <w:rPr>
                  <w:rFonts w:eastAsia="Times New Roman"/>
                  <w:sz w:val="22"/>
                  <w:lang w:eastAsia="ja-JP"/>
                </w:rPr>
                <w:delText>2020</w:delText>
              </w:r>
            </w:del>
          </w:p>
        </w:tc>
        <w:tc>
          <w:tcPr>
            <w:tcW w:w="920" w:type="pct"/>
            <w:noWrap/>
            <w:vAlign w:val="bottom"/>
            <w:hideMark/>
            <w:tcPrChange w:id="9717" w:author="Huyen Tran Thu" w:date="2023-03-28T21:41:00Z">
              <w:tcPr>
                <w:tcW w:w="929" w:type="pct"/>
                <w:gridSpan w:val="2"/>
                <w:noWrap/>
                <w:vAlign w:val="bottom"/>
                <w:hideMark/>
              </w:tcPr>
            </w:tcPrChange>
          </w:tcPr>
          <w:p w14:paraId="532250E2" w14:textId="779AF11A" w:rsidR="00055375" w:rsidRPr="00B337EA" w:rsidDel="00152E31" w:rsidRDefault="00055375" w:rsidP="0066799A">
            <w:pPr>
              <w:spacing w:before="0" w:after="0"/>
              <w:jc w:val="center"/>
              <w:rPr>
                <w:del w:id="9718" w:author="Huyen Tran Thu" w:date="2023-03-28T21:41:00Z"/>
                <w:rFonts w:eastAsia="Times New Roman"/>
                <w:sz w:val="22"/>
                <w:lang w:eastAsia="ja-JP"/>
              </w:rPr>
            </w:pPr>
            <w:del w:id="9719" w:author="Huyen Tran Thu" w:date="2023-03-28T21:41:00Z">
              <w:r w:rsidRPr="00B337EA" w:rsidDel="00152E31">
                <w:rPr>
                  <w:sz w:val="22"/>
                </w:rPr>
                <w:delText>22%</w:delText>
              </w:r>
            </w:del>
          </w:p>
        </w:tc>
        <w:tc>
          <w:tcPr>
            <w:tcW w:w="843" w:type="pct"/>
            <w:noWrap/>
            <w:vAlign w:val="bottom"/>
            <w:hideMark/>
            <w:tcPrChange w:id="9720" w:author="Huyen Tran Thu" w:date="2023-03-28T21:41:00Z">
              <w:tcPr>
                <w:tcW w:w="852" w:type="pct"/>
                <w:gridSpan w:val="2"/>
                <w:noWrap/>
                <w:vAlign w:val="bottom"/>
                <w:hideMark/>
              </w:tcPr>
            </w:tcPrChange>
          </w:tcPr>
          <w:p w14:paraId="6685CD09" w14:textId="0C570D70" w:rsidR="00055375" w:rsidRPr="00B337EA" w:rsidDel="00152E31" w:rsidRDefault="00055375" w:rsidP="0066799A">
            <w:pPr>
              <w:spacing w:before="0" w:after="0"/>
              <w:jc w:val="center"/>
              <w:rPr>
                <w:del w:id="9721" w:author="Huyen Tran Thu" w:date="2023-03-28T21:41:00Z"/>
                <w:rFonts w:eastAsia="Times New Roman"/>
                <w:sz w:val="22"/>
                <w:lang w:eastAsia="ja-JP"/>
              </w:rPr>
            </w:pPr>
            <w:del w:id="9722" w:author="Huyen Tran Thu" w:date="2023-03-28T21:41:00Z">
              <w:r w:rsidRPr="00B337EA" w:rsidDel="00152E31">
                <w:rPr>
                  <w:sz w:val="22"/>
                </w:rPr>
                <w:delText>0%</w:delText>
              </w:r>
            </w:del>
          </w:p>
        </w:tc>
        <w:tc>
          <w:tcPr>
            <w:tcW w:w="869" w:type="pct"/>
            <w:noWrap/>
            <w:vAlign w:val="bottom"/>
            <w:hideMark/>
            <w:tcPrChange w:id="9723" w:author="Huyen Tran Thu" w:date="2023-03-28T21:41:00Z">
              <w:tcPr>
                <w:tcW w:w="852" w:type="pct"/>
                <w:gridSpan w:val="2"/>
                <w:noWrap/>
                <w:vAlign w:val="bottom"/>
                <w:hideMark/>
              </w:tcPr>
            </w:tcPrChange>
          </w:tcPr>
          <w:p w14:paraId="3617B16E" w14:textId="7FF4DD77" w:rsidR="00055375" w:rsidRPr="00B337EA" w:rsidDel="00152E31" w:rsidRDefault="00055375" w:rsidP="0066799A">
            <w:pPr>
              <w:spacing w:before="0" w:after="0"/>
              <w:jc w:val="center"/>
              <w:rPr>
                <w:del w:id="9724" w:author="Huyen Tran Thu" w:date="2023-03-28T21:41:00Z"/>
                <w:rFonts w:eastAsia="Times New Roman"/>
                <w:sz w:val="22"/>
                <w:lang w:eastAsia="ja-JP"/>
              </w:rPr>
            </w:pPr>
            <w:del w:id="9725" w:author="Huyen Tran Thu" w:date="2023-03-28T21:41:00Z">
              <w:r w:rsidRPr="00B337EA" w:rsidDel="00152E31">
                <w:rPr>
                  <w:sz w:val="22"/>
                </w:rPr>
                <w:delText>16%</w:delText>
              </w:r>
            </w:del>
          </w:p>
        </w:tc>
        <w:tc>
          <w:tcPr>
            <w:tcW w:w="899" w:type="pct"/>
            <w:noWrap/>
            <w:vAlign w:val="bottom"/>
            <w:hideMark/>
            <w:tcPrChange w:id="9726" w:author="Huyen Tran Thu" w:date="2023-03-28T21:41:00Z">
              <w:tcPr>
                <w:tcW w:w="879" w:type="pct"/>
                <w:noWrap/>
                <w:vAlign w:val="bottom"/>
                <w:hideMark/>
              </w:tcPr>
            </w:tcPrChange>
          </w:tcPr>
          <w:p w14:paraId="45FE96A9" w14:textId="2A7ECF65" w:rsidR="00055375" w:rsidRPr="00B337EA" w:rsidDel="00152E31" w:rsidRDefault="00055375" w:rsidP="0066799A">
            <w:pPr>
              <w:spacing w:before="0" w:after="0"/>
              <w:jc w:val="center"/>
              <w:rPr>
                <w:del w:id="9727" w:author="Huyen Tran Thu" w:date="2023-03-28T21:41:00Z"/>
                <w:rFonts w:eastAsia="Times New Roman"/>
                <w:sz w:val="22"/>
                <w:lang w:eastAsia="ja-JP"/>
              </w:rPr>
            </w:pPr>
            <w:del w:id="9728" w:author="Huyen Tran Thu" w:date="2023-03-28T21:41:00Z">
              <w:r w:rsidRPr="00B337EA" w:rsidDel="00152E31">
                <w:rPr>
                  <w:sz w:val="22"/>
                </w:rPr>
                <w:delText>63%</w:delText>
              </w:r>
            </w:del>
          </w:p>
        </w:tc>
        <w:tc>
          <w:tcPr>
            <w:tcW w:w="868" w:type="pct"/>
            <w:vAlign w:val="bottom"/>
            <w:tcPrChange w:id="9729" w:author="Huyen Tran Thu" w:date="2023-03-28T21:41:00Z">
              <w:tcPr>
                <w:tcW w:w="878" w:type="pct"/>
                <w:gridSpan w:val="2"/>
                <w:vAlign w:val="bottom"/>
              </w:tcPr>
            </w:tcPrChange>
          </w:tcPr>
          <w:p w14:paraId="52E6B918" w14:textId="0670E49A" w:rsidR="00055375" w:rsidRPr="00B337EA" w:rsidDel="00152E31" w:rsidRDefault="00055375" w:rsidP="0066799A">
            <w:pPr>
              <w:spacing w:before="0" w:after="0"/>
              <w:jc w:val="center"/>
              <w:rPr>
                <w:del w:id="9730" w:author="Huyen Tran Thu" w:date="2023-03-28T21:41:00Z"/>
                <w:sz w:val="22"/>
              </w:rPr>
            </w:pPr>
            <w:del w:id="9731" w:author="Huyen Tran Thu" w:date="2023-03-28T21:41:00Z">
              <w:r w:rsidRPr="00B337EA" w:rsidDel="00152E31">
                <w:rPr>
                  <w:sz w:val="22"/>
                </w:rPr>
                <w:delText>0.56</w:delText>
              </w:r>
            </w:del>
          </w:p>
        </w:tc>
      </w:tr>
    </w:tbl>
    <w:p w14:paraId="42C8D2DC" w14:textId="77777777" w:rsidR="00306EB6" w:rsidRPr="007E756D" w:rsidRDefault="00306EB6" w:rsidP="00932054">
      <w:pPr>
        <w:pStyle w:val="ListParagraph"/>
        <w:numPr>
          <w:ilvl w:val="0"/>
          <w:numId w:val="5"/>
        </w:numPr>
        <w:rPr>
          <w:i/>
          <w:szCs w:val="26"/>
          <w:lang w:val="en-US"/>
        </w:rPr>
      </w:pPr>
      <w:bookmarkStart w:id="9732" w:name="_Hlk74662428"/>
      <w:r w:rsidRPr="007E756D">
        <w:rPr>
          <w:i/>
          <w:szCs w:val="26"/>
          <w:lang w:val="en-US"/>
        </w:rPr>
        <w:t xml:space="preserve">DOC (carbon hữu cơ phân hủy) </w:t>
      </w:r>
    </w:p>
    <w:p w14:paraId="2D4E2C79" w14:textId="77777777" w:rsidR="00306EB6" w:rsidRDefault="00306EB6" w:rsidP="00306EB6">
      <w:pPr>
        <w:ind w:left="720"/>
        <w:rPr>
          <w:lang w:val="en-US"/>
        </w:rPr>
      </w:pPr>
      <w:r>
        <w:rPr>
          <w:lang w:val="en-US"/>
        </w:rPr>
        <w:t xml:space="preserve">Các-bon hữu cơ phân hủy trong chất thải được tính dựa trên công thức sau: </w:t>
      </w:r>
    </w:p>
    <w:tbl>
      <w:tblPr>
        <w:tblStyle w:val="TableGrid"/>
        <w:tblW w:w="5000" w:type="pct"/>
        <w:tblLook w:val="04A0" w:firstRow="1" w:lastRow="0" w:firstColumn="1" w:lastColumn="0" w:noHBand="0" w:noVBand="1"/>
      </w:tblPr>
      <w:tblGrid>
        <w:gridCol w:w="9062"/>
      </w:tblGrid>
      <w:tr w:rsidR="00306EB6" w14:paraId="7240092E" w14:textId="77777777" w:rsidTr="00306EB6">
        <w:tc>
          <w:tcPr>
            <w:tcW w:w="5000" w:type="pct"/>
          </w:tcPr>
          <w:p w14:paraId="2B0CDCAC" w14:textId="77777777" w:rsidR="00306EB6" w:rsidRDefault="00306EB6" w:rsidP="00306EB6">
            <w:pPr>
              <w:ind w:left="34" w:right="175" w:firstLine="34"/>
              <w:jc w:val="center"/>
              <w:rPr>
                <w:b/>
                <w:lang w:val="en-US"/>
              </w:rPr>
            </w:pPr>
            <w:r w:rsidRPr="00AB742C">
              <w:rPr>
                <w:b/>
                <w:lang w:val="en-US"/>
              </w:rPr>
              <w:t>Công thức 3.7</w:t>
            </w:r>
          </w:p>
          <w:p w14:paraId="277A8D99" w14:textId="77777777" w:rsidR="00306EB6" w:rsidRDefault="00306EB6" w:rsidP="00306EB6">
            <w:pPr>
              <w:ind w:left="34" w:right="175" w:firstLine="34"/>
              <w:jc w:val="center"/>
              <w:rPr>
                <w:b/>
                <w:lang w:val="en-US"/>
              </w:rPr>
            </w:pPr>
            <w:r>
              <w:rPr>
                <w:b/>
                <w:lang w:val="en-US"/>
              </w:rPr>
              <w:t xml:space="preserve">Ước tính DOC sử dụng giá trị các-bon mặc định </w:t>
            </w:r>
          </w:p>
          <w:p w14:paraId="2396FBA1" w14:textId="77777777" w:rsidR="00306EB6" w:rsidRPr="00306EB6" w:rsidRDefault="00306EB6" w:rsidP="000C5C3E">
            <w:pPr>
              <w:ind w:left="34" w:right="175" w:firstLine="34"/>
              <w:jc w:val="center"/>
              <w:rPr>
                <w:b/>
                <w:lang w:val="en-US"/>
              </w:rPr>
            </w:pPr>
            <w:r>
              <w:rPr>
                <w:b/>
                <w:lang w:val="en-US"/>
              </w:rPr>
              <w:t xml:space="preserve"> </w:t>
            </w:r>
            <m:oMath>
              <m:r>
                <w:rPr>
                  <w:rFonts w:ascii="Cambria Math" w:hAnsi="Cambria Math"/>
                  <w:lang w:val="en-US"/>
                </w:rPr>
                <m:t>DOC=</m:t>
              </m:r>
              <m:nary>
                <m:naryPr>
                  <m:chr m:val="∑"/>
                  <m:grow m:val="1"/>
                  <m:ctrlPr>
                    <w:rPr>
                      <w:rFonts w:ascii="Cambria Math" w:hAnsi="Cambria Math"/>
                      <w:lang w:val="en-US"/>
                    </w:rPr>
                  </m:ctrlPr>
                </m:naryPr>
                <m:sub>
                  <m:r>
                    <m:rPr>
                      <m:sty m:val="p"/>
                    </m:rPr>
                    <w:rPr>
                      <w:rFonts w:ascii="Cambria Math" w:hAnsi="Cambria Math"/>
                      <w:lang w:val="en-US"/>
                    </w:rPr>
                    <m:t>i</m:t>
                  </m:r>
                </m:sub>
                <m:sup/>
                <m:e>
                  <m:d>
                    <m:dPr>
                      <m:ctrlPr>
                        <w:rPr>
                          <w:rFonts w:ascii="Cambria Math" w:hAnsi="Cambria Math"/>
                          <w:lang w:val="en-US"/>
                        </w:rPr>
                      </m:ctrlPr>
                    </m:dPr>
                    <m:e>
                      <m:sSub>
                        <m:sSubPr>
                          <m:ctrlPr>
                            <w:rPr>
                              <w:rFonts w:ascii="Cambria Math" w:hAnsi="Cambria Math"/>
                              <w:lang w:val="en-US"/>
                            </w:rPr>
                          </m:ctrlPr>
                        </m:sSubPr>
                        <m:e>
                          <m:r>
                            <w:rPr>
                              <w:rFonts w:ascii="Cambria Math" w:eastAsia="Cambria Math" w:hAnsi="Cambria Math" w:cs="Cambria Math"/>
                              <w:lang w:val="en-US"/>
                            </w:rPr>
                            <m:t>DOC</m:t>
                          </m:r>
                        </m:e>
                        <m:sub>
                          <m:r>
                            <w:rPr>
                              <w:rFonts w:ascii="Cambria Math" w:eastAsia="Cambria Math" w:hAnsi="Cambria Math" w:cs="Cambria Math"/>
                              <w:lang w:val="en-US"/>
                            </w:rPr>
                            <m:t>i</m:t>
                          </m:r>
                        </m:sub>
                      </m:sSub>
                      <m:r>
                        <w:rPr>
                          <w:rFonts w:ascii="Cambria Math" w:eastAsia="Cambria Math" w:hAnsi="Cambria Math" w:cs="Cambria Math"/>
                          <w:lang w:val="en-US"/>
                        </w:rPr>
                        <m:t xml:space="preserve"> •</m:t>
                      </m:r>
                      <m:sSub>
                        <m:sSubPr>
                          <m:ctrlPr>
                            <w:rPr>
                              <w:rFonts w:ascii="Cambria Math" w:hAnsi="Cambria Math"/>
                              <w:lang w:val="en-US"/>
                            </w:rPr>
                          </m:ctrlPr>
                        </m:sSubPr>
                        <m:e>
                          <m:r>
                            <w:rPr>
                              <w:rFonts w:ascii="Cambria Math" w:eastAsia="Cambria Math" w:hAnsi="Cambria Math" w:cs="Cambria Math"/>
                              <w:lang w:val="en-US"/>
                            </w:rPr>
                            <m:t>W</m:t>
                          </m:r>
                        </m:e>
                        <m:sub>
                          <m:r>
                            <w:rPr>
                              <w:rFonts w:ascii="Cambria Math" w:eastAsia="Cambria Math" w:hAnsi="Cambria Math" w:cs="Cambria Math"/>
                              <w:lang w:val="en-US"/>
                            </w:rPr>
                            <m:t>i</m:t>
                          </m:r>
                        </m:sub>
                      </m:sSub>
                    </m:e>
                  </m:d>
                </m:e>
              </m:nary>
            </m:oMath>
          </w:p>
        </w:tc>
      </w:tr>
    </w:tbl>
    <w:p w14:paraId="1DAD24AC" w14:textId="77777777" w:rsidR="00306EB6" w:rsidRDefault="000C5C3E" w:rsidP="00306EB6">
      <w:pPr>
        <w:ind w:left="720"/>
        <w:rPr>
          <w:lang w:val="en-US"/>
        </w:rPr>
      </w:pPr>
      <w:r>
        <w:rPr>
          <w:lang w:val="en-US"/>
        </w:rPr>
        <w:t xml:space="preserve">Trong đó: </w:t>
      </w:r>
    </w:p>
    <w:p w14:paraId="2B142320" w14:textId="5FF53B14" w:rsidR="00D328FE" w:rsidRDefault="007E756D" w:rsidP="00D05541">
      <w:pPr>
        <w:ind w:firstLine="720"/>
        <w:rPr>
          <w:ins w:id="9733" w:author="Huyen Tran Thu" w:date="2025-04-28T23:02:00Z" w16du:dateUtc="2025-04-28T16:02:00Z"/>
          <w:lang w:val="en-US"/>
        </w:rPr>
      </w:pPr>
      <w:r>
        <w:rPr>
          <w:lang w:val="en-US"/>
        </w:rPr>
        <w:t>DOC =</w:t>
      </w:r>
      <w:r w:rsidR="00D328FE" w:rsidRPr="00306EB6">
        <w:rPr>
          <w:lang w:val="en-US"/>
        </w:rPr>
        <w:t xml:space="preserve"> </w:t>
      </w:r>
      <w:r w:rsidR="00890021">
        <w:rPr>
          <w:lang w:val="en-US"/>
        </w:rPr>
        <w:t xml:space="preserve">Sử dụng giá trị mặc định được đưa ra trong </w:t>
      </w:r>
      <w:bookmarkStart w:id="9734" w:name="_Hlk43124901"/>
      <w:r w:rsidR="00890021">
        <w:rPr>
          <w:lang w:val="en-US"/>
        </w:rPr>
        <w:t xml:space="preserve">bảng 2.4 IPCC 2006 </w:t>
      </w:r>
      <w:bookmarkEnd w:id="9734"/>
      <w:r w:rsidR="00890021">
        <w:rPr>
          <w:lang w:val="en-US"/>
        </w:rPr>
        <w:t>cho Giá trị DOC</w:t>
      </w:r>
      <w:r w:rsidR="00890021">
        <w:rPr>
          <w:vertAlign w:val="subscript"/>
          <w:lang w:val="en-US"/>
        </w:rPr>
        <w:t>i</w:t>
      </w:r>
      <w:r w:rsidR="00890021">
        <w:rPr>
          <w:lang w:val="en-US"/>
        </w:rPr>
        <w:t xml:space="preserve"> như sau: </w:t>
      </w:r>
    </w:p>
    <w:p w14:paraId="093603CE" w14:textId="12036D35" w:rsidR="00FD7EAF" w:rsidDel="00FD7EAF" w:rsidRDefault="003902CD">
      <w:pPr>
        <w:pStyle w:val="Caption"/>
        <w:rPr>
          <w:del w:id="9735" w:author="Huyen Tran Thu" w:date="2025-04-28T22:47:00Z" w16du:dateUtc="2025-04-28T15:47:00Z"/>
          <w:lang w:val="en-US"/>
        </w:rPr>
        <w:pPrChange w:id="9736" w:author="Huyen Tran Thu" w:date="2025-04-28T23:02:00Z" w16du:dateUtc="2025-04-28T16:02:00Z">
          <w:pPr>
            <w:ind w:firstLine="720"/>
          </w:pPr>
        </w:pPrChange>
      </w:pPr>
      <w:bookmarkStart w:id="9737" w:name="_Toc196773797"/>
      <w:ins w:id="9738" w:author="Huyen Tran Thu" w:date="2025-04-28T23:02:00Z" w16du:dateUtc="2025-04-28T16:02:00Z">
        <w:r>
          <w:lastRenderedPageBreak/>
          <w:t xml:space="preserve">Bảng 1. </w:t>
        </w:r>
        <w:r>
          <w:rPr>
            <w:b w:val="0"/>
            <w:bCs w:val="0"/>
          </w:rPr>
          <w:fldChar w:fldCharType="begin"/>
        </w:r>
        <w:r>
          <w:instrText xml:space="preserve"> SEQ Bảng_1. \* ARABIC </w:instrText>
        </w:r>
      </w:ins>
      <w:r>
        <w:rPr>
          <w:b w:val="0"/>
          <w:bCs w:val="0"/>
        </w:rPr>
        <w:fldChar w:fldCharType="separate"/>
      </w:r>
      <w:ins w:id="9739" w:author="Huyen Tran Thu" w:date="2025-04-28T23:02:00Z" w16du:dateUtc="2025-04-28T16:02:00Z">
        <w:r>
          <w:rPr>
            <w:noProof/>
          </w:rPr>
          <w:t>16</w:t>
        </w:r>
        <w:r>
          <w:rPr>
            <w:b w:val="0"/>
            <w:bCs w:val="0"/>
          </w:rPr>
          <w:fldChar w:fldCharType="end"/>
        </w:r>
        <w:r>
          <w:t xml:space="preserve"> Giá trị DOC</w:t>
        </w:r>
        <w:r>
          <w:rPr>
            <w:vertAlign w:val="subscript"/>
          </w:rPr>
          <w:t>i</w:t>
        </w:r>
        <w:r>
          <w:t xml:space="preserve"> theo từng loại chất thải</w:t>
        </w:r>
      </w:ins>
      <w:bookmarkEnd w:id="9737"/>
    </w:p>
    <w:p w14:paraId="3E9458DE" w14:textId="1910F859" w:rsidR="005A1512" w:rsidRPr="005A1512" w:rsidRDefault="006340F9" w:rsidP="003902CD">
      <w:pPr>
        <w:pStyle w:val="Caption"/>
        <w:rPr>
          <w:lang w:val="en-US"/>
        </w:rPr>
      </w:pPr>
      <w:bookmarkStart w:id="9740" w:name="_Toc131781232"/>
      <w:del w:id="9741" w:author="Thu Huyen Tran" w:date="2023-12-05T21:46:00Z">
        <w:r w:rsidDel="00030263">
          <w:delText xml:space="preserve">Bảng 1. </w:delText>
        </w:r>
        <w:r w:rsidDel="00030263">
          <w:fldChar w:fldCharType="begin"/>
        </w:r>
        <w:r w:rsidDel="00030263">
          <w:delInstrText xml:space="preserve"> SEQ Bảng_1. \* ARABIC </w:delInstrText>
        </w:r>
        <w:r w:rsidDel="00030263">
          <w:fldChar w:fldCharType="separate"/>
        </w:r>
        <w:r w:rsidR="007A3D0C" w:rsidDel="00030263">
          <w:rPr>
            <w:noProof/>
          </w:rPr>
          <w:delText>15</w:delText>
        </w:r>
        <w:r w:rsidDel="00030263">
          <w:fldChar w:fldCharType="end"/>
        </w:r>
      </w:del>
      <w:bookmarkStart w:id="9742" w:name="_Toc152710022"/>
      <w:ins w:id="9743" w:author="Thu Huyen Tran" w:date="2023-12-05T21:46:00Z">
        <w:del w:id="9744" w:author="Huyen Tran Thu" w:date="2025-04-28T22:47:00Z" w16du:dateUtc="2025-04-28T15:47:00Z">
          <w:r w:rsidR="00030263" w:rsidDel="00FD7EAF">
            <w:delText xml:space="preserve">Bảng 1. </w:delText>
          </w:r>
          <w:r w:rsidR="00030263" w:rsidDel="00FD7EAF">
            <w:fldChar w:fldCharType="begin"/>
          </w:r>
          <w:r w:rsidR="00030263" w:rsidDel="00FD7EAF">
            <w:delInstrText xml:space="preserve"> SEQ Bảng_1. \* ARABIC </w:delInstrText>
          </w:r>
        </w:del>
      </w:ins>
      <w:del w:id="9745" w:author="Huyen Tran Thu" w:date="2025-04-28T22:47:00Z" w16du:dateUtc="2025-04-28T15:47:00Z">
        <w:r w:rsidR="00030263" w:rsidDel="00FD7EAF">
          <w:fldChar w:fldCharType="separate"/>
        </w:r>
      </w:del>
      <w:ins w:id="9746" w:author="Thu Huyen Tran" w:date="2023-12-05T21:46:00Z">
        <w:del w:id="9747" w:author="Huyen Tran Thu" w:date="2025-04-28T22:47:00Z" w16du:dateUtc="2025-04-28T15:47:00Z">
          <w:r w:rsidR="00030263" w:rsidDel="00FD7EAF">
            <w:rPr>
              <w:noProof/>
            </w:rPr>
            <w:delText>15</w:delText>
          </w:r>
          <w:r w:rsidR="00030263" w:rsidDel="00FD7EAF">
            <w:fldChar w:fldCharType="end"/>
          </w:r>
        </w:del>
      </w:ins>
      <w:del w:id="9748" w:author="Huyen Tran Thu" w:date="2025-04-28T22:47:00Z" w16du:dateUtc="2025-04-28T15:47:00Z">
        <w:r w:rsidR="005A1512" w:rsidDel="00FD7EAF">
          <w:delText xml:space="preserve">: </w:delText>
        </w:r>
      </w:del>
      <w:del w:id="9749" w:author="Huyen Tran Thu" w:date="2025-04-28T23:02:00Z" w16du:dateUtc="2025-04-28T16:02:00Z">
        <w:r w:rsidR="005A1512" w:rsidDel="003902CD">
          <w:delText>Giá trị DOC</w:delText>
        </w:r>
        <w:r w:rsidR="005A1512" w:rsidDel="003902CD">
          <w:rPr>
            <w:vertAlign w:val="subscript"/>
          </w:rPr>
          <w:delText>i</w:delText>
        </w:r>
        <w:r w:rsidR="005A1512" w:rsidDel="003902CD">
          <w:delText xml:space="preserve"> theo từng loại chất thải</w:delText>
        </w:r>
      </w:del>
      <w:bookmarkEnd w:id="9740"/>
      <w:bookmarkEnd w:id="9742"/>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852"/>
        <w:gridCol w:w="2270"/>
      </w:tblGrid>
      <w:tr w:rsidR="00890021" w:rsidRPr="006340F9" w14:paraId="3D5267AA" w14:textId="77777777" w:rsidTr="006340F9">
        <w:trPr>
          <w:tblHeader/>
          <w:jc w:val="center"/>
        </w:trPr>
        <w:tc>
          <w:tcPr>
            <w:tcW w:w="525" w:type="pct"/>
          </w:tcPr>
          <w:p w14:paraId="5C22191C" w14:textId="607B7351" w:rsidR="00890021" w:rsidRPr="006340F9" w:rsidRDefault="00890021" w:rsidP="006340F9">
            <w:pPr>
              <w:spacing w:line="240" w:lineRule="auto"/>
              <w:jc w:val="center"/>
              <w:rPr>
                <w:b/>
                <w:sz w:val="22"/>
              </w:rPr>
            </w:pPr>
            <w:bookmarkStart w:id="9750" w:name="_Hlk43124864"/>
            <w:r w:rsidRPr="006340F9">
              <w:rPr>
                <w:b/>
                <w:sz w:val="22"/>
              </w:rPr>
              <w:t>S</w:t>
            </w:r>
            <w:r w:rsidR="00D05541" w:rsidRPr="006340F9">
              <w:rPr>
                <w:b/>
                <w:sz w:val="22"/>
              </w:rPr>
              <w:t>TT</w:t>
            </w:r>
          </w:p>
        </w:tc>
        <w:tc>
          <w:tcPr>
            <w:tcW w:w="2816" w:type="pct"/>
          </w:tcPr>
          <w:p w14:paraId="232A268F" w14:textId="77777777" w:rsidR="00890021" w:rsidRPr="006340F9" w:rsidRDefault="00890021" w:rsidP="005A1512">
            <w:pPr>
              <w:spacing w:line="240" w:lineRule="auto"/>
              <w:jc w:val="center"/>
              <w:rPr>
                <w:b/>
                <w:bCs/>
                <w:sz w:val="22"/>
              </w:rPr>
            </w:pPr>
            <w:r w:rsidRPr="006340F9">
              <w:rPr>
                <w:b/>
                <w:bCs/>
                <w:sz w:val="22"/>
              </w:rPr>
              <w:t xml:space="preserve">Loại chất thải </w:t>
            </w:r>
          </w:p>
        </w:tc>
        <w:tc>
          <w:tcPr>
            <w:tcW w:w="1659" w:type="pct"/>
          </w:tcPr>
          <w:p w14:paraId="1CDF4B24" w14:textId="6FCC2807" w:rsidR="00890021" w:rsidRPr="006340F9" w:rsidRDefault="00890021" w:rsidP="006340F9">
            <w:pPr>
              <w:spacing w:line="240" w:lineRule="auto"/>
              <w:jc w:val="center"/>
              <w:rPr>
                <w:b/>
                <w:bCs/>
                <w:sz w:val="22"/>
              </w:rPr>
            </w:pPr>
            <w:r w:rsidRPr="006340F9">
              <w:rPr>
                <w:b/>
                <w:bCs/>
                <w:sz w:val="22"/>
              </w:rPr>
              <w:t>DOC</w:t>
            </w:r>
            <w:r w:rsidR="005A1512" w:rsidRPr="006340F9">
              <w:rPr>
                <w:b/>
                <w:bCs/>
                <w:sz w:val="22"/>
                <w:vertAlign w:val="subscript"/>
              </w:rPr>
              <w:t>i</w:t>
            </w:r>
          </w:p>
        </w:tc>
      </w:tr>
      <w:tr w:rsidR="00890021" w:rsidRPr="006340F9" w14:paraId="6B9CCC09" w14:textId="77777777" w:rsidTr="006340F9">
        <w:trPr>
          <w:jc w:val="center"/>
        </w:trPr>
        <w:tc>
          <w:tcPr>
            <w:tcW w:w="525" w:type="pct"/>
          </w:tcPr>
          <w:p w14:paraId="1D5FB875" w14:textId="77777777" w:rsidR="00890021" w:rsidRPr="006340F9" w:rsidRDefault="00890021" w:rsidP="006340F9">
            <w:pPr>
              <w:spacing w:line="240" w:lineRule="auto"/>
              <w:ind w:left="29"/>
              <w:jc w:val="center"/>
              <w:rPr>
                <w:sz w:val="22"/>
              </w:rPr>
            </w:pPr>
            <w:r w:rsidRPr="006340F9">
              <w:rPr>
                <w:sz w:val="22"/>
              </w:rPr>
              <w:t>1</w:t>
            </w:r>
          </w:p>
        </w:tc>
        <w:tc>
          <w:tcPr>
            <w:tcW w:w="2816" w:type="pct"/>
          </w:tcPr>
          <w:p w14:paraId="7C340FDB" w14:textId="77777777" w:rsidR="00890021" w:rsidRPr="006340F9" w:rsidRDefault="00890021" w:rsidP="006340F9">
            <w:pPr>
              <w:spacing w:line="240" w:lineRule="auto"/>
              <w:ind w:left="25"/>
              <w:rPr>
                <w:sz w:val="22"/>
              </w:rPr>
            </w:pPr>
            <w:r w:rsidRPr="006340F9">
              <w:rPr>
                <w:sz w:val="22"/>
              </w:rPr>
              <w:t xml:space="preserve">Thức ăn, chất hữu cơ </w:t>
            </w:r>
          </w:p>
        </w:tc>
        <w:tc>
          <w:tcPr>
            <w:tcW w:w="1659" w:type="pct"/>
          </w:tcPr>
          <w:p w14:paraId="74513CF7" w14:textId="6AC39163" w:rsidR="00890021" w:rsidRPr="006340F9" w:rsidRDefault="006340F9" w:rsidP="006340F9">
            <w:pPr>
              <w:spacing w:line="240" w:lineRule="auto"/>
              <w:jc w:val="center"/>
              <w:rPr>
                <w:sz w:val="22"/>
                <w:lang w:val="en-US"/>
              </w:rPr>
            </w:pPr>
            <w:r>
              <w:rPr>
                <w:sz w:val="22"/>
                <w:lang w:val="en-US"/>
              </w:rPr>
              <w:t>0,15</w:t>
            </w:r>
          </w:p>
        </w:tc>
      </w:tr>
      <w:tr w:rsidR="00890021" w:rsidRPr="006340F9" w14:paraId="094D149A" w14:textId="77777777" w:rsidTr="006340F9">
        <w:trPr>
          <w:jc w:val="center"/>
        </w:trPr>
        <w:tc>
          <w:tcPr>
            <w:tcW w:w="525" w:type="pct"/>
          </w:tcPr>
          <w:p w14:paraId="794C5C4B" w14:textId="77777777" w:rsidR="00890021" w:rsidRPr="006340F9" w:rsidRDefault="00890021" w:rsidP="006340F9">
            <w:pPr>
              <w:spacing w:line="240" w:lineRule="auto"/>
              <w:ind w:left="29"/>
              <w:jc w:val="center"/>
              <w:rPr>
                <w:sz w:val="22"/>
              </w:rPr>
            </w:pPr>
            <w:r w:rsidRPr="006340F9">
              <w:rPr>
                <w:sz w:val="22"/>
              </w:rPr>
              <w:t>2</w:t>
            </w:r>
          </w:p>
        </w:tc>
        <w:tc>
          <w:tcPr>
            <w:tcW w:w="2816" w:type="pct"/>
          </w:tcPr>
          <w:p w14:paraId="017DA029" w14:textId="77777777" w:rsidR="00890021" w:rsidRPr="006340F9" w:rsidRDefault="00890021" w:rsidP="006340F9">
            <w:pPr>
              <w:spacing w:line="240" w:lineRule="auto"/>
              <w:ind w:left="25"/>
              <w:rPr>
                <w:sz w:val="22"/>
              </w:rPr>
            </w:pPr>
            <w:r w:rsidRPr="006340F9">
              <w:rPr>
                <w:sz w:val="22"/>
              </w:rPr>
              <w:t>Cây cối</w:t>
            </w:r>
          </w:p>
        </w:tc>
        <w:tc>
          <w:tcPr>
            <w:tcW w:w="1659" w:type="pct"/>
          </w:tcPr>
          <w:p w14:paraId="4B76028F" w14:textId="5B230B25" w:rsidR="00890021" w:rsidRPr="006340F9" w:rsidRDefault="006340F9" w:rsidP="006340F9">
            <w:pPr>
              <w:spacing w:line="240" w:lineRule="auto"/>
              <w:jc w:val="center"/>
              <w:rPr>
                <w:sz w:val="22"/>
                <w:lang w:val="en-US"/>
              </w:rPr>
            </w:pPr>
            <w:r>
              <w:rPr>
                <w:sz w:val="22"/>
                <w:lang w:val="en-US"/>
              </w:rPr>
              <w:t>0,2</w:t>
            </w:r>
          </w:p>
        </w:tc>
      </w:tr>
      <w:tr w:rsidR="00890021" w:rsidRPr="006340F9" w14:paraId="3A7D0320" w14:textId="77777777" w:rsidTr="006340F9">
        <w:trPr>
          <w:jc w:val="center"/>
        </w:trPr>
        <w:tc>
          <w:tcPr>
            <w:tcW w:w="525" w:type="pct"/>
          </w:tcPr>
          <w:p w14:paraId="6D1BFF0E" w14:textId="77777777" w:rsidR="00890021" w:rsidRPr="006340F9" w:rsidRDefault="00890021" w:rsidP="006340F9">
            <w:pPr>
              <w:spacing w:line="240" w:lineRule="auto"/>
              <w:ind w:left="29"/>
              <w:jc w:val="center"/>
              <w:rPr>
                <w:sz w:val="22"/>
              </w:rPr>
            </w:pPr>
            <w:r w:rsidRPr="006340F9">
              <w:rPr>
                <w:sz w:val="22"/>
              </w:rPr>
              <w:t>3</w:t>
            </w:r>
          </w:p>
        </w:tc>
        <w:tc>
          <w:tcPr>
            <w:tcW w:w="2816" w:type="pct"/>
          </w:tcPr>
          <w:p w14:paraId="6614B53E" w14:textId="77777777" w:rsidR="00890021" w:rsidRPr="006340F9" w:rsidRDefault="00890021" w:rsidP="006340F9">
            <w:pPr>
              <w:spacing w:line="240" w:lineRule="auto"/>
              <w:ind w:left="25"/>
              <w:rPr>
                <w:sz w:val="22"/>
              </w:rPr>
            </w:pPr>
            <w:r w:rsidRPr="006340F9">
              <w:rPr>
                <w:sz w:val="22"/>
              </w:rPr>
              <w:t>Giấy</w:t>
            </w:r>
          </w:p>
        </w:tc>
        <w:tc>
          <w:tcPr>
            <w:tcW w:w="1659" w:type="pct"/>
          </w:tcPr>
          <w:p w14:paraId="437A00C9" w14:textId="3428EA5B" w:rsidR="00890021" w:rsidRPr="006340F9" w:rsidRDefault="006340F9" w:rsidP="006340F9">
            <w:pPr>
              <w:spacing w:line="240" w:lineRule="auto"/>
              <w:jc w:val="center"/>
              <w:rPr>
                <w:sz w:val="22"/>
                <w:lang w:val="en-US"/>
              </w:rPr>
            </w:pPr>
            <w:r>
              <w:rPr>
                <w:sz w:val="22"/>
                <w:lang w:val="en-US"/>
              </w:rPr>
              <w:t>0,4</w:t>
            </w:r>
          </w:p>
        </w:tc>
      </w:tr>
      <w:tr w:rsidR="00890021" w:rsidRPr="006340F9" w14:paraId="5E0F3FDC" w14:textId="77777777" w:rsidTr="006340F9">
        <w:trPr>
          <w:jc w:val="center"/>
        </w:trPr>
        <w:tc>
          <w:tcPr>
            <w:tcW w:w="525" w:type="pct"/>
          </w:tcPr>
          <w:p w14:paraId="68EDAFE0" w14:textId="77777777" w:rsidR="00890021" w:rsidRPr="006340F9" w:rsidRDefault="00890021" w:rsidP="006340F9">
            <w:pPr>
              <w:spacing w:line="240" w:lineRule="auto"/>
              <w:ind w:left="29"/>
              <w:jc w:val="center"/>
              <w:rPr>
                <w:sz w:val="22"/>
              </w:rPr>
            </w:pPr>
            <w:r w:rsidRPr="006340F9">
              <w:rPr>
                <w:sz w:val="22"/>
              </w:rPr>
              <w:t>4</w:t>
            </w:r>
          </w:p>
        </w:tc>
        <w:tc>
          <w:tcPr>
            <w:tcW w:w="2816" w:type="pct"/>
          </w:tcPr>
          <w:p w14:paraId="018108A2" w14:textId="77777777" w:rsidR="00890021" w:rsidRPr="006340F9" w:rsidRDefault="00890021" w:rsidP="006340F9">
            <w:pPr>
              <w:spacing w:line="240" w:lineRule="auto"/>
              <w:ind w:left="25"/>
              <w:rPr>
                <w:sz w:val="22"/>
              </w:rPr>
            </w:pPr>
            <w:r w:rsidRPr="006340F9">
              <w:rPr>
                <w:sz w:val="22"/>
              </w:rPr>
              <w:t>Gỗ</w:t>
            </w:r>
          </w:p>
        </w:tc>
        <w:tc>
          <w:tcPr>
            <w:tcW w:w="1659" w:type="pct"/>
          </w:tcPr>
          <w:p w14:paraId="4E34E3AD" w14:textId="169B7F25" w:rsidR="00890021" w:rsidRPr="006340F9" w:rsidRDefault="006340F9" w:rsidP="006340F9">
            <w:pPr>
              <w:spacing w:line="240" w:lineRule="auto"/>
              <w:jc w:val="center"/>
              <w:rPr>
                <w:sz w:val="22"/>
                <w:lang w:val="en-US"/>
              </w:rPr>
            </w:pPr>
            <w:r>
              <w:rPr>
                <w:sz w:val="22"/>
                <w:lang w:val="en-US"/>
              </w:rPr>
              <w:t>0,43</w:t>
            </w:r>
          </w:p>
        </w:tc>
      </w:tr>
      <w:tr w:rsidR="00890021" w:rsidRPr="006340F9" w14:paraId="536BD01C" w14:textId="77777777" w:rsidTr="006340F9">
        <w:trPr>
          <w:jc w:val="center"/>
        </w:trPr>
        <w:tc>
          <w:tcPr>
            <w:tcW w:w="525" w:type="pct"/>
          </w:tcPr>
          <w:p w14:paraId="0A11C254" w14:textId="77777777" w:rsidR="00890021" w:rsidRPr="006340F9" w:rsidRDefault="00890021" w:rsidP="006340F9">
            <w:pPr>
              <w:spacing w:line="240" w:lineRule="auto"/>
              <w:ind w:left="29"/>
              <w:jc w:val="center"/>
              <w:rPr>
                <w:sz w:val="22"/>
              </w:rPr>
            </w:pPr>
            <w:r w:rsidRPr="006340F9">
              <w:rPr>
                <w:sz w:val="22"/>
              </w:rPr>
              <w:t>5</w:t>
            </w:r>
          </w:p>
        </w:tc>
        <w:tc>
          <w:tcPr>
            <w:tcW w:w="2816" w:type="pct"/>
          </w:tcPr>
          <w:p w14:paraId="6658B71A" w14:textId="77777777" w:rsidR="00890021" w:rsidRPr="006340F9" w:rsidRDefault="00890021" w:rsidP="006340F9">
            <w:pPr>
              <w:spacing w:line="240" w:lineRule="auto"/>
              <w:ind w:left="25"/>
              <w:rPr>
                <w:sz w:val="22"/>
              </w:rPr>
            </w:pPr>
            <w:r w:rsidRPr="006340F9">
              <w:rPr>
                <w:sz w:val="22"/>
              </w:rPr>
              <w:t>Dệt may</w:t>
            </w:r>
          </w:p>
        </w:tc>
        <w:tc>
          <w:tcPr>
            <w:tcW w:w="1659" w:type="pct"/>
          </w:tcPr>
          <w:p w14:paraId="74754F30" w14:textId="4386D264" w:rsidR="00890021" w:rsidRPr="006340F9" w:rsidRDefault="006340F9" w:rsidP="006340F9">
            <w:pPr>
              <w:spacing w:line="240" w:lineRule="auto"/>
              <w:jc w:val="center"/>
              <w:rPr>
                <w:sz w:val="22"/>
                <w:lang w:val="en-US"/>
              </w:rPr>
            </w:pPr>
            <w:r>
              <w:rPr>
                <w:sz w:val="22"/>
                <w:lang w:val="en-US"/>
              </w:rPr>
              <w:t>0,24</w:t>
            </w:r>
          </w:p>
        </w:tc>
      </w:tr>
      <w:tr w:rsidR="00890021" w:rsidRPr="006340F9" w14:paraId="560DC1AF" w14:textId="77777777" w:rsidTr="006340F9">
        <w:trPr>
          <w:jc w:val="center"/>
        </w:trPr>
        <w:tc>
          <w:tcPr>
            <w:tcW w:w="525" w:type="pct"/>
          </w:tcPr>
          <w:p w14:paraId="6A1B9CC2" w14:textId="77777777" w:rsidR="00890021" w:rsidRPr="006340F9" w:rsidRDefault="00890021" w:rsidP="006340F9">
            <w:pPr>
              <w:spacing w:line="240" w:lineRule="auto"/>
              <w:ind w:left="29"/>
              <w:jc w:val="center"/>
              <w:rPr>
                <w:sz w:val="22"/>
              </w:rPr>
            </w:pPr>
            <w:r w:rsidRPr="006340F9">
              <w:rPr>
                <w:sz w:val="22"/>
              </w:rPr>
              <w:t>6</w:t>
            </w:r>
          </w:p>
        </w:tc>
        <w:tc>
          <w:tcPr>
            <w:tcW w:w="2816" w:type="pct"/>
          </w:tcPr>
          <w:p w14:paraId="4059AF78" w14:textId="77777777" w:rsidR="00890021" w:rsidRPr="006340F9" w:rsidRDefault="00890021" w:rsidP="006340F9">
            <w:pPr>
              <w:spacing w:line="240" w:lineRule="auto"/>
              <w:ind w:left="25"/>
              <w:rPr>
                <w:sz w:val="22"/>
                <w:lang w:val="en-US"/>
              </w:rPr>
            </w:pPr>
            <w:r w:rsidRPr="006340F9">
              <w:rPr>
                <w:sz w:val="22"/>
                <w:lang w:val="en-US"/>
              </w:rPr>
              <w:t>Tã lót</w:t>
            </w:r>
          </w:p>
        </w:tc>
        <w:tc>
          <w:tcPr>
            <w:tcW w:w="1659" w:type="pct"/>
          </w:tcPr>
          <w:p w14:paraId="4BAD6523" w14:textId="36F88BE8" w:rsidR="00890021" w:rsidRPr="006340F9" w:rsidRDefault="006340F9" w:rsidP="006340F9">
            <w:pPr>
              <w:spacing w:line="240" w:lineRule="auto"/>
              <w:jc w:val="center"/>
              <w:rPr>
                <w:sz w:val="22"/>
                <w:lang w:val="en-US"/>
              </w:rPr>
            </w:pPr>
            <w:r>
              <w:rPr>
                <w:sz w:val="22"/>
                <w:lang w:val="en-US"/>
              </w:rPr>
              <w:t>0,24</w:t>
            </w:r>
          </w:p>
        </w:tc>
      </w:tr>
    </w:tbl>
    <w:bookmarkEnd w:id="9750"/>
    <w:p w14:paraId="02B66FC2" w14:textId="77777777" w:rsidR="00890021" w:rsidRPr="006340F9" w:rsidRDefault="000614F0" w:rsidP="006340F9">
      <w:pPr>
        <w:ind w:firstLine="720"/>
        <w:jc w:val="right"/>
        <w:rPr>
          <w:i/>
          <w:sz w:val="20"/>
          <w:szCs w:val="20"/>
          <w:lang w:val="en-US"/>
        </w:rPr>
      </w:pPr>
      <w:r w:rsidRPr="006340F9">
        <w:rPr>
          <w:i/>
          <w:sz w:val="20"/>
          <w:szCs w:val="20"/>
          <w:lang w:val="en-US"/>
        </w:rPr>
        <w:t xml:space="preserve">Nguồn: </w:t>
      </w:r>
      <w:bookmarkStart w:id="9751" w:name="_Hlk43124920"/>
      <w:r w:rsidRPr="006340F9">
        <w:rPr>
          <w:i/>
          <w:sz w:val="20"/>
          <w:szCs w:val="20"/>
          <w:lang w:val="en-US"/>
        </w:rPr>
        <w:t>Bảng 2.4, trang 2.14</w:t>
      </w:r>
      <w:r w:rsidR="00F36764" w:rsidRPr="006340F9">
        <w:rPr>
          <w:i/>
          <w:sz w:val="20"/>
          <w:szCs w:val="20"/>
          <w:lang w:val="en-US"/>
        </w:rPr>
        <w:t xml:space="preserve"> Chương 2</w:t>
      </w:r>
      <w:r w:rsidRPr="006340F9">
        <w:rPr>
          <w:i/>
          <w:sz w:val="20"/>
          <w:szCs w:val="20"/>
          <w:lang w:val="en-US"/>
        </w:rPr>
        <w:t>, Phần 5: Chất thải, IPCC2006</w:t>
      </w:r>
      <w:bookmarkEnd w:id="9751"/>
    </w:p>
    <w:p w14:paraId="3498D87B" w14:textId="15FE1BE7" w:rsidR="000A6AE2" w:rsidRDefault="000A6AE2" w:rsidP="00932054">
      <w:pPr>
        <w:pStyle w:val="ListParagraph"/>
        <w:numPr>
          <w:ilvl w:val="0"/>
          <w:numId w:val="5"/>
        </w:numPr>
        <w:rPr>
          <w:ins w:id="9752" w:author="Huyen Tran Thu" w:date="2023-03-30T08:47:00Z"/>
          <w:i/>
          <w:lang w:val="en-US"/>
        </w:rPr>
      </w:pPr>
      <w:ins w:id="9753" w:author="Huyen Tran Thu" w:date="2023-03-28T21:49:00Z">
        <w:r w:rsidRPr="002B32C5">
          <w:rPr>
            <w:i/>
            <w:lang w:val="en-US"/>
          </w:rPr>
          <w:t>Hệ số DOCf</w:t>
        </w:r>
      </w:ins>
      <w:ins w:id="9754" w:author="Huyen Tran Thu" w:date="2023-03-30T08:44:00Z">
        <w:r w:rsidR="002B32C5">
          <w:rPr>
            <w:i/>
            <w:lang w:val="en-US"/>
          </w:rPr>
          <w:t xml:space="preserve"> (</w:t>
        </w:r>
      </w:ins>
      <w:ins w:id="9755" w:author="Huyen Tran Thu" w:date="2023-03-30T08:47:00Z">
        <w:r w:rsidR="00982FDA">
          <w:rPr>
            <w:i/>
            <w:lang w:val="en-US"/>
          </w:rPr>
          <w:t>Tỷ lệ DOC có thể tự phân hủy)</w:t>
        </w:r>
      </w:ins>
    </w:p>
    <w:p w14:paraId="50811C6C" w14:textId="6B3F7DC5" w:rsidR="00982FDA" w:rsidRDefault="00982FDA" w:rsidP="00982FDA">
      <w:pPr>
        <w:ind w:left="360"/>
        <w:rPr>
          <w:ins w:id="9756" w:author="Huyen Tran Thu" w:date="2023-03-30T08:50:00Z"/>
          <w:iCs/>
          <w:lang w:val="en-US"/>
        </w:rPr>
      </w:pPr>
      <w:ins w:id="9757" w:author="Huyen Tran Thu" w:date="2023-03-30T08:49:00Z">
        <w:r>
          <w:rPr>
            <w:iCs/>
            <w:lang w:val="en-US"/>
          </w:rPr>
          <w:t>Phiên bản</w:t>
        </w:r>
      </w:ins>
      <w:ins w:id="9758" w:author="Huyen Tran Thu" w:date="2023-03-30T08:48:00Z">
        <w:r>
          <w:rPr>
            <w:iCs/>
            <w:lang w:val="en-US"/>
          </w:rPr>
          <w:t xml:space="preserve"> IPCC 2019 đã cập nhật hệ số DOCf cho mỗi loại chất thải khác nhau</w:t>
        </w:r>
      </w:ins>
      <w:ins w:id="9759" w:author="Huyen Tran Thu" w:date="2023-03-30T08:49:00Z">
        <w:r>
          <w:rPr>
            <w:iCs/>
            <w:lang w:val="en-US"/>
          </w:rPr>
          <w:t>. Tại Hướng dẫn IPCC 2016, hệ số DOCf mặc định là 0,5. Hệ số DOCf tại phi</w:t>
        </w:r>
      </w:ins>
      <w:ins w:id="9760" w:author="Huyen Tran Thu" w:date="2023-03-30T08:50:00Z">
        <w:r>
          <w:rPr>
            <w:iCs/>
            <w:lang w:val="en-US"/>
          </w:rPr>
          <w:t xml:space="preserve">ên bản IPCC 2019 đã được cập nhật như sau: </w:t>
        </w:r>
      </w:ins>
    </w:p>
    <w:tbl>
      <w:tblPr>
        <w:tblStyle w:val="TableGrid"/>
        <w:tblW w:w="0" w:type="auto"/>
        <w:tblLook w:val="04A0" w:firstRow="1" w:lastRow="0" w:firstColumn="1" w:lastColumn="0" w:noHBand="0" w:noVBand="1"/>
      </w:tblPr>
      <w:tblGrid>
        <w:gridCol w:w="1399"/>
        <w:gridCol w:w="4782"/>
        <w:gridCol w:w="2881"/>
      </w:tblGrid>
      <w:tr w:rsidR="00982FDA" w14:paraId="19BEC254" w14:textId="77777777" w:rsidTr="00982FDA">
        <w:trPr>
          <w:ins w:id="9761" w:author="Huyen Tran Thu" w:date="2023-03-30T08:50:00Z"/>
        </w:trPr>
        <w:tc>
          <w:tcPr>
            <w:tcW w:w="988" w:type="dxa"/>
          </w:tcPr>
          <w:p w14:paraId="659E63F5" w14:textId="43D262BD" w:rsidR="00982FDA" w:rsidRDefault="00982FDA">
            <w:pPr>
              <w:jc w:val="center"/>
              <w:rPr>
                <w:ins w:id="9762" w:author="Huyen Tran Thu" w:date="2023-03-30T08:50:00Z"/>
                <w:iCs/>
                <w:lang w:val="en-US"/>
              </w:rPr>
              <w:pPrChange w:id="9763" w:author="Huyen Tran Thu" w:date="2023-03-30T08:51:00Z">
                <w:pPr/>
              </w:pPrChange>
            </w:pPr>
            <w:ins w:id="9764" w:author="Huyen Tran Thu" w:date="2023-03-30T08:52:00Z">
              <w:r>
                <w:rPr>
                  <w:iCs/>
                  <w:lang w:val="en-US"/>
                </w:rPr>
                <w:t>STT</w:t>
              </w:r>
            </w:ins>
          </w:p>
        </w:tc>
        <w:tc>
          <w:tcPr>
            <w:tcW w:w="5053" w:type="dxa"/>
          </w:tcPr>
          <w:p w14:paraId="086DA2AC" w14:textId="05586168" w:rsidR="00982FDA" w:rsidRDefault="00982FDA">
            <w:pPr>
              <w:ind w:firstLine="0"/>
              <w:jc w:val="center"/>
              <w:rPr>
                <w:ins w:id="9765" w:author="Huyen Tran Thu" w:date="2023-03-30T08:50:00Z"/>
                <w:iCs/>
                <w:lang w:val="en-US"/>
              </w:rPr>
              <w:pPrChange w:id="9766" w:author="Thu Huyen Tran" w:date="2023-12-05T21:46:00Z">
                <w:pPr/>
              </w:pPrChange>
            </w:pPr>
            <w:ins w:id="9767" w:author="Huyen Tran Thu" w:date="2023-03-30T08:52:00Z">
              <w:r>
                <w:rPr>
                  <w:iCs/>
                  <w:lang w:val="en-US"/>
                </w:rPr>
                <w:t>Loại chất thải</w:t>
              </w:r>
            </w:ins>
          </w:p>
        </w:tc>
        <w:tc>
          <w:tcPr>
            <w:tcW w:w="3021" w:type="dxa"/>
          </w:tcPr>
          <w:p w14:paraId="71064CD7" w14:textId="335B4E86" w:rsidR="00982FDA" w:rsidRDefault="00982FDA">
            <w:pPr>
              <w:ind w:firstLine="0"/>
              <w:jc w:val="center"/>
              <w:rPr>
                <w:ins w:id="9768" w:author="Huyen Tran Thu" w:date="2023-03-30T08:50:00Z"/>
                <w:iCs/>
                <w:lang w:val="en-US"/>
              </w:rPr>
              <w:pPrChange w:id="9769" w:author="Thu Huyen Tran" w:date="2023-12-05T21:46:00Z">
                <w:pPr/>
              </w:pPrChange>
            </w:pPr>
            <w:ins w:id="9770" w:author="Huyen Tran Thu" w:date="2023-03-30T08:52:00Z">
              <w:r>
                <w:rPr>
                  <w:iCs/>
                  <w:lang w:val="en-US"/>
                </w:rPr>
                <w:t>Hệ số DOCf mặc định</w:t>
              </w:r>
            </w:ins>
          </w:p>
        </w:tc>
      </w:tr>
      <w:tr w:rsidR="00982FDA" w14:paraId="526DD3E9" w14:textId="77777777" w:rsidTr="00982FDA">
        <w:trPr>
          <w:ins w:id="9771" w:author="Huyen Tran Thu" w:date="2023-03-30T08:50:00Z"/>
        </w:trPr>
        <w:tc>
          <w:tcPr>
            <w:tcW w:w="988" w:type="dxa"/>
            <w:vAlign w:val="center"/>
          </w:tcPr>
          <w:p w14:paraId="4631CB7C" w14:textId="086334DB" w:rsidR="00982FDA" w:rsidRDefault="00982FDA">
            <w:pPr>
              <w:jc w:val="center"/>
              <w:rPr>
                <w:ins w:id="9772" w:author="Huyen Tran Thu" w:date="2023-03-30T08:50:00Z"/>
                <w:iCs/>
                <w:lang w:val="en-US"/>
              </w:rPr>
              <w:pPrChange w:id="9773" w:author="Huyen Tran Thu" w:date="2023-03-30T08:53:00Z">
                <w:pPr/>
              </w:pPrChange>
            </w:pPr>
            <w:ins w:id="9774" w:author="Huyen Tran Thu" w:date="2023-03-30T08:52:00Z">
              <w:r>
                <w:rPr>
                  <w:iCs/>
                  <w:lang w:val="en-US"/>
                </w:rPr>
                <w:t>1</w:t>
              </w:r>
            </w:ins>
          </w:p>
        </w:tc>
        <w:tc>
          <w:tcPr>
            <w:tcW w:w="5053" w:type="dxa"/>
            <w:vAlign w:val="center"/>
          </w:tcPr>
          <w:p w14:paraId="7F582C02" w14:textId="281DE291" w:rsidR="00982FDA" w:rsidRDefault="00982FDA">
            <w:pPr>
              <w:ind w:firstLine="0"/>
              <w:jc w:val="left"/>
              <w:rPr>
                <w:ins w:id="9775" w:author="Huyen Tran Thu" w:date="2023-03-30T08:50:00Z"/>
                <w:iCs/>
                <w:lang w:val="en-US"/>
              </w:rPr>
              <w:pPrChange w:id="9776" w:author="Thu Huyen Tran" w:date="2023-12-05T21:45:00Z">
                <w:pPr/>
              </w:pPrChange>
            </w:pPr>
            <w:ins w:id="9777" w:author="Huyen Tran Thu" w:date="2023-03-30T08:52:00Z">
              <w:r>
                <w:rPr>
                  <w:iCs/>
                  <w:lang w:val="en-US"/>
                </w:rPr>
                <w:t xml:space="preserve">Các loại chất thải </w:t>
              </w:r>
            </w:ins>
            <w:ins w:id="9778" w:author="Huyen Tran Thu" w:date="2023-03-30T08:53:00Z">
              <w:r>
                <w:rPr>
                  <w:iCs/>
                  <w:lang w:val="en-US"/>
                </w:rPr>
                <w:t xml:space="preserve">có khả năng </w:t>
              </w:r>
            </w:ins>
            <w:ins w:id="9779" w:author="Huyen Tran Thu" w:date="2023-03-30T08:52:00Z">
              <w:r>
                <w:rPr>
                  <w:iCs/>
                  <w:lang w:val="en-US"/>
                </w:rPr>
                <w:t>phân hủy kém như gỗ, các sản phẩm từ gỗ, cành cây…</w:t>
              </w:r>
            </w:ins>
          </w:p>
        </w:tc>
        <w:tc>
          <w:tcPr>
            <w:tcW w:w="3021" w:type="dxa"/>
            <w:vAlign w:val="center"/>
          </w:tcPr>
          <w:p w14:paraId="749D525E" w14:textId="56A2FB45" w:rsidR="00982FDA" w:rsidRDefault="00982FDA">
            <w:pPr>
              <w:ind w:firstLine="0"/>
              <w:jc w:val="center"/>
              <w:rPr>
                <w:ins w:id="9780" w:author="Huyen Tran Thu" w:date="2023-03-30T08:50:00Z"/>
                <w:iCs/>
                <w:lang w:val="en-US"/>
              </w:rPr>
              <w:pPrChange w:id="9781" w:author="Thu Huyen Tran" w:date="2023-12-05T21:46:00Z">
                <w:pPr/>
              </w:pPrChange>
            </w:pPr>
            <w:ins w:id="9782" w:author="Huyen Tran Thu" w:date="2023-03-30T08:52:00Z">
              <w:r>
                <w:rPr>
                  <w:iCs/>
                  <w:lang w:val="en-US"/>
                </w:rPr>
                <w:t>0,1</w:t>
              </w:r>
            </w:ins>
          </w:p>
        </w:tc>
      </w:tr>
      <w:tr w:rsidR="00982FDA" w14:paraId="008D5721" w14:textId="77777777" w:rsidTr="00982FDA">
        <w:trPr>
          <w:ins w:id="9783" w:author="Huyen Tran Thu" w:date="2023-03-30T08:50:00Z"/>
        </w:trPr>
        <w:tc>
          <w:tcPr>
            <w:tcW w:w="988" w:type="dxa"/>
            <w:vAlign w:val="center"/>
          </w:tcPr>
          <w:p w14:paraId="5A6783E9" w14:textId="03F6B368" w:rsidR="00982FDA" w:rsidRDefault="00982FDA">
            <w:pPr>
              <w:jc w:val="center"/>
              <w:rPr>
                <w:ins w:id="9784" w:author="Huyen Tran Thu" w:date="2023-03-30T08:50:00Z"/>
                <w:iCs/>
                <w:lang w:val="en-US"/>
              </w:rPr>
              <w:pPrChange w:id="9785" w:author="Huyen Tran Thu" w:date="2023-03-30T08:53:00Z">
                <w:pPr/>
              </w:pPrChange>
            </w:pPr>
            <w:ins w:id="9786" w:author="Huyen Tran Thu" w:date="2023-03-30T08:53:00Z">
              <w:r>
                <w:rPr>
                  <w:iCs/>
                  <w:lang w:val="en-US"/>
                </w:rPr>
                <w:t>2</w:t>
              </w:r>
            </w:ins>
          </w:p>
        </w:tc>
        <w:tc>
          <w:tcPr>
            <w:tcW w:w="5053" w:type="dxa"/>
            <w:vAlign w:val="center"/>
          </w:tcPr>
          <w:p w14:paraId="503C5B8F" w14:textId="756C94FC" w:rsidR="00982FDA" w:rsidRDefault="00982FDA">
            <w:pPr>
              <w:ind w:firstLine="0"/>
              <w:jc w:val="left"/>
              <w:rPr>
                <w:ins w:id="9787" w:author="Huyen Tran Thu" w:date="2023-03-30T08:50:00Z"/>
                <w:iCs/>
                <w:lang w:val="en-US"/>
              </w:rPr>
              <w:pPrChange w:id="9788" w:author="Thu Huyen Tran" w:date="2023-12-05T21:45:00Z">
                <w:pPr/>
              </w:pPrChange>
            </w:pPr>
            <w:ins w:id="9789" w:author="Huyen Tran Thu" w:date="2023-03-30T08:53:00Z">
              <w:r>
                <w:rPr>
                  <w:iCs/>
                  <w:lang w:val="en-US"/>
                </w:rPr>
                <w:t>Các loại chất thải có k</w:t>
              </w:r>
            </w:ins>
            <w:ins w:id="9790" w:author="Huyen Tran Thu" w:date="2023-03-30T08:54:00Z">
              <w:r>
                <w:rPr>
                  <w:iCs/>
                  <w:lang w:val="en-US"/>
                </w:rPr>
                <w:t>hả năng phân hủy trung bình: giấy, các sản phẩm dệt may, tã lót…</w:t>
              </w:r>
            </w:ins>
          </w:p>
        </w:tc>
        <w:tc>
          <w:tcPr>
            <w:tcW w:w="3021" w:type="dxa"/>
            <w:vAlign w:val="center"/>
          </w:tcPr>
          <w:p w14:paraId="36915597" w14:textId="79E0019E" w:rsidR="00982FDA" w:rsidRDefault="00982FDA">
            <w:pPr>
              <w:ind w:firstLine="0"/>
              <w:jc w:val="center"/>
              <w:rPr>
                <w:ins w:id="9791" w:author="Huyen Tran Thu" w:date="2023-03-30T08:50:00Z"/>
                <w:iCs/>
                <w:lang w:val="en-US"/>
              </w:rPr>
              <w:pPrChange w:id="9792" w:author="Thu Huyen Tran" w:date="2023-12-05T21:46:00Z">
                <w:pPr/>
              </w:pPrChange>
            </w:pPr>
            <w:ins w:id="9793" w:author="Huyen Tran Thu" w:date="2023-03-30T08:54:00Z">
              <w:r>
                <w:rPr>
                  <w:iCs/>
                  <w:lang w:val="en-US"/>
                </w:rPr>
                <w:t>0,5</w:t>
              </w:r>
            </w:ins>
          </w:p>
        </w:tc>
      </w:tr>
      <w:tr w:rsidR="00982FDA" w14:paraId="604543B9" w14:textId="77777777" w:rsidTr="00982FDA">
        <w:trPr>
          <w:ins w:id="9794" w:author="Huyen Tran Thu" w:date="2023-03-30T08:50:00Z"/>
        </w:trPr>
        <w:tc>
          <w:tcPr>
            <w:tcW w:w="988" w:type="dxa"/>
            <w:vAlign w:val="center"/>
          </w:tcPr>
          <w:p w14:paraId="49543539" w14:textId="62376AC7" w:rsidR="00982FDA" w:rsidRDefault="00982FDA">
            <w:pPr>
              <w:jc w:val="center"/>
              <w:rPr>
                <w:ins w:id="9795" w:author="Huyen Tran Thu" w:date="2023-03-30T08:50:00Z"/>
                <w:iCs/>
                <w:lang w:val="en-US"/>
              </w:rPr>
              <w:pPrChange w:id="9796" w:author="Huyen Tran Thu" w:date="2023-03-30T08:53:00Z">
                <w:pPr/>
              </w:pPrChange>
            </w:pPr>
            <w:ins w:id="9797" w:author="Huyen Tran Thu" w:date="2023-03-30T08:53:00Z">
              <w:r>
                <w:rPr>
                  <w:iCs/>
                  <w:lang w:val="en-US"/>
                </w:rPr>
                <w:t>3</w:t>
              </w:r>
            </w:ins>
          </w:p>
        </w:tc>
        <w:tc>
          <w:tcPr>
            <w:tcW w:w="5053" w:type="dxa"/>
            <w:vAlign w:val="center"/>
          </w:tcPr>
          <w:p w14:paraId="3E8ABA4E" w14:textId="4C6B7F6B" w:rsidR="00982FDA" w:rsidRDefault="00982FDA">
            <w:pPr>
              <w:ind w:firstLine="0"/>
              <w:jc w:val="left"/>
              <w:rPr>
                <w:ins w:id="9798" w:author="Huyen Tran Thu" w:date="2023-03-30T08:50:00Z"/>
                <w:iCs/>
                <w:lang w:val="en-US"/>
              </w:rPr>
              <w:pPrChange w:id="9799" w:author="Thu Huyen Tran" w:date="2023-12-05T21:45:00Z">
                <w:pPr/>
              </w:pPrChange>
            </w:pPr>
            <w:ins w:id="9800" w:author="Huyen Tran Thu" w:date="2023-03-30T08:54:00Z">
              <w:r>
                <w:rPr>
                  <w:iCs/>
                  <w:lang w:val="en-US"/>
                </w:rPr>
                <w:t xml:space="preserve">Các loại chất thải có khả năng phân hủy cao: thực phẩm, cỏ (rác vườn, rác công viên không bao </w:t>
              </w:r>
            </w:ins>
            <w:ins w:id="9801" w:author="Huyen Tran Thu" w:date="2023-03-30T08:55:00Z">
              <w:r>
                <w:rPr>
                  <w:iCs/>
                  <w:lang w:val="en-US"/>
                </w:rPr>
                <w:t>gồm cành cây)</w:t>
              </w:r>
            </w:ins>
          </w:p>
        </w:tc>
        <w:tc>
          <w:tcPr>
            <w:tcW w:w="3021" w:type="dxa"/>
            <w:vAlign w:val="center"/>
          </w:tcPr>
          <w:p w14:paraId="6B1A052B" w14:textId="5A1C9DF4" w:rsidR="00982FDA" w:rsidRDefault="00982FDA">
            <w:pPr>
              <w:ind w:firstLine="0"/>
              <w:jc w:val="center"/>
              <w:rPr>
                <w:ins w:id="9802" w:author="Huyen Tran Thu" w:date="2023-03-30T08:50:00Z"/>
                <w:iCs/>
                <w:lang w:val="en-US"/>
              </w:rPr>
              <w:pPrChange w:id="9803" w:author="Thu Huyen Tran" w:date="2023-12-05T21:46:00Z">
                <w:pPr/>
              </w:pPrChange>
            </w:pPr>
            <w:ins w:id="9804" w:author="Huyen Tran Thu" w:date="2023-03-30T08:55:00Z">
              <w:r>
                <w:rPr>
                  <w:iCs/>
                  <w:lang w:val="en-US"/>
                </w:rPr>
                <w:t>0,7</w:t>
              </w:r>
            </w:ins>
          </w:p>
        </w:tc>
      </w:tr>
      <w:tr w:rsidR="00982FDA" w14:paraId="75792A96" w14:textId="77777777" w:rsidTr="00982FDA">
        <w:trPr>
          <w:ins w:id="9805" w:author="Huyen Tran Thu" w:date="2023-03-30T08:50:00Z"/>
        </w:trPr>
        <w:tc>
          <w:tcPr>
            <w:tcW w:w="988" w:type="dxa"/>
            <w:vAlign w:val="center"/>
          </w:tcPr>
          <w:p w14:paraId="5C43E8D9" w14:textId="6E673870" w:rsidR="00982FDA" w:rsidRDefault="00982FDA">
            <w:pPr>
              <w:jc w:val="center"/>
              <w:rPr>
                <w:ins w:id="9806" w:author="Huyen Tran Thu" w:date="2023-03-30T08:50:00Z"/>
                <w:iCs/>
                <w:lang w:val="en-US"/>
              </w:rPr>
              <w:pPrChange w:id="9807" w:author="Huyen Tran Thu" w:date="2023-03-30T08:53:00Z">
                <w:pPr/>
              </w:pPrChange>
            </w:pPr>
            <w:ins w:id="9808" w:author="Huyen Tran Thu" w:date="2023-03-30T08:55:00Z">
              <w:r>
                <w:rPr>
                  <w:iCs/>
                  <w:lang w:val="en-US"/>
                </w:rPr>
                <w:t>4</w:t>
              </w:r>
            </w:ins>
          </w:p>
        </w:tc>
        <w:tc>
          <w:tcPr>
            <w:tcW w:w="5053" w:type="dxa"/>
            <w:vAlign w:val="center"/>
          </w:tcPr>
          <w:p w14:paraId="3448A21A" w14:textId="534FBA24" w:rsidR="00982FDA" w:rsidRDefault="00982FDA">
            <w:pPr>
              <w:ind w:firstLine="0"/>
              <w:jc w:val="left"/>
              <w:rPr>
                <w:ins w:id="9809" w:author="Huyen Tran Thu" w:date="2023-03-30T08:50:00Z"/>
                <w:iCs/>
                <w:lang w:val="en-US"/>
              </w:rPr>
              <w:pPrChange w:id="9810" w:author="Thu Huyen Tran" w:date="2023-12-05T21:45:00Z">
                <w:pPr/>
              </w:pPrChange>
            </w:pPr>
            <w:ins w:id="9811" w:author="Huyen Tran Thu" w:date="2023-03-30T08:55:00Z">
              <w:r>
                <w:rPr>
                  <w:iCs/>
                  <w:lang w:val="en-US"/>
                </w:rPr>
                <w:t xml:space="preserve">Chất thải không được phân loại </w:t>
              </w:r>
            </w:ins>
          </w:p>
        </w:tc>
        <w:tc>
          <w:tcPr>
            <w:tcW w:w="3021" w:type="dxa"/>
            <w:vAlign w:val="center"/>
          </w:tcPr>
          <w:p w14:paraId="617F8E0B" w14:textId="731EAEFF" w:rsidR="00982FDA" w:rsidRDefault="00982FDA">
            <w:pPr>
              <w:ind w:firstLine="0"/>
              <w:jc w:val="center"/>
              <w:rPr>
                <w:ins w:id="9812" w:author="Huyen Tran Thu" w:date="2023-03-30T08:50:00Z"/>
                <w:iCs/>
                <w:lang w:val="en-US"/>
              </w:rPr>
              <w:pPrChange w:id="9813" w:author="Thu Huyen Tran" w:date="2023-12-05T21:46:00Z">
                <w:pPr/>
              </w:pPrChange>
            </w:pPr>
            <w:ins w:id="9814" w:author="Huyen Tran Thu" w:date="2023-03-30T08:55:00Z">
              <w:r>
                <w:rPr>
                  <w:iCs/>
                  <w:lang w:val="en-US"/>
                </w:rPr>
                <w:t>0,5</w:t>
              </w:r>
            </w:ins>
          </w:p>
        </w:tc>
      </w:tr>
    </w:tbl>
    <w:p w14:paraId="3D28E3C1" w14:textId="4AB3F7B5" w:rsidR="00982FDA" w:rsidRPr="00982FDA" w:rsidDel="00030263" w:rsidRDefault="00982FDA">
      <w:pPr>
        <w:ind w:left="360"/>
        <w:rPr>
          <w:ins w:id="9815" w:author="Huyen Tran Thu" w:date="2023-03-30T08:44:00Z"/>
          <w:del w:id="9816" w:author="Thu Huyen Tran" w:date="2023-12-05T21:46:00Z"/>
          <w:iCs/>
          <w:lang w:val="en-US"/>
          <w:rPrChange w:id="9817" w:author="Huyen Tran Thu" w:date="2023-03-30T08:47:00Z">
            <w:rPr>
              <w:ins w:id="9818" w:author="Huyen Tran Thu" w:date="2023-03-30T08:44:00Z"/>
              <w:del w:id="9819" w:author="Thu Huyen Tran" w:date="2023-12-05T21:46:00Z"/>
              <w:i/>
              <w:highlight w:val="yellow"/>
              <w:lang w:val="en-US"/>
            </w:rPr>
          </w:rPrChange>
        </w:rPr>
        <w:pPrChange w:id="9820" w:author="Huyen Tran Thu" w:date="2023-03-30T08:47:00Z">
          <w:pPr>
            <w:pStyle w:val="ListParagraph"/>
            <w:numPr>
              <w:numId w:val="5"/>
            </w:numPr>
            <w:ind w:left="720" w:hanging="360"/>
          </w:pPr>
        </w:pPrChange>
      </w:pPr>
    </w:p>
    <w:p w14:paraId="3D763C30" w14:textId="77777777" w:rsidR="002B32C5" w:rsidRPr="002B32C5" w:rsidRDefault="002B32C5">
      <w:pPr>
        <w:ind w:left="360"/>
        <w:rPr>
          <w:ins w:id="9821" w:author="Huyen Tran Thu" w:date="2023-03-28T21:49:00Z"/>
          <w:iCs/>
          <w:highlight w:val="yellow"/>
          <w:lang w:val="en-US"/>
          <w:rPrChange w:id="9822" w:author="Huyen Tran Thu" w:date="2023-03-30T08:44:00Z">
            <w:rPr>
              <w:ins w:id="9823" w:author="Huyen Tran Thu" w:date="2023-03-28T21:49:00Z"/>
              <w:i/>
              <w:szCs w:val="26"/>
            </w:rPr>
          </w:rPrChange>
        </w:rPr>
        <w:pPrChange w:id="9824" w:author="Huyen Tran Thu" w:date="2023-03-30T08:44:00Z">
          <w:pPr>
            <w:pStyle w:val="ListParagraph"/>
            <w:numPr>
              <w:numId w:val="5"/>
            </w:numPr>
            <w:ind w:left="720" w:hanging="360"/>
          </w:pPr>
        </w:pPrChange>
      </w:pPr>
    </w:p>
    <w:p w14:paraId="2BEA1342" w14:textId="318774CE" w:rsidR="000614F0" w:rsidRPr="00E74230" w:rsidRDefault="000614F0" w:rsidP="00932054">
      <w:pPr>
        <w:pStyle w:val="ListParagraph"/>
        <w:numPr>
          <w:ilvl w:val="0"/>
          <w:numId w:val="5"/>
        </w:numPr>
        <w:rPr>
          <w:i/>
          <w:lang w:val="en-US"/>
        </w:rPr>
      </w:pPr>
      <w:r w:rsidRPr="00E74230">
        <w:rPr>
          <w:i/>
          <w:szCs w:val="26"/>
        </w:rPr>
        <w:t>Tỷ lệ lượng CH</w:t>
      </w:r>
      <w:r w:rsidRPr="00E74230">
        <w:rPr>
          <w:i/>
          <w:szCs w:val="26"/>
          <w:vertAlign w:val="subscript"/>
        </w:rPr>
        <w:t>4</w:t>
      </w:r>
      <w:r w:rsidRPr="00E74230">
        <w:rPr>
          <w:i/>
          <w:szCs w:val="26"/>
        </w:rPr>
        <w:t xml:space="preserve"> trong khí từ bãi rác</w:t>
      </w:r>
      <w:r w:rsidR="00F36764">
        <w:rPr>
          <w:i/>
          <w:szCs w:val="26"/>
          <w:lang w:val="en-US"/>
        </w:rPr>
        <w:t xml:space="preserve"> (F)</w:t>
      </w:r>
    </w:p>
    <w:p w14:paraId="4DF1A425" w14:textId="347E3CF2" w:rsidR="00F1525E" w:rsidRDefault="00F1525E" w:rsidP="00F1525E">
      <w:pPr>
        <w:ind w:firstLine="720"/>
        <w:rPr>
          <w:lang w:val="en-US"/>
        </w:rPr>
      </w:pPr>
      <w:r>
        <w:rPr>
          <w:lang w:val="en-US"/>
        </w:rPr>
        <w:t>Theo IPCC2006, hầu hết chất thải trong bãi chôn lấp tạo ra khí với khoảng 50% CH</w:t>
      </w:r>
      <w:r>
        <w:rPr>
          <w:vertAlign w:val="subscript"/>
          <w:lang w:val="en-US"/>
        </w:rPr>
        <w:t>4</w:t>
      </w:r>
      <w:r>
        <w:rPr>
          <w:lang w:val="en-US"/>
        </w:rPr>
        <w:t>. Chỉ các loại vật chất bao gồm lượng chất béo hoặc dầu cao mới có thể tạo ra lượng khí CH</w:t>
      </w:r>
      <w:r>
        <w:rPr>
          <w:vertAlign w:val="subscript"/>
          <w:lang w:val="en-US"/>
        </w:rPr>
        <w:t>4</w:t>
      </w:r>
      <w:r>
        <w:rPr>
          <w:lang w:val="en-US"/>
        </w:rPr>
        <w:t xml:space="preserve"> lớn hơn. IPCC2006 khuyến khích sử dụng giá trị </w:t>
      </w:r>
      <w:r w:rsidR="00E74230">
        <w:rPr>
          <w:lang w:val="en-US"/>
        </w:rPr>
        <w:t>tỷ l</w:t>
      </w:r>
      <w:r w:rsidR="00F97855">
        <w:rPr>
          <w:lang w:val="en-US"/>
        </w:rPr>
        <w:t>ệ</w:t>
      </w:r>
      <w:r w:rsidR="00E74230">
        <w:rPr>
          <w:lang w:val="en-US"/>
        </w:rPr>
        <w:t xml:space="preserve"> </w:t>
      </w:r>
      <w:r>
        <w:rPr>
          <w:lang w:val="en-US"/>
        </w:rPr>
        <w:t>mặc định cho lượng CH</w:t>
      </w:r>
      <w:r>
        <w:rPr>
          <w:vertAlign w:val="subscript"/>
          <w:lang w:val="en-US"/>
        </w:rPr>
        <w:t>4</w:t>
      </w:r>
      <w:r>
        <w:rPr>
          <w:lang w:val="en-US"/>
        </w:rPr>
        <w:t xml:space="preserve"> có trong khí bãi rác là</w:t>
      </w:r>
      <w:r w:rsidR="00E74230">
        <w:rPr>
          <w:lang w:val="en-US"/>
        </w:rPr>
        <w:t xml:space="preserve"> 50%. </w:t>
      </w:r>
    </w:p>
    <w:p w14:paraId="4A32EFC4" w14:textId="77777777" w:rsidR="000614F0" w:rsidRPr="00E74230" w:rsidRDefault="000614F0" w:rsidP="00932054">
      <w:pPr>
        <w:pStyle w:val="ListParagraph"/>
        <w:numPr>
          <w:ilvl w:val="0"/>
          <w:numId w:val="5"/>
        </w:numPr>
        <w:rPr>
          <w:i/>
          <w:lang w:val="en-US"/>
        </w:rPr>
      </w:pPr>
      <w:r w:rsidRPr="00E74230">
        <w:rPr>
          <w:i/>
          <w:szCs w:val="26"/>
          <w:lang w:val="en-US"/>
        </w:rPr>
        <w:t>Hệ số oxy hóa</w:t>
      </w:r>
      <w:r w:rsidR="00F36764">
        <w:rPr>
          <w:i/>
          <w:szCs w:val="26"/>
          <w:lang w:val="en-US"/>
        </w:rPr>
        <w:t xml:space="preserve"> OX</w:t>
      </w:r>
    </w:p>
    <w:p w14:paraId="1F250141" w14:textId="77777777" w:rsidR="00E74230" w:rsidRPr="00E74230" w:rsidRDefault="00E74230" w:rsidP="00E74230">
      <w:pPr>
        <w:ind w:firstLine="720"/>
        <w:rPr>
          <w:lang w:val="en-US"/>
        </w:rPr>
      </w:pPr>
      <w:r>
        <w:rPr>
          <w:lang w:val="en-US"/>
        </w:rPr>
        <w:t>Hệ số ô-xy hóa phản ánh lượng CH</w:t>
      </w:r>
      <w:r>
        <w:rPr>
          <w:vertAlign w:val="subscript"/>
          <w:lang w:val="en-US"/>
        </w:rPr>
        <w:t>4</w:t>
      </w:r>
      <w:r>
        <w:rPr>
          <w:lang w:val="en-US"/>
        </w:rPr>
        <w:t xml:space="preserve"> từ bãi chôn lấp bị ô-xy hóa trong đất hoặc do quá trình bao phủ từ vật liệu lên chất thải. Theo bảng 3.2</w:t>
      </w:r>
      <w:r w:rsidR="00F36764">
        <w:rPr>
          <w:lang w:val="en-US"/>
        </w:rPr>
        <w:t xml:space="preserve"> </w:t>
      </w:r>
      <w:r>
        <w:rPr>
          <w:lang w:val="en-US"/>
        </w:rPr>
        <w:t>trang 3.15 ch</w:t>
      </w:r>
      <w:r w:rsidR="00F36764">
        <w:rPr>
          <w:lang w:val="en-US"/>
        </w:rPr>
        <w:t xml:space="preserve">ương 3, phần </w:t>
      </w:r>
      <w:r w:rsidR="00F36764">
        <w:rPr>
          <w:lang w:val="en-US"/>
        </w:rPr>
        <w:lastRenderedPageBreak/>
        <w:t xml:space="preserve">5, IPCC2006, hệ số OX có giá trị mặc định bằng 0 đối với các loại bãi chôn lấp quản lý và không quản lý. </w:t>
      </w:r>
    </w:p>
    <w:p w14:paraId="69ADE64A" w14:textId="77777777" w:rsidR="000614F0" w:rsidRPr="00F36764" w:rsidRDefault="00F1525E" w:rsidP="00932054">
      <w:pPr>
        <w:pStyle w:val="ListParagraph"/>
        <w:numPr>
          <w:ilvl w:val="0"/>
          <w:numId w:val="5"/>
        </w:numPr>
        <w:rPr>
          <w:i/>
          <w:lang w:val="en-US"/>
        </w:rPr>
      </w:pPr>
      <w:r w:rsidRPr="00F36764">
        <w:rPr>
          <w:i/>
          <w:szCs w:val="26"/>
          <w:lang w:val="en-US"/>
        </w:rPr>
        <w:t>Chu kỳ bán phân hủy</w:t>
      </w:r>
      <w:r w:rsidR="00F36764">
        <w:rPr>
          <w:i/>
          <w:szCs w:val="26"/>
          <w:lang w:val="en-US"/>
        </w:rPr>
        <w:t xml:space="preserve"> (t</w:t>
      </w:r>
      <w:r w:rsidR="00F36764">
        <w:rPr>
          <w:i/>
          <w:szCs w:val="26"/>
          <w:vertAlign w:val="subscript"/>
          <w:lang w:val="en-US"/>
        </w:rPr>
        <w:t>1/2</w:t>
      </w:r>
      <w:r w:rsidR="00F36764">
        <w:rPr>
          <w:i/>
          <w:szCs w:val="26"/>
          <w:lang w:val="en-US"/>
        </w:rPr>
        <w:t>)</w:t>
      </w:r>
    </w:p>
    <w:p w14:paraId="07101820" w14:textId="77777777" w:rsidR="00055375" w:rsidRPr="00055375" w:rsidRDefault="00055375" w:rsidP="00055375">
      <w:pPr>
        <w:pStyle w:val="Caption"/>
        <w:ind w:firstLine="720"/>
        <w:jc w:val="both"/>
        <w:rPr>
          <w:b w:val="0"/>
          <w:bCs w:val="0"/>
          <w:szCs w:val="22"/>
          <w:lang w:val="en-US"/>
        </w:rPr>
      </w:pPr>
      <w:r w:rsidRPr="00055375">
        <w:rPr>
          <w:b w:val="0"/>
          <w:bCs w:val="0"/>
          <w:szCs w:val="22"/>
          <w:lang w:val="en-US"/>
        </w:rPr>
        <w:t xml:space="preserve">Giá trị chu kỳ bán phân hủy t1/2 là thời gian DOCm bị phân hủy đến một nửa khối lượng ban đầu của nó. Trong mô hình FOD và các phương trình hương dẫn của IPCC2006, hằng số phản ứng k được sử dụng. Mối quan hệ giữa k (hằng số tỷ lệ sản sinh mê tan) và t1/2 là: k =ln(2)/t1/2. Thời gian bán phân hủy bị ảnh hưởng bởi nhiều yếu tố liên quan đến thành phần chất thải, điều kiện khí hậu tại khu vực bãi chôn lấp chất thải, đặc điểm của bãi chôn lấp, phương pháp xử lý chất thải và các yếu tố khác (Pelt et al., 1998; Môi trường Canada 20003). </w:t>
      </w:r>
    </w:p>
    <w:p w14:paraId="630DC4A8" w14:textId="77777777" w:rsidR="00055375" w:rsidRDefault="00055375" w:rsidP="00055375">
      <w:pPr>
        <w:pStyle w:val="Caption"/>
        <w:jc w:val="both"/>
        <w:rPr>
          <w:ins w:id="9825" w:author="Huyen Tran Thu" w:date="2025-04-28T22:58:00Z" w16du:dateUtc="2025-04-28T15:58:00Z"/>
          <w:b w:val="0"/>
          <w:bCs w:val="0"/>
          <w:szCs w:val="22"/>
          <w:lang w:val="en-US"/>
        </w:rPr>
      </w:pPr>
      <w:r w:rsidRPr="00055375">
        <w:rPr>
          <w:b w:val="0"/>
          <w:bCs w:val="0"/>
          <w:szCs w:val="22"/>
          <w:lang w:val="en-US"/>
        </w:rPr>
        <w:tab/>
        <w:t xml:space="preserve">Dựa trên bảng 3.3 trang 3.17, chương 3, phần 5, IPCC2006, hệ số k được lựa chọn dựa trên giá trị mặc định cho vùng khí hậu nhiệt đới ẩm ướt như bảng dưới đây, dựa trên công thức để tính được t1/2 như sau: </w:t>
      </w:r>
    </w:p>
    <w:p w14:paraId="569016DE" w14:textId="05E5FE13" w:rsidR="009341A2" w:rsidRPr="009341A2" w:rsidDel="009341A2" w:rsidRDefault="003902CD">
      <w:pPr>
        <w:pStyle w:val="Caption"/>
        <w:rPr>
          <w:del w:id="9826" w:author="Huyen Tran Thu" w:date="2025-04-28T20:33:00Z" w16du:dateUtc="2025-04-28T13:33:00Z"/>
          <w:lang w:val="en-US"/>
          <w:rPrChange w:id="9827" w:author="Huyen Tran Thu" w:date="2025-04-28T20:33:00Z" w16du:dateUtc="2025-04-28T13:33:00Z">
            <w:rPr>
              <w:del w:id="9828" w:author="Huyen Tran Thu" w:date="2025-04-28T20:33:00Z" w16du:dateUtc="2025-04-28T13:33:00Z"/>
              <w:b w:val="0"/>
              <w:bCs w:val="0"/>
              <w:szCs w:val="22"/>
              <w:lang w:val="en-US"/>
            </w:rPr>
          </w:rPrChange>
        </w:rPr>
        <w:pPrChange w:id="9829" w:author="Huyen Tran Thu" w:date="2025-04-28T22:58:00Z" w16du:dateUtc="2025-04-28T15:58:00Z">
          <w:pPr>
            <w:pStyle w:val="Caption"/>
            <w:jc w:val="both"/>
          </w:pPr>
        </w:pPrChange>
      </w:pPr>
      <w:bookmarkStart w:id="9830" w:name="_Toc196773798"/>
      <w:ins w:id="9831" w:author="Huyen Tran Thu" w:date="2025-04-28T22:58:00Z" w16du:dateUtc="2025-04-28T15:58:00Z">
        <w:r>
          <w:t xml:space="preserve">Bảng 1. </w:t>
        </w:r>
        <w:r>
          <w:rPr>
            <w:b w:val="0"/>
            <w:bCs w:val="0"/>
          </w:rPr>
          <w:fldChar w:fldCharType="begin"/>
        </w:r>
        <w:r>
          <w:instrText xml:space="preserve"> SEQ Bảng_1. \* ARABIC </w:instrText>
        </w:r>
      </w:ins>
      <w:r>
        <w:rPr>
          <w:b w:val="0"/>
          <w:bCs w:val="0"/>
        </w:rPr>
        <w:fldChar w:fldCharType="separate"/>
      </w:r>
      <w:ins w:id="9832" w:author="Huyen Tran Thu" w:date="2025-04-28T22:58:00Z" w16du:dateUtc="2025-04-28T15:58:00Z">
        <w:r>
          <w:rPr>
            <w:noProof/>
          </w:rPr>
          <w:t>17</w:t>
        </w:r>
        <w:r>
          <w:rPr>
            <w:b w:val="0"/>
            <w:bCs w:val="0"/>
          </w:rPr>
          <w:fldChar w:fldCharType="end"/>
        </w:r>
        <w:r>
          <w:t xml:space="preserve"> Hằng số tỷ lệ sản sinh mê tan</w:t>
        </w:r>
      </w:ins>
      <w:bookmarkEnd w:id="9830"/>
    </w:p>
    <w:p w14:paraId="28748CBD" w14:textId="7479B785" w:rsidR="005A1512" w:rsidRDefault="006D3BEF" w:rsidP="003902CD">
      <w:pPr>
        <w:pStyle w:val="Caption"/>
        <w:rPr>
          <w:lang w:val="en-US"/>
        </w:rPr>
      </w:pPr>
      <w:bookmarkStart w:id="9833" w:name="_Toc100823807"/>
      <w:del w:id="9834" w:author="Huyen Tran Thu" w:date="2025-04-28T20:33:00Z" w16du:dateUtc="2025-04-28T13:33:00Z">
        <w:r w:rsidDel="009341A2">
          <w:delText>Bả</w:delText>
        </w:r>
        <w:r w:rsidR="00F94ED0" w:rsidDel="009341A2">
          <w:delText>ng 1</w:delText>
        </w:r>
        <w:r w:rsidDel="009341A2">
          <w:delText xml:space="preserve">. </w:delText>
        </w:r>
        <w:r w:rsidDel="009341A2">
          <w:fldChar w:fldCharType="begin"/>
        </w:r>
        <w:r w:rsidDel="009341A2">
          <w:delInstrText xml:space="preserve"> SEQ Bảng_4. \* ARABIC </w:delInstrText>
        </w:r>
        <w:r w:rsidDel="009341A2">
          <w:fldChar w:fldCharType="separate"/>
        </w:r>
      </w:del>
      <w:ins w:id="9835" w:author="Thu Huyen Tran" w:date="2023-04-07T12:27:00Z">
        <w:del w:id="9836" w:author="Huyen Tran Thu" w:date="2025-04-28T20:33:00Z" w16du:dateUtc="2025-04-28T13:33:00Z">
          <w:r w:rsidR="008E484C" w:rsidDel="009341A2">
            <w:rPr>
              <w:noProof/>
            </w:rPr>
            <w:delText>1</w:delText>
          </w:r>
        </w:del>
      </w:ins>
      <w:del w:id="9837" w:author="Huyen Tran Thu" w:date="2025-04-28T20:33:00Z" w16du:dateUtc="2025-04-28T13:33:00Z">
        <w:r w:rsidR="00FC0791" w:rsidDel="009341A2">
          <w:rPr>
            <w:noProof/>
          </w:rPr>
          <w:delText>14</w:delText>
        </w:r>
        <w:r w:rsidDel="009341A2">
          <w:fldChar w:fldCharType="end"/>
        </w:r>
        <w:r w:rsidR="005A1512" w:rsidDel="009341A2">
          <w:delText xml:space="preserve">: </w:delText>
        </w:r>
      </w:del>
      <w:del w:id="9838" w:author="Huyen Tran Thu" w:date="2025-04-28T22:58:00Z" w16du:dateUtc="2025-04-28T15:58:00Z">
        <w:r w:rsidR="00031446" w:rsidDel="003902CD">
          <w:delText>Hằng số tỷ lệ sản sinh mê tan</w:delText>
        </w:r>
      </w:del>
      <w:bookmarkEnd w:id="9833"/>
    </w:p>
    <w:tbl>
      <w:tblPr>
        <w:tblW w:w="48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682"/>
        <w:gridCol w:w="2167"/>
        <w:gridCol w:w="2163"/>
      </w:tblGrid>
      <w:tr w:rsidR="00031446" w:rsidRPr="009A2CAA" w14:paraId="0C4FDE60" w14:textId="77777777" w:rsidTr="00055375">
        <w:trPr>
          <w:tblHeader/>
          <w:jc w:val="center"/>
        </w:trPr>
        <w:tc>
          <w:tcPr>
            <w:tcW w:w="411" w:type="pct"/>
          </w:tcPr>
          <w:p w14:paraId="1A47EEF4" w14:textId="77777777" w:rsidR="00031446" w:rsidRPr="009A2CAA" w:rsidRDefault="00031446" w:rsidP="00055375">
            <w:pPr>
              <w:spacing w:line="240" w:lineRule="auto"/>
              <w:jc w:val="center"/>
              <w:rPr>
                <w:b/>
                <w:szCs w:val="26"/>
              </w:rPr>
            </w:pPr>
            <w:bookmarkStart w:id="9839" w:name="_Hlk43125127"/>
            <w:r w:rsidRPr="009A2CAA">
              <w:rPr>
                <w:b/>
                <w:szCs w:val="26"/>
              </w:rPr>
              <w:t>Stt</w:t>
            </w:r>
          </w:p>
        </w:tc>
        <w:tc>
          <w:tcPr>
            <w:tcW w:w="2109" w:type="pct"/>
          </w:tcPr>
          <w:p w14:paraId="54A6B445" w14:textId="77777777" w:rsidR="00031446" w:rsidRPr="009A2CAA" w:rsidRDefault="00031446" w:rsidP="00055375">
            <w:pPr>
              <w:spacing w:line="240" w:lineRule="auto"/>
              <w:jc w:val="center"/>
              <w:rPr>
                <w:b/>
                <w:bCs/>
                <w:szCs w:val="26"/>
              </w:rPr>
            </w:pPr>
            <w:r>
              <w:rPr>
                <w:b/>
                <w:bCs/>
                <w:szCs w:val="26"/>
              </w:rPr>
              <w:t xml:space="preserve">Loại chất thải </w:t>
            </w:r>
          </w:p>
        </w:tc>
        <w:tc>
          <w:tcPr>
            <w:tcW w:w="1241" w:type="pct"/>
          </w:tcPr>
          <w:p w14:paraId="1A5EACA9" w14:textId="77777777" w:rsidR="00031446" w:rsidRPr="009A2CAA" w:rsidRDefault="00031446" w:rsidP="00055375">
            <w:pPr>
              <w:spacing w:line="240" w:lineRule="auto"/>
              <w:jc w:val="center"/>
              <w:rPr>
                <w:b/>
                <w:bCs/>
                <w:szCs w:val="26"/>
              </w:rPr>
            </w:pPr>
            <w:r>
              <w:rPr>
                <w:b/>
                <w:bCs/>
                <w:szCs w:val="26"/>
              </w:rPr>
              <w:t>k</w:t>
            </w:r>
          </w:p>
        </w:tc>
        <w:tc>
          <w:tcPr>
            <w:tcW w:w="1239" w:type="pct"/>
          </w:tcPr>
          <w:p w14:paraId="3D1290F5" w14:textId="77777777" w:rsidR="00031446" w:rsidRDefault="00031446" w:rsidP="00055375">
            <w:pPr>
              <w:spacing w:line="240" w:lineRule="auto"/>
              <w:jc w:val="center"/>
              <w:rPr>
                <w:b/>
                <w:bCs/>
                <w:szCs w:val="26"/>
              </w:rPr>
            </w:pPr>
            <w:r>
              <w:rPr>
                <w:b/>
                <w:bCs/>
                <w:szCs w:val="26"/>
              </w:rPr>
              <w:t>t</w:t>
            </w:r>
            <w:r w:rsidRPr="00031446">
              <w:rPr>
                <w:b/>
                <w:bCs/>
                <w:szCs w:val="26"/>
                <w:vertAlign w:val="subscript"/>
              </w:rPr>
              <w:t>1/2</w:t>
            </w:r>
          </w:p>
        </w:tc>
      </w:tr>
      <w:tr w:rsidR="00055375" w:rsidRPr="009A2CAA" w14:paraId="420F1D10" w14:textId="77777777" w:rsidTr="00031446">
        <w:trPr>
          <w:jc w:val="center"/>
        </w:trPr>
        <w:tc>
          <w:tcPr>
            <w:tcW w:w="411" w:type="pct"/>
          </w:tcPr>
          <w:p w14:paraId="6F12B468" w14:textId="77777777" w:rsidR="00055375" w:rsidRPr="009A2CAA" w:rsidRDefault="00055375" w:rsidP="00055375">
            <w:pPr>
              <w:spacing w:line="240" w:lineRule="auto"/>
              <w:jc w:val="center"/>
              <w:rPr>
                <w:szCs w:val="26"/>
              </w:rPr>
            </w:pPr>
            <w:r w:rsidRPr="009A2CAA">
              <w:rPr>
                <w:szCs w:val="26"/>
              </w:rPr>
              <w:t>1</w:t>
            </w:r>
          </w:p>
        </w:tc>
        <w:tc>
          <w:tcPr>
            <w:tcW w:w="2109" w:type="pct"/>
          </w:tcPr>
          <w:p w14:paraId="3B9FE814" w14:textId="77777777" w:rsidR="00055375" w:rsidRPr="009A2CAA" w:rsidRDefault="00055375" w:rsidP="00055375">
            <w:pPr>
              <w:spacing w:line="240" w:lineRule="auto"/>
              <w:rPr>
                <w:szCs w:val="26"/>
              </w:rPr>
            </w:pPr>
            <w:r w:rsidRPr="009A2CAA">
              <w:rPr>
                <w:szCs w:val="26"/>
              </w:rPr>
              <w:t xml:space="preserve">Thức ăn, chất hữu cơ </w:t>
            </w:r>
          </w:p>
        </w:tc>
        <w:tc>
          <w:tcPr>
            <w:tcW w:w="1241" w:type="pct"/>
          </w:tcPr>
          <w:p w14:paraId="00970922" w14:textId="08085E4D" w:rsidR="00055375" w:rsidRPr="00384994" w:rsidRDefault="00055375" w:rsidP="00055375">
            <w:pPr>
              <w:spacing w:line="240" w:lineRule="auto"/>
              <w:jc w:val="center"/>
              <w:rPr>
                <w:szCs w:val="26"/>
                <w:lang w:val="en-US"/>
              </w:rPr>
            </w:pPr>
            <w:r>
              <w:rPr>
                <w:szCs w:val="26"/>
              </w:rPr>
              <w:t>0,4</w:t>
            </w:r>
          </w:p>
        </w:tc>
        <w:tc>
          <w:tcPr>
            <w:tcW w:w="1239" w:type="pct"/>
          </w:tcPr>
          <w:p w14:paraId="3D4603DD" w14:textId="2B117785" w:rsidR="00055375" w:rsidRDefault="00055375" w:rsidP="00055375">
            <w:pPr>
              <w:spacing w:line="240" w:lineRule="auto"/>
              <w:jc w:val="center"/>
              <w:rPr>
                <w:szCs w:val="26"/>
                <w:lang w:val="en-US"/>
              </w:rPr>
            </w:pPr>
            <w:r>
              <w:rPr>
                <w:szCs w:val="26"/>
              </w:rPr>
              <w:t>1,7</w:t>
            </w:r>
          </w:p>
        </w:tc>
      </w:tr>
      <w:tr w:rsidR="00055375" w:rsidRPr="009A2CAA" w14:paraId="0C95C9B0" w14:textId="77777777" w:rsidTr="00031446">
        <w:trPr>
          <w:jc w:val="center"/>
        </w:trPr>
        <w:tc>
          <w:tcPr>
            <w:tcW w:w="411" w:type="pct"/>
          </w:tcPr>
          <w:p w14:paraId="58DAC3B4" w14:textId="77777777" w:rsidR="00055375" w:rsidRPr="009A2CAA" w:rsidRDefault="00055375" w:rsidP="00055375">
            <w:pPr>
              <w:spacing w:line="240" w:lineRule="auto"/>
              <w:jc w:val="center"/>
              <w:rPr>
                <w:szCs w:val="26"/>
              </w:rPr>
            </w:pPr>
            <w:r w:rsidRPr="009A2CAA">
              <w:rPr>
                <w:szCs w:val="26"/>
              </w:rPr>
              <w:t>2</w:t>
            </w:r>
          </w:p>
        </w:tc>
        <w:tc>
          <w:tcPr>
            <w:tcW w:w="2109" w:type="pct"/>
          </w:tcPr>
          <w:p w14:paraId="5B92C8E0" w14:textId="77777777" w:rsidR="00055375" w:rsidRPr="009A2CAA" w:rsidRDefault="00055375" w:rsidP="00055375">
            <w:pPr>
              <w:spacing w:line="240" w:lineRule="auto"/>
              <w:rPr>
                <w:szCs w:val="26"/>
              </w:rPr>
            </w:pPr>
            <w:r w:rsidRPr="009A2CAA">
              <w:rPr>
                <w:szCs w:val="26"/>
              </w:rPr>
              <w:t>Cây cối</w:t>
            </w:r>
          </w:p>
        </w:tc>
        <w:tc>
          <w:tcPr>
            <w:tcW w:w="1241" w:type="pct"/>
          </w:tcPr>
          <w:p w14:paraId="29311636" w14:textId="4DE7591F" w:rsidR="00055375" w:rsidRPr="009A2CAA" w:rsidRDefault="00055375" w:rsidP="00055375">
            <w:pPr>
              <w:spacing w:line="240" w:lineRule="auto"/>
              <w:jc w:val="center"/>
              <w:rPr>
                <w:szCs w:val="26"/>
                <w:lang w:val="en-US"/>
              </w:rPr>
            </w:pPr>
            <w:r>
              <w:rPr>
                <w:szCs w:val="26"/>
              </w:rPr>
              <w:t>0,17</w:t>
            </w:r>
          </w:p>
        </w:tc>
        <w:tc>
          <w:tcPr>
            <w:tcW w:w="1239" w:type="pct"/>
          </w:tcPr>
          <w:p w14:paraId="5B2DF17A" w14:textId="6A3A9D1C" w:rsidR="00055375" w:rsidRDefault="00055375" w:rsidP="00055375">
            <w:pPr>
              <w:spacing w:line="240" w:lineRule="auto"/>
              <w:jc w:val="center"/>
              <w:rPr>
                <w:szCs w:val="26"/>
                <w:lang w:val="en-US"/>
              </w:rPr>
            </w:pPr>
            <w:r>
              <w:rPr>
                <w:szCs w:val="26"/>
              </w:rPr>
              <w:t>4,1</w:t>
            </w:r>
          </w:p>
        </w:tc>
      </w:tr>
      <w:tr w:rsidR="00055375" w:rsidRPr="009A2CAA" w14:paraId="04D7BED8" w14:textId="77777777" w:rsidTr="00031446">
        <w:trPr>
          <w:jc w:val="center"/>
        </w:trPr>
        <w:tc>
          <w:tcPr>
            <w:tcW w:w="411" w:type="pct"/>
          </w:tcPr>
          <w:p w14:paraId="69671BC8" w14:textId="77777777" w:rsidR="00055375" w:rsidRPr="009A2CAA" w:rsidRDefault="00055375" w:rsidP="00055375">
            <w:pPr>
              <w:spacing w:line="240" w:lineRule="auto"/>
              <w:jc w:val="center"/>
              <w:rPr>
                <w:szCs w:val="26"/>
              </w:rPr>
            </w:pPr>
            <w:r w:rsidRPr="009A2CAA">
              <w:rPr>
                <w:szCs w:val="26"/>
              </w:rPr>
              <w:t>3</w:t>
            </w:r>
          </w:p>
        </w:tc>
        <w:tc>
          <w:tcPr>
            <w:tcW w:w="2109" w:type="pct"/>
          </w:tcPr>
          <w:p w14:paraId="33A1C65C" w14:textId="77777777" w:rsidR="00055375" w:rsidRPr="009A2CAA" w:rsidRDefault="00055375" w:rsidP="00055375">
            <w:pPr>
              <w:spacing w:line="240" w:lineRule="auto"/>
              <w:rPr>
                <w:szCs w:val="26"/>
              </w:rPr>
            </w:pPr>
            <w:r w:rsidRPr="009A2CAA">
              <w:rPr>
                <w:szCs w:val="26"/>
              </w:rPr>
              <w:t>Giấy</w:t>
            </w:r>
          </w:p>
        </w:tc>
        <w:tc>
          <w:tcPr>
            <w:tcW w:w="1241" w:type="pct"/>
          </w:tcPr>
          <w:p w14:paraId="6043972E" w14:textId="4F165F26" w:rsidR="00055375" w:rsidRPr="009A2CAA" w:rsidRDefault="00055375" w:rsidP="00055375">
            <w:pPr>
              <w:spacing w:line="240" w:lineRule="auto"/>
              <w:jc w:val="center"/>
              <w:rPr>
                <w:szCs w:val="26"/>
                <w:lang w:val="en-US"/>
              </w:rPr>
            </w:pPr>
            <w:r>
              <w:rPr>
                <w:szCs w:val="26"/>
              </w:rPr>
              <w:t>0,07</w:t>
            </w:r>
          </w:p>
        </w:tc>
        <w:tc>
          <w:tcPr>
            <w:tcW w:w="1239" w:type="pct"/>
          </w:tcPr>
          <w:p w14:paraId="1C0B9ECC" w14:textId="31260B5F" w:rsidR="00055375" w:rsidRDefault="00055375" w:rsidP="00055375">
            <w:pPr>
              <w:spacing w:line="240" w:lineRule="auto"/>
              <w:jc w:val="center"/>
              <w:rPr>
                <w:szCs w:val="26"/>
                <w:lang w:val="en-US"/>
              </w:rPr>
            </w:pPr>
            <w:r>
              <w:rPr>
                <w:szCs w:val="26"/>
              </w:rPr>
              <w:t>9,9</w:t>
            </w:r>
          </w:p>
        </w:tc>
      </w:tr>
      <w:tr w:rsidR="00055375" w:rsidRPr="009A2CAA" w14:paraId="1FA521D4" w14:textId="77777777" w:rsidTr="00031446">
        <w:trPr>
          <w:jc w:val="center"/>
        </w:trPr>
        <w:tc>
          <w:tcPr>
            <w:tcW w:w="411" w:type="pct"/>
          </w:tcPr>
          <w:p w14:paraId="63C129ED" w14:textId="77777777" w:rsidR="00055375" w:rsidRPr="009A2CAA" w:rsidRDefault="00055375" w:rsidP="00055375">
            <w:pPr>
              <w:spacing w:line="240" w:lineRule="auto"/>
              <w:jc w:val="center"/>
              <w:rPr>
                <w:szCs w:val="26"/>
              </w:rPr>
            </w:pPr>
            <w:r w:rsidRPr="009A2CAA">
              <w:rPr>
                <w:szCs w:val="26"/>
              </w:rPr>
              <w:t>4</w:t>
            </w:r>
          </w:p>
        </w:tc>
        <w:tc>
          <w:tcPr>
            <w:tcW w:w="2109" w:type="pct"/>
          </w:tcPr>
          <w:p w14:paraId="0472518D" w14:textId="77777777" w:rsidR="00055375" w:rsidRPr="009A2CAA" w:rsidRDefault="00055375" w:rsidP="00055375">
            <w:pPr>
              <w:spacing w:line="240" w:lineRule="auto"/>
              <w:rPr>
                <w:szCs w:val="26"/>
              </w:rPr>
            </w:pPr>
            <w:r w:rsidRPr="009A2CAA">
              <w:rPr>
                <w:szCs w:val="26"/>
              </w:rPr>
              <w:t>Gỗ</w:t>
            </w:r>
          </w:p>
        </w:tc>
        <w:tc>
          <w:tcPr>
            <w:tcW w:w="1241" w:type="pct"/>
          </w:tcPr>
          <w:p w14:paraId="30AF49A4" w14:textId="58644FB3" w:rsidR="00055375" w:rsidRPr="009A2CAA" w:rsidRDefault="00055375" w:rsidP="00055375">
            <w:pPr>
              <w:spacing w:line="240" w:lineRule="auto"/>
              <w:jc w:val="center"/>
              <w:rPr>
                <w:szCs w:val="26"/>
                <w:lang w:val="en-US"/>
              </w:rPr>
            </w:pPr>
            <w:r>
              <w:rPr>
                <w:szCs w:val="26"/>
              </w:rPr>
              <w:t>0,035</w:t>
            </w:r>
          </w:p>
        </w:tc>
        <w:tc>
          <w:tcPr>
            <w:tcW w:w="1239" w:type="pct"/>
          </w:tcPr>
          <w:p w14:paraId="4FA8F3FD" w14:textId="414EA3AB" w:rsidR="00055375" w:rsidRDefault="00055375" w:rsidP="00055375">
            <w:pPr>
              <w:spacing w:line="240" w:lineRule="auto"/>
              <w:jc w:val="center"/>
              <w:rPr>
                <w:szCs w:val="26"/>
                <w:lang w:val="en-US"/>
              </w:rPr>
            </w:pPr>
            <w:r>
              <w:rPr>
                <w:szCs w:val="26"/>
              </w:rPr>
              <w:t>19,8</w:t>
            </w:r>
          </w:p>
        </w:tc>
      </w:tr>
      <w:tr w:rsidR="00055375" w:rsidRPr="009A2CAA" w14:paraId="069467F1" w14:textId="77777777" w:rsidTr="00031446">
        <w:trPr>
          <w:jc w:val="center"/>
        </w:trPr>
        <w:tc>
          <w:tcPr>
            <w:tcW w:w="411" w:type="pct"/>
          </w:tcPr>
          <w:p w14:paraId="1D0F9198" w14:textId="77777777" w:rsidR="00055375" w:rsidRPr="009A2CAA" w:rsidRDefault="00055375" w:rsidP="00055375">
            <w:pPr>
              <w:spacing w:line="240" w:lineRule="auto"/>
              <w:jc w:val="center"/>
              <w:rPr>
                <w:szCs w:val="26"/>
              </w:rPr>
            </w:pPr>
            <w:r w:rsidRPr="009A2CAA">
              <w:rPr>
                <w:szCs w:val="26"/>
              </w:rPr>
              <w:t>5</w:t>
            </w:r>
          </w:p>
        </w:tc>
        <w:tc>
          <w:tcPr>
            <w:tcW w:w="2109" w:type="pct"/>
          </w:tcPr>
          <w:p w14:paraId="795123F2" w14:textId="77777777" w:rsidR="00055375" w:rsidRPr="009A2CAA" w:rsidRDefault="00055375" w:rsidP="00055375">
            <w:pPr>
              <w:spacing w:line="240" w:lineRule="auto"/>
              <w:rPr>
                <w:szCs w:val="26"/>
              </w:rPr>
            </w:pPr>
            <w:r w:rsidRPr="009A2CAA">
              <w:rPr>
                <w:szCs w:val="26"/>
              </w:rPr>
              <w:t>Dệt may</w:t>
            </w:r>
          </w:p>
        </w:tc>
        <w:tc>
          <w:tcPr>
            <w:tcW w:w="1241" w:type="pct"/>
          </w:tcPr>
          <w:p w14:paraId="38DCEFCE" w14:textId="1DCF7AB8" w:rsidR="00055375" w:rsidRPr="00384994" w:rsidRDefault="00055375" w:rsidP="00055375">
            <w:pPr>
              <w:spacing w:line="240" w:lineRule="auto"/>
              <w:jc w:val="center"/>
              <w:rPr>
                <w:szCs w:val="26"/>
                <w:lang w:val="en-US"/>
              </w:rPr>
            </w:pPr>
            <w:r>
              <w:rPr>
                <w:szCs w:val="26"/>
              </w:rPr>
              <w:t>0,07</w:t>
            </w:r>
          </w:p>
        </w:tc>
        <w:tc>
          <w:tcPr>
            <w:tcW w:w="1239" w:type="pct"/>
          </w:tcPr>
          <w:p w14:paraId="0EE8731A" w14:textId="0DF4E085" w:rsidR="00055375" w:rsidRDefault="00055375" w:rsidP="00055375">
            <w:pPr>
              <w:spacing w:line="240" w:lineRule="auto"/>
              <w:jc w:val="center"/>
              <w:rPr>
                <w:szCs w:val="26"/>
                <w:lang w:val="en-US"/>
              </w:rPr>
            </w:pPr>
            <w:r>
              <w:rPr>
                <w:szCs w:val="26"/>
              </w:rPr>
              <w:t>9,9</w:t>
            </w:r>
          </w:p>
        </w:tc>
      </w:tr>
      <w:tr w:rsidR="00055375" w:rsidRPr="009A2CAA" w14:paraId="4C50097A" w14:textId="77777777" w:rsidTr="00031446">
        <w:trPr>
          <w:jc w:val="center"/>
        </w:trPr>
        <w:tc>
          <w:tcPr>
            <w:tcW w:w="411" w:type="pct"/>
          </w:tcPr>
          <w:p w14:paraId="06644492" w14:textId="77777777" w:rsidR="00055375" w:rsidRPr="009A2CAA" w:rsidRDefault="00055375" w:rsidP="00055375">
            <w:pPr>
              <w:spacing w:line="240" w:lineRule="auto"/>
              <w:jc w:val="center"/>
              <w:rPr>
                <w:szCs w:val="26"/>
              </w:rPr>
            </w:pPr>
            <w:r w:rsidRPr="009A2CAA">
              <w:rPr>
                <w:szCs w:val="26"/>
              </w:rPr>
              <w:t>6</w:t>
            </w:r>
          </w:p>
        </w:tc>
        <w:tc>
          <w:tcPr>
            <w:tcW w:w="2109" w:type="pct"/>
          </w:tcPr>
          <w:p w14:paraId="4FA75B79" w14:textId="77777777" w:rsidR="00055375" w:rsidRPr="009A2CAA" w:rsidRDefault="00055375" w:rsidP="00055375">
            <w:pPr>
              <w:spacing w:line="240" w:lineRule="auto"/>
              <w:rPr>
                <w:szCs w:val="26"/>
                <w:lang w:val="en-US"/>
              </w:rPr>
            </w:pPr>
            <w:r w:rsidRPr="009A2CAA">
              <w:rPr>
                <w:szCs w:val="26"/>
                <w:lang w:val="en-US"/>
              </w:rPr>
              <w:t>Tã lót</w:t>
            </w:r>
          </w:p>
        </w:tc>
        <w:tc>
          <w:tcPr>
            <w:tcW w:w="1241" w:type="pct"/>
          </w:tcPr>
          <w:p w14:paraId="626D00E7" w14:textId="2A98910D" w:rsidR="00055375" w:rsidRPr="009A2CAA" w:rsidRDefault="00055375" w:rsidP="00055375">
            <w:pPr>
              <w:spacing w:line="240" w:lineRule="auto"/>
              <w:jc w:val="center"/>
              <w:rPr>
                <w:szCs w:val="26"/>
                <w:lang w:val="en-US"/>
              </w:rPr>
            </w:pPr>
            <w:r>
              <w:rPr>
                <w:szCs w:val="26"/>
              </w:rPr>
              <w:t>0,17</w:t>
            </w:r>
          </w:p>
        </w:tc>
        <w:tc>
          <w:tcPr>
            <w:tcW w:w="1239" w:type="pct"/>
          </w:tcPr>
          <w:p w14:paraId="0AC896DB" w14:textId="64680914" w:rsidR="00055375" w:rsidRDefault="00055375" w:rsidP="00055375">
            <w:pPr>
              <w:spacing w:line="240" w:lineRule="auto"/>
              <w:jc w:val="center"/>
              <w:rPr>
                <w:szCs w:val="26"/>
                <w:lang w:val="en-US"/>
              </w:rPr>
            </w:pPr>
            <w:r>
              <w:rPr>
                <w:szCs w:val="26"/>
              </w:rPr>
              <w:t>4,1</w:t>
            </w:r>
          </w:p>
        </w:tc>
      </w:tr>
    </w:tbl>
    <w:p w14:paraId="5E2A4436" w14:textId="7F66BD6B" w:rsidR="00DA0F79" w:rsidRDefault="00FD5EAD" w:rsidP="00DA0F79">
      <w:pPr>
        <w:pStyle w:val="Heading4"/>
      </w:pPr>
      <w:bookmarkStart w:id="9840" w:name="_Toc196772483"/>
      <w:bookmarkEnd w:id="9732"/>
      <w:bookmarkEnd w:id="9839"/>
      <w:r>
        <w:t>1</w:t>
      </w:r>
      <w:r w:rsidR="00DA0F79">
        <w:t>.2.1.5. Kết quả ước tính phát thải khí nhà kính</w:t>
      </w:r>
      <w:bookmarkEnd w:id="9840"/>
      <w:r w:rsidR="00DA0F79">
        <w:t xml:space="preserve"> </w:t>
      </w:r>
    </w:p>
    <w:p w14:paraId="59512068" w14:textId="77777777" w:rsidR="00055375" w:rsidRDefault="00DA0F79" w:rsidP="00055375">
      <w:r>
        <w:tab/>
      </w:r>
      <w:bookmarkEnd w:id="1601"/>
      <w:r w:rsidR="00055375">
        <w:t>Sử dụng phương pháp tính toán của IPCC2006 kết quả phát thải CH</w:t>
      </w:r>
      <w:r w:rsidR="00055375">
        <w:rPr>
          <w:vertAlign w:val="subscript"/>
        </w:rPr>
        <w:t>4</w:t>
      </w:r>
      <w:r w:rsidR="00055375">
        <w:t xml:space="preserve"> từ bãi chôn lấp chất thải rắn như sau: </w:t>
      </w:r>
    </w:p>
    <w:p w14:paraId="1311907C" w14:textId="34B4FDBA" w:rsidR="00055375" w:rsidRDefault="00055375" w:rsidP="00055375">
      <w:pPr>
        <w:jc w:val="center"/>
        <w:rPr>
          <w:ins w:id="9841" w:author="Huyen Tran Thu" w:date="2025-04-28T20:26:00Z" w16du:dateUtc="2025-04-28T13:26:00Z"/>
          <w:b/>
          <w:szCs w:val="26"/>
          <w:vertAlign w:val="subscript"/>
        </w:rPr>
      </w:pPr>
      <w:r w:rsidRPr="003D3D1B">
        <w:rPr>
          <w:b/>
          <w:szCs w:val="26"/>
        </w:rPr>
        <w:t>- Lượng phát thải CH</w:t>
      </w:r>
      <w:r w:rsidRPr="003D3D1B">
        <w:rPr>
          <w:b/>
          <w:szCs w:val="26"/>
          <w:vertAlign w:val="subscript"/>
        </w:rPr>
        <w:t>4</w:t>
      </w:r>
      <w:r w:rsidRPr="003D3D1B">
        <w:rPr>
          <w:b/>
          <w:szCs w:val="26"/>
        </w:rPr>
        <w:t xml:space="preserve"> từ SWDs năm 20</w:t>
      </w:r>
      <w:ins w:id="9842" w:author="Huyen Tran Thu" w:date="2025-04-28T20:26:00Z" w16du:dateUtc="2025-04-28T13:26:00Z">
        <w:r w:rsidR="00B337EA">
          <w:rPr>
            <w:b/>
            <w:szCs w:val="26"/>
          </w:rPr>
          <w:t>21</w:t>
        </w:r>
      </w:ins>
      <w:del w:id="9843" w:author="Huyen Tran Thu" w:date="2023-03-30T09:10:00Z">
        <w:r w:rsidDel="003A6022">
          <w:rPr>
            <w:b/>
            <w:szCs w:val="26"/>
          </w:rPr>
          <w:delText>20</w:delText>
        </w:r>
      </w:del>
      <w:r w:rsidRPr="003D3D1B">
        <w:rPr>
          <w:b/>
          <w:szCs w:val="26"/>
        </w:rPr>
        <w:t>: M</w:t>
      </w:r>
      <w:r w:rsidRPr="003D3D1B">
        <w:rPr>
          <w:b/>
          <w:szCs w:val="26"/>
          <w:vertAlign w:val="subscript"/>
        </w:rPr>
        <w:t>4A</w:t>
      </w:r>
      <w:r w:rsidRPr="003D3D1B">
        <w:rPr>
          <w:b/>
          <w:szCs w:val="26"/>
        </w:rPr>
        <w:t xml:space="preserve"> (CH</w:t>
      </w:r>
      <w:r w:rsidRPr="003D3D1B">
        <w:rPr>
          <w:b/>
          <w:szCs w:val="26"/>
          <w:vertAlign w:val="subscript"/>
        </w:rPr>
        <w:t>4</w:t>
      </w:r>
      <w:r w:rsidRPr="003D3D1B">
        <w:rPr>
          <w:b/>
          <w:szCs w:val="26"/>
        </w:rPr>
        <w:t xml:space="preserve">) = </w:t>
      </w:r>
      <w:ins w:id="9844" w:author="Huyen Tran Thu" w:date="2023-03-30T09:11:00Z">
        <w:del w:id="9845" w:author="Thu Huyen Tran" w:date="2023-12-05T21:47:00Z">
          <w:r w:rsidR="003A6022" w:rsidDel="00030263">
            <w:rPr>
              <w:b/>
              <w:szCs w:val="26"/>
            </w:rPr>
            <w:delText>573,12</w:delText>
          </w:r>
        </w:del>
      </w:ins>
      <w:del w:id="9846" w:author="Thu Huyen Tran" w:date="2023-12-05T21:47:00Z">
        <w:r w:rsidDel="00030263">
          <w:rPr>
            <w:b/>
            <w:szCs w:val="26"/>
          </w:rPr>
          <w:delText>490,63</w:delText>
        </w:r>
      </w:del>
      <w:ins w:id="9847" w:author="Huyen Tran Thu" w:date="2025-04-28T20:26:00Z" w16du:dateUtc="2025-04-28T13:26:00Z">
        <w:r w:rsidR="00B337EA">
          <w:rPr>
            <w:b/>
            <w:szCs w:val="26"/>
          </w:rPr>
          <w:t>804,38</w:t>
        </w:r>
      </w:ins>
      <w:ins w:id="9848" w:author="Thu Huyen Tran" w:date="2023-12-05T21:47:00Z">
        <w:del w:id="9849" w:author="Huyen Tran Thu" w:date="2025-04-28T20:26:00Z" w16du:dateUtc="2025-04-28T13:26:00Z">
          <w:r w:rsidR="00030263" w:rsidDel="00B337EA">
            <w:rPr>
              <w:b/>
              <w:szCs w:val="26"/>
            </w:rPr>
            <w:delText>6</w:delText>
          </w:r>
        </w:del>
      </w:ins>
      <w:ins w:id="9850" w:author="Thu Huyen Tran" w:date="2024-05-17T20:52:00Z" w16du:dateUtc="2024-05-17T13:52:00Z">
        <w:del w:id="9851" w:author="Huyen Tran Thu" w:date="2025-04-28T20:26:00Z" w16du:dateUtc="2025-04-28T13:26:00Z">
          <w:r w:rsidR="00143DCE" w:rsidDel="00B337EA">
            <w:rPr>
              <w:b/>
              <w:szCs w:val="26"/>
            </w:rPr>
            <w:delText>28</w:delText>
          </w:r>
        </w:del>
      </w:ins>
      <w:ins w:id="9852" w:author="Thu Huyen Tran" w:date="2024-05-17T20:53:00Z" w16du:dateUtc="2024-05-17T13:53:00Z">
        <w:del w:id="9853" w:author="Huyen Tran Thu" w:date="2025-04-28T20:26:00Z" w16du:dateUtc="2025-04-28T13:26:00Z">
          <w:r w:rsidR="00143DCE" w:rsidDel="00B337EA">
            <w:rPr>
              <w:b/>
              <w:szCs w:val="26"/>
            </w:rPr>
            <w:delText>,23</w:delText>
          </w:r>
        </w:del>
      </w:ins>
      <w:ins w:id="9854" w:author="Thu Huyen Tran" w:date="2023-12-05T21:47:00Z">
        <w:del w:id="9855" w:author="Huyen Tran Thu" w:date="2025-04-28T20:26:00Z" w16du:dateUtc="2025-04-28T13:26:00Z">
          <w:r w:rsidR="00030263" w:rsidDel="00B337EA">
            <w:rPr>
              <w:b/>
              <w:szCs w:val="26"/>
            </w:rPr>
            <w:delText>,96</w:delText>
          </w:r>
        </w:del>
      </w:ins>
      <w:r w:rsidRPr="003D3D1B">
        <w:rPr>
          <w:b/>
          <w:szCs w:val="26"/>
        </w:rPr>
        <w:t xml:space="preserve"> </w:t>
      </w:r>
      <w:del w:id="9856" w:author="Thu Huyen Tran" w:date="2023-04-07T15:50:00Z">
        <w:r w:rsidRPr="003D3D1B" w:rsidDel="004B67FF">
          <w:rPr>
            <w:b/>
            <w:szCs w:val="26"/>
          </w:rPr>
          <w:delText>Gg</w:delText>
        </w:r>
      </w:del>
      <w:ins w:id="9857" w:author="Thu Huyen Tran" w:date="2023-12-05T21:47:00Z">
        <w:r w:rsidR="00030263">
          <w:rPr>
            <w:b/>
            <w:szCs w:val="26"/>
          </w:rPr>
          <w:t>n</w:t>
        </w:r>
      </w:ins>
      <w:ins w:id="9858" w:author="Thu Huyen Tran" w:date="2023-04-07T15:50:00Z">
        <w:r w:rsidR="004B67FF">
          <w:rPr>
            <w:b/>
            <w:szCs w:val="26"/>
          </w:rPr>
          <w:t>ghìn tấn</w:t>
        </w:r>
      </w:ins>
      <w:r w:rsidRPr="003D3D1B">
        <w:rPr>
          <w:b/>
          <w:szCs w:val="26"/>
        </w:rPr>
        <w:t>CH</w:t>
      </w:r>
      <w:r w:rsidRPr="003D3D1B">
        <w:rPr>
          <w:b/>
          <w:szCs w:val="26"/>
          <w:vertAlign w:val="subscript"/>
        </w:rPr>
        <w:t>4</w:t>
      </w:r>
    </w:p>
    <w:p w14:paraId="12E0B4D5" w14:textId="4F10A2F5" w:rsidR="00B337EA" w:rsidRDefault="00B337EA" w:rsidP="00B337EA">
      <w:pPr>
        <w:jc w:val="center"/>
        <w:rPr>
          <w:ins w:id="9859" w:author="Huyen Tran Thu" w:date="2025-04-28T20:26:00Z" w16du:dateUtc="2025-04-28T13:26:00Z"/>
          <w:b/>
          <w:szCs w:val="26"/>
          <w:vertAlign w:val="subscript"/>
        </w:rPr>
      </w:pPr>
      <w:ins w:id="9860" w:author="Huyen Tran Thu" w:date="2025-04-28T20:26:00Z" w16du:dateUtc="2025-04-28T13:26:00Z">
        <w:r w:rsidRPr="003D3D1B">
          <w:rPr>
            <w:b/>
            <w:szCs w:val="26"/>
          </w:rPr>
          <w:t>- Lượng phát thải CH</w:t>
        </w:r>
        <w:r w:rsidRPr="003D3D1B">
          <w:rPr>
            <w:b/>
            <w:szCs w:val="26"/>
            <w:vertAlign w:val="subscript"/>
          </w:rPr>
          <w:t>4</w:t>
        </w:r>
        <w:r w:rsidRPr="003D3D1B">
          <w:rPr>
            <w:b/>
            <w:szCs w:val="26"/>
          </w:rPr>
          <w:t xml:space="preserve"> từ SWDs năm 20</w:t>
        </w:r>
        <w:r>
          <w:rPr>
            <w:b/>
            <w:szCs w:val="26"/>
          </w:rPr>
          <w:t>22</w:t>
        </w:r>
        <w:r w:rsidRPr="003D3D1B">
          <w:rPr>
            <w:b/>
            <w:szCs w:val="26"/>
          </w:rPr>
          <w:t>: M</w:t>
        </w:r>
        <w:r w:rsidRPr="003D3D1B">
          <w:rPr>
            <w:b/>
            <w:szCs w:val="26"/>
            <w:vertAlign w:val="subscript"/>
          </w:rPr>
          <w:t>4A</w:t>
        </w:r>
        <w:r w:rsidRPr="003D3D1B">
          <w:rPr>
            <w:b/>
            <w:szCs w:val="26"/>
          </w:rPr>
          <w:t xml:space="preserve"> (CH</w:t>
        </w:r>
        <w:r w:rsidRPr="003D3D1B">
          <w:rPr>
            <w:b/>
            <w:szCs w:val="26"/>
            <w:vertAlign w:val="subscript"/>
          </w:rPr>
          <w:t>4</w:t>
        </w:r>
        <w:r w:rsidRPr="003D3D1B">
          <w:rPr>
            <w:b/>
            <w:szCs w:val="26"/>
          </w:rPr>
          <w:t xml:space="preserve">) = </w:t>
        </w:r>
      </w:ins>
      <w:ins w:id="9861" w:author="Huyen Tran Thu" w:date="2025-04-28T20:27:00Z" w16du:dateUtc="2025-04-28T13:27:00Z">
        <w:r>
          <w:rPr>
            <w:b/>
            <w:szCs w:val="26"/>
          </w:rPr>
          <w:t>811,37</w:t>
        </w:r>
      </w:ins>
      <w:ins w:id="9862" w:author="Huyen Tran Thu" w:date="2025-04-28T20:26:00Z" w16du:dateUtc="2025-04-28T13:26:00Z">
        <w:r w:rsidRPr="003D3D1B">
          <w:rPr>
            <w:b/>
            <w:szCs w:val="26"/>
          </w:rPr>
          <w:t xml:space="preserve"> </w:t>
        </w:r>
        <w:r>
          <w:rPr>
            <w:b/>
            <w:szCs w:val="26"/>
          </w:rPr>
          <w:t>nghìn tấn</w:t>
        </w:r>
        <w:r w:rsidRPr="003D3D1B">
          <w:rPr>
            <w:b/>
            <w:szCs w:val="26"/>
          </w:rPr>
          <w:t>CH</w:t>
        </w:r>
        <w:r w:rsidRPr="003D3D1B">
          <w:rPr>
            <w:b/>
            <w:szCs w:val="26"/>
            <w:vertAlign w:val="subscript"/>
          </w:rPr>
          <w:t>4</w:t>
        </w:r>
      </w:ins>
    </w:p>
    <w:p w14:paraId="542D3822" w14:textId="37593B9E" w:rsidR="00B337EA" w:rsidDel="00B337EA" w:rsidRDefault="00B337EA" w:rsidP="00055375">
      <w:pPr>
        <w:jc w:val="center"/>
        <w:rPr>
          <w:del w:id="9863" w:author="Huyen Tran Thu" w:date="2025-04-28T20:26:00Z" w16du:dateUtc="2025-04-28T13:26:00Z"/>
          <w:b/>
          <w:szCs w:val="26"/>
          <w:vertAlign w:val="subscript"/>
        </w:rPr>
      </w:pPr>
    </w:p>
    <w:p w14:paraId="03181195" w14:textId="75D54DAB" w:rsidR="00A45941" w:rsidRDefault="00F94ED0" w:rsidP="000E27D2">
      <w:pPr>
        <w:pStyle w:val="Heading3"/>
        <w:rPr>
          <w:lang w:val="en-US"/>
        </w:rPr>
      </w:pPr>
      <w:bookmarkStart w:id="9864" w:name="_Toc196772484"/>
      <w:r>
        <w:t>1</w:t>
      </w:r>
      <w:r w:rsidR="00A45941">
        <w:t>.2.</w:t>
      </w:r>
      <w:r w:rsidR="00F6239B">
        <w:t>2</w:t>
      </w:r>
      <w:r w:rsidR="00A45941">
        <w:t xml:space="preserve">. </w:t>
      </w:r>
      <w:r w:rsidR="00A45941">
        <w:rPr>
          <w:lang w:val="en-US"/>
        </w:rPr>
        <w:t>Xử lý chất thải rắn bằng phương pháp sinh học (</w:t>
      </w:r>
      <w:bookmarkStart w:id="9865" w:name="_Hlk74663306"/>
      <w:r w:rsidR="00A45941">
        <w:rPr>
          <w:lang w:val="en-US"/>
        </w:rPr>
        <w:t>khí CH</w:t>
      </w:r>
      <w:r w:rsidR="00A45941">
        <w:rPr>
          <w:vertAlign w:val="subscript"/>
          <w:lang w:val="en-US"/>
        </w:rPr>
        <w:t>4</w:t>
      </w:r>
      <w:r w:rsidR="00A45941">
        <w:rPr>
          <w:lang w:val="en-US"/>
        </w:rPr>
        <w:t xml:space="preserve"> và N</w:t>
      </w:r>
      <w:r w:rsidR="00A45941">
        <w:rPr>
          <w:vertAlign w:val="subscript"/>
          <w:lang w:val="en-US"/>
        </w:rPr>
        <w:t>2</w:t>
      </w:r>
      <w:r w:rsidR="00A45941">
        <w:rPr>
          <w:lang w:val="en-US"/>
        </w:rPr>
        <w:t>O</w:t>
      </w:r>
      <w:r w:rsidR="00A45941">
        <w:rPr>
          <w:vertAlign w:val="subscript"/>
          <w:lang w:val="en-US"/>
        </w:rPr>
        <w:t xml:space="preserve"> </w:t>
      </w:r>
      <w:r w:rsidR="00A45941">
        <w:rPr>
          <w:lang w:val="en-US"/>
        </w:rPr>
        <w:t>– Hạng mục 4B)</w:t>
      </w:r>
      <w:bookmarkEnd w:id="9864"/>
      <w:bookmarkEnd w:id="9865"/>
    </w:p>
    <w:p w14:paraId="68EA205E" w14:textId="66E21F2B" w:rsidR="00F6239B" w:rsidRDefault="00F529F9" w:rsidP="00F6239B">
      <w:pPr>
        <w:pStyle w:val="Heading4"/>
        <w:rPr>
          <w:lang w:val="en-US"/>
        </w:rPr>
      </w:pPr>
      <w:bookmarkStart w:id="9866" w:name="_Toc196772485"/>
      <w:bookmarkStart w:id="9867" w:name="_Hlk97838370"/>
      <w:r>
        <w:rPr>
          <w:lang w:val="en-US"/>
        </w:rPr>
        <w:t>1</w:t>
      </w:r>
      <w:r w:rsidR="00F6239B">
        <w:rPr>
          <w:lang w:val="en-US"/>
        </w:rPr>
        <w:t>.2.2.1. Tổng quan</w:t>
      </w:r>
      <w:bookmarkEnd w:id="9866"/>
      <w:r w:rsidR="00F6239B">
        <w:rPr>
          <w:lang w:val="en-US"/>
        </w:rPr>
        <w:t xml:space="preserve"> </w:t>
      </w:r>
    </w:p>
    <w:p w14:paraId="0C59EAAF" w14:textId="6A1E92CD" w:rsidR="003A6022" w:rsidRDefault="00153EDA" w:rsidP="00153EDA">
      <w:pPr>
        <w:rPr>
          <w:ins w:id="9868" w:author="Huyen Tran Thu" w:date="2023-03-30T09:14:00Z"/>
          <w:lang w:val="en-US"/>
        </w:rPr>
      </w:pPr>
      <w:r>
        <w:rPr>
          <w:lang w:val="en-US"/>
        </w:rPr>
        <w:tab/>
      </w:r>
      <w:bookmarkStart w:id="9869" w:name="_Hlk97837354"/>
      <w:bookmarkStart w:id="9870" w:name="_Hlk74663374"/>
      <w:ins w:id="9871" w:author="Huyen Tran Thu" w:date="2023-03-30T09:14:00Z">
        <w:r w:rsidR="003A6022">
          <w:rPr>
            <w:lang w:val="en-US"/>
          </w:rPr>
          <w:t xml:space="preserve">So với Hướng dẫn IPCC 2006, thì phiên bản Hướng dẫn IPCC 2019 không có cập nhật them cho hạng mục Xử lý chất thải bằng phương pháp sinh học. </w:t>
        </w:r>
      </w:ins>
    </w:p>
    <w:p w14:paraId="71310CBF" w14:textId="4B3D5E5D" w:rsidR="00153EDA" w:rsidRDefault="00C915D0">
      <w:pPr>
        <w:ind w:firstLine="720"/>
        <w:rPr>
          <w:lang w:val="en-US"/>
        </w:rPr>
        <w:pPrChange w:id="9872" w:author="Huyen Tran Thu" w:date="2023-03-30T09:14:00Z">
          <w:pPr/>
        </w:pPrChange>
      </w:pPr>
      <w:r>
        <w:rPr>
          <w:lang w:val="en-US"/>
        </w:rPr>
        <w:t xml:space="preserve">Xử lý chất thải bằng phương pháp sinh học </w:t>
      </w:r>
      <w:r w:rsidR="00356601">
        <w:rPr>
          <w:lang w:val="en-US"/>
        </w:rPr>
        <w:t xml:space="preserve">đối với các loại chất thải hữu cơ như thực phẩm, bùn thải…là phổ biến ở các nước phát triển và đang phát triển. Ưu điểm của </w:t>
      </w:r>
      <w:r w:rsidR="00356601">
        <w:rPr>
          <w:lang w:val="en-US"/>
        </w:rPr>
        <w:lastRenderedPageBreak/>
        <w:t xml:space="preserve">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bookmarkEnd w:id="9869"/>
    <w:p w14:paraId="4C520925" w14:textId="29A0BF6B" w:rsidR="00356601" w:rsidRDefault="00356601" w:rsidP="00153EDA">
      <w:pPr>
        <w:rPr>
          <w:lang w:val="en-US"/>
        </w:rPr>
      </w:pPr>
      <w:r>
        <w:rPr>
          <w:lang w:val="en-US"/>
        </w:rPr>
        <w:tab/>
        <w:t>Ước tính phát thải CH</w:t>
      </w:r>
      <w:r>
        <w:rPr>
          <w:vertAlign w:val="subscript"/>
          <w:lang w:val="en-US"/>
        </w:rPr>
        <w:t>4</w:t>
      </w:r>
      <w:r>
        <w:rPr>
          <w:lang w:val="en-US"/>
        </w:rPr>
        <w:t xml:space="preserve"> và N</w:t>
      </w:r>
      <w:r>
        <w:rPr>
          <w:vertAlign w:val="subscript"/>
          <w:lang w:val="en-US"/>
        </w:rPr>
        <w:t>2</w:t>
      </w:r>
      <w:r>
        <w:rPr>
          <w:lang w:val="en-US"/>
        </w:rPr>
        <w:t xml:space="preserve">O từ quá trình xử lý chất thải rắn bằng phương pháp sinh học bao gồm các bước sau: </w:t>
      </w:r>
    </w:p>
    <w:p w14:paraId="16DC274B" w14:textId="4633C679" w:rsidR="00356601" w:rsidRDefault="00356601" w:rsidP="00153EDA">
      <w:pPr>
        <w:rPr>
          <w:lang w:val="en-US"/>
        </w:rPr>
      </w:pPr>
      <w:r>
        <w:rPr>
          <w:lang w:val="en-US"/>
        </w:rPr>
        <w:tab/>
        <w:t xml:space="preserve">Bước 1: Thu thập dữ liệu về số lượng và loại chất thải rắn được xử lý sinh học. Dữ liệu về phương pháp ủ phân và xử lý kỵ khí cũng cần được thu thập riêng, nếu có thể. Dữ liệu mặc định cho từng khu vực về phân bón được cung cấp trong Bảng 2.1, chương 2 và dữ liệu cụ thể cho một số quốc gia được cung cấp trong Phụ lục 2A.1. Quá trình phân hủy kỵ khí của chất thải rắn có thể được coi bằng 0 nếu không có dữ liệu. Dữ liệu mặc định chỉ được sử dụng khi dữ liệu quốc gia không có sẵn. </w:t>
      </w:r>
    </w:p>
    <w:p w14:paraId="4B51F675" w14:textId="779E26A6" w:rsidR="00356601" w:rsidRDefault="00356601" w:rsidP="00153EDA">
      <w:pPr>
        <w:rPr>
          <w:lang w:val="en-US"/>
        </w:rPr>
      </w:pPr>
      <w:r>
        <w:rPr>
          <w:lang w:val="en-US"/>
        </w:rPr>
        <w:tab/>
        <w:t xml:space="preserve">Bước 2: </w:t>
      </w:r>
      <w:r w:rsidR="00315015">
        <w:rPr>
          <w:lang w:val="en-US"/>
        </w:rPr>
        <w:t>Ước tính phát thải CH</w:t>
      </w:r>
      <w:r w:rsidR="00315015">
        <w:rPr>
          <w:vertAlign w:val="subscript"/>
          <w:lang w:val="en-US"/>
        </w:rPr>
        <w:t>4</w:t>
      </w:r>
      <w:r w:rsidR="00315015">
        <w:rPr>
          <w:lang w:val="en-US"/>
        </w:rPr>
        <w:t xml:space="preserve"> và N</w:t>
      </w:r>
      <w:r w:rsidR="00315015">
        <w:rPr>
          <w:vertAlign w:val="subscript"/>
          <w:lang w:val="en-US"/>
        </w:rPr>
        <w:t>2</w:t>
      </w:r>
      <w:r w:rsidR="00315015">
        <w:rPr>
          <w:lang w:val="en-US"/>
        </w:rPr>
        <w:t>O từ xử lý sinh học bằng các phương trình 4.1 và 4.2</w:t>
      </w:r>
      <w:r w:rsidR="004A7921">
        <w:rPr>
          <w:lang w:val="en-US"/>
        </w:rPr>
        <w:t xml:space="preserve">. Sử dụng các hệ số phát thải mặc định hoặc theo quốc goa theo hướng dẫn được quy định trong mục 4.1.1; 4.1.2 và 4.1.3 của IPCC2006. </w:t>
      </w:r>
    </w:p>
    <w:p w14:paraId="093DA91E" w14:textId="3C074191" w:rsidR="004A7921" w:rsidRPr="004A7921" w:rsidRDefault="004A7921" w:rsidP="00153EDA">
      <w:pPr>
        <w:rPr>
          <w:lang w:val="en-US"/>
        </w:rPr>
      </w:pPr>
      <w:r>
        <w:rPr>
          <w:lang w:val="en-US"/>
        </w:rPr>
        <w:tab/>
        <w:t>Bước 3: Lượng khí CH</w:t>
      </w:r>
      <w:r>
        <w:rPr>
          <w:vertAlign w:val="subscript"/>
          <w:lang w:val="en-US"/>
        </w:rPr>
        <w:t>4</w:t>
      </w:r>
      <w:r>
        <w:rPr>
          <w:lang w:val="en-US"/>
        </w:rPr>
        <w:t xml:space="preserve"> phát sinh trừ đi lượng khí được thu hồi được lượng khí phát thải hàng năm. </w:t>
      </w:r>
    </w:p>
    <w:p w14:paraId="211B44F8" w14:textId="510716ED" w:rsidR="00F6239B" w:rsidRDefault="00F529F9" w:rsidP="00176B51">
      <w:pPr>
        <w:pStyle w:val="Heading4"/>
        <w:rPr>
          <w:lang w:val="en-US"/>
        </w:rPr>
      </w:pPr>
      <w:bookmarkStart w:id="9873" w:name="_Toc196772486"/>
      <w:bookmarkEnd w:id="9870"/>
      <w:r>
        <w:rPr>
          <w:lang w:val="en-US"/>
        </w:rPr>
        <w:t>1</w:t>
      </w:r>
      <w:r w:rsidR="00F6239B">
        <w:rPr>
          <w:lang w:val="en-US"/>
        </w:rPr>
        <w:t>.2.2.2. Phương pháp luận</w:t>
      </w:r>
      <w:bookmarkEnd w:id="9873"/>
      <w:r w:rsidR="00F6239B">
        <w:rPr>
          <w:lang w:val="en-US"/>
        </w:rPr>
        <w:t xml:space="preserve"> </w:t>
      </w:r>
    </w:p>
    <w:p w14:paraId="6D3A62AA" w14:textId="77777777" w:rsidR="0006690E" w:rsidRDefault="004A7921" w:rsidP="00F6239B">
      <w:pPr>
        <w:rPr>
          <w:lang w:val="en-US"/>
        </w:rPr>
      </w:pPr>
      <w:r>
        <w:rPr>
          <w:lang w:val="en-US"/>
        </w:rPr>
        <w:tab/>
      </w:r>
      <w:bookmarkStart w:id="9874" w:name="_Hlk74663419"/>
      <w:r w:rsidRPr="00AB742C">
        <w:rPr>
          <w:lang w:val="en-US"/>
        </w:rPr>
        <w:t>Phát thải CH</w:t>
      </w:r>
      <w:r w:rsidRPr="00AB742C">
        <w:rPr>
          <w:vertAlign w:val="subscript"/>
          <w:lang w:val="en-US"/>
        </w:rPr>
        <w:t>4</w:t>
      </w:r>
      <w:r w:rsidRPr="00AB742C">
        <w:rPr>
          <w:lang w:val="en-US"/>
        </w:rPr>
        <w:t xml:space="preserve"> và N</w:t>
      </w:r>
      <w:r w:rsidRPr="00AB742C">
        <w:rPr>
          <w:vertAlign w:val="subscript"/>
          <w:lang w:val="en-US"/>
        </w:rPr>
        <w:t>2</w:t>
      </w:r>
      <w:r w:rsidRPr="00AB742C">
        <w:rPr>
          <w:lang w:val="en-US"/>
        </w:rPr>
        <w:t>O từ quá trình xử lý sinh học được tính bằng phương pháp mặc định đưa tra trong phương trình 4.1 và 4.2 sau đây:</w:t>
      </w:r>
    </w:p>
    <w:tbl>
      <w:tblPr>
        <w:tblStyle w:val="TableGrid"/>
        <w:tblW w:w="0" w:type="auto"/>
        <w:tblLook w:val="04A0" w:firstRow="1" w:lastRow="0" w:firstColumn="1" w:lastColumn="0" w:noHBand="0" w:noVBand="1"/>
      </w:tblPr>
      <w:tblGrid>
        <w:gridCol w:w="9062"/>
      </w:tblGrid>
      <w:tr w:rsidR="00AB742C" w14:paraId="0937ABD3" w14:textId="77777777" w:rsidTr="00AB742C">
        <w:tc>
          <w:tcPr>
            <w:tcW w:w="9288" w:type="dxa"/>
          </w:tcPr>
          <w:p w14:paraId="1E7AB09D" w14:textId="77777777" w:rsidR="00AB742C" w:rsidRPr="00AB742C" w:rsidRDefault="00AB742C" w:rsidP="00AB742C">
            <w:pPr>
              <w:ind w:firstLine="0"/>
              <w:jc w:val="center"/>
              <w:rPr>
                <w:b/>
                <w:bCs/>
              </w:rPr>
            </w:pPr>
            <w:r w:rsidRPr="00AB742C">
              <w:rPr>
                <w:b/>
                <w:bCs/>
              </w:rPr>
              <w:t>Công thức 4.1. Phát thải CH</w:t>
            </w:r>
            <w:r w:rsidRPr="00AB742C">
              <w:rPr>
                <w:b/>
                <w:bCs/>
                <w:vertAlign w:val="subscript"/>
              </w:rPr>
              <w:t>4</w:t>
            </w:r>
            <w:r w:rsidRPr="00AB742C">
              <w:rPr>
                <w:b/>
                <w:bCs/>
              </w:rPr>
              <w:t xml:space="preserve"> từ xử lý sinh học</w:t>
            </w:r>
          </w:p>
          <w:p w14:paraId="6E2B2BAE" w14:textId="615881B9" w:rsidR="00AB742C" w:rsidRPr="00AB742C" w:rsidRDefault="00AB742C" w:rsidP="00AB742C">
            <w:pPr>
              <w:ind w:firstLine="0"/>
              <w:jc w:val="center"/>
            </w:pPr>
            <w:r w:rsidRPr="00AB742C">
              <w:t>CH</w:t>
            </w:r>
            <w:r w:rsidRPr="00AB742C">
              <w:rPr>
                <w:vertAlign w:val="subscript"/>
              </w:rPr>
              <w:t>4</w:t>
            </w:r>
            <w:r w:rsidRPr="00AB742C">
              <w:t xml:space="preserve"> Emissions = </w:t>
            </w:r>
            <m:oMath>
              <m:nary>
                <m:naryPr>
                  <m:chr m:val="∑"/>
                  <m:limLoc m:val="undOvr"/>
                  <m:supHide m:val="1"/>
                  <m:ctrlPr>
                    <w:rPr>
                      <w:rFonts w:ascii="Cambria Math" w:hAnsi="Cambria Math"/>
                      <w:i/>
                    </w:rPr>
                  </m:ctrlPr>
                </m:naryPr>
                <m:sub>
                  <m:r>
                    <w:rPr>
                      <w:rFonts w:ascii="Cambria Math" w:hAnsi="Cambria Math"/>
                    </w:rPr>
                    <m:t>i</m:t>
                  </m:r>
                </m:sub>
                <m:sup/>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EF</m:t>
                          </m:r>
                        </m:e>
                        <m:sub>
                          <m:r>
                            <w:rPr>
                              <w:rFonts w:ascii="Cambria Math" w:hAnsi="Cambria Math"/>
                            </w:rPr>
                            <m:t>i</m:t>
                          </m:r>
                        </m:sub>
                      </m:sSub>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-R</m:t>
                  </m:r>
                </m:e>
              </m:nary>
            </m:oMath>
          </w:p>
        </w:tc>
      </w:tr>
    </w:tbl>
    <w:p w14:paraId="2994B337" w14:textId="41B69175" w:rsidR="0006690E" w:rsidRDefault="00AB742C" w:rsidP="00FD5EAD">
      <w:pPr>
        <w:spacing w:before="60" w:after="60" w:line="240" w:lineRule="auto"/>
        <w:rPr>
          <w:lang w:val="en-US"/>
        </w:rPr>
      </w:pPr>
      <w:r>
        <w:rPr>
          <w:lang w:val="en-US"/>
        </w:rPr>
        <w:t xml:space="preserve">Trong đó: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074"/>
      </w:tblGrid>
      <w:tr w:rsidR="00AB742C" w:rsidRPr="008457C9" w14:paraId="2C80A492" w14:textId="77777777" w:rsidTr="00AB742C">
        <w:tc>
          <w:tcPr>
            <w:tcW w:w="988" w:type="dxa"/>
          </w:tcPr>
          <w:p w14:paraId="58510CA5" w14:textId="77777777" w:rsidR="00AB742C" w:rsidRPr="009429C0" w:rsidRDefault="00AB742C" w:rsidP="00FD5EAD">
            <w:pPr>
              <w:spacing w:before="60" w:after="60"/>
              <w:ind w:firstLine="0"/>
              <w:rPr>
                <w:vertAlign w:val="subscript"/>
              </w:rPr>
            </w:pPr>
            <w:r>
              <w:t>M</w:t>
            </w:r>
            <w:r>
              <w:rPr>
                <w:vertAlign w:val="subscript"/>
              </w:rPr>
              <w:t>i</w:t>
            </w:r>
          </w:p>
        </w:tc>
        <w:tc>
          <w:tcPr>
            <w:tcW w:w="8074" w:type="dxa"/>
          </w:tcPr>
          <w:p w14:paraId="385EEB96" w14:textId="48F1856A" w:rsidR="00AB742C" w:rsidRPr="008457C9" w:rsidRDefault="00AB742C" w:rsidP="00FD5EAD">
            <w:pPr>
              <w:spacing w:before="60" w:after="60"/>
              <w:ind w:firstLine="0"/>
            </w:pPr>
            <w:r>
              <w:t xml:space="preserve">Khối lượng chất thải hữu cơ được xử lý theo phương pháp i, </w:t>
            </w:r>
            <w:del w:id="9875" w:author="Thu Huyen Tran" w:date="2023-04-07T15:50:00Z">
              <w:r w:rsidDel="004B67FF">
                <w:delText>Gg</w:delText>
              </w:r>
            </w:del>
            <w:ins w:id="9876" w:author="Thu Huyen Tran" w:date="2023-04-07T15:50:00Z">
              <w:r w:rsidR="004B67FF">
                <w:t>Nghìn tấn</w:t>
              </w:r>
            </w:ins>
          </w:p>
        </w:tc>
      </w:tr>
      <w:tr w:rsidR="00AB742C" w:rsidRPr="008457C9" w14:paraId="02206C52" w14:textId="77777777" w:rsidTr="00AB742C">
        <w:tc>
          <w:tcPr>
            <w:tcW w:w="988" w:type="dxa"/>
          </w:tcPr>
          <w:p w14:paraId="5E364F07" w14:textId="77777777" w:rsidR="00AB742C" w:rsidRPr="009429C0" w:rsidRDefault="00AB742C" w:rsidP="00FD5EAD">
            <w:pPr>
              <w:spacing w:before="60" w:after="60"/>
              <w:ind w:firstLine="0"/>
              <w:rPr>
                <w:vertAlign w:val="subscript"/>
              </w:rPr>
            </w:pPr>
            <w:r>
              <w:t>EF</w:t>
            </w:r>
            <w:r>
              <w:rPr>
                <w:vertAlign w:val="subscript"/>
              </w:rPr>
              <w:t>i</w:t>
            </w:r>
          </w:p>
        </w:tc>
        <w:tc>
          <w:tcPr>
            <w:tcW w:w="8074" w:type="dxa"/>
          </w:tcPr>
          <w:p w14:paraId="64829F26" w14:textId="77777777" w:rsidR="00AB742C" w:rsidRPr="008457C9" w:rsidRDefault="00AB742C" w:rsidP="00FD5EAD">
            <w:pPr>
              <w:spacing w:before="60" w:after="60"/>
              <w:ind w:firstLine="0"/>
            </w:pPr>
            <w:r>
              <w:t>Hệ số phát thải cho loại phương pháp i, g CH</w:t>
            </w:r>
            <w:r>
              <w:rPr>
                <w:vertAlign w:val="subscript"/>
              </w:rPr>
              <w:t>4</w:t>
            </w:r>
            <w:r>
              <w:t>/ kg chất thải được xử lý</w:t>
            </w:r>
          </w:p>
        </w:tc>
      </w:tr>
      <w:tr w:rsidR="00AB742C" w14:paraId="464AD41F" w14:textId="77777777" w:rsidTr="00AB742C">
        <w:tc>
          <w:tcPr>
            <w:tcW w:w="988" w:type="dxa"/>
          </w:tcPr>
          <w:p w14:paraId="30E82E67" w14:textId="77777777" w:rsidR="00AB742C" w:rsidRPr="009429C0" w:rsidRDefault="00AB742C" w:rsidP="00FD5EAD">
            <w:pPr>
              <w:spacing w:before="60" w:after="60"/>
              <w:ind w:firstLine="0"/>
            </w:pPr>
            <w:r>
              <w:t>i</w:t>
            </w:r>
          </w:p>
        </w:tc>
        <w:tc>
          <w:tcPr>
            <w:tcW w:w="8074" w:type="dxa"/>
          </w:tcPr>
          <w:p w14:paraId="5648EA21" w14:textId="77777777" w:rsidR="00AB742C" w:rsidRPr="00F602F8" w:rsidRDefault="00AB742C" w:rsidP="00FD5EAD">
            <w:pPr>
              <w:spacing w:before="60" w:after="60"/>
              <w:ind w:firstLine="0"/>
            </w:pPr>
            <w:r>
              <w:t>Ủ phân hoặc phân huỷ kỵ khí</w:t>
            </w:r>
          </w:p>
        </w:tc>
      </w:tr>
      <w:tr w:rsidR="00AB742C" w14:paraId="513731C6" w14:textId="77777777" w:rsidTr="00AB742C">
        <w:tc>
          <w:tcPr>
            <w:tcW w:w="988" w:type="dxa"/>
          </w:tcPr>
          <w:p w14:paraId="3FB884D3" w14:textId="77777777" w:rsidR="00AB742C" w:rsidRDefault="00AB742C" w:rsidP="00FD5EAD">
            <w:pPr>
              <w:spacing w:before="60" w:after="60"/>
              <w:ind w:firstLine="0"/>
            </w:pPr>
            <w:r>
              <w:t>R</w:t>
            </w:r>
          </w:p>
        </w:tc>
        <w:tc>
          <w:tcPr>
            <w:tcW w:w="8074" w:type="dxa"/>
          </w:tcPr>
          <w:p w14:paraId="24CC6B25" w14:textId="3F706A31" w:rsidR="00AB742C" w:rsidRPr="009429C0" w:rsidRDefault="00AB742C" w:rsidP="00FD5EAD">
            <w:pPr>
              <w:spacing w:before="60" w:after="60"/>
              <w:ind w:firstLine="0"/>
            </w:pPr>
            <w:r>
              <w:t>Tổng lượng CH</w:t>
            </w:r>
            <w:r>
              <w:rPr>
                <w:vertAlign w:val="subscript"/>
              </w:rPr>
              <w:t>4</w:t>
            </w:r>
            <w:r>
              <w:t xml:space="preserve"> thu được trong năm kiểm kê, </w:t>
            </w:r>
            <w:del w:id="9877" w:author="Thu Huyen Tran" w:date="2023-04-07T15:50:00Z">
              <w:r w:rsidDel="004B67FF">
                <w:delText>Gg</w:delText>
              </w:r>
            </w:del>
            <w:ins w:id="9878" w:author="Thu Huyen Tran" w:date="2023-04-07T15:50:00Z">
              <w:r w:rsidR="004B67FF">
                <w:t>Nghìn tấn</w:t>
              </w:r>
            </w:ins>
          </w:p>
        </w:tc>
      </w:tr>
      <w:tr w:rsidR="00AB742C" w14:paraId="591EC2FA" w14:textId="77777777" w:rsidTr="00FD5E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62" w:type="dxa"/>
            <w:gridSpan w:val="2"/>
          </w:tcPr>
          <w:p w14:paraId="65C24694" w14:textId="77777777" w:rsidR="00AB742C" w:rsidRPr="00AB742C" w:rsidRDefault="00AB742C" w:rsidP="00AB742C">
            <w:pPr>
              <w:ind w:firstLine="0"/>
              <w:jc w:val="center"/>
              <w:rPr>
                <w:b/>
                <w:bCs/>
              </w:rPr>
            </w:pPr>
            <w:r w:rsidRPr="00AB742C">
              <w:rPr>
                <w:b/>
                <w:bCs/>
              </w:rPr>
              <w:t>Công thức 4.2. Phát thải N</w:t>
            </w:r>
            <w:r w:rsidRPr="00AB742C">
              <w:rPr>
                <w:b/>
                <w:bCs/>
                <w:vertAlign w:val="subscript"/>
              </w:rPr>
              <w:t>2</w:t>
            </w:r>
            <w:r w:rsidRPr="00AB742C">
              <w:rPr>
                <w:b/>
                <w:bCs/>
              </w:rPr>
              <w:t>O từ xử lý sinh học</w:t>
            </w:r>
          </w:p>
          <w:p w14:paraId="55EF51B7" w14:textId="5AE11A26" w:rsidR="00AB742C" w:rsidRPr="00AB742C" w:rsidRDefault="00AB742C" w:rsidP="00AB742C">
            <w:pPr>
              <w:ind w:firstLine="0"/>
              <w:jc w:val="center"/>
              <w:rPr>
                <w:rFonts w:eastAsiaTheme="minorEastAsia"/>
              </w:rPr>
            </w:pPr>
            <w:r w:rsidRPr="00AB742C">
              <w:t>N</w:t>
            </w:r>
            <w:r w:rsidRPr="00AB742C">
              <w:rPr>
                <w:vertAlign w:val="subscript"/>
              </w:rPr>
              <w:t>2</w:t>
            </w:r>
            <w:r w:rsidRPr="00AB742C">
              <w:t xml:space="preserve">O Emissions = </w:t>
            </w:r>
            <m:oMath>
              <m:nary>
                <m:naryPr>
                  <m:chr m:val="∑"/>
                  <m:limLoc m:val="undOvr"/>
                  <m:supHide m:val="1"/>
                  <m:ctrlPr>
                    <w:rPr>
                      <w:rFonts w:ascii="Cambria Math" w:hAnsi="Cambria Math"/>
                      <w:i/>
                    </w:rPr>
                  </m:ctrlPr>
                </m:naryPr>
                <m:sub>
                  <m:r>
                    <w:rPr>
                      <w:rFonts w:ascii="Cambria Math" w:hAnsi="Cambria Math"/>
                    </w:rPr>
                    <m:t>i</m:t>
                  </m:r>
                </m:sub>
                <m:sup/>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EF</m:t>
                          </m:r>
                        </m:e>
                        <m:sub>
                          <m:r>
                            <w:rPr>
                              <w:rFonts w:ascii="Cambria Math" w:hAnsi="Cambria Math"/>
                            </w:rPr>
                            <m:t>i</m:t>
                          </m:r>
                        </m:sub>
                      </m:sSub>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e>
              </m:nary>
            </m:oMath>
          </w:p>
        </w:tc>
      </w:tr>
    </w:tbl>
    <w:p w14:paraId="43B7E9F2" w14:textId="075BE168" w:rsidR="00AB742C" w:rsidRDefault="00AB742C" w:rsidP="00FD5EAD">
      <w:pPr>
        <w:spacing w:before="60" w:after="60"/>
      </w:pPr>
      <w:r>
        <w:t xml:space="preserve">Trong đó: </w:t>
      </w:r>
    </w:p>
    <w:tbl>
      <w:tblPr>
        <w:tblStyle w:val="TableGrid"/>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074"/>
      </w:tblGrid>
      <w:tr w:rsidR="003955B7" w:rsidRPr="008457C9" w14:paraId="24426F38" w14:textId="77777777" w:rsidTr="003955B7">
        <w:tc>
          <w:tcPr>
            <w:tcW w:w="988" w:type="dxa"/>
          </w:tcPr>
          <w:p w14:paraId="5A429E10" w14:textId="77777777" w:rsidR="003955B7" w:rsidRPr="009429C0" w:rsidRDefault="003955B7" w:rsidP="00FD5EAD">
            <w:pPr>
              <w:spacing w:before="60" w:after="60"/>
              <w:ind w:firstLine="0"/>
              <w:rPr>
                <w:vertAlign w:val="subscript"/>
              </w:rPr>
            </w:pPr>
            <w:r>
              <w:t>M</w:t>
            </w:r>
            <w:r>
              <w:rPr>
                <w:vertAlign w:val="subscript"/>
              </w:rPr>
              <w:t>i</w:t>
            </w:r>
          </w:p>
        </w:tc>
        <w:tc>
          <w:tcPr>
            <w:tcW w:w="8074" w:type="dxa"/>
          </w:tcPr>
          <w:p w14:paraId="48B6B4C9" w14:textId="3CC03D16" w:rsidR="003955B7" w:rsidRDefault="003955B7" w:rsidP="00FD5EAD">
            <w:pPr>
              <w:spacing w:before="60" w:after="60"/>
              <w:ind w:firstLine="0"/>
            </w:pPr>
            <w:r>
              <w:t xml:space="preserve">Khối lượng chất thải hữu cơ được xử lý theo phương pháp i, </w:t>
            </w:r>
            <w:del w:id="9879" w:author="Thu Huyen Tran" w:date="2023-04-07T15:50:00Z">
              <w:r w:rsidDel="004B67FF">
                <w:delText>Gg</w:delText>
              </w:r>
            </w:del>
            <w:ins w:id="9880" w:author="Thu Huyen Tran" w:date="2023-04-07T15:50:00Z">
              <w:r w:rsidR="004B67FF">
                <w:t>Nghìn tấn</w:t>
              </w:r>
            </w:ins>
          </w:p>
        </w:tc>
      </w:tr>
      <w:tr w:rsidR="003955B7" w:rsidRPr="008457C9" w14:paraId="6561AD93" w14:textId="77777777" w:rsidTr="003955B7">
        <w:tc>
          <w:tcPr>
            <w:tcW w:w="988" w:type="dxa"/>
          </w:tcPr>
          <w:p w14:paraId="23B175E9" w14:textId="77777777" w:rsidR="003955B7" w:rsidRPr="009429C0" w:rsidRDefault="003955B7" w:rsidP="00FD5EAD">
            <w:pPr>
              <w:spacing w:before="60" w:after="60"/>
              <w:ind w:firstLine="0"/>
              <w:rPr>
                <w:vertAlign w:val="subscript"/>
              </w:rPr>
            </w:pPr>
            <w:r>
              <w:t>EF</w:t>
            </w:r>
            <w:r>
              <w:rPr>
                <w:vertAlign w:val="subscript"/>
              </w:rPr>
              <w:t>i</w:t>
            </w:r>
          </w:p>
        </w:tc>
        <w:tc>
          <w:tcPr>
            <w:tcW w:w="8074" w:type="dxa"/>
          </w:tcPr>
          <w:p w14:paraId="6A0538D2" w14:textId="77777777" w:rsidR="003955B7" w:rsidRPr="004B2044" w:rsidRDefault="003955B7" w:rsidP="00FD5EAD">
            <w:pPr>
              <w:spacing w:before="60" w:after="60"/>
              <w:ind w:firstLine="0"/>
            </w:pPr>
            <w:r>
              <w:t>Hệ số phát thải cho loại phương pháp i, g N</w:t>
            </w:r>
            <w:r>
              <w:rPr>
                <w:vertAlign w:val="subscript"/>
              </w:rPr>
              <w:t>2</w:t>
            </w:r>
            <w:r>
              <w:t>O/ kg chất thải được xử lý</w:t>
            </w:r>
          </w:p>
        </w:tc>
      </w:tr>
      <w:tr w:rsidR="003955B7" w14:paraId="7AE8BFA5" w14:textId="77777777" w:rsidTr="003955B7">
        <w:tc>
          <w:tcPr>
            <w:tcW w:w="988" w:type="dxa"/>
          </w:tcPr>
          <w:p w14:paraId="6F4CBFB5" w14:textId="77777777" w:rsidR="003955B7" w:rsidRPr="009429C0" w:rsidRDefault="003955B7" w:rsidP="00FD5EAD">
            <w:pPr>
              <w:spacing w:before="60" w:after="60"/>
              <w:ind w:firstLine="0"/>
            </w:pPr>
            <w:r>
              <w:t>i</w:t>
            </w:r>
          </w:p>
        </w:tc>
        <w:tc>
          <w:tcPr>
            <w:tcW w:w="8074" w:type="dxa"/>
          </w:tcPr>
          <w:p w14:paraId="6E6384C1" w14:textId="77777777" w:rsidR="003955B7" w:rsidRDefault="003955B7" w:rsidP="00FD5EAD">
            <w:pPr>
              <w:spacing w:before="60" w:after="60"/>
              <w:ind w:firstLine="0"/>
            </w:pPr>
            <w:r>
              <w:t>Ủ phân hoặc phân huỷ kỵ khí</w:t>
            </w:r>
          </w:p>
        </w:tc>
      </w:tr>
    </w:tbl>
    <w:p w14:paraId="66F7B11B" w14:textId="65660F6A" w:rsidR="00F6239B" w:rsidRDefault="00F529F9" w:rsidP="00176B51">
      <w:pPr>
        <w:pStyle w:val="Heading4"/>
        <w:rPr>
          <w:lang w:val="en-US"/>
        </w:rPr>
      </w:pPr>
      <w:bookmarkStart w:id="9881" w:name="_Toc196772487"/>
      <w:bookmarkEnd w:id="9874"/>
      <w:r>
        <w:rPr>
          <w:lang w:val="en-US"/>
        </w:rPr>
        <w:lastRenderedPageBreak/>
        <w:t>1</w:t>
      </w:r>
      <w:r w:rsidR="00F6239B">
        <w:rPr>
          <w:lang w:val="en-US"/>
        </w:rPr>
        <w:t>.2.2.3. Số liệu hoạt động</w:t>
      </w:r>
      <w:bookmarkEnd w:id="9881"/>
      <w:r w:rsidR="00F6239B">
        <w:rPr>
          <w:lang w:val="en-US"/>
        </w:rPr>
        <w:t xml:space="preserve"> </w:t>
      </w:r>
    </w:p>
    <w:p w14:paraId="622ABB1F" w14:textId="77777777" w:rsidR="00055375" w:rsidRDefault="00B260ED" w:rsidP="00055375">
      <w:pPr>
        <w:rPr>
          <w:ins w:id="9882" w:author="Thu Huyen Tran" w:date="2023-12-05T21:48:00Z"/>
        </w:rPr>
      </w:pPr>
      <w:bookmarkStart w:id="9883" w:name="_Hlk74664399"/>
      <w:r>
        <w:rPr>
          <w:lang w:val="en-US"/>
        </w:rPr>
        <w:tab/>
      </w:r>
      <w:bookmarkStart w:id="9884" w:name="_Hlk119431714"/>
      <w:bookmarkEnd w:id="9883"/>
      <w:r w:rsidR="00055375">
        <w:t xml:space="preserve">Công nghệ ủ sinh học làm phân hữu cơ: cả nước hiện có khoảng 35 cơ sở/nhà máy xử lý CTR bằng công nghệ ủ sinh học làm phân hữu cơ. Mặc dù công nghệ ủ sinh học làm phân hữu cơ có ưu điểm tạo ra sản phẩm phân hữu cơ sản xuất nông nghiệp, tuy nhiên việc quản lý, vận hành bảo dưỡng hệ thống dây chuyền công nghệ khá phức tạp, hiệu quả hoạt động còn thấp, mức đầu tư và chi phí vân hành lớn, sản phẩm khó tiêu thụ và khó khống chế được ô nhiễm thứ cấp đối với môi trường. Do đó, xu hướng tương lai, công nghệ ủ sinh học làm phân hữu cơ dễ bị thay thế bằng các công nghệ khác tiên tiến hơn. </w:t>
      </w:r>
    </w:p>
    <w:p w14:paraId="49FE806E" w14:textId="2B1E370E" w:rsidR="00EF58EE" w:rsidDel="00EF58EE" w:rsidRDefault="00EF58EE">
      <w:pPr>
        <w:ind w:firstLine="720"/>
        <w:rPr>
          <w:del w:id="9885" w:author="Thu Huyen Tran" w:date="2023-12-05T21:54:00Z"/>
        </w:rPr>
        <w:pPrChange w:id="9886" w:author="Huyen Tran Thu" w:date="2025-04-28T20:29:00Z" w16du:dateUtc="2025-04-28T13:29:00Z">
          <w:pPr/>
        </w:pPrChange>
      </w:pPr>
      <w:ins w:id="9887" w:author="Thu Huyen Tran" w:date="2023-12-05T21:54:00Z">
        <w:r w:rsidRPr="00EF58EE">
          <w:rPr>
            <w:i/>
            <w:iCs/>
            <w:lang w:val="en-US"/>
            <w:rPrChange w:id="9888" w:author="Thu Huyen Tran" w:date="2023-12-05T21:54:00Z">
              <w:rPr>
                <w:lang w:val="en-US"/>
              </w:rPr>
            </w:rPrChange>
          </w:rPr>
          <w:t>Đối với k</w:t>
        </w:r>
      </w:ins>
      <w:ins w:id="9889" w:author="Thu Huyen Tran" w:date="2023-12-05T21:48:00Z">
        <w:r w:rsidRPr="00EF58EE">
          <w:rPr>
            <w:i/>
            <w:iCs/>
            <w:lang w:val="en-US"/>
            <w:rPrChange w:id="9890" w:author="Thu Huyen Tran" w:date="2023-12-05T21:54:00Z">
              <w:rPr>
                <w:lang w:val="en-US"/>
              </w:rPr>
            </w:rPrChange>
          </w:rPr>
          <w:t>hu vực đô thị</w:t>
        </w:r>
      </w:ins>
      <w:ins w:id="9891" w:author="Thu Huyen Tran" w:date="2023-12-05T21:54:00Z">
        <w:r>
          <w:rPr>
            <w:lang w:val="en-US"/>
          </w:rPr>
          <w:t xml:space="preserve">: </w:t>
        </w:r>
      </w:ins>
    </w:p>
    <w:p w14:paraId="783E440E" w14:textId="77777777" w:rsidR="00403AA1" w:rsidRDefault="00055375">
      <w:pPr>
        <w:ind w:firstLine="720"/>
        <w:rPr>
          <w:ins w:id="9892" w:author="Huyen Tran Thu" w:date="2025-04-28T20:28:00Z" w16du:dateUtc="2025-04-28T13:28:00Z"/>
          <w:szCs w:val="26"/>
        </w:rPr>
        <w:pPrChange w:id="9893" w:author="Huyen Tran Thu" w:date="2025-04-28T20:29:00Z" w16du:dateUtc="2025-04-28T13:29:00Z">
          <w:pPr>
            <w:ind w:left="360"/>
          </w:pPr>
        </w:pPrChange>
      </w:pPr>
      <w:r>
        <w:rPr>
          <w:szCs w:val="26"/>
        </w:rPr>
        <w:t>Tổng lượng chất thải rắn đô thị được xử lý sinh học tại các nhà máy xử lý chất thải rắn làm phân compost</w:t>
      </w:r>
      <w:ins w:id="9894" w:author="Thu Huyen Tran" w:date="2023-12-05T21:48:00Z">
        <w:r w:rsidR="00EF58EE">
          <w:rPr>
            <w:szCs w:val="26"/>
          </w:rPr>
          <w:t xml:space="preserve"> từ năm 2014 đến năm 2018</w:t>
        </w:r>
      </w:ins>
      <w:r>
        <w:rPr>
          <w:szCs w:val="26"/>
        </w:rPr>
        <w:t xml:space="preserve"> được ước tính </w:t>
      </w:r>
      <w:ins w:id="9895" w:author="Thu Huyen Tran" w:date="2023-12-05T21:49:00Z">
        <w:r w:rsidR="00EF58EE">
          <w:rPr>
            <w:szCs w:val="26"/>
          </w:rPr>
          <w:t>bằng 16% tổng chất thải thu gom (</w:t>
        </w:r>
      </w:ins>
      <w:ins w:id="9896" w:author="Thu Huyen Tran" w:date="2023-12-05T21:50:00Z">
        <w:r w:rsidR="00EF58EE">
          <w:rPr>
            <w:szCs w:val="26"/>
          </w:rPr>
          <w:t xml:space="preserve">Theo Báo cáo hiện trạng môi trường quốc gia giai đoạn 2016-2020: “Trên tổng khối lượng CTRSH được thu gom, khoảng 71% được xử lý bằng lương pháp chôn lấp; 16% được xử lý tại các nhà máy chế biến compost và 13% được xử lý bằng phương pháp đốt). </w:t>
        </w:r>
      </w:ins>
      <w:ins w:id="9897" w:author="Thu Huyen Tran" w:date="2023-12-05T21:51:00Z">
        <w:r w:rsidR="00EF58EE">
          <w:rPr>
            <w:szCs w:val="26"/>
          </w:rPr>
          <w:t>Báo cáo hiện trạng môi trường năm 2019, trước năm 20</w:t>
        </w:r>
      </w:ins>
      <w:ins w:id="9898" w:author="Thu Huyen Tran" w:date="2023-12-05T21:52:00Z">
        <w:r w:rsidR="00EF58EE">
          <w:rPr>
            <w:szCs w:val="26"/>
          </w:rPr>
          <w:t>10</w:t>
        </w:r>
      </w:ins>
      <w:ins w:id="9899" w:author="Thu Huyen Tran" w:date="2023-12-05T21:51:00Z">
        <w:r w:rsidR="00EF58EE">
          <w:rPr>
            <w:szCs w:val="26"/>
          </w:rPr>
          <w:t xml:space="preserve"> đưa vào vận hành </w:t>
        </w:r>
        <w:r w:rsidR="00EF58EE" w:rsidRPr="00EF58EE">
          <w:rPr>
            <w:szCs w:val="26"/>
          </w:rPr>
          <w:t>34,4% các cơ sở chế biến compost</w:t>
        </w:r>
      </w:ins>
      <w:ins w:id="9900" w:author="Thu Huyen Tran" w:date="2023-12-05T21:52:00Z">
        <w:r w:rsidR="00EF58EE">
          <w:rPr>
            <w:szCs w:val="26"/>
          </w:rPr>
          <w:t xml:space="preserve">, dựa vào tỷ lệ này và số liệu lượng </w:t>
        </w:r>
      </w:ins>
      <w:ins w:id="9901" w:author="Thu Huyen Tran" w:date="2023-12-05T21:53:00Z">
        <w:r w:rsidR="00EF58EE">
          <w:rPr>
            <w:szCs w:val="26"/>
          </w:rPr>
          <w:t>chất thải rắn được xử lý sinh học năm 2014 để</w:t>
        </w:r>
      </w:ins>
      <w:ins w:id="9902" w:author="Thu Huyen Tran" w:date="2023-12-05T21:52:00Z">
        <w:r w:rsidR="00EF58EE">
          <w:rPr>
            <w:szCs w:val="26"/>
          </w:rPr>
          <w:t xml:space="preserve"> ước tính được lượng CTR xử lý sinh học năm 2009. </w:t>
        </w:r>
      </w:ins>
      <w:ins w:id="9903" w:author="Thu Huyen Tran" w:date="2023-12-05T21:53:00Z">
        <w:r w:rsidR="00EF58EE">
          <w:rPr>
            <w:szCs w:val="26"/>
          </w:rPr>
          <w:t>Các năm còn lại từ năm 2010 đến năm 2014 sử dụng hàm nội suy</w:t>
        </w:r>
      </w:ins>
      <w:ins w:id="9904" w:author="Thu Huyen Tran" w:date="2023-12-05T21:54:00Z">
        <w:r w:rsidR="00EF58EE">
          <w:rPr>
            <w:szCs w:val="26"/>
          </w:rPr>
          <w:t xml:space="preserve"> để ước tính. </w:t>
        </w:r>
      </w:ins>
      <w:ins w:id="9905" w:author="Huyen Tran Thu" w:date="2025-04-28T20:28:00Z" w16du:dateUtc="2025-04-28T13:28:00Z">
        <w:r w:rsidR="00403AA1">
          <w:rPr>
            <w:szCs w:val="26"/>
          </w:rPr>
          <w:t xml:space="preserve">Đối với dữ liệu năm 2021 và 2022: Theo phiếu điều tra của Cục KSON, năm 2023 có 30 cơ sở xử lý CTRSH thành mùn/phân hữu cơ có tổng công suất thiết kế là 7.709,01 tấn/ngày. Sử dụng dữ liệu này để ước tính lượng chất thải sinh hoạt tại thành thị được sử dụng làm phân hữu cơ. </w:t>
        </w:r>
      </w:ins>
    </w:p>
    <w:p w14:paraId="49BB7C54" w14:textId="1CBA3A81" w:rsidR="00EF58EE" w:rsidDel="00403AA1" w:rsidRDefault="00EF58EE" w:rsidP="00EF58EE">
      <w:pPr>
        <w:ind w:firstLine="709"/>
        <w:rPr>
          <w:ins w:id="9906" w:author="Thu Huyen Tran" w:date="2023-12-05T21:54:00Z"/>
          <w:del w:id="9907" w:author="Huyen Tran Thu" w:date="2025-04-28T20:28:00Z" w16du:dateUtc="2025-04-28T13:28:00Z"/>
          <w:szCs w:val="26"/>
        </w:rPr>
      </w:pPr>
    </w:p>
    <w:p w14:paraId="374310D5" w14:textId="03FC7814" w:rsidR="00EF58EE" w:rsidRDefault="00EF58EE" w:rsidP="00EF58EE">
      <w:pPr>
        <w:ind w:firstLine="709"/>
        <w:rPr>
          <w:ins w:id="9908" w:author="Thu Huyen Tran" w:date="2023-12-05T21:55:00Z"/>
          <w:szCs w:val="26"/>
        </w:rPr>
      </w:pPr>
      <w:ins w:id="9909" w:author="Thu Huyen Tran" w:date="2023-12-05T21:54:00Z">
        <w:r>
          <w:rPr>
            <w:i/>
            <w:iCs/>
            <w:szCs w:val="26"/>
          </w:rPr>
          <w:t xml:space="preserve">Đối với khu vực nông thôn: </w:t>
        </w:r>
        <w:r>
          <w:rPr>
            <w:szCs w:val="26"/>
          </w:rPr>
          <w:t>Lư</w:t>
        </w:r>
      </w:ins>
      <w:ins w:id="9910" w:author="Thu Huyen Tran" w:date="2023-12-05T21:55:00Z">
        <w:r>
          <w:rPr>
            <w:szCs w:val="26"/>
          </w:rPr>
          <w:t xml:space="preserve">ợng xử lý sinh học được ước tính bằng 5% tổng lượng chất thải rắn thu gom (ước tính chuyên gia). </w:t>
        </w:r>
      </w:ins>
    </w:p>
    <w:p w14:paraId="3DE8AD16" w14:textId="77777777" w:rsidR="003902CD" w:rsidRDefault="00EF58EE">
      <w:pPr>
        <w:ind w:firstLine="709"/>
        <w:rPr>
          <w:ins w:id="9911" w:author="Huyen Tran Thu" w:date="2025-04-28T22:58:00Z" w16du:dateUtc="2025-04-28T15:58:00Z"/>
          <w:szCs w:val="26"/>
        </w:rPr>
      </w:pPr>
      <w:ins w:id="9912" w:author="Thu Huyen Tran" w:date="2023-12-05T21:55:00Z">
        <w:r>
          <w:rPr>
            <w:szCs w:val="26"/>
          </w:rPr>
          <w:t>Kết quả tổng lượng chất thải rắn sinh hoạt được xử lý sinh học như sau:</w:t>
        </w:r>
      </w:ins>
    </w:p>
    <w:p w14:paraId="149DFB88" w14:textId="6D4A59B9" w:rsidR="009341A2" w:rsidRPr="00EF58EE" w:rsidDel="009341A2" w:rsidRDefault="003902CD">
      <w:pPr>
        <w:pStyle w:val="Caption"/>
        <w:rPr>
          <w:ins w:id="9913" w:author="Thu Huyen Tran" w:date="2023-12-05T21:53:00Z"/>
          <w:del w:id="9914" w:author="Huyen Tran Thu" w:date="2025-04-28T20:33:00Z" w16du:dateUtc="2025-04-28T13:33:00Z"/>
          <w:szCs w:val="26"/>
        </w:rPr>
        <w:pPrChange w:id="9915" w:author="Huyen Tran Thu" w:date="2025-04-28T22:58:00Z" w16du:dateUtc="2025-04-28T15:58:00Z">
          <w:pPr>
            <w:ind w:firstLine="720"/>
          </w:pPr>
        </w:pPrChange>
      </w:pPr>
      <w:bookmarkStart w:id="9916" w:name="_Toc196773799"/>
      <w:ins w:id="9917" w:author="Huyen Tran Thu" w:date="2025-04-28T22:58:00Z" w16du:dateUtc="2025-04-28T15:58:00Z">
        <w:r>
          <w:t xml:space="preserve">Bảng 1. </w:t>
        </w:r>
        <w:r>
          <w:rPr>
            <w:b w:val="0"/>
            <w:bCs w:val="0"/>
          </w:rPr>
          <w:fldChar w:fldCharType="begin"/>
        </w:r>
        <w:r>
          <w:instrText xml:space="preserve"> SEQ Bảng_1. \* ARABIC </w:instrText>
        </w:r>
      </w:ins>
      <w:r>
        <w:rPr>
          <w:b w:val="0"/>
          <w:bCs w:val="0"/>
        </w:rPr>
        <w:fldChar w:fldCharType="separate"/>
      </w:r>
      <w:ins w:id="9918" w:author="Huyen Tran Thu" w:date="2025-04-28T22:58:00Z" w16du:dateUtc="2025-04-28T15:58:00Z">
        <w:r>
          <w:rPr>
            <w:noProof/>
          </w:rPr>
          <w:t>18</w:t>
        </w:r>
        <w:r>
          <w:rPr>
            <w:b w:val="0"/>
            <w:bCs w:val="0"/>
          </w:rPr>
          <w:fldChar w:fldCharType="end"/>
        </w:r>
      </w:ins>
      <w:ins w:id="9919" w:author="Thu Huyen Tran" w:date="2023-12-05T21:55:00Z">
        <w:r w:rsidR="00EF58EE">
          <w:rPr>
            <w:szCs w:val="26"/>
          </w:rPr>
          <w:t xml:space="preserve"> </w:t>
        </w:r>
      </w:ins>
      <w:ins w:id="9920" w:author="Huyen Tran Thu" w:date="2025-04-28T22:58:00Z" w16du:dateUtc="2025-04-28T15:58:00Z">
        <w:r>
          <w:t>Tổng lượng chất thải rắn sinh hoạt được xử lý sinh học</w:t>
        </w:r>
      </w:ins>
      <w:bookmarkEnd w:id="9916"/>
    </w:p>
    <w:p w14:paraId="1C598BED" w14:textId="41C3EDFC" w:rsidR="00055375" w:rsidDel="00EF58EE" w:rsidRDefault="00055375">
      <w:pPr>
        <w:pStyle w:val="Caption"/>
        <w:rPr>
          <w:del w:id="9921" w:author="Thu Huyen Tran" w:date="2023-12-05T21:53:00Z"/>
          <w:szCs w:val="26"/>
        </w:rPr>
        <w:pPrChange w:id="9922" w:author="Huyen Tran Thu" w:date="2025-04-28T22:58:00Z" w16du:dateUtc="2025-04-28T15:58:00Z">
          <w:pPr>
            <w:ind w:firstLine="720"/>
          </w:pPr>
        </w:pPrChange>
      </w:pPr>
      <w:del w:id="9923" w:author="Thu Huyen Tran" w:date="2023-12-05T21:53:00Z">
        <w:r w:rsidDel="00EF58EE">
          <w:rPr>
            <w:szCs w:val="26"/>
          </w:rPr>
          <w:delText xml:space="preserve">tại </w:delText>
        </w:r>
        <w:r w:rsidRPr="00FD5EAD" w:rsidDel="00EF58EE">
          <w:rPr>
            <w:szCs w:val="26"/>
            <w:highlight w:val="yellow"/>
          </w:rPr>
          <w:delText xml:space="preserve">Bảng </w:delText>
        </w:r>
        <w:r w:rsidDel="00EF58EE">
          <w:rPr>
            <w:szCs w:val="26"/>
            <w:highlight w:val="yellow"/>
          </w:rPr>
          <w:delText>1</w:delText>
        </w:r>
        <w:r w:rsidRPr="00FD5EAD" w:rsidDel="00EF58EE">
          <w:rPr>
            <w:szCs w:val="26"/>
            <w:highlight w:val="yellow"/>
          </w:rPr>
          <w:delText>.5</w:delText>
        </w:r>
        <w:r w:rsidDel="00EF58EE">
          <w:rPr>
            <w:szCs w:val="26"/>
          </w:rPr>
          <w:delText xml:space="preserve">, và tổng lượng chất thải rắn nông thôn làm phân compost được ước tính tại </w:delText>
        </w:r>
        <w:r w:rsidRPr="005A23E2" w:rsidDel="00EF58EE">
          <w:rPr>
            <w:szCs w:val="26"/>
            <w:highlight w:val="yellow"/>
          </w:rPr>
          <w:delText xml:space="preserve">Bảng </w:delText>
        </w:r>
        <w:r w:rsidDel="00EF58EE">
          <w:rPr>
            <w:szCs w:val="26"/>
            <w:highlight w:val="yellow"/>
          </w:rPr>
          <w:delText>1</w:delText>
        </w:r>
        <w:r w:rsidRPr="005A23E2" w:rsidDel="00EF58EE">
          <w:rPr>
            <w:szCs w:val="26"/>
            <w:highlight w:val="yellow"/>
          </w:rPr>
          <w:delText>.8</w:delText>
        </w:r>
        <w:r w:rsidDel="00EF58EE">
          <w:rPr>
            <w:szCs w:val="26"/>
          </w:rPr>
          <w:delText>. Năm 20</w:delText>
        </w:r>
      </w:del>
      <w:ins w:id="9924" w:author="Huyen Tran Thu" w:date="2023-03-30T09:15:00Z">
        <w:del w:id="9925" w:author="Thu Huyen Tran" w:date="2023-12-05T21:53:00Z">
          <w:r w:rsidR="003A6022" w:rsidDel="00EF58EE">
            <w:rPr>
              <w:szCs w:val="26"/>
            </w:rPr>
            <w:delText>18</w:delText>
          </w:r>
        </w:del>
      </w:ins>
      <w:del w:id="9926" w:author="Thu Huyen Tran" w:date="2023-12-05T21:53:00Z">
        <w:r w:rsidDel="00EF58EE">
          <w:rPr>
            <w:szCs w:val="26"/>
          </w:rPr>
          <w:delText xml:space="preserve">20 tổng lượng chất thải rắn sinh hoạt được xử lý sinh học là được thể hiện trong bảng sau: </w:delText>
        </w:r>
      </w:del>
    </w:p>
    <w:bookmarkEnd w:id="9884"/>
    <w:p w14:paraId="704905C4" w14:textId="0AFD9D9F" w:rsidR="00825277" w:rsidRDefault="00FD5EAD" w:rsidP="003902CD">
      <w:pPr>
        <w:pStyle w:val="Caption"/>
      </w:pPr>
      <w:del w:id="9927" w:author="Thu Huyen Tran" w:date="2023-12-05T21:53:00Z">
        <w:r w:rsidDel="00EF58EE">
          <w:rPr>
            <w:szCs w:val="26"/>
            <w:lang w:val="en-US"/>
          </w:rPr>
          <w:delText xml:space="preserve"> </w:delText>
        </w:r>
      </w:del>
      <w:bookmarkStart w:id="9928" w:name="_Toc131781233"/>
      <w:bookmarkStart w:id="9929" w:name="_Toc152710023"/>
      <w:bookmarkStart w:id="9930" w:name="_Hlk119431748"/>
      <w:del w:id="9931" w:author="Huyen Tran Thu" w:date="2025-04-28T20:33:00Z" w16du:dateUtc="2025-04-28T13:33:00Z">
        <w:r w:rsidR="00055375" w:rsidDel="009341A2">
          <w:delText xml:space="preserve">Bảng 1. </w:delText>
        </w:r>
        <w:r w:rsidR="00055375" w:rsidDel="009341A2">
          <w:fldChar w:fldCharType="begin"/>
        </w:r>
        <w:r w:rsidR="00055375" w:rsidDel="009341A2">
          <w:delInstrText xml:space="preserve"> SEQ Bảng_1. \* ARABIC </w:delInstrText>
        </w:r>
        <w:r w:rsidR="00055375" w:rsidDel="009341A2">
          <w:fldChar w:fldCharType="separate"/>
        </w:r>
        <w:r w:rsidR="007A3D0C" w:rsidDel="009341A2">
          <w:rPr>
            <w:noProof/>
          </w:rPr>
          <w:delText>16</w:delText>
        </w:r>
        <w:r w:rsidR="00055375" w:rsidDel="009341A2">
          <w:fldChar w:fldCharType="end"/>
        </w:r>
        <w:r w:rsidR="00055375" w:rsidDel="009341A2">
          <w:delText xml:space="preserve">: </w:delText>
        </w:r>
      </w:del>
      <w:del w:id="9932" w:author="Huyen Tran Thu" w:date="2025-04-28T22:58:00Z" w16du:dateUtc="2025-04-28T15:58:00Z">
        <w:r w:rsidR="00055375" w:rsidDel="003902CD">
          <w:delText>Tổng lượng chất thải rắn sinh hoạt được xử lý sinh học</w:delText>
        </w:r>
        <w:bookmarkEnd w:id="9928"/>
        <w:bookmarkEnd w:id="9929"/>
        <w:r w:rsidR="00055375" w:rsidDel="003902CD">
          <w:delText xml:space="preserve"> </w:delText>
        </w:r>
      </w:del>
    </w:p>
    <w:tbl>
      <w:tblPr>
        <w:tblW w:w="48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3"/>
        <w:gridCol w:w="2628"/>
        <w:gridCol w:w="2350"/>
        <w:gridCol w:w="2429"/>
      </w:tblGrid>
      <w:tr w:rsidR="00055375" w:rsidRPr="00403AA1" w14:paraId="66EFE5C0" w14:textId="77777777" w:rsidTr="0066799A">
        <w:trPr>
          <w:tblHeader/>
          <w:jc w:val="center"/>
        </w:trPr>
        <w:tc>
          <w:tcPr>
            <w:tcW w:w="758" w:type="pct"/>
          </w:tcPr>
          <w:p w14:paraId="514B1498" w14:textId="77777777" w:rsidR="00055375" w:rsidRPr="00403AA1" w:rsidRDefault="00055375" w:rsidP="00055375">
            <w:pPr>
              <w:spacing w:line="240" w:lineRule="auto"/>
              <w:jc w:val="center"/>
              <w:rPr>
                <w:b/>
                <w:sz w:val="22"/>
                <w:rPrChange w:id="9933" w:author="Huyen Tran Thu" w:date="2025-04-28T20:30:00Z" w16du:dateUtc="2025-04-28T13:30:00Z">
                  <w:rPr>
                    <w:b/>
                    <w:sz w:val="24"/>
                    <w:szCs w:val="24"/>
                  </w:rPr>
                </w:rPrChange>
              </w:rPr>
            </w:pPr>
            <w:r w:rsidRPr="00403AA1">
              <w:rPr>
                <w:b/>
                <w:sz w:val="22"/>
                <w:rPrChange w:id="9934" w:author="Huyen Tran Thu" w:date="2025-04-28T20:30:00Z" w16du:dateUtc="2025-04-28T13:30:00Z">
                  <w:rPr>
                    <w:b/>
                    <w:sz w:val="24"/>
                    <w:szCs w:val="24"/>
                  </w:rPr>
                </w:rPrChange>
              </w:rPr>
              <w:t>Năm</w:t>
            </w:r>
          </w:p>
        </w:tc>
        <w:tc>
          <w:tcPr>
            <w:tcW w:w="1505" w:type="pct"/>
          </w:tcPr>
          <w:p w14:paraId="4861E475" w14:textId="77777777" w:rsidR="00055375" w:rsidRPr="00403AA1" w:rsidRDefault="00055375" w:rsidP="00055375">
            <w:pPr>
              <w:spacing w:line="240" w:lineRule="auto"/>
              <w:jc w:val="center"/>
              <w:rPr>
                <w:b/>
                <w:bCs/>
                <w:sz w:val="22"/>
                <w:rPrChange w:id="9935" w:author="Huyen Tran Thu" w:date="2025-04-28T20:30:00Z" w16du:dateUtc="2025-04-28T13:30:00Z">
                  <w:rPr>
                    <w:b/>
                    <w:bCs/>
                    <w:sz w:val="24"/>
                    <w:szCs w:val="24"/>
                  </w:rPr>
                </w:rPrChange>
              </w:rPr>
            </w:pPr>
            <w:r w:rsidRPr="00403AA1">
              <w:rPr>
                <w:b/>
                <w:bCs/>
                <w:sz w:val="22"/>
                <w:rPrChange w:id="9936" w:author="Huyen Tran Thu" w:date="2025-04-28T20:30:00Z" w16du:dateUtc="2025-04-28T13:30:00Z">
                  <w:rPr>
                    <w:b/>
                    <w:bCs/>
                    <w:sz w:val="24"/>
                    <w:szCs w:val="24"/>
                  </w:rPr>
                </w:rPrChange>
              </w:rPr>
              <w:t>Đô thị</w:t>
            </w:r>
          </w:p>
          <w:p w14:paraId="6E864327" w14:textId="77777777" w:rsidR="00055375" w:rsidRPr="00403AA1" w:rsidRDefault="00055375" w:rsidP="00055375">
            <w:pPr>
              <w:spacing w:line="240" w:lineRule="auto"/>
              <w:jc w:val="center"/>
              <w:rPr>
                <w:b/>
                <w:bCs/>
                <w:sz w:val="22"/>
                <w:rPrChange w:id="9937" w:author="Huyen Tran Thu" w:date="2025-04-28T20:30:00Z" w16du:dateUtc="2025-04-28T13:30:00Z">
                  <w:rPr>
                    <w:b/>
                    <w:bCs/>
                    <w:sz w:val="24"/>
                    <w:szCs w:val="24"/>
                  </w:rPr>
                </w:rPrChange>
              </w:rPr>
            </w:pPr>
            <w:r w:rsidRPr="00403AA1">
              <w:rPr>
                <w:b/>
                <w:bCs/>
                <w:sz w:val="22"/>
                <w:rPrChange w:id="9938" w:author="Huyen Tran Thu" w:date="2025-04-28T20:30:00Z" w16du:dateUtc="2025-04-28T13:30:00Z">
                  <w:rPr>
                    <w:b/>
                    <w:bCs/>
                    <w:sz w:val="24"/>
                    <w:szCs w:val="24"/>
                  </w:rPr>
                </w:rPrChange>
              </w:rPr>
              <w:t>(tấn)</w:t>
            </w:r>
          </w:p>
        </w:tc>
        <w:tc>
          <w:tcPr>
            <w:tcW w:w="1346" w:type="pct"/>
          </w:tcPr>
          <w:p w14:paraId="2FCB2987" w14:textId="77777777" w:rsidR="00055375" w:rsidRPr="00403AA1" w:rsidRDefault="00055375" w:rsidP="00055375">
            <w:pPr>
              <w:spacing w:line="240" w:lineRule="auto"/>
              <w:jc w:val="center"/>
              <w:rPr>
                <w:b/>
                <w:bCs/>
                <w:sz w:val="22"/>
                <w:rPrChange w:id="9939" w:author="Huyen Tran Thu" w:date="2025-04-28T20:30:00Z" w16du:dateUtc="2025-04-28T13:30:00Z">
                  <w:rPr>
                    <w:b/>
                    <w:bCs/>
                    <w:sz w:val="24"/>
                    <w:szCs w:val="24"/>
                  </w:rPr>
                </w:rPrChange>
              </w:rPr>
            </w:pPr>
            <w:r w:rsidRPr="00403AA1">
              <w:rPr>
                <w:b/>
                <w:bCs/>
                <w:sz w:val="22"/>
                <w:rPrChange w:id="9940" w:author="Huyen Tran Thu" w:date="2025-04-28T20:30:00Z" w16du:dateUtc="2025-04-28T13:30:00Z">
                  <w:rPr>
                    <w:b/>
                    <w:bCs/>
                    <w:sz w:val="24"/>
                    <w:szCs w:val="24"/>
                  </w:rPr>
                </w:rPrChange>
              </w:rPr>
              <w:t xml:space="preserve">Nông thôn </w:t>
            </w:r>
          </w:p>
          <w:p w14:paraId="2004EB59" w14:textId="77777777" w:rsidR="00055375" w:rsidRPr="00403AA1" w:rsidRDefault="00055375" w:rsidP="00055375">
            <w:pPr>
              <w:spacing w:line="240" w:lineRule="auto"/>
              <w:jc w:val="center"/>
              <w:rPr>
                <w:b/>
                <w:bCs/>
                <w:sz w:val="22"/>
                <w:rPrChange w:id="9941" w:author="Huyen Tran Thu" w:date="2025-04-28T20:30:00Z" w16du:dateUtc="2025-04-28T13:30:00Z">
                  <w:rPr>
                    <w:b/>
                    <w:bCs/>
                    <w:sz w:val="24"/>
                    <w:szCs w:val="24"/>
                  </w:rPr>
                </w:rPrChange>
              </w:rPr>
            </w:pPr>
            <w:r w:rsidRPr="00403AA1">
              <w:rPr>
                <w:b/>
                <w:bCs/>
                <w:sz w:val="22"/>
                <w:rPrChange w:id="9942" w:author="Huyen Tran Thu" w:date="2025-04-28T20:30:00Z" w16du:dateUtc="2025-04-28T13:30:00Z">
                  <w:rPr>
                    <w:b/>
                    <w:bCs/>
                    <w:sz w:val="24"/>
                    <w:szCs w:val="24"/>
                  </w:rPr>
                </w:rPrChange>
              </w:rPr>
              <w:t>(tấn)</w:t>
            </w:r>
          </w:p>
        </w:tc>
        <w:tc>
          <w:tcPr>
            <w:tcW w:w="1391" w:type="pct"/>
          </w:tcPr>
          <w:p w14:paraId="77C57DDC" w14:textId="77777777" w:rsidR="00055375" w:rsidRPr="00403AA1" w:rsidRDefault="00055375" w:rsidP="00055375">
            <w:pPr>
              <w:spacing w:line="240" w:lineRule="auto"/>
              <w:jc w:val="center"/>
              <w:rPr>
                <w:b/>
                <w:bCs/>
                <w:sz w:val="22"/>
                <w:rPrChange w:id="9943" w:author="Huyen Tran Thu" w:date="2025-04-28T20:30:00Z" w16du:dateUtc="2025-04-28T13:30:00Z">
                  <w:rPr>
                    <w:b/>
                    <w:bCs/>
                    <w:sz w:val="24"/>
                    <w:szCs w:val="24"/>
                  </w:rPr>
                </w:rPrChange>
              </w:rPr>
            </w:pPr>
            <w:r w:rsidRPr="00403AA1">
              <w:rPr>
                <w:b/>
                <w:bCs/>
                <w:sz w:val="22"/>
                <w:rPrChange w:id="9944" w:author="Huyen Tran Thu" w:date="2025-04-28T20:30:00Z" w16du:dateUtc="2025-04-28T13:30:00Z">
                  <w:rPr>
                    <w:b/>
                    <w:bCs/>
                    <w:sz w:val="24"/>
                    <w:szCs w:val="24"/>
                  </w:rPr>
                </w:rPrChange>
              </w:rPr>
              <w:t>Tổng</w:t>
            </w:r>
          </w:p>
          <w:p w14:paraId="6E7A5A87" w14:textId="77777777" w:rsidR="00055375" w:rsidRPr="00403AA1" w:rsidRDefault="00055375" w:rsidP="00055375">
            <w:pPr>
              <w:spacing w:line="240" w:lineRule="auto"/>
              <w:jc w:val="center"/>
              <w:rPr>
                <w:b/>
                <w:bCs/>
                <w:sz w:val="22"/>
                <w:rPrChange w:id="9945" w:author="Huyen Tran Thu" w:date="2025-04-28T20:30:00Z" w16du:dateUtc="2025-04-28T13:30:00Z">
                  <w:rPr>
                    <w:b/>
                    <w:bCs/>
                    <w:sz w:val="24"/>
                    <w:szCs w:val="24"/>
                  </w:rPr>
                </w:rPrChange>
              </w:rPr>
            </w:pPr>
            <w:r w:rsidRPr="00403AA1">
              <w:rPr>
                <w:b/>
                <w:bCs/>
                <w:sz w:val="22"/>
                <w:rPrChange w:id="9946" w:author="Huyen Tran Thu" w:date="2025-04-28T20:30:00Z" w16du:dateUtc="2025-04-28T13:30:00Z">
                  <w:rPr>
                    <w:b/>
                    <w:bCs/>
                    <w:sz w:val="24"/>
                    <w:szCs w:val="24"/>
                  </w:rPr>
                </w:rPrChange>
              </w:rPr>
              <w:t>(tấn)</w:t>
            </w:r>
          </w:p>
        </w:tc>
      </w:tr>
      <w:tr w:rsidR="00143DCE" w:rsidRPr="00403AA1" w14:paraId="5A387100" w14:textId="77777777" w:rsidTr="0066799A">
        <w:trPr>
          <w:jc w:val="center"/>
        </w:trPr>
        <w:tc>
          <w:tcPr>
            <w:tcW w:w="758" w:type="pct"/>
          </w:tcPr>
          <w:p w14:paraId="1C4DE892" w14:textId="77777777" w:rsidR="00143DCE" w:rsidRPr="00403AA1" w:rsidRDefault="00143DCE" w:rsidP="00143DCE">
            <w:pPr>
              <w:spacing w:line="240" w:lineRule="auto"/>
              <w:jc w:val="center"/>
              <w:rPr>
                <w:sz w:val="22"/>
                <w:rPrChange w:id="9947" w:author="Huyen Tran Thu" w:date="2025-04-28T20:30:00Z" w16du:dateUtc="2025-04-28T13:30:00Z">
                  <w:rPr>
                    <w:sz w:val="24"/>
                    <w:szCs w:val="24"/>
                  </w:rPr>
                </w:rPrChange>
              </w:rPr>
            </w:pPr>
            <w:r w:rsidRPr="00403AA1">
              <w:rPr>
                <w:sz w:val="22"/>
                <w:rPrChange w:id="9948" w:author="Huyen Tran Thu" w:date="2025-04-28T20:30:00Z" w16du:dateUtc="2025-04-28T13:30:00Z">
                  <w:rPr>
                    <w:sz w:val="24"/>
                    <w:szCs w:val="24"/>
                  </w:rPr>
                </w:rPrChange>
              </w:rPr>
              <w:t>2014</w:t>
            </w:r>
          </w:p>
        </w:tc>
        <w:tc>
          <w:tcPr>
            <w:tcW w:w="1505" w:type="pct"/>
            <w:vAlign w:val="bottom"/>
          </w:tcPr>
          <w:p w14:paraId="73DFD924" w14:textId="5CF74DEB" w:rsidR="00143DCE" w:rsidRPr="00403AA1" w:rsidRDefault="00143DCE" w:rsidP="00143DCE">
            <w:pPr>
              <w:spacing w:line="240" w:lineRule="auto"/>
              <w:jc w:val="center"/>
              <w:rPr>
                <w:bCs/>
                <w:sz w:val="22"/>
                <w:rPrChange w:id="9949" w:author="Huyen Tran Thu" w:date="2025-04-28T20:30:00Z" w16du:dateUtc="2025-04-28T13:30:00Z">
                  <w:rPr>
                    <w:bCs/>
                    <w:sz w:val="24"/>
                    <w:szCs w:val="24"/>
                  </w:rPr>
                </w:rPrChange>
              </w:rPr>
            </w:pPr>
            <w:ins w:id="9950" w:author="Thu Huyen Tran" w:date="2024-05-17T20:53:00Z" w16du:dateUtc="2024-05-17T13:53:00Z">
              <w:r w:rsidRPr="00403AA1">
                <w:rPr>
                  <w:sz w:val="22"/>
                  <w:rPrChange w:id="9951" w:author="Huyen Tran Thu" w:date="2025-04-28T20:30:00Z" w16du:dateUtc="2025-04-28T13:30:00Z">
                    <w:rPr>
                      <w:rFonts w:ascii="Arial" w:hAnsi="Arial" w:cs="Arial"/>
                      <w:sz w:val="20"/>
                      <w:szCs w:val="20"/>
                    </w:rPr>
                  </w:rPrChange>
                </w:rPr>
                <w:t xml:space="preserve">1.845.382 </w:t>
              </w:r>
            </w:ins>
            <w:del w:id="9952" w:author="Thu Huyen Tran" w:date="2023-12-05T21:55:00Z">
              <w:r w:rsidRPr="00403AA1" w:rsidDel="00604653">
                <w:rPr>
                  <w:bCs/>
                  <w:sz w:val="22"/>
                  <w:rPrChange w:id="9953" w:author="Huyen Tran Thu" w:date="2025-04-28T20:30:00Z" w16du:dateUtc="2025-04-28T13:30:00Z">
                    <w:rPr>
                      <w:bCs/>
                      <w:sz w:val="24"/>
                      <w:szCs w:val="24"/>
                    </w:rPr>
                  </w:rPrChange>
                </w:rPr>
                <w:delText xml:space="preserve">1.845.382 </w:delText>
              </w:r>
            </w:del>
          </w:p>
        </w:tc>
        <w:tc>
          <w:tcPr>
            <w:tcW w:w="1346" w:type="pct"/>
            <w:vAlign w:val="bottom"/>
          </w:tcPr>
          <w:p w14:paraId="6D9A2B71" w14:textId="16B3D937" w:rsidR="00143DCE" w:rsidRPr="00403AA1" w:rsidRDefault="00143DCE" w:rsidP="00143DCE">
            <w:pPr>
              <w:spacing w:line="240" w:lineRule="auto"/>
              <w:jc w:val="center"/>
              <w:rPr>
                <w:bCs/>
                <w:sz w:val="22"/>
                <w:rPrChange w:id="9954" w:author="Huyen Tran Thu" w:date="2025-04-28T20:30:00Z" w16du:dateUtc="2025-04-28T13:30:00Z">
                  <w:rPr>
                    <w:bCs/>
                    <w:sz w:val="24"/>
                    <w:szCs w:val="24"/>
                  </w:rPr>
                </w:rPrChange>
              </w:rPr>
            </w:pPr>
            <w:ins w:id="9955" w:author="Thu Huyen Tran" w:date="2024-05-17T20:53:00Z" w16du:dateUtc="2024-05-17T13:53:00Z">
              <w:r w:rsidRPr="00403AA1">
                <w:rPr>
                  <w:sz w:val="22"/>
                  <w:rPrChange w:id="9956" w:author="Huyen Tran Thu" w:date="2025-04-28T20:30:00Z" w16du:dateUtc="2025-04-28T13:30:00Z">
                    <w:rPr>
                      <w:rFonts w:ascii="Arial" w:hAnsi="Arial" w:cs="Arial"/>
                      <w:sz w:val="20"/>
                      <w:szCs w:val="20"/>
                    </w:rPr>
                  </w:rPrChange>
                </w:rPr>
                <w:t xml:space="preserve">169.023 </w:t>
              </w:r>
            </w:ins>
            <w:del w:id="9957" w:author="Thu Huyen Tran" w:date="2023-12-05T21:55:00Z">
              <w:r w:rsidRPr="00403AA1" w:rsidDel="00E15B0D">
                <w:rPr>
                  <w:bCs/>
                  <w:sz w:val="22"/>
                  <w:rPrChange w:id="9958" w:author="Huyen Tran Thu" w:date="2025-04-28T20:30:00Z" w16du:dateUtc="2025-04-28T13:30:00Z">
                    <w:rPr>
                      <w:bCs/>
                      <w:sz w:val="24"/>
                      <w:szCs w:val="24"/>
                    </w:rPr>
                  </w:rPrChange>
                </w:rPr>
                <w:delText xml:space="preserve">169.023 </w:delText>
              </w:r>
            </w:del>
          </w:p>
        </w:tc>
        <w:tc>
          <w:tcPr>
            <w:tcW w:w="1391" w:type="pct"/>
            <w:vAlign w:val="bottom"/>
          </w:tcPr>
          <w:p w14:paraId="4E818782" w14:textId="5C2E7E51" w:rsidR="00143DCE" w:rsidRPr="00403AA1" w:rsidRDefault="00143DCE" w:rsidP="00143DCE">
            <w:pPr>
              <w:spacing w:line="240" w:lineRule="auto"/>
              <w:jc w:val="center"/>
              <w:rPr>
                <w:bCs/>
                <w:sz w:val="22"/>
                <w:rPrChange w:id="9959" w:author="Huyen Tran Thu" w:date="2025-04-28T20:30:00Z" w16du:dateUtc="2025-04-28T13:30:00Z">
                  <w:rPr>
                    <w:bCs/>
                    <w:sz w:val="24"/>
                    <w:szCs w:val="24"/>
                  </w:rPr>
                </w:rPrChange>
              </w:rPr>
            </w:pPr>
            <w:ins w:id="9960" w:author="Thu Huyen Tran" w:date="2024-05-17T20:53:00Z" w16du:dateUtc="2024-05-17T13:53:00Z">
              <w:r w:rsidRPr="00403AA1">
                <w:rPr>
                  <w:sz w:val="22"/>
                  <w:rPrChange w:id="9961" w:author="Huyen Tran Thu" w:date="2025-04-28T20:30:00Z" w16du:dateUtc="2025-04-28T13:30:00Z">
                    <w:rPr>
                      <w:rFonts w:ascii="Arial" w:hAnsi="Arial" w:cs="Arial"/>
                      <w:sz w:val="20"/>
                      <w:szCs w:val="20"/>
                    </w:rPr>
                  </w:rPrChange>
                </w:rPr>
                <w:t xml:space="preserve">2.014.404 </w:t>
              </w:r>
            </w:ins>
            <w:del w:id="9962" w:author="Thu Huyen Tran" w:date="2023-12-05T21:56:00Z">
              <w:r w:rsidRPr="00403AA1" w:rsidDel="00EF58EE">
                <w:rPr>
                  <w:bCs/>
                  <w:sz w:val="22"/>
                  <w:rPrChange w:id="9963" w:author="Huyen Tran Thu" w:date="2025-04-28T20:30:00Z" w16du:dateUtc="2025-04-28T13:30:00Z">
                    <w:rPr>
                      <w:bCs/>
                      <w:sz w:val="24"/>
                      <w:szCs w:val="24"/>
                    </w:rPr>
                  </w:rPrChange>
                </w:rPr>
                <w:delText xml:space="preserve">2.014.404 </w:delText>
              </w:r>
            </w:del>
          </w:p>
        </w:tc>
      </w:tr>
      <w:tr w:rsidR="00143DCE" w:rsidRPr="00403AA1" w14:paraId="50EE7199" w14:textId="77777777" w:rsidTr="0066799A">
        <w:trPr>
          <w:jc w:val="center"/>
        </w:trPr>
        <w:tc>
          <w:tcPr>
            <w:tcW w:w="758" w:type="pct"/>
          </w:tcPr>
          <w:p w14:paraId="4253E09F" w14:textId="77777777" w:rsidR="00143DCE" w:rsidRPr="00403AA1" w:rsidRDefault="00143DCE" w:rsidP="00143DCE">
            <w:pPr>
              <w:spacing w:line="240" w:lineRule="auto"/>
              <w:jc w:val="center"/>
              <w:rPr>
                <w:sz w:val="22"/>
                <w:rPrChange w:id="9964" w:author="Huyen Tran Thu" w:date="2025-04-28T20:30:00Z" w16du:dateUtc="2025-04-28T13:30:00Z">
                  <w:rPr>
                    <w:sz w:val="24"/>
                    <w:szCs w:val="24"/>
                  </w:rPr>
                </w:rPrChange>
              </w:rPr>
            </w:pPr>
            <w:r w:rsidRPr="00403AA1">
              <w:rPr>
                <w:sz w:val="22"/>
                <w:rPrChange w:id="9965" w:author="Huyen Tran Thu" w:date="2025-04-28T20:30:00Z" w16du:dateUtc="2025-04-28T13:30:00Z">
                  <w:rPr>
                    <w:sz w:val="24"/>
                    <w:szCs w:val="24"/>
                  </w:rPr>
                </w:rPrChange>
              </w:rPr>
              <w:t>2015</w:t>
            </w:r>
          </w:p>
        </w:tc>
        <w:tc>
          <w:tcPr>
            <w:tcW w:w="1505" w:type="pct"/>
            <w:vAlign w:val="bottom"/>
          </w:tcPr>
          <w:p w14:paraId="26DD0283" w14:textId="22E4AD7D" w:rsidR="00143DCE" w:rsidRPr="00403AA1" w:rsidRDefault="00143DCE" w:rsidP="00143DCE">
            <w:pPr>
              <w:spacing w:line="240" w:lineRule="auto"/>
              <w:jc w:val="center"/>
              <w:rPr>
                <w:bCs/>
                <w:sz w:val="22"/>
                <w:rPrChange w:id="9966" w:author="Huyen Tran Thu" w:date="2025-04-28T20:30:00Z" w16du:dateUtc="2025-04-28T13:30:00Z">
                  <w:rPr>
                    <w:bCs/>
                    <w:sz w:val="24"/>
                    <w:szCs w:val="24"/>
                  </w:rPr>
                </w:rPrChange>
              </w:rPr>
            </w:pPr>
            <w:ins w:id="9967" w:author="Thu Huyen Tran" w:date="2024-05-17T20:53:00Z" w16du:dateUtc="2024-05-17T13:53:00Z">
              <w:r w:rsidRPr="00403AA1">
                <w:rPr>
                  <w:sz w:val="22"/>
                  <w:rPrChange w:id="9968" w:author="Huyen Tran Thu" w:date="2025-04-28T20:30:00Z" w16du:dateUtc="2025-04-28T13:30:00Z">
                    <w:rPr>
                      <w:rFonts w:ascii="Arial" w:hAnsi="Arial" w:cs="Arial"/>
                      <w:sz w:val="20"/>
                      <w:szCs w:val="20"/>
                    </w:rPr>
                  </w:rPrChange>
                </w:rPr>
                <w:t xml:space="preserve">1.893.036 </w:t>
              </w:r>
            </w:ins>
            <w:del w:id="9969" w:author="Thu Huyen Tran" w:date="2023-12-05T21:55:00Z">
              <w:r w:rsidRPr="00403AA1" w:rsidDel="00604653">
                <w:rPr>
                  <w:bCs/>
                  <w:sz w:val="22"/>
                  <w:rPrChange w:id="9970" w:author="Huyen Tran Thu" w:date="2025-04-28T20:30:00Z" w16du:dateUtc="2025-04-28T13:30:00Z">
                    <w:rPr>
                      <w:bCs/>
                      <w:sz w:val="24"/>
                      <w:szCs w:val="24"/>
                    </w:rPr>
                  </w:rPrChange>
                </w:rPr>
                <w:delText xml:space="preserve">1.893.036 </w:delText>
              </w:r>
            </w:del>
          </w:p>
        </w:tc>
        <w:tc>
          <w:tcPr>
            <w:tcW w:w="1346" w:type="pct"/>
            <w:vAlign w:val="bottom"/>
          </w:tcPr>
          <w:p w14:paraId="07B631C3" w14:textId="129EDD80" w:rsidR="00143DCE" w:rsidRPr="00403AA1" w:rsidRDefault="00143DCE" w:rsidP="00143DCE">
            <w:pPr>
              <w:spacing w:line="240" w:lineRule="auto"/>
              <w:jc w:val="center"/>
              <w:rPr>
                <w:bCs/>
                <w:sz w:val="22"/>
                <w:rPrChange w:id="9971" w:author="Huyen Tran Thu" w:date="2025-04-28T20:30:00Z" w16du:dateUtc="2025-04-28T13:30:00Z">
                  <w:rPr>
                    <w:bCs/>
                    <w:sz w:val="24"/>
                    <w:szCs w:val="24"/>
                  </w:rPr>
                </w:rPrChange>
              </w:rPr>
            </w:pPr>
            <w:ins w:id="9972" w:author="Thu Huyen Tran" w:date="2024-05-17T20:53:00Z" w16du:dateUtc="2024-05-17T13:53:00Z">
              <w:r w:rsidRPr="00403AA1">
                <w:rPr>
                  <w:sz w:val="22"/>
                  <w:rPrChange w:id="9973" w:author="Huyen Tran Thu" w:date="2025-04-28T20:30:00Z" w16du:dateUtc="2025-04-28T13:30:00Z">
                    <w:rPr>
                      <w:rFonts w:ascii="Arial" w:hAnsi="Arial" w:cs="Arial"/>
                      <w:sz w:val="20"/>
                      <w:szCs w:val="20"/>
                    </w:rPr>
                  </w:rPrChange>
                </w:rPr>
                <w:t xml:space="preserve">186.079 </w:t>
              </w:r>
            </w:ins>
            <w:del w:id="9974" w:author="Thu Huyen Tran" w:date="2023-12-05T21:55:00Z">
              <w:r w:rsidRPr="00403AA1" w:rsidDel="00E15B0D">
                <w:rPr>
                  <w:bCs/>
                  <w:sz w:val="22"/>
                  <w:rPrChange w:id="9975" w:author="Huyen Tran Thu" w:date="2025-04-28T20:30:00Z" w16du:dateUtc="2025-04-28T13:30:00Z">
                    <w:rPr>
                      <w:bCs/>
                      <w:sz w:val="24"/>
                      <w:szCs w:val="24"/>
                    </w:rPr>
                  </w:rPrChange>
                </w:rPr>
                <w:delText xml:space="preserve">186.079 </w:delText>
              </w:r>
            </w:del>
          </w:p>
        </w:tc>
        <w:tc>
          <w:tcPr>
            <w:tcW w:w="1391" w:type="pct"/>
            <w:vAlign w:val="bottom"/>
          </w:tcPr>
          <w:p w14:paraId="739FB4F8" w14:textId="61AC91EE" w:rsidR="00143DCE" w:rsidRPr="00403AA1" w:rsidRDefault="00143DCE" w:rsidP="00143DCE">
            <w:pPr>
              <w:spacing w:line="240" w:lineRule="auto"/>
              <w:jc w:val="center"/>
              <w:rPr>
                <w:bCs/>
                <w:sz w:val="22"/>
                <w:rPrChange w:id="9976" w:author="Huyen Tran Thu" w:date="2025-04-28T20:30:00Z" w16du:dateUtc="2025-04-28T13:30:00Z">
                  <w:rPr>
                    <w:bCs/>
                    <w:sz w:val="24"/>
                    <w:szCs w:val="24"/>
                  </w:rPr>
                </w:rPrChange>
              </w:rPr>
            </w:pPr>
            <w:ins w:id="9977" w:author="Thu Huyen Tran" w:date="2024-05-17T20:53:00Z" w16du:dateUtc="2024-05-17T13:53:00Z">
              <w:r w:rsidRPr="00403AA1">
                <w:rPr>
                  <w:sz w:val="22"/>
                  <w:rPrChange w:id="9978" w:author="Huyen Tran Thu" w:date="2025-04-28T20:30:00Z" w16du:dateUtc="2025-04-28T13:30:00Z">
                    <w:rPr>
                      <w:rFonts w:ascii="Arial" w:hAnsi="Arial" w:cs="Arial"/>
                      <w:sz w:val="20"/>
                      <w:szCs w:val="20"/>
                    </w:rPr>
                  </w:rPrChange>
                </w:rPr>
                <w:t xml:space="preserve">2.079.115 </w:t>
              </w:r>
            </w:ins>
            <w:del w:id="9979" w:author="Thu Huyen Tran" w:date="2023-12-05T21:56:00Z">
              <w:r w:rsidRPr="00403AA1" w:rsidDel="00EF58EE">
                <w:rPr>
                  <w:bCs/>
                  <w:sz w:val="22"/>
                  <w:rPrChange w:id="9980" w:author="Huyen Tran Thu" w:date="2025-04-28T20:30:00Z" w16du:dateUtc="2025-04-28T13:30:00Z">
                    <w:rPr>
                      <w:bCs/>
                      <w:sz w:val="24"/>
                      <w:szCs w:val="24"/>
                    </w:rPr>
                  </w:rPrChange>
                </w:rPr>
                <w:delText xml:space="preserve">2.079.115 </w:delText>
              </w:r>
            </w:del>
          </w:p>
        </w:tc>
      </w:tr>
      <w:tr w:rsidR="00143DCE" w:rsidRPr="00403AA1" w14:paraId="2D5F6833" w14:textId="77777777" w:rsidTr="0066799A">
        <w:trPr>
          <w:jc w:val="center"/>
        </w:trPr>
        <w:tc>
          <w:tcPr>
            <w:tcW w:w="758" w:type="pct"/>
          </w:tcPr>
          <w:p w14:paraId="6688DCD0" w14:textId="77777777" w:rsidR="00143DCE" w:rsidRPr="00403AA1" w:rsidRDefault="00143DCE" w:rsidP="00143DCE">
            <w:pPr>
              <w:spacing w:line="240" w:lineRule="auto"/>
              <w:jc w:val="center"/>
              <w:rPr>
                <w:sz w:val="22"/>
                <w:rPrChange w:id="9981" w:author="Huyen Tran Thu" w:date="2025-04-28T20:30:00Z" w16du:dateUtc="2025-04-28T13:30:00Z">
                  <w:rPr>
                    <w:sz w:val="24"/>
                    <w:szCs w:val="24"/>
                  </w:rPr>
                </w:rPrChange>
              </w:rPr>
            </w:pPr>
            <w:r w:rsidRPr="00403AA1">
              <w:rPr>
                <w:sz w:val="22"/>
                <w:rPrChange w:id="9982" w:author="Huyen Tran Thu" w:date="2025-04-28T20:30:00Z" w16du:dateUtc="2025-04-28T13:30:00Z">
                  <w:rPr>
                    <w:sz w:val="24"/>
                    <w:szCs w:val="24"/>
                  </w:rPr>
                </w:rPrChange>
              </w:rPr>
              <w:t>2016</w:t>
            </w:r>
          </w:p>
        </w:tc>
        <w:tc>
          <w:tcPr>
            <w:tcW w:w="1505" w:type="pct"/>
            <w:vAlign w:val="bottom"/>
          </w:tcPr>
          <w:p w14:paraId="2B8BF66C" w14:textId="70E14B35" w:rsidR="00143DCE" w:rsidRPr="00403AA1" w:rsidRDefault="00143DCE" w:rsidP="00143DCE">
            <w:pPr>
              <w:spacing w:line="240" w:lineRule="auto"/>
              <w:jc w:val="center"/>
              <w:rPr>
                <w:bCs/>
                <w:sz w:val="22"/>
                <w:rPrChange w:id="9983" w:author="Huyen Tran Thu" w:date="2025-04-28T20:30:00Z" w16du:dateUtc="2025-04-28T13:30:00Z">
                  <w:rPr>
                    <w:bCs/>
                    <w:sz w:val="24"/>
                    <w:szCs w:val="24"/>
                  </w:rPr>
                </w:rPrChange>
              </w:rPr>
            </w:pPr>
            <w:ins w:id="9984" w:author="Thu Huyen Tran" w:date="2024-05-17T20:53:00Z" w16du:dateUtc="2024-05-17T13:53:00Z">
              <w:r w:rsidRPr="00403AA1">
                <w:rPr>
                  <w:sz w:val="22"/>
                  <w:rPrChange w:id="9985" w:author="Huyen Tran Thu" w:date="2025-04-28T20:30:00Z" w16du:dateUtc="2025-04-28T13:30:00Z">
                    <w:rPr>
                      <w:rFonts w:ascii="Arial" w:hAnsi="Arial" w:cs="Arial"/>
                      <w:sz w:val="20"/>
                      <w:szCs w:val="20"/>
                    </w:rPr>
                  </w:rPrChange>
                </w:rPr>
                <w:t xml:space="preserve">1.936.953 </w:t>
              </w:r>
            </w:ins>
            <w:del w:id="9986" w:author="Thu Huyen Tran" w:date="2023-12-05T21:55:00Z">
              <w:r w:rsidRPr="00403AA1" w:rsidDel="00604653">
                <w:rPr>
                  <w:bCs/>
                  <w:sz w:val="22"/>
                  <w:rPrChange w:id="9987" w:author="Huyen Tran Thu" w:date="2025-04-28T20:30:00Z" w16du:dateUtc="2025-04-28T13:30:00Z">
                    <w:rPr>
                      <w:bCs/>
                      <w:sz w:val="24"/>
                      <w:szCs w:val="24"/>
                    </w:rPr>
                  </w:rPrChange>
                </w:rPr>
                <w:delText xml:space="preserve">1.937.011 </w:delText>
              </w:r>
            </w:del>
          </w:p>
        </w:tc>
        <w:tc>
          <w:tcPr>
            <w:tcW w:w="1346" w:type="pct"/>
            <w:vAlign w:val="bottom"/>
          </w:tcPr>
          <w:p w14:paraId="3379656D" w14:textId="7F2AE6CB" w:rsidR="00143DCE" w:rsidRPr="00403AA1" w:rsidRDefault="00143DCE" w:rsidP="00143DCE">
            <w:pPr>
              <w:spacing w:line="240" w:lineRule="auto"/>
              <w:jc w:val="center"/>
              <w:rPr>
                <w:bCs/>
                <w:sz w:val="22"/>
                <w:rPrChange w:id="9988" w:author="Huyen Tran Thu" w:date="2025-04-28T20:30:00Z" w16du:dateUtc="2025-04-28T13:30:00Z">
                  <w:rPr>
                    <w:bCs/>
                    <w:sz w:val="24"/>
                    <w:szCs w:val="24"/>
                  </w:rPr>
                </w:rPrChange>
              </w:rPr>
            </w:pPr>
            <w:ins w:id="9989" w:author="Thu Huyen Tran" w:date="2024-05-17T20:53:00Z" w16du:dateUtc="2024-05-17T13:53:00Z">
              <w:r w:rsidRPr="00403AA1">
                <w:rPr>
                  <w:sz w:val="22"/>
                  <w:rPrChange w:id="9990" w:author="Huyen Tran Thu" w:date="2025-04-28T20:30:00Z" w16du:dateUtc="2025-04-28T13:30:00Z">
                    <w:rPr>
                      <w:rFonts w:ascii="Arial" w:hAnsi="Arial" w:cs="Arial"/>
                      <w:sz w:val="20"/>
                      <w:szCs w:val="20"/>
                    </w:rPr>
                  </w:rPrChange>
                </w:rPr>
                <w:t xml:space="preserve">204.063 </w:t>
              </w:r>
            </w:ins>
            <w:del w:id="9991" w:author="Thu Huyen Tran" w:date="2023-12-05T21:55:00Z">
              <w:r w:rsidRPr="00403AA1" w:rsidDel="00E15B0D">
                <w:rPr>
                  <w:bCs/>
                  <w:sz w:val="22"/>
                  <w:rPrChange w:id="9992" w:author="Huyen Tran Thu" w:date="2025-04-28T20:30:00Z" w16du:dateUtc="2025-04-28T13:30:00Z">
                    <w:rPr>
                      <w:bCs/>
                      <w:sz w:val="24"/>
                      <w:szCs w:val="24"/>
                    </w:rPr>
                  </w:rPrChange>
                </w:rPr>
                <w:delText xml:space="preserve">204.063 </w:delText>
              </w:r>
            </w:del>
          </w:p>
        </w:tc>
        <w:tc>
          <w:tcPr>
            <w:tcW w:w="1391" w:type="pct"/>
            <w:vAlign w:val="bottom"/>
          </w:tcPr>
          <w:p w14:paraId="5334D86B" w14:textId="772899A4" w:rsidR="00143DCE" w:rsidRPr="00403AA1" w:rsidRDefault="00143DCE" w:rsidP="00143DCE">
            <w:pPr>
              <w:spacing w:line="240" w:lineRule="auto"/>
              <w:jc w:val="center"/>
              <w:rPr>
                <w:bCs/>
                <w:sz w:val="22"/>
                <w:rPrChange w:id="9993" w:author="Huyen Tran Thu" w:date="2025-04-28T20:30:00Z" w16du:dateUtc="2025-04-28T13:30:00Z">
                  <w:rPr>
                    <w:bCs/>
                    <w:sz w:val="24"/>
                    <w:szCs w:val="24"/>
                  </w:rPr>
                </w:rPrChange>
              </w:rPr>
            </w:pPr>
            <w:ins w:id="9994" w:author="Thu Huyen Tran" w:date="2024-05-17T20:53:00Z" w16du:dateUtc="2024-05-17T13:53:00Z">
              <w:r w:rsidRPr="00403AA1">
                <w:rPr>
                  <w:sz w:val="22"/>
                  <w:rPrChange w:id="9995" w:author="Huyen Tran Thu" w:date="2025-04-28T20:30:00Z" w16du:dateUtc="2025-04-28T13:30:00Z">
                    <w:rPr>
                      <w:rFonts w:ascii="Arial" w:hAnsi="Arial" w:cs="Arial"/>
                      <w:sz w:val="20"/>
                      <w:szCs w:val="20"/>
                    </w:rPr>
                  </w:rPrChange>
                </w:rPr>
                <w:t xml:space="preserve">2.141.016 </w:t>
              </w:r>
            </w:ins>
            <w:del w:id="9996" w:author="Thu Huyen Tran" w:date="2023-12-05T21:56:00Z">
              <w:r w:rsidRPr="00403AA1" w:rsidDel="00EF58EE">
                <w:rPr>
                  <w:bCs/>
                  <w:sz w:val="22"/>
                  <w:rPrChange w:id="9997" w:author="Huyen Tran Thu" w:date="2025-04-28T20:30:00Z" w16du:dateUtc="2025-04-28T13:30:00Z">
                    <w:rPr>
                      <w:bCs/>
                      <w:sz w:val="24"/>
                      <w:szCs w:val="24"/>
                    </w:rPr>
                  </w:rPrChange>
                </w:rPr>
                <w:delText xml:space="preserve">2.141.074 </w:delText>
              </w:r>
            </w:del>
          </w:p>
        </w:tc>
      </w:tr>
      <w:tr w:rsidR="00143DCE" w:rsidRPr="00403AA1" w14:paraId="2ADBA2A8" w14:textId="77777777" w:rsidTr="0066799A">
        <w:trPr>
          <w:jc w:val="center"/>
        </w:trPr>
        <w:tc>
          <w:tcPr>
            <w:tcW w:w="758" w:type="pct"/>
          </w:tcPr>
          <w:p w14:paraId="402D3283" w14:textId="77777777" w:rsidR="00143DCE" w:rsidRPr="00403AA1" w:rsidRDefault="00143DCE" w:rsidP="00143DCE">
            <w:pPr>
              <w:spacing w:line="240" w:lineRule="auto"/>
              <w:jc w:val="center"/>
              <w:rPr>
                <w:sz w:val="22"/>
                <w:rPrChange w:id="9998" w:author="Huyen Tran Thu" w:date="2025-04-28T20:30:00Z" w16du:dateUtc="2025-04-28T13:30:00Z">
                  <w:rPr>
                    <w:sz w:val="24"/>
                    <w:szCs w:val="24"/>
                  </w:rPr>
                </w:rPrChange>
              </w:rPr>
            </w:pPr>
            <w:r w:rsidRPr="00403AA1">
              <w:rPr>
                <w:sz w:val="22"/>
                <w:rPrChange w:id="9999" w:author="Huyen Tran Thu" w:date="2025-04-28T20:30:00Z" w16du:dateUtc="2025-04-28T13:30:00Z">
                  <w:rPr>
                    <w:sz w:val="24"/>
                    <w:szCs w:val="24"/>
                  </w:rPr>
                </w:rPrChange>
              </w:rPr>
              <w:t>2017</w:t>
            </w:r>
          </w:p>
        </w:tc>
        <w:tc>
          <w:tcPr>
            <w:tcW w:w="1505" w:type="pct"/>
            <w:vAlign w:val="bottom"/>
          </w:tcPr>
          <w:p w14:paraId="20F79818" w14:textId="731F9FBC" w:rsidR="00143DCE" w:rsidRPr="00403AA1" w:rsidRDefault="00143DCE" w:rsidP="00143DCE">
            <w:pPr>
              <w:spacing w:line="240" w:lineRule="auto"/>
              <w:jc w:val="center"/>
              <w:rPr>
                <w:bCs/>
                <w:sz w:val="22"/>
                <w:rPrChange w:id="10000" w:author="Huyen Tran Thu" w:date="2025-04-28T20:30:00Z" w16du:dateUtc="2025-04-28T13:30:00Z">
                  <w:rPr>
                    <w:bCs/>
                    <w:sz w:val="24"/>
                    <w:szCs w:val="24"/>
                  </w:rPr>
                </w:rPrChange>
              </w:rPr>
            </w:pPr>
            <w:ins w:id="10001" w:author="Thu Huyen Tran" w:date="2024-05-17T20:53:00Z" w16du:dateUtc="2024-05-17T13:53:00Z">
              <w:r w:rsidRPr="00403AA1">
                <w:rPr>
                  <w:sz w:val="22"/>
                  <w:rPrChange w:id="10002" w:author="Huyen Tran Thu" w:date="2025-04-28T20:30:00Z" w16du:dateUtc="2025-04-28T13:30:00Z">
                    <w:rPr>
                      <w:rFonts w:ascii="Arial" w:hAnsi="Arial" w:cs="Arial"/>
                      <w:sz w:val="20"/>
                      <w:szCs w:val="20"/>
                    </w:rPr>
                  </w:rPrChange>
                </w:rPr>
                <w:t xml:space="preserve">2.207.987 </w:t>
              </w:r>
            </w:ins>
            <w:del w:id="10003" w:author="Thu Huyen Tran" w:date="2023-12-05T21:55:00Z">
              <w:r w:rsidRPr="00403AA1" w:rsidDel="00604653">
                <w:rPr>
                  <w:bCs/>
                  <w:sz w:val="22"/>
                  <w:rPrChange w:id="10004" w:author="Huyen Tran Thu" w:date="2025-04-28T20:30:00Z" w16du:dateUtc="2025-04-28T13:30:00Z">
                    <w:rPr>
                      <w:bCs/>
                      <w:sz w:val="24"/>
                      <w:szCs w:val="24"/>
                    </w:rPr>
                  </w:rPrChange>
                </w:rPr>
                <w:delText xml:space="preserve">2.207.987 </w:delText>
              </w:r>
            </w:del>
          </w:p>
        </w:tc>
        <w:tc>
          <w:tcPr>
            <w:tcW w:w="1346" w:type="pct"/>
            <w:vAlign w:val="bottom"/>
          </w:tcPr>
          <w:p w14:paraId="559295A7" w14:textId="0C4F9A44" w:rsidR="00143DCE" w:rsidRPr="00403AA1" w:rsidRDefault="00143DCE" w:rsidP="00143DCE">
            <w:pPr>
              <w:spacing w:line="240" w:lineRule="auto"/>
              <w:jc w:val="center"/>
              <w:rPr>
                <w:bCs/>
                <w:sz w:val="22"/>
                <w:rPrChange w:id="10005" w:author="Huyen Tran Thu" w:date="2025-04-28T20:30:00Z" w16du:dateUtc="2025-04-28T13:30:00Z">
                  <w:rPr>
                    <w:bCs/>
                    <w:sz w:val="24"/>
                    <w:szCs w:val="24"/>
                  </w:rPr>
                </w:rPrChange>
              </w:rPr>
            </w:pPr>
            <w:ins w:id="10006" w:author="Thu Huyen Tran" w:date="2024-05-17T20:53:00Z" w16du:dateUtc="2024-05-17T13:53:00Z">
              <w:r w:rsidRPr="00403AA1">
                <w:rPr>
                  <w:sz w:val="22"/>
                  <w:rPrChange w:id="10007" w:author="Huyen Tran Thu" w:date="2025-04-28T20:30:00Z" w16du:dateUtc="2025-04-28T13:30:00Z">
                    <w:rPr>
                      <w:rFonts w:ascii="Arial" w:hAnsi="Arial" w:cs="Arial"/>
                      <w:sz w:val="20"/>
                      <w:szCs w:val="20"/>
                    </w:rPr>
                  </w:rPrChange>
                </w:rPr>
                <w:t xml:space="preserve">245.989 </w:t>
              </w:r>
            </w:ins>
            <w:del w:id="10008" w:author="Thu Huyen Tran" w:date="2023-12-05T21:55:00Z">
              <w:r w:rsidRPr="00403AA1" w:rsidDel="00E15B0D">
                <w:rPr>
                  <w:bCs/>
                  <w:sz w:val="22"/>
                  <w:rPrChange w:id="10009" w:author="Huyen Tran Thu" w:date="2025-04-28T20:30:00Z" w16du:dateUtc="2025-04-28T13:30:00Z">
                    <w:rPr>
                      <w:bCs/>
                      <w:sz w:val="24"/>
                      <w:szCs w:val="24"/>
                    </w:rPr>
                  </w:rPrChange>
                </w:rPr>
                <w:delText xml:space="preserve">245.989 </w:delText>
              </w:r>
            </w:del>
          </w:p>
        </w:tc>
        <w:tc>
          <w:tcPr>
            <w:tcW w:w="1391" w:type="pct"/>
            <w:vAlign w:val="bottom"/>
          </w:tcPr>
          <w:p w14:paraId="738405B3" w14:textId="37C0B1B3" w:rsidR="00143DCE" w:rsidRPr="00403AA1" w:rsidRDefault="00143DCE" w:rsidP="00143DCE">
            <w:pPr>
              <w:spacing w:line="240" w:lineRule="auto"/>
              <w:jc w:val="center"/>
              <w:rPr>
                <w:bCs/>
                <w:sz w:val="22"/>
                <w:rPrChange w:id="10010" w:author="Huyen Tran Thu" w:date="2025-04-28T20:30:00Z" w16du:dateUtc="2025-04-28T13:30:00Z">
                  <w:rPr>
                    <w:bCs/>
                    <w:sz w:val="24"/>
                    <w:szCs w:val="24"/>
                  </w:rPr>
                </w:rPrChange>
              </w:rPr>
            </w:pPr>
            <w:ins w:id="10011" w:author="Thu Huyen Tran" w:date="2024-05-17T20:53:00Z" w16du:dateUtc="2024-05-17T13:53:00Z">
              <w:r w:rsidRPr="00403AA1">
                <w:rPr>
                  <w:sz w:val="22"/>
                  <w:rPrChange w:id="10012" w:author="Huyen Tran Thu" w:date="2025-04-28T20:30:00Z" w16du:dateUtc="2025-04-28T13:30:00Z">
                    <w:rPr>
                      <w:rFonts w:ascii="Arial" w:hAnsi="Arial" w:cs="Arial"/>
                      <w:sz w:val="20"/>
                      <w:szCs w:val="20"/>
                    </w:rPr>
                  </w:rPrChange>
                </w:rPr>
                <w:t xml:space="preserve">2.453.977 </w:t>
              </w:r>
            </w:ins>
            <w:del w:id="10013" w:author="Thu Huyen Tran" w:date="2023-12-05T21:56:00Z">
              <w:r w:rsidRPr="00403AA1" w:rsidDel="00EF58EE">
                <w:rPr>
                  <w:bCs/>
                  <w:sz w:val="22"/>
                  <w:rPrChange w:id="10014" w:author="Huyen Tran Thu" w:date="2025-04-28T20:30:00Z" w16du:dateUtc="2025-04-28T13:30:00Z">
                    <w:rPr>
                      <w:bCs/>
                      <w:sz w:val="24"/>
                      <w:szCs w:val="24"/>
                    </w:rPr>
                  </w:rPrChange>
                </w:rPr>
                <w:delText xml:space="preserve">2.453.977 </w:delText>
              </w:r>
            </w:del>
          </w:p>
        </w:tc>
      </w:tr>
      <w:tr w:rsidR="00143DCE" w:rsidRPr="00403AA1" w14:paraId="0F468555" w14:textId="77777777" w:rsidTr="0066799A">
        <w:trPr>
          <w:jc w:val="center"/>
        </w:trPr>
        <w:tc>
          <w:tcPr>
            <w:tcW w:w="758" w:type="pct"/>
          </w:tcPr>
          <w:p w14:paraId="46FBDFF9" w14:textId="77777777" w:rsidR="00143DCE" w:rsidRPr="00403AA1" w:rsidRDefault="00143DCE" w:rsidP="00143DCE">
            <w:pPr>
              <w:spacing w:line="240" w:lineRule="auto"/>
              <w:jc w:val="center"/>
              <w:rPr>
                <w:sz w:val="22"/>
                <w:rPrChange w:id="10015" w:author="Huyen Tran Thu" w:date="2025-04-28T20:30:00Z" w16du:dateUtc="2025-04-28T13:30:00Z">
                  <w:rPr>
                    <w:sz w:val="24"/>
                    <w:szCs w:val="24"/>
                  </w:rPr>
                </w:rPrChange>
              </w:rPr>
            </w:pPr>
            <w:r w:rsidRPr="00403AA1">
              <w:rPr>
                <w:sz w:val="22"/>
                <w:rPrChange w:id="10016" w:author="Huyen Tran Thu" w:date="2025-04-28T20:30:00Z" w16du:dateUtc="2025-04-28T13:30:00Z">
                  <w:rPr>
                    <w:sz w:val="24"/>
                    <w:szCs w:val="24"/>
                  </w:rPr>
                </w:rPrChange>
              </w:rPr>
              <w:t>2018</w:t>
            </w:r>
          </w:p>
        </w:tc>
        <w:tc>
          <w:tcPr>
            <w:tcW w:w="1505" w:type="pct"/>
            <w:vAlign w:val="bottom"/>
          </w:tcPr>
          <w:p w14:paraId="47CC1E3C" w14:textId="71330612" w:rsidR="00143DCE" w:rsidRPr="00403AA1" w:rsidRDefault="00143DCE" w:rsidP="00143DCE">
            <w:pPr>
              <w:spacing w:line="240" w:lineRule="auto"/>
              <w:jc w:val="center"/>
              <w:rPr>
                <w:bCs/>
                <w:sz w:val="22"/>
                <w:rPrChange w:id="10017" w:author="Huyen Tran Thu" w:date="2025-04-28T20:30:00Z" w16du:dateUtc="2025-04-28T13:30:00Z">
                  <w:rPr>
                    <w:bCs/>
                    <w:sz w:val="24"/>
                    <w:szCs w:val="24"/>
                  </w:rPr>
                </w:rPrChange>
              </w:rPr>
            </w:pPr>
            <w:ins w:id="10018" w:author="Thu Huyen Tran" w:date="2024-05-17T20:53:00Z" w16du:dateUtc="2024-05-17T13:53:00Z">
              <w:r w:rsidRPr="00403AA1">
                <w:rPr>
                  <w:color w:val="FF0000"/>
                  <w:sz w:val="22"/>
                  <w:rPrChange w:id="10019" w:author="Huyen Tran Thu" w:date="2025-04-28T20:30:00Z" w16du:dateUtc="2025-04-28T13:30:00Z">
                    <w:rPr>
                      <w:rFonts w:ascii="Arial" w:hAnsi="Arial" w:cs="Arial"/>
                      <w:color w:val="FF0000"/>
                      <w:sz w:val="20"/>
                      <w:szCs w:val="20"/>
                    </w:rPr>
                  </w:rPrChange>
                </w:rPr>
                <w:t xml:space="preserve">2.067.506 </w:t>
              </w:r>
            </w:ins>
            <w:del w:id="10020" w:author="Thu Huyen Tran" w:date="2023-12-05T21:55:00Z">
              <w:r w:rsidRPr="00403AA1" w:rsidDel="00604653">
                <w:rPr>
                  <w:bCs/>
                  <w:sz w:val="22"/>
                  <w:rPrChange w:id="10021" w:author="Huyen Tran Thu" w:date="2025-04-28T20:30:00Z" w16du:dateUtc="2025-04-28T13:30:00Z">
                    <w:rPr>
                      <w:bCs/>
                      <w:sz w:val="24"/>
                      <w:szCs w:val="24"/>
                    </w:rPr>
                  </w:rPrChange>
                </w:rPr>
                <w:delText xml:space="preserve">2.362.864 </w:delText>
              </w:r>
            </w:del>
          </w:p>
        </w:tc>
        <w:tc>
          <w:tcPr>
            <w:tcW w:w="1346" w:type="pct"/>
            <w:vAlign w:val="bottom"/>
          </w:tcPr>
          <w:p w14:paraId="7CB0C846" w14:textId="2EF282ED" w:rsidR="00143DCE" w:rsidRPr="00403AA1" w:rsidRDefault="00143DCE" w:rsidP="00143DCE">
            <w:pPr>
              <w:spacing w:line="240" w:lineRule="auto"/>
              <w:jc w:val="center"/>
              <w:rPr>
                <w:bCs/>
                <w:sz w:val="22"/>
                <w:rPrChange w:id="10022" w:author="Huyen Tran Thu" w:date="2025-04-28T20:30:00Z" w16du:dateUtc="2025-04-28T13:30:00Z">
                  <w:rPr>
                    <w:bCs/>
                    <w:sz w:val="24"/>
                    <w:szCs w:val="24"/>
                  </w:rPr>
                </w:rPrChange>
              </w:rPr>
            </w:pPr>
            <w:ins w:id="10023" w:author="Thu Huyen Tran" w:date="2024-05-17T20:53:00Z" w16du:dateUtc="2024-05-17T13:53:00Z">
              <w:r w:rsidRPr="00403AA1">
                <w:rPr>
                  <w:sz w:val="22"/>
                  <w:rPrChange w:id="10024" w:author="Huyen Tran Thu" w:date="2025-04-28T20:30:00Z" w16du:dateUtc="2025-04-28T13:30:00Z">
                    <w:rPr>
                      <w:rFonts w:ascii="Arial" w:hAnsi="Arial" w:cs="Arial"/>
                      <w:sz w:val="20"/>
                      <w:szCs w:val="20"/>
                    </w:rPr>
                  </w:rPrChange>
                </w:rPr>
                <w:t xml:space="preserve">291.380 </w:t>
              </w:r>
            </w:ins>
            <w:del w:id="10025" w:author="Thu Huyen Tran" w:date="2023-12-05T21:55:00Z">
              <w:r w:rsidRPr="00403AA1" w:rsidDel="00E15B0D">
                <w:rPr>
                  <w:bCs/>
                  <w:sz w:val="22"/>
                  <w:rPrChange w:id="10026" w:author="Huyen Tran Thu" w:date="2025-04-28T20:30:00Z" w16du:dateUtc="2025-04-28T13:30:00Z">
                    <w:rPr>
                      <w:bCs/>
                      <w:sz w:val="24"/>
                      <w:szCs w:val="24"/>
                    </w:rPr>
                  </w:rPrChange>
                </w:rPr>
                <w:delText xml:space="preserve">291.380 </w:delText>
              </w:r>
            </w:del>
          </w:p>
        </w:tc>
        <w:tc>
          <w:tcPr>
            <w:tcW w:w="1391" w:type="pct"/>
            <w:vAlign w:val="bottom"/>
          </w:tcPr>
          <w:p w14:paraId="25001586" w14:textId="750EC032" w:rsidR="00143DCE" w:rsidRPr="00403AA1" w:rsidRDefault="00143DCE" w:rsidP="00143DCE">
            <w:pPr>
              <w:spacing w:line="240" w:lineRule="auto"/>
              <w:jc w:val="center"/>
              <w:rPr>
                <w:bCs/>
                <w:sz w:val="22"/>
                <w:rPrChange w:id="10027" w:author="Huyen Tran Thu" w:date="2025-04-28T20:30:00Z" w16du:dateUtc="2025-04-28T13:30:00Z">
                  <w:rPr>
                    <w:bCs/>
                    <w:sz w:val="24"/>
                    <w:szCs w:val="24"/>
                  </w:rPr>
                </w:rPrChange>
              </w:rPr>
            </w:pPr>
            <w:ins w:id="10028" w:author="Thu Huyen Tran" w:date="2024-05-17T20:53:00Z" w16du:dateUtc="2024-05-17T13:53:00Z">
              <w:r w:rsidRPr="00403AA1">
                <w:rPr>
                  <w:sz w:val="22"/>
                  <w:rPrChange w:id="10029" w:author="Huyen Tran Thu" w:date="2025-04-28T20:30:00Z" w16du:dateUtc="2025-04-28T13:30:00Z">
                    <w:rPr>
                      <w:rFonts w:ascii="Arial" w:hAnsi="Arial" w:cs="Arial"/>
                      <w:sz w:val="20"/>
                      <w:szCs w:val="20"/>
                    </w:rPr>
                  </w:rPrChange>
                </w:rPr>
                <w:t xml:space="preserve">2.358.886 </w:t>
              </w:r>
            </w:ins>
            <w:del w:id="10030" w:author="Thu Huyen Tran" w:date="2023-12-05T21:56:00Z">
              <w:r w:rsidRPr="00403AA1" w:rsidDel="00EF58EE">
                <w:rPr>
                  <w:bCs/>
                  <w:sz w:val="22"/>
                  <w:rPrChange w:id="10031" w:author="Huyen Tran Thu" w:date="2025-04-28T20:30:00Z" w16du:dateUtc="2025-04-28T13:30:00Z">
                    <w:rPr>
                      <w:bCs/>
                      <w:sz w:val="24"/>
                      <w:szCs w:val="24"/>
                    </w:rPr>
                  </w:rPrChange>
                </w:rPr>
                <w:delText xml:space="preserve">2.654.244 </w:delText>
              </w:r>
            </w:del>
          </w:p>
        </w:tc>
      </w:tr>
      <w:tr w:rsidR="00403AA1" w:rsidRPr="00403AA1" w14:paraId="24D7DC2B" w14:textId="77777777" w:rsidTr="0066799A">
        <w:trPr>
          <w:jc w:val="center"/>
          <w:ins w:id="10032" w:author="Huyen Tran Thu" w:date="2025-04-28T20:29:00Z"/>
        </w:trPr>
        <w:tc>
          <w:tcPr>
            <w:tcW w:w="758" w:type="pct"/>
          </w:tcPr>
          <w:p w14:paraId="7BA7F5D9" w14:textId="6AB6E6EA" w:rsidR="00403AA1" w:rsidRPr="00403AA1" w:rsidRDefault="00403AA1" w:rsidP="00403AA1">
            <w:pPr>
              <w:spacing w:line="240" w:lineRule="auto"/>
              <w:jc w:val="center"/>
              <w:rPr>
                <w:ins w:id="10033" w:author="Huyen Tran Thu" w:date="2025-04-28T20:29:00Z" w16du:dateUtc="2025-04-28T13:29:00Z"/>
                <w:sz w:val="22"/>
              </w:rPr>
            </w:pPr>
            <w:ins w:id="10034" w:author="Huyen Tran Thu" w:date="2025-04-28T20:29:00Z" w16du:dateUtc="2025-04-28T13:29:00Z">
              <w:r w:rsidRPr="00403AA1">
                <w:rPr>
                  <w:sz w:val="22"/>
                </w:rPr>
                <w:t>2019</w:t>
              </w:r>
            </w:ins>
          </w:p>
        </w:tc>
        <w:tc>
          <w:tcPr>
            <w:tcW w:w="1505" w:type="pct"/>
            <w:vAlign w:val="bottom"/>
          </w:tcPr>
          <w:p w14:paraId="758F8C2D" w14:textId="7B4B440E" w:rsidR="00403AA1" w:rsidRPr="00403AA1" w:rsidRDefault="00403AA1" w:rsidP="00403AA1">
            <w:pPr>
              <w:spacing w:line="240" w:lineRule="auto"/>
              <w:jc w:val="center"/>
              <w:rPr>
                <w:ins w:id="10035" w:author="Huyen Tran Thu" w:date="2025-04-28T20:29:00Z" w16du:dateUtc="2025-04-28T13:29:00Z"/>
                <w:color w:val="FF0000"/>
                <w:sz w:val="22"/>
              </w:rPr>
            </w:pPr>
            <w:ins w:id="10036" w:author="Huyen Tran Thu" w:date="2025-04-28T20:29:00Z" w16du:dateUtc="2025-04-28T13:29:00Z">
              <w:r w:rsidRPr="00403AA1">
                <w:rPr>
                  <w:sz w:val="22"/>
                  <w:rPrChange w:id="10037" w:author="Huyen Tran Thu" w:date="2025-04-28T20:30:00Z" w16du:dateUtc="2025-04-28T13:30:00Z">
                    <w:rPr>
                      <w:rFonts w:ascii="Arial" w:hAnsi="Arial" w:cs="Arial"/>
                      <w:sz w:val="20"/>
                      <w:szCs w:val="20"/>
                    </w:rPr>
                  </w:rPrChange>
                </w:rPr>
                <w:t xml:space="preserve">2.204.761 </w:t>
              </w:r>
            </w:ins>
          </w:p>
        </w:tc>
        <w:tc>
          <w:tcPr>
            <w:tcW w:w="1346" w:type="pct"/>
            <w:vAlign w:val="bottom"/>
          </w:tcPr>
          <w:p w14:paraId="1F018E6A" w14:textId="4780913A" w:rsidR="00403AA1" w:rsidRPr="00403AA1" w:rsidRDefault="00403AA1" w:rsidP="00403AA1">
            <w:pPr>
              <w:spacing w:line="240" w:lineRule="auto"/>
              <w:jc w:val="center"/>
              <w:rPr>
                <w:ins w:id="10038" w:author="Huyen Tran Thu" w:date="2025-04-28T20:29:00Z" w16du:dateUtc="2025-04-28T13:29:00Z"/>
                <w:sz w:val="22"/>
              </w:rPr>
            </w:pPr>
            <w:ins w:id="10039" w:author="Huyen Tran Thu" w:date="2025-04-28T20:30:00Z" w16du:dateUtc="2025-04-28T13:30:00Z">
              <w:r w:rsidRPr="00403AA1">
                <w:rPr>
                  <w:sz w:val="22"/>
                  <w:rPrChange w:id="10040" w:author="Huyen Tran Thu" w:date="2025-04-28T20:30:00Z" w16du:dateUtc="2025-04-28T13:30:00Z">
                    <w:rPr>
                      <w:rFonts w:ascii="Arial" w:hAnsi="Arial" w:cs="Arial"/>
                      <w:sz w:val="20"/>
                      <w:szCs w:val="20"/>
                    </w:rPr>
                  </w:rPrChange>
                </w:rPr>
                <w:t xml:space="preserve">340.453 </w:t>
              </w:r>
            </w:ins>
          </w:p>
        </w:tc>
        <w:tc>
          <w:tcPr>
            <w:tcW w:w="1391" w:type="pct"/>
            <w:vAlign w:val="bottom"/>
          </w:tcPr>
          <w:p w14:paraId="19C139EC" w14:textId="303704D6" w:rsidR="00403AA1" w:rsidRPr="00403AA1" w:rsidRDefault="00403AA1" w:rsidP="00403AA1">
            <w:pPr>
              <w:spacing w:line="240" w:lineRule="auto"/>
              <w:jc w:val="center"/>
              <w:rPr>
                <w:ins w:id="10041" w:author="Huyen Tran Thu" w:date="2025-04-28T20:29:00Z" w16du:dateUtc="2025-04-28T13:29:00Z"/>
                <w:sz w:val="22"/>
              </w:rPr>
            </w:pPr>
            <w:ins w:id="10042" w:author="Huyen Tran Thu" w:date="2025-04-28T20:30:00Z" w16du:dateUtc="2025-04-28T13:30:00Z">
              <w:r w:rsidRPr="00403AA1">
                <w:rPr>
                  <w:sz w:val="22"/>
                  <w:rPrChange w:id="10043" w:author="Huyen Tran Thu" w:date="2025-04-28T20:30:00Z" w16du:dateUtc="2025-04-28T13:30:00Z">
                    <w:rPr>
                      <w:rFonts w:ascii="Arial" w:hAnsi="Arial" w:cs="Arial"/>
                      <w:sz w:val="20"/>
                      <w:szCs w:val="20"/>
                    </w:rPr>
                  </w:rPrChange>
                </w:rPr>
                <w:t xml:space="preserve">2.545.214 </w:t>
              </w:r>
            </w:ins>
          </w:p>
        </w:tc>
      </w:tr>
      <w:tr w:rsidR="00403AA1" w:rsidRPr="00403AA1" w14:paraId="14A69F00" w14:textId="77777777" w:rsidTr="0066799A">
        <w:trPr>
          <w:jc w:val="center"/>
          <w:ins w:id="10044" w:author="Huyen Tran Thu" w:date="2025-04-28T20:29:00Z"/>
        </w:trPr>
        <w:tc>
          <w:tcPr>
            <w:tcW w:w="758" w:type="pct"/>
          </w:tcPr>
          <w:p w14:paraId="00D6CDB8" w14:textId="120F78DD" w:rsidR="00403AA1" w:rsidRPr="00403AA1" w:rsidRDefault="00403AA1" w:rsidP="00403AA1">
            <w:pPr>
              <w:spacing w:line="240" w:lineRule="auto"/>
              <w:jc w:val="center"/>
              <w:rPr>
                <w:ins w:id="10045" w:author="Huyen Tran Thu" w:date="2025-04-28T20:29:00Z" w16du:dateUtc="2025-04-28T13:29:00Z"/>
                <w:sz w:val="22"/>
              </w:rPr>
            </w:pPr>
            <w:ins w:id="10046" w:author="Huyen Tran Thu" w:date="2025-04-28T20:29:00Z" w16du:dateUtc="2025-04-28T13:29:00Z">
              <w:r w:rsidRPr="00403AA1">
                <w:rPr>
                  <w:sz w:val="22"/>
                </w:rPr>
                <w:t>2020</w:t>
              </w:r>
            </w:ins>
          </w:p>
        </w:tc>
        <w:tc>
          <w:tcPr>
            <w:tcW w:w="1505" w:type="pct"/>
            <w:vAlign w:val="bottom"/>
          </w:tcPr>
          <w:p w14:paraId="4B9ECF0E" w14:textId="117EBE15" w:rsidR="00403AA1" w:rsidRPr="00403AA1" w:rsidRDefault="00403AA1" w:rsidP="00403AA1">
            <w:pPr>
              <w:spacing w:line="240" w:lineRule="auto"/>
              <w:jc w:val="center"/>
              <w:rPr>
                <w:ins w:id="10047" w:author="Huyen Tran Thu" w:date="2025-04-28T20:29:00Z" w16du:dateUtc="2025-04-28T13:29:00Z"/>
                <w:color w:val="FF0000"/>
                <w:sz w:val="22"/>
              </w:rPr>
            </w:pPr>
            <w:ins w:id="10048" w:author="Huyen Tran Thu" w:date="2025-04-28T20:29:00Z" w16du:dateUtc="2025-04-28T13:29:00Z">
              <w:r w:rsidRPr="00403AA1">
                <w:rPr>
                  <w:sz w:val="22"/>
                  <w:rPrChange w:id="10049" w:author="Huyen Tran Thu" w:date="2025-04-28T20:30:00Z" w16du:dateUtc="2025-04-28T13:30:00Z">
                    <w:rPr>
                      <w:rFonts w:ascii="Arial" w:hAnsi="Arial" w:cs="Arial"/>
                      <w:sz w:val="20"/>
                      <w:szCs w:val="20"/>
                    </w:rPr>
                  </w:rPrChange>
                </w:rPr>
                <w:t xml:space="preserve">2.198.971 </w:t>
              </w:r>
            </w:ins>
          </w:p>
        </w:tc>
        <w:tc>
          <w:tcPr>
            <w:tcW w:w="1346" w:type="pct"/>
            <w:vAlign w:val="bottom"/>
          </w:tcPr>
          <w:p w14:paraId="267A234E" w14:textId="2A504313" w:rsidR="00403AA1" w:rsidRPr="00403AA1" w:rsidRDefault="00403AA1" w:rsidP="00403AA1">
            <w:pPr>
              <w:spacing w:line="240" w:lineRule="auto"/>
              <w:jc w:val="center"/>
              <w:rPr>
                <w:ins w:id="10050" w:author="Huyen Tran Thu" w:date="2025-04-28T20:29:00Z" w16du:dateUtc="2025-04-28T13:29:00Z"/>
                <w:sz w:val="22"/>
              </w:rPr>
            </w:pPr>
            <w:ins w:id="10051" w:author="Huyen Tran Thu" w:date="2025-04-28T20:30:00Z" w16du:dateUtc="2025-04-28T13:30:00Z">
              <w:r w:rsidRPr="00403AA1">
                <w:rPr>
                  <w:sz w:val="22"/>
                  <w:rPrChange w:id="10052" w:author="Huyen Tran Thu" w:date="2025-04-28T20:30:00Z" w16du:dateUtc="2025-04-28T13:30:00Z">
                    <w:rPr>
                      <w:rFonts w:ascii="Arial" w:hAnsi="Arial" w:cs="Arial"/>
                      <w:sz w:val="20"/>
                      <w:szCs w:val="20"/>
                    </w:rPr>
                  </w:rPrChange>
                </w:rPr>
                <w:t xml:space="preserve">332.993 </w:t>
              </w:r>
            </w:ins>
          </w:p>
        </w:tc>
        <w:tc>
          <w:tcPr>
            <w:tcW w:w="1391" w:type="pct"/>
            <w:vAlign w:val="bottom"/>
          </w:tcPr>
          <w:p w14:paraId="36A936C3" w14:textId="49C1522C" w:rsidR="00403AA1" w:rsidRPr="00403AA1" w:rsidRDefault="00403AA1" w:rsidP="00403AA1">
            <w:pPr>
              <w:spacing w:line="240" w:lineRule="auto"/>
              <w:jc w:val="center"/>
              <w:rPr>
                <w:ins w:id="10053" w:author="Huyen Tran Thu" w:date="2025-04-28T20:29:00Z" w16du:dateUtc="2025-04-28T13:29:00Z"/>
                <w:sz w:val="22"/>
              </w:rPr>
            </w:pPr>
            <w:ins w:id="10054" w:author="Huyen Tran Thu" w:date="2025-04-28T20:30:00Z" w16du:dateUtc="2025-04-28T13:30:00Z">
              <w:r w:rsidRPr="00403AA1">
                <w:rPr>
                  <w:sz w:val="22"/>
                  <w:rPrChange w:id="10055" w:author="Huyen Tran Thu" w:date="2025-04-28T20:30:00Z" w16du:dateUtc="2025-04-28T13:30:00Z">
                    <w:rPr>
                      <w:rFonts w:ascii="Arial" w:hAnsi="Arial" w:cs="Arial"/>
                      <w:sz w:val="20"/>
                      <w:szCs w:val="20"/>
                    </w:rPr>
                  </w:rPrChange>
                </w:rPr>
                <w:t xml:space="preserve">2.531.964 </w:t>
              </w:r>
            </w:ins>
          </w:p>
        </w:tc>
      </w:tr>
      <w:tr w:rsidR="00403AA1" w:rsidRPr="00403AA1" w14:paraId="319A970F" w14:textId="77777777" w:rsidTr="0066799A">
        <w:trPr>
          <w:jc w:val="center"/>
          <w:ins w:id="10056" w:author="Huyen Tran Thu" w:date="2025-04-28T20:29:00Z"/>
        </w:trPr>
        <w:tc>
          <w:tcPr>
            <w:tcW w:w="758" w:type="pct"/>
          </w:tcPr>
          <w:p w14:paraId="196DF8EE" w14:textId="57C1605D" w:rsidR="00403AA1" w:rsidRPr="00403AA1" w:rsidRDefault="00403AA1" w:rsidP="00403AA1">
            <w:pPr>
              <w:spacing w:line="240" w:lineRule="auto"/>
              <w:jc w:val="center"/>
              <w:rPr>
                <w:ins w:id="10057" w:author="Huyen Tran Thu" w:date="2025-04-28T20:29:00Z" w16du:dateUtc="2025-04-28T13:29:00Z"/>
                <w:sz w:val="22"/>
              </w:rPr>
            </w:pPr>
            <w:ins w:id="10058" w:author="Huyen Tran Thu" w:date="2025-04-28T20:29:00Z" w16du:dateUtc="2025-04-28T13:29:00Z">
              <w:r w:rsidRPr="00403AA1">
                <w:rPr>
                  <w:sz w:val="22"/>
                </w:rPr>
                <w:t>2021</w:t>
              </w:r>
            </w:ins>
          </w:p>
        </w:tc>
        <w:tc>
          <w:tcPr>
            <w:tcW w:w="1505" w:type="pct"/>
            <w:vAlign w:val="bottom"/>
          </w:tcPr>
          <w:p w14:paraId="2AF3751D" w14:textId="464EDBCF" w:rsidR="00403AA1" w:rsidRPr="00403AA1" w:rsidRDefault="00403AA1" w:rsidP="00403AA1">
            <w:pPr>
              <w:spacing w:line="240" w:lineRule="auto"/>
              <w:jc w:val="center"/>
              <w:rPr>
                <w:ins w:id="10059" w:author="Huyen Tran Thu" w:date="2025-04-28T20:29:00Z" w16du:dateUtc="2025-04-28T13:29:00Z"/>
                <w:color w:val="FF0000"/>
                <w:sz w:val="22"/>
              </w:rPr>
            </w:pPr>
            <w:ins w:id="10060" w:author="Huyen Tran Thu" w:date="2025-04-28T20:29:00Z" w16du:dateUtc="2025-04-28T13:29:00Z">
              <w:r w:rsidRPr="00403AA1">
                <w:rPr>
                  <w:sz w:val="22"/>
                  <w:rPrChange w:id="10061" w:author="Huyen Tran Thu" w:date="2025-04-28T20:30:00Z" w16du:dateUtc="2025-04-28T13:30:00Z">
                    <w:rPr>
                      <w:rFonts w:ascii="Arial" w:hAnsi="Arial" w:cs="Arial"/>
                      <w:sz w:val="20"/>
                      <w:szCs w:val="20"/>
                    </w:rPr>
                  </w:rPrChange>
                </w:rPr>
                <w:t xml:space="preserve">2.813.789 </w:t>
              </w:r>
            </w:ins>
          </w:p>
        </w:tc>
        <w:tc>
          <w:tcPr>
            <w:tcW w:w="1346" w:type="pct"/>
            <w:vAlign w:val="bottom"/>
          </w:tcPr>
          <w:p w14:paraId="58E0AB48" w14:textId="642A040C" w:rsidR="00403AA1" w:rsidRPr="00403AA1" w:rsidRDefault="00403AA1" w:rsidP="00403AA1">
            <w:pPr>
              <w:spacing w:line="240" w:lineRule="auto"/>
              <w:jc w:val="center"/>
              <w:rPr>
                <w:ins w:id="10062" w:author="Huyen Tran Thu" w:date="2025-04-28T20:29:00Z" w16du:dateUtc="2025-04-28T13:29:00Z"/>
                <w:sz w:val="22"/>
              </w:rPr>
            </w:pPr>
            <w:ins w:id="10063" w:author="Huyen Tran Thu" w:date="2025-04-28T20:30:00Z" w16du:dateUtc="2025-04-28T13:30:00Z">
              <w:r w:rsidRPr="00403AA1">
                <w:rPr>
                  <w:sz w:val="22"/>
                  <w:rPrChange w:id="10064" w:author="Huyen Tran Thu" w:date="2025-04-28T20:30:00Z" w16du:dateUtc="2025-04-28T13:30:00Z">
                    <w:rPr>
                      <w:rFonts w:ascii="Arial" w:hAnsi="Arial" w:cs="Arial"/>
                      <w:sz w:val="20"/>
                      <w:szCs w:val="20"/>
                    </w:rPr>
                  </w:rPrChange>
                </w:rPr>
                <w:t xml:space="preserve">344.543 </w:t>
              </w:r>
            </w:ins>
          </w:p>
        </w:tc>
        <w:tc>
          <w:tcPr>
            <w:tcW w:w="1391" w:type="pct"/>
            <w:vAlign w:val="bottom"/>
          </w:tcPr>
          <w:p w14:paraId="3E17C984" w14:textId="187A36F5" w:rsidR="00403AA1" w:rsidRPr="00403AA1" w:rsidRDefault="00403AA1" w:rsidP="00403AA1">
            <w:pPr>
              <w:spacing w:line="240" w:lineRule="auto"/>
              <w:jc w:val="center"/>
              <w:rPr>
                <w:ins w:id="10065" w:author="Huyen Tran Thu" w:date="2025-04-28T20:29:00Z" w16du:dateUtc="2025-04-28T13:29:00Z"/>
                <w:sz w:val="22"/>
              </w:rPr>
            </w:pPr>
            <w:ins w:id="10066" w:author="Huyen Tran Thu" w:date="2025-04-28T20:30:00Z" w16du:dateUtc="2025-04-28T13:30:00Z">
              <w:r w:rsidRPr="00403AA1">
                <w:rPr>
                  <w:sz w:val="22"/>
                  <w:rPrChange w:id="10067" w:author="Huyen Tran Thu" w:date="2025-04-28T20:30:00Z" w16du:dateUtc="2025-04-28T13:30:00Z">
                    <w:rPr>
                      <w:rFonts w:ascii="Arial" w:hAnsi="Arial" w:cs="Arial"/>
                      <w:sz w:val="20"/>
                      <w:szCs w:val="20"/>
                    </w:rPr>
                  </w:rPrChange>
                </w:rPr>
                <w:t xml:space="preserve">3.158.332 </w:t>
              </w:r>
            </w:ins>
          </w:p>
        </w:tc>
      </w:tr>
      <w:tr w:rsidR="00403AA1" w:rsidRPr="00403AA1" w14:paraId="049F0CAF" w14:textId="77777777" w:rsidTr="0066799A">
        <w:trPr>
          <w:jc w:val="center"/>
          <w:ins w:id="10068" w:author="Huyen Tran Thu" w:date="2025-04-28T20:29:00Z"/>
        </w:trPr>
        <w:tc>
          <w:tcPr>
            <w:tcW w:w="758" w:type="pct"/>
          </w:tcPr>
          <w:p w14:paraId="0EF9A9E7" w14:textId="6EA3B756" w:rsidR="00403AA1" w:rsidRPr="00403AA1" w:rsidRDefault="00403AA1" w:rsidP="00403AA1">
            <w:pPr>
              <w:spacing w:line="240" w:lineRule="auto"/>
              <w:jc w:val="center"/>
              <w:rPr>
                <w:ins w:id="10069" w:author="Huyen Tran Thu" w:date="2025-04-28T20:29:00Z" w16du:dateUtc="2025-04-28T13:29:00Z"/>
                <w:sz w:val="22"/>
              </w:rPr>
            </w:pPr>
            <w:ins w:id="10070" w:author="Huyen Tran Thu" w:date="2025-04-28T20:29:00Z" w16du:dateUtc="2025-04-28T13:29:00Z">
              <w:r w:rsidRPr="00403AA1">
                <w:rPr>
                  <w:sz w:val="22"/>
                </w:rPr>
                <w:lastRenderedPageBreak/>
                <w:t>2022</w:t>
              </w:r>
            </w:ins>
          </w:p>
        </w:tc>
        <w:tc>
          <w:tcPr>
            <w:tcW w:w="1505" w:type="pct"/>
            <w:vAlign w:val="bottom"/>
          </w:tcPr>
          <w:p w14:paraId="1AF7B3D9" w14:textId="5A53662B" w:rsidR="00403AA1" w:rsidRPr="00403AA1" w:rsidRDefault="00403AA1" w:rsidP="00403AA1">
            <w:pPr>
              <w:spacing w:line="240" w:lineRule="auto"/>
              <w:jc w:val="center"/>
              <w:rPr>
                <w:ins w:id="10071" w:author="Huyen Tran Thu" w:date="2025-04-28T20:29:00Z" w16du:dateUtc="2025-04-28T13:29:00Z"/>
                <w:color w:val="FF0000"/>
                <w:sz w:val="22"/>
              </w:rPr>
            </w:pPr>
            <w:ins w:id="10072" w:author="Huyen Tran Thu" w:date="2025-04-28T20:29:00Z" w16du:dateUtc="2025-04-28T13:29:00Z">
              <w:r w:rsidRPr="00403AA1">
                <w:rPr>
                  <w:sz w:val="22"/>
                  <w:rPrChange w:id="10073" w:author="Huyen Tran Thu" w:date="2025-04-28T20:30:00Z" w16du:dateUtc="2025-04-28T13:30:00Z">
                    <w:rPr>
                      <w:rFonts w:ascii="Arial" w:hAnsi="Arial" w:cs="Arial"/>
                      <w:sz w:val="20"/>
                      <w:szCs w:val="20"/>
                    </w:rPr>
                  </w:rPrChange>
                </w:rPr>
                <w:t xml:space="preserve">2.813.789 </w:t>
              </w:r>
            </w:ins>
          </w:p>
        </w:tc>
        <w:tc>
          <w:tcPr>
            <w:tcW w:w="1346" w:type="pct"/>
            <w:vAlign w:val="bottom"/>
          </w:tcPr>
          <w:p w14:paraId="2BBB56C3" w14:textId="3AEA1986" w:rsidR="00403AA1" w:rsidRPr="00403AA1" w:rsidRDefault="00403AA1" w:rsidP="00403AA1">
            <w:pPr>
              <w:spacing w:line="240" w:lineRule="auto"/>
              <w:jc w:val="center"/>
              <w:rPr>
                <w:ins w:id="10074" w:author="Huyen Tran Thu" w:date="2025-04-28T20:29:00Z" w16du:dateUtc="2025-04-28T13:29:00Z"/>
                <w:sz w:val="22"/>
              </w:rPr>
            </w:pPr>
            <w:ins w:id="10075" w:author="Huyen Tran Thu" w:date="2025-04-28T20:30:00Z" w16du:dateUtc="2025-04-28T13:30:00Z">
              <w:r w:rsidRPr="00403AA1">
                <w:rPr>
                  <w:sz w:val="22"/>
                  <w:rPrChange w:id="10076" w:author="Huyen Tran Thu" w:date="2025-04-28T20:30:00Z" w16du:dateUtc="2025-04-28T13:30:00Z">
                    <w:rPr>
                      <w:rFonts w:ascii="Arial" w:hAnsi="Arial" w:cs="Arial"/>
                      <w:sz w:val="20"/>
                      <w:szCs w:val="20"/>
                    </w:rPr>
                  </w:rPrChange>
                </w:rPr>
                <w:t xml:space="preserve">341.676 </w:t>
              </w:r>
            </w:ins>
          </w:p>
        </w:tc>
        <w:tc>
          <w:tcPr>
            <w:tcW w:w="1391" w:type="pct"/>
            <w:vAlign w:val="bottom"/>
          </w:tcPr>
          <w:p w14:paraId="4CFC42E4" w14:textId="239B07BC" w:rsidR="00403AA1" w:rsidRPr="00403AA1" w:rsidRDefault="00403AA1" w:rsidP="00403AA1">
            <w:pPr>
              <w:spacing w:line="240" w:lineRule="auto"/>
              <w:jc w:val="center"/>
              <w:rPr>
                <w:ins w:id="10077" w:author="Huyen Tran Thu" w:date="2025-04-28T20:29:00Z" w16du:dateUtc="2025-04-28T13:29:00Z"/>
                <w:sz w:val="22"/>
              </w:rPr>
            </w:pPr>
            <w:ins w:id="10078" w:author="Huyen Tran Thu" w:date="2025-04-28T20:30:00Z" w16du:dateUtc="2025-04-28T13:30:00Z">
              <w:r w:rsidRPr="00403AA1">
                <w:rPr>
                  <w:sz w:val="22"/>
                  <w:rPrChange w:id="10079" w:author="Huyen Tran Thu" w:date="2025-04-28T20:30:00Z" w16du:dateUtc="2025-04-28T13:30:00Z">
                    <w:rPr>
                      <w:rFonts w:ascii="Arial" w:hAnsi="Arial" w:cs="Arial"/>
                      <w:sz w:val="20"/>
                      <w:szCs w:val="20"/>
                    </w:rPr>
                  </w:rPrChange>
                </w:rPr>
                <w:t xml:space="preserve">3.155.465 </w:t>
              </w:r>
            </w:ins>
          </w:p>
        </w:tc>
      </w:tr>
      <w:tr w:rsidR="00055375" w:rsidRPr="00403AA1" w:rsidDel="003A6022" w14:paraId="2E26F3DC" w14:textId="2657DD79" w:rsidTr="0066799A">
        <w:trPr>
          <w:jc w:val="center"/>
          <w:del w:id="10080" w:author="Huyen Tran Thu" w:date="2023-03-30T09:16:00Z"/>
        </w:trPr>
        <w:tc>
          <w:tcPr>
            <w:tcW w:w="758" w:type="pct"/>
          </w:tcPr>
          <w:p w14:paraId="1F75C494" w14:textId="6995FCA5" w:rsidR="00055375" w:rsidRPr="00403AA1" w:rsidDel="003A6022" w:rsidRDefault="00055375" w:rsidP="00055375">
            <w:pPr>
              <w:spacing w:line="240" w:lineRule="auto"/>
              <w:jc w:val="center"/>
              <w:rPr>
                <w:del w:id="10081" w:author="Huyen Tran Thu" w:date="2023-03-30T09:16:00Z"/>
                <w:sz w:val="22"/>
                <w:rPrChange w:id="10082" w:author="Huyen Tran Thu" w:date="2025-04-28T20:30:00Z" w16du:dateUtc="2025-04-28T13:30:00Z">
                  <w:rPr>
                    <w:del w:id="10083" w:author="Huyen Tran Thu" w:date="2023-03-30T09:16:00Z"/>
                    <w:sz w:val="24"/>
                    <w:szCs w:val="24"/>
                  </w:rPr>
                </w:rPrChange>
              </w:rPr>
            </w:pPr>
            <w:del w:id="10084" w:author="Huyen Tran Thu" w:date="2023-03-30T09:16:00Z">
              <w:r w:rsidRPr="00403AA1" w:rsidDel="003A6022">
                <w:rPr>
                  <w:sz w:val="22"/>
                  <w:rPrChange w:id="10085" w:author="Huyen Tran Thu" w:date="2025-04-28T20:30:00Z" w16du:dateUtc="2025-04-28T13:30:00Z">
                    <w:rPr>
                      <w:sz w:val="24"/>
                      <w:szCs w:val="24"/>
                    </w:rPr>
                  </w:rPrChange>
                </w:rPr>
                <w:delText>2019</w:delText>
              </w:r>
            </w:del>
          </w:p>
        </w:tc>
        <w:tc>
          <w:tcPr>
            <w:tcW w:w="1505" w:type="pct"/>
            <w:vAlign w:val="bottom"/>
          </w:tcPr>
          <w:p w14:paraId="04032C2C" w14:textId="35B65C2F" w:rsidR="00055375" w:rsidRPr="00403AA1" w:rsidDel="003A6022" w:rsidRDefault="00055375" w:rsidP="00055375">
            <w:pPr>
              <w:spacing w:line="240" w:lineRule="auto"/>
              <w:jc w:val="center"/>
              <w:rPr>
                <w:del w:id="10086" w:author="Huyen Tran Thu" w:date="2023-03-30T09:16:00Z"/>
                <w:sz w:val="22"/>
                <w:rPrChange w:id="10087" w:author="Huyen Tran Thu" w:date="2025-04-28T20:30:00Z" w16du:dateUtc="2025-04-28T13:30:00Z">
                  <w:rPr>
                    <w:del w:id="10088" w:author="Huyen Tran Thu" w:date="2023-03-30T09:16:00Z"/>
                    <w:sz w:val="24"/>
                    <w:szCs w:val="24"/>
                  </w:rPr>
                </w:rPrChange>
              </w:rPr>
            </w:pPr>
            <w:del w:id="10089" w:author="Huyen Tran Thu" w:date="2023-03-30T09:16:00Z">
              <w:r w:rsidRPr="00403AA1" w:rsidDel="003A6022">
                <w:rPr>
                  <w:sz w:val="22"/>
                  <w:rPrChange w:id="10090" w:author="Huyen Tran Thu" w:date="2025-04-28T20:30:00Z" w16du:dateUtc="2025-04-28T13:30:00Z">
                    <w:rPr>
                      <w:sz w:val="24"/>
                      <w:szCs w:val="24"/>
                    </w:rPr>
                  </w:rPrChange>
                </w:rPr>
                <w:delText xml:space="preserve">2.535.518 </w:delText>
              </w:r>
            </w:del>
          </w:p>
        </w:tc>
        <w:tc>
          <w:tcPr>
            <w:tcW w:w="1346" w:type="pct"/>
            <w:vAlign w:val="bottom"/>
          </w:tcPr>
          <w:p w14:paraId="08C255A0" w14:textId="5853278E" w:rsidR="00055375" w:rsidRPr="00403AA1" w:rsidDel="003A6022" w:rsidRDefault="00055375" w:rsidP="00055375">
            <w:pPr>
              <w:spacing w:line="240" w:lineRule="auto"/>
              <w:jc w:val="center"/>
              <w:rPr>
                <w:del w:id="10091" w:author="Huyen Tran Thu" w:date="2023-03-30T09:16:00Z"/>
                <w:sz w:val="22"/>
                <w:rPrChange w:id="10092" w:author="Huyen Tran Thu" w:date="2025-04-28T20:30:00Z" w16du:dateUtc="2025-04-28T13:30:00Z">
                  <w:rPr>
                    <w:del w:id="10093" w:author="Huyen Tran Thu" w:date="2023-03-30T09:16:00Z"/>
                    <w:sz w:val="24"/>
                    <w:szCs w:val="24"/>
                  </w:rPr>
                </w:rPrChange>
              </w:rPr>
            </w:pPr>
            <w:del w:id="10094" w:author="Huyen Tran Thu" w:date="2023-03-30T09:16:00Z">
              <w:r w:rsidRPr="00403AA1" w:rsidDel="003A6022">
                <w:rPr>
                  <w:sz w:val="22"/>
                  <w:rPrChange w:id="10095" w:author="Huyen Tran Thu" w:date="2025-04-28T20:30:00Z" w16du:dateUtc="2025-04-28T13:30:00Z">
                    <w:rPr>
                      <w:sz w:val="24"/>
                      <w:szCs w:val="24"/>
                    </w:rPr>
                  </w:rPrChange>
                </w:rPr>
                <w:delText xml:space="preserve">340.453 </w:delText>
              </w:r>
            </w:del>
          </w:p>
        </w:tc>
        <w:tc>
          <w:tcPr>
            <w:tcW w:w="1391" w:type="pct"/>
            <w:vAlign w:val="bottom"/>
          </w:tcPr>
          <w:p w14:paraId="225B9319" w14:textId="61CD919B" w:rsidR="00055375" w:rsidRPr="00403AA1" w:rsidDel="003A6022" w:rsidRDefault="00055375" w:rsidP="00055375">
            <w:pPr>
              <w:spacing w:line="240" w:lineRule="auto"/>
              <w:jc w:val="center"/>
              <w:rPr>
                <w:del w:id="10096" w:author="Huyen Tran Thu" w:date="2023-03-30T09:16:00Z"/>
                <w:sz w:val="22"/>
                <w:rPrChange w:id="10097" w:author="Huyen Tran Thu" w:date="2025-04-28T20:30:00Z" w16du:dateUtc="2025-04-28T13:30:00Z">
                  <w:rPr>
                    <w:del w:id="10098" w:author="Huyen Tran Thu" w:date="2023-03-30T09:16:00Z"/>
                    <w:sz w:val="24"/>
                    <w:szCs w:val="24"/>
                  </w:rPr>
                </w:rPrChange>
              </w:rPr>
            </w:pPr>
            <w:del w:id="10099" w:author="Huyen Tran Thu" w:date="2023-03-30T09:16:00Z">
              <w:r w:rsidRPr="00403AA1" w:rsidDel="003A6022">
                <w:rPr>
                  <w:sz w:val="22"/>
                  <w:rPrChange w:id="10100" w:author="Huyen Tran Thu" w:date="2025-04-28T20:30:00Z" w16du:dateUtc="2025-04-28T13:30:00Z">
                    <w:rPr>
                      <w:sz w:val="24"/>
                      <w:szCs w:val="24"/>
                    </w:rPr>
                  </w:rPrChange>
                </w:rPr>
                <w:delText xml:space="preserve">2.875.971 </w:delText>
              </w:r>
            </w:del>
          </w:p>
        </w:tc>
      </w:tr>
      <w:tr w:rsidR="00055375" w:rsidRPr="00403AA1" w:rsidDel="003A6022" w14:paraId="11801E8E" w14:textId="0B36B2FF" w:rsidTr="0066799A">
        <w:trPr>
          <w:jc w:val="center"/>
          <w:del w:id="10101" w:author="Huyen Tran Thu" w:date="2023-03-30T09:16:00Z"/>
        </w:trPr>
        <w:tc>
          <w:tcPr>
            <w:tcW w:w="758" w:type="pct"/>
          </w:tcPr>
          <w:p w14:paraId="2766073B" w14:textId="67A69C61" w:rsidR="00055375" w:rsidRPr="00403AA1" w:rsidDel="003A6022" w:rsidRDefault="00055375" w:rsidP="00055375">
            <w:pPr>
              <w:spacing w:line="240" w:lineRule="auto"/>
              <w:jc w:val="center"/>
              <w:rPr>
                <w:del w:id="10102" w:author="Huyen Tran Thu" w:date="2023-03-30T09:16:00Z"/>
                <w:sz w:val="22"/>
                <w:rPrChange w:id="10103" w:author="Huyen Tran Thu" w:date="2025-04-28T20:30:00Z" w16du:dateUtc="2025-04-28T13:30:00Z">
                  <w:rPr>
                    <w:del w:id="10104" w:author="Huyen Tran Thu" w:date="2023-03-30T09:16:00Z"/>
                    <w:sz w:val="24"/>
                    <w:szCs w:val="24"/>
                  </w:rPr>
                </w:rPrChange>
              </w:rPr>
            </w:pPr>
            <w:del w:id="10105" w:author="Huyen Tran Thu" w:date="2023-03-30T09:16:00Z">
              <w:r w:rsidRPr="00403AA1" w:rsidDel="003A6022">
                <w:rPr>
                  <w:sz w:val="22"/>
                  <w:rPrChange w:id="10106" w:author="Huyen Tran Thu" w:date="2025-04-28T20:30:00Z" w16du:dateUtc="2025-04-28T13:30:00Z">
                    <w:rPr>
                      <w:sz w:val="24"/>
                      <w:szCs w:val="24"/>
                    </w:rPr>
                  </w:rPrChange>
                </w:rPr>
                <w:delText>2020</w:delText>
              </w:r>
            </w:del>
          </w:p>
        </w:tc>
        <w:tc>
          <w:tcPr>
            <w:tcW w:w="1505" w:type="pct"/>
            <w:vAlign w:val="bottom"/>
          </w:tcPr>
          <w:p w14:paraId="103020C7" w14:textId="4DED4A33" w:rsidR="00055375" w:rsidRPr="00403AA1" w:rsidDel="003A6022" w:rsidRDefault="00055375" w:rsidP="00055375">
            <w:pPr>
              <w:spacing w:line="240" w:lineRule="auto"/>
              <w:jc w:val="center"/>
              <w:rPr>
                <w:del w:id="10107" w:author="Huyen Tran Thu" w:date="2023-03-30T09:16:00Z"/>
                <w:sz w:val="22"/>
                <w:rPrChange w:id="10108" w:author="Huyen Tran Thu" w:date="2025-04-28T20:30:00Z" w16du:dateUtc="2025-04-28T13:30:00Z">
                  <w:rPr>
                    <w:del w:id="10109" w:author="Huyen Tran Thu" w:date="2023-03-30T09:16:00Z"/>
                    <w:sz w:val="24"/>
                    <w:szCs w:val="24"/>
                  </w:rPr>
                </w:rPrChange>
              </w:rPr>
            </w:pPr>
            <w:del w:id="10110" w:author="Huyen Tran Thu" w:date="2023-03-30T09:16:00Z">
              <w:r w:rsidRPr="00403AA1" w:rsidDel="003A6022">
                <w:rPr>
                  <w:sz w:val="22"/>
                  <w:rPrChange w:id="10111" w:author="Huyen Tran Thu" w:date="2025-04-28T20:30:00Z" w16du:dateUtc="2025-04-28T13:30:00Z">
                    <w:rPr>
                      <w:sz w:val="24"/>
                      <w:szCs w:val="24"/>
                    </w:rPr>
                  </w:rPrChange>
                </w:rPr>
                <w:delText xml:space="preserve">2.694.177 </w:delText>
              </w:r>
            </w:del>
          </w:p>
        </w:tc>
        <w:tc>
          <w:tcPr>
            <w:tcW w:w="1346" w:type="pct"/>
            <w:vAlign w:val="bottom"/>
          </w:tcPr>
          <w:p w14:paraId="21662A91" w14:textId="14B85F37" w:rsidR="00055375" w:rsidRPr="00403AA1" w:rsidDel="003A6022" w:rsidRDefault="00055375" w:rsidP="00055375">
            <w:pPr>
              <w:spacing w:line="240" w:lineRule="auto"/>
              <w:jc w:val="center"/>
              <w:rPr>
                <w:del w:id="10112" w:author="Huyen Tran Thu" w:date="2023-03-30T09:16:00Z"/>
                <w:sz w:val="22"/>
                <w:rPrChange w:id="10113" w:author="Huyen Tran Thu" w:date="2025-04-28T20:30:00Z" w16du:dateUtc="2025-04-28T13:30:00Z">
                  <w:rPr>
                    <w:del w:id="10114" w:author="Huyen Tran Thu" w:date="2023-03-30T09:16:00Z"/>
                    <w:sz w:val="24"/>
                    <w:szCs w:val="24"/>
                  </w:rPr>
                </w:rPrChange>
              </w:rPr>
            </w:pPr>
            <w:del w:id="10115" w:author="Huyen Tran Thu" w:date="2023-03-30T09:16:00Z">
              <w:r w:rsidRPr="00403AA1" w:rsidDel="003A6022">
                <w:rPr>
                  <w:sz w:val="22"/>
                  <w:rPrChange w:id="10116" w:author="Huyen Tran Thu" w:date="2025-04-28T20:30:00Z" w16du:dateUtc="2025-04-28T13:30:00Z">
                    <w:rPr>
                      <w:sz w:val="24"/>
                      <w:szCs w:val="24"/>
                    </w:rPr>
                  </w:rPrChange>
                </w:rPr>
                <w:delText xml:space="preserve">332.640 </w:delText>
              </w:r>
            </w:del>
          </w:p>
        </w:tc>
        <w:tc>
          <w:tcPr>
            <w:tcW w:w="1391" w:type="pct"/>
            <w:vAlign w:val="bottom"/>
          </w:tcPr>
          <w:p w14:paraId="677BBFF6" w14:textId="52E0ED1B" w:rsidR="00055375" w:rsidRPr="00403AA1" w:rsidDel="003A6022" w:rsidRDefault="00055375" w:rsidP="00055375">
            <w:pPr>
              <w:spacing w:line="240" w:lineRule="auto"/>
              <w:jc w:val="center"/>
              <w:rPr>
                <w:del w:id="10117" w:author="Huyen Tran Thu" w:date="2023-03-30T09:16:00Z"/>
                <w:sz w:val="22"/>
                <w:rPrChange w:id="10118" w:author="Huyen Tran Thu" w:date="2025-04-28T20:30:00Z" w16du:dateUtc="2025-04-28T13:30:00Z">
                  <w:rPr>
                    <w:del w:id="10119" w:author="Huyen Tran Thu" w:date="2023-03-30T09:16:00Z"/>
                    <w:sz w:val="24"/>
                    <w:szCs w:val="24"/>
                  </w:rPr>
                </w:rPrChange>
              </w:rPr>
            </w:pPr>
            <w:del w:id="10120" w:author="Huyen Tran Thu" w:date="2023-03-30T09:16:00Z">
              <w:r w:rsidRPr="00403AA1" w:rsidDel="003A6022">
                <w:rPr>
                  <w:sz w:val="22"/>
                  <w:rPrChange w:id="10121" w:author="Huyen Tran Thu" w:date="2025-04-28T20:30:00Z" w16du:dateUtc="2025-04-28T13:30:00Z">
                    <w:rPr>
                      <w:sz w:val="24"/>
                      <w:szCs w:val="24"/>
                    </w:rPr>
                  </w:rPrChange>
                </w:rPr>
                <w:delText xml:space="preserve">3.026.816 </w:delText>
              </w:r>
            </w:del>
          </w:p>
        </w:tc>
      </w:tr>
    </w:tbl>
    <w:p w14:paraId="3DBF0E80" w14:textId="6C6EBE33" w:rsidR="00F6239B" w:rsidRDefault="00F529F9" w:rsidP="00176B51">
      <w:pPr>
        <w:pStyle w:val="Heading4"/>
        <w:rPr>
          <w:lang w:val="en-US"/>
        </w:rPr>
      </w:pPr>
      <w:bookmarkStart w:id="10122" w:name="_Toc196772488"/>
      <w:bookmarkEnd w:id="9930"/>
      <w:r>
        <w:rPr>
          <w:lang w:val="en-US"/>
        </w:rPr>
        <w:t>1</w:t>
      </w:r>
      <w:r w:rsidR="00F6239B">
        <w:rPr>
          <w:lang w:val="en-US"/>
        </w:rPr>
        <w:t>.2.2.4. Hệ số phát thải</w:t>
      </w:r>
      <w:bookmarkEnd w:id="10122"/>
      <w:r w:rsidR="00F6239B">
        <w:rPr>
          <w:lang w:val="en-US"/>
        </w:rPr>
        <w:t xml:space="preserve"> </w:t>
      </w:r>
    </w:p>
    <w:p w14:paraId="434779FF" w14:textId="6B5D818F" w:rsidR="00B3546F" w:rsidRDefault="00B3546F" w:rsidP="00F6239B">
      <w:pPr>
        <w:rPr>
          <w:lang w:val="en-US"/>
        </w:rPr>
      </w:pPr>
      <w:r>
        <w:rPr>
          <w:lang w:val="en-US"/>
        </w:rPr>
        <w:tab/>
      </w:r>
      <w:bookmarkStart w:id="10123" w:name="_Hlk74664501"/>
      <w:r>
        <w:rPr>
          <w:lang w:val="en-US"/>
        </w:rPr>
        <w:t>Hệ số phát thải mặc định được lựa chọn do không có hệ số phát thải riêng của quốc gia. Dựa theo Bảng 4.1 trang 4.6, chương 4, phần 5 IPCC2006, hệ số phát thải CH</w:t>
      </w:r>
      <w:r>
        <w:rPr>
          <w:vertAlign w:val="subscript"/>
          <w:lang w:val="en-US"/>
        </w:rPr>
        <w:t>4</w:t>
      </w:r>
      <w:r>
        <w:rPr>
          <w:lang w:val="en-US"/>
        </w:rPr>
        <w:t xml:space="preserve"> và N</w:t>
      </w:r>
      <w:r>
        <w:rPr>
          <w:vertAlign w:val="subscript"/>
          <w:lang w:val="en-US"/>
        </w:rPr>
        <w:t>2</w:t>
      </w:r>
      <w:r>
        <w:rPr>
          <w:lang w:val="en-US"/>
        </w:rPr>
        <w:t xml:space="preserve">O được lựa chọn như sau: </w:t>
      </w:r>
    </w:p>
    <w:p w14:paraId="7D404A40" w14:textId="57835687" w:rsidR="00B3546F" w:rsidRDefault="00B3546F" w:rsidP="00F6239B">
      <w:pPr>
        <w:rPr>
          <w:lang w:val="en-US"/>
        </w:rPr>
      </w:pPr>
      <w:r>
        <w:rPr>
          <w:lang w:val="en-US"/>
        </w:rPr>
        <w:tab/>
        <w:t>EF(CH</w:t>
      </w:r>
      <w:r>
        <w:rPr>
          <w:vertAlign w:val="subscript"/>
          <w:lang w:val="en-US"/>
        </w:rPr>
        <w:t>4</w:t>
      </w:r>
      <w:r>
        <w:rPr>
          <w:lang w:val="en-US"/>
        </w:rPr>
        <w:t>) = 4 gCH</w:t>
      </w:r>
      <w:r>
        <w:rPr>
          <w:vertAlign w:val="subscript"/>
          <w:lang w:val="en-US"/>
        </w:rPr>
        <w:t>4</w:t>
      </w:r>
      <w:r>
        <w:rPr>
          <w:lang w:val="en-US"/>
        </w:rPr>
        <w:t xml:space="preserve">/kg chất thải được xử lý. </w:t>
      </w:r>
    </w:p>
    <w:p w14:paraId="649B5FC5" w14:textId="573ACF25" w:rsidR="00B3546F" w:rsidRPr="00B3546F" w:rsidRDefault="00B3546F" w:rsidP="00F6239B">
      <w:pPr>
        <w:rPr>
          <w:lang w:val="en-US"/>
        </w:rPr>
      </w:pPr>
      <w:r>
        <w:rPr>
          <w:lang w:val="en-US"/>
        </w:rPr>
        <w:tab/>
        <w:t>EF(N</w:t>
      </w:r>
      <w:r>
        <w:rPr>
          <w:vertAlign w:val="subscript"/>
          <w:lang w:val="en-US"/>
        </w:rPr>
        <w:t>2</w:t>
      </w:r>
      <w:r>
        <w:rPr>
          <w:lang w:val="en-US"/>
        </w:rPr>
        <w:t>O) = 0,24 gN</w:t>
      </w:r>
      <w:r>
        <w:rPr>
          <w:vertAlign w:val="subscript"/>
          <w:lang w:val="en-US"/>
        </w:rPr>
        <w:t>2</w:t>
      </w:r>
      <w:r>
        <w:rPr>
          <w:lang w:val="en-US"/>
        </w:rPr>
        <w:t>O/kg chất thải được xử lý</w:t>
      </w:r>
    </w:p>
    <w:p w14:paraId="5645BACC" w14:textId="5E4C58BB" w:rsidR="00F6239B" w:rsidRDefault="00F529F9" w:rsidP="00176B51">
      <w:pPr>
        <w:pStyle w:val="Heading4"/>
        <w:rPr>
          <w:lang w:val="en-US"/>
        </w:rPr>
      </w:pPr>
      <w:bookmarkStart w:id="10124" w:name="_Toc196772489"/>
      <w:bookmarkEnd w:id="10123"/>
      <w:r>
        <w:rPr>
          <w:lang w:val="en-US"/>
        </w:rPr>
        <w:t>1</w:t>
      </w:r>
      <w:r w:rsidR="00F6239B">
        <w:rPr>
          <w:lang w:val="en-US"/>
        </w:rPr>
        <w:t>.2.2.5. Kết quả ước tính phát thải khí nhà kính</w:t>
      </w:r>
      <w:bookmarkEnd w:id="10124"/>
    </w:p>
    <w:p w14:paraId="5E7D6BE9" w14:textId="77777777" w:rsidR="00FD7EAF" w:rsidRDefault="00B3546F" w:rsidP="00F6239B">
      <w:pPr>
        <w:rPr>
          <w:ins w:id="10125" w:author="Huyen Tran Thu" w:date="2025-04-28T22:58:00Z" w16du:dateUtc="2025-04-28T15:58:00Z"/>
          <w:lang w:val="en-US"/>
        </w:rPr>
      </w:pPr>
      <w:r>
        <w:rPr>
          <w:lang w:val="en-US"/>
        </w:rPr>
        <w:tab/>
      </w:r>
      <w:bookmarkStart w:id="10126" w:name="_Hlk119431803"/>
      <w:r>
        <w:rPr>
          <w:lang w:val="en-US"/>
        </w:rPr>
        <w:t xml:space="preserve">Dựa </w:t>
      </w:r>
      <w:r w:rsidR="001A2CAF">
        <w:rPr>
          <w:lang w:val="en-US"/>
        </w:rPr>
        <w:t>vào phương pháp luận, công thức, hệ số phát thải được lựa chọn. Tổng lượng phát thải khí nhà kính từ quá trình xử lý CTR bằng phương pháp sinh học như sau:</w:t>
      </w:r>
    </w:p>
    <w:p w14:paraId="054214AC" w14:textId="1FB9BA5E" w:rsidR="00B3546F" w:rsidDel="00FD7EAF" w:rsidRDefault="003902CD">
      <w:pPr>
        <w:pStyle w:val="Caption"/>
        <w:rPr>
          <w:del w:id="10127" w:author="Huyen Tran Thu" w:date="2025-04-28T22:48:00Z" w16du:dateUtc="2025-04-28T15:48:00Z"/>
          <w:lang w:val="en-US"/>
        </w:rPr>
        <w:pPrChange w:id="10128" w:author="Huyen Tran Thu" w:date="2025-04-28T22:58:00Z" w16du:dateUtc="2025-04-28T15:58:00Z">
          <w:pPr/>
        </w:pPrChange>
      </w:pPr>
      <w:bookmarkStart w:id="10129" w:name="_Toc196773800"/>
      <w:ins w:id="10130" w:author="Huyen Tran Thu" w:date="2025-04-28T22:58:00Z" w16du:dateUtc="2025-04-28T15:58:00Z">
        <w:r>
          <w:t xml:space="preserve">Bảng 1. </w:t>
        </w:r>
        <w:r>
          <w:rPr>
            <w:b w:val="0"/>
            <w:bCs w:val="0"/>
          </w:rPr>
          <w:fldChar w:fldCharType="begin"/>
        </w:r>
        <w:r>
          <w:instrText xml:space="preserve"> SEQ Bảng_1. \* ARABIC </w:instrText>
        </w:r>
      </w:ins>
      <w:r>
        <w:rPr>
          <w:b w:val="0"/>
          <w:bCs w:val="0"/>
        </w:rPr>
        <w:fldChar w:fldCharType="separate"/>
      </w:r>
      <w:ins w:id="10131" w:author="Huyen Tran Thu" w:date="2025-04-28T22:58:00Z" w16du:dateUtc="2025-04-28T15:58:00Z">
        <w:r>
          <w:rPr>
            <w:noProof/>
          </w:rPr>
          <w:t>19</w:t>
        </w:r>
        <w:r>
          <w:rPr>
            <w:b w:val="0"/>
            <w:bCs w:val="0"/>
          </w:rPr>
          <w:fldChar w:fldCharType="end"/>
        </w:r>
        <w:r>
          <w:t xml:space="preserve"> Kết quả ước tính phát thải khí nhà kính từ Xử lý CTR bằng phương pháp sinh học năm 2021 và 2022</w:t>
        </w:r>
      </w:ins>
      <w:bookmarkEnd w:id="10129"/>
    </w:p>
    <w:p w14:paraId="06F4371C" w14:textId="6203515D" w:rsidR="003D3D1B" w:rsidRDefault="006D3BEF" w:rsidP="003902CD">
      <w:pPr>
        <w:pStyle w:val="Caption"/>
      </w:pPr>
      <w:bookmarkStart w:id="10132" w:name="_Toc100823808"/>
      <w:del w:id="10133" w:author="Huyen Tran Thu" w:date="2025-04-28T20:32:00Z" w16du:dateUtc="2025-04-28T13:32:00Z">
        <w:r w:rsidDel="009341A2">
          <w:delText>Bả</w:delText>
        </w:r>
        <w:r w:rsidR="00F94ED0" w:rsidDel="009341A2">
          <w:delText>ng 1</w:delText>
        </w:r>
        <w:r w:rsidDel="009341A2">
          <w:delText xml:space="preserve">. </w:delText>
        </w:r>
        <w:r w:rsidDel="009341A2">
          <w:fldChar w:fldCharType="begin"/>
        </w:r>
        <w:r w:rsidDel="009341A2">
          <w:delInstrText xml:space="preserve"> SEQ Bảng_4. \* ARABIC </w:delInstrText>
        </w:r>
        <w:r w:rsidDel="009341A2">
          <w:fldChar w:fldCharType="separate"/>
        </w:r>
      </w:del>
      <w:ins w:id="10134" w:author="Thu Huyen Tran" w:date="2023-04-07T12:27:00Z">
        <w:del w:id="10135" w:author="Huyen Tran Thu" w:date="2025-04-28T20:32:00Z" w16du:dateUtc="2025-04-28T13:32:00Z">
          <w:r w:rsidR="008E484C" w:rsidDel="009341A2">
            <w:rPr>
              <w:noProof/>
            </w:rPr>
            <w:delText>2</w:delText>
          </w:r>
        </w:del>
      </w:ins>
      <w:del w:id="10136" w:author="Huyen Tran Thu" w:date="2025-04-28T20:32:00Z" w16du:dateUtc="2025-04-28T13:32:00Z">
        <w:r w:rsidR="00FC0791" w:rsidDel="009341A2">
          <w:rPr>
            <w:noProof/>
          </w:rPr>
          <w:delText>16</w:delText>
        </w:r>
        <w:r w:rsidDel="009341A2">
          <w:fldChar w:fldCharType="end"/>
        </w:r>
      </w:del>
      <w:del w:id="10137" w:author="Huyen Tran Thu" w:date="2025-04-28T22:48:00Z" w16du:dateUtc="2025-04-28T15:48:00Z">
        <w:r w:rsidR="003D3D1B" w:rsidDel="00FD7EAF">
          <w:delText xml:space="preserve">: </w:delText>
        </w:r>
      </w:del>
      <w:del w:id="10138" w:author="Huyen Tran Thu" w:date="2025-04-28T22:58:00Z" w16du:dateUtc="2025-04-28T15:58:00Z">
        <w:r w:rsidR="003D3D1B" w:rsidDel="003902CD">
          <w:delText>Kết quả ước tính phát thải khí nhà kính từ Xử lý CTR bằng phương pháp sinh học</w:delText>
        </w:r>
        <w:bookmarkEnd w:id="10132"/>
        <w:r w:rsidR="003D3D1B" w:rsidDel="003902CD">
          <w:delText xml:space="preserve"> </w:delText>
        </w:r>
      </w:del>
    </w:p>
    <w:tbl>
      <w:tblPr>
        <w:tblStyle w:val="TableGrid"/>
        <w:tblW w:w="0" w:type="auto"/>
        <w:tblLook w:val="04A0" w:firstRow="1" w:lastRow="0" w:firstColumn="1" w:lastColumn="0" w:noHBand="0" w:noVBand="1"/>
      </w:tblPr>
      <w:tblGrid>
        <w:gridCol w:w="1074"/>
        <w:gridCol w:w="2084"/>
        <w:gridCol w:w="2936"/>
        <w:gridCol w:w="2968"/>
        <w:tblGridChange w:id="10139">
          <w:tblGrid>
            <w:gridCol w:w="1074"/>
            <w:gridCol w:w="2084"/>
            <w:gridCol w:w="2936"/>
            <w:gridCol w:w="2968"/>
          </w:tblGrid>
        </w:tblGridChange>
      </w:tblGrid>
      <w:tr w:rsidR="003D3D1B" w14:paraId="71DD2FC6" w14:textId="77777777" w:rsidTr="009341A2">
        <w:tc>
          <w:tcPr>
            <w:tcW w:w="1074" w:type="dxa"/>
          </w:tcPr>
          <w:p w14:paraId="0E68EB63" w14:textId="77777777" w:rsidR="003D3D1B" w:rsidRPr="0086600C" w:rsidRDefault="003D3D1B" w:rsidP="00BE0883">
            <w:pPr>
              <w:ind w:firstLine="0"/>
              <w:jc w:val="center"/>
              <w:rPr>
                <w:b/>
                <w:bCs/>
                <w:lang w:val="en-US"/>
              </w:rPr>
            </w:pPr>
            <w:r w:rsidRPr="0086600C">
              <w:rPr>
                <w:b/>
                <w:bCs/>
                <w:lang w:val="en-US"/>
              </w:rPr>
              <w:t>STT</w:t>
            </w:r>
          </w:p>
        </w:tc>
        <w:tc>
          <w:tcPr>
            <w:tcW w:w="2084" w:type="dxa"/>
          </w:tcPr>
          <w:p w14:paraId="6A1AF7A6" w14:textId="77777777" w:rsidR="003D3D1B" w:rsidRPr="0086600C" w:rsidRDefault="003D3D1B" w:rsidP="00BE0883">
            <w:pPr>
              <w:ind w:firstLine="0"/>
              <w:jc w:val="center"/>
              <w:rPr>
                <w:b/>
                <w:bCs/>
                <w:lang w:val="en-US"/>
              </w:rPr>
            </w:pPr>
            <w:r>
              <w:rPr>
                <w:b/>
                <w:bCs/>
                <w:lang w:val="en-US"/>
              </w:rPr>
              <w:t xml:space="preserve">Loại khí </w:t>
            </w:r>
          </w:p>
        </w:tc>
        <w:tc>
          <w:tcPr>
            <w:tcW w:w="2936" w:type="dxa"/>
          </w:tcPr>
          <w:p w14:paraId="279B8E79" w14:textId="77777777" w:rsidR="003D3D1B" w:rsidRDefault="003D3D1B" w:rsidP="00BE0883">
            <w:pPr>
              <w:ind w:firstLine="0"/>
              <w:jc w:val="center"/>
              <w:rPr>
                <w:b/>
                <w:bCs/>
                <w:lang w:val="en-US"/>
              </w:rPr>
            </w:pPr>
            <w:r>
              <w:rPr>
                <w:b/>
                <w:bCs/>
                <w:lang w:val="en-US"/>
              </w:rPr>
              <w:t xml:space="preserve">Tổng lượng phát thải </w:t>
            </w:r>
          </w:p>
          <w:p w14:paraId="15B57267" w14:textId="77627756" w:rsidR="003D3D1B" w:rsidRPr="0086600C" w:rsidRDefault="003D3D1B" w:rsidP="00BE0883">
            <w:pPr>
              <w:ind w:firstLine="0"/>
              <w:jc w:val="center"/>
              <w:rPr>
                <w:b/>
                <w:bCs/>
                <w:lang w:val="en-US"/>
              </w:rPr>
            </w:pPr>
            <w:r>
              <w:rPr>
                <w:b/>
                <w:bCs/>
                <w:lang w:val="en-US"/>
              </w:rPr>
              <w:t>(</w:t>
            </w:r>
            <w:del w:id="10140" w:author="Thu Huyen Tran" w:date="2023-04-07T15:50:00Z">
              <w:r w:rsidDel="004B67FF">
                <w:rPr>
                  <w:b/>
                  <w:bCs/>
                  <w:lang w:val="en-US"/>
                </w:rPr>
                <w:delText>Gg</w:delText>
              </w:r>
            </w:del>
            <w:ins w:id="10141" w:author="Thu Huyen Tran" w:date="2023-04-07T15:50:00Z">
              <w:r w:rsidR="004B67FF">
                <w:rPr>
                  <w:b/>
                  <w:bCs/>
                  <w:lang w:val="en-US"/>
                </w:rPr>
                <w:t>Nghìn tấn</w:t>
              </w:r>
            </w:ins>
            <w:r>
              <w:rPr>
                <w:b/>
                <w:bCs/>
                <w:lang w:val="en-US"/>
              </w:rPr>
              <w:t>)</w:t>
            </w:r>
          </w:p>
        </w:tc>
        <w:tc>
          <w:tcPr>
            <w:tcW w:w="2968" w:type="dxa"/>
          </w:tcPr>
          <w:p w14:paraId="6CF2A6F7" w14:textId="77777777" w:rsidR="003D3D1B" w:rsidRDefault="003D3D1B" w:rsidP="00BE0883">
            <w:pPr>
              <w:ind w:firstLine="0"/>
              <w:jc w:val="center"/>
              <w:rPr>
                <w:b/>
                <w:bCs/>
                <w:lang w:val="en-US"/>
              </w:rPr>
            </w:pPr>
            <w:r>
              <w:rPr>
                <w:b/>
                <w:bCs/>
                <w:lang w:val="en-US"/>
              </w:rPr>
              <w:t xml:space="preserve">Tổng lượng phát thải </w:t>
            </w:r>
          </w:p>
          <w:p w14:paraId="33FC51DC" w14:textId="2F8EA966" w:rsidR="003D3D1B" w:rsidRPr="0086600C" w:rsidRDefault="003D3D1B" w:rsidP="00BE0883">
            <w:pPr>
              <w:ind w:firstLine="0"/>
              <w:jc w:val="center"/>
              <w:rPr>
                <w:b/>
                <w:bCs/>
                <w:lang w:val="en-US"/>
              </w:rPr>
            </w:pPr>
            <w:r>
              <w:rPr>
                <w:b/>
                <w:bCs/>
                <w:lang w:val="en-US"/>
              </w:rPr>
              <w:t>(</w:t>
            </w:r>
            <w:del w:id="10142" w:author="Thu Huyen Tran" w:date="2023-04-07T15:50:00Z">
              <w:r w:rsidDel="004B67FF">
                <w:rPr>
                  <w:b/>
                  <w:bCs/>
                  <w:lang w:val="en-US"/>
                </w:rPr>
                <w:delText>Gg</w:delText>
              </w:r>
            </w:del>
            <w:ins w:id="10143" w:author="Thu Huyen Tran" w:date="2023-04-07T15:50:00Z">
              <w:r w:rsidR="004B67FF">
                <w:rPr>
                  <w:b/>
                  <w:bCs/>
                  <w:lang w:val="en-US"/>
                </w:rPr>
                <w:t>Nghìn tấn</w:t>
              </w:r>
            </w:ins>
            <w:r>
              <w:rPr>
                <w:b/>
                <w:bCs/>
                <w:lang w:val="en-US"/>
              </w:rPr>
              <w:t>CO</w:t>
            </w:r>
            <w:r>
              <w:rPr>
                <w:b/>
                <w:bCs/>
                <w:vertAlign w:val="subscript"/>
                <w:lang w:val="en-US"/>
              </w:rPr>
              <w:t>2</w:t>
            </w:r>
            <w:r>
              <w:rPr>
                <w:b/>
                <w:bCs/>
                <w:lang w:val="en-US"/>
              </w:rPr>
              <w:t>tương đương)</w:t>
            </w:r>
          </w:p>
        </w:tc>
      </w:tr>
      <w:tr w:rsidR="009341A2" w14:paraId="67758682" w14:textId="77777777" w:rsidTr="009341A2">
        <w:tblPrEx>
          <w:tblW w:w="0" w:type="auto"/>
          <w:tblPrExChange w:id="10144" w:author="Huyen Tran Thu" w:date="2025-04-28T20:37:00Z" w16du:dateUtc="2025-04-28T13:37:00Z">
            <w:tblPrEx>
              <w:tblW w:w="0" w:type="auto"/>
            </w:tblPrEx>
          </w:tblPrExChange>
        </w:tblPrEx>
        <w:trPr>
          <w:ins w:id="10145" w:author="Huyen Tran Thu" w:date="2025-04-28T20:30:00Z"/>
        </w:trPr>
        <w:tc>
          <w:tcPr>
            <w:tcW w:w="6094" w:type="dxa"/>
            <w:gridSpan w:val="3"/>
            <w:tcPrChange w:id="10146" w:author="Huyen Tran Thu" w:date="2025-04-28T20:37:00Z" w16du:dateUtc="2025-04-28T13:37:00Z">
              <w:tcPr>
                <w:tcW w:w="6094" w:type="dxa"/>
                <w:gridSpan w:val="3"/>
              </w:tcPr>
            </w:tcPrChange>
          </w:tcPr>
          <w:p w14:paraId="37F1212D" w14:textId="1B84ECAD" w:rsidR="009341A2" w:rsidRPr="009341A2" w:rsidRDefault="009341A2" w:rsidP="00BE0883">
            <w:pPr>
              <w:jc w:val="center"/>
              <w:rPr>
                <w:ins w:id="10147" w:author="Huyen Tran Thu" w:date="2025-04-28T20:30:00Z" w16du:dateUtc="2025-04-28T13:30:00Z"/>
                <w:b/>
                <w:bCs/>
                <w:lang w:val="en-US"/>
                <w:rPrChange w:id="10148" w:author="Huyen Tran Thu" w:date="2025-04-28T20:38:00Z" w16du:dateUtc="2025-04-28T13:38:00Z">
                  <w:rPr>
                    <w:ins w:id="10149" w:author="Huyen Tran Thu" w:date="2025-04-28T20:30:00Z" w16du:dateUtc="2025-04-28T13:30:00Z"/>
                    <w:lang w:val="vi-VN"/>
                  </w:rPr>
                </w:rPrChange>
              </w:rPr>
            </w:pPr>
            <w:ins w:id="10150" w:author="Huyen Tran Thu" w:date="2025-04-28T20:37:00Z" w16du:dateUtc="2025-04-28T13:37:00Z">
              <w:r w:rsidRPr="009341A2">
                <w:rPr>
                  <w:b/>
                  <w:bCs/>
                  <w:lang w:val="en-US"/>
                  <w:rPrChange w:id="10151" w:author="Huyen Tran Thu" w:date="2025-04-28T20:38:00Z" w16du:dateUtc="2025-04-28T13:38:00Z">
                    <w:rPr>
                      <w:lang w:val="en-US"/>
                    </w:rPr>
                  </w:rPrChange>
                </w:rPr>
                <w:t>Năm 2021</w:t>
              </w:r>
            </w:ins>
          </w:p>
        </w:tc>
        <w:tc>
          <w:tcPr>
            <w:tcW w:w="2968" w:type="dxa"/>
            <w:tcPrChange w:id="10152" w:author="Huyen Tran Thu" w:date="2025-04-28T20:37:00Z" w16du:dateUtc="2025-04-28T13:37:00Z">
              <w:tcPr>
                <w:tcW w:w="2968" w:type="dxa"/>
                <w:shd w:val="clear" w:color="auto" w:fill="BFBFBF" w:themeFill="background1" w:themeFillShade="BF"/>
              </w:tcPr>
            </w:tcPrChange>
          </w:tcPr>
          <w:p w14:paraId="38928142" w14:textId="007FD19F" w:rsidR="009341A2" w:rsidRPr="008E7DC8" w:rsidRDefault="008E7DC8">
            <w:pPr>
              <w:ind w:firstLine="4"/>
              <w:jc w:val="center"/>
              <w:rPr>
                <w:ins w:id="10153" w:author="Huyen Tran Thu" w:date="2025-04-28T20:30:00Z" w16du:dateUtc="2025-04-28T13:30:00Z"/>
                <w:b/>
                <w:bCs/>
                <w:lang w:val="en-US"/>
                <w:rPrChange w:id="10154" w:author="Huyen Tran Thu" w:date="2025-04-28T20:41:00Z" w16du:dateUtc="2025-04-28T13:41:00Z">
                  <w:rPr>
                    <w:ins w:id="10155" w:author="Huyen Tran Thu" w:date="2025-04-28T20:30:00Z" w16du:dateUtc="2025-04-28T13:30:00Z"/>
                    <w:lang w:val="vi-VN"/>
                  </w:rPr>
                </w:rPrChange>
              </w:rPr>
              <w:pPrChange w:id="10156" w:author="Huyen Tran Thu" w:date="2025-04-28T20:41:00Z" w16du:dateUtc="2025-04-28T13:41:00Z">
                <w:pPr>
                  <w:jc w:val="center"/>
                </w:pPr>
              </w:pPrChange>
            </w:pPr>
            <w:ins w:id="10157" w:author="Huyen Tran Thu" w:date="2025-04-28T20:41:00Z" w16du:dateUtc="2025-04-28T13:41:00Z">
              <w:r w:rsidRPr="008E7DC8">
                <w:rPr>
                  <w:b/>
                  <w:bCs/>
                  <w:lang w:val="en-US"/>
                  <w:rPrChange w:id="10158" w:author="Huyen Tran Thu" w:date="2025-04-28T20:41:00Z" w16du:dateUtc="2025-04-28T13:41:00Z">
                    <w:rPr>
                      <w:lang w:val="en-US"/>
                    </w:rPr>
                  </w:rPrChange>
                </w:rPr>
                <w:t>554</w:t>
              </w:r>
            </w:ins>
            <w:ins w:id="10159" w:author="Huyen Tran Thu" w:date="2025-04-28T20:42:00Z" w16du:dateUtc="2025-04-28T13:42:00Z">
              <w:r>
                <w:rPr>
                  <w:b/>
                  <w:bCs/>
                  <w:lang w:val="en-US"/>
                </w:rPr>
                <w:t>,</w:t>
              </w:r>
            </w:ins>
            <w:ins w:id="10160" w:author="Huyen Tran Thu" w:date="2025-04-28T20:41:00Z" w16du:dateUtc="2025-04-28T13:41:00Z">
              <w:r w:rsidRPr="008E7DC8">
                <w:rPr>
                  <w:b/>
                  <w:bCs/>
                  <w:lang w:val="en-US"/>
                  <w:rPrChange w:id="10161" w:author="Huyen Tran Thu" w:date="2025-04-28T20:41:00Z" w16du:dateUtc="2025-04-28T13:41:00Z">
                    <w:rPr>
                      <w:lang w:val="en-US"/>
                    </w:rPr>
                  </w:rPrChange>
                </w:rPr>
                <w:t>60</w:t>
              </w:r>
            </w:ins>
          </w:p>
        </w:tc>
      </w:tr>
      <w:tr w:rsidR="003D3D1B" w14:paraId="63849EA6" w14:textId="77777777" w:rsidTr="009341A2">
        <w:tc>
          <w:tcPr>
            <w:tcW w:w="1074" w:type="dxa"/>
          </w:tcPr>
          <w:p w14:paraId="4D7EAA60" w14:textId="77777777" w:rsidR="003D3D1B" w:rsidRPr="0086600C" w:rsidRDefault="003D3D1B" w:rsidP="00BE0883">
            <w:pPr>
              <w:ind w:firstLine="0"/>
              <w:jc w:val="center"/>
              <w:rPr>
                <w:lang w:val="en-US"/>
              </w:rPr>
            </w:pPr>
            <w:r>
              <w:rPr>
                <w:lang w:val="en-US"/>
              </w:rPr>
              <w:t>1</w:t>
            </w:r>
          </w:p>
        </w:tc>
        <w:tc>
          <w:tcPr>
            <w:tcW w:w="2084" w:type="dxa"/>
          </w:tcPr>
          <w:p w14:paraId="0F5B1100" w14:textId="77777777" w:rsidR="003D3D1B" w:rsidRPr="0086600C" w:rsidRDefault="003D3D1B" w:rsidP="00BE0883">
            <w:pPr>
              <w:ind w:firstLine="0"/>
              <w:jc w:val="center"/>
              <w:rPr>
                <w:vertAlign w:val="subscript"/>
                <w:lang w:val="en-US"/>
              </w:rPr>
            </w:pPr>
            <w:r>
              <w:rPr>
                <w:lang w:val="en-US"/>
              </w:rPr>
              <w:t>CO</w:t>
            </w:r>
            <w:r>
              <w:rPr>
                <w:vertAlign w:val="subscript"/>
                <w:lang w:val="en-US"/>
              </w:rPr>
              <w:t>2</w:t>
            </w:r>
          </w:p>
        </w:tc>
        <w:tc>
          <w:tcPr>
            <w:tcW w:w="2936" w:type="dxa"/>
            <w:shd w:val="clear" w:color="auto" w:fill="BFBFBF" w:themeFill="background1" w:themeFillShade="BF"/>
          </w:tcPr>
          <w:p w14:paraId="33A7E499" w14:textId="77777777" w:rsidR="003D3D1B" w:rsidRDefault="003D3D1B" w:rsidP="00BE0883">
            <w:pPr>
              <w:ind w:firstLine="0"/>
              <w:jc w:val="center"/>
              <w:rPr>
                <w:lang w:val="vi-VN"/>
              </w:rPr>
            </w:pPr>
          </w:p>
        </w:tc>
        <w:tc>
          <w:tcPr>
            <w:tcW w:w="2968" w:type="dxa"/>
            <w:shd w:val="clear" w:color="auto" w:fill="BFBFBF" w:themeFill="background1" w:themeFillShade="BF"/>
          </w:tcPr>
          <w:p w14:paraId="4AF992E1" w14:textId="77777777" w:rsidR="003D3D1B" w:rsidRDefault="003D3D1B" w:rsidP="00BE0883">
            <w:pPr>
              <w:ind w:firstLine="0"/>
              <w:jc w:val="center"/>
              <w:rPr>
                <w:lang w:val="vi-VN"/>
              </w:rPr>
            </w:pPr>
          </w:p>
        </w:tc>
      </w:tr>
      <w:tr w:rsidR="003D3D1B" w14:paraId="28E64378" w14:textId="77777777" w:rsidTr="009341A2">
        <w:tc>
          <w:tcPr>
            <w:tcW w:w="1074" w:type="dxa"/>
          </w:tcPr>
          <w:p w14:paraId="71C72922" w14:textId="77777777" w:rsidR="003D3D1B" w:rsidRPr="0086600C" w:rsidRDefault="003D3D1B" w:rsidP="00BE0883">
            <w:pPr>
              <w:ind w:firstLine="0"/>
              <w:jc w:val="center"/>
              <w:rPr>
                <w:lang w:val="en-US"/>
              </w:rPr>
            </w:pPr>
            <w:r>
              <w:rPr>
                <w:lang w:val="en-US"/>
              </w:rPr>
              <w:t>2</w:t>
            </w:r>
          </w:p>
        </w:tc>
        <w:tc>
          <w:tcPr>
            <w:tcW w:w="2084" w:type="dxa"/>
          </w:tcPr>
          <w:p w14:paraId="0081ED99" w14:textId="77777777" w:rsidR="003D3D1B" w:rsidRPr="0086600C" w:rsidRDefault="003D3D1B" w:rsidP="00BE0883">
            <w:pPr>
              <w:ind w:firstLine="0"/>
              <w:jc w:val="center"/>
              <w:rPr>
                <w:vertAlign w:val="subscript"/>
                <w:lang w:val="en-US"/>
              </w:rPr>
            </w:pPr>
            <w:r>
              <w:rPr>
                <w:lang w:val="en-US"/>
              </w:rPr>
              <w:t>CH</w:t>
            </w:r>
            <w:r>
              <w:rPr>
                <w:vertAlign w:val="subscript"/>
                <w:lang w:val="en-US"/>
              </w:rPr>
              <w:t>4</w:t>
            </w:r>
          </w:p>
        </w:tc>
        <w:tc>
          <w:tcPr>
            <w:tcW w:w="2936" w:type="dxa"/>
          </w:tcPr>
          <w:p w14:paraId="1384BDF5" w14:textId="14E8F73F" w:rsidR="003D3D1B" w:rsidRPr="0086600C" w:rsidRDefault="009570CE" w:rsidP="00BE0883">
            <w:pPr>
              <w:ind w:firstLine="0"/>
              <w:jc w:val="center"/>
              <w:rPr>
                <w:lang w:val="en-US"/>
              </w:rPr>
            </w:pPr>
            <w:ins w:id="10162" w:author="Thu Huyen Tran" w:date="2023-12-05T21:56:00Z">
              <w:del w:id="10163" w:author="Huyen Tran Thu" w:date="2025-04-28T20:39:00Z" w16du:dateUtc="2025-04-28T13:39:00Z">
                <w:r w:rsidDel="008E7DC8">
                  <w:rPr>
                    <w:lang w:val="en-US"/>
                  </w:rPr>
                  <w:delText>9,44</w:delText>
                </w:r>
              </w:del>
            </w:ins>
            <w:ins w:id="10164" w:author="Huyen Tran Thu" w:date="2025-04-28T20:39:00Z" w16du:dateUtc="2025-04-28T13:39:00Z">
              <w:r w:rsidR="008E7DC8">
                <w:rPr>
                  <w:lang w:val="en-US"/>
                </w:rPr>
                <w:t>12,63</w:t>
              </w:r>
            </w:ins>
            <w:del w:id="10165" w:author="Thu Huyen Tran" w:date="2023-12-05T21:56:00Z">
              <w:r w:rsidR="006B5E70" w:rsidDel="009570CE">
                <w:rPr>
                  <w:lang w:val="en-US"/>
                </w:rPr>
                <w:delText>12,11</w:delText>
              </w:r>
            </w:del>
            <w:ins w:id="10166" w:author="Huyen Tran Thu" w:date="2023-03-30T09:16:00Z">
              <w:del w:id="10167" w:author="Thu Huyen Tran" w:date="2023-12-05T21:56:00Z">
                <w:r w:rsidR="003A6022" w:rsidDel="009570CE">
                  <w:rPr>
                    <w:lang w:val="en-US"/>
                  </w:rPr>
                  <w:delText>10,62</w:delText>
                </w:r>
              </w:del>
            </w:ins>
          </w:p>
        </w:tc>
        <w:tc>
          <w:tcPr>
            <w:tcW w:w="2968" w:type="dxa"/>
          </w:tcPr>
          <w:p w14:paraId="66781C65" w14:textId="7F3C7B23" w:rsidR="003D3D1B" w:rsidRPr="0086600C" w:rsidRDefault="008E7DC8" w:rsidP="00BE0883">
            <w:pPr>
              <w:ind w:firstLine="0"/>
              <w:jc w:val="center"/>
              <w:rPr>
                <w:lang w:val="en-US"/>
              </w:rPr>
            </w:pPr>
            <w:ins w:id="10168" w:author="Huyen Tran Thu" w:date="2025-04-28T20:40:00Z" w16du:dateUtc="2025-04-28T13:40:00Z">
              <w:r>
                <w:rPr>
                  <w:lang w:val="en-US"/>
                </w:rPr>
                <w:t>353,73</w:t>
              </w:r>
            </w:ins>
            <w:ins w:id="10169" w:author="Thu Huyen Tran" w:date="2023-12-05T21:56:00Z">
              <w:del w:id="10170" w:author="Huyen Tran Thu" w:date="2025-04-28T20:39:00Z" w16du:dateUtc="2025-04-28T13:39:00Z">
                <w:r w:rsidR="009570CE" w:rsidDel="008E7DC8">
                  <w:rPr>
                    <w:lang w:val="en-US"/>
                  </w:rPr>
                  <w:delText>264,20</w:delText>
                </w:r>
              </w:del>
            </w:ins>
            <w:del w:id="10171" w:author="Huyen Tran Thu" w:date="2025-04-28T20:39:00Z" w16du:dateUtc="2025-04-28T13:39:00Z">
              <w:r w:rsidR="006B5E70" w:rsidDel="008E7DC8">
                <w:rPr>
                  <w:lang w:val="en-US"/>
                </w:rPr>
                <w:delText>339,00</w:delText>
              </w:r>
            </w:del>
          </w:p>
        </w:tc>
      </w:tr>
      <w:tr w:rsidR="003D3D1B" w14:paraId="038EBB77" w14:textId="77777777" w:rsidTr="009341A2">
        <w:tc>
          <w:tcPr>
            <w:tcW w:w="1074" w:type="dxa"/>
          </w:tcPr>
          <w:p w14:paraId="24B71CA0" w14:textId="77777777" w:rsidR="003D3D1B" w:rsidRPr="0086600C" w:rsidRDefault="003D3D1B" w:rsidP="00BE0883">
            <w:pPr>
              <w:ind w:firstLine="0"/>
              <w:jc w:val="center"/>
              <w:rPr>
                <w:lang w:val="en-US"/>
              </w:rPr>
            </w:pPr>
            <w:r>
              <w:rPr>
                <w:lang w:val="en-US"/>
              </w:rPr>
              <w:t>3</w:t>
            </w:r>
          </w:p>
        </w:tc>
        <w:tc>
          <w:tcPr>
            <w:tcW w:w="2084" w:type="dxa"/>
          </w:tcPr>
          <w:p w14:paraId="1FD1EB49" w14:textId="77777777" w:rsidR="003D3D1B" w:rsidRPr="0086600C" w:rsidRDefault="003D3D1B" w:rsidP="00BE0883">
            <w:pPr>
              <w:ind w:firstLine="0"/>
              <w:jc w:val="center"/>
              <w:rPr>
                <w:lang w:val="en-US"/>
              </w:rPr>
            </w:pPr>
            <w:r>
              <w:rPr>
                <w:lang w:val="en-US"/>
              </w:rPr>
              <w:t>N</w:t>
            </w:r>
            <w:r>
              <w:rPr>
                <w:vertAlign w:val="subscript"/>
                <w:lang w:val="en-US"/>
              </w:rPr>
              <w:t>2</w:t>
            </w:r>
            <w:r>
              <w:rPr>
                <w:lang w:val="en-US"/>
              </w:rPr>
              <w:t>O</w:t>
            </w:r>
          </w:p>
        </w:tc>
        <w:tc>
          <w:tcPr>
            <w:tcW w:w="2936" w:type="dxa"/>
          </w:tcPr>
          <w:p w14:paraId="533C1C18" w14:textId="263C0F7F" w:rsidR="003D3D1B" w:rsidRPr="0086600C" w:rsidRDefault="009570CE" w:rsidP="00BE0883">
            <w:pPr>
              <w:ind w:firstLine="0"/>
              <w:jc w:val="center"/>
              <w:rPr>
                <w:lang w:val="en-US"/>
              </w:rPr>
            </w:pPr>
            <w:ins w:id="10172" w:author="Thu Huyen Tran" w:date="2023-12-05T21:56:00Z">
              <w:r>
                <w:rPr>
                  <w:lang w:val="en-US"/>
                </w:rPr>
                <w:t>0,</w:t>
              </w:r>
            </w:ins>
            <w:ins w:id="10173" w:author="Huyen Tran Thu" w:date="2025-04-28T20:39:00Z" w16du:dateUtc="2025-04-28T13:39:00Z">
              <w:r w:rsidR="008E7DC8">
                <w:rPr>
                  <w:lang w:val="en-US"/>
                </w:rPr>
                <w:t>76</w:t>
              </w:r>
            </w:ins>
            <w:ins w:id="10174" w:author="Thu Huyen Tran" w:date="2023-12-05T21:56:00Z">
              <w:del w:id="10175" w:author="Huyen Tran Thu" w:date="2025-04-28T20:39:00Z" w16du:dateUtc="2025-04-28T13:39:00Z">
                <w:r w:rsidDel="008E7DC8">
                  <w:rPr>
                    <w:lang w:val="en-US"/>
                  </w:rPr>
                  <w:delText>57</w:delText>
                </w:r>
              </w:del>
            </w:ins>
            <w:del w:id="10176" w:author="Thu Huyen Tran" w:date="2023-12-05T21:56:00Z">
              <w:r w:rsidR="006B5E70" w:rsidDel="009570CE">
                <w:rPr>
                  <w:lang w:val="en-US"/>
                </w:rPr>
                <w:delText>0,73</w:delText>
              </w:r>
            </w:del>
            <w:ins w:id="10177" w:author="Huyen Tran Thu" w:date="2023-03-30T09:16:00Z">
              <w:del w:id="10178" w:author="Thu Huyen Tran" w:date="2023-12-05T21:56:00Z">
                <w:r w:rsidR="003A6022" w:rsidDel="009570CE">
                  <w:rPr>
                    <w:lang w:val="en-US"/>
                  </w:rPr>
                  <w:delText>64</w:delText>
                </w:r>
              </w:del>
            </w:ins>
          </w:p>
        </w:tc>
        <w:tc>
          <w:tcPr>
            <w:tcW w:w="2968" w:type="dxa"/>
          </w:tcPr>
          <w:p w14:paraId="440EB6FC" w14:textId="576A5532" w:rsidR="003D3D1B" w:rsidRPr="0086600C" w:rsidRDefault="008E7DC8" w:rsidP="00BE0883">
            <w:pPr>
              <w:ind w:firstLine="0"/>
              <w:jc w:val="center"/>
              <w:rPr>
                <w:lang w:val="en-US"/>
              </w:rPr>
            </w:pPr>
            <w:ins w:id="10179" w:author="Huyen Tran Thu" w:date="2025-04-28T20:40:00Z" w16du:dateUtc="2025-04-28T13:40:00Z">
              <w:r>
                <w:rPr>
                  <w:lang w:val="en-US"/>
                </w:rPr>
                <w:t>200,87</w:t>
              </w:r>
            </w:ins>
            <w:ins w:id="10180" w:author="Thu Huyen Tran" w:date="2023-12-05T21:57:00Z">
              <w:del w:id="10181" w:author="Huyen Tran Thu" w:date="2025-04-28T20:39:00Z" w16du:dateUtc="2025-04-28T13:39:00Z">
                <w:r w:rsidR="009570CE" w:rsidDel="008E7DC8">
                  <w:rPr>
                    <w:lang w:val="en-US"/>
                  </w:rPr>
                  <w:delText>150,03</w:delText>
                </w:r>
              </w:del>
            </w:ins>
            <w:del w:id="10182" w:author="Huyen Tran Thu" w:date="2025-04-28T20:39:00Z" w16du:dateUtc="2025-04-28T13:39:00Z">
              <w:r w:rsidR="006B5E70" w:rsidDel="008E7DC8">
                <w:rPr>
                  <w:lang w:val="en-US"/>
                </w:rPr>
                <w:delText>192,51</w:delText>
              </w:r>
            </w:del>
          </w:p>
        </w:tc>
      </w:tr>
      <w:tr w:rsidR="008E7DC8" w14:paraId="0D87B8B8" w14:textId="77777777" w:rsidTr="00B51D92">
        <w:trPr>
          <w:ins w:id="10183" w:author="Huyen Tran Thu" w:date="2025-04-28T20:39:00Z"/>
        </w:trPr>
        <w:tc>
          <w:tcPr>
            <w:tcW w:w="6094" w:type="dxa"/>
            <w:gridSpan w:val="3"/>
          </w:tcPr>
          <w:p w14:paraId="02700127" w14:textId="7AFD7839" w:rsidR="008E7DC8" w:rsidRDefault="008E7DC8" w:rsidP="00BE0883">
            <w:pPr>
              <w:jc w:val="center"/>
              <w:rPr>
                <w:ins w:id="10184" w:author="Huyen Tran Thu" w:date="2025-04-28T20:39:00Z" w16du:dateUtc="2025-04-28T13:39:00Z"/>
                <w:lang w:val="en-US"/>
              </w:rPr>
            </w:pPr>
            <w:ins w:id="10185" w:author="Huyen Tran Thu" w:date="2025-04-28T20:39:00Z" w16du:dateUtc="2025-04-28T13:39:00Z">
              <w:r w:rsidRPr="006A3F26">
                <w:rPr>
                  <w:b/>
                  <w:bCs/>
                  <w:lang w:val="en-US"/>
                </w:rPr>
                <w:t>Năm 202</w:t>
              </w:r>
              <w:r>
                <w:rPr>
                  <w:b/>
                  <w:bCs/>
                  <w:lang w:val="en-US"/>
                </w:rPr>
                <w:t>2</w:t>
              </w:r>
            </w:ins>
          </w:p>
        </w:tc>
        <w:tc>
          <w:tcPr>
            <w:tcW w:w="2968" w:type="dxa"/>
          </w:tcPr>
          <w:p w14:paraId="1DE8F83B" w14:textId="0767F43D" w:rsidR="008E7DC8" w:rsidRPr="008E7DC8" w:rsidDel="008E7DC8" w:rsidRDefault="008E7DC8">
            <w:pPr>
              <w:ind w:firstLine="0"/>
              <w:jc w:val="center"/>
              <w:rPr>
                <w:ins w:id="10186" w:author="Huyen Tran Thu" w:date="2025-04-28T20:39:00Z" w16du:dateUtc="2025-04-28T13:39:00Z"/>
                <w:b/>
                <w:bCs/>
                <w:lang w:val="en-US"/>
                <w:rPrChange w:id="10187" w:author="Huyen Tran Thu" w:date="2025-04-28T20:41:00Z" w16du:dateUtc="2025-04-28T13:41:00Z">
                  <w:rPr>
                    <w:ins w:id="10188" w:author="Huyen Tran Thu" w:date="2025-04-28T20:39:00Z" w16du:dateUtc="2025-04-28T13:39:00Z"/>
                    <w:lang w:val="en-US"/>
                  </w:rPr>
                </w:rPrChange>
              </w:rPr>
              <w:pPrChange w:id="10189" w:author="Huyen Tran Thu" w:date="2025-04-28T20:41:00Z" w16du:dateUtc="2025-04-28T13:41:00Z">
                <w:pPr>
                  <w:jc w:val="center"/>
                </w:pPr>
              </w:pPrChange>
            </w:pPr>
            <w:ins w:id="10190" w:author="Huyen Tran Thu" w:date="2025-04-28T20:41:00Z" w16du:dateUtc="2025-04-28T13:41:00Z">
              <w:r w:rsidRPr="008E7DC8">
                <w:rPr>
                  <w:b/>
                  <w:bCs/>
                  <w:lang w:val="en-US"/>
                  <w:rPrChange w:id="10191" w:author="Huyen Tran Thu" w:date="2025-04-28T20:41:00Z" w16du:dateUtc="2025-04-28T13:41:00Z">
                    <w:rPr>
                      <w:lang w:val="en-US"/>
                    </w:rPr>
                  </w:rPrChange>
                </w:rPr>
                <w:t>554,10</w:t>
              </w:r>
            </w:ins>
          </w:p>
        </w:tc>
      </w:tr>
      <w:tr w:rsidR="008E7DC8" w14:paraId="4B33294B" w14:textId="77777777" w:rsidTr="008E7DC8">
        <w:tblPrEx>
          <w:tblW w:w="0" w:type="auto"/>
          <w:tblPrExChange w:id="10192" w:author="Huyen Tran Thu" w:date="2025-04-28T20:41:00Z" w16du:dateUtc="2025-04-28T13:41:00Z">
            <w:tblPrEx>
              <w:tblW w:w="0" w:type="auto"/>
            </w:tblPrEx>
          </w:tblPrExChange>
        </w:tblPrEx>
        <w:trPr>
          <w:ins w:id="10193" w:author="Huyen Tran Thu" w:date="2025-04-28T20:39:00Z"/>
        </w:trPr>
        <w:tc>
          <w:tcPr>
            <w:tcW w:w="1074" w:type="dxa"/>
            <w:tcPrChange w:id="10194" w:author="Huyen Tran Thu" w:date="2025-04-28T20:41:00Z" w16du:dateUtc="2025-04-28T13:41:00Z">
              <w:tcPr>
                <w:tcW w:w="1074" w:type="dxa"/>
              </w:tcPr>
            </w:tcPrChange>
          </w:tcPr>
          <w:p w14:paraId="65DDF0F6" w14:textId="6D51FD15" w:rsidR="008E7DC8" w:rsidRDefault="008E7DC8">
            <w:pPr>
              <w:ind w:firstLine="0"/>
              <w:jc w:val="center"/>
              <w:rPr>
                <w:ins w:id="10195" w:author="Huyen Tran Thu" w:date="2025-04-28T20:39:00Z" w16du:dateUtc="2025-04-28T13:39:00Z"/>
                <w:lang w:val="en-US"/>
              </w:rPr>
              <w:pPrChange w:id="10196" w:author="Huyen Tran Thu" w:date="2025-04-28T20:40:00Z" w16du:dateUtc="2025-04-28T13:40:00Z">
                <w:pPr>
                  <w:jc w:val="center"/>
                </w:pPr>
              </w:pPrChange>
            </w:pPr>
            <w:ins w:id="10197" w:author="Huyen Tran Thu" w:date="2025-04-28T20:40:00Z" w16du:dateUtc="2025-04-28T13:40:00Z">
              <w:r>
                <w:rPr>
                  <w:lang w:val="en-US"/>
                </w:rPr>
                <w:t>1</w:t>
              </w:r>
            </w:ins>
          </w:p>
        </w:tc>
        <w:tc>
          <w:tcPr>
            <w:tcW w:w="2084" w:type="dxa"/>
            <w:tcPrChange w:id="10198" w:author="Huyen Tran Thu" w:date="2025-04-28T20:41:00Z" w16du:dateUtc="2025-04-28T13:41:00Z">
              <w:tcPr>
                <w:tcW w:w="2084" w:type="dxa"/>
              </w:tcPr>
            </w:tcPrChange>
          </w:tcPr>
          <w:p w14:paraId="0E71F3A6" w14:textId="7D66FABF" w:rsidR="008E7DC8" w:rsidRDefault="008E7DC8">
            <w:pPr>
              <w:ind w:firstLine="0"/>
              <w:jc w:val="center"/>
              <w:rPr>
                <w:ins w:id="10199" w:author="Huyen Tran Thu" w:date="2025-04-28T20:39:00Z" w16du:dateUtc="2025-04-28T13:39:00Z"/>
                <w:lang w:val="en-US"/>
              </w:rPr>
              <w:pPrChange w:id="10200" w:author="Huyen Tran Thu" w:date="2025-04-28T20:40:00Z" w16du:dateUtc="2025-04-28T13:40:00Z">
                <w:pPr>
                  <w:jc w:val="center"/>
                </w:pPr>
              </w:pPrChange>
            </w:pPr>
            <w:ins w:id="10201" w:author="Huyen Tran Thu" w:date="2025-04-28T20:40:00Z" w16du:dateUtc="2025-04-28T13:40:00Z">
              <w:r>
                <w:rPr>
                  <w:lang w:val="en-US"/>
                </w:rPr>
                <w:t>CO</w:t>
              </w:r>
              <w:r>
                <w:rPr>
                  <w:vertAlign w:val="subscript"/>
                  <w:lang w:val="en-US"/>
                </w:rPr>
                <w:t>2</w:t>
              </w:r>
            </w:ins>
          </w:p>
        </w:tc>
        <w:tc>
          <w:tcPr>
            <w:tcW w:w="2936" w:type="dxa"/>
            <w:shd w:val="clear" w:color="auto" w:fill="D9D9D9" w:themeFill="background1" w:themeFillShade="D9"/>
            <w:tcPrChange w:id="10202" w:author="Huyen Tran Thu" w:date="2025-04-28T20:41:00Z" w16du:dateUtc="2025-04-28T13:41:00Z">
              <w:tcPr>
                <w:tcW w:w="2936" w:type="dxa"/>
              </w:tcPr>
            </w:tcPrChange>
          </w:tcPr>
          <w:p w14:paraId="449CD875" w14:textId="31A92C50" w:rsidR="008E7DC8" w:rsidRDefault="008E7DC8">
            <w:pPr>
              <w:ind w:firstLine="0"/>
              <w:jc w:val="center"/>
              <w:rPr>
                <w:ins w:id="10203" w:author="Huyen Tran Thu" w:date="2025-04-28T20:39:00Z" w16du:dateUtc="2025-04-28T13:39:00Z"/>
                <w:lang w:val="en-US"/>
              </w:rPr>
              <w:pPrChange w:id="10204" w:author="Huyen Tran Thu" w:date="2025-04-28T20:40:00Z" w16du:dateUtc="2025-04-28T13:40:00Z">
                <w:pPr>
                  <w:jc w:val="center"/>
                </w:pPr>
              </w:pPrChange>
            </w:pPr>
          </w:p>
        </w:tc>
        <w:tc>
          <w:tcPr>
            <w:tcW w:w="2968" w:type="dxa"/>
            <w:shd w:val="clear" w:color="auto" w:fill="D9D9D9" w:themeFill="background1" w:themeFillShade="D9"/>
            <w:tcPrChange w:id="10205" w:author="Huyen Tran Thu" w:date="2025-04-28T20:41:00Z" w16du:dateUtc="2025-04-28T13:41:00Z">
              <w:tcPr>
                <w:tcW w:w="2968" w:type="dxa"/>
              </w:tcPr>
            </w:tcPrChange>
          </w:tcPr>
          <w:p w14:paraId="5028E056" w14:textId="77777777" w:rsidR="008E7DC8" w:rsidDel="008E7DC8" w:rsidRDefault="008E7DC8">
            <w:pPr>
              <w:ind w:firstLine="0"/>
              <w:jc w:val="center"/>
              <w:rPr>
                <w:ins w:id="10206" w:author="Huyen Tran Thu" w:date="2025-04-28T20:39:00Z" w16du:dateUtc="2025-04-28T13:39:00Z"/>
                <w:lang w:val="en-US"/>
              </w:rPr>
              <w:pPrChange w:id="10207" w:author="Huyen Tran Thu" w:date="2025-04-28T20:40:00Z" w16du:dateUtc="2025-04-28T13:40:00Z">
                <w:pPr>
                  <w:jc w:val="center"/>
                </w:pPr>
              </w:pPrChange>
            </w:pPr>
          </w:p>
        </w:tc>
      </w:tr>
      <w:tr w:rsidR="008E7DC8" w14:paraId="72B902B2" w14:textId="77777777" w:rsidTr="009341A2">
        <w:trPr>
          <w:ins w:id="10208" w:author="Huyen Tran Thu" w:date="2025-04-28T20:39:00Z"/>
        </w:trPr>
        <w:tc>
          <w:tcPr>
            <w:tcW w:w="1074" w:type="dxa"/>
          </w:tcPr>
          <w:p w14:paraId="41A9BD44" w14:textId="72AE75C8" w:rsidR="008E7DC8" w:rsidRDefault="008E7DC8">
            <w:pPr>
              <w:ind w:firstLine="0"/>
              <w:jc w:val="center"/>
              <w:rPr>
                <w:ins w:id="10209" w:author="Huyen Tran Thu" w:date="2025-04-28T20:39:00Z" w16du:dateUtc="2025-04-28T13:39:00Z"/>
                <w:lang w:val="en-US"/>
              </w:rPr>
              <w:pPrChange w:id="10210" w:author="Huyen Tran Thu" w:date="2025-04-28T20:40:00Z" w16du:dateUtc="2025-04-28T13:40:00Z">
                <w:pPr>
                  <w:jc w:val="center"/>
                </w:pPr>
              </w:pPrChange>
            </w:pPr>
            <w:ins w:id="10211" w:author="Huyen Tran Thu" w:date="2025-04-28T20:40:00Z" w16du:dateUtc="2025-04-28T13:40:00Z">
              <w:r>
                <w:rPr>
                  <w:lang w:val="en-US"/>
                </w:rPr>
                <w:t>2</w:t>
              </w:r>
            </w:ins>
          </w:p>
        </w:tc>
        <w:tc>
          <w:tcPr>
            <w:tcW w:w="2084" w:type="dxa"/>
          </w:tcPr>
          <w:p w14:paraId="27CEB87D" w14:textId="29E9785D" w:rsidR="008E7DC8" w:rsidRDefault="008E7DC8">
            <w:pPr>
              <w:ind w:firstLine="0"/>
              <w:jc w:val="center"/>
              <w:rPr>
                <w:ins w:id="10212" w:author="Huyen Tran Thu" w:date="2025-04-28T20:39:00Z" w16du:dateUtc="2025-04-28T13:39:00Z"/>
                <w:lang w:val="en-US"/>
              </w:rPr>
              <w:pPrChange w:id="10213" w:author="Huyen Tran Thu" w:date="2025-04-28T20:40:00Z" w16du:dateUtc="2025-04-28T13:40:00Z">
                <w:pPr>
                  <w:jc w:val="center"/>
                </w:pPr>
              </w:pPrChange>
            </w:pPr>
            <w:ins w:id="10214" w:author="Huyen Tran Thu" w:date="2025-04-28T20:40:00Z" w16du:dateUtc="2025-04-28T13:40:00Z">
              <w:r>
                <w:rPr>
                  <w:lang w:val="en-US"/>
                </w:rPr>
                <w:t>CH</w:t>
              </w:r>
              <w:r>
                <w:rPr>
                  <w:vertAlign w:val="subscript"/>
                  <w:lang w:val="en-US"/>
                </w:rPr>
                <w:t>4</w:t>
              </w:r>
            </w:ins>
          </w:p>
        </w:tc>
        <w:tc>
          <w:tcPr>
            <w:tcW w:w="2936" w:type="dxa"/>
          </w:tcPr>
          <w:p w14:paraId="408864A2" w14:textId="65166417" w:rsidR="008E7DC8" w:rsidRDefault="008E7DC8">
            <w:pPr>
              <w:ind w:firstLine="0"/>
              <w:jc w:val="center"/>
              <w:rPr>
                <w:ins w:id="10215" w:author="Huyen Tran Thu" w:date="2025-04-28T20:39:00Z" w16du:dateUtc="2025-04-28T13:39:00Z"/>
                <w:lang w:val="en-US"/>
              </w:rPr>
              <w:pPrChange w:id="10216" w:author="Huyen Tran Thu" w:date="2025-04-28T20:41:00Z" w16du:dateUtc="2025-04-28T13:41:00Z">
                <w:pPr>
                  <w:jc w:val="center"/>
                </w:pPr>
              </w:pPrChange>
            </w:pPr>
            <w:ins w:id="10217" w:author="Huyen Tran Thu" w:date="2025-04-28T20:41:00Z" w16du:dateUtc="2025-04-28T13:41:00Z">
              <w:r>
                <w:rPr>
                  <w:lang w:val="en-US"/>
                </w:rPr>
                <w:t>12,62</w:t>
              </w:r>
            </w:ins>
          </w:p>
        </w:tc>
        <w:tc>
          <w:tcPr>
            <w:tcW w:w="2968" w:type="dxa"/>
          </w:tcPr>
          <w:p w14:paraId="4B8970CB" w14:textId="36503ED6" w:rsidR="008E7DC8" w:rsidDel="008E7DC8" w:rsidRDefault="008E7DC8">
            <w:pPr>
              <w:ind w:firstLine="0"/>
              <w:jc w:val="center"/>
              <w:rPr>
                <w:ins w:id="10218" w:author="Huyen Tran Thu" w:date="2025-04-28T20:39:00Z" w16du:dateUtc="2025-04-28T13:39:00Z"/>
                <w:lang w:val="en-US"/>
              </w:rPr>
              <w:pPrChange w:id="10219" w:author="Huyen Tran Thu" w:date="2025-04-28T20:40:00Z" w16du:dateUtc="2025-04-28T13:40:00Z">
                <w:pPr>
                  <w:jc w:val="center"/>
                </w:pPr>
              </w:pPrChange>
            </w:pPr>
            <w:ins w:id="10220" w:author="Huyen Tran Thu" w:date="2025-04-28T20:41:00Z" w16du:dateUtc="2025-04-28T13:41:00Z">
              <w:r>
                <w:rPr>
                  <w:lang w:val="en-US"/>
                </w:rPr>
                <w:t>353,41</w:t>
              </w:r>
            </w:ins>
          </w:p>
        </w:tc>
      </w:tr>
      <w:tr w:rsidR="008E7DC8" w14:paraId="5924BFE7" w14:textId="77777777" w:rsidTr="009341A2">
        <w:trPr>
          <w:ins w:id="10221" w:author="Huyen Tran Thu" w:date="2025-04-28T20:39:00Z"/>
        </w:trPr>
        <w:tc>
          <w:tcPr>
            <w:tcW w:w="1074" w:type="dxa"/>
          </w:tcPr>
          <w:p w14:paraId="35BE7E92" w14:textId="36C340AB" w:rsidR="008E7DC8" w:rsidRDefault="008E7DC8">
            <w:pPr>
              <w:ind w:firstLine="0"/>
              <w:jc w:val="center"/>
              <w:rPr>
                <w:ins w:id="10222" w:author="Huyen Tran Thu" w:date="2025-04-28T20:39:00Z" w16du:dateUtc="2025-04-28T13:39:00Z"/>
                <w:lang w:val="en-US"/>
              </w:rPr>
              <w:pPrChange w:id="10223" w:author="Huyen Tran Thu" w:date="2025-04-28T20:40:00Z" w16du:dateUtc="2025-04-28T13:40:00Z">
                <w:pPr>
                  <w:jc w:val="center"/>
                </w:pPr>
              </w:pPrChange>
            </w:pPr>
            <w:ins w:id="10224" w:author="Huyen Tran Thu" w:date="2025-04-28T20:40:00Z" w16du:dateUtc="2025-04-28T13:40:00Z">
              <w:r>
                <w:rPr>
                  <w:lang w:val="en-US"/>
                </w:rPr>
                <w:t>3</w:t>
              </w:r>
            </w:ins>
          </w:p>
        </w:tc>
        <w:tc>
          <w:tcPr>
            <w:tcW w:w="2084" w:type="dxa"/>
          </w:tcPr>
          <w:p w14:paraId="680A83CC" w14:textId="7B94A2E1" w:rsidR="008E7DC8" w:rsidRDefault="008E7DC8">
            <w:pPr>
              <w:ind w:firstLine="0"/>
              <w:jc w:val="center"/>
              <w:rPr>
                <w:ins w:id="10225" w:author="Huyen Tran Thu" w:date="2025-04-28T20:39:00Z" w16du:dateUtc="2025-04-28T13:39:00Z"/>
                <w:lang w:val="en-US"/>
              </w:rPr>
              <w:pPrChange w:id="10226" w:author="Huyen Tran Thu" w:date="2025-04-28T20:40:00Z" w16du:dateUtc="2025-04-28T13:40:00Z">
                <w:pPr>
                  <w:jc w:val="center"/>
                </w:pPr>
              </w:pPrChange>
            </w:pPr>
            <w:ins w:id="10227" w:author="Huyen Tran Thu" w:date="2025-04-28T20:40:00Z" w16du:dateUtc="2025-04-28T13:40:00Z">
              <w:r>
                <w:rPr>
                  <w:lang w:val="en-US"/>
                </w:rPr>
                <w:t>N</w:t>
              </w:r>
              <w:r>
                <w:rPr>
                  <w:vertAlign w:val="subscript"/>
                  <w:lang w:val="en-US"/>
                </w:rPr>
                <w:t>2</w:t>
              </w:r>
              <w:r>
                <w:rPr>
                  <w:lang w:val="en-US"/>
                </w:rPr>
                <w:t>O</w:t>
              </w:r>
            </w:ins>
          </w:p>
        </w:tc>
        <w:tc>
          <w:tcPr>
            <w:tcW w:w="2936" w:type="dxa"/>
          </w:tcPr>
          <w:p w14:paraId="766F245D" w14:textId="270AA5F7" w:rsidR="008E7DC8" w:rsidRDefault="008E7DC8">
            <w:pPr>
              <w:ind w:firstLine="0"/>
              <w:jc w:val="center"/>
              <w:rPr>
                <w:ins w:id="10228" w:author="Huyen Tran Thu" w:date="2025-04-28T20:39:00Z" w16du:dateUtc="2025-04-28T13:39:00Z"/>
                <w:lang w:val="en-US"/>
              </w:rPr>
              <w:pPrChange w:id="10229" w:author="Huyen Tran Thu" w:date="2025-04-28T20:40:00Z" w16du:dateUtc="2025-04-28T13:40:00Z">
                <w:pPr>
                  <w:jc w:val="center"/>
                </w:pPr>
              </w:pPrChange>
            </w:pPr>
            <w:ins w:id="10230" w:author="Huyen Tran Thu" w:date="2025-04-28T20:41:00Z" w16du:dateUtc="2025-04-28T13:41:00Z">
              <w:r>
                <w:rPr>
                  <w:lang w:val="en-US"/>
                </w:rPr>
                <w:t>0,76</w:t>
              </w:r>
            </w:ins>
          </w:p>
        </w:tc>
        <w:tc>
          <w:tcPr>
            <w:tcW w:w="2968" w:type="dxa"/>
          </w:tcPr>
          <w:p w14:paraId="20D2FC46" w14:textId="0ABDC7E6" w:rsidR="008E7DC8" w:rsidDel="008E7DC8" w:rsidRDefault="008E7DC8">
            <w:pPr>
              <w:ind w:firstLine="0"/>
              <w:jc w:val="center"/>
              <w:rPr>
                <w:ins w:id="10231" w:author="Huyen Tran Thu" w:date="2025-04-28T20:39:00Z" w16du:dateUtc="2025-04-28T13:39:00Z"/>
                <w:lang w:val="en-US"/>
              </w:rPr>
              <w:pPrChange w:id="10232" w:author="Huyen Tran Thu" w:date="2025-04-28T20:40:00Z" w16du:dateUtc="2025-04-28T13:40:00Z">
                <w:pPr>
                  <w:jc w:val="center"/>
                </w:pPr>
              </w:pPrChange>
            </w:pPr>
            <w:ins w:id="10233" w:author="Huyen Tran Thu" w:date="2025-04-28T20:41:00Z" w16du:dateUtc="2025-04-28T13:41:00Z">
              <w:r>
                <w:rPr>
                  <w:lang w:val="en-US"/>
                </w:rPr>
                <w:t>200,69</w:t>
              </w:r>
            </w:ins>
          </w:p>
        </w:tc>
      </w:tr>
      <w:tr w:rsidR="008E7DC8" w:rsidDel="009341A2" w14:paraId="61C0F6E4" w14:textId="209011C8" w:rsidTr="009341A2">
        <w:trPr>
          <w:del w:id="10234" w:author="Huyen Tran Thu" w:date="2025-04-28T20:38:00Z"/>
        </w:trPr>
        <w:tc>
          <w:tcPr>
            <w:tcW w:w="3158" w:type="dxa"/>
            <w:gridSpan w:val="2"/>
          </w:tcPr>
          <w:p w14:paraId="15BA7683" w14:textId="3E31AC3F" w:rsidR="008E7DC8" w:rsidRPr="0086600C" w:rsidDel="009341A2" w:rsidRDefault="008E7DC8" w:rsidP="008E7DC8">
            <w:pPr>
              <w:ind w:firstLine="0"/>
              <w:jc w:val="center"/>
              <w:rPr>
                <w:del w:id="10235" w:author="Huyen Tran Thu" w:date="2025-04-28T20:38:00Z" w16du:dateUtc="2025-04-28T13:38:00Z"/>
                <w:b/>
                <w:bCs/>
                <w:lang w:val="en-US"/>
              </w:rPr>
            </w:pPr>
            <w:del w:id="10236" w:author="Huyen Tran Thu" w:date="2025-04-28T20:38:00Z" w16du:dateUtc="2025-04-28T13:38:00Z">
              <w:r w:rsidRPr="0086600C" w:rsidDel="009341A2">
                <w:rPr>
                  <w:b/>
                  <w:bCs/>
                  <w:lang w:val="en-US"/>
                </w:rPr>
                <w:delText>Tổng</w:delText>
              </w:r>
            </w:del>
          </w:p>
        </w:tc>
        <w:tc>
          <w:tcPr>
            <w:tcW w:w="2936" w:type="dxa"/>
          </w:tcPr>
          <w:p w14:paraId="2D612E7F" w14:textId="12A9D052" w:rsidR="008E7DC8" w:rsidDel="009341A2" w:rsidRDefault="008E7DC8" w:rsidP="008E7DC8">
            <w:pPr>
              <w:jc w:val="center"/>
              <w:rPr>
                <w:del w:id="10237" w:author="Huyen Tran Thu" w:date="2025-04-28T20:38:00Z" w16du:dateUtc="2025-04-28T13:38:00Z"/>
                <w:lang w:val="en-US"/>
              </w:rPr>
            </w:pPr>
          </w:p>
        </w:tc>
        <w:tc>
          <w:tcPr>
            <w:tcW w:w="2968" w:type="dxa"/>
          </w:tcPr>
          <w:p w14:paraId="04418CBE" w14:textId="00358731" w:rsidR="008E7DC8" w:rsidRPr="0086600C" w:rsidDel="009341A2" w:rsidRDefault="008E7DC8" w:rsidP="008E7DC8">
            <w:pPr>
              <w:ind w:firstLine="0"/>
              <w:jc w:val="center"/>
              <w:rPr>
                <w:del w:id="10238" w:author="Huyen Tran Thu" w:date="2025-04-28T20:38:00Z" w16du:dateUtc="2025-04-28T13:38:00Z"/>
                <w:b/>
                <w:bCs/>
                <w:lang w:val="en-US"/>
              </w:rPr>
            </w:pPr>
            <w:ins w:id="10239" w:author="Thu Huyen Tran" w:date="2023-12-05T21:57:00Z">
              <w:del w:id="10240" w:author="Huyen Tran Thu" w:date="2025-04-28T20:38:00Z" w16du:dateUtc="2025-04-28T13:38:00Z">
                <w:r w:rsidDel="009341A2">
                  <w:rPr>
                    <w:b/>
                    <w:bCs/>
                    <w:lang w:val="en-US"/>
                  </w:rPr>
                  <w:delText>414,22</w:delText>
                </w:r>
              </w:del>
            </w:ins>
            <w:del w:id="10241" w:author="Huyen Tran Thu" w:date="2023-03-30T09:16:00Z">
              <w:r w:rsidDel="003A6022">
                <w:rPr>
                  <w:b/>
                  <w:bCs/>
                  <w:lang w:val="en-US"/>
                </w:rPr>
                <w:delText>531,51</w:delText>
              </w:r>
            </w:del>
          </w:p>
        </w:tc>
      </w:tr>
    </w:tbl>
    <w:p w14:paraId="3441D7DA" w14:textId="4C2830A5" w:rsidR="003D3D1B" w:rsidRPr="008E7DC8" w:rsidRDefault="003D3D1B" w:rsidP="003D3D1B">
      <w:pPr>
        <w:ind w:firstLine="720"/>
        <w:rPr>
          <w:bCs/>
          <w:szCs w:val="26"/>
          <w:lang w:val="en-US"/>
          <w:rPrChange w:id="10242" w:author="Huyen Tran Thu" w:date="2025-04-28T20:42:00Z" w16du:dateUtc="2025-04-28T13:42:00Z">
            <w:rPr>
              <w:bCs/>
              <w:szCs w:val="26"/>
              <w:lang w:val="vi-VN"/>
            </w:rPr>
          </w:rPrChange>
        </w:rPr>
      </w:pPr>
      <w:r w:rsidRPr="003D3D1B">
        <w:rPr>
          <w:bCs/>
          <w:szCs w:val="26"/>
          <w:lang w:val="vi-VN"/>
        </w:rPr>
        <w:t xml:space="preserve">Như vậy, tổng lượng phát thải từ Xử lý CTR bằng phương pháp sinh học </w:t>
      </w:r>
      <w:ins w:id="10243" w:author="Huyen Tran Thu" w:date="2025-04-28T20:41:00Z" w16du:dateUtc="2025-04-28T13:41:00Z">
        <w:r w:rsidR="008E7DC8">
          <w:rPr>
            <w:bCs/>
            <w:szCs w:val="26"/>
            <w:lang w:val="en-US"/>
          </w:rPr>
          <w:t xml:space="preserve">năm 2021 </w:t>
        </w:r>
      </w:ins>
      <w:ins w:id="10244" w:author="Huyen Tran Thu" w:date="2025-04-28T20:42:00Z" w16du:dateUtc="2025-04-28T13:42:00Z">
        <w:r w:rsidR="008E7DC8">
          <w:rPr>
            <w:bCs/>
            <w:szCs w:val="26"/>
            <w:lang w:val="en-US"/>
          </w:rPr>
          <w:t xml:space="preserve">là </w:t>
        </w:r>
        <w:r w:rsidR="008E7DC8" w:rsidRPr="008E7DC8">
          <w:rPr>
            <w:b/>
            <w:szCs w:val="26"/>
            <w:lang w:val="en-US"/>
            <w:rPrChange w:id="10245" w:author="Huyen Tran Thu" w:date="2025-04-28T20:42:00Z" w16du:dateUtc="2025-04-28T13:42:00Z">
              <w:rPr>
                <w:bCs/>
                <w:szCs w:val="26"/>
                <w:lang w:val="en-US"/>
              </w:rPr>
            </w:rPrChange>
          </w:rPr>
          <w:t>554,60</w:t>
        </w:r>
      </w:ins>
      <w:del w:id="10246" w:author="Huyen Tran Thu" w:date="2025-04-28T20:41:00Z" w16du:dateUtc="2025-04-28T13:41:00Z">
        <w:r w:rsidRPr="008E7DC8" w:rsidDel="008E7DC8">
          <w:rPr>
            <w:b/>
            <w:szCs w:val="26"/>
            <w:lang w:val="vi-VN"/>
            <w:rPrChange w:id="10247" w:author="Huyen Tran Thu" w:date="2025-04-28T20:42:00Z" w16du:dateUtc="2025-04-28T13:42:00Z">
              <w:rPr>
                <w:bCs/>
                <w:szCs w:val="26"/>
                <w:lang w:val="vi-VN"/>
              </w:rPr>
            </w:rPrChange>
          </w:rPr>
          <w:delText>là</w:delText>
        </w:r>
      </w:del>
      <w:r w:rsidRPr="003D3D1B">
        <w:rPr>
          <w:bCs/>
          <w:szCs w:val="26"/>
          <w:lang w:val="vi-VN"/>
        </w:rPr>
        <w:t xml:space="preserve"> </w:t>
      </w:r>
      <w:ins w:id="10248" w:author="Huyen Tran Thu" w:date="2023-03-30T09:16:00Z">
        <w:del w:id="10249" w:author="Thu Huyen Tran" w:date="2023-12-05T21:57:00Z">
          <w:r w:rsidR="003A6022" w:rsidDel="009570CE">
            <w:rPr>
              <w:b/>
              <w:szCs w:val="26"/>
              <w:lang w:val="en-US"/>
            </w:rPr>
            <w:delText>466</w:delText>
          </w:r>
        </w:del>
      </w:ins>
      <w:ins w:id="10250" w:author="Huyen Tran Thu" w:date="2023-03-30T09:17:00Z">
        <w:del w:id="10251" w:author="Thu Huyen Tran" w:date="2023-12-05T21:57:00Z">
          <w:r w:rsidR="003A6022" w:rsidDel="009570CE">
            <w:rPr>
              <w:b/>
              <w:szCs w:val="26"/>
              <w:lang w:val="en-US"/>
            </w:rPr>
            <w:delText>,09</w:delText>
          </w:r>
        </w:del>
      </w:ins>
      <w:del w:id="10252" w:author="Thu Huyen Tran" w:date="2023-12-05T21:57:00Z">
        <w:r w:rsidR="006B5E70" w:rsidDel="009570CE">
          <w:rPr>
            <w:b/>
            <w:szCs w:val="26"/>
            <w:lang w:val="en-US"/>
          </w:rPr>
          <w:delText>531,51</w:delText>
        </w:r>
      </w:del>
      <w:ins w:id="10253" w:author="Thu Huyen Tran" w:date="2023-12-05T21:57:00Z">
        <w:del w:id="10254" w:author="Huyen Tran Thu" w:date="2025-04-28T20:41:00Z" w16du:dateUtc="2025-04-28T13:41:00Z">
          <w:r w:rsidR="009570CE" w:rsidDel="008E7DC8">
            <w:rPr>
              <w:b/>
              <w:szCs w:val="26"/>
              <w:lang w:val="en-US"/>
            </w:rPr>
            <w:delText>414,22</w:delText>
          </w:r>
        </w:del>
      </w:ins>
      <w:r w:rsidRPr="003D3D1B">
        <w:rPr>
          <w:b/>
          <w:szCs w:val="26"/>
          <w:lang w:val="vi-VN"/>
        </w:rPr>
        <w:t xml:space="preserve"> </w:t>
      </w:r>
      <w:del w:id="10255" w:author="Thu Huyen Tran" w:date="2023-04-07T15:50:00Z">
        <w:r w:rsidRPr="003D3D1B" w:rsidDel="004B67FF">
          <w:rPr>
            <w:b/>
            <w:szCs w:val="26"/>
            <w:lang w:val="vi-VN"/>
          </w:rPr>
          <w:delText>Gg</w:delText>
        </w:r>
      </w:del>
      <w:ins w:id="10256" w:author="Thu Huyen Tran" w:date="2023-12-05T21:57:00Z">
        <w:r w:rsidR="009570CE">
          <w:rPr>
            <w:b/>
            <w:szCs w:val="26"/>
            <w:lang w:val="en-US"/>
          </w:rPr>
          <w:t>n</w:t>
        </w:r>
      </w:ins>
      <w:ins w:id="10257" w:author="Thu Huyen Tran" w:date="2023-04-07T15:50:00Z">
        <w:r w:rsidR="004B67FF">
          <w:rPr>
            <w:b/>
            <w:szCs w:val="26"/>
            <w:lang w:val="vi-VN"/>
          </w:rPr>
          <w:t>ghìn tấn</w:t>
        </w:r>
      </w:ins>
      <w:ins w:id="10258" w:author="Huyen Tran Thu" w:date="2025-04-28T20:42:00Z" w16du:dateUtc="2025-04-28T13:42:00Z">
        <w:r w:rsidR="008E7DC8">
          <w:rPr>
            <w:b/>
            <w:szCs w:val="26"/>
            <w:lang w:val="en-US"/>
          </w:rPr>
          <w:t xml:space="preserve"> </w:t>
        </w:r>
      </w:ins>
      <w:r w:rsidRPr="003D3D1B">
        <w:rPr>
          <w:b/>
          <w:szCs w:val="26"/>
          <w:lang w:val="vi-VN"/>
        </w:rPr>
        <w:t>CO</w:t>
      </w:r>
      <w:r w:rsidRPr="003D3D1B">
        <w:rPr>
          <w:b/>
          <w:szCs w:val="26"/>
          <w:vertAlign w:val="subscript"/>
          <w:lang w:val="vi-VN"/>
        </w:rPr>
        <w:t>2</w:t>
      </w:r>
      <w:r w:rsidRPr="003D3D1B">
        <w:rPr>
          <w:b/>
          <w:szCs w:val="26"/>
          <w:lang w:val="vi-VN"/>
        </w:rPr>
        <w:t xml:space="preserve"> tương đương</w:t>
      </w:r>
      <w:ins w:id="10259" w:author="Huyen Tran Thu" w:date="2025-04-28T20:42:00Z" w16du:dateUtc="2025-04-28T13:42:00Z">
        <w:r w:rsidR="008E7DC8">
          <w:rPr>
            <w:b/>
            <w:szCs w:val="26"/>
            <w:lang w:val="en-US"/>
          </w:rPr>
          <w:t xml:space="preserve"> </w:t>
        </w:r>
        <w:r w:rsidR="008E7DC8" w:rsidRPr="008E7DC8">
          <w:rPr>
            <w:bCs/>
            <w:szCs w:val="26"/>
            <w:lang w:val="en-US"/>
            <w:rPrChange w:id="10260" w:author="Huyen Tran Thu" w:date="2025-04-28T20:42:00Z" w16du:dateUtc="2025-04-28T13:42:00Z">
              <w:rPr>
                <w:b/>
                <w:szCs w:val="26"/>
                <w:lang w:val="en-US"/>
              </w:rPr>
            </w:rPrChange>
          </w:rPr>
          <w:t>và năm 2022</w:t>
        </w:r>
        <w:r w:rsidR="008E7DC8">
          <w:rPr>
            <w:b/>
            <w:szCs w:val="26"/>
            <w:lang w:val="en-US"/>
          </w:rPr>
          <w:t xml:space="preserve"> là 554,10 n</w:t>
        </w:r>
        <w:r w:rsidR="008E7DC8">
          <w:rPr>
            <w:b/>
            <w:szCs w:val="26"/>
            <w:lang w:val="vi-VN"/>
          </w:rPr>
          <w:t>ghìn tấn</w:t>
        </w:r>
        <w:r w:rsidR="008E7DC8">
          <w:rPr>
            <w:b/>
            <w:szCs w:val="26"/>
            <w:lang w:val="en-US"/>
          </w:rPr>
          <w:t xml:space="preserve"> </w:t>
        </w:r>
        <w:r w:rsidR="008E7DC8" w:rsidRPr="003D3D1B">
          <w:rPr>
            <w:b/>
            <w:szCs w:val="26"/>
            <w:lang w:val="vi-VN"/>
          </w:rPr>
          <w:t>CO</w:t>
        </w:r>
        <w:r w:rsidR="008E7DC8" w:rsidRPr="003D3D1B">
          <w:rPr>
            <w:b/>
            <w:szCs w:val="26"/>
            <w:vertAlign w:val="subscript"/>
            <w:lang w:val="vi-VN"/>
          </w:rPr>
          <w:t>2</w:t>
        </w:r>
        <w:r w:rsidR="008E7DC8" w:rsidRPr="003D3D1B">
          <w:rPr>
            <w:b/>
            <w:szCs w:val="26"/>
            <w:lang w:val="vi-VN"/>
          </w:rPr>
          <w:t xml:space="preserve"> tương đương</w:t>
        </w:r>
        <w:r w:rsidR="008E7DC8">
          <w:rPr>
            <w:b/>
            <w:szCs w:val="26"/>
            <w:lang w:val="en-US"/>
          </w:rPr>
          <w:t>.</w:t>
        </w:r>
      </w:ins>
    </w:p>
    <w:p w14:paraId="4D495943" w14:textId="45CC2CDA" w:rsidR="00CE72A5" w:rsidRPr="00857E6C" w:rsidRDefault="00F529F9" w:rsidP="00CE72A5">
      <w:pPr>
        <w:pStyle w:val="Heading3"/>
        <w:rPr>
          <w:lang w:val="vi-VN"/>
        </w:rPr>
      </w:pPr>
      <w:bookmarkStart w:id="10261" w:name="_Toc196772490"/>
      <w:bookmarkEnd w:id="9867"/>
      <w:bookmarkEnd w:id="10126"/>
      <w:r w:rsidRPr="00C21AD8">
        <w:rPr>
          <w:lang w:val="vi-VN"/>
        </w:rPr>
        <w:lastRenderedPageBreak/>
        <w:t>1</w:t>
      </w:r>
      <w:r w:rsidR="00CE72A5" w:rsidRPr="00C21AD8">
        <w:rPr>
          <w:lang w:val="vi-VN"/>
        </w:rPr>
        <w:t>.2.3. Thiêu đốt</w:t>
      </w:r>
      <w:r w:rsidR="00DA7BBB" w:rsidRPr="00C21AD8">
        <w:rPr>
          <w:lang w:val="vi-VN"/>
        </w:rPr>
        <w:t xml:space="preserve"> và </w:t>
      </w:r>
      <w:r w:rsidR="002E5402" w:rsidRPr="00C21AD8">
        <w:rPr>
          <w:lang w:val="vi-VN"/>
        </w:rPr>
        <w:t>đốt lộ thiên</w:t>
      </w:r>
      <w:r w:rsidR="00CE72A5" w:rsidRPr="00C21AD8">
        <w:rPr>
          <w:lang w:val="vi-VN"/>
        </w:rPr>
        <w:t xml:space="preserve"> chất thải (khí CO</w:t>
      </w:r>
      <w:r w:rsidR="00CE72A5" w:rsidRPr="00C21AD8">
        <w:rPr>
          <w:vertAlign w:val="subscript"/>
          <w:lang w:val="vi-VN"/>
        </w:rPr>
        <w:t>2</w:t>
      </w:r>
      <w:r w:rsidR="00CE72A5" w:rsidRPr="00C21AD8">
        <w:rPr>
          <w:lang w:val="vi-VN"/>
        </w:rPr>
        <w:t>, CH</w:t>
      </w:r>
      <w:r w:rsidR="00CE72A5" w:rsidRPr="00C21AD8">
        <w:rPr>
          <w:vertAlign w:val="subscript"/>
          <w:lang w:val="vi-VN"/>
        </w:rPr>
        <w:t>4</w:t>
      </w:r>
      <w:r w:rsidR="00CE72A5" w:rsidRPr="00C21AD8">
        <w:rPr>
          <w:lang w:val="vi-VN"/>
        </w:rPr>
        <w:t xml:space="preserve"> và N</w:t>
      </w:r>
      <w:r w:rsidR="00CE72A5" w:rsidRPr="00C21AD8">
        <w:rPr>
          <w:vertAlign w:val="subscript"/>
          <w:lang w:val="vi-VN"/>
        </w:rPr>
        <w:t>2</w:t>
      </w:r>
      <w:r w:rsidR="00CE72A5" w:rsidRPr="00C21AD8">
        <w:rPr>
          <w:lang w:val="vi-VN"/>
        </w:rPr>
        <w:t>O</w:t>
      </w:r>
      <w:r w:rsidR="00CE72A5" w:rsidRPr="00C21AD8">
        <w:rPr>
          <w:vertAlign w:val="subscript"/>
          <w:lang w:val="vi-VN"/>
        </w:rPr>
        <w:t xml:space="preserve"> </w:t>
      </w:r>
      <w:r w:rsidR="00CE72A5" w:rsidRPr="00C21AD8">
        <w:rPr>
          <w:lang w:val="vi-VN"/>
        </w:rPr>
        <w:t>– Hạng mục 4C)</w:t>
      </w:r>
      <w:bookmarkEnd w:id="10261"/>
    </w:p>
    <w:p w14:paraId="5DDA19C0" w14:textId="2B5F3246" w:rsidR="004A500E" w:rsidRPr="00857E6C" w:rsidRDefault="00F529F9" w:rsidP="004A500E">
      <w:pPr>
        <w:pStyle w:val="Heading4"/>
        <w:rPr>
          <w:lang w:val="vi-VN"/>
        </w:rPr>
      </w:pPr>
      <w:bookmarkStart w:id="10262" w:name="_Toc196772491"/>
      <w:r w:rsidRPr="0049310F">
        <w:rPr>
          <w:lang w:val="vi-VN"/>
        </w:rPr>
        <w:t>1</w:t>
      </w:r>
      <w:r w:rsidR="004A500E" w:rsidRPr="00857E6C">
        <w:rPr>
          <w:lang w:val="vi-VN"/>
        </w:rPr>
        <w:t>.2.3.1. Tổng quan</w:t>
      </w:r>
      <w:bookmarkEnd w:id="10262"/>
      <w:r w:rsidR="004A500E" w:rsidRPr="00857E6C">
        <w:rPr>
          <w:lang w:val="vi-VN"/>
        </w:rPr>
        <w:t xml:space="preserve"> </w:t>
      </w:r>
    </w:p>
    <w:p w14:paraId="6F310D48" w14:textId="4FEDE2B3" w:rsidR="00D4045E" w:rsidRPr="00857E6C" w:rsidRDefault="00DA7BBB" w:rsidP="004A500E">
      <w:pPr>
        <w:rPr>
          <w:lang w:val="vi-VN"/>
        </w:rPr>
      </w:pPr>
      <w:r w:rsidRPr="00857E6C">
        <w:rPr>
          <w:lang w:val="vi-VN"/>
        </w:rPr>
        <w:tab/>
      </w:r>
      <w:bookmarkStart w:id="10263" w:name="_Hlk97837482"/>
      <w:bookmarkStart w:id="10264" w:name="_Hlk74664731"/>
      <w:r w:rsidRPr="00857E6C">
        <w:rPr>
          <w:lang w:val="vi-VN"/>
        </w:rPr>
        <w:t>Thi</w:t>
      </w:r>
      <w:ins w:id="10265" w:author="Huyen Tran Thu" w:date="2025-04-28T20:42:00Z" w16du:dateUtc="2025-04-28T13:42:00Z">
        <w:r w:rsidR="00100C23">
          <w:rPr>
            <w:lang w:val="en-US"/>
          </w:rPr>
          <w:t>êu</w:t>
        </w:r>
      </w:ins>
      <w:del w:id="10266" w:author="Huyen Tran Thu" w:date="2025-04-28T20:42:00Z" w16du:dateUtc="2025-04-28T13:42:00Z">
        <w:r w:rsidRPr="00857E6C" w:rsidDel="00100C23">
          <w:rPr>
            <w:lang w:val="vi-VN"/>
          </w:rPr>
          <w:delText>ếu</w:delText>
        </w:r>
      </w:del>
      <w:r w:rsidRPr="00857E6C">
        <w:rPr>
          <w:lang w:val="vi-VN"/>
        </w:rPr>
        <w:t xml:space="preserve"> đốt chất thải được định nghĩa là đốt chất thải rắn và lỏng trong các cơ sở đốt rác có kiểm soát. Lò đốt rác hiện đại có ngăn xếp cao và buồng đốt được thiết kế đặc biệt, cung cấp nhiệt độ đốt cháy cao, thời gian lưu giữ lâu và khuấy trộn chất thải hiệu quả, đưa không khí vào nhiều hơn giúp cho quá trình đốt cháy hoàn toàn. </w:t>
      </w:r>
    </w:p>
    <w:p w14:paraId="6A97D720" w14:textId="0EDADDEF" w:rsidR="00D4045E" w:rsidRPr="00857E6C" w:rsidRDefault="003D7D77" w:rsidP="004A500E">
      <w:pPr>
        <w:rPr>
          <w:lang w:val="vi-VN"/>
        </w:rPr>
      </w:pPr>
      <w:r w:rsidRPr="00857E6C">
        <w:rPr>
          <w:lang w:val="vi-VN"/>
        </w:rPr>
        <w:tab/>
      </w:r>
      <w:r w:rsidR="002E5402">
        <w:rPr>
          <w:lang w:val="vi-VN"/>
        </w:rPr>
        <w:t>Đốt lộ thiên</w:t>
      </w:r>
      <w:r w:rsidR="00662DA7" w:rsidRPr="00857E6C">
        <w:rPr>
          <w:lang w:val="vi-VN"/>
        </w:rPr>
        <w:t xml:space="preserve"> </w:t>
      </w:r>
      <w:r w:rsidRPr="00857E6C">
        <w:rPr>
          <w:lang w:val="vi-VN"/>
        </w:rPr>
        <w:t xml:space="preserve">chất thải là đốt </w:t>
      </w:r>
      <w:r w:rsidR="008C127A" w:rsidRPr="00857E6C">
        <w:rPr>
          <w:lang w:val="vi-VN"/>
        </w:rPr>
        <w:t xml:space="preserve">ngoài trời, hoặc trong các bãi rác </w:t>
      </w:r>
      <w:ins w:id="10267" w:author="Huyen Tran Thu" w:date="2023-03-30T09:20:00Z">
        <w:r w:rsidR="004A3277">
          <w:rPr>
            <w:lang w:val="en-US"/>
          </w:rPr>
          <w:t>lộ thiên</w:t>
        </w:r>
      </w:ins>
      <w:del w:id="10268" w:author="Huyen Tran Thu" w:date="2023-03-30T09:20:00Z">
        <w:r w:rsidR="008C127A" w:rsidRPr="00857E6C" w:rsidDel="004A3277">
          <w:rPr>
            <w:lang w:val="vi-VN"/>
          </w:rPr>
          <w:delText>mở</w:delText>
        </w:r>
      </w:del>
      <w:r w:rsidR="008C127A" w:rsidRPr="00857E6C">
        <w:rPr>
          <w:lang w:val="vi-VN"/>
        </w:rPr>
        <w:t xml:space="preserve">, nơi khói và các khí thải được thải trực tiếp vào không khí mà không qua ống khói. </w:t>
      </w:r>
      <w:del w:id="10269" w:author="Huyen Tran Thu" w:date="2023-03-30T09:20:00Z">
        <w:r w:rsidR="008C127A" w:rsidRPr="00857E6C" w:rsidDel="004A3277">
          <w:rPr>
            <w:lang w:val="vi-VN"/>
          </w:rPr>
          <w:delText xml:space="preserve">Việt </w:delText>
        </w:r>
        <w:r w:rsidR="002E5402" w:rsidDel="004A3277">
          <w:rPr>
            <w:lang w:val="vi-VN"/>
          </w:rPr>
          <w:delText>đốt lộ thiên</w:delText>
        </w:r>
        <w:r w:rsidR="008C127A" w:rsidRPr="00857E6C" w:rsidDel="004A3277">
          <w:rPr>
            <w:lang w:val="vi-VN"/>
          </w:rPr>
          <w:delText xml:space="preserve"> chất thải chủ yếu xảy ra ở các vùng nông thôn hơn là ở thành thị. </w:delText>
        </w:r>
      </w:del>
    </w:p>
    <w:bookmarkEnd w:id="10263"/>
    <w:p w14:paraId="708DF602" w14:textId="48E7D294" w:rsidR="004A3277" w:rsidRPr="00857E6C" w:rsidRDefault="00D4045E" w:rsidP="004A3277">
      <w:pPr>
        <w:rPr>
          <w:ins w:id="10270" w:author="Huyen Tran Thu" w:date="2023-03-30T09:20:00Z"/>
          <w:lang w:val="vi-VN"/>
        </w:rPr>
      </w:pPr>
      <w:r w:rsidRPr="00857E6C">
        <w:rPr>
          <w:lang w:val="vi-VN"/>
        </w:rPr>
        <w:t>Tại Việt Nam, c</w:t>
      </w:r>
      <w:r w:rsidR="00DA7BBB" w:rsidRPr="00857E6C">
        <w:rPr>
          <w:lang w:val="vi-VN"/>
        </w:rPr>
        <w:t xml:space="preserve">ác loại chất thải </w:t>
      </w:r>
      <w:r w:rsidRPr="00857E6C">
        <w:rPr>
          <w:lang w:val="vi-VN"/>
        </w:rPr>
        <w:t xml:space="preserve">rắn được đốt </w:t>
      </w:r>
      <w:r w:rsidR="00DA7BBB" w:rsidRPr="00857E6C">
        <w:rPr>
          <w:lang w:val="vi-VN"/>
        </w:rPr>
        <w:t>bao gồm</w:t>
      </w:r>
      <w:r w:rsidR="00E81D25" w:rsidRPr="00857E6C">
        <w:rPr>
          <w:lang w:val="vi-VN"/>
        </w:rPr>
        <w:t xml:space="preserve"> chất thải rắn thông thường và chất thải rắn nguy hại.</w:t>
      </w:r>
      <w:r w:rsidR="0011483F">
        <w:rPr>
          <w:lang w:val="en-US"/>
        </w:rPr>
        <w:t xml:space="preserve"> Thiêu đốt chất thải lỏng vẫn chưa được tính toán do chưa thu thập được số liệu. </w:t>
      </w:r>
      <w:ins w:id="10271" w:author="Huyen Tran Thu" w:date="2023-03-30T09:20:00Z">
        <w:r w:rsidR="004A3277">
          <w:rPr>
            <w:lang w:val="en-US"/>
          </w:rPr>
          <w:t xml:space="preserve">Đốt </w:t>
        </w:r>
        <w:r w:rsidR="004A3277">
          <w:rPr>
            <w:lang w:val="vi-VN"/>
          </w:rPr>
          <w:t>lộ thiên</w:t>
        </w:r>
        <w:r w:rsidR="004A3277" w:rsidRPr="00857E6C">
          <w:rPr>
            <w:lang w:val="vi-VN"/>
          </w:rPr>
          <w:t xml:space="preserve"> chất thải chủ yếu xảy ra ở các vùng nông thôn hơn là ở thành thị. </w:t>
        </w:r>
      </w:ins>
    </w:p>
    <w:p w14:paraId="559E7C96" w14:textId="63991034" w:rsidR="004A500E" w:rsidRPr="00BB6342" w:rsidRDefault="004A3277" w:rsidP="00176B51">
      <w:pPr>
        <w:ind w:firstLine="720"/>
        <w:rPr>
          <w:lang w:val="en-US"/>
        </w:rPr>
      </w:pPr>
      <w:ins w:id="10272" w:author="Huyen Tran Thu" w:date="2023-03-30T09:21:00Z">
        <w:r w:rsidRPr="00BB6342">
          <w:rPr>
            <w:lang w:val="en-US"/>
          </w:rPr>
          <w:t>So với Hướng dẫn IPCC 20006, phiên bản cải tiến IPCC 2019 cung cấp th</w:t>
        </w:r>
      </w:ins>
      <w:ins w:id="10273" w:author="Huyen Tran Thu" w:date="2023-03-30T09:24:00Z">
        <w:r w:rsidRPr="00BB6342">
          <w:rPr>
            <w:lang w:val="en-US"/>
          </w:rPr>
          <w:t>ê</w:t>
        </w:r>
      </w:ins>
      <w:ins w:id="10274" w:author="Huyen Tran Thu" w:date="2023-03-30T09:21:00Z">
        <w:r w:rsidRPr="00BB6342">
          <w:rPr>
            <w:lang w:val="en-US"/>
          </w:rPr>
          <w:t>m các hệ số phát thải CH</w:t>
        </w:r>
        <w:r w:rsidRPr="00BB6342">
          <w:rPr>
            <w:vertAlign w:val="subscript"/>
            <w:lang w:val="en-US"/>
          </w:rPr>
          <w:t>4</w:t>
        </w:r>
        <w:r w:rsidRPr="00BB6342">
          <w:rPr>
            <w:lang w:val="en-US"/>
          </w:rPr>
          <w:t xml:space="preserve"> và N</w:t>
        </w:r>
        <w:r w:rsidRPr="00BB6342">
          <w:rPr>
            <w:vertAlign w:val="subscript"/>
            <w:lang w:val="en-US"/>
          </w:rPr>
          <w:t>2</w:t>
        </w:r>
        <w:r w:rsidRPr="00BB6342">
          <w:rPr>
            <w:lang w:val="en-US"/>
          </w:rPr>
          <w:t>O của nhà máy nhiệt phân nóng chảy và khí hóa nóng</w:t>
        </w:r>
      </w:ins>
      <w:ins w:id="10275" w:author="Huyen Tran Thu" w:date="2023-03-30T09:22:00Z">
        <w:r w:rsidRPr="00BB6342">
          <w:rPr>
            <w:lang w:val="en-US"/>
          </w:rPr>
          <w:t xml:space="preserve"> chảy để xử lý chất thải rắn</w:t>
        </w:r>
      </w:ins>
      <w:ins w:id="10276" w:author="Huyen Tran Thu" w:date="2023-03-30T09:23:00Z">
        <w:r w:rsidRPr="00BB6342">
          <w:rPr>
            <w:lang w:val="en-US"/>
          </w:rPr>
          <w:t xml:space="preserve"> sinh hoạt</w:t>
        </w:r>
      </w:ins>
      <w:ins w:id="10277" w:author="Huyen Tran Thu" w:date="2023-03-30T09:22:00Z">
        <w:r w:rsidRPr="00BB6342">
          <w:rPr>
            <w:lang w:val="en-US"/>
          </w:rPr>
          <w:t xml:space="preserve">. </w:t>
        </w:r>
      </w:ins>
      <w:ins w:id="10278" w:author="Huyen Tran Thu" w:date="2023-03-30T09:53:00Z">
        <w:r w:rsidR="00F15DBB" w:rsidRPr="00BB6342">
          <w:rPr>
            <w:lang w:val="en-US"/>
            <w:rPrChange w:id="10279" w:author="Thu Huyen Tran" w:date="2023-12-05T21:57:00Z">
              <w:rPr>
                <w:color w:val="FF0000"/>
                <w:lang w:val="en-US"/>
              </w:rPr>
            </w:rPrChange>
          </w:rPr>
          <w:t xml:space="preserve">Các hệ số về </w:t>
        </w:r>
      </w:ins>
      <w:ins w:id="10280" w:author="Huyen Tran Thu" w:date="2023-03-30T09:54:00Z">
        <w:r w:rsidR="00F15DBB" w:rsidRPr="00BB6342">
          <w:rPr>
            <w:lang w:val="en-US"/>
            <w:rPrChange w:id="10281" w:author="Thu Huyen Tran" w:date="2023-12-05T21:57:00Z">
              <w:rPr>
                <w:color w:val="FF0000"/>
                <w:lang w:val="en-US"/>
              </w:rPr>
            </w:rPrChange>
          </w:rPr>
          <w:t xml:space="preserve">tỷ lệ khô của chất thải công nghiệp và y tế, tỷ lệ các-bon trong chất thải công nghiệp và y tế. </w:t>
        </w:r>
      </w:ins>
      <w:ins w:id="10282" w:author="Huyen Tran Thu" w:date="2023-03-30T09:22:00Z">
        <w:r w:rsidRPr="00BB6342">
          <w:rPr>
            <w:lang w:val="en-US"/>
          </w:rPr>
          <w:t>Đồng thời cập nhật hệ số oxy hóa cho việc đốt lộ thiên chất thải rắn sinh hoạt.</w:t>
        </w:r>
      </w:ins>
      <w:ins w:id="10283" w:author="Huyen Tran Thu" w:date="2023-03-30T09:23:00Z">
        <w:r w:rsidRPr="00BB6342">
          <w:rPr>
            <w:lang w:val="en-US"/>
          </w:rPr>
          <w:t xml:space="preserve"> </w:t>
        </w:r>
      </w:ins>
    </w:p>
    <w:p w14:paraId="45F959EA" w14:textId="4F1AAAD1" w:rsidR="00176B51" w:rsidRPr="00857E6C" w:rsidRDefault="00F529F9" w:rsidP="00176B51">
      <w:pPr>
        <w:pStyle w:val="Heading4"/>
        <w:rPr>
          <w:lang w:val="vi-VN"/>
        </w:rPr>
      </w:pPr>
      <w:bookmarkStart w:id="10284" w:name="_Toc196772492"/>
      <w:bookmarkStart w:id="10285" w:name="_Hlk97838678"/>
      <w:bookmarkEnd w:id="10264"/>
      <w:r w:rsidRPr="0049310F">
        <w:rPr>
          <w:lang w:val="vi-VN"/>
        </w:rPr>
        <w:t>1</w:t>
      </w:r>
      <w:r w:rsidR="00176B51" w:rsidRPr="00857E6C">
        <w:rPr>
          <w:lang w:val="vi-VN"/>
        </w:rPr>
        <w:t>.2.3.2. Phương pháp luận</w:t>
      </w:r>
      <w:bookmarkEnd w:id="10284"/>
      <w:r w:rsidR="00176B51" w:rsidRPr="00857E6C">
        <w:rPr>
          <w:lang w:val="vi-VN"/>
        </w:rPr>
        <w:t xml:space="preserve"> </w:t>
      </w:r>
    </w:p>
    <w:p w14:paraId="6A0DEC36" w14:textId="58FDAFA3" w:rsidR="00176B51" w:rsidRPr="00857E6C" w:rsidRDefault="008170CD" w:rsidP="00176B51">
      <w:pPr>
        <w:rPr>
          <w:lang w:val="vi-VN"/>
        </w:rPr>
      </w:pPr>
      <w:r w:rsidRPr="00857E6C">
        <w:rPr>
          <w:lang w:val="vi-VN"/>
        </w:rPr>
        <w:tab/>
      </w:r>
      <w:bookmarkStart w:id="10286" w:name="_Hlk74667998"/>
      <w:r w:rsidRPr="00857E6C">
        <w:rPr>
          <w:lang w:val="vi-VN"/>
        </w:rPr>
        <w:t>a. Phương pháp luận tính phát thải CO</w:t>
      </w:r>
      <w:r w:rsidRPr="00857E6C">
        <w:rPr>
          <w:vertAlign w:val="subscript"/>
          <w:lang w:val="vi-VN"/>
        </w:rPr>
        <w:t>2</w:t>
      </w:r>
      <w:r w:rsidRPr="00857E6C">
        <w:rPr>
          <w:lang w:val="vi-VN"/>
        </w:rPr>
        <w:t xml:space="preserve"> từ quá trình Thiêu đốt và </w:t>
      </w:r>
      <w:r w:rsidR="002E5402">
        <w:rPr>
          <w:lang w:val="vi-VN"/>
        </w:rPr>
        <w:t>đốt lộ thiên</w:t>
      </w:r>
      <w:r w:rsidRPr="00857E6C">
        <w:rPr>
          <w:lang w:val="vi-VN"/>
        </w:rPr>
        <w:t xml:space="preserve"> chất thải </w:t>
      </w:r>
    </w:p>
    <w:p w14:paraId="484E02FA" w14:textId="07F669CE" w:rsidR="009B25C1" w:rsidRDefault="009B25C1" w:rsidP="00176B51">
      <w:pPr>
        <w:rPr>
          <w:lang w:val="en-US"/>
        </w:rPr>
      </w:pPr>
      <w:r w:rsidRPr="00857E6C">
        <w:rPr>
          <w:lang w:val="vi-VN"/>
        </w:rPr>
        <w:tab/>
        <w:t>IPCC2006 đưa ra cây quyết định lựa chọn bậc tính phát thải CO</w:t>
      </w:r>
      <w:r w:rsidRPr="00857E6C">
        <w:rPr>
          <w:vertAlign w:val="subscript"/>
          <w:lang w:val="vi-VN"/>
        </w:rPr>
        <w:t>2</w:t>
      </w:r>
      <w:r w:rsidRPr="00857E6C">
        <w:rPr>
          <w:lang w:val="vi-VN"/>
        </w:rPr>
        <w:t xml:space="preserve"> từ quá trình Thiêu đốt và </w:t>
      </w:r>
      <w:r w:rsidR="002E5402">
        <w:rPr>
          <w:lang w:val="vi-VN"/>
        </w:rPr>
        <w:t>đốt lộ thiên</w:t>
      </w:r>
      <w:r w:rsidRPr="00857E6C">
        <w:rPr>
          <w:lang w:val="vi-VN"/>
        </w:rPr>
        <w:t xml:space="preserve"> chất thải</w:t>
      </w:r>
      <w:r w:rsidR="00F6589D" w:rsidRPr="00857E6C">
        <w:rPr>
          <w:lang w:val="vi-VN"/>
        </w:rPr>
        <w:t xml:space="preserve"> tại Hình 5.1, trang 5.9, Chương 5, Phần 5, IPCC2006</w:t>
      </w:r>
      <w:r w:rsidRPr="00857E6C">
        <w:rPr>
          <w:lang w:val="vi-VN"/>
        </w:rPr>
        <w:t>. Dựa trên cây quyết định và hiện trạng số liệu của Việt Nam, lựa chọn phương pháp Bậc 1 để tính toán phát thải CO</w:t>
      </w:r>
      <w:r w:rsidRPr="00857E6C">
        <w:rPr>
          <w:vertAlign w:val="subscript"/>
          <w:lang w:val="vi-VN"/>
        </w:rPr>
        <w:t>2</w:t>
      </w:r>
      <w:r w:rsidRPr="00857E6C">
        <w:rPr>
          <w:lang w:val="vi-VN"/>
        </w:rPr>
        <w:t xml:space="preserve"> từ Thiêu đốt và </w:t>
      </w:r>
      <w:r w:rsidR="002E5402">
        <w:rPr>
          <w:lang w:val="vi-VN"/>
        </w:rPr>
        <w:t>đốt lộ thiên</w:t>
      </w:r>
      <w:r w:rsidRPr="00857E6C">
        <w:rPr>
          <w:lang w:val="vi-VN"/>
        </w:rPr>
        <w:t xml:space="preserve"> chất thải. </w:t>
      </w:r>
      <w:r w:rsidRPr="00565039">
        <w:rPr>
          <w:lang w:val="en-US"/>
        </w:rPr>
        <w:t>Công thức tính toán như sau:</w:t>
      </w:r>
    </w:p>
    <w:tbl>
      <w:tblPr>
        <w:tblStyle w:val="TableGrid"/>
        <w:tblW w:w="0" w:type="auto"/>
        <w:tblLook w:val="04A0" w:firstRow="1" w:lastRow="0" w:firstColumn="1" w:lastColumn="0" w:noHBand="0" w:noVBand="1"/>
      </w:tblPr>
      <w:tblGrid>
        <w:gridCol w:w="9062"/>
      </w:tblGrid>
      <w:tr w:rsidR="00565039" w14:paraId="3EC85735" w14:textId="77777777" w:rsidTr="00565039">
        <w:tc>
          <w:tcPr>
            <w:tcW w:w="9288" w:type="dxa"/>
          </w:tcPr>
          <w:p w14:paraId="3CB1CA6A" w14:textId="3BDDA731" w:rsidR="00565039" w:rsidRPr="00565039" w:rsidRDefault="00565039" w:rsidP="00565039">
            <w:pPr>
              <w:ind w:firstLine="0"/>
              <w:jc w:val="center"/>
              <w:rPr>
                <w:b/>
                <w:bCs/>
              </w:rPr>
            </w:pPr>
            <w:r w:rsidRPr="00565039">
              <w:rPr>
                <w:b/>
                <w:bCs/>
              </w:rPr>
              <w:t>Công thức 5.1. Ước tính phát thải CO</w:t>
            </w:r>
            <w:r w:rsidRPr="00565039">
              <w:rPr>
                <w:b/>
                <w:bCs/>
                <w:vertAlign w:val="subscript"/>
              </w:rPr>
              <w:t>2</w:t>
            </w:r>
            <w:r w:rsidRPr="00565039">
              <w:rPr>
                <w:b/>
                <w:bCs/>
              </w:rPr>
              <w:t xml:space="preserve"> </w:t>
            </w:r>
            <w:r>
              <w:rPr>
                <w:b/>
                <w:bCs/>
              </w:rPr>
              <w:t>dựa trên</w:t>
            </w:r>
            <w:r w:rsidRPr="00565039">
              <w:rPr>
                <w:b/>
                <w:bCs/>
              </w:rPr>
              <w:t xml:space="preserve"> tổng lượng chất thải được đốt</w:t>
            </w:r>
          </w:p>
          <w:p w14:paraId="46D39A04" w14:textId="26B94A5F" w:rsidR="00565039" w:rsidRPr="00565039" w:rsidRDefault="00565039" w:rsidP="00565039">
            <w:pPr>
              <w:ind w:firstLine="0"/>
              <w:jc w:val="center"/>
              <w:rPr>
                <w:rFonts w:eastAsiaTheme="minorEastAsia"/>
              </w:rPr>
            </w:pPr>
            <w:r w:rsidRPr="00565039">
              <w:t>CO</w:t>
            </w:r>
            <w:r w:rsidRPr="00565039">
              <w:rPr>
                <w:vertAlign w:val="subscript"/>
              </w:rPr>
              <w:t>2</w:t>
            </w:r>
            <w:r w:rsidRPr="00565039">
              <w:t xml:space="preserve"> Emissions = </w:t>
            </w:r>
            <m:oMath>
              <m:nary>
                <m:naryPr>
                  <m:chr m:val="∑"/>
                  <m:limLoc m:val="undOvr"/>
                  <m:supHide m:val="1"/>
                  <m:ctrlPr>
                    <w:rPr>
                      <w:rFonts w:ascii="Cambria Math" w:hAnsi="Cambria Math"/>
                      <w:i/>
                    </w:rPr>
                  </m:ctrlPr>
                </m:naryPr>
                <m:sub>
                  <m:r>
                    <w:rPr>
                      <w:rFonts w:ascii="Cambria Math" w:hAnsi="Cambria Math"/>
                    </w:rPr>
                    <m:t>j</m:t>
                  </m:r>
                </m:sub>
                <m:sup/>
                <m:e>
                  <m:d>
                    <m:dPr>
                      <m:ctrlPr>
                        <w:rPr>
                          <w:rFonts w:ascii="Cambria Math" w:hAnsi="Cambria Math"/>
                          <w:i/>
                        </w:rPr>
                      </m:ctrlPr>
                    </m:dPr>
                    <m:e>
                      <m:sSub>
                        <m:sSubPr>
                          <m:ctrlPr>
                            <w:rPr>
                              <w:rFonts w:ascii="Cambria Math" w:hAnsi="Cambria Math"/>
                              <w:i/>
                            </w:rPr>
                          </m:ctrlPr>
                        </m:sSubPr>
                        <m:e>
                          <m:r>
                            <w:rPr>
                              <w:rFonts w:ascii="Cambria Math" w:hAnsi="Cambria Math"/>
                            </w:rPr>
                            <m:t>SW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FCF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OF</m:t>
                          </m:r>
                        </m:e>
                        <m:sub>
                          <m:r>
                            <w:rPr>
                              <w:rFonts w:ascii="Cambria Math" w:hAnsi="Cambria Math"/>
                            </w:rPr>
                            <m:t>i</m:t>
                          </m:r>
                        </m:sub>
                      </m:sSub>
                    </m:e>
                  </m:d>
                  <m:r>
                    <w:rPr>
                      <w:rFonts w:ascii="Cambria Math" w:hAnsi="Cambria Math"/>
                    </w:rPr>
                    <m:t>×</m:t>
                  </m:r>
                  <m:f>
                    <m:fPr>
                      <m:type m:val="skw"/>
                      <m:ctrlPr>
                        <w:rPr>
                          <w:rFonts w:ascii="Cambria Math" w:hAnsi="Cambria Math"/>
                          <w:i/>
                        </w:rPr>
                      </m:ctrlPr>
                    </m:fPr>
                    <m:num>
                      <m:r>
                        <w:rPr>
                          <w:rFonts w:ascii="Cambria Math" w:hAnsi="Cambria Math"/>
                        </w:rPr>
                        <m:t>44</m:t>
                      </m:r>
                    </m:num>
                    <m:den>
                      <m:r>
                        <w:rPr>
                          <w:rFonts w:ascii="Cambria Math" w:hAnsi="Cambria Math"/>
                        </w:rPr>
                        <m:t>12</m:t>
                      </m:r>
                    </m:den>
                  </m:f>
                </m:e>
              </m:nary>
            </m:oMath>
          </w:p>
        </w:tc>
      </w:tr>
    </w:tbl>
    <w:p w14:paraId="11E732E0" w14:textId="5F3A787A" w:rsidR="00F6589D" w:rsidRDefault="00565039" w:rsidP="00176B51">
      <w:pPr>
        <w:rPr>
          <w:lang w:val="en-US"/>
        </w:rPr>
      </w:pPr>
      <w:r>
        <w:rPr>
          <w:lang w:val="en-US"/>
        </w:rPr>
        <w:t xml:space="preserve">Trong đó: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6947"/>
      </w:tblGrid>
      <w:tr w:rsidR="00565039" w:rsidRPr="008457C9" w14:paraId="4B15C6D9" w14:textId="77777777" w:rsidTr="00565039">
        <w:tc>
          <w:tcPr>
            <w:tcW w:w="1171" w:type="pct"/>
            <w:vAlign w:val="center"/>
          </w:tcPr>
          <w:p w14:paraId="55AC19F4" w14:textId="77777777" w:rsidR="00565039" w:rsidRPr="004B2044" w:rsidRDefault="00565039" w:rsidP="00565039">
            <w:pPr>
              <w:spacing w:before="60"/>
              <w:ind w:firstLine="0"/>
            </w:pPr>
            <w:r>
              <w:t>CO</w:t>
            </w:r>
            <w:r>
              <w:rPr>
                <w:vertAlign w:val="subscript"/>
              </w:rPr>
              <w:t>2</w:t>
            </w:r>
            <w:r>
              <w:t xml:space="preserve"> Emisssions</w:t>
            </w:r>
          </w:p>
        </w:tc>
        <w:tc>
          <w:tcPr>
            <w:tcW w:w="3829" w:type="pct"/>
            <w:vAlign w:val="center"/>
          </w:tcPr>
          <w:p w14:paraId="466C7D75" w14:textId="4D2BF170" w:rsidR="00565039" w:rsidRPr="004B2044" w:rsidRDefault="00565039" w:rsidP="00565039">
            <w:pPr>
              <w:spacing w:before="60"/>
              <w:ind w:firstLine="0"/>
            </w:pPr>
            <w:r>
              <w:t>Lượng CO</w:t>
            </w:r>
            <w:r>
              <w:rPr>
                <w:vertAlign w:val="subscript"/>
              </w:rPr>
              <w:t>2</w:t>
            </w:r>
            <w:r>
              <w:t xml:space="preserve"> phát thải trong năm kiểm kê, </w:t>
            </w:r>
            <w:del w:id="10287" w:author="Thu Huyen Tran" w:date="2023-04-07T15:50:00Z">
              <w:r w:rsidDel="004B67FF">
                <w:delText>Gg</w:delText>
              </w:r>
            </w:del>
            <w:ins w:id="10288" w:author="Thu Huyen Tran" w:date="2023-04-07T15:50:00Z">
              <w:r w:rsidR="004B67FF">
                <w:t>Nghìn tấn</w:t>
              </w:r>
            </w:ins>
            <w:r>
              <w:t>/năm</w:t>
            </w:r>
          </w:p>
        </w:tc>
      </w:tr>
      <w:tr w:rsidR="00565039" w:rsidRPr="008457C9" w14:paraId="481C2827" w14:textId="77777777" w:rsidTr="00565039">
        <w:tc>
          <w:tcPr>
            <w:tcW w:w="1171" w:type="pct"/>
            <w:vAlign w:val="center"/>
          </w:tcPr>
          <w:p w14:paraId="1D7A4867" w14:textId="77777777" w:rsidR="00565039" w:rsidRPr="00823C27" w:rsidRDefault="00565039" w:rsidP="00565039">
            <w:pPr>
              <w:spacing w:before="60"/>
              <w:ind w:firstLine="0"/>
              <w:rPr>
                <w:vertAlign w:val="subscript"/>
              </w:rPr>
            </w:pPr>
            <w:r>
              <w:t>SW</w:t>
            </w:r>
            <w:r>
              <w:rPr>
                <w:vertAlign w:val="subscript"/>
              </w:rPr>
              <w:t>i</w:t>
            </w:r>
          </w:p>
        </w:tc>
        <w:tc>
          <w:tcPr>
            <w:tcW w:w="3829" w:type="pct"/>
            <w:vAlign w:val="center"/>
          </w:tcPr>
          <w:p w14:paraId="77385B86" w14:textId="72FE1C19" w:rsidR="00565039" w:rsidRDefault="00565039" w:rsidP="00565039">
            <w:pPr>
              <w:spacing w:before="60"/>
              <w:ind w:firstLine="0"/>
            </w:pPr>
            <w:r>
              <w:t>T</w:t>
            </w:r>
            <w:r w:rsidRPr="00B534FE">
              <w:t xml:space="preserve">ổng lượng chất thải rắn loại </w:t>
            </w:r>
            <w:r>
              <w:t>i</w:t>
            </w:r>
            <w:r w:rsidRPr="00B534FE">
              <w:t xml:space="preserve"> (trọng lượng ướt) được</w:t>
            </w:r>
            <w:r>
              <w:t xml:space="preserve"> thiêu</w:t>
            </w:r>
            <w:r w:rsidRPr="00B534FE">
              <w:t xml:space="preserve"> đốt hoặc </w:t>
            </w:r>
            <w:r w:rsidR="002E5402">
              <w:t>đốt lộ thiên</w:t>
            </w:r>
            <w:r>
              <w:t>.</w:t>
            </w:r>
          </w:p>
        </w:tc>
      </w:tr>
      <w:tr w:rsidR="00565039" w:rsidRPr="008457C9" w14:paraId="22065AB9" w14:textId="77777777" w:rsidTr="00565039">
        <w:tc>
          <w:tcPr>
            <w:tcW w:w="1171" w:type="pct"/>
            <w:vAlign w:val="center"/>
          </w:tcPr>
          <w:p w14:paraId="7B3D3F66" w14:textId="77777777" w:rsidR="00565039" w:rsidRPr="00823C27" w:rsidRDefault="00565039" w:rsidP="00565039">
            <w:pPr>
              <w:spacing w:before="60"/>
              <w:ind w:firstLine="0"/>
              <w:rPr>
                <w:vertAlign w:val="subscript"/>
              </w:rPr>
            </w:pPr>
            <w:r>
              <w:t>dm</w:t>
            </w:r>
            <w:r>
              <w:rPr>
                <w:vertAlign w:val="subscript"/>
              </w:rPr>
              <w:t>i</w:t>
            </w:r>
          </w:p>
        </w:tc>
        <w:tc>
          <w:tcPr>
            <w:tcW w:w="3829" w:type="pct"/>
            <w:vAlign w:val="center"/>
          </w:tcPr>
          <w:p w14:paraId="77B62715" w14:textId="305BD372" w:rsidR="00565039" w:rsidRPr="004B2044" w:rsidRDefault="00565039" w:rsidP="00565039">
            <w:pPr>
              <w:spacing w:before="60"/>
              <w:ind w:firstLine="0"/>
            </w:pPr>
            <w:r>
              <w:t>Tỷ lệ h</w:t>
            </w:r>
            <w:r w:rsidRPr="00E81E6B">
              <w:t xml:space="preserve">àm lượng chất khô trong </w:t>
            </w:r>
            <w:r>
              <w:t>chất thải</w:t>
            </w:r>
            <w:r w:rsidRPr="00E81E6B">
              <w:t xml:space="preserve"> được</w:t>
            </w:r>
            <w:r>
              <w:t xml:space="preserve"> thiêu</w:t>
            </w:r>
            <w:r w:rsidRPr="00E81E6B">
              <w:t xml:space="preserve"> đốt hoặc </w:t>
            </w:r>
            <w:r w:rsidR="002E5402">
              <w:t>đốt lộ thiên</w:t>
            </w:r>
          </w:p>
        </w:tc>
      </w:tr>
      <w:tr w:rsidR="00565039" w14:paraId="2CA1FC6B" w14:textId="77777777" w:rsidTr="00565039">
        <w:tc>
          <w:tcPr>
            <w:tcW w:w="1171" w:type="pct"/>
            <w:vAlign w:val="center"/>
          </w:tcPr>
          <w:p w14:paraId="68D33C0D" w14:textId="77777777" w:rsidR="00565039" w:rsidRPr="00823C27" w:rsidRDefault="00565039" w:rsidP="00565039">
            <w:pPr>
              <w:spacing w:before="60"/>
              <w:ind w:firstLine="0"/>
              <w:rPr>
                <w:vertAlign w:val="subscript"/>
              </w:rPr>
            </w:pPr>
            <w:r>
              <w:t>CF</w:t>
            </w:r>
            <w:r>
              <w:rPr>
                <w:vertAlign w:val="subscript"/>
              </w:rPr>
              <w:t>i</w:t>
            </w:r>
          </w:p>
        </w:tc>
        <w:tc>
          <w:tcPr>
            <w:tcW w:w="3829" w:type="pct"/>
            <w:vAlign w:val="center"/>
          </w:tcPr>
          <w:p w14:paraId="0AB3BE8E" w14:textId="77777777" w:rsidR="00565039" w:rsidRDefault="00565039" w:rsidP="00565039">
            <w:pPr>
              <w:spacing w:before="60"/>
              <w:ind w:firstLine="0"/>
            </w:pPr>
            <w:r>
              <w:t xml:space="preserve">Hàm lượng các-bon trong chất khô </w:t>
            </w:r>
          </w:p>
        </w:tc>
      </w:tr>
      <w:tr w:rsidR="00565039" w14:paraId="19E05458" w14:textId="77777777" w:rsidTr="00565039">
        <w:tc>
          <w:tcPr>
            <w:tcW w:w="1171" w:type="pct"/>
            <w:vAlign w:val="center"/>
          </w:tcPr>
          <w:p w14:paraId="5D5D5C80" w14:textId="77777777" w:rsidR="00565039" w:rsidRPr="00823C27" w:rsidRDefault="00565039" w:rsidP="00565039">
            <w:pPr>
              <w:spacing w:before="60"/>
              <w:ind w:firstLine="0"/>
              <w:rPr>
                <w:vertAlign w:val="subscript"/>
              </w:rPr>
            </w:pPr>
            <w:r>
              <w:t>FCF</w:t>
            </w:r>
            <w:r>
              <w:rPr>
                <w:vertAlign w:val="subscript"/>
              </w:rPr>
              <w:t>i</w:t>
            </w:r>
          </w:p>
        </w:tc>
        <w:tc>
          <w:tcPr>
            <w:tcW w:w="3829" w:type="pct"/>
            <w:vAlign w:val="center"/>
          </w:tcPr>
          <w:p w14:paraId="61B28D37" w14:textId="77777777" w:rsidR="00565039" w:rsidRDefault="00565039" w:rsidP="00565039">
            <w:pPr>
              <w:spacing w:before="60"/>
              <w:ind w:firstLine="0"/>
            </w:pPr>
            <w:r>
              <w:t>T</w:t>
            </w:r>
            <w:r w:rsidRPr="0018617D">
              <w:t xml:space="preserve">ỷ lệ carbon hóa thạch trong tổng </w:t>
            </w:r>
            <w:r>
              <w:t>lượng</w:t>
            </w:r>
            <w:r w:rsidRPr="0018617D">
              <w:t xml:space="preserve"> carbon</w:t>
            </w:r>
          </w:p>
        </w:tc>
      </w:tr>
      <w:tr w:rsidR="00565039" w14:paraId="26CB993C" w14:textId="77777777" w:rsidTr="00565039">
        <w:tc>
          <w:tcPr>
            <w:tcW w:w="1171" w:type="pct"/>
            <w:vAlign w:val="center"/>
          </w:tcPr>
          <w:p w14:paraId="4E1073E2" w14:textId="77777777" w:rsidR="00565039" w:rsidRPr="00823C27" w:rsidRDefault="00565039" w:rsidP="00565039">
            <w:pPr>
              <w:spacing w:before="60"/>
              <w:ind w:firstLine="0"/>
              <w:rPr>
                <w:vertAlign w:val="subscript"/>
              </w:rPr>
            </w:pPr>
            <w:r>
              <w:lastRenderedPageBreak/>
              <w:t>OF</w:t>
            </w:r>
            <w:r>
              <w:rPr>
                <w:vertAlign w:val="subscript"/>
              </w:rPr>
              <w:t>i</w:t>
            </w:r>
          </w:p>
        </w:tc>
        <w:tc>
          <w:tcPr>
            <w:tcW w:w="3829" w:type="pct"/>
            <w:vAlign w:val="center"/>
          </w:tcPr>
          <w:p w14:paraId="683A7C9E" w14:textId="77777777" w:rsidR="00565039" w:rsidRDefault="00565039" w:rsidP="00565039">
            <w:pPr>
              <w:spacing w:before="60"/>
              <w:ind w:firstLine="0"/>
            </w:pPr>
            <w:r>
              <w:t>Hệ số oxy hoá</w:t>
            </w:r>
          </w:p>
        </w:tc>
      </w:tr>
      <w:tr w:rsidR="00565039" w14:paraId="0517F786" w14:textId="77777777" w:rsidTr="00565039">
        <w:tc>
          <w:tcPr>
            <w:tcW w:w="1171" w:type="pct"/>
            <w:vAlign w:val="center"/>
          </w:tcPr>
          <w:p w14:paraId="6BC2527C" w14:textId="77777777" w:rsidR="00565039" w:rsidRDefault="00565039" w:rsidP="00565039">
            <w:pPr>
              <w:spacing w:before="60"/>
              <w:ind w:firstLine="0"/>
            </w:pPr>
            <w:r>
              <w:t>i</w:t>
            </w:r>
          </w:p>
        </w:tc>
        <w:tc>
          <w:tcPr>
            <w:tcW w:w="3829" w:type="pct"/>
            <w:vAlign w:val="center"/>
          </w:tcPr>
          <w:p w14:paraId="18E34806" w14:textId="1572B73F" w:rsidR="00565039" w:rsidRDefault="00565039" w:rsidP="00565039">
            <w:pPr>
              <w:spacing w:before="60" w:after="60"/>
              <w:ind w:firstLine="0"/>
            </w:pPr>
            <w:r>
              <w:t xml:space="preserve">Loại chất thải được đốt hoặc </w:t>
            </w:r>
            <w:r w:rsidR="002E5402">
              <w:t>đốt lộ thiên</w:t>
            </w:r>
            <w:r>
              <w:t xml:space="preserve"> được quy định như sau:</w:t>
            </w:r>
          </w:p>
          <w:p w14:paraId="624ED416" w14:textId="6735C800" w:rsidR="00565039" w:rsidRDefault="00565039" w:rsidP="00565039">
            <w:pPr>
              <w:spacing w:before="60" w:after="60"/>
              <w:ind w:firstLine="0"/>
            </w:pPr>
            <w:r>
              <w:t xml:space="preserve">- MSW: Chất thải rắn đô thị </w:t>
            </w:r>
          </w:p>
          <w:p w14:paraId="052B3BE5" w14:textId="77777777" w:rsidR="00565039" w:rsidRDefault="00565039" w:rsidP="00565039">
            <w:pPr>
              <w:spacing w:before="60" w:after="60"/>
              <w:ind w:firstLine="0"/>
            </w:pPr>
            <w:r>
              <w:t>- ISW: Chất thải rắn công nghiệp</w:t>
            </w:r>
          </w:p>
          <w:p w14:paraId="66A562E2" w14:textId="77777777" w:rsidR="00565039" w:rsidRDefault="00565039" w:rsidP="00565039">
            <w:pPr>
              <w:spacing w:before="60" w:after="60"/>
              <w:ind w:firstLine="0"/>
            </w:pPr>
            <w:r>
              <w:t>- SS: Bùn thải</w:t>
            </w:r>
          </w:p>
          <w:p w14:paraId="71CF55C2" w14:textId="77777777" w:rsidR="00565039" w:rsidRDefault="00565039" w:rsidP="00565039">
            <w:pPr>
              <w:spacing w:before="60" w:after="60"/>
              <w:ind w:firstLine="0"/>
            </w:pPr>
            <w:r>
              <w:t>- CTNH: Chất thải nguy hại</w:t>
            </w:r>
          </w:p>
          <w:p w14:paraId="3A19F5A1" w14:textId="77777777" w:rsidR="00565039" w:rsidRDefault="00565039" w:rsidP="00565039">
            <w:pPr>
              <w:spacing w:before="60" w:after="60"/>
              <w:ind w:firstLine="0"/>
            </w:pPr>
            <w:r>
              <w:t>- CW: Chất thải y tế</w:t>
            </w:r>
          </w:p>
          <w:p w14:paraId="10F0E899" w14:textId="77777777" w:rsidR="00565039" w:rsidRDefault="00565039" w:rsidP="00565039">
            <w:pPr>
              <w:spacing w:before="60" w:after="60"/>
              <w:ind w:firstLine="0"/>
            </w:pPr>
            <w:r>
              <w:t>- Chất thải khác (phải được chỉ định)</w:t>
            </w:r>
          </w:p>
        </w:tc>
      </w:tr>
      <w:tr w:rsidR="00565039" w14:paraId="659DF806" w14:textId="77777777" w:rsidTr="00565039">
        <w:tc>
          <w:tcPr>
            <w:tcW w:w="1171" w:type="pct"/>
            <w:vAlign w:val="center"/>
          </w:tcPr>
          <w:p w14:paraId="037F7D2A" w14:textId="77777777" w:rsidR="00565039" w:rsidRDefault="00565039" w:rsidP="00565039">
            <w:pPr>
              <w:spacing w:before="60"/>
              <w:ind w:firstLine="0"/>
            </w:pPr>
            <w:r>
              <w:t>44/12</w:t>
            </w:r>
          </w:p>
        </w:tc>
        <w:tc>
          <w:tcPr>
            <w:tcW w:w="3829" w:type="pct"/>
            <w:vAlign w:val="center"/>
          </w:tcPr>
          <w:p w14:paraId="4CF1718C" w14:textId="77777777" w:rsidR="00565039" w:rsidRPr="00823C27" w:rsidRDefault="00565039" w:rsidP="00565039">
            <w:pPr>
              <w:spacing w:before="60"/>
              <w:ind w:firstLine="0"/>
            </w:pPr>
            <w:r>
              <w:t>Chuyển đổi từ C =&gt; CO</w:t>
            </w:r>
            <w:r>
              <w:rPr>
                <w:vertAlign w:val="subscript"/>
              </w:rPr>
              <w:t xml:space="preserve">2 </w:t>
            </w:r>
          </w:p>
        </w:tc>
      </w:tr>
    </w:tbl>
    <w:p w14:paraId="177128A4" w14:textId="77777777" w:rsidR="002E5402" w:rsidRDefault="00F6589D" w:rsidP="008170CD">
      <w:pPr>
        <w:rPr>
          <w:lang w:val="en-US"/>
        </w:rPr>
      </w:pPr>
      <w:r>
        <w:rPr>
          <w:lang w:val="en-US"/>
        </w:rPr>
        <w:tab/>
      </w:r>
    </w:p>
    <w:p w14:paraId="497EA087" w14:textId="66DD5594" w:rsidR="002E5402" w:rsidDel="00482BE8" w:rsidRDefault="002E5402" w:rsidP="008170CD">
      <w:pPr>
        <w:rPr>
          <w:del w:id="10289" w:author="Huyen Tran Thu" w:date="2025-04-28T20:42:00Z" w16du:dateUtc="2025-04-28T13:42:00Z"/>
          <w:lang w:val="en-US"/>
        </w:rPr>
      </w:pPr>
    </w:p>
    <w:p w14:paraId="651E7113" w14:textId="6B30C83C" w:rsidR="008170CD" w:rsidRDefault="008170CD" w:rsidP="002E5402">
      <w:pPr>
        <w:ind w:firstLine="720"/>
        <w:rPr>
          <w:lang w:val="en-US"/>
        </w:rPr>
      </w:pPr>
      <w:r>
        <w:rPr>
          <w:lang w:val="en-US"/>
        </w:rPr>
        <w:t>b. Phương pháp luận tính phát thải CH</w:t>
      </w:r>
      <w:r>
        <w:rPr>
          <w:vertAlign w:val="subscript"/>
          <w:lang w:val="en-US"/>
        </w:rPr>
        <w:t>4</w:t>
      </w:r>
      <w:r>
        <w:rPr>
          <w:lang w:val="en-US"/>
        </w:rPr>
        <w:t xml:space="preserve"> từ quá trình Thiêu đốt và </w:t>
      </w:r>
      <w:r w:rsidR="002E5402">
        <w:rPr>
          <w:lang w:val="en-US"/>
        </w:rPr>
        <w:t>đốt lộ thiên</w:t>
      </w:r>
      <w:r>
        <w:rPr>
          <w:lang w:val="en-US"/>
        </w:rPr>
        <w:t xml:space="preserve"> chất thải </w:t>
      </w:r>
    </w:p>
    <w:p w14:paraId="13766FEF" w14:textId="0816DCDE" w:rsidR="00902896" w:rsidRDefault="00902896" w:rsidP="008170CD">
      <w:pPr>
        <w:rPr>
          <w:lang w:val="en-US"/>
        </w:rPr>
      </w:pPr>
      <w:r>
        <w:rPr>
          <w:lang w:val="en-US"/>
        </w:rPr>
        <w:tab/>
        <w:t>Phát thải CH</w:t>
      </w:r>
      <w:r>
        <w:rPr>
          <w:vertAlign w:val="subscript"/>
          <w:lang w:val="en-US"/>
        </w:rPr>
        <w:t>4</w:t>
      </w:r>
      <w:r>
        <w:rPr>
          <w:lang w:val="en-US"/>
        </w:rPr>
        <w:t xml:space="preserve"> từ quá trình thiêu đốt và </w:t>
      </w:r>
      <w:r w:rsidR="002E5402">
        <w:rPr>
          <w:lang w:val="en-US"/>
        </w:rPr>
        <w:t>đốt lộ thiên</w:t>
      </w:r>
      <w:r>
        <w:rPr>
          <w:lang w:val="en-US"/>
        </w:rPr>
        <w:t xml:space="preserve"> chất thải là kết quả của quá trình đốt không hoàn toàn. Yếu tố quan trọng ảnh hưởng đến lượng khí thải là nhiệt độ, thời gian lưu trú và tỷ lệ không khí (nghĩa làm lượng không khí có liên quan đến lượng chất thải). Khí CH</w:t>
      </w:r>
      <w:r>
        <w:rPr>
          <w:vertAlign w:val="subscript"/>
          <w:lang w:val="en-US"/>
        </w:rPr>
        <w:t>4</w:t>
      </w:r>
      <w:r>
        <w:rPr>
          <w:lang w:val="en-US"/>
        </w:rPr>
        <w:t xml:space="preserve"> đặc biệt có liên quan đến </w:t>
      </w:r>
      <w:r w:rsidR="002E5402">
        <w:rPr>
          <w:lang w:val="en-US"/>
        </w:rPr>
        <w:t>đốt lộ thiên</w:t>
      </w:r>
      <w:r>
        <w:rPr>
          <w:lang w:val="en-US"/>
        </w:rPr>
        <w:t xml:space="preserve"> chất thải, trong đó một phần lớn các-bon trong chất thải không bị ôxy hóa. Các điều kiện có thể khác nhau, vì chất thải là một loại nhiên liệu rất không đồng nhất và chất lượng thấp với các giá trị nhiệt trị của nó. </w:t>
      </w:r>
    </w:p>
    <w:p w14:paraId="0E4DFCCB" w14:textId="77777777" w:rsidR="00902896" w:rsidRDefault="00902896" w:rsidP="008170CD">
      <w:pPr>
        <w:rPr>
          <w:lang w:val="en-US"/>
        </w:rPr>
      </w:pPr>
      <w:r>
        <w:rPr>
          <w:lang w:val="en-US"/>
        </w:rPr>
        <w:tab/>
        <w:t>Trong các lò đốt rác lớn, hoạt động tốt, lượng CH</w:t>
      </w:r>
      <w:r>
        <w:rPr>
          <w:vertAlign w:val="subscript"/>
          <w:lang w:val="en-US"/>
        </w:rPr>
        <w:t>4</w:t>
      </w:r>
      <w:r>
        <w:rPr>
          <w:lang w:val="en-US"/>
        </w:rPr>
        <w:t xml:space="preserve"> thường rất nhỏ. Khí mêtan cũng có thể được tạo ra trong hầm chứa chất thải của lò đốt nếu nồng độ ôxy thấp dẫn đến xảy ra quá trình kỵ khí trong hầm chứa chất thải đối với trường hợp chất thải ướt và được lưu trữ trong thời gian dài mà không được khuấy trộn. </w:t>
      </w:r>
    </w:p>
    <w:p w14:paraId="1B463857" w14:textId="29920CB7" w:rsidR="00902896" w:rsidRDefault="00902896" w:rsidP="008170CD">
      <w:pPr>
        <w:rPr>
          <w:lang w:val="en-US"/>
        </w:rPr>
      </w:pPr>
      <w:r>
        <w:rPr>
          <w:lang w:val="en-US"/>
        </w:rPr>
        <w:tab/>
        <w:t>Hình 5.2, trang 5.12, chương 5, phần 5, IPCC2006 đưa ra cây quyết định lựa chọn bậc tính toán phát thải CH</w:t>
      </w:r>
      <w:r>
        <w:rPr>
          <w:vertAlign w:val="subscript"/>
          <w:lang w:val="en-US"/>
        </w:rPr>
        <w:t>4</w:t>
      </w:r>
      <w:r>
        <w:rPr>
          <w:lang w:val="en-US"/>
        </w:rPr>
        <w:t xml:space="preserve"> từ quá trình thiêu đốt và </w:t>
      </w:r>
      <w:r w:rsidR="002E5402">
        <w:rPr>
          <w:lang w:val="en-US"/>
        </w:rPr>
        <w:t>đốt lộ thiên</w:t>
      </w:r>
      <w:r>
        <w:rPr>
          <w:lang w:val="en-US"/>
        </w:rPr>
        <w:t xml:space="preserve"> chất thải rắn. Dựa vào cây quyết định và hiện trạng quản lý chất thải của Việt Nam, phương pháp bậc 1 được lựa chọn và </w:t>
      </w:r>
      <w:r w:rsidRPr="00C2339E">
        <w:rPr>
          <w:lang w:val="en-US"/>
        </w:rPr>
        <w:t>công thức tính toán như sau:</w:t>
      </w:r>
      <w:r>
        <w:rPr>
          <w:lang w:val="en-US"/>
        </w:rPr>
        <w:t xml:space="preserve"> </w:t>
      </w:r>
    </w:p>
    <w:tbl>
      <w:tblPr>
        <w:tblStyle w:val="TableGrid"/>
        <w:tblW w:w="0" w:type="auto"/>
        <w:tblLook w:val="04A0" w:firstRow="1" w:lastRow="0" w:firstColumn="1" w:lastColumn="0" w:noHBand="0" w:noVBand="1"/>
      </w:tblPr>
      <w:tblGrid>
        <w:gridCol w:w="9062"/>
      </w:tblGrid>
      <w:tr w:rsidR="00C2339E" w14:paraId="1BD6383C" w14:textId="77777777" w:rsidTr="00C2339E">
        <w:tc>
          <w:tcPr>
            <w:tcW w:w="9288" w:type="dxa"/>
          </w:tcPr>
          <w:p w14:paraId="16B445DF" w14:textId="1E7F0926" w:rsidR="00C2339E" w:rsidRPr="00C2339E" w:rsidRDefault="00C2339E" w:rsidP="00C2339E">
            <w:pPr>
              <w:ind w:firstLine="0"/>
              <w:jc w:val="center"/>
              <w:rPr>
                <w:b/>
                <w:bCs/>
              </w:rPr>
            </w:pPr>
            <w:r w:rsidRPr="00C2339E">
              <w:rPr>
                <w:b/>
                <w:bCs/>
              </w:rPr>
              <w:t>Công thức 5.4. Ước tính phát thải CH</w:t>
            </w:r>
            <w:r w:rsidRPr="00C2339E">
              <w:rPr>
                <w:b/>
                <w:bCs/>
                <w:vertAlign w:val="subscript"/>
              </w:rPr>
              <w:t>4</w:t>
            </w:r>
            <w:r w:rsidRPr="00C2339E">
              <w:rPr>
                <w:b/>
                <w:bCs/>
              </w:rPr>
              <w:t xml:space="preserve"> từ tổng lượng chất thải được đốt</w:t>
            </w:r>
          </w:p>
          <w:p w14:paraId="3C582026" w14:textId="41DECCBA" w:rsidR="00C2339E" w:rsidRPr="00C2339E" w:rsidRDefault="00C2339E" w:rsidP="00C2339E">
            <w:pPr>
              <w:ind w:firstLine="0"/>
              <w:jc w:val="center"/>
              <w:rPr>
                <w:rFonts w:eastAsiaTheme="minorEastAsia"/>
              </w:rPr>
            </w:pPr>
            <w:r w:rsidRPr="00C2339E">
              <w:t>CH</w:t>
            </w:r>
            <w:r w:rsidRPr="00C2339E">
              <w:rPr>
                <w:vertAlign w:val="subscript"/>
              </w:rPr>
              <w:t>4</w:t>
            </w:r>
            <w:r w:rsidRPr="00C2339E">
              <w:t xml:space="preserve"> Emissions = </w:t>
            </w:r>
            <m:oMath>
              <m:nary>
                <m:naryPr>
                  <m:chr m:val="∑"/>
                  <m:limLoc m:val="undOvr"/>
                  <m:supHide m:val="1"/>
                  <m:ctrlPr>
                    <w:rPr>
                      <w:rFonts w:ascii="Cambria Math" w:hAnsi="Cambria Math"/>
                      <w:i/>
                    </w:rPr>
                  </m:ctrlPr>
                </m:naryPr>
                <m:sub>
                  <m:r>
                    <w:rPr>
                      <w:rFonts w:ascii="Cambria Math" w:hAnsi="Cambria Math"/>
                    </w:rPr>
                    <m:t>i</m:t>
                  </m:r>
                </m:sub>
                <m:sup/>
                <m:e>
                  <m:d>
                    <m:dPr>
                      <m:ctrlPr>
                        <w:rPr>
                          <w:rFonts w:ascii="Cambria Math" w:hAnsi="Cambria Math"/>
                          <w:i/>
                        </w:rPr>
                      </m:ctrlPr>
                    </m:dPr>
                    <m:e>
                      <m:sSub>
                        <m:sSubPr>
                          <m:ctrlPr>
                            <w:rPr>
                              <w:rFonts w:ascii="Cambria Math" w:hAnsi="Cambria Math"/>
                              <w:i/>
                            </w:rPr>
                          </m:ctrlPr>
                        </m:sSubPr>
                        <m:e>
                          <m:r>
                            <w:rPr>
                              <w:rFonts w:ascii="Cambria Math" w:hAnsi="Cambria Math"/>
                            </w:rPr>
                            <m:t>IW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EF</m:t>
                          </m:r>
                        </m:e>
                        <m:sub>
                          <m:r>
                            <w:rPr>
                              <w:rFonts w:ascii="Cambria Math" w:hAnsi="Cambria Math"/>
                            </w:rPr>
                            <m:t>i</m:t>
                          </m:r>
                        </m:sub>
                      </m:sSub>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e>
              </m:nary>
            </m:oMath>
          </w:p>
        </w:tc>
      </w:tr>
    </w:tbl>
    <w:p w14:paraId="606F36A0" w14:textId="01DE0686" w:rsidR="00902896" w:rsidRDefault="00C2339E" w:rsidP="008170CD">
      <w:pPr>
        <w:rPr>
          <w:lang w:val="en-US"/>
        </w:rPr>
      </w:pPr>
      <w:r>
        <w:rPr>
          <w:lang w:val="en-US"/>
        </w:rPr>
        <w:t xml:space="preserve">Trong đó: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6947"/>
      </w:tblGrid>
      <w:tr w:rsidR="00EF4584" w:rsidRPr="008457C9" w14:paraId="23046ADA" w14:textId="77777777" w:rsidTr="00A540E4">
        <w:tc>
          <w:tcPr>
            <w:tcW w:w="1171" w:type="pct"/>
          </w:tcPr>
          <w:p w14:paraId="5043D9BF" w14:textId="1D847A5D" w:rsidR="00EF4584" w:rsidRPr="004B2044" w:rsidRDefault="00EF4584" w:rsidP="00EF4584">
            <w:pPr>
              <w:ind w:firstLine="0"/>
            </w:pPr>
            <w:r w:rsidRPr="000B32C8">
              <w:t>CH</w:t>
            </w:r>
            <w:r w:rsidRPr="000B32C8">
              <w:rPr>
                <w:vertAlign w:val="subscript"/>
              </w:rPr>
              <w:t>4</w:t>
            </w:r>
            <w:r w:rsidRPr="000B32C8">
              <w:t xml:space="preserve"> Emisssions</w:t>
            </w:r>
          </w:p>
        </w:tc>
        <w:tc>
          <w:tcPr>
            <w:tcW w:w="3829" w:type="pct"/>
          </w:tcPr>
          <w:p w14:paraId="560543BC" w14:textId="6ACC48D6" w:rsidR="00EF4584" w:rsidRPr="004B2044" w:rsidRDefault="00EF4584" w:rsidP="00EF4584">
            <w:pPr>
              <w:ind w:firstLine="0"/>
            </w:pPr>
            <w:r w:rsidRPr="000B32C8">
              <w:t>CH</w:t>
            </w:r>
            <w:r w:rsidRPr="000B32C8">
              <w:rPr>
                <w:vertAlign w:val="subscript"/>
              </w:rPr>
              <w:t>4</w:t>
            </w:r>
            <w:r w:rsidRPr="000B32C8">
              <w:t xml:space="preserve"> Emisssions</w:t>
            </w:r>
          </w:p>
        </w:tc>
      </w:tr>
      <w:tr w:rsidR="00C2339E" w:rsidRPr="008457C9" w14:paraId="316CBA64" w14:textId="77777777" w:rsidTr="00C2339E">
        <w:tc>
          <w:tcPr>
            <w:tcW w:w="1171" w:type="pct"/>
            <w:vAlign w:val="center"/>
          </w:tcPr>
          <w:p w14:paraId="7B83E1B7" w14:textId="77777777" w:rsidR="00C2339E" w:rsidRPr="0044519D" w:rsidRDefault="00C2339E" w:rsidP="007B6566">
            <w:pPr>
              <w:ind w:firstLine="0"/>
              <w:rPr>
                <w:vertAlign w:val="subscript"/>
              </w:rPr>
            </w:pPr>
            <w:r>
              <w:t>IW</w:t>
            </w:r>
            <w:r>
              <w:rPr>
                <w:vertAlign w:val="subscript"/>
              </w:rPr>
              <w:t>i</w:t>
            </w:r>
          </w:p>
        </w:tc>
        <w:tc>
          <w:tcPr>
            <w:tcW w:w="3829" w:type="pct"/>
            <w:vAlign w:val="center"/>
          </w:tcPr>
          <w:p w14:paraId="0D773659" w14:textId="78356087" w:rsidR="00C2339E" w:rsidRDefault="00C2339E" w:rsidP="007B6566">
            <w:pPr>
              <w:ind w:firstLine="0"/>
            </w:pPr>
            <w:r>
              <w:t xml:space="preserve">Lượng chất thải rắn loại i được thiêu đốt hoặc </w:t>
            </w:r>
            <w:r w:rsidR="002E5402">
              <w:t>đốt lộ thiên</w:t>
            </w:r>
            <w:r>
              <w:t xml:space="preserve">, </w:t>
            </w:r>
            <w:del w:id="10290" w:author="Thu Huyen Tran" w:date="2023-04-07T15:50:00Z">
              <w:r w:rsidDel="004B67FF">
                <w:delText>Gg</w:delText>
              </w:r>
            </w:del>
            <w:ins w:id="10291" w:author="Thu Huyen Tran" w:date="2023-04-07T15:50:00Z">
              <w:r w:rsidR="004B67FF">
                <w:t>Nghìn tấn</w:t>
              </w:r>
            </w:ins>
            <w:r>
              <w:t>/năm</w:t>
            </w:r>
          </w:p>
        </w:tc>
      </w:tr>
      <w:tr w:rsidR="00C2339E" w:rsidRPr="008457C9" w14:paraId="65F0ECED" w14:textId="77777777" w:rsidTr="00C2339E">
        <w:tc>
          <w:tcPr>
            <w:tcW w:w="1171" w:type="pct"/>
            <w:vAlign w:val="center"/>
          </w:tcPr>
          <w:p w14:paraId="333761CD" w14:textId="77777777" w:rsidR="00C2339E" w:rsidRPr="0044519D" w:rsidRDefault="00C2339E" w:rsidP="007B6566">
            <w:pPr>
              <w:ind w:firstLine="0"/>
              <w:rPr>
                <w:vertAlign w:val="subscript"/>
              </w:rPr>
            </w:pPr>
            <w:r>
              <w:t>EF</w:t>
            </w:r>
            <w:r>
              <w:rPr>
                <w:vertAlign w:val="subscript"/>
              </w:rPr>
              <w:t>i</w:t>
            </w:r>
          </w:p>
        </w:tc>
        <w:tc>
          <w:tcPr>
            <w:tcW w:w="3829" w:type="pct"/>
            <w:vAlign w:val="center"/>
          </w:tcPr>
          <w:p w14:paraId="6EAFB648" w14:textId="3EAB0945" w:rsidR="00C2339E" w:rsidRDefault="00C2339E" w:rsidP="007B6566">
            <w:pPr>
              <w:ind w:firstLine="0"/>
            </w:pPr>
            <w:r>
              <w:t>H</w:t>
            </w:r>
            <w:r w:rsidRPr="0044519D">
              <w:t>ệ số phát thải CH</w:t>
            </w:r>
            <w:r w:rsidRPr="0044519D">
              <w:rPr>
                <w:vertAlign w:val="subscript"/>
              </w:rPr>
              <w:t>4</w:t>
            </w:r>
            <w:r w:rsidRPr="0044519D">
              <w:t>, kg CH</w:t>
            </w:r>
            <w:r w:rsidRPr="0044519D">
              <w:rPr>
                <w:vertAlign w:val="subscript"/>
              </w:rPr>
              <w:t>4</w:t>
            </w:r>
            <w:r w:rsidRPr="0044519D">
              <w:t>/</w:t>
            </w:r>
            <w:del w:id="10292" w:author="Thu Huyen Tran" w:date="2023-04-07T15:50:00Z">
              <w:r w:rsidRPr="0044519D" w:rsidDel="004B67FF">
                <w:delText>Gg</w:delText>
              </w:r>
            </w:del>
            <w:ins w:id="10293" w:author="Thu Huyen Tran" w:date="2023-04-07T15:50:00Z">
              <w:r w:rsidR="004B67FF">
                <w:t>Nghìn tấn</w:t>
              </w:r>
            </w:ins>
            <w:r w:rsidRPr="0044519D">
              <w:t xml:space="preserve"> chất thải</w:t>
            </w:r>
          </w:p>
        </w:tc>
      </w:tr>
      <w:tr w:rsidR="00C2339E" w:rsidRPr="008457C9" w14:paraId="266CC1C5" w14:textId="77777777" w:rsidTr="00C2339E">
        <w:tc>
          <w:tcPr>
            <w:tcW w:w="1171" w:type="pct"/>
            <w:vAlign w:val="center"/>
          </w:tcPr>
          <w:p w14:paraId="66BE3B34" w14:textId="77777777" w:rsidR="00C2339E" w:rsidRPr="0044519D" w:rsidRDefault="00C2339E" w:rsidP="007B6566">
            <w:pPr>
              <w:ind w:firstLine="0"/>
              <w:rPr>
                <w:vertAlign w:val="superscript"/>
              </w:rPr>
            </w:pPr>
            <w:r>
              <w:t>10</w:t>
            </w:r>
            <w:r>
              <w:rPr>
                <w:vertAlign w:val="superscript"/>
              </w:rPr>
              <w:t>6</w:t>
            </w:r>
          </w:p>
        </w:tc>
        <w:tc>
          <w:tcPr>
            <w:tcW w:w="3829" w:type="pct"/>
            <w:vAlign w:val="center"/>
          </w:tcPr>
          <w:p w14:paraId="2AF22471" w14:textId="64BD9805" w:rsidR="00C2339E" w:rsidRPr="004B2044" w:rsidRDefault="00C2339E" w:rsidP="007B6566">
            <w:pPr>
              <w:ind w:firstLine="0"/>
            </w:pPr>
            <w:r>
              <w:t xml:space="preserve">Chuyển đổi hệ số từ kg sang </w:t>
            </w:r>
            <w:del w:id="10294" w:author="Thu Huyen Tran" w:date="2023-04-07T15:50:00Z">
              <w:r w:rsidDel="004B67FF">
                <w:delText>Gg</w:delText>
              </w:r>
            </w:del>
            <w:ins w:id="10295" w:author="Thu Huyen Tran" w:date="2023-04-07T15:50:00Z">
              <w:r w:rsidR="004B67FF">
                <w:t>Nghìn tấn</w:t>
              </w:r>
            </w:ins>
          </w:p>
        </w:tc>
      </w:tr>
      <w:tr w:rsidR="00C2339E" w:rsidRPr="008457C9" w14:paraId="4C6A6BFB" w14:textId="77777777" w:rsidTr="00C2339E">
        <w:tc>
          <w:tcPr>
            <w:tcW w:w="1171" w:type="pct"/>
            <w:vAlign w:val="center"/>
          </w:tcPr>
          <w:p w14:paraId="35525751" w14:textId="77777777" w:rsidR="00C2339E" w:rsidRDefault="00C2339E" w:rsidP="007B6566">
            <w:pPr>
              <w:ind w:firstLine="0"/>
            </w:pPr>
            <w:r>
              <w:lastRenderedPageBreak/>
              <w:t>i</w:t>
            </w:r>
          </w:p>
        </w:tc>
        <w:tc>
          <w:tcPr>
            <w:tcW w:w="3829" w:type="pct"/>
            <w:vAlign w:val="center"/>
          </w:tcPr>
          <w:p w14:paraId="32EC9378" w14:textId="49C6DEDF" w:rsidR="00C2339E" w:rsidRDefault="00C2339E" w:rsidP="007B6566">
            <w:pPr>
              <w:ind w:firstLine="0"/>
            </w:pPr>
            <w:r>
              <w:t xml:space="preserve">Danh mục loại chất thải được đốt hoặc </w:t>
            </w:r>
            <w:r w:rsidR="002E5402">
              <w:t>đốt lộ thiên</w:t>
            </w:r>
            <w:r>
              <w:t>, được quy định như sau:</w:t>
            </w:r>
          </w:p>
          <w:p w14:paraId="38E242A7" w14:textId="0F0C5A8A" w:rsidR="00C2339E" w:rsidRDefault="00C2339E" w:rsidP="007B6566">
            <w:pPr>
              <w:ind w:firstLine="0"/>
            </w:pPr>
            <w:r>
              <w:t xml:space="preserve">- MSW: Chất thải rắn đô thị </w:t>
            </w:r>
          </w:p>
          <w:p w14:paraId="5B23D543" w14:textId="77777777" w:rsidR="00C2339E" w:rsidRDefault="00C2339E" w:rsidP="007B6566">
            <w:pPr>
              <w:ind w:firstLine="0"/>
            </w:pPr>
            <w:r>
              <w:t>- ISW: Chất thải rắn công nghiệp</w:t>
            </w:r>
          </w:p>
          <w:p w14:paraId="08B947F4" w14:textId="77777777" w:rsidR="00C2339E" w:rsidRDefault="00C2339E" w:rsidP="007B6566">
            <w:pPr>
              <w:ind w:firstLine="0"/>
            </w:pPr>
            <w:r>
              <w:t>- SS: Bùn thải</w:t>
            </w:r>
          </w:p>
          <w:p w14:paraId="470A2299" w14:textId="77777777" w:rsidR="00C2339E" w:rsidRDefault="00C2339E" w:rsidP="007B6566">
            <w:pPr>
              <w:ind w:firstLine="0"/>
            </w:pPr>
            <w:r>
              <w:t>- CTNH: Chất thải nguy hại</w:t>
            </w:r>
          </w:p>
          <w:p w14:paraId="6ADE21F1" w14:textId="77777777" w:rsidR="00C2339E" w:rsidRDefault="00C2339E" w:rsidP="007B6566">
            <w:pPr>
              <w:ind w:firstLine="0"/>
            </w:pPr>
            <w:r>
              <w:t>- CW: Chất thải y tế</w:t>
            </w:r>
          </w:p>
          <w:p w14:paraId="66C91D00" w14:textId="77777777" w:rsidR="00C2339E" w:rsidRDefault="00C2339E" w:rsidP="007B6566">
            <w:pPr>
              <w:ind w:firstLine="0"/>
            </w:pPr>
            <w:r>
              <w:t>- Chất thải khác (phải được chỉ định)</w:t>
            </w:r>
          </w:p>
        </w:tc>
      </w:tr>
    </w:tbl>
    <w:p w14:paraId="72C47098" w14:textId="3A6E3241" w:rsidR="002E5402" w:rsidDel="00482BE8" w:rsidRDefault="008170CD" w:rsidP="008170CD">
      <w:pPr>
        <w:rPr>
          <w:del w:id="10296" w:author="Huyen Tran Thu" w:date="2025-04-28T20:42:00Z" w16du:dateUtc="2025-04-28T13:42:00Z"/>
          <w:lang w:val="en-US"/>
        </w:rPr>
      </w:pPr>
      <w:r>
        <w:rPr>
          <w:lang w:val="en-US"/>
        </w:rPr>
        <w:tab/>
      </w:r>
    </w:p>
    <w:p w14:paraId="0D55A415" w14:textId="19E14944" w:rsidR="008170CD" w:rsidRPr="008170CD" w:rsidRDefault="008170CD">
      <w:pPr>
        <w:rPr>
          <w:lang w:val="en-US"/>
        </w:rPr>
        <w:pPrChange w:id="10297" w:author="Huyen Tran Thu" w:date="2025-04-28T20:42:00Z" w16du:dateUtc="2025-04-28T13:42:00Z">
          <w:pPr>
            <w:ind w:firstLine="720"/>
          </w:pPr>
        </w:pPrChange>
      </w:pPr>
      <w:r>
        <w:rPr>
          <w:lang w:val="en-US"/>
        </w:rPr>
        <w:t>c. Phương pháp luận tính phát thải N</w:t>
      </w:r>
      <w:r>
        <w:rPr>
          <w:vertAlign w:val="subscript"/>
          <w:lang w:val="en-US"/>
        </w:rPr>
        <w:t>2</w:t>
      </w:r>
      <w:r>
        <w:rPr>
          <w:lang w:val="en-US"/>
        </w:rPr>
        <w:t xml:space="preserve">O từ quá trình Thiêu đốt và </w:t>
      </w:r>
      <w:r w:rsidR="002E5402">
        <w:rPr>
          <w:lang w:val="en-US"/>
        </w:rPr>
        <w:t>đốt lộ thiên</w:t>
      </w:r>
      <w:r>
        <w:rPr>
          <w:lang w:val="en-US"/>
        </w:rPr>
        <w:t xml:space="preserve"> chất thải </w:t>
      </w:r>
    </w:p>
    <w:p w14:paraId="73085FF3" w14:textId="2513A6D9" w:rsidR="008170CD" w:rsidRDefault="00F6667B" w:rsidP="008170CD">
      <w:pPr>
        <w:rPr>
          <w:lang w:val="en-US"/>
        </w:rPr>
      </w:pPr>
      <w:r>
        <w:rPr>
          <w:lang w:val="en-US"/>
        </w:rPr>
        <w:tab/>
        <w:t>Ôxit nitơ được phát ra trong quá trình đốt</w:t>
      </w:r>
      <w:r w:rsidR="0066462D">
        <w:rPr>
          <w:lang w:val="en-US"/>
        </w:rPr>
        <w:t xml:space="preserve"> cháy ở nhiệt độ tương đối thấp, trong khoảng từ 500-950</w:t>
      </w:r>
      <w:r w:rsidR="0066462D">
        <w:rPr>
          <w:vertAlign w:val="superscript"/>
          <w:lang w:val="en-US"/>
        </w:rPr>
        <w:t>o</w:t>
      </w:r>
      <w:r w:rsidR="0066462D">
        <w:rPr>
          <w:lang w:val="en-US"/>
        </w:rPr>
        <w:t>C. Các yếu tố quan trọng khác ảnh hưởng đến khí thải là loại thiết bị kiểm soát ô nhiễm không khí, loại và hảm lựng nitơ của chất thải và tỷ lệ không khí dư thừa (</w:t>
      </w:r>
      <w:r w:rsidR="0066462D" w:rsidRPr="0066462D">
        <w:rPr>
          <w:lang w:val="en-US"/>
        </w:rPr>
        <w:t>BREF, 2005; Korhonen et al., 2001; Löffler et al., 2002; Kilpinen, 2002; Tsupari et al., 2005</w:t>
      </w:r>
      <w:r w:rsidR="0066462D">
        <w:rPr>
          <w:lang w:val="en-US"/>
        </w:rPr>
        <w:t>). Phát thải N</w:t>
      </w:r>
      <w:r w:rsidR="0066462D">
        <w:rPr>
          <w:vertAlign w:val="subscript"/>
          <w:lang w:val="en-US"/>
        </w:rPr>
        <w:t>2</w:t>
      </w:r>
      <w:r w:rsidR="0066462D">
        <w:rPr>
          <w:lang w:val="en-US"/>
        </w:rPr>
        <w:t xml:space="preserve">O từ quá trình đốt chất thải lỏng có thể coi là không đáng kể, trừ khi dữ liệu quốc gia cụ thể chỉ ra có sự khác biệt. </w:t>
      </w:r>
    </w:p>
    <w:p w14:paraId="7DF4A51A" w14:textId="28977D1A" w:rsidR="0066462D" w:rsidRDefault="0066462D" w:rsidP="0066462D">
      <w:pPr>
        <w:ind w:firstLine="720"/>
        <w:rPr>
          <w:lang w:val="en-US"/>
        </w:rPr>
      </w:pPr>
      <w:r>
        <w:rPr>
          <w:lang w:val="en-US"/>
        </w:rPr>
        <w:t>Hình 5.2, trang 5.12, chương 5, phần 5, IPCC2006 đưa ra cây quyết định lựa chọn bậc tính toán phát thải N</w:t>
      </w:r>
      <w:r>
        <w:rPr>
          <w:vertAlign w:val="subscript"/>
          <w:lang w:val="en-US"/>
        </w:rPr>
        <w:t>2</w:t>
      </w:r>
      <w:r>
        <w:rPr>
          <w:lang w:val="en-US"/>
        </w:rPr>
        <w:t xml:space="preserve">O từ quá trình thiêu đốt và </w:t>
      </w:r>
      <w:r w:rsidR="002E5402">
        <w:rPr>
          <w:lang w:val="en-US"/>
        </w:rPr>
        <w:t>đốt lộ thiên</w:t>
      </w:r>
      <w:r>
        <w:rPr>
          <w:lang w:val="en-US"/>
        </w:rPr>
        <w:t xml:space="preserve"> chất thải rắn. Dựa vào cây quyết định và hiện trạng quản lý chất thải của Việt Nam, phương pháp bậc 1 được lựa chọn và </w:t>
      </w:r>
      <w:r w:rsidRPr="00C2339E">
        <w:rPr>
          <w:lang w:val="en-US"/>
        </w:rPr>
        <w:t>công thức tính toán như sau:</w:t>
      </w:r>
    </w:p>
    <w:tbl>
      <w:tblPr>
        <w:tblStyle w:val="TableGrid"/>
        <w:tblW w:w="0" w:type="auto"/>
        <w:tblLook w:val="04A0" w:firstRow="1" w:lastRow="0" w:firstColumn="1" w:lastColumn="0" w:noHBand="0" w:noVBand="1"/>
      </w:tblPr>
      <w:tblGrid>
        <w:gridCol w:w="9062"/>
      </w:tblGrid>
      <w:tr w:rsidR="00C2339E" w14:paraId="7124FD12" w14:textId="77777777" w:rsidTr="00C2339E">
        <w:tc>
          <w:tcPr>
            <w:tcW w:w="9288" w:type="dxa"/>
          </w:tcPr>
          <w:p w14:paraId="02307A46" w14:textId="6E9AEA94" w:rsidR="00C2339E" w:rsidRPr="00C2339E" w:rsidRDefault="00C2339E" w:rsidP="00C2339E">
            <w:pPr>
              <w:ind w:firstLine="0"/>
              <w:jc w:val="center"/>
              <w:rPr>
                <w:b/>
                <w:bCs/>
              </w:rPr>
            </w:pPr>
            <w:r w:rsidRPr="00C2339E">
              <w:rPr>
                <w:b/>
                <w:bCs/>
              </w:rPr>
              <w:t>Công thức 5.5. Phát thải N</w:t>
            </w:r>
            <w:r w:rsidRPr="00C2339E">
              <w:rPr>
                <w:b/>
                <w:bCs/>
                <w:vertAlign w:val="subscript"/>
              </w:rPr>
              <w:t>2</w:t>
            </w:r>
            <w:r w:rsidRPr="00C2339E">
              <w:rPr>
                <w:b/>
                <w:bCs/>
              </w:rPr>
              <w:t xml:space="preserve">O từ </w:t>
            </w:r>
            <w:r>
              <w:rPr>
                <w:b/>
                <w:bCs/>
              </w:rPr>
              <w:t xml:space="preserve">quá trình thiêu đốt chất thải </w:t>
            </w:r>
          </w:p>
          <w:p w14:paraId="1EEFD0AB" w14:textId="41CFFD8C" w:rsidR="00C2339E" w:rsidRPr="00C2339E" w:rsidRDefault="00C2339E" w:rsidP="00C2339E">
            <w:pPr>
              <w:ind w:firstLine="0"/>
              <w:jc w:val="center"/>
              <w:rPr>
                <w:rFonts w:eastAsiaTheme="minorEastAsia"/>
              </w:rPr>
            </w:pPr>
            <w:r w:rsidRPr="00C2339E">
              <w:t>N</w:t>
            </w:r>
            <w:r w:rsidRPr="00C2339E">
              <w:rPr>
                <w:vertAlign w:val="subscript"/>
              </w:rPr>
              <w:t>2</w:t>
            </w:r>
            <w:r w:rsidRPr="00C2339E">
              <w:t xml:space="preserve">O Emissions = </w:t>
            </w:r>
            <m:oMath>
              <m:nary>
                <m:naryPr>
                  <m:chr m:val="∑"/>
                  <m:limLoc m:val="undOvr"/>
                  <m:supHide m:val="1"/>
                  <m:ctrlPr>
                    <w:rPr>
                      <w:rFonts w:ascii="Cambria Math" w:hAnsi="Cambria Math"/>
                      <w:i/>
                    </w:rPr>
                  </m:ctrlPr>
                </m:naryPr>
                <m:sub>
                  <m:r>
                    <w:rPr>
                      <w:rFonts w:ascii="Cambria Math" w:hAnsi="Cambria Math"/>
                    </w:rPr>
                    <m:t>i</m:t>
                  </m:r>
                </m:sub>
                <m:sup/>
                <m:e>
                  <m:d>
                    <m:dPr>
                      <m:ctrlPr>
                        <w:rPr>
                          <w:rFonts w:ascii="Cambria Math" w:hAnsi="Cambria Math"/>
                          <w:i/>
                        </w:rPr>
                      </m:ctrlPr>
                    </m:dPr>
                    <m:e>
                      <m:sSub>
                        <m:sSubPr>
                          <m:ctrlPr>
                            <w:rPr>
                              <w:rFonts w:ascii="Cambria Math" w:hAnsi="Cambria Math"/>
                              <w:i/>
                            </w:rPr>
                          </m:ctrlPr>
                        </m:sSubPr>
                        <m:e>
                          <m:r>
                            <w:rPr>
                              <w:rFonts w:ascii="Cambria Math" w:hAnsi="Cambria Math"/>
                            </w:rPr>
                            <m:t>IW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EF</m:t>
                          </m:r>
                        </m:e>
                        <m:sub>
                          <m:r>
                            <w:rPr>
                              <w:rFonts w:ascii="Cambria Math" w:hAnsi="Cambria Math"/>
                            </w:rPr>
                            <m:t>i</m:t>
                          </m:r>
                        </m:sub>
                      </m:sSub>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e>
              </m:nary>
            </m:oMath>
          </w:p>
        </w:tc>
      </w:tr>
    </w:tbl>
    <w:p w14:paraId="26C7BB70" w14:textId="4E8C1BD2" w:rsidR="00D20245" w:rsidRDefault="00C2339E" w:rsidP="00C2339E">
      <w:pPr>
        <w:rPr>
          <w:lang w:val="en-US"/>
        </w:rPr>
      </w:pPr>
      <w:r>
        <w:rPr>
          <w:lang w:val="en-US"/>
        </w:rPr>
        <w:t xml:space="preserve">Trong đó: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6947"/>
      </w:tblGrid>
      <w:tr w:rsidR="00C2339E" w:rsidRPr="008457C9" w14:paraId="0B08CA8A" w14:textId="77777777" w:rsidTr="00C2339E">
        <w:tc>
          <w:tcPr>
            <w:tcW w:w="1171" w:type="pct"/>
            <w:vAlign w:val="center"/>
          </w:tcPr>
          <w:p w14:paraId="7A1683DD" w14:textId="77777777" w:rsidR="00C2339E" w:rsidRPr="004B2044" w:rsidRDefault="00C2339E" w:rsidP="007B6566">
            <w:pPr>
              <w:ind w:firstLine="0"/>
            </w:pPr>
            <w:r>
              <w:t>N</w:t>
            </w:r>
            <w:r w:rsidRPr="00C13183">
              <w:rPr>
                <w:vertAlign w:val="subscript"/>
              </w:rPr>
              <w:t>2</w:t>
            </w:r>
            <w:r>
              <w:t>O Emisssions</w:t>
            </w:r>
          </w:p>
        </w:tc>
        <w:tc>
          <w:tcPr>
            <w:tcW w:w="3829" w:type="pct"/>
            <w:vAlign w:val="center"/>
          </w:tcPr>
          <w:p w14:paraId="4CCDB796" w14:textId="5B6C5A9C" w:rsidR="00C2339E" w:rsidRPr="004B2044" w:rsidRDefault="00C2339E" w:rsidP="007B6566">
            <w:pPr>
              <w:ind w:firstLine="0"/>
            </w:pPr>
            <w:r>
              <w:t>Lượng N</w:t>
            </w:r>
            <w:r>
              <w:rPr>
                <w:vertAlign w:val="subscript"/>
              </w:rPr>
              <w:t>2</w:t>
            </w:r>
            <w:r>
              <w:t xml:space="preserve">O phát thải trong năm kiểm kê, </w:t>
            </w:r>
            <w:del w:id="10298" w:author="Thu Huyen Tran" w:date="2023-04-07T15:50:00Z">
              <w:r w:rsidDel="004B67FF">
                <w:delText>Gg</w:delText>
              </w:r>
            </w:del>
            <w:ins w:id="10299" w:author="Thu Huyen Tran" w:date="2023-04-07T15:50:00Z">
              <w:r w:rsidR="004B67FF">
                <w:t>Nghìn tấn</w:t>
              </w:r>
            </w:ins>
            <w:r>
              <w:t>/năm</w:t>
            </w:r>
          </w:p>
        </w:tc>
      </w:tr>
      <w:tr w:rsidR="00C2339E" w:rsidRPr="008457C9" w14:paraId="7B4EA35B" w14:textId="77777777" w:rsidTr="00C2339E">
        <w:tc>
          <w:tcPr>
            <w:tcW w:w="1171" w:type="pct"/>
            <w:vAlign w:val="center"/>
          </w:tcPr>
          <w:p w14:paraId="6B4EC9D3" w14:textId="77777777" w:rsidR="00C2339E" w:rsidRPr="0044519D" w:rsidRDefault="00C2339E" w:rsidP="007B6566">
            <w:pPr>
              <w:ind w:firstLine="0"/>
              <w:rPr>
                <w:vertAlign w:val="subscript"/>
              </w:rPr>
            </w:pPr>
            <w:r>
              <w:t>IW</w:t>
            </w:r>
            <w:r>
              <w:rPr>
                <w:vertAlign w:val="subscript"/>
              </w:rPr>
              <w:t>i</w:t>
            </w:r>
          </w:p>
        </w:tc>
        <w:tc>
          <w:tcPr>
            <w:tcW w:w="3829" w:type="pct"/>
            <w:vAlign w:val="center"/>
          </w:tcPr>
          <w:p w14:paraId="48A19E9C" w14:textId="54AA1208" w:rsidR="00C2339E" w:rsidRDefault="00C2339E" w:rsidP="007B6566">
            <w:pPr>
              <w:ind w:firstLine="0"/>
            </w:pPr>
            <w:r>
              <w:t xml:space="preserve">Lượng chất thải rắn loại i được đốt hoặc </w:t>
            </w:r>
            <w:r w:rsidR="002E5402">
              <w:t>đốt lộ thiên</w:t>
            </w:r>
            <w:r>
              <w:t xml:space="preserve">, </w:t>
            </w:r>
            <w:del w:id="10300" w:author="Thu Huyen Tran" w:date="2023-04-07T15:50:00Z">
              <w:r w:rsidDel="004B67FF">
                <w:delText>Gg</w:delText>
              </w:r>
            </w:del>
            <w:ins w:id="10301" w:author="Thu Huyen Tran" w:date="2023-04-07T15:50:00Z">
              <w:r w:rsidR="004B67FF">
                <w:t>Nghìn tấn</w:t>
              </w:r>
            </w:ins>
            <w:r>
              <w:t>/năm</w:t>
            </w:r>
          </w:p>
        </w:tc>
      </w:tr>
      <w:tr w:rsidR="00C2339E" w:rsidRPr="008457C9" w14:paraId="19699DDE" w14:textId="77777777" w:rsidTr="00C2339E">
        <w:tc>
          <w:tcPr>
            <w:tcW w:w="1171" w:type="pct"/>
            <w:vAlign w:val="center"/>
          </w:tcPr>
          <w:p w14:paraId="12DDCE5A" w14:textId="77777777" w:rsidR="00C2339E" w:rsidRPr="0044519D" w:rsidRDefault="00C2339E" w:rsidP="007B6566">
            <w:pPr>
              <w:ind w:firstLine="0"/>
              <w:rPr>
                <w:vertAlign w:val="subscript"/>
              </w:rPr>
            </w:pPr>
            <w:r>
              <w:t>EF</w:t>
            </w:r>
            <w:r>
              <w:rPr>
                <w:vertAlign w:val="subscript"/>
              </w:rPr>
              <w:t>i</w:t>
            </w:r>
          </w:p>
        </w:tc>
        <w:tc>
          <w:tcPr>
            <w:tcW w:w="3829" w:type="pct"/>
            <w:vAlign w:val="center"/>
          </w:tcPr>
          <w:p w14:paraId="62420293" w14:textId="20469249" w:rsidR="00C2339E" w:rsidRDefault="00C2339E" w:rsidP="007B6566">
            <w:pPr>
              <w:ind w:firstLine="0"/>
            </w:pPr>
            <w:r>
              <w:t>H</w:t>
            </w:r>
            <w:r w:rsidRPr="0044519D">
              <w:t xml:space="preserve">ệ số phát thải </w:t>
            </w:r>
            <w:r>
              <w:t>N</w:t>
            </w:r>
            <w:r>
              <w:rPr>
                <w:vertAlign w:val="subscript"/>
              </w:rPr>
              <w:t>2</w:t>
            </w:r>
            <w:r>
              <w:t>O của chất thải loại i</w:t>
            </w:r>
            <w:r w:rsidRPr="0044519D">
              <w:t xml:space="preserve">, kg </w:t>
            </w:r>
            <w:r>
              <w:t>N</w:t>
            </w:r>
            <w:r>
              <w:rPr>
                <w:vertAlign w:val="subscript"/>
              </w:rPr>
              <w:t>2</w:t>
            </w:r>
            <w:r>
              <w:t>O</w:t>
            </w:r>
            <w:r w:rsidRPr="0044519D">
              <w:t>/</w:t>
            </w:r>
            <w:del w:id="10302" w:author="Thu Huyen Tran" w:date="2023-04-07T15:50:00Z">
              <w:r w:rsidRPr="0044519D" w:rsidDel="004B67FF">
                <w:delText>Gg</w:delText>
              </w:r>
            </w:del>
            <w:ins w:id="10303" w:author="Thu Huyen Tran" w:date="2023-04-07T15:50:00Z">
              <w:r w:rsidR="004B67FF">
                <w:t>Nghìn tấn</w:t>
              </w:r>
            </w:ins>
            <w:r w:rsidRPr="0044519D">
              <w:t xml:space="preserve"> chất thải</w:t>
            </w:r>
          </w:p>
        </w:tc>
      </w:tr>
      <w:tr w:rsidR="00C2339E" w:rsidRPr="008457C9" w14:paraId="260EAAE9" w14:textId="77777777" w:rsidTr="00C2339E">
        <w:tc>
          <w:tcPr>
            <w:tcW w:w="1171" w:type="pct"/>
            <w:vAlign w:val="center"/>
          </w:tcPr>
          <w:p w14:paraId="03DA06AC" w14:textId="77777777" w:rsidR="00C2339E" w:rsidRPr="0044519D" w:rsidRDefault="00C2339E" w:rsidP="007B6566">
            <w:pPr>
              <w:ind w:firstLine="0"/>
              <w:rPr>
                <w:vertAlign w:val="superscript"/>
              </w:rPr>
            </w:pPr>
            <w:r>
              <w:t>10</w:t>
            </w:r>
            <w:r>
              <w:rPr>
                <w:vertAlign w:val="superscript"/>
              </w:rPr>
              <w:t>6</w:t>
            </w:r>
          </w:p>
        </w:tc>
        <w:tc>
          <w:tcPr>
            <w:tcW w:w="3829" w:type="pct"/>
            <w:vAlign w:val="center"/>
          </w:tcPr>
          <w:p w14:paraId="5E3EB0BA" w14:textId="4C9899CA" w:rsidR="00C2339E" w:rsidRPr="004B2044" w:rsidRDefault="00C2339E" w:rsidP="007B6566">
            <w:pPr>
              <w:ind w:firstLine="0"/>
            </w:pPr>
            <w:r>
              <w:t xml:space="preserve">Chuyển đổi hệ số từ kg sang </w:t>
            </w:r>
            <w:del w:id="10304" w:author="Thu Huyen Tran" w:date="2023-04-07T15:50:00Z">
              <w:r w:rsidDel="004B67FF">
                <w:delText>Gg</w:delText>
              </w:r>
            </w:del>
            <w:ins w:id="10305" w:author="Thu Huyen Tran" w:date="2023-04-07T15:50:00Z">
              <w:r w:rsidR="004B67FF">
                <w:t>Nghìn tấn</w:t>
              </w:r>
            </w:ins>
          </w:p>
        </w:tc>
      </w:tr>
      <w:tr w:rsidR="00C2339E" w:rsidRPr="008457C9" w14:paraId="7C4C5E73" w14:textId="77777777" w:rsidTr="00C2339E">
        <w:tc>
          <w:tcPr>
            <w:tcW w:w="1171" w:type="pct"/>
            <w:vAlign w:val="center"/>
          </w:tcPr>
          <w:p w14:paraId="1BBF703B" w14:textId="77777777" w:rsidR="00C2339E" w:rsidRDefault="00C2339E" w:rsidP="007B6566">
            <w:pPr>
              <w:ind w:firstLine="0"/>
            </w:pPr>
            <w:r>
              <w:t>i</w:t>
            </w:r>
          </w:p>
        </w:tc>
        <w:tc>
          <w:tcPr>
            <w:tcW w:w="3829" w:type="pct"/>
            <w:vAlign w:val="center"/>
          </w:tcPr>
          <w:p w14:paraId="1A415B22" w14:textId="5C23A6F1" w:rsidR="00C2339E" w:rsidRDefault="00C2339E" w:rsidP="007B6566">
            <w:pPr>
              <w:ind w:firstLine="0"/>
            </w:pPr>
            <w:r>
              <w:t xml:space="preserve">Danh mục loại chất thải được đốt hoặc </w:t>
            </w:r>
            <w:r w:rsidR="002E5402">
              <w:t>đốt lộ thiên</w:t>
            </w:r>
            <w:r>
              <w:t>, được quy định như sau:</w:t>
            </w:r>
          </w:p>
          <w:p w14:paraId="5851D6B5" w14:textId="77777777" w:rsidR="00C2339E" w:rsidRDefault="00C2339E" w:rsidP="007B6566">
            <w:pPr>
              <w:ind w:firstLine="0"/>
            </w:pPr>
            <w:r>
              <w:t xml:space="preserve"> - MSW: Chất thải rắn đô thị </w:t>
            </w:r>
          </w:p>
          <w:p w14:paraId="56A6AFCD" w14:textId="77777777" w:rsidR="00C2339E" w:rsidRDefault="00C2339E" w:rsidP="007B6566">
            <w:pPr>
              <w:ind w:firstLine="0"/>
            </w:pPr>
            <w:r>
              <w:t>- ISW: Chất thải rắn công nghiệp</w:t>
            </w:r>
          </w:p>
          <w:p w14:paraId="53B32157" w14:textId="77777777" w:rsidR="00C2339E" w:rsidRDefault="00C2339E" w:rsidP="007B6566">
            <w:pPr>
              <w:ind w:firstLine="0"/>
            </w:pPr>
            <w:r>
              <w:t>- SS: Bùn thải</w:t>
            </w:r>
          </w:p>
          <w:p w14:paraId="1A12E697" w14:textId="77777777" w:rsidR="00C2339E" w:rsidRDefault="00C2339E" w:rsidP="007B6566">
            <w:pPr>
              <w:ind w:firstLine="0"/>
            </w:pPr>
            <w:r>
              <w:lastRenderedPageBreak/>
              <w:t>- CTNH: Chất thải nguy hại</w:t>
            </w:r>
          </w:p>
          <w:p w14:paraId="6224FC7B" w14:textId="77777777" w:rsidR="00C2339E" w:rsidRDefault="00C2339E" w:rsidP="007B6566">
            <w:pPr>
              <w:ind w:firstLine="0"/>
            </w:pPr>
            <w:r>
              <w:t>- CW: Chất thải y tế</w:t>
            </w:r>
          </w:p>
          <w:p w14:paraId="3FF6DB6B" w14:textId="77777777" w:rsidR="00C2339E" w:rsidRDefault="00C2339E" w:rsidP="007B6566">
            <w:pPr>
              <w:ind w:firstLine="0"/>
            </w:pPr>
            <w:r>
              <w:t>- Chất thải khác (phải được chỉ định)</w:t>
            </w:r>
          </w:p>
        </w:tc>
      </w:tr>
    </w:tbl>
    <w:p w14:paraId="46CAA4F5" w14:textId="65D5186C" w:rsidR="00176B51" w:rsidRDefault="00F529F9" w:rsidP="00176B51">
      <w:pPr>
        <w:pStyle w:val="Heading4"/>
        <w:rPr>
          <w:lang w:val="en-US"/>
        </w:rPr>
      </w:pPr>
      <w:bookmarkStart w:id="10306" w:name="_Toc196772493"/>
      <w:bookmarkStart w:id="10307" w:name="_Hlk97838770"/>
      <w:bookmarkEnd w:id="10285"/>
      <w:bookmarkEnd w:id="10286"/>
      <w:r>
        <w:rPr>
          <w:lang w:val="en-US"/>
        </w:rPr>
        <w:lastRenderedPageBreak/>
        <w:t>1</w:t>
      </w:r>
      <w:r w:rsidR="00176B51">
        <w:rPr>
          <w:lang w:val="en-US"/>
        </w:rPr>
        <w:t>.2.3.3. Số liệu hoạt động</w:t>
      </w:r>
      <w:bookmarkEnd w:id="10306"/>
      <w:r w:rsidR="00176B51">
        <w:rPr>
          <w:lang w:val="en-US"/>
        </w:rPr>
        <w:t xml:space="preserve"> </w:t>
      </w:r>
    </w:p>
    <w:p w14:paraId="46EBC410" w14:textId="11CFFA0F" w:rsidR="00D20245" w:rsidRDefault="00224D18" w:rsidP="00D20245">
      <w:pPr>
        <w:rPr>
          <w:lang w:val="en-US"/>
        </w:rPr>
      </w:pPr>
      <w:r>
        <w:rPr>
          <w:lang w:val="en-US"/>
        </w:rPr>
        <w:tab/>
        <w:t>a. Số liệu hoạt động quá trình Thiêu đốt chất thải</w:t>
      </w:r>
    </w:p>
    <w:p w14:paraId="24C37417" w14:textId="203EF3BF" w:rsidR="00C92094" w:rsidRDefault="00224D18" w:rsidP="00D20245">
      <w:pPr>
        <w:rPr>
          <w:lang w:val="en-US"/>
        </w:rPr>
      </w:pPr>
      <w:r>
        <w:rPr>
          <w:lang w:val="en-US"/>
        </w:rPr>
        <w:tab/>
      </w:r>
      <w:bookmarkStart w:id="10308" w:name="_Hlk74668344"/>
      <w:r>
        <w:rPr>
          <w:lang w:val="en-US"/>
        </w:rPr>
        <w:t xml:space="preserve">Quá trình thiêu đốt chất thải chủ yếu bao gồm: một phần chất thải sinh hoạt và chất thải nguy hại. Trong đó, chất thải sinh hoạt </w:t>
      </w:r>
      <w:bookmarkEnd w:id="10308"/>
      <w:r w:rsidR="005D3F32">
        <w:rPr>
          <w:lang w:val="en-US"/>
        </w:rPr>
        <w:t xml:space="preserve">được thiêu đốt chủ yếu phát sinh ở khu vực thành thị bao gồm chất thải rắn sinh hoạt đô thị và chất thải thông thường phát sinh tại các cơ sở y tế. Chất thải nguy hại được thiêu đốt bao gồm chất thải nguy tại từ y tế, công nghiệp và nông nghiệp. </w:t>
      </w:r>
    </w:p>
    <w:p w14:paraId="0F6256DC" w14:textId="7A7442C6" w:rsidR="00C92094" w:rsidRPr="00C92094" w:rsidRDefault="00C92094" w:rsidP="00D20245">
      <w:pPr>
        <w:rPr>
          <w:i/>
          <w:iCs/>
          <w:u w:val="single"/>
          <w:lang w:val="en-US"/>
        </w:rPr>
      </w:pPr>
      <w:r>
        <w:rPr>
          <w:lang w:val="en-US"/>
        </w:rPr>
        <w:tab/>
      </w:r>
      <w:r>
        <w:rPr>
          <w:i/>
          <w:iCs/>
          <w:u w:val="single"/>
          <w:lang w:val="en-US"/>
        </w:rPr>
        <w:t>Thiêu</w:t>
      </w:r>
      <w:r w:rsidR="00954796">
        <w:rPr>
          <w:i/>
          <w:iCs/>
          <w:u w:val="single"/>
          <w:lang w:val="en-US"/>
        </w:rPr>
        <w:t xml:space="preserve"> đốt chất thải rắn sinh hoạt đô thị</w:t>
      </w:r>
    </w:p>
    <w:p w14:paraId="3D9955D6" w14:textId="07D9F5CB" w:rsidR="00CA4F16" w:rsidRDefault="00CA4F16" w:rsidP="00224D18">
      <w:pPr>
        <w:rPr>
          <w:ins w:id="10309" w:author="Huyen Tran Thu" w:date="2025-04-28T22:58:00Z" w16du:dateUtc="2025-04-28T15:58:00Z"/>
          <w:szCs w:val="26"/>
        </w:rPr>
      </w:pPr>
      <w:r>
        <w:tab/>
        <w:t>Số liệu thiêu đốt chất thải rắn sinh hoạt đô thị</w:t>
      </w:r>
      <w:ins w:id="10310" w:author="Thu Huyen Tran" w:date="2023-12-05T22:02:00Z">
        <w:r w:rsidR="00E74271">
          <w:rPr>
            <w:lang w:val="en-US"/>
          </w:rPr>
          <w:t xml:space="preserve">: </w:t>
        </w:r>
        <w:r w:rsidR="00E74271">
          <w:rPr>
            <w:szCs w:val="26"/>
          </w:rPr>
          <w:t xml:space="preserve">Tổng lượng chất thải rắn đô thị được </w:t>
        </w:r>
      </w:ins>
      <w:ins w:id="10311" w:author="Thu Huyen Tran" w:date="2023-12-05T22:03:00Z">
        <w:r w:rsidR="00E74271">
          <w:rPr>
            <w:szCs w:val="26"/>
          </w:rPr>
          <w:t>thiêu đốt</w:t>
        </w:r>
      </w:ins>
      <w:ins w:id="10312" w:author="Thu Huyen Tran" w:date="2023-12-05T22:02:00Z">
        <w:r w:rsidR="00E74271">
          <w:rPr>
            <w:szCs w:val="26"/>
          </w:rPr>
          <w:t xml:space="preserve"> tại các </w:t>
        </w:r>
      </w:ins>
      <w:ins w:id="10313" w:author="Thu Huyen Tran" w:date="2023-12-05T22:03:00Z">
        <w:r w:rsidR="00E74271">
          <w:rPr>
            <w:szCs w:val="26"/>
          </w:rPr>
          <w:t>lò đốt</w:t>
        </w:r>
      </w:ins>
      <w:ins w:id="10314" w:author="Thu Huyen Tran" w:date="2023-12-05T22:02:00Z">
        <w:r w:rsidR="00E74271">
          <w:rPr>
            <w:szCs w:val="26"/>
          </w:rPr>
          <w:t xml:space="preserve"> chất thải rắn từ năm 2014 đến năm 20</w:t>
        </w:r>
      </w:ins>
      <w:ins w:id="10315" w:author="Huyen Tran Thu" w:date="2025-04-28T20:44:00Z" w16du:dateUtc="2025-04-28T13:44:00Z">
        <w:r w:rsidR="00D100D4">
          <w:rPr>
            <w:szCs w:val="26"/>
          </w:rPr>
          <w:t>22</w:t>
        </w:r>
      </w:ins>
      <w:ins w:id="10316" w:author="Thu Huyen Tran" w:date="2023-12-05T22:02:00Z">
        <w:del w:id="10317" w:author="Huyen Tran Thu" w:date="2025-04-28T20:44:00Z" w16du:dateUtc="2025-04-28T13:44:00Z">
          <w:r w:rsidR="00E74271" w:rsidDel="00D100D4">
            <w:rPr>
              <w:szCs w:val="26"/>
            </w:rPr>
            <w:delText>18</w:delText>
          </w:r>
        </w:del>
        <w:r w:rsidR="00E74271">
          <w:rPr>
            <w:szCs w:val="26"/>
          </w:rPr>
          <w:t xml:space="preserve"> được ước tính </w:t>
        </w:r>
      </w:ins>
      <w:ins w:id="10318" w:author="Thu Huyen Tran" w:date="2023-12-05T22:04:00Z">
        <w:r w:rsidR="00E74271">
          <w:rPr>
            <w:szCs w:val="26"/>
          </w:rPr>
          <w:t xml:space="preserve">dựa trên </w:t>
        </w:r>
      </w:ins>
      <w:ins w:id="10319" w:author="Thu Huyen Tran" w:date="2023-12-05T22:03:00Z">
        <w:r w:rsidR="00E74271">
          <w:rPr>
            <w:szCs w:val="26"/>
          </w:rPr>
          <w:t>13</w:t>
        </w:r>
      </w:ins>
      <w:ins w:id="10320" w:author="Thu Huyen Tran" w:date="2023-12-05T22:02:00Z">
        <w:r w:rsidR="00E74271">
          <w:rPr>
            <w:szCs w:val="26"/>
          </w:rPr>
          <w:t>% tổng chất thải thu gom (Theo Báo cáo hiện trạng môi trường quốc gia giai đoạn 2016-2020: “Trên tổng khối lượng CTRSH được thu gom, khoảng 71% được xử lý bằng lương pháp chôn lấp; 16% được xử lý tại các nhà máy chế biến compost và 13% được xử lý bằng phương pháp đốt)</w:t>
        </w:r>
      </w:ins>
      <w:ins w:id="10321" w:author="Thu Huyen Tran" w:date="2023-12-05T22:04:00Z">
        <w:r w:rsidR="00E74271">
          <w:rPr>
            <w:szCs w:val="26"/>
          </w:rPr>
          <w:t>. Tổng lượng chất thải được đốt sẽ bằng Tổng lượng chất thải thiêu đ</w:t>
        </w:r>
      </w:ins>
      <w:ins w:id="10322" w:author="Thu Huyen Tran" w:date="2023-12-05T22:05:00Z">
        <w:r w:rsidR="00E74271">
          <w:rPr>
            <w:szCs w:val="26"/>
          </w:rPr>
          <w:t>ốt và Tổng lượng chất thải đốt lộ thiên. Trong khi đó tổng lượng chất thải đốt lộ thiên sẽ bằng 30%</w:t>
        </w:r>
      </w:ins>
      <w:ins w:id="10323" w:author="Thu Huyen Tran" w:date="2023-12-05T22:06:00Z">
        <w:r w:rsidR="00E74271">
          <w:rPr>
            <w:szCs w:val="26"/>
          </w:rPr>
          <w:t xml:space="preserve"> tổng lượng chất thải không được xử lý đạt tiêu chuẩn và quy chuẩn. Kết quả thể hiện trong bảng dưới đây: </w:t>
        </w:r>
      </w:ins>
      <w:del w:id="10324" w:author="Thu Huyen Tran" w:date="2023-12-05T22:03:00Z">
        <w:r w:rsidDel="00E74271">
          <w:delText xml:space="preserve"> được ước tính tại </w:delText>
        </w:r>
        <w:r w:rsidRPr="005F4AC0" w:rsidDel="00E74271">
          <w:rPr>
            <w:highlight w:val="yellow"/>
          </w:rPr>
          <w:delText>Bảng</w:delText>
        </w:r>
        <w:r w:rsidDel="00E74271">
          <w:delText xml:space="preserve"> </w:delText>
        </w:r>
        <w:r w:rsidR="005F4AC0" w:rsidDel="00E74271">
          <w:delText>1.5</w:delText>
        </w:r>
      </w:del>
      <w:del w:id="10325" w:author="Thu Huyen Tran" w:date="2023-12-05T22:04:00Z">
        <w:r w:rsidR="005F4AC0" w:rsidDel="00E74271">
          <w:delText>, theo đó, tổng lượng chất thải rắn sinh hoạt đô thị được thiêu đốt năm 20</w:delText>
        </w:r>
      </w:del>
      <w:ins w:id="10326" w:author="Huyen Tran Thu" w:date="2023-03-30T09:24:00Z">
        <w:del w:id="10327" w:author="Thu Huyen Tran" w:date="2023-12-05T22:04:00Z">
          <w:r w:rsidR="004A3277" w:rsidDel="00E74271">
            <w:delText>18</w:delText>
          </w:r>
        </w:del>
      </w:ins>
      <w:del w:id="10328" w:author="Thu Huyen Tran" w:date="2023-12-05T22:04:00Z">
        <w:r w:rsidR="005F4AC0" w:rsidDel="00E74271">
          <w:delText xml:space="preserve">20 </w:delText>
        </w:r>
        <w:r w:rsidR="005F4AC0" w:rsidRPr="00AE73E6" w:rsidDel="00E74271">
          <w:rPr>
            <w:highlight w:val="yellow"/>
          </w:rPr>
          <w:delText xml:space="preserve">là </w:delText>
        </w:r>
      </w:del>
      <w:del w:id="10329" w:author="Thu Huyen Tran" w:date="2023-12-05T22:03:00Z">
        <w:r w:rsidR="005F4AC0" w:rsidRPr="00AE73E6" w:rsidDel="00E74271">
          <w:rPr>
            <w:highlight w:val="yellow"/>
          </w:rPr>
          <w:delText>1.</w:delText>
        </w:r>
      </w:del>
      <w:ins w:id="10330" w:author="Huyen Tran Thu" w:date="2023-03-30T09:29:00Z">
        <w:del w:id="10331" w:author="Thu Huyen Tran" w:date="2023-12-05T22:03:00Z">
          <w:r w:rsidR="004A3277" w:rsidDel="00E74271">
            <w:rPr>
              <w:highlight w:val="yellow"/>
            </w:rPr>
            <w:delText>226.473</w:delText>
          </w:r>
        </w:del>
      </w:ins>
      <w:del w:id="10332" w:author="Thu Huyen Tran" w:date="2023-12-05T22:04:00Z">
        <w:r w:rsidR="005F4AC0" w:rsidRPr="00AE73E6" w:rsidDel="00E74271">
          <w:rPr>
            <w:highlight w:val="yellow"/>
          </w:rPr>
          <w:delText>418.385</w:delText>
        </w:r>
      </w:del>
      <w:del w:id="10333" w:author="Thu Huyen Tran" w:date="2023-12-05T22:03:00Z">
        <w:r w:rsidR="005F4AC0" w:rsidDel="00E74271">
          <w:delText xml:space="preserve"> </w:delText>
        </w:r>
      </w:del>
      <w:del w:id="10334" w:author="Thu Huyen Tran" w:date="2023-12-05T22:04:00Z">
        <w:r w:rsidR="005F4AC0" w:rsidDel="00E74271">
          <w:delText xml:space="preserve">tấn. </w:delText>
        </w:r>
      </w:del>
    </w:p>
    <w:p w14:paraId="31EE27DC" w14:textId="029CC4C6" w:rsidR="00FD7EAF" w:rsidDel="00FD7EAF" w:rsidRDefault="003902CD">
      <w:pPr>
        <w:pStyle w:val="Caption"/>
        <w:rPr>
          <w:ins w:id="10335" w:author="Thu Huyen Tran" w:date="2023-12-05T22:06:00Z"/>
          <w:del w:id="10336" w:author="Huyen Tran Thu" w:date="2025-04-28T22:48:00Z" w16du:dateUtc="2025-04-28T15:48:00Z"/>
          <w:szCs w:val="26"/>
        </w:rPr>
        <w:pPrChange w:id="10337" w:author="Huyen Tran Thu" w:date="2025-04-28T22:58:00Z" w16du:dateUtc="2025-04-28T15:58:00Z">
          <w:pPr/>
        </w:pPrChange>
      </w:pPr>
      <w:bookmarkStart w:id="10338" w:name="_Toc196773801"/>
      <w:ins w:id="10339" w:author="Huyen Tran Thu" w:date="2025-04-28T22:58:00Z" w16du:dateUtc="2025-04-28T15:58:00Z">
        <w:r>
          <w:t xml:space="preserve">Bảng 1. </w:t>
        </w:r>
        <w:r>
          <w:rPr>
            <w:b w:val="0"/>
            <w:bCs w:val="0"/>
          </w:rPr>
          <w:fldChar w:fldCharType="begin"/>
        </w:r>
        <w:r>
          <w:instrText xml:space="preserve"> SEQ Bảng_1. \* ARABIC </w:instrText>
        </w:r>
      </w:ins>
      <w:r>
        <w:rPr>
          <w:b w:val="0"/>
          <w:bCs w:val="0"/>
        </w:rPr>
        <w:fldChar w:fldCharType="separate"/>
      </w:r>
      <w:ins w:id="10340" w:author="Huyen Tran Thu" w:date="2025-04-28T22:58:00Z" w16du:dateUtc="2025-04-28T15:58:00Z">
        <w:r>
          <w:rPr>
            <w:noProof/>
          </w:rPr>
          <w:t>20</w:t>
        </w:r>
        <w:r>
          <w:rPr>
            <w:b w:val="0"/>
            <w:bCs w:val="0"/>
          </w:rPr>
          <w:fldChar w:fldCharType="end"/>
        </w:r>
        <w:r>
          <w:t xml:space="preserve"> Tổng lượng chất thải rắn sinh hoạt được thiêu đốt</w:t>
        </w:r>
      </w:ins>
      <w:bookmarkEnd w:id="10338"/>
    </w:p>
    <w:p w14:paraId="17E01266" w14:textId="1F98776B" w:rsidR="00E74271" w:rsidRDefault="003C3770" w:rsidP="003902CD">
      <w:pPr>
        <w:pStyle w:val="Caption"/>
        <w:rPr>
          <w:ins w:id="10341" w:author="Thu Huyen Tran" w:date="2023-12-05T22:08:00Z"/>
        </w:rPr>
      </w:pPr>
      <w:bookmarkStart w:id="10342" w:name="_Toc152710024"/>
      <w:ins w:id="10343" w:author="Thu Huyen Tran" w:date="2023-12-05T22:23:00Z">
        <w:del w:id="10344" w:author="Huyen Tran Thu" w:date="2025-04-28T22:48:00Z" w16du:dateUtc="2025-04-28T15:48:00Z">
          <w:r w:rsidDel="00FD7EAF">
            <w:delText xml:space="preserve">Bảng 1. </w:delText>
          </w:r>
          <w:r w:rsidDel="00FD7EAF">
            <w:fldChar w:fldCharType="begin"/>
          </w:r>
          <w:r w:rsidDel="00FD7EAF">
            <w:delInstrText xml:space="preserve"> SEQ Bảng_1. \* ARABIC </w:delInstrText>
          </w:r>
        </w:del>
      </w:ins>
      <w:del w:id="10345" w:author="Huyen Tran Thu" w:date="2025-04-28T22:48:00Z" w16du:dateUtc="2025-04-28T15:48:00Z">
        <w:r w:rsidDel="00FD7EAF">
          <w:fldChar w:fldCharType="separate"/>
        </w:r>
      </w:del>
      <w:ins w:id="10346" w:author="Thu Huyen Tran" w:date="2023-12-05T22:23:00Z">
        <w:del w:id="10347" w:author="Huyen Tran Thu" w:date="2025-04-28T22:48:00Z" w16du:dateUtc="2025-04-28T15:48:00Z">
          <w:r w:rsidDel="00FD7EAF">
            <w:rPr>
              <w:noProof/>
            </w:rPr>
            <w:delText>17</w:delText>
          </w:r>
          <w:r w:rsidDel="00FD7EAF">
            <w:fldChar w:fldCharType="end"/>
          </w:r>
        </w:del>
      </w:ins>
      <w:ins w:id="10348" w:author="Thu Huyen Tran" w:date="2023-12-05T22:08:00Z">
        <w:del w:id="10349" w:author="Huyen Tran Thu" w:date="2025-04-28T22:48:00Z" w16du:dateUtc="2025-04-28T15:48:00Z">
          <w:r w:rsidR="00E74271" w:rsidDel="00FD7EAF">
            <w:delText>:</w:delText>
          </w:r>
        </w:del>
        <w:del w:id="10350" w:author="Huyen Tran Thu" w:date="2025-04-28T22:58:00Z" w16du:dateUtc="2025-04-28T15:58:00Z">
          <w:r w:rsidR="00E74271" w:rsidDel="003902CD">
            <w:delText xml:space="preserve"> Tổng lượng chất thải rắn sinh hoạt được thiêu đốt</w:delText>
          </w:r>
        </w:del>
        <w:bookmarkEnd w:id="10342"/>
      </w:ins>
    </w:p>
    <w:tbl>
      <w:tblPr>
        <w:tblStyle w:val="TableGrid"/>
        <w:tblW w:w="9210" w:type="dxa"/>
        <w:tblLook w:val="04A0" w:firstRow="1" w:lastRow="0" w:firstColumn="1" w:lastColumn="0" w:noHBand="0" w:noVBand="1"/>
      </w:tblPr>
      <w:tblGrid>
        <w:gridCol w:w="1073"/>
        <w:gridCol w:w="1442"/>
        <w:gridCol w:w="1414"/>
        <w:gridCol w:w="1394"/>
        <w:gridCol w:w="1588"/>
        <w:gridCol w:w="1203"/>
        <w:gridCol w:w="1096"/>
        <w:tblGridChange w:id="10351">
          <w:tblGrid>
            <w:gridCol w:w="927"/>
            <w:gridCol w:w="146"/>
            <w:gridCol w:w="1298"/>
            <w:gridCol w:w="144"/>
            <w:gridCol w:w="1271"/>
            <w:gridCol w:w="143"/>
            <w:gridCol w:w="1253"/>
            <w:gridCol w:w="141"/>
            <w:gridCol w:w="1450"/>
            <w:gridCol w:w="138"/>
            <w:gridCol w:w="1066"/>
            <w:gridCol w:w="137"/>
            <w:gridCol w:w="948"/>
            <w:gridCol w:w="148"/>
          </w:tblGrid>
        </w:tblGridChange>
      </w:tblGrid>
      <w:tr w:rsidR="00D100D4" w:rsidRPr="00D100D4" w14:paraId="0EFE07E5" w14:textId="535EE8EB" w:rsidTr="00D100D4">
        <w:trPr>
          <w:tblHeader/>
          <w:ins w:id="10352" w:author="Thu Huyen Tran" w:date="2023-12-05T22:09:00Z"/>
        </w:trPr>
        <w:tc>
          <w:tcPr>
            <w:tcW w:w="1075" w:type="dxa"/>
            <w:vMerge w:val="restart"/>
            <w:vAlign w:val="center"/>
          </w:tcPr>
          <w:p w14:paraId="1390E51C" w14:textId="4A8CEDE3" w:rsidR="00E74271" w:rsidRPr="00D100D4" w:rsidRDefault="00E74271">
            <w:pPr>
              <w:ind w:firstLine="0"/>
              <w:jc w:val="center"/>
              <w:rPr>
                <w:ins w:id="10353" w:author="Thu Huyen Tran" w:date="2023-12-05T22:09:00Z"/>
                <w:b/>
                <w:bCs/>
                <w:sz w:val="22"/>
                <w:rPrChange w:id="10354" w:author="Huyen Tran Thu" w:date="2025-04-28T20:46:00Z" w16du:dateUtc="2025-04-28T13:46:00Z">
                  <w:rPr>
                    <w:ins w:id="10355" w:author="Thu Huyen Tran" w:date="2023-12-05T22:09:00Z"/>
                  </w:rPr>
                </w:rPrChange>
              </w:rPr>
              <w:pPrChange w:id="10356" w:author="Thu Huyen Tran" w:date="2023-12-05T22:13:00Z">
                <w:pPr/>
              </w:pPrChange>
            </w:pPr>
            <w:ins w:id="10357" w:author="Thu Huyen Tran" w:date="2023-12-05T22:09:00Z">
              <w:r w:rsidRPr="00D100D4">
                <w:rPr>
                  <w:b/>
                  <w:bCs/>
                  <w:sz w:val="22"/>
                  <w:rPrChange w:id="10358" w:author="Huyen Tran Thu" w:date="2025-04-28T20:46:00Z" w16du:dateUtc="2025-04-28T13:46:00Z">
                    <w:rPr/>
                  </w:rPrChange>
                </w:rPr>
                <w:t>Năm</w:t>
              </w:r>
            </w:ins>
          </w:p>
        </w:tc>
        <w:tc>
          <w:tcPr>
            <w:tcW w:w="1444" w:type="dxa"/>
            <w:vMerge w:val="restart"/>
            <w:vAlign w:val="center"/>
          </w:tcPr>
          <w:p w14:paraId="7352F221" w14:textId="77777777" w:rsidR="00E74271" w:rsidRPr="00D100D4" w:rsidRDefault="00E74271">
            <w:pPr>
              <w:ind w:firstLine="0"/>
              <w:jc w:val="center"/>
              <w:rPr>
                <w:ins w:id="10359" w:author="Thu Huyen Tran" w:date="2023-12-05T22:09:00Z"/>
                <w:b/>
                <w:bCs/>
                <w:sz w:val="22"/>
                <w:rPrChange w:id="10360" w:author="Huyen Tran Thu" w:date="2025-04-28T20:46:00Z" w16du:dateUtc="2025-04-28T13:46:00Z">
                  <w:rPr>
                    <w:ins w:id="10361" w:author="Thu Huyen Tran" w:date="2023-12-05T22:09:00Z"/>
                  </w:rPr>
                </w:rPrChange>
              </w:rPr>
              <w:pPrChange w:id="10362" w:author="Thu Huyen Tran" w:date="2023-12-05T22:13:00Z">
                <w:pPr>
                  <w:ind w:firstLine="0"/>
                </w:pPr>
              </w:pPrChange>
            </w:pPr>
            <w:ins w:id="10363" w:author="Thu Huyen Tran" w:date="2023-12-05T22:09:00Z">
              <w:r w:rsidRPr="00D100D4">
                <w:rPr>
                  <w:b/>
                  <w:bCs/>
                  <w:sz w:val="22"/>
                  <w:rPrChange w:id="10364" w:author="Huyen Tran Thu" w:date="2025-04-28T20:46:00Z" w16du:dateUtc="2025-04-28T13:46:00Z">
                    <w:rPr/>
                  </w:rPrChange>
                </w:rPr>
                <w:t>Tổng thu gom</w:t>
              </w:r>
            </w:ins>
          </w:p>
          <w:p w14:paraId="38B2148D" w14:textId="22909C66" w:rsidR="00E74271" w:rsidRPr="00D100D4" w:rsidRDefault="00E74271">
            <w:pPr>
              <w:ind w:firstLine="0"/>
              <w:jc w:val="center"/>
              <w:rPr>
                <w:ins w:id="10365" w:author="Thu Huyen Tran" w:date="2023-12-05T22:09:00Z"/>
                <w:b/>
                <w:bCs/>
                <w:sz w:val="22"/>
                <w:rPrChange w:id="10366" w:author="Huyen Tran Thu" w:date="2025-04-28T20:46:00Z" w16du:dateUtc="2025-04-28T13:46:00Z">
                  <w:rPr>
                    <w:ins w:id="10367" w:author="Thu Huyen Tran" w:date="2023-12-05T22:09:00Z"/>
                  </w:rPr>
                </w:rPrChange>
              </w:rPr>
              <w:pPrChange w:id="10368" w:author="Thu Huyen Tran" w:date="2023-12-05T22:13:00Z">
                <w:pPr/>
              </w:pPrChange>
            </w:pPr>
            <w:ins w:id="10369" w:author="Thu Huyen Tran" w:date="2023-12-05T22:09:00Z">
              <w:r w:rsidRPr="00D100D4">
                <w:rPr>
                  <w:b/>
                  <w:bCs/>
                  <w:sz w:val="22"/>
                  <w:rPrChange w:id="10370" w:author="Huyen Tran Thu" w:date="2025-04-28T20:46:00Z" w16du:dateUtc="2025-04-28T13:46:00Z">
                    <w:rPr/>
                  </w:rPrChange>
                </w:rPr>
                <w:t>(tấn)</w:t>
              </w:r>
            </w:ins>
          </w:p>
        </w:tc>
        <w:tc>
          <w:tcPr>
            <w:tcW w:w="1415" w:type="dxa"/>
            <w:vAlign w:val="center"/>
          </w:tcPr>
          <w:p w14:paraId="30B19B49" w14:textId="6933D6E6" w:rsidR="00E74271" w:rsidRPr="00D100D4" w:rsidRDefault="00E74271">
            <w:pPr>
              <w:ind w:firstLine="0"/>
              <w:jc w:val="center"/>
              <w:rPr>
                <w:ins w:id="10371" w:author="Thu Huyen Tran" w:date="2023-12-05T22:09:00Z"/>
                <w:b/>
                <w:bCs/>
                <w:sz w:val="22"/>
                <w:rPrChange w:id="10372" w:author="Huyen Tran Thu" w:date="2025-04-28T20:46:00Z" w16du:dateUtc="2025-04-28T13:46:00Z">
                  <w:rPr>
                    <w:ins w:id="10373" w:author="Thu Huyen Tran" w:date="2023-12-05T22:09:00Z"/>
                  </w:rPr>
                </w:rPrChange>
              </w:rPr>
              <w:pPrChange w:id="10374" w:author="Thu Huyen Tran" w:date="2023-12-05T22:13:00Z">
                <w:pPr>
                  <w:ind w:firstLine="0"/>
                </w:pPr>
              </w:pPrChange>
            </w:pPr>
            <w:ins w:id="10375" w:author="Thu Huyen Tran" w:date="2023-12-05T22:09:00Z">
              <w:r w:rsidRPr="00D100D4">
                <w:rPr>
                  <w:b/>
                  <w:bCs/>
                  <w:sz w:val="22"/>
                  <w:rPrChange w:id="10376" w:author="Huyen Tran Thu" w:date="2025-04-28T20:46:00Z" w16du:dateUtc="2025-04-28T13:46:00Z">
                    <w:rPr/>
                  </w:rPrChange>
                </w:rPr>
                <w:t>CTR được xử lý đạt tiêu chuẩn</w:t>
              </w:r>
            </w:ins>
          </w:p>
          <w:p w14:paraId="22CB339A" w14:textId="3D24327C" w:rsidR="00E74271" w:rsidRPr="00D100D4" w:rsidRDefault="00E74271">
            <w:pPr>
              <w:ind w:firstLine="0"/>
              <w:jc w:val="center"/>
              <w:rPr>
                <w:ins w:id="10377" w:author="Thu Huyen Tran" w:date="2023-12-05T22:09:00Z"/>
                <w:b/>
                <w:bCs/>
                <w:sz w:val="22"/>
                <w:rPrChange w:id="10378" w:author="Huyen Tran Thu" w:date="2025-04-28T20:46:00Z" w16du:dateUtc="2025-04-28T13:46:00Z">
                  <w:rPr>
                    <w:ins w:id="10379" w:author="Thu Huyen Tran" w:date="2023-12-05T22:09:00Z"/>
                  </w:rPr>
                </w:rPrChange>
              </w:rPr>
              <w:pPrChange w:id="10380" w:author="Thu Huyen Tran" w:date="2023-12-05T22:13:00Z">
                <w:pPr/>
              </w:pPrChange>
            </w:pPr>
            <w:ins w:id="10381" w:author="Thu Huyen Tran" w:date="2023-12-05T22:09:00Z">
              <w:r w:rsidRPr="00D100D4">
                <w:rPr>
                  <w:b/>
                  <w:bCs/>
                  <w:sz w:val="22"/>
                  <w:rPrChange w:id="10382" w:author="Huyen Tran Thu" w:date="2025-04-28T20:46:00Z" w16du:dateUtc="2025-04-28T13:46:00Z">
                    <w:rPr/>
                  </w:rPrChange>
                </w:rPr>
                <w:t>(tấn)</w:t>
              </w:r>
            </w:ins>
          </w:p>
        </w:tc>
        <w:tc>
          <w:tcPr>
            <w:tcW w:w="1396" w:type="dxa"/>
            <w:vAlign w:val="center"/>
          </w:tcPr>
          <w:p w14:paraId="7DC84718" w14:textId="77777777" w:rsidR="00E74271" w:rsidRPr="00D100D4" w:rsidRDefault="00E74271">
            <w:pPr>
              <w:ind w:firstLine="0"/>
              <w:jc w:val="center"/>
              <w:rPr>
                <w:ins w:id="10383" w:author="Thu Huyen Tran" w:date="2023-12-05T22:10:00Z"/>
                <w:b/>
                <w:bCs/>
                <w:sz w:val="22"/>
                <w:rPrChange w:id="10384" w:author="Huyen Tran Thu" w:date="2025-04-28T20:46:00Z" w16du:dateUtc="2025-04-28T13:46:00Z">
                  <w:rPr>
                    <w:ins w:id="10385" w:author="Thu Huyen Tran" w:date="2023-12-05T22:10:00Z"/>
                  </w:rPr>
                </w:rPrChange>
              </w:rPr>
              <w:pPrChange w:id="10386" w:author="Thu Huyen Tran" w:date="2023-12-05T22:13:00Z">
                <w:pPr>
                  <w:ind w:firstLine="0"/>
                </w:pPr>
              </w:pPrChange>
            </w:pPr>
            <w:ins w:id="10387" w:author="Thu Huyen Tran" w:date="2023-12-05T22:09:00Z">
              <w:r w:rsidRPr="00D100D4">
                <w:rPr>
                  <w:b/>
                  <w:bCs/>
                  <w:sz w:val="22"/>
                  <w:rPrChange w:id="10388" w:author="Huyen Tran Thu" w:date="2025-04-28T20:46:00Z" w16du:dateUtc="2025-04-28T13:46:00Z">
                    <w:rPr/>
                  </w:rPrChange>
                </w:rPr>
                <w:t>CT</w:t>
              </w:r>
            </w:ins>
            <w:ins w:id="10389" w:author="Thu Huyen Tran" w:date="2023-12-05T22:10:00Z">
              <w:r w:rsidRPr="00D100D4">
                <w:rPr>
                  <w:b/>
                  <w:bCs/>
                  <w:sz w:val="22"/>
                  <w:rPrChange w:id="10390" w:author="Huyen Tran Thu" w:date="2025-04-28T20:46:00Z" w16du:dateUtc="2025-04-28T13:46:00Z">
                    <w:rPr/>
                  </w:rPrChange>
                </w:rPr>
                <w:t>R không được xử lý đạt tiêu chuẩn</w:t>
              </w:r>
            </w:ins>
          </w:p>
          <w:p w14:paraId="68874E45" w14:textId="3A5A1A9E" w:rsidR="00E74271" w:rsidRPr="00D100D4" w:rsidRDefault="00E74271">
            <w:pPr>
              <w:ind w:firstLine="0"/>
              <w:jc w:val="center"/>
              <w:rPr>
                <w:ins w:id="10391" w:author="Thu Huyen Tran" w:date="2023-12-05T22:09:00Z"/>
                <w:b/>
                <w:bCs/>
                <w:sz w:val="22"/>
                <w:rPrChange w:id="10392" w:author="Huyen Tran Thu" w:date="2025-04-28T20:46:00Z" w16du:dateUtc="2025-04-28T13:46:00Z">
                  <w:rPr>
                    <w:ins w:id="10393" w:author="Thu Huyen Tran" w:date="2023-12-05T22:09:00Z"/>
                  </w:rPr>
                </w:rPrChange>
              </w:rPr>
              <w:pPrChange w:id="10394" w:author="Thu Huyen Tran" w:date="2023-12-05T22:13:00Z">
                <w:pPr/>
              </w:pPrChange>
            </w:pPr>
            <w:ins w:id="10395" w:author="Thu Huyen Tran" w:date="2023-12-05T22:10:00Z">
              <w:r w:rsidRPr="00D100D4">
                <w:rPr>
                  <w:b/>
                  <w:bCs/>
                  <w:sz w:val="22"/>
                  <w:rPrChange w:id="10396" w:author="Huyen Tran Thu" w:date="2025-04-28T20:46:00Z" w16du:dateUtc="2025-04-28T13:46:00Z">
                    <w:rPr/>
                  </w:rPrChange>
                </w:rPr>
                <w:t>(tấn)</w:t>
              </w:r>
            </w:ins>
          </w:p>
        </w:tc>
        <w:tc>
          <w:tcPr>
            <w:tcW w:w="1591" w:type="dxa"/>
            <w:vMerge w:val="restart"/>
            <w:vAlign w:val="center"/>
          </w:tcPr>
          <w:p w14:paraId="1212E829" w14:textId="77777777" w:rsidR="00E74271" w:rsidRPr="00D100D4" w:rsidRDefault="00E74271">
            <w:pPr>
              <w:ind w:firstLine="0"/>
              <w:jc w:val="center"/>
              <w:rPr>
                <w:ins w:id="10397" w:author="Thu Huyen Tran" w:date="2023-12-05T22:10:00Z"/>
                <w:b/>
                <w:bCs/>
                <w:sz w:val="22"/>
                <w:rPrChange w:id="10398" w:author="Huyen Tran Thu" w:date="2025-04-28T20:46:00Z" w16du:dateUtc="2025-04-28T13:46:00Z">
                  <w:rPr>
                    <w:ins w:id="10399" w:author="Thu Huyen Tran" w:date="2023-12-05T22:10:00Z"/>
                  </w:rPr>
                </w:rPrChange>
              </w:rPr>
              <w:pPrChange w:id="10400" w:author="Thu Huyen Tran" w:date="2023-12-05T22:13:00Z">
                <w:pPr>
                  <w:ind w:firstLine="0"/>
                </w:pPr>
              </w:pPrChange>
            </w:pPr>
            <w:ins w:id="10401" w:author="Thu Huyen Tran" w:date="2023-12-05T22:10:00Z">
              <w:r w:rsidRPr="00D100D4">
                <w:rPr>
                  <w:b/>
                  <w:bCs/>
                  <w:sz w:val="22"/>
                  <w:rPrChange w:id="10402" w:author="Huyen Tran Thu" w:date="2025-04-28T20:46:00Z" w16du:dateUtc="2025-04-28T13:46:00Z">
                    <w:rPr/>
                  </w:rPrChange>
                </w:rPr>
                <w:t>Tổng CTR được xử lý bằng phương pháp đốt</w:t>
              </w:r>
            </w:ins>
          </w:p>
          <w:p w14:paraId="29D2972B" w14:textId="05F40395" w:rsidR="00E74271" w:rsidRPr="00D100D4" w:rsidRDefault="00E74271">
            <w:pPr>
              <w:ind w:firstLine="0"/>
              <w:jc w:val="center"/>
              <w:rPr>
                <w:ins w:id="10403" w:author="Thu Huyen Tran" w:date="2023-12-05T22:09:00Z"/>
                <w:b/>
                <w:bCs/>
                <w:sz w:val="22"/>
                <w:rPrChange w:id="10404" w:author="Huyen Tran Thu" w:date="2025-04-28T20:46:00Z" w16du:dateUtc="2025-04-28T13:46:00Z">
                  <w:rPr>
                    <w:ins w:id="10405" w:author="Thu Huyen Tran" w:date="2023-12-05T22:09:00Z"/>
                  </w:rPr>
                </w:rPrChange>
              </w:rPr>
              <w:pPrChange w:id="10406" w:author="Thu Huyen Tran" w:date="2023-12-05T22:13:00Z">
                <w:pPr/>
              </w:pPrChange>
            </w:pPr>
            <w:ins w:id="10407" w:author="Thu Huyen Tran" w:date="2023-12-05T22:10:00Z">
              <w:r w:rsidRPr="00D100D4">
                <w:rPr>
                  <w:b/>
                  <w:bCs/>
                  <w:sz w:val="22"/>
                  <w:rPrChange w:id="10408" w:author="Huyen Tran Thu" w:date="2025-04-28T20:46:00Z" w16du:dateUtc="2025-04-28T13:46:00Z">
                    <w:rPr/>
                  </w:rPrChange>
                </w:rPr>
                <w:t>(tấn)</w:t>
              </w:r>
            </w:ins>
          </w:p>
        </w:tc>
        <w:tc>
          <w:tcPr>
            <w:tcW w:w="1204" w:type="dxa"/>
            <w:vMerge w:val="restart"/>
            <w:vAlign w:val="center"/>
          </w:tcPr>
          <w:p w14:paraId="6CA158B4" w14:textId="77777777" w:rsidR="00E74271" w:rsidRPr="00D100D4" w:rsidRDefault="00E74271">
            <w:pPr>
              <w:ind w:firstLine="28"/>
              <w:jc w:val="center"/>
              <w:rPr>
                <w:ins w:id="10409" w:author="Thu Huyen Tran" w:date="2023-12-05T22:10:00Z"/>
                <w:b/>
                <w:bCs/>
                <w:sz w:val="22"/>
                <w:rPrChange w:id="10410" w:author="Huyen Tran Thu" w:date="2025-04-28T20:46:00Z" w16du:dateUtc="2025-04-28T13:46:00Z">
                  <w:rPr>
                    <w:ins w:id="10411" w:author="Thu Huyen Tran" w:date="2023-12-05T22:10:00Z"/>
                  </w:rPr>
                </w:rPrChange>
              </w:rPr>
              <w:pPrChange w:id="10412" w:author="Thu Huyen Tran" w:date="2023-12-05T22:13:00Z">
                <w:pPr/>
              </w:pPrChange>
            </w:pPr>
            <w:ins w:id="10413" w:author="Thu Huyen Tran" w:date="2023-12-05T22:10:00Z">
              <w:r w:rsidRPr="00D100D4">
                <w:rPr>
                  <w:b/>
                  <w:bCs/>
                  <w:sz w:val="22"/>
                  <w:rPrChange w:id="10414" w:author="Huyen Tran Thu" w:date="2025-04-28T20:46:00Z" w16du:dateUtc="2025-04-28T13:46:00Z">
                    <w:rPr/>
                  </w:rPrChange>
                </w:rPr>
                <w:t>Tổng CTR được thiêu đốt</w:t>
              </w:r>
            </w:ins>
          </w:p>
          <w:p w14:paraId="73AB22F9" w14:textId="11AA990A" w:rsidR="00E74271" w:rsidRPr="00D100D4" w:rsidRDefault="00E74271">
            <w:pPr>
              <w:ind w:firstLine="28"/>
              <w:jc w:val="center"/>
              <w:rPr>
                <w:ins w:id="10415" w:author="Thu Huyen Tran" w:date="2023-12-05T22:10:00Z"/>
                <w:b/>
                <w:bCs/>
                <w:sz w:val="22"/>
                <w:rPrChange w:id="10416" w:author="Huyen Tran Thu" w:date="2025-04-28T20:46:00Z" w16du:dateUtc="2025-04-28T13:46:00Z">
                  <w:rPr>
                    <w:ins w:id="10417" w:author="Thu Huyen Tran" w:date="2023-12-05T22:10:00Z"/>
                  </w:rPr>
                </w:rPrChange>
              </w:rPr>
              <w:pPrChange w:id="10418" w:author="Thu Huyen Tran" w:date="2023-12-05T22:13:00Z">
                <w:pPr/>
              </w:pPrChange>
            </w:pPr>
            <w:ins w:id="10419" w:author="Thu Huyen Tran" w:date="2023-12-05T22:10:00Z">
              <w:r w:rsidRPr="00D100D4">
                <w:rPr>
                  <w:b/>
                  <w:bCs/>
                  <w:sz w:val="22"/>
                  <w:rPrChange w:id="10420" w:author="Huyen Tran Thu" w:date="2025-04-28T20:46:00Z" w16du:dateUtc="2025-04-28T13:46:00Z">
                    <w:rPr/>
                  </w:rPrChange>
                </w:rPr>
                <w:t>(tấn)</w:t>
              </w:r>
            </w:ins>
          </w:p>
        </w:tc>
        <w:tc>
          <w:tcPr>
            <w:tcW w:w="1085" w:type="dxa"/>
            <w:vMerge w:val="restart"/>
            <w:vAlign w:val="center"/>
          </w:tcPr>
          <w:p w14:paraId="6027062D" w14:textId="03570DE9" w:rsidR="00E74271" w:rsidRPr="00D100D4" w:rsidRDefault="00E74271">
            <w:pPr>
              <w:ind w:firstLine="28"/>
              <w:jc w:val="center"/>
              <w:rPr>
                <w:ins w:id="10421" w:author="Thu Huyen Tran" w:date="2023-12-05T22:10:00Z"/>
                <w:b/>
                <w:bCs/>
                <w:sz w:val="22"/>
                <w:rPrChange w:id="10422" w:author="Huyen Tran Thu" w:date="2025-04-28T20:46:00Z" w16du:dateUtc="2025-04-28T13:46:00Z">
                  <w:rPr>
                    <w:ins w:id="10423" w:author="Thu Huyen Tran" w:date="2023-12-05T22:10:00Z"/>
                  </w:rPr>
                </w:rPrChange>
              </w:rPr>
              <w:pPrChange w:id="10424" w:author="Thu Huyen Tran" w:date="2023-12-05T22:13:00Z">
                <w:pPr/>
              </w:pPrChange>
            </w:pPr>
            <w:ins w:id="10425" w:author="Thu Huyen Tran" w:date="2023-12-05T22:10:00Z">
              <w:r w:rsidRPr="00D100D4">
                <w:rPr>
                  <w:b/>
                  <w:bCs/>
                  <w:sz w:val="22"/>
                  <w:rPrChange w:id="10426" w:author="Huyen Tran Thu" w:date="2025-04-28T20:46:00Z" w16du:dateUtc="2025-04-28T13:46:00Z">
                    <w:rPr/>
                  </w:rPrChange>
                </w:rPr>
                <w:t>Tổng CTR được đốt lộ thiên</w:t>
              </w:r>
            </w:ins>
          </w:p>
          <w:p w14:paraId="7B1A65B8" w14:textId="5424D34C" w:rsidR="00E74271" w:rsidRPr="00D100D4" w:rsidRDefault="00E74271">
            <w:pPr>
              <w:ind w:firstLine="28"/>
              <w:jc w:val="center"/>
              <w:rPr>
                <w:ins w:id="10427" w:author="Thu Huyen Tran" w:date="2023-12-05T22:10:00Z"/>
                <w:b/>
                <w:bCs/>
                <w:sz w:val="22"/>
                <w:rPrChange w:id="10428" w:author="Huyen Tran Thu" w:date="2025-04-28T20:46:00Z" w16du:dateUtc="2025-04-28T13:46:00Z">
                  <w:rPr>
                    <w:ins w:id="10429" w:author="Thu Huyen Tran" w:date="2023-12-05T22:10:00Z"/>
                  </w:rPr>
                </w:rPrChange>
              </w:rPr>
              <w:pPrChange w:id="10430" w:author="Thu Huyen Tran" w:date="2023-12-05T22:13:00Z">
                <w:pPr/>
              </w:pPrChange>
            </w:pPr>
            <w:ins w:id="10431" w:author="Thu Huyen Tran" w:date="2023-12-05T22:10:00Z">
              <w:r w:rsidRPr="00D100D4">
                <w:rPr>
                  <w:b/>
                  <w:bCs/>
                  <w:sz w:val="22"/>
                  <w:rPrChange w:id="10432" w:author="Huyen Tran Thu" w:date="2025-04-28T20:46:00Z" w16du:dateUtc="2025-04-28T13:46:00Z">
                    <w:rPr/>
                  </w:rPrChange>
                </w:rPr>
                <w:t>(tấn)</w:t>
              </w:r>
            </w:ins>
          </w:p>
        </w:tc>
      </w:tr>
      <w:tr w:rsidR="00D100D4" w:rsidRPr="00D100D4" w14:paraId="7C206ABF" w14:textId="3EBD48B1" w:rsidTr="00D100D4">
        <w:trPr>
          <w:tblHeader/>
          <w:ins w:id="10433" w:author="Thu Huyen Tran" w:date="2023-12-05T22:09:00Z"/>
        </w:trPr>
        <w:tc>
          <w:tcPr>
            <w:tcW w:w="1075" w:type="dxa"/>
            <w:vMerge/>
            <w:vAlign w:val="center"/>
          </w:tcPr>
          <w:p w14:paraId="4281834E" w14:textId="7A4EB95C" w:rsidR="00E74271" w:rsidRPr="00D100D4" w:rsidRDefault="00E74271">
            <w:pPr>
              <w:ind w:firstLine="0"/>
              <w:jc w:val="center"/>
              <w:rPr>
                <w:ins w:id="10434" w:author="Thu Huyen Tran" w:date="2023-12-05T22:09:00Z"/>
                <w:sz w:val="22"/>
                <w:rPrChange w:id="10435" w:author="Huyen Tran Thu" w:date="2025-04-28T20:46:00Z" w16du:dateUtc="2025-04-28T13:46:00Z">
                  <w:rPr>
                    <w:ins w:id="10436" w:author="Thu Huyen Tran" w:date="2023-12-05T22:09:00Z"/>
                  </w:rPr>
                </w:rPrChange>
              </w:rPr>
              <w:pPrChange w:id="10437" w:author="Thu Huyen Tran" w:date="2023-12-05T22:13:00Z">
                <w:pPr/>
              </w:pPrChange>
            </w:pPr>
          </w:p>
        </w:tc>
        <w:tc>
          <w:tcPr>
            <w:tcW w:w="1444" w:type="dxa"/>
            <w:vMerge/>
            <w:vAlign w:val="center"/>
          </w:tcPr>
          <w:p w14:paraId="7D971A21" w14:textId="77777777" w:rsidR="00E74271" w:rsidRPr="00D100D4" w:rsidRDefault="00E74271">
            <w:pPr>
              <w:ind w:firstLine="0"/>
              <w:jc w:val="center"/>
              <w:rPr>
                <w:ins w:id="10438" w:author="Thu Huyen Tran" w:date="2023-12-05T22:09:00Z"/>
                <w:sz w:val="22"/>
                <w:rPrChange w:id="10439" w:author="Huyen Tran Thu" w:date="2025-04-28T20:46:00Z" w16du:dateUtc="2025-04-28T13:46:00Z">
                  <w:rPr>
                    <w:ins w:id="10440" w:author="Thu Huyen Tran" w:date="2023-12-05T22:09:00Z"/>
                  </w:rPr>
                </w:rPrChange>
              </w:rPr>
              <w:pPrChange w:id="10441" w:author="Thu Huyen Tran" w:date="2023-12-05T22:13:00Z">
                <w:pPr/>
              </w:pPrChange>
            </w:pPr>
          </w:p>
        </w:tc>
        <w:tc>
          <w:tcPr>
            <w:tcW w:w="1415" w:type="dxa"/>
            <w:vAlign w:val="center"/>
          </w:tcPr>
          <w:p w14:paraId="28D2592E" w14:textId="7F5F1B05" w:rsidR="00E74271" w:rsidRPr="00D100D4" w:rsidRDefault="00E74271">
            <w:pPr>
              <w:ind w:firstLine="0"/>
              <w:jc w:val="center"/>
              <w:rPr>
                <w:ins w:id="10442" w:author="Thu Huyen Tran" w:date="2023-12-05T22:09:00Z"/>
                <w:sz w:val="22"/>
                <w:rPrChange w:id="10443" w:author="Huyen Tran Thu" w:date="2025-04-28T20:46:00Z" w16du:dateUtc="2025-04-28T13:46:00Z">
                  <w:rPr>
                    <w:ins w:id="10444" w:author="Thu Huyen Tran" w:date="2023-12-05T22:09:00Z"/>
                  </w:rPr>
                </w:rPrChange>
              </w:rPr>
              <w:pPrChange w:id="10445" w:author="Thu Huyen Tran" w:date="2023-12-05T22:13:00Z">
                <w:pPr/>
              </w:pPrChange>
            </w:pPr>
            <w:ins w:id="10446" w:author="Thu Huyen Tran" w:date="2023-12-05T22:11:00Z">
              <w:r w:rsidRPr="00D100D4">
                <w:rPr>
                  <w:sz w:val="22"/>
                  <w:rPrChange w:id="10447" w:author="Huyen Tran Thu" w:date="2025-04-28T20:46:00Z" w16du:dateUtc="2025-04-28T13:46:00Z">
                    <w:rPr>
                      <w:sz w:val="24"/>
                      <w:szCs w:val="24"/>
                    </w:rPr>
                  </w:rPrChange>
                </w:rPr>
                <w:t>Ch</w:t>
              </w:r>
            </w:ins>
            <w:ins w:id="10448" w:author="Thu Huyen Tran" w:date="2023-12-05T22:12:00Z">
              <w:r w:rsidRPr="00D100D4">
                <w:rPr>
                  <w:sz w:val="22"/>
                  <w:rPrChange w:id="10449" w:author="Huyen Tran Thu" w:date="2025-04-28T20:46:00Z" w16du:dateUtc="2025-04-28T13:46:00Z">
                    <w:rPr>
                      <w:sz w:val="24"/>
                      <w:szCs w:val="24"/>
                    </w:rPr>
                  </w:rPrChange>
                </w:rPr>
                <w:t>ôn lấp HVS+Thiêu đốt + Compost</w:t>
              </w:r>
            </w:ins>
          </w:p>
        </w:tc>
        <w:tc>
          <w:tcPr>
            <w:tcW w:w="1396" w:type="dxa"/>
            <w:vAlign w:val="center"/>
          </w:tcPr>
          <w:p w14:paraId="28B3F07C" w14:textId="77CB0FD4" w:rsidR="00E74271" w:rsidRPr="00D100D4" w:rsidRDefault="00E74271">
            <w:pPr>
              <w:ind w:firstLine="0"/>
              <w:jc w:val="center"/>
              <w:rPr>
                <w:ins w:id="10450" w:author="Thu Huyen Tran" w:date="2023-12-05T22:09:00Z"/>
                <w:sz w:val="22"/>
                <w:rPrChange w:id="10451" w:author="Huyen Tran Thu" w:date="2025-04-28T20:46:00Z" w16du:dateUtc="2025-04-28T13:46:00Z">
                  <w:rPr>
                    <w:ins w:id="10452" w:author="Thu Huyen Tran" w:date="2023-12-05T22:09:00Z"/>
                  </w:rPr>
                </w:rPrChange>
              </w:rPr>
              <w:pPrChange w:id="10453" w:author="Thu Huyen Tran" w:date="2023-12-05T22:13:00Z">
                <w:pPr/>
              </w:pPrChange>
            </w:pPr>
            <w:ins w:id="10454" w:author="Thu Huyen Tran" w:date="2023-12-05T22:12:00Z">
              <w:r w:rsidRPr="00D100D4">
                <w:rPr>
                  <w:sz w:val="22"/>
                  <w:rPrChange w:id="10455" w:author="Huyen Tran Thu" w:date="2025-04-28T20:46:00Z" w16du:dateUtc="2025-04-28T13:46:00Z">
                    <w:rPr>
                      <w:sz w:val="24"/>
                      <w:szCs w:val="24"/>
                    </w:rPr>
                  </w:rPrChange>
                </w:rPr>
                <w:t>Chôn lấp lộ thiên + đốt lộ thiên</w:t>
              </w:r>
            </w:ins>
          </w:p>
        </w:tc>
        <w:tc>
          <w:tcPr>
            <w:tcW w:w="1591" w:type="dxa"/>
            <w:vMerge/>
            <w:vAlign w:val="center"/>
          </w:tcPr>
          <w:p w14:paraId="1A1D966C" w14:textId="77777777" w:rsidR="00E74271" w:rsidRPr="00D100D4" w:rsidRDefault="00E74271">
            <w:pPr>
              <w:ind w:firstLine="0"/>
              <w:jc w:val="center"/>
              <w:rPr>
                <w:ins w:id="10456" w:author="Thu Huyen Tran" w:date="2023-12-05T22:09:00Z"/>
                <w:sz w:val="22"/>
                <w:rPrChange w:id="10457" w:author="Huyen Tran Thu" w:date="2025-04-28T20:46:00Z" w16du:dateUtc="2025-04-28T13:46:00Z">
                  <w:rPr>
                    <w:ins w:id="10458" w:author="Thu Huyen Tran" w:date="2023-12-05T22:09:00Z"/>
                  </w:rPr>
                </w:rPrChange>
              </w:rPr>
              <w:pPrChange w:id="10459" w:author="Thu Huyen Tran" w:date="2023-12-05T22:13:00Z">
                <w:pPr/>
              </w:pPrChange>
            </w:pPr>
          </w:p>
        </w:tc>
        <w:tc>
          <w:tcPr>
            <w:tcW w:w="1204" w:type="dxa"/>
            <w:vMerge/>
            <w:vAlign w:val="center"/>
          </w:tcPr>
          <w:p w14:paraId="790786B2" w14:textId="77777777" w:rsidR="00E74271" w:rsidRPr="00D100D4" w:rsidRDefault="00E74271">
            <w:pPr>
              <w:ind w:firstLine="28"/>
              <w:jc w:val="center"/>
              <w:rPr>
                <w:ins w:id="10460" w:author="Thu Huyen Tran" w:date="2023-12-05T22:10:00Z"/>
                <w:sz w:val="22"/>
                <w:rPrChange w:id="10461" w:author="Huyen Tran Thu" w:date="2025-04-28T20:46:00Z" w16du:dateUtc="2025-04-28T13:46:00Z">
                  <w:rPr>
                    <w:ins w:id="10462" w:author="Thu Huyen Tran" w:date="2023-12-05T22:10:00Z"/>
                  </w:rPr>
                </w:rPrChange>
              </w:rPr>
              <w:pPrChange w:id="10463" w:author="Thu Huyen Tran" w:date="2023-12-05T22:13:00Z">
                <w:pPr/>
              </w:pPrChange>
            </w:pPr>
          </w:p>
        </w:tc>
        <w:tc>
          <w:tcPr>
            <w:tcW w:w="1085" w:type="dxa"/>
            <w:vMerge/>
            <w:vAlign w:val="center"/>
          </w:tcPr>
          <w:p w14:paraId="7E9A8A16" w14:textId="77777777" w:rsidR="00E74271" w:rsidRPr="00D100D4" w:rsidRDefault="00E74271">
            <w:pPr>
              <w:ind w:firstLine="28"/>
              <w:jc w:val="center"/>
              <w:rPr>
                <w:ins w:id="10464" w:author="Thu Huyen Tran" w:date="2023-12-05T22:10:00Z"/>
                <w:sz w:val="22"/>
                <w:rPrChange w:id="10465" w:author="Huyen Tran Thu" w:date="2025-04-28T20:46:00Z" w16du:dateUtc="2025-04-28T13:46:00Z">
                  <w:rPr>
                    <w:ins w:id="10466" w:author="Thu Huyen Tran" w:date="2023-12-05T22:10:00Z"/>
                  </w:rPr>
                </w:rPrChange>
              </w:rPr>
              <w:pPrChange w:id="10467" w:author="Thu Huyen Tran" w:date="2023-12-05T22:13:00Z">
                <w:pPr/>
              </w:pPrChange>
            </w:pPr>
          </w:p>
        </w:tc>
      </w:tr>
      <w:tr w:rsidR="008B0BBE" w:rsidRPr="00D100D4" w14:paraId="14A6D2C7" w14:textId="5D47099E" w:rsidTr="00D100D4">
        <w:tblPrEx>
          <w:tblW w:w="9210" w:type="dxa"/>
          <w:tblPrExChange w:id="10468" w:author="Huyen Tran Thu" w:date="2025-04-28T20:43:00Z" w16du:dateUtc="2025-04-28T13:43:00Z">
            <w:tblPrEx>
              <w:tblW w:w="0" w:type="auto"/>
            </w:tblPrEx>
          </w:tblPrExChange>
        </w:tblPrEx>
        <w:trPr>
          <w:ins w:id="10469" w:author="Thu Huyen Tran" w:date="2023-12-05T22:09:00Z"/>
          <w:trPrChange w:id="10470" w:author="Huyen Tran Thu" w:date="2025-04-28T20:43:00Z" w16du:dateUtc="2025-04-28T13:43:00Z">
            <w:trPr>
              <w:gridAfter w:val="0"/>
            </w:trPr>
          </w:trPrChange>
        </w:trPr>
        <w:tc>
          <w:tcPr>
            <w:tcW w:w="1075" w:type="dxa"/>
            <w:tcPrChange w:id="10471" w:author="Huyen Tran Thu" w:date="2025-04-28T20:43:00Z" w16du:dateUtc="2025-04-28T13:43:00Z">
              <w:tcPr>
                <w:tcW w:w="927" w:type="dxa"/>
              </w:tcPr>
            </w:tcPrChange>
          </w:tcPr>
          <w:p w14:paraId="4ADD35AF" w14:textId="5D117730" w:rsidR="008B0BBE" w:rsidRPr="00D100D4" w:rsidRDefault="008B0BBE">
            <w:pPr>
              <w:ind w:firstLine="0"/>
              <w:jc w:val="center"/>
              <w:rPr>
                <w:ins w:id="10472" w:author="Thu Huyen Tran" w:date="2023-12-05T22:09:00Z"/>
                <w:sz w:val="22"/>
                <w:rPrChange w:id="10473" w:author="Huyen Tran Thu" w:date="2025-04-28T20:46:00Z" w16du:dateUtc="2025-04-28T13:46:00Z">
                  <w:rPr>
                    <w:ins w:id="10474" w:author="Thu Huyen Tran" w:date="2023-12-05T22:09:00Z"/>
                  </w:rPr>
                </w:rPrChange>
              </w:rPr>
              <w:pPrChange w:id="10475" w:author="Thu Huyen Tran" w:date="2023-12-05T22:13:00Z">
                <w:pPr/>
              </w:pPrChange>
            </w:pPr>
            <w:ins w:id="10476" w:author="Thu Huyen Tran" w:date="2023-12-05T22:11:00Z">
              <w:r w:rsidRPr="00D100D4">
                <w:rPr>
                  <w:sz w:val="22"/>
                  <w:rPrChange w:id="10477" w:author="Huyen Tran Thu" w:date="2025-04-28T20:46:00Z" w16du:dateUtc="2025-04-28T13:46:00Z">
                    <w:rPr>
                      <w:sz w:val="24"/>
                      <w:szCs w:val="24"/>
                    </w:rPr>
                  </w:rPrChange>
                </w:rPr>
                <w:t>2014</w:t>
              </w:r>
            </w:ins>
          </w:p>
        </w:tc>
        <w:tc>
          <w:tcPr>
            <w:tcW w:w="1444" w:type="dxa"/>
            <w:vAlign w:val="bottom"/>
            <w:tcPrChange w:id="10478" w:author="Huyen Tran Thu" w:date="2025-04-28T20:43:00Z" w16du:dateUtc="2025-04-28T13:43:00Z">
              <w:tcPr>
                <w:tcW w:w="1444" w:type="dxa"/>
                <w:gridSpan w:val="2"/>
                <w:vAlign w:val="bottom"/>
              </w:tcPr>
            </w:tcPrChange>
          </w:tcPr>
          <w:p w14:paraId="23614F3F" w14:textId="7166AF53" w:rsidR="008B0BBE" w:rsidRPr="00D100D4" w:rsidRDefault="008B0BBE">
            <w:pPr>
              <w:ind w:firstLine="0"/>
              <w:jc w:val="center"/>
              <w:rPr>
                <w:ins w:id="10479" w:author="Thu Huyen Tran" w:date="2023-12-05T22:09:00Z"/>
                <w:sz w:val="22"/>
                <w:rPrChange w:id="10480" w:author="Huyen Tran Thu" w:date="2025-04-28T20:46:00Z" w16du:dateUtc="2025-04-28T13:46:00Z">
                  <w:rPr>
                    <w:ins w:id="10481" w:author="Thu Huyen Tran" w:date="2023-12-05T22:09:00Z"/>
                  </w:rPr>
                </w:rPrChange>
              </w:rPr>
              <w:pPrChange w:id="10482" w:author="Thu Huyen Tran" w:date="2023-12-05T22:17:00Z">
                <w:pPr/>
              </w:pPrChange>
            </w:pPr>
            <w:ins w:id="10483" w:author="Thu Huyen Tran" w:date="2024-05-17T21:00:00Z" w16du:dateUtc="2024-05-17T14:00:00Z">
              <w:r w:rsidRPr="00D100D4">
                <w:rPr>
                  <w:sz w:val="22"/>
                  <w:rPrChange w:id="10484" w:author="Huyen Tran Thu" w:date="2025-04-28T20:46:00Z" w16du:dateUtc="2025-04-28T13:46:00Z">
                    <w:rPr>
                      <w:rFonts w:ascii="Arial" w:hAnsi="Arial" w:cs="Arial"/>
                      <w:color w:val="FF0000"/>
                      <w:sz w:val="20"/>
                      <w:szCs w:val="20"/>
                    </w:rPr>
                  </w:rPrChange>
                </w:rPr>
                <w:t xml:space="preserve">11.533.635 </w:t>
              </w:r>
            </w:ins>
          </w:p>
        </w:tc>
        <w:tc>
          <w:tcPr>
            <w:tcW w:w="1415" w:type="dxa"/>
            <w:vAlign w:val="bottom"/>
            <w:tcPrChange w:id="10485" w:author="Huyen Tran Thu" w:date="2025-04-28T20:43:00Z" w16du:dateUtc="2025-04-28T13:43:00Z">
              <w:tcPr>
                <w:tcW w:w="1415" w:type="dxa"/>
                <w:gridSpan w:val="2"/>
                <w:vAlign w:val="bottom"/>
              </w:tcPr>
            </w:tcPrChange>
          </w:tcPr>
          <w:p w14:paraId="6729E11A" w14:textId="71266B54" w:rsidR="008B0BBE" w:rsidRPr="00D100D4" w:rsidRDefault="008B0BBE">
            <w:pPr>
              <w:ind w:firstLine="0"/>
              <w:jc w:val="center"/>
              <w:rPr>
                <w:ins w:id="10486" w:author="Thu Huyen Tran" w:date="2023-12-05T22:09:00Z"/>
                <w:sz w:val="22"/>
                <w:rPrChange w:id="10487" w:author="Huyen Tran Thu" w:date="2025-04-28T20:46:00Z" w16du:dateUtc="2025-04-28T13:46:00Z">
                  <w:rPr>
                    <w:ins w:id="10488" w:author="Thu Huyen Tran" w:date="2023-12-05T22:09:00Z"/>
                  </w:rPr>
                </w:rPrChange>
              </w:rPr>
              <w:pPrChange w:id="10489" w:author="Thu Huyen Tran" w:date="2023-12-05T22:17:00Z">
                <w:pPr/>
              </w:pPrChange>
            </w:pPr>
            <w:ins w:id="10490" w:author="Thu Huyen Tran" w:date="2024-05-17T21:01:00Z" w16du:dateUtc="2024-05-17T14:01:00Z">
              <w:r w:rsidRPr="00D100D4">
                <w:rPr>
                  <w:sz w:val="22"/>
                  <w:rPrChange w:id="10491" w:author="Huyen Tran Thu" w:date="2025-04-28T20:46:00Z" w16du:dateUtc="2025-04-28T13:46:00Z">
                    <w:rPr>
                      <w:rFonts w:ascii="Arial" w:hAnsi="Arial" w:cs="Arial"/>
                      <w:color w:val="FF0000"/>
                      <w:sz w:val="20"/>
                      <w:szCs w:val="20"/>
                    </w:rPr>
                  </w:rPrChange>
                </w:rPr>
                <w:t xml:space="preserve">8.735.545 </w:t>
              </w:r>
            </w:ins>
          </w:p>
        </w:tc>
        <w:tc>
          <w:tcPr>
            <w:tcW w:w="1396" w:type="dxa"/>
            <w:vAlign w:val="bottom"/>
            <w:tcPrChange w:id="10492" w:author="Huyen Tran Thu" w:date="2025-04-28T20:43:00Z" w16du:dateUtc="2025-04-28T13:43:00Z">
              <w:tcPr>
                <w:tcW w:w="1396" w:type="dxa"/>
                <w:gridSpan w:val="2"/>
                <w:vAlign w:val="bottom"/>
              </w:tcPr>
            </w:tcPrChange>
          </w:tcPr>
          <w:p w14:paraId="4CAD8BA5" w14:textId="2FAF099E" w:rsidR="008B0BBE" w:rsidRPr="00D100D4" w:rsidRDefault="008B0BBE">
            <w:pPr>
              <w:ind w:firstLine="0"/>
              <w:jc w:val="center"/>
              <w:rPr>
                <w:ins w:id="10493" w:author="Thu Huyen Tran" w:date="2023-12-05T22:09:00Z"/>
                <w:sz w:val="22"/>
                <w:rPrChange w:id="10494" w:author="Huyen Tran Thu" w:date="2025-04-28T20:46:00Z" w16du:dateUtc="2025-04-28T13:46:00Z">
                  <w:rPr>
                    <w:ins w:id="10495" w:author="Thu Huyen Tran" w:date="2023-12-05T22:09:00Z"/>
                  </w:rPr>
                </w:rPrChange>
              </w:rPr>
              <w:pPrChange w:id="10496" w:author="Thu Huyen Tran" w:date="2023-12-05T22:17:00Z">
                <w:pPr/>
              </w:pPrChange>
            </w:pPr>
            <w:ins w:id="10497" w:author="Thu Huyen Tran" w:date="2024-05-17T21:01:00Z" w16du:dateUtc="2024-05-17T14:01:00Z">
              <w:r w:rsidRPr="00D100D4">
                <w:rPr>
                  <w:sz w:val="22"/>
                  <w:rPrChange w:id="10498" w:author="Huyen Tran Thu" w:date="2025-04-28T20:46:00Z" w16du:dateUtc="2025-04-28T13:46:00Z">
                    <w:rPr>
                      <w:rFonts w:ascii="Arial" w:hAnsi="Arial" w:cs="Arial"/>
                      <w:sz w:val="20"/>
                      <w:szCs w:val="20"/>
                    </w:rPr>
                  </w:rPrChange>
                </w:rPr>
                <w:t xml:space="preserve">2.798.090 </w:t>
              </w:r>
            </w:ins>
          </w:p>
        </w:tc>
        <w:tc>
          <w:tcPr>
            <w:tcW w:w="1591" w:type="dxa"/>
            <w:vAlign w:val="bottom"/>
            <w:tcPrChange w:id="10499" w:author="Huyen Tran Thu" w:date="2025-04-28T20:43:00Z" w16du:dateUtc="2025-04-28T13:43:00Z">
              <w:tcPr>
                <w:tcW w:w="1591" w:type="dxa"/>
                <w:gridSpan w:val="2"/>
                <w:vAlign w:val="bottom"/>
              </w:tcPr>
            </w:tcPrChange>
          </w:tcPr>
          <w:p w14:paraId="38D313AE" w14:textId="5A8E357F" w:rsidR="008B0BBE" w:rsidRPr="00D100D4" w:rsidRDefault="008B0BBE">
            <w:pPr>
              <w:ind w:firstLine="0"/>
              <w:jc w:val="center"/>
              <w:rPr>
                <w:ins w:id="10500" w:author="Thu Huyen Tran" w:date="2023-12-05T22:09:00Z"/>
                <w:sz w:val="22"/>
                <w:rPrChange w:id="10501" w:author="Huyen Tran Thu" w:date="2025-04-28T20:46:00Z" w16du:dateUtc="2025-04-28T13:46:00Z">
                  <w:rPr>
                    <w:ins w:id="10502" w:author="Thu Huyen Tran" w:date="2023-12-05T22:09:00Z"/>
                  </w:rPr>
                </w:rPrChange>
              </w:rPr>
              <w:pPrChange w:id="10503" w:author="Thu Huyen Tran" w:date="2023-12-05T22:17:00Z">
                <w:pPr/>
              </w:pPrChange>
            </w:pPr>
            <w:ins w:id="10504" w:author="Thu Huyen Tran" w:date="2024-05-17T21:02:00Z" w16du:dateUtc="2024-05-17T14:02:00Z">
              <w:r w:rsidRPr="00D100D4">
                <w:rPr>
                  <w:sz w:val="22"/>
                  <w:rPrChange w:id="10505" w:author="Huyen Tran Thu" w:date="2025-04-28T20:46:00Z" w16du:dateUtc="2025-04-28T13:46:00Z">
                    <w:rPr>
                      <w:rFonts w:ascii="Arial" w:hAnsi="Arial" w:cs="Arial"/>
                      <w:color w:val="FF0000"/>
                      <w:sz w:val="20"/>
                      <w:szCs w:val="20"/>
                    </w:rPr>
                  </w:rPrChange>
                </w:rPr>
                <w:t xml:space="preserve">1.499.373 </w:t>
              </w:r>
            </w:ins>
          </w:p>
        </w:tc>
        <w:tc>
          <w:tcPr>
            <w:tcW w:w="1204" w:type="dxa"/>
            <w:vAlign w:val="bottom"/>
            <w:tcPrChange w:id="10506" w:author="Huyen Tran Thu" w:date="2025-04-28T20:43:00Z" w16du:dateUtc="2025-04-28T13:43:00Z">
              <w:tcPr>
                <w:tcW w:w="1204" w:type="dxa"/>
                <w:gridSpan w:val="2"/>
                <w:vAlign w:val="bottom"/>
              </w:tcPr>
            </w:tcPrChange>
          </w:tcPr>
          <w:p w14:paraId="7F8DEFBE" w14:textId="6D429D39" w:rsidR="008B0BBE" w:rsidRPr="00D100D4" w:rsidRDefault="008B0BBE">
            <w:pPr>
              <w:ind w:firstLine="28"/>
              <w:jc w:val="center"/>
              <w:rPr>
                <w:ins w:id="10507" w:author="Thu Huyen Tran" w:date="2023-12-05T22:10:00Z"/>
                <w:sz w:val="22"/>
                <w:rPrChange w:id="10508" w:author="Huyen Tran Thu" w:date="2025-04-28T20:46:00Z" w16du:dateUtc="2025-04-28T13:46:00Z">
                  <w:rPr>
                    <w:ins w:id="10509" w:author="Thu Huyen Tran" w:date="2023-12-05T22:10:00Z"/>
                  </w:rPr>
                </w:rPrChange>
              </w:rPr>
              <w:pPrChange w:id="10510" w:author="Thu Huyen Tran" w:date="2023-12-05T22:17:00Z">
                <w:pPr/>
              </w:pPrChange>
            </w:pPr>
            <w:ins w:id="10511" w:author="Thu Huyen Tran" w:date="2024-05-17T21:01:00Z" w16du:dateUtc="2024-05-17T14:01:00Z">
              <w:r w:rsidRPr="00D100D4">
                <w:rPr>
                  <w:sz w:val="22"/>
                  <w:rPrChange w:id="10512" w:author="Huyen Tran Thu" w:date="2025-04-28T20:46:00Z" w16du:dateUtc="2025-04-28T13:46:00Z">
                    <w:rPr>
                      <w:rFonts w:ascii="Arial" w:hAnsi="Arial" w:cs="Arial"/>
                      <w:sz w:val="20"/>
                      <w:szCs w:val="20"/>
                    </w:rPr>
                  </w:rPrChange>
                </w:rPr>
                <w:t xml:space="preserve">659.946 </w:t>
              </w:r>
            </w:ins>
          </w:p>
        </w:tc>
        <w:tc>
          <w:tcPr>
            <w:tcW w:w="1085" w:type="dxa"/>
            <w:vAlign w:val="bottom"/>
            <w:tcPrChange w:id="10513" w:author="Huyen Tran Thu" w:date="2025-04-28T20:43:00Z" w16du:dateUtc="2025-04-28T13:43:00Z">
              <w:tcPr>
                <w:tcW w:w="1085" w:type="dxa"/>
                <w:gridSpan w:val="2"/>
                <w:vAlign w:val="bottom"/>
              </w:tcPr>
            </w:tcPrChange>
          </w:tcPr>
          <w:p w14:paraId="0948D010" w14:textId="1CDC82FE" w:rsidR="008B0BBE" w:rsidRPr="00D100D4" w:rsidRDefault="008B0BBE">
            <w:pPr>
              <w:ind w:firstLine="28"/>
              <w:jc w:val="center"/>
              <w:rPr>
                <w:ins w:id="10514" w:author="Thu Huyen Tran" w:date="2023-12-05T22:10:00Z"/>
                <w:sz w:val="22"/>
                <w:rPrChange w:id="10515" w:author="Huyen Tran Thu" w:date="2025-04-28T20:46:00Z" w16du:dateUtc="2025-04-28T13:46:00Z">
                  <w:rPr>
                    <w:ins w:id="10516" w:author="Thu Huyen Tran" w:date="2023-12-05T22:10:00Z"/>
                  </w:rPr>
                </w:rPrChange>
              </w:rPr>
              <w:pPrChange w:id="10517" w:author="Thu Huyen Tran" w:date="2023-12-05T22:17:00Z">
                <w:pPr/>
              </w:pPrChange>
            </w:pPr>
            <w:ins w:id="10518" w:author="Thu Huyen Tran" w:date="2024-05-17T21:01:00Z" w16du:dateUtc="2024-05-17T14:01:00Z">
              <w:r w:rsidRPr="00D100D4">
                <w:rPr>
                  <w:sz w:val="22"/>
                  <w:rPrChange w:id="10519" w:author="Huyen Tran Thu" w:date="2025-04-28T20:46:00Z" w16du:dateUtc="2025-04-28T13:46:00Z">
                    <w:rPr>
                      <w:rFonts w:ascii="Arial" w:hAnsi="Arial" w:cs="Arial"/>
                      <w:color w:val="FF0000"/>
                      <w:sz w:val="20"/>
                      <w:szCs w:val="20"/>
                    </w:rPr>
                  </w:rPrChange>
                </w:rPr>
                <w:t xml:space="preserve">839.427 </w:t>
              </w:r>
            </w:ins>
          </w:p>
        </w:tc>
      </w:tr>
      <w:tr w:rsidR="008B0BBE" w:rsidRPr="00D100D4" w14:paraId="16C88AF8" w14:textId="4962AB3C" w:rsidTr="00D100D4">
        <w:tblPrEx>
          <w:tblW w:w="9210" w:type="dxa"/>
          <w:tblPrExChange w:id="10520" w:author="Huyen Tran Thu" w:date="2025-04-28T20:43:00Z" w16du:dateUtc="2025-04-28T13:43:00Z">
            <w:tblPrEx>
              <w:tblW w:w="0" w:type="auto"/>
            </w:tblPrEx>
          </w:tblPrExChange>
        </w:tblPrEx>
        <w:trPr>
          <w:ins w:id="10521" w:author="Thu Huyen Tran" w:date="2023-12-05T22:09:00Z"/>
          <w:trPrChange w:id="10522" w:author="Huyen Tran Thu" w:date="2025-04-28T20:43:00Z" w16du:dateUtc="2025-04-28T13:43:00Z">
            <w:trPr>
              <w:gridAfter w:val="0"/>
            </w:trPr>
          </w:trPrChange>
        </w:trPr>
        <w:tc>
          <w:tcPr>
            <w:tcW w:w="1075" w:type="dxa"/>
            <w:tcPrChange w:id="10523" w:author="Huyen Tran Thu" w:date="2025-04-28T20:43:00Z" w16du:dateUtc="2025-04-28T13:43:00Z">
              <w:tcPr>
                <w:tcW w:w="927" w:type="dxa"/>
              </w:tcPr>
            </w:tcPrChange>
          </w:tcPr>
          <w:p w14:paraId="5EF0EA97" w14:textId="02165138" w:rsidR="008B0BBE" w:rsidRPr="00D100D4" w:rsidRDefault="008B0BBE">
            <w:pPr>
              <w:ind w:firstLine="0"/>
              <w:jc w:val="center"/>
              <w:rPr>
                <w:ins w:id="10524" w:author="Thu Huyen Tran" w:date="2023-12-05T22:09:00Z"/>
                <w:sz w:val="22"/>
                <w:rPrChange w:id="10525" w:author="Huyen Tran Thu" w:date="2025-04-28T20:46:00Z" w16du:dateUtc="2025-04-28T13:46:00Z">
                  <w:rPr>
                    <w:ins w:id="10526" w:author="Thu Huyen Tran" w:date="2023-12-05T22:09:00Z"/>
                  </w:rPr>
                </w:rPrChange>
              </w:rPr>
              <w:pPrChange w:id="10527" w:author="Thu Huyen Tran" w:date="2023-12-05T22:13:00Z">
                <w:pPr/>
              </w:pPrChange>
            </w:pPr>
            <w:ins w:id="10528" w:author="Thu Huyen Tran" w:date="2023-12-05T22:11:00Z">
              <w:r w:rsidRPr="00D100D4">
                <w:rPr>
                  <w:sz w:val="22"/>
                  <w:rPrChange w:id="10529" w:author="Huyen Tran Thu" w:date="2025-04-28T20:46:00Z" w16du:dateUtc="2025-04-28T13:46:00Z">
                    <w:rPr>
                      <w:sz w:val="24"/>
                      <w:szCs w:val="24"/>
                    </w:rPr>
                  </w:rPrChange>
                </w:rPr>
                <w:t>2015</w:t>
              </w:r>
            </w:ins>
          </w:p>
        </w:tc>
        <w:tc>
          <w:tcPr>
            <w:tcW w:w="1444" w:type="dxa"/>
            <w:vAlign w:val="bottom"/>
            <w:tcPrChange w:id="10530" w:author="Huyen Tran Thu" w:date="2025-04-28T20:43:00Z" w16du:dateUtc="2025-04-28T13:43:00Z">
              <w:tcPr>
                <w:tcW w:w="1444" w:type="dxa"/>
                <w:gridSpan w:val="2"/>
                <w:vAlign w:val="bottom"/>
              </w:tcPr>
            </w:tcPrChange>
          </w:tcPr>
          <w:p w14:paraId="5B649BF0" w14:textId="23A80D5C" w:rsidR="008B0BBE" w:rsidRPr="00D100D4" w:rsidRDefault="008B0BBE">
            <w:pPr>
              <w:ind w:firstLine="0"/>
              <w:jc w:val="center"/>
              <w:rPr>
                <w:ins w:id="10531" w:author="Thu Huyen Tran" w:date="2023-12-05T22:09:00Z"/>
                <w:sz w:val="22"/>
                <w:rPrChange w:id="10532" w:author="Huyen Tran Thu" w:date="2025-04-28T20:46:00Z" w16du:dateUtc="2025-04-28T13:46:00Z">
                  <w:rPr>
                    <w:ins w:id="10533" w:author="Thu Huyen Tran" w:date="2023-12-05T22:09:00Z"/>
                  </w:rPr>
                </w:rPrChange>
              </w:rPr>
              <w:pPrChange w:id="10534" w:author="Thu Huyen Tran" w:date="2023-12-05T22:17:00Z">
                <w:pPr/>
              </w:pPrChange>
            </w:pPr>
            <w:ins w:id="10535" w:author="Thu Huyen Tran" w:date="2024-05-17T21:00:00Z" w16du:dateUtc="2024-05-17T14:00:00Z">
              <w:r w:rsidRPr="00D100D4">
                <w:rPr>
                  <w:sz w:val="22"/>
                  <w:rPrChange w:id="10536" w:author="Huyen Tran Thu" w:date="2025-04-28T20:46:00Z" w16du:dateUtc="2025-04-28T13:46:00Z">
                    <w:rPr>
                      <w:rFonts w:ascii="Arial" w:hAnsi="Arial" w:cs="Arial"/>
                      <w:sz w:val="20"/>
                      <w:szCs w:val="20"/>
                    </w:rPr>
                  </w:rPrChange>
                </w:rPr>
                <w:t xml:space="preserve">11.831.475 </w:t>
              </w:r>
            </w:ins>
          </w:p>
        </w:tc>
        <w:tc>
          <w:tcPr>
            <w:tcW w:w="1415" w:type="dxa"/>
            <w:vAlign w:val="bottom"/>
            <w:tcPrChange w:id="10537" w:author="Huyen Tran Thu" w:date="2025-04-28T20:43:00Z" w16du:dateUtc="2025-04-28T13:43:00Z">
              <w:tcPr>
                <w:tcW w:w="1415" w:type="dxa"/>
                <w:gridSpan w:val="2"/>
                <w:vAlign w:val="bottom"/>
              </w:tcPr>
            </w:tcPrChange>
          </w:tcPr>
          <w:p w14:paraId="3DBF3468" w14:textId="4454BA0B" w:rsidR="008B0BBE" w:rsidRPr="00D100D4" w:rsidRDefault="008B0BBE">
            <w:pPr>
              <w:ind w:firstLine="0"/>
              <w:jc w:val="center"/>
              <w:rPr>
                <w:ins w:id="10538" w:author="Thu Huyen Tran" w:date="2023-12-05T22:09:00Z"/>
                <w:sz w:val="22"/>
                <w:rPrChange w:id="10539" w:author="Huyen Tran Thu" w:date="2025-04-28T20:46:00Z" w16du:dateUtc="2025-04-28T13:46:00Z">
                  <w:rPr>
                    <w:ins w:id="10540" w:author="Thu Huyen Tran" w:date="2023-12-05T22:09:00Z"/>
                  </w:rPr>
                </w:rPrChange>
              </w:rPr>
              <w:pPrChange w:id="10541" w:author="Thu Huyen Tran" w:date="2023-12-05T22:17:00Z">
                <w:pPr/>
              </w:pPrChange>
            </w:pPr>
            <w:ins w:id="10542" w:author="Thu Huyen Tran" w:date="2024-05-17T21:01:00Z" w16du:dateUtc="2024-05-17T14:01:00Z">
              <w:r w:rsidRPr="00D100D4">
                <w:rPr>
                  <w:sz w:val="22"/>
                  <w:rPrChange w:id="10543" w:author="Huyen Tran Thu" w:date="2025-04-28T20:46:00Z" w16du:dateUtc="2025-04-28T13:46:00Z">
                    <w:rPr>
                      <w:rFonts w:ascii="Arial" w:hAnsi="Arial" w:cs="Arial"/>
                      <w:sz w:val="20"/>
                      <w:szCs w:val="20"/>
                    </w:rPr>
                  </w:rPrChange>
                </w:rPr>
                <w:t xml:space="preserve">8.876.435 </w:t>
              </w:r>
            </w:ins>
          </w:p>
        </w:tc>
        <w:tc>
          <w:tcPr>
            <w:tcW w:w="1396" w:type="dxa"/>
            <w:vAlign w:val="bottom"/>
            <w:tcPrChange w:id="10544" w:author="Huyen Tran Thu" w:date="2025-04-28T20:43:00Z" w16du:dateUtc="2025-04-28T13:43:00Z">
              <w:tcPr>
                <w:tcW w:w="1396" w:type="dxa"/>
                <w:gridSpan w:val="2"/>
                <w:vAlign w:val="bottom"/>
              </w:tcPr>
            </w:tcPrChange>
          </w:tcPr>
          <w:p w14:paraId="6B4A5B09" w14:textId="43BD3A3D" w:rsidR="008B0BBE" w:rsidRPr="00D100D4" w:rsidRDefault="008B0BBE">
            <w:pPr>
              <w:ind w:firstLine="0"/>
              <w:jc w:val="center"/>
              <w:rPr>
                <w:ins w:id="10545" w:author="Thu Huyen Tran" w:date="2023-12-05T22:09:00Z"/>
                <w:sz w:val="22"/>
                <w:rPrChange w:id="10546" w:author="Huyen Tran Thu" w:date="2025-04-28T20:46:00Z" w16du:dateUtc="2025-04-28T13:46:00Z">
                  <w:rPr>
                    <w:ins w:id="10547" w:author="Thu Huyen Tran" w:date="2023-12-05T22:09:00Z"/>
                  </w:rPr>
                </w:rPrChange>
              </w:rPr>
              <w:pPrChange w:id="10548" w:author="Thu Huyen Tran" w:date="2023-12-05T22:17:00Z">
                <w:pPr/>
              </w:pPrChange>
            </w:pPr>
            <w:ins w:id="10549" w:author="Thu Huyen Tran" w:date="2024-05-17T21:01:00Z" w16du:dateUtc="2024-05-17T14:01:00Z">
              <w:r w:rsidRPr="00D100D4">
                <w:rPr>
                  <w:sz w:val="22"/>
                  <w:rPrChange w:id="10550" w:author="Huyen Tran Thu" w:date="2025-04-28T20:46:00Z" w16du:dateUtc="2025-04-28T13:46:00Z">
                    <w:rPr>
                      <w:rFonts w:ascii="Arial" w:hAnsi="Arial" w:cs="Arial"/>
                      <w:sz w:val="20"/>
                      <w:szCs w:val="20"/>
                    </w:rPr>
                  </w:rPrChange>
                </w:rPr>
                <w:t xml:space="preserve">2.955.040 </w:t>
              </w:r>
            </w:ins>
          </w:p>
        </w:tc>
        <w:tc>
          <w:tcPr>
            <w:tcW w:w="1591" w:type="dxa"/>
            <w:vAlign w:val="bottom"/>
            <w:tcPrChange w:id="10551" w:author="Huyen Tran Thu" w:date="2025-04-28T20:43:00Z" w16du:dateUtc="2025-04-28T13:43:00Z">
              <w:tcPr>
                <w:tcW w:w="1591" w:type="dxa"/>
                <w:gridSpan w:val="2"/>
                <w:vAlign w:val="bottom"/>
              </w:tcPr>
            </w:tcPrChange>
          </w:tcPr>
          <w:p w14:paraId="1E935FA2" w14:textId="5576A5A7" w:rsidR="008B0BBE" w:rsidRPr="00D100D4" w:rsidRDefault="008B0BBE">
            <w:pPr>
              <w:ind w:firstLine="0"/>
              <w:jc w:val="center"/>
              <w:rPr>
                <w:ins w:id="10552" w:author="Thu Huyen Tran" w:date="2023-12-05T22:09:00Z"/>
                <w:sz w:val="22"/>
                <w:rPrChange w:id="10553" w:author="Huyen Tran Thu" w:date="2025-04-28T20:46:00Z" w16du:dateUtc="2025-04-28T13:46:00Z">
                  <w:rPr>
                    <w:ins w:id="10554" w:author="Thu Huyen Tran" w:date="2023-12-05T22:09:00Z"/>
                  </w:rPr>
                </w:rPrChange>
              </w:rPr>
              <w:pPrChange w:id="10555" w:author="Thu Huyen Tran" w:date="2023-12-05T22:17:00Z">
                <w:pPr/>
              </w:pPrChange>
            </w:pPr>
            <w:ins w:id="10556" w:author="Thu Huyen Tran" w:date="2024-05-17T21:02:00Z" w16du:dateUtc="2024-05-17T14:02:00Z">
              <w:r w:rsidRPr="00D100D4">
                <w:rPr>
                  <w:sz w:val="22"/>
                  <w:rPrChange w:id="10557" w:author="Huyen Tran Thu" w:date="2025-04-28T20:46:00Z" w16du:dateUtc="2025-04-28T13:46:00Z">
                    <w:rPr>
                      <w:rFonts w:ascii="Arial" w:hAnsi="Arial" w:cs="Arial"/>
                      <w:sz w:val="20"/>
                      <w:szCs w:val="20"/>
                    </w:rPr>
                  </w:rPrChange>
                </w:rPr>
                <w:t xml:space="preserve">1.538.092 </w:t>
              </w:r>
            </w:ins>
          </w:p>
        </w:tc>
        <w:tc>
          <w:tcPr>
            <w:tcW w:w="1204" w:type="dxa"/>
            <w:vAlign w:val="bottom"/>
            <w:tcPrChange w:id="10558" w:author="Huyen Tran Thu" w:date="2025-04-28T20:43:00Z" w16du:dateUtc="2025-04-28T13:43:00Z">
              <w:tcPr>
                <w:tcW w:w="1204" w:type="dxa"/>
                <w:gridSpan w:val="2"/>
                <w:vAlign w:val="bottom"/>
              </w:tcPr>
            </w:tcPrChange>
          </w:tcPr>
          <w:p w14:paraId="6202FE9C" w14:textId="3E8165B8" w:rsidR="008B0BBE" w:rsidRPr="00D100D4" w:rsidRDefault="008B0BBE">
            <w:pPr>
              <w:ind w:firstLine="28"/>
              <w:jc w:val="center"/>
              <w:rPr>
                <w:ins w:id="10559" w:author="Thu Huyen Tran" w:date="2023-12-05T22:10:00Z"/>
                <w:sz w:val="22"/>
                <w:rPrChange w:id="10560" w:author="Huyen Tran Thu" w:date="2025-04-28T20:46:00Z" w16du:dateUtc="2025-04-28T13:46:00Z">
                  <w:rPr>
                    <w:ins w:id="10561" w:author="Thu Huyen Tran" w:date="2023-12-05T22:10:00Z"/>
                  </w:rPr>
                </w:rPrChange>
              </w:rPr>
              <w:pPrChange w:id="10562" w:author="Thu Huyen Tran" w:date="2023-12-05T22:17:00Z">
                <w:pPr/>
              </w:pPrChange>
            </w:pPr>
            <w:ins w:id="10563" w:author="Thu Huyen Tran" w:date="2024-05-17T21:01:00Z" w16du:dateUtc="2024-05-17T14:01:00Z">
              <w:r w:rsidRPr="00D100D4">
                <w:rPr>
                  <w:sz w:val="22"/>
                  <w:rPrChange w:id="10564" w:author="Huyen Tran Thu" w:date="2025-04-28T20:46:00Z" w16du:dateUtc="2025-04-28T13:46:00Z">
                    <w:rPr>
                      <w:rFonts w:ascii="Arial" w:hAnsi="Arial" w:cs="Arial"/>
                      <w:sz w:val="20"/>
                      <w:szCs w:val="20"/>
                    </w:rPr>
                  </w:rPrChange>
                </w:rPr>
                <w:t xml:space="preserve">651.580 </w:t>
              </w:r>
            </w:ins>
          </w:p>
        </w:tc>
        <w:tc>
          <w:tcPr>
            <w:tcW w:w="1085" w:type="dxa"/>
            <w:vAlign w:val="bottom"/>
            <w:tcPrChange w:id="10565" w:author="Huyen Tran Thu" w:date="2025-04-28T20:43:00Z" w16du:dateUtc="2025-04-28T13:43:00Z">
              <w:tcPr>
                <w:tcW w:w="1085" w:type="dxa"/>
                <w:gridSpan w:val="2"/>
                <w:vAlign w:val="bottom"/>
              </w:tcPr>
            </w:tcPrChange>
          </w:tcPr>
          <w:p w14:paraId="69500A31" w14:textId="7B68C0BC" w:rsidR="008B0BBE" w:rsidRPr="00D100D4" w:rsidRDefault="008B0BBE">
            <w:pPr>
              <w:ind w:firstLine="28"/>
              <w:jc w:val="center"/>
              <w:rPr>
                <w:ins w:id="10566" w:author="Thu Huyen Tran" w:date="2023-12-05T22:10:00Z"/>
                <w:sz w:val="22"/>
                <w:rPrChange w:id="10567" w:author="Huyen Tran Thu" w:date="2025-04-28T20:46:00Z" w16du:dateUtc="2025-04-28T13:46:00Z">
                  <w:rPr>
                    <w:ins w:id="10568" w:author="Thu Huyen Tran" w:date="2023-12-05T22:10:00Z"/>
                  </w:rPr>
                </w:rPrChange>
              </w:rPr>
              <w:pPrChange w:id="10569" w:author="Thu Huyen Tran" w:date="2023-12-05T22:17:00Z">
                <w:pPr/>
              </w:pPrChange>
            </w:pPr>
            <w:ins w:id="10570" w:author="Thu Huyen Tran" w:date="2024-05-17T21:01:00Z" w16du:dateUtc="2024-05-17T14:01:00Z">
              <w:r w:rsidRPr="00D100D4">
                <w:rPr>
                  <w:sz w:val="22"/>
                  <w:rPrChange w:id="10571" w:author="Huyen Tran Thu" w:date="2025-04-28T20:46:00Z" w16du:dateUtc="2025-04-28T13:46:00Z">
                    <w:rPr>
                      <w:rFonts w:ascii="Arial" w:hAnsi="Arial" w:cs="Arial"/>
                      <w:sz w:val="20"/>
                      <w:szCs w:val="20"/>
                    </w:rPr>
                  </w:rPrChange>
                </w:rPr>
                <w:t xml:space="preserve">886.512 </w:t>
              </w:r>
            </w:ins>
          </w:p>
        </w:tc>
      </w:tr>
      <w:tr w:rsidR="008B0BBE" w:rsidRPr="00D100D4" w14:paraId="5D95CDBB" w14:textId="3EA3DB22" w:rsidTr="00D100D4">
        <w:tblPrEx>
          <w:tblW w:w="9210" w:type="dxa"/>
          <w:tblPrExChange w:id="10572" w:author="Huyen Tran Thu" w:date="2025-04-28T20:43:00Z" w16du:dateUtc="2025-04-28T13:43:00Z">
            <w:tblPrEx>
              <w:tblW w:w="0" w:type="auto"/>
            </w:tblPrEx>
          </w:tblPrExChange>
        </w:tblPrEx>
        <w:trPr>
          <w:ins w:id="10573" w:author="Thu Huyen Tran" w:date="2023-12-05T22:09:00Z"/>
          <w:trPrChange w:id="10574" w:author="Huyen Tran Thu" w:date="2025-04-28T20:43:00Z" w16du:dateUtc="2025-04-28T13:43:00Z">
            <w:trPr>
              <w:gridAfter w:val="0"/>
            </w:trPr>
          </w:trPrChange>
        </w:trPr>
        <w:tc>
          <w:tcPr>
            <w:tcW w:w="1075" w:type="dxa"/>
            <w:tcPrChange w:id="10575" w:author="Huyen Tran Thu" w:date="2025-04-28T20:43:00Z" w16du:dateUtc="2025-04-28T13:43:00Z">
              <w:tcPr>
                <w:tcW w:w="927" w:type="dxa"/>
              </w:tcPr>
            </w:tcPrChange>
          </w:tcPr>
          <w:p w14:paraId="48630257" w14:textId="2D369096" w:rsidR="008B0BBE" w:rsidRPr="00D100D4" w:rsidRDefault="008B0BBE">
            <w:pPr>
              <w:ind w:firstLine="0"/>
              <w:jc w:val="center"/>
              <w:rPr>
                <w:ins w:id="10576" w:author="Thu Huyen Tran" w:date="2023-12-05T22:09:00Z"/>
                <w:sz w:val="22"/>
                <w:rPrChange w:id="10577" w:author="Huyen Tran Thu" w:date="2025-04-28T20:46:00Z" w16du:dateUtc="2025-04-28T13:46:00Z">
                  <w:rPr>
                    <w:ins w:id="10578" w:author="Thu Huyen Tran" w:date="2023-12-05T22:09:00Z"/>
                  </w:rPr>
                </w:rPrChange>
              </w:rPr>
              <w:pPrChange w:id="10579" w:author="Thu Huyen Tran" w:date="2023-12-05T22:13:00Z">
                <w:pPr/>
              </w:pPrChange>
            </w:pPr>
            <w:ins w:id="10580" w:author="Thu Huyen Tran" w:date="2023-12-05T22:11:00Z">
              <w:r w:rsidRPr="00D100D4">
                <w:rPr>
                  <w:sz w:val="22"/>
                  <w:rPrChange w:id="10581" w:author="Huyen Tran Thu" w:date="2025-04-28T20:46:00Z" w16du:dateUtc="2025-04-28T13:46:00Z">
                    <w:rPr>
                      <w:sz w:val="24"/>
                      <w:szCs w:val="24"/>
                    </w:rPr>
                  </w:rPrChange>
                </w:rPr>
                <w:t>2016</w:t>
              </w:r>
            </w:ins>
          </w:p>
        </w:tc>
        <w:tc>
          <w:tcPr>
            <w:tcW w:w="1444" w:type="dxa"/>
            <w:vAlign w:val="bottom"/>
            <w:tcPrChange w:id="10582" w:author="Huyen Tran Thu" w:date="2025-04-28T20:43:00Z" w16du:dateUtc="2025-04-28T13:43:00Z">
              <w:tcPr>
                <w:tcW w:w="1444" w:type="dxa"/>
                <w:gridSpan w:val="2"/>
                <w:vAlign w:val="bottom"/>
              </w:tcPr>
            </w:tcPrChange>
          </w:tcPr>
          <w:p w14:paraId="195D9EFC" w14:textId="28650BD6" w:rsidR="008B0BBE" w:rsidRPr="00D100D4" w:rsidRDefault="008B0BBE">
            <w:pPr>
              <w:ind w:firstLine="0"/>
              <w:jc w:val="center"/>
              <w:rPr>
                <w:ins w:id="10583" w:author="Thu Huyen Tran" w:date="2023-12-05T22:09:00Z"/>
                <w:sz w:val="22"/>
                <w:rPrChange w:id="10584" w:author="Huyen Tran Thu" w:date="2025-04-28T20:46:00Z" w16du:dateUtc="2025-04-28T13:46:00Z">
                  <w:rPr>
                    <w:ins w:id="10585" w:author="Thu Huyen Tran" w:date="2023-12-05T22:09:00Z"/>
                  </w:rPr>
                </w:rPrChange>
              </w:rPr>
              <w:pPrChange w:id="10586" w:author="Thu Huyen Tran" w:date="2023-12-05T22:17:00Z">
                <w:pPr/>
              </w:pPrChange>
            </w:pPr>
            <w:ins w:id="10587" w:author="Thu Huyen Tran" w:date="2024-05-17T21:00:00Z" w16du:dateUtc="2024-05-17T14:00:00Z">
              <w:r w:rsidRPr="00D100D4">
                <w:rPr>
                  <w:sz w:val="22"/>
                  <w:rPrChange w:id="10588" w:author="Huyen Tran Thu" w:date="2025-04-28T20:46:00Z" w16du:dateUtc="2025-04-28T13:46:00Z">
                    <w:rPr>
                      <w:rFonts w:ascii="Arial" w:hAnsi="Arial" w:cs="Arial"/>
                      <w:sz w:val="20"/>
                      <w:szCs w:val="20"/>
                    </w:rPr>
                  </w:rPrChange>
                </w:rPr>
                <w:t xml:space="preserve">12.105.955 </w:t>
              </w:r>
            </w:ins>
          </w:p>
        </w:tc>
        <w:tc>
          <w:tcPr>
            <w:tcW w:w="1415" w:type="dxa"/>
            <w:vAlign w:val="bottom"/>
            <w:tcPrChange w:id="10589" w:author="Huyen Tran Thu" w:date="2025-04-28T20:43:00Z" w16du:dateUtc="2025-04-28T13:43:00Z">
              <w:tcPr>
                <w:tcW w:w="1415" w:type="dxa"/>
                <w:gridSpan w:val="2"/>
                <w:vAlign w:val="bottom"/>
              </w:tcPr>
            </w:tcPrChange>
          </w:tcPr>
          <w:p w14:paraId="37A8DD66" w14:textId="0F5139DC" w:rsidR="008B0BBE" w:rsidRPr="00D100D4" w:rsidRDefault="008B0BBE">
            <w:pPr>
              <w:ind w:firstLine="0"/>
              <w:jc w:val="center"/>
              <w:rPr>
                <w:ins w:id="10590" w:author="Thu Huyen Tran" w:date="2023-12-05T22:09:00Z"/>
                <w:sz w:val="22"/>
                <w:rPrChange w:id="10591" w:author="Huyen Tran Thu" w:date="2025-04-28T20:46:00Z" w16du:dateUtc="2025-04-28T13:46:00Z">
                  <w:rPr>
                    <w:ins w:id="10592" w:author="Thu Huyen Tran" w:date="2023-12-05T22:09:00Z"/>
                  </w:rPr>
                </w:rPrChange>
              </w:rPr>
              <w:pPrChange w:id="10593" w:author="Thu Huyen Tran" w:date="2023-12-05T22:17:00Z">
                <w:pPr/>
              </w:pPrChange>
            </w:pPr>
            <w:ins w:id="10594" w:author="Thu Huyen Tran" w:date="2024-05-17T21:01:00Z" w16du:dateUtc="2024-05-17T14:01:00Z">
              <w:r w:rsidRPr="00D100D4">
                <w:rPr>
                  <w:sz w:val="22"/>
                  <w:rPrChange w:id="10595" w:author="Huyen Tran Thu" w:date="2025-04-28T20:46:00Z" w16du:dateUtc="2025-04-28T13:46:00Z">
                    <w:rPr>
                      <w:rFonts w:ascii="Arial" w:hAnsi="Arial" w:cs="Arial"/>
                      <w:sz w:val="20"/>
                      <w:szCs w:val="20"/>
                    </w:rPr>
                  </w:rPrChange>
                </w:rPr>
                <w:t xml:space="preserve">9.879.455 </w:t>
              </w:r>
            </w:ins>
          </w:p>
        </w:tc>
        <w:tc>
          <w:tcPr>
            <w:tcW w:w="1396" w:type="dxa"/>
            <w:vAlign w:val="bottom"/>
            <w:tcPrChange w:id="10596" w:author="Huyen Tran Thu" w:date="2025-04-28T20:43:00Z" w16du:dateUtc="2025-04-28T13:43:00Z">
              <w:tcPr>
                <w:tcW w:w="1396" w:type="dxa"/>
                <w:gridSpan w:val="2"/>
                <w:vAlign w:val="bottom"/>
              </w:tcPr>
            </w:tcPrChange>
          </w:tcPr>
          <w:p w14:paraId="64426034" w14:textId="5EF7839C" w:rsidR="008B0BBE" w:rsidRPr="00D100D4" w:rsidRDefault="008B0BBE">
            <w:pPr>
              <w:ind w:firstLine="0"/>
              <w:jc w:val="center"/>
              <w:rPr>
                <w:ins w:id="10597" w:author="Thu Huyen Tran" w:date="2023-12-05T22:09:00Z"/>
                <w:sz w:val="22"/>
                <w:rPrChange w:id="10598" w:author="Huyen Tran Thu" w:date="2025-04-28T20:46:00Z" w16du:dateUtc="2025-04-28T13:46:00Z">
                  <w:rPr>
                    <w:ins w:id="10599" w:author="Thu Huyen Tran" w:date="2023-12-05T22:09:00Z"/>
                  </w:rPr>
                </w:rPrChange>
              </w:rPr>
              <w:pPrChange w:id="10600" w:author="Thu Huyen Tran" w:date="2023-12-05T22:17:00Z">
                <w:pPr/>
              </w:pPrChange>
            </w:pPr>
            <w:ins w:id="10601" w:author="Thu Huyen Tran" w:date="2024-05-17T21:01:00Z" w16du:dateUtc="2024-05-17T14:01:00Z">
              <w:r w:rsidRPr="00D100D4">
                <w:rPr>
                  <w:sz w:val="22"/>
                  <w:rPrChange w:id="10602" w:author="Huyen Tran Thu" w:date="2025-04-28T20:46:00Z" w16du:dateUtc="2025-04-28T13:46:00Z">
                    <w:rPr>
                      <w:rFonts w:ascii="Arial" w:hAnsi="Arial" w:cs="Arial"/>
                      <w:sz w:val="20"/>
                      <w:szCs w:val="20"/>
                    </w:rPr>
                  </w:rPrChange>
                </w:rPr>
                <w:t xml:space="preserve">2.226.500 </w:t>
              </w:r>
            </w:ins>
          </w:p>
        </w:tc>
        <w:tc>
          <w:tcPr>
            <w:tcW w:w="1591" w:type="dxa"/>
            <w:vAlign w:val="bottom"/>
            <w:tcPrChange w:id="10603" w:author="Huyen Tran Thu" w:date="2025-04-28T20:43:00Z" w16du:dateUtc="2025-04-28T13:43:00Z">
              <w:tcPr>
                <w:tcW w:w="1591" w:type="dxa"/>
                <w:gridSpan w:val="2"/>
                <w:vAlign w:val="bottom"/>
              </w:tcPr>
            </w:tcPrChange>
          </w:tcPr>
          <w:p w14:paraId="61719609" w14:textId="644C17B3" w:rsidR="008B0BBE" w:rsidRPr="00D100D4" w:rsidRDefault="008B0BBE">
            <w:pPr>
              <w:ind w:firstLine="0"/>
              <w:jc w:val="center"/>
              <w:rPr>
                <w:ins w:id="10604" w:author="Thu Huyen Tran" w:date="2023-12-05T22:09:00Z"/>
                <w:sz w:val="22"/>
                <w:rPrChange w:id="10605" w:author="Huyen Tran Thu" w:date="2025-04-28T20:46:00Z" w16du:dateUtc="2025-04-28T13:46:00Z">
                  <w:rPr>
                    <w:ins w:id="10606" w:author="Thu Huyen Tran" w:date="2023-12-05T22:09:00Z"/>
                  </w:rPr>
                </w:rPrChange>
              </w:rPr>
              <w:pPrChange w:id="10607" w:author="Thu Huyen Tran" w:date="2023-12-05T22:17:00Z">
                <w:pPr/>
              </w:pPrChange>
            </w:pPr>
            <w:ins w:id="10608" w:author="Thu Huyen Tran" w:date="2024-05-17T21:02:00Z" w16du:dateUtc="2024-05-17T14:02:00Z">
              <w:r w:rsidRPr="00D100D4">
                <w:rPr>
                  <w:sz w:val="22"/>
                  <w:rPrChange w:id="10609" w:author="Huyen Tran Thu" w:date="2025-04-28T20:46:00Z" w16du:dateUtc="2025-04-28T13:46:00Z">
                    <w:rPr>
                      <w:rFonts w:ascii="Arial" w:hAnsi="Arial" w:cs="Arial"/>
                      <w:sz w:val="20"/>
                      <w:szCs w:val="20"/>
                    </w:rPr>
                  </w:rPrChange>
                </w:rPr>
                <w:t xml:space="preserve">1.573.774 </w:t>
              </w:r>
            </w:ins>
          </w:p>
        </w:tc>
        <w:tc>
          <w:tcPr>
            <w:tcW w:w="1204" w:type="dxa"/>
            <w:vAlign w:val="bottom"/>
            <w:tcPrChange w:id="10610" w:author="Huyen Tran Thu" w:date="2025-04-28T20:43:00Z" w16du:dateUtc="2025-04-28T13:43:00Z">
              <w:tcPr>
                <w:tcW w:w="1204" w:type="dxa"/>
                <w:gridSpan w:val="2"/>
                <w:vAlign w:val="bottom"/>
              </w:tcPr>
            </w:tcPrChange>
          </w:tcPr>
          <w:p w14:paraId="08D56FF1" w14:textId="6F9FED64" w:rsidR="008B0BBE" w:rsidRPr="00D100D4" w:rsidRDefault="008B0BBE">
            <w:pPr>
              <w:ind w:firstLine="28"/>
              <w:jc w:val="center"/>
              <w:rPr>
                <w:ins w:id="10611" w:author="Thu Huyen Tran" w:date="2023-12-05T22:10:00Z"/>
                <w:sz w:val="22"/>
                <w:rPrChange w:id="10612" w:author="Huyen Tran Thu" w:date="2025-04-28T20:46:00Z" w16du:dateUtc="2025-04-28T13:46:00Z">
                  <w:rPr>
                    <w:ins w:id="10613" w:author="Thu Huyen Tran" w:date="2023-12-05T22:10:00Z"/>
                  </w:rPr>
                </w:rPrChange>
              </w:rPr>
              <w:pPrChange w:id="10614" w:author="Thu Huyen Tran" w:date="2023-12-05T22:17:00Z">
                <w:pPr/>
              </w:pPrChange>
            </w:pPr>
            <w:ins w:id="10615" w:author="Thu Huyen Tran" w:date="2024-05-17T21:01:00Z" w16du:dateUtc="2024-05-17T14:01:00Z">
              <w:r w:rsidRPr="00D100D4">
                <w:rPr>
                  <w:sz w:val="22"/>
                  <w:rPrChange w:id="10616" w:author="Huyen Tran Thu" w:date="2025-04-28T20:46:00Z" w16du:dateUtc="2025-04-28T13:46:00Z">
                    <w:rPr>
                      <w:rFonts w:ascii="Arial" w:hAnsi="Arial" w:cs="Arial"/>
                      <w:sz w:val="20"/>
                      <w:szCs w:val="20"/>
                    </w:rPr>
                  </w:rPrChange>
                </w:rPr>
                <w:t xml:space="preserve">905.824 </w:t>
              </w:r>
            </w:ins>
          </w:p>
        </w:tc>
        <w:tc>
          <w:tcPr>
            <w:tcW w:w="1085" w:type="dxa"/>
            <w:vAlign w:val="bottom"/>
            <w:tcPrChange w:id="10617" w:author="Huyen Tran Thu" w:date="2025-04-28T20:43:00Z" w16du:dateUtc="2025-04-28T13:43:00Z">
              <w:tcPr>
                <w:tcW w:w="1085" w:type="dxa"/>
                <w:gridSpan w:val="2"/>
                <w:vAlign w:val="bottom"/>
              </w:tcPr>
            </w:tcPrChange>
          </w:tcPr>
          <w:p w14:paraId="2F1A7F52" w14:textId="0EB5F22E" w:rsidR="008B0BBE" w:rsidRPr="00D100D4" w:rsidRDefault="008B0BBE">
            <w:pPr>
              <w:ind w:firstLine="28"/>
              <w:jc w:val="center"/>
              <w:rPr>
                <w:ins w:id="10618" w:author="Thu Huyen Tran" w:date="2023-12-05T22:10:00Z"/>
                <w:sz w:val="22"/>
                <w:rPrChange w:id="10619" w:author="Huyen Tran Thu" w:date="2025-04-28T20:46:00Z" w16du:dateUtc="2025-04-28T13:46:00Z">
                  <w:rPr>
                    <w:ins w:id="10620" w:author="Thu Huyen Tran" w:date="2023-12-05T22:10:00Z"/>
                  </w:rPr>
                </w:rPrChange>
              </w:rPr>
              <w:pPrChange w:id="10621" w:author="Thu Huyen Tran" w:date="2023-12-05T22:17:00Z">
                <w:pPr/>
              </w:pPrChange>
            </w:pPr>
            <w:ins w:id="10622" w:author="Thu Huyen Tran" w:date="2024-05-17T21:01:00Z" w16du:dateUtc="2024-05-17T14:01:00Z">
              <w:r w:rsidRPr="00D100D4">
                <w:rPr>
                  <w:sz w:val="22"/>
                  <w:rPrChange w:id="10623" w:author="Huyen Tran Thu" w:date="2025-04-28T20:46:00Z" w16du:dateUtc="2025-04-28T13:46:00Z">
                    <w:rPr>
                      <w:rFonts w:ascii="Arial" w:hAnsi="Arial" w:cs="Arial"/>
                      <w:sz w:val="20"/>
                      <w:szCs w:val="20"/>
                    </w:rPr>
                  </w:rPrChange>
                </w:rPr>
                <w:t xml:space="preserve">667.950 </w:t>
              </w:r>
            </w:ins>
          </w:p>
        </w:tc>
      </w:tr>
      <w:tr w:rsidR="008B0BBE" w:rsidRPr="00D100D4" w14:paraId="0F3B7DCD" w14:textId="269329B5" w:rsidTr="00D100D4">
        <w:tblPrEx>
          <w:tblW w:w="9210" w:type="dxa"/>
          <w:tblPrExChange w:id="10624" w:author="Huyen Tran Thu" w:date="2025-04-28T20:43:00Z" w16du:dateUtc="2025-04-28T13:43:00Z">
            <w:tblPrEx>
              <w:tblW w:w="0" w:type="auto"/>
            </w:tblPrEx>
          </w:tblPrExChange>
        </w:tblPrEx>
        <w:trPr>
          <w:ins w:id="10625" w:author="Thu Huyen Tran" w:date="2023-12-05T22:09:00Z"/>
          <w:trPrChange w:id="10626" w:author="Huyen Tran Thu" w:date="2025-04-28T20:43:00Z" w16du:dateUtc="2025-04-28T13:43:00Z">
            <w:trPr>
              <w:gridAfter w:val="0"/>
            </w:trPr>
          </w:trPrChange>
        </w:trPr>
        <w:tc>
          <w:tcPr>
            <w:tcW w:w="1075" w:type="dxa"/>
            <w:tcPrChange w:id="10627" w:author="Huyen Tran Thu" w:date="2025-04-28T20:43:00Z" w16du:dateUtc="2025-04-28T13:43:00Z">
              <w:tcPr>
                <w:tcW w:w="927" w:type="dxa"/>
              </w:tcPr>
            </w:tcPrChange>
          </w:tcPr>
          <w:p w14:paraId="471EE8F8" w14:textId="215589A9" w:rsidR="008B0BBE" w:rsidRPr="00D100D4" w:rsidRDefault="008B0BBE">
            <w:pPr>
              <w:ind w:firstLine="0"/>
              <w:jc w:val="center"/>
              <w:rPr>
                <w:ins w:id="10628" w:author="Thu Huyen Tran" w:date="2023-12-05T22:09:00Z"/>
                <w:sz w:val="22"/>
                <w:rPrChange w:id="10629" w:author="Huyen Tran Thu" w:date="2025-04-28T20:46:00Z" w16du:dateUtc="2025-04-28T13:46:00Z">
                  <w:rPr>
                    <w:ins w:id="10630" w:author="Thu Huyen Tran" w:date="2023-12-05T22:09:00Z"/>
                  </w:rPr>
                </w:rPrChange>
              </w:rPr>
              <w:pPrChange w:id="10631" w:author="Thu Huyen Tran" w:date="2023-12-05T22:13:00Z">
                <w:pPr/>
              </w:pPrChange>
            </w:pPr>
            <w:ins w:id="10632" w:author="Thu Huyen Tran" w:date="2023-12-05T22:11:00Z">
              <w:r w:rsidRPr="00D100D4">
                <w:rPr>
                  <w:sz w:val="22"/>
                  <w:rPrChange w:id="10633" w:author="Huyen Tran Thu" w:date="2025-04-28T20:46:00Z" w16du:dateUtc="2025-04-28T13:46:00Z">
                    <w:rPr>
                      <w:sz w:val="24"/>
                      <w:szCs w:val="24"/>
                    </w:rPr>
                  </w:rPrChange>
                </w:rPr>
                <w:t>2017</w:t>
              </w:r>
            </w:ins>
          </w:p>
        </w:tc>
        <w:tc>
          <w:tcPr>
            <w:tcW w:w="1444" w:type="dxa"/>
            <w:vAlign w:val="bottom"/>
            <w:tcPrChange w:id="10634" w:author="Huyen Tran Thu" w:date="2025-04-28T20:43:00Z" w16du:dateUtc="2025-04-28T13:43:00Z">
              <w:tcPr>
                <w:tcW w:w="1444" w:type="dxa"/>
                <w:gridSpan w:val="2"/>
                <w:vAlign w:val="bottom"/>
              </w:tcPr>
            </w:tcPrChange>
          </w:tcPr>
          <w:p w14:paraId="07DC4917" w14:textId="2952A43F" w:rsidR="008B0BBE" w:rsidRPr="00D100D4" w:rsidRDefault="008B0BBE">
            <w:pPr>
              <w:ind w:firstLine="0"/>
              <w:jc w:val="center"/>
              <w:rPr>
                <w:ins w:id="10635" w:author="Thu Huyen Tran" w:date="2023-12-05T22:09:00Z"/>
                <w:sz w:val="22"/>
                <w:rPrChange w:id="10636" w:author="Huyen Tran Thu" w:date="2025-04-28T20:46:00Z" w16du:dateUtc="2025-04-28T13:46:00Z">
                  <w:rPr>
                    <w:ins w:id="10637" w:author="Thu Huyen Tran" w:date="2023-12-05T22:09:00Z"/>
                  </w:rPr>
                </w:rPrChange>
              </w:rPr>
              <w:pPrChange w:id="10638" w:author="Thu Huyen Tran" w:date="2023-12-05T22:17:00Z">
                <w:pPr/>
              </w:pPrChange>
            </w:pPr>
            <w:ins w:id="10639" w:author="Thu Huyen Tran" w:date="2024-05-17T21:00:00Z" w16du:dateUtc="2024-05-17T14:00:00Z">
              <w:r w:rsidRPr="00D100D4">
                <w:rPr>
                  <w:sz w:val="22"/>
                  <w:rPrChange w:id="10640" w:author="Huyen Tran Thu" w:date="2025-04-28T20:46:00Z" w16du:dateUtc="2025-04-28T13:46:00Z">
                    <w:rPr>
                      <w:rFonts w:ascii="Arial" w:hAnsi="Arial" w:cs="Arial"/>
                      <w:sz w:val="20"/>
                      <w:szCs w:val="20"/>
                    </w:rPr>
                  </w:rPrChange>
                </w:rPr>
                <w:t xml:space="preserve">13.799.920 </w:t>
              </w:r>
            </w:ins>
          </w:p>
        </w:tc>
        <w:tc>
          <w:tcPr>
            <w:tcW w:w="1415" w:type="dxa"/>
            <w:vAlign w:val="bottom"/>
            <w:tcPrChange w:id="10641" w:author="Huyen Tran Thu" w:date="2025-04-28T20:43:00Z" w16du:dateUtc="2025-04-28T13:43:00Z">
              <w:tcPr>
                <w:tcW w:w="1415" w:type="dxa"/>
                <w:gridSpan w:val="2"/>
                <w:vAlign w:val="bottom"/>
              </w:tcPr>
            </w:tcPrChange>
          </w:tcPr>
          <w:p w14:paraId="28ECA66A" w14:textId="45F5F17B" w:rsidR="008B0BBE" w:rsidRPr="00D100D4" w:rsidRDefault="008B0BBE">
            <w:pPr>
              <w:ind w:firstLine="0"/>
              <w:jc w:val="center"/>
              <w:rPr>
                <w:ins w:id="10642" w:author="Thu Huyen Tran" w:date="2023-12-05T22:09:00Z"/>
                <w:sz w:val="22"/>
                <w:rPrChange w:id="10643" w:author="Huyen Tran Thu" w:date="2025-04-28T20:46:00Z" w16du:dateUtc="2025-04-28T13:46:00Z">
                  <w:rPr>
                    <w:ins w:id="10644" w:author="Thu Huyen Tran" w:date="2023-12-05T22:09:00Z"/>
                  </w:rPr>
                </w:rPrChange>
              </w:rPr>
              <w:pPrChange w:id="10645" w:author="Thu Huyen Tran" w:date="2023-12-05T22:17:00Z">
                <w:pPr/>
              </w:pPrChange>
            </w:pPr>
            <w:ins w:id="10646" w:author="Thu Huyen Tran" w:date="2024-05-17T21:01:00Z" w16du:dateUtc="2024-05-17T14:01:00Z">
              <w:r w:rsidRPr="00D100D4">
                <w:rPr>
                  <w:sz w:val="22"/>
                  <w:rPrChange w:id="10647" w:author="Huyen Tran Thu" w:date="2025-04-28T20:46:00Z" w16du:dateUtc="2025-04-28T13:46:00Z">
                    <w:rPr>
                      <w:rFonts w:ascii="Arial" w:hAnsi="Arial" w:cs="Arial"/>
                      <w:sz w:val="20"/>
                      <w:szCs w:val="20"/>
                    </w:rPr>
                  </w:rPrChange>
                </w:rPr>
                <w:t xml:space="preserve">11.542.030 </w:t>
              </w:r>
            </w:ins>
          </w:p>
        </w:tc>
        <w:tc>
          <w:tcPr>
            <w:tcW w:w="1396" w:type="dxa"/>
            <w:vAlign w:val="bottom"/>
            <w:tcPrChange w:id="10648" w:author="Huyen Tran Thu" w:date="2025-04-28T20:43:00Z" w16du:dateUtc="2025-04-28T13:43:00Z">
              <w:tcPr>
                <w:tcW w:w="1396" w:type="dxa"/>
                <w:gridSpan w:val="2"/>
                <w:vAlign w:val="bottom"/>
              </w:tcPr>
            </w:tcPrChange>
          </w:tcPr>
          <w:p w14:paraId="19B8E6AF" w14:textId="6464D88F" w:rsidR="008B0BBE" w:rsidRPr="00D100D4" w:rsidRDefault="008B0BBE">
            <w:pPr>
              <w:ind w:firstLine="0"/>
              <w:jc w:val="center"/>
              <w:rPr>
                <w:ins w:id="10649" w:author="Thu Huyen Tran" w:date="2023-12-05T22:09:00Z"/>
                <w:sz w:val="22"/>
                <w:rPrChange w:id="10650" w:author="Huyen Tran Thu" w:date="2025-04-28T20:46:00Z" w16du:dateUtc="2025-04-28T13:46:00Z">
                  <w:rPr>
                    <w:ins w:id="10651" w:author="Thu Huyen Tran" w:date="2023-12-05T22:09:00Z"/>
                  </w:rPr>
                </w:rPrChange>
              </w:rPr>
              <w:pPrChange w:id="10652" w:author="Thu Huyen Tran" w:date="2023-12-05T22:17:00Z">
                <w:pPr/>
              </w:pPrChange>
            </w:pPr>
            <w:ins w:id="10653" w:author="Thu Huyen Tran" w:date="2024-05-17T21:01:00Z" w16du:dateUtc="2024-05-17T14:01:00Z">
              <w:r w:rsidRPr="00D100D4">
                <w:rPr>
                  <w:sz w:val="22"/>
                  <w:rPrChange w:id="10654" w:author="Huyen Tran Thu" w:date="2025-04-28T20:46:00Z" w16du:dateUtc="2025-04-28T13:46:00Z">
                    <w:rPr>
                      <w:rFonts w:ascii="Arial" w:hAnsi="Arial" w:cs="Arial"/>
                      <w:sz w:val="20"/>
                      <w:szCs w:val="20"/>
                    </w:rPr>
                  </w:rPrChange>
                </w:rPr>
                <w:t xml:space="preserve">2.257.890 </w:t>
              </w:r>
            </w:ins>
          </w:p>
        </w:tc>
        <w:tc>
          <w:tcPr>
            <w:tcW w:w="1591" w:type="dxa"/>
            <w:vAlign w:val="bottom"/>
            <w:tcPrChange w:id="10655" w:author="Huyen Tran Thu" w:date="2025-04-28T20:43:00Z" w16du:dateUtc="2025-04-28T13:43:00Z">
              <w:tcPr>
                <w:tcW w:w="1591" w:type="dxa"/>
                <w:gridSpan w:val="2"/>
                <w:vAlign w:val="bottom"/>
              </w:tcPr>
            </w:tcPrChange>
          </w:tcPr>
          <w:p w14:paraId="65768790" w14:textId="72C73695" w:rsidR="008B0BBE" w:rsidRPr="00D100D4" w:rsidRDefault="008B0BBE">
            <w:pPr>
              <w:ind w:firstLine="0"/>
              <w:jc w:val="center"/>
              <w:rPr>
                <w:ins w:id="10656" w:author="Thu Huyen Tran" w:date="2023-12-05T22:09:00Z"/>
                <w:sz w:val="22"/>
                <w:rPrChange w:id="10657" w:author="Huyen Tran Thu" w:date="2025-04-28T20:46:00Z" w16du:dateUtc="2025-04-28T13:46:00Z">
                  <w:rPr>
                    <w:ins w:id="10658" w:author="Thu Huyen Tran" w:date="2023-12-05T22:09:00Z"/>
                  </w:rPr>
                </w:rPrChange>
              </w:rPr>
              <w:pPrChange w:id="10659" w:author="Thu Huyen Tran" w:date="2023-12-05T22:17:00Z">
                <w:pPr/>
              </w:pPrChange>
            </w:pPr>
            <w:ins w:id="10660" w:author="Thu Huyen Tran" w:date="2024-05-17T21:02:00Z" w16du:dateUtc="2024-05-17T14:02:00Z">
              <w:r w:rsidRPr="00D100D4">
                <w:rPr>
                  <w:sz w:val="22"/>
                  <w:rPrChange w:id="10661" w:author="Huyen Tran Thu" w:date="2025-04-28T20:46:00Z" w16du:dateUtc="2025-04-28T13:46:00Z">
                    <w:rPr>
                      <w:rFonts w:ascii="Arial" w:hAnsi="Arial" w:cs="Arial"/>
                      <w:sz w:val="20"/>
                      <w:szCs w:val="20"/>
                    </w:rPr>
                  </w:rPrChange>
                </w:rPr>
                <w:t xml:space="preserve">1.793.990 </w:t>
              </w:r>
            </w:ins>
          </w:p>
        </w:tc>
        <w:tc>
          <w:tcPr>
            <w:tcW w:w="1204" w:type="dxa"/>
            <w:vAlign w:val="bottom"/>
            <w:tcPrChange w:id="10662" w:author="Huyen Tran Thu" w:date="2025-04-28T20:43:00Z" w16du:dateUtc="2025-04-28T13:43:00Z">
              <w:tcPr>
                <w:tcW w:w="1204" w:type="dxa"/>
                <w:gridSpan w:val="2"/>
                <w:vAlign w:val="bottom"/>
              </w:tcPr>
            </w:tcPrChange>
          </w:tcPr>
          <w:p w14:paraId="10175E0B" w14:textId="213022EB" w:rsidR="008B0BBE" w:rsidRPr="00D100D4" w:rsidRDefault="008B0BBE">
            <w:pPr>
              <w:ind w:firstLine="28"/>
              <w:jc w:val="center"/>
              <w:rPr>
                <w:ins w:id="10663" w:author="Thu Huyen Tran" w:date="2023-12-05T22:10:00Z"/>
                <w:sz w:val="22"/>
                <w:rPrChange w:id="10664" w:author="Huyen Tran Thu" w:date="2025-04-28T20:46:00Z" w16du:dateUtc="2025-04-28T13:46:00Z">
                  <w:rPr>
                    <w:ins w:id="10665" w:author="Thu Huyen Tran" w:date="2023-12-05T22:10:00Z"/>
                  </w:rPr>
                </w:rPrChange>
              </w:rPr>
              <w:pPrChange w:id="10666" w:author="Thu Huyen Tran" w:date="2023-12-05T22:17:00Z">
                <w:pPr/>
              </w:pPrChange>
            </w:pPr>
            <w:ins w:id="10667" w:author="Thu Huyen Tran" w:date="2024-05-17T21:01:00Z" w16du:dateUtc="2024-05-17T14:01:00Z">
              <w:r w:rsidRPr="00D100D4">
                <w:rPr>
                  <w:sz w:val="22"/>
                  <w:rPrChange w:id="10668" w:author="Huyen Tran Thu" w:date="2025-04-28T20:46:00Z" w16du:dateUtc="2025-04-28T13:46:00Z">
                    <w:rPr>
                      <w:rFonts w:ascii="Arial" w:hAnsi="Arial" w:cs="Arial"/>
                      <w:sz w:val="20"/>
                      <w:szCs w:val="20"/>
                    </w:rPr>
                  </w:rPrChange>
                </w:rPr>
                <w:t xml:space="preserve">1.116.623 </w:t>
              </w:r>
            </w:ins>
          </w:p>
        </w:tc>
        <w:tc>
          <w:tcPr>
            <w:tcW w:w="1085" w:type="dxa"/>
            <w:vAlign w:val="bottom"/>
            <w:tcPrChange w:id="10669" w:author="Huyen Tran Thu" w:date="2025-04-28T20:43:00Z" w16du:dateUtc="2025-04-28T13:43:00Z">
              <w:tcPr>
                <w:tcW w:w="1085" w:type="dxa"/>
                <w:gridSpan w:val="2"/>
                <w:vAlign w:val="bottom"/>
              </w:tcPr>
            </w:tcPrChange>
          </w:tcPr>
          <w:p w14:paraId="76B3D214" w14:textId="4B329B7C" w:rsidR="008B0BBE" w:rsidRPr="00D100D4" w:rsidRDefault="008B0BBE">
            <w:pPr>
              <w:ind w:firstLine="28"/>
              <w:jc w:val="center"/>
              <w:rPr>
                <w:ins w:id="10670" w:author="Thu Huyen Tran" w:date="2023-12-05T22:10:00Z"/>
                <w:sz w:val="22"/>
                <w:rPrChange w:id="10671" w:author="Huyen Tran Thu" w:date="2025-04-28T20:46:00Z" w16du:dateUtc="2025-04-28T13:46:00Z">
                  <w:rPr>
                    <w:ins w:id="10672" w:author="Thu Huyen Tran" w:date="2023-12-05T22:10:00Z"/>
                  </w:rPr>
                </w:rPrChange>
              </w:rPr>
              <w:pPrChange w:id="10673" w:author="Thu Huyen Tran" w:date="2023-12-05T22:17:00Z">
                <w:pPr/>
              </w:pPrChange>
            </w:pPr>
            <w:ins w:id="10674" w:author="Thu Huyen Tran" w:date="2024-05-17T21:01:00Z" w16du:dateUtc="2024-05-17T14:01:00Z">
              <w:r w:rsidRPr="00D100D4">
                <w:rPr>
                  <w:sz w:val="22"/>
                  <w:rPrChange w:id="10675" w:author="Huyen Tran Thu" w:date="2025-04-28T20:46:00Z" w16du:dateUtc="2025-04-28T13:46:00Z">
                    <w:rPr>
                      <w:rFonts w:ascii="Arial" w:hAnsi="Arial" w:cs="Arial"/>
                      <w:sz w:val="20"/>
                      <w:szCs w:val="20"/>
                    </w:rPr>
                  </w:rPrChange>
                </w:rPr>
                <w:t xml:space="preserve">677.367 </w:t>
              </w:r>
            </w:ins>
          </w:p>
        </w:tc>
      </w:tr>
      <w:tr w:rsidR="008B0BBE" w:rsidRPr="00D100D4" w14:paraId="3DC6DD35" w14:textId="6B8F347C" w:rsidTr="00D100D4">
        <w:tblPrEx>
          <w:tblW w:w="9210" w:type="dxa"/>
          <w:tblPrExChange w:id="10676" w:author="Huyen Tran Thu" w:date="2025-04-28T20:43:00Z" w16du:dateUtc="2025-04-28T13:43:00Z">
            <w:tblPrEx>
              <w:tblW w:w="0" w:type="auto"/>
            </w:tblPrEx>
          </w:tblPrExChange>
        </w:tblPrEx>
        <w:trPr>
          <w:ins w:id="10677" w:author="Thu Huyen Tran" w:date="2023-12-05T22:09:00Z"/>
          <w:trPrChange w:id="10678" w:author="Huyen Tran Thu" w:date="2025-04-28T20:43:00Z" w16du:dateUtc="2025-04-28T13:43:00Z">
            <w:trPr>
              <w:gridAfter w:val="0"/>
            </w:trPr>
          </w:trPrChange>
        </w:trPr>
        <w:tc>
          <w:tcPr>
            <w:tcW w:w="1075" w:type="dxa"/>
            <w:tcPrChange w:id="10679" w:author="Huyen Tran Thu" w:date="2025-04-28T20:43:00Z" w16du:dateUtc="2025-04-28T13:43:00Z">
              <w:tcPr>
                <w:tcW w:w="927" w:type="dxa"/>
              </w:tcPr>
            </w:tcPrChange>
          </w:tcPr>
          <w:p w14:paraId="49B092F0" w14:textId="698EE797" w:rsidR="008B0BBE" w:rsidRPr="00D100D4" w:rsidRDefault="008B0BBE">
            <w:pPr>
              <w:ind w:firstLine="0"/>
              <w:jc w:val="center"/>
              <w:rPr>
                <w:ins w:id="10680" w:author="Thu Huyen Tran" w:date="2023-12-05T22:09:00Z"/>
                <w:sz w:val="22"/>
                <w:rPrChange w:id="10681" w:author="Huyen Tran Thu" w:date="2025-04-28T20:46:00Z" w16du:dateUtc="2025-04-28T13:46:00Z">
                  <w:rPr>
                    <w:ins w:id="10682" w:author="Thu Huyen Tran" w:date="2023-12-05T22:09:00Z"/>
                  </w:rPr>
                </w:rPrChange>
              </w:rPr>
              <w:pPrChange w:id="10683" w:author="Thu Huyen Tran" w:date="2023-12-05T22:13:00Z">
                <w:pPr/>
              </w:pPrChange>
            </w:pPr>
            <w:ins w:id="10684" w:author="Thu Huyen Tran" w:date="2023-12-05T22:11:00Z">
              <w:r w:rsidRPr="00D100D4">
                <w:rPr>
                  <w:sz w:val="22"/>
                  <w:rPrChange w:id="10685" w:author="Huyen Tran Thu" w:date="2025-04-28T20:46:00Z" w16du:dateUtc="2025-04-28T13:46:00Z">
                    <w:rPr>
                      <w:sz w:val="24"/>
                      <w:szCs w:val="24"/>
                    </w:rPr>
                  </w:rPrChange>
                </w:rPr>
                <w:t>2018</w:t>
              </w:r>
            </w:ins>
          </w:p>
        </w:tc>
        <w:tc>
          <w:tcPr>
            <w:tcW w:w="1444" w:type="dxa"/>
            <w:vAlign w:val="bottom"/>
            <w:tcPrChange w:id="10686" w:author="Huyen Tran Thu" w:date="2025-04-28T20:43:00Z" w16du:dateUtc="2025-04-28T13:43:00Z">
              <w:tcPr>
                <w:tcW w:w="1444" w:type="dxa"/>
                <w:gridSpan w:val="2"/>
                <w:vAlign w:val="bottom"/>
              </w:tcPr>
            </w:tcPrChange>
          </w:tcPr>
          <w:p w14:paraId="1601F04F" w14:textId="0F011C1A" w:rsidR="008B0BBE" w:rsidRPr="00D100D4" w:rsidRDefault="008B0BBE">
            <w:pPr>
              <w:ind w:firstLine="0"/>
              <w:jc w:val="center"/>
              <w:rPr>
                <w:ins w:id="10687" w:author="Thu Huyen Tran" w:date="2023-12-05T22:09:00Z"/>
                <w:sz w:val="22"/>
                <w:rPrChange w:id="10688" w:author="Huyen Tran Thu" w:date="2025-04-28T20:46:00Z" w16du:dateUtc="2025-04-28T13:46:00Z">
                  <w:rPr>
                    <w:ins w:id="10689" w:author="Thu Huyen Tran" w:date="2023-12-05T22:09:00Z"/>
                  </w:rPr>
                </w:rPrChange>
              </w:rPr>
              <w:pPrChange w:id="10690" w:author="Thu Huyen Tran" w:date="2023-12-05T22:17:00Z">
                <w:pPr/>
              </w:pPrChange>
            </w:pPr>
            <w:ins w:id="10691" w:author="Thu Huyen Tran" w:date="2024-05-17T21:00:00Z" w16du:dateUtc="2024-05-17T14:00:00Z">
              <w:r w:rsidRPr="00D100D4">
                <w:rPr>
                  <w:sz w:val="22"/>
                  <w:rPrChange w:id="10692" w:author="Huyen Tran Thu" w:date="2025-04-28T20:46:00Z" w16du:dateUtc="2025-04-28T13:46:00Z">
                    <w:rPr>
                      <w:rFonts w:ascii="Arial" w:hAnsi="Arial" w:cs="Arial"/>
                      <w:sz w:val="20"/>
                      <w:szCs w:val="20"/>
                    </w:rPr>
                  </w:rPrChange>
                </w:rPr>
                <w:t xml:space="preserve">14.767.900 </w:t>
              </w:r>
            </w:ins>
          </w:p>
        </w:tc>
        <w:tc>
          <w:tcPr>
            <w:tcW w:w="1415" w:type="dxa"/>
            <w:vAlign w:val="bottom"/>
            <w:tcPrChange w:id="10693" w:author="Huyen Tran Thu" w:date="2025-04-28T20:43:00Z" w16du:dateUtc="2025-04-28T13:43:00Z">
              <w:tcPr>
                <w:tcW w:w="1415" w:type="dxa"/>
                <w:gridSpan w:val="2"/>
                <w:vAlign w:val="bottom"/>
              </w:tcPr>
            </w:tcPrChange>
          </w:tcPr>
          <w:p w14:paraId="636CC87C" w14:textId="68947A1A" w:rsidR="008B0BBE" w:rsidRPr="00D100D4" w:rsidRDefault="008B0BBE">
            <w:pPr>
              <w:ind w:firstLine="0"/>
              <w:jc w:val="center"/>
              <w:rPr>
                <w:ins w:id="10694" w:author="Thu Huyen Tran" w:date="2023-12-05T22:09:00Z"/>
                <w:sz w:val="22"/>
                <w:rPrChange w:id="10695" w:author="Huyen Tran Thu" w:date="2025-04-28T20:46:00Z" w16du:dateUtc="2025-04-28T13:46:00Z">
                  <w:rPr>
                    <w:ins w:id="10696" w:author="Thu Huyen Tran" w:date="2023-12-05T22:09:00Z"/>
                  </w:rPr>
                </w:rPrChange>
              </w:rPr>
              <w:pPrChange w:id="10697" w:author="Thu Huyen Tran" w:date="2023-12-05T22:17:00Z">
                <w:pPr/>
              </w:pPrChange>
            </w:pPr>
            <w:ins w:id="10698" w:author="Thu Huyen Tran" w:date="2024-05-17T21:01:00Z" w16du:dateUtc="2024-05-17T14:01:00Z">
              <w:r w:rsidRPr="00D100D4">
                <w:rPr>
                  <w:sz w:val="22"/>
                  <w:rPrChange w:id="10699" w:author="Huyen Tran Thu" w:date="2025-04-28T20:46:00Z" w16du:dateUtc="2025-04-28T13:46:00Z">
                    <w:rPr>
                      <w:rFonts w:ascii="Arial" w:hAnsi="Arial" w:cs="Arial"/>
                      <w:sz w:val="20"/>
                      <w:szCs w:val="20"/>
                    </w:rPr>
                  </w:rPrChange>
                </w:rPr>
                <w:t xml:space="preserve">12.456.720 </w:t>
              </w:r>
            </w:ins>
          </w:p>
        </w:tc>
        <w:tc>
          <w:tcPr>
            <w:tcW w:w="1396" w:type="dxa"/>
            <w:vAlign w:val="bottom"/>
            <w:tcPrChange w:id="10700" w:author="Huyen Tran Thu" w:date="2025-04-28T20:43:00Z" w16du:dateUtc="2025-04-28T13:43:00Z">
              <w:tcPr>
                <w:tcW w:w="1396" w:type="dxa"/>
                <w:gridSpan w:val="2"/>
                <w:vAlign w:val="bottom"/>
              </w:tcPr>
            </w:tcPrChange>
          </w:tcPr>
          <w:p w14:paraId="5F542951" w14:textId="7BDCD968" w:rsidR="008B0BBE" w:rsidRPr="00D100D4" w:rsidRDefault="008B0BBE">
            <w:pPr>
              <w:ind w:firstLine="0"/>
              <w:jc w:val="center"/>
              <w:rPr>
                <w:ins w:id="10701" w:author="Thu Huyen Tran" w:date="2023-12-05T22:09:00Z"/>
                <w:sz w:val="22"/>
                <w:rPrChange w:id="10702" w:author="Huyen Tran Thu" w:date="2025-04-28T20:46:00Z" w16du:dateUtc="2025-04-28T13:46:00Z">
                  <w:rPr>
                    <w:ins w:id="10703" w:author="Thu Huyen Tran" w:date="2023-12-05T22:09:00Z"/>
                  </w:rPr>
                </w:rPrChange>
              </w:rPr>
              <w:pPrChange w:id="10704" w:author="Thu Huyen Tran" w:date="2023-12-05T22:17:00Z">
                <w:pPr/>
              </w:pPrChange>
            </w:pPr>
            <w:ins w:id="10705" w:author="Thu Huyen Tran" w:date="2024-05-17T21:01:00Z" w16du:dateUtc="2024-05-17T14:01:00Z">
              <w:r w:rsidRPr="00D100D4">
                <w:rPr>
                  <w:sz w:val="22"/>
                  <w:rPrChange w:id="10706" w:author="Huyen Tran Thu" w:date="2025-04-28T20:46:00Z" w16du:dateUtc="2025-04-28T13:46:00Z">
                    <w:rPr>
                      <w:rFonts w:ascii="Arial" w:hAnsi="Arial" w:cs="Arial"/>
                      <w:sz w:val="20"/>
                      <w:szCs w:val="20"/>
                    </w:rPr>
                  </w:rPrChange>
                </w:rPr>
                <w:t xml:space="preserve">2.311.180 </w:t>
              </w:r>
            </w:ins>
          </w:p>
        </w:tc>
        <w:tc>
          <w:tcPr>
            <w:tcW w:w="1591" w:type="dxa"/>
            <w:vAlign w:val="bottom"/>
            <w:tcPrChange w:id="10707" w:author="Huyen Tran Thu" w:date="2025-04-28T20:43:00Z" w16du:dateUtc="2025-04-28T13:43:00Z">
              <w:tcPr>
                <w:tcW w:w="1591" w:type="dxa"/>
                <w:gridSpan w:val="2"/>
                <w:vAlign w:val="bottom"/>
              </w:tcPr>
            </w:tcPrChange>
          </w:tcPr>
          <w:p w14:paraId="3AC1F453" w14:textId="3118D3C4" w:rsidR="008B0BBE" w:rsidRPr="00D100D4" w:rsidRDefault="008B0BBE">
            <w:pPr>
              <w:ind w:firstLine="0"/>
              <w:jc w:val="center"/>
              <w:rPr>
                <w:ins w:id="10708" w:author="Thu Huyen Tran" w:date="2023-12-05T22:09:00Z"/>
                <w:sz w:val="22"/>
                <w:rPrChange w:id="10709" w:author="Huyen Tran Thu" w:date="2025-04-28T20:46:00Z" w16du:dateUtc="2025-04-28T13:46:00Z">
                  <w:rPr>
                    <w:ins w:id="10710" w:author="Thu Huyen Tran" w:date="2023-12-05T22:09:00Z"/>
                  </w:rPr>
                </w:rPrChange>
              </w:rPr>
              <w:pPrChange w:id="10711" w:author="Thu Huyen Tran" w:date="2023-12-05T22:17:00Z">
                <w:pPr/>
              </w:pPrChange>
            </w:pPr>
            <w:ins w:id="10712" w:author="Thu Huyen Tran" w:date="2024-05-17T21:02:00Z" w16du:dateUtc="2024-05-17T14:02:00Z">
              <w:r w:rsidRPr="00D100D4">
                <w:rPr>
                  <w:sz w:val="22"/>
                  <w:rPrChange w:id="10713" w:author="Huyen Tran Thu" w:date="2025-04-28T20:46:00Z" w16du:dateUtc="2025-04-28T13:46:00Z">
                    <w:rPr>
                      <w:rFonts w:ascii="Arial" w:hAnsi="Arial" w:cs="Arial"/>
                      <w:sz w:val="20"/>
                      <w:szCs w:val="20"/>
                    </w:rPr>
                  </w:rPrChange>
                </w:rPr>
                <w:t xml:space="preserve">2.215.185 </w:t>
              </w:r>
            </w:ins>
          </w:p>
        </w:tc>
        <w:tc>
          <w:tcPr>
            <w:tcW w:w="1204" w:type="dxa"/>
            <w:vAlign w:val="bottom"/>
            <w:tcPrChange w:id="10714" w:author="Huyen Tran Thu" w:date="2025-04-28T20:43:00Z" w16du:dateUtc="2025-04-28T13:43:00Z">
              <w:tcPr>
                <w:tcW w:w="1204" w:type="dxa"/>
                <w:gridSpan w:val="2"/>
                <w:vAlign w:val="bottom"/>
              </w:tcPr>
            </w:tcPrChange>
          </w:tcPr>
          <w:p w14:paraId="16A3071D" w14:textId="26AB86EE" w:rsidR="008B0BBE" w:rsidRPr="00D100D4" w:rsidRDefault="008B0BBE">
            <w:pPr>
              <w:ind w:firstLine="28"/>
              <w:jc w:val="center"/>
              <w:rPr>
                <w:ins w:id="10715" w:author="Thu Huyen Tran" w:date="2023-12-05T22:10:00Z"/>
                <w:sz w:val="22"/>
                <w:rPrChange w:id="10716" w:author="Huyen Tran Thu" w:date="2025-04-28T20:46:00Z" w16du:dateUtc="2025-04-28T13:46:00Z">
                  <w:rPr>
                    <w:ins w:id="10717" w:author="Thu Huyen Tran" w:date="2023-12-05T22:10:00Z"/>
                  </w:rPr>
                </w:rPrChange>
              </w:rPr>
              <w:pPrChange w:id="10718" w:author="Thu Huyen Tran" w:date="2023-12-05T22:17:00Z">
                <w:pPr/>
              </w:pPrChange>
            </w:pPr>
            <w:ins w:id="10719" w:author="Thu Huyen Tran" w:date="2024-05-17T21:01:00Z" w16du:dateUtc="2024-05-17T14:01:00Z">
              <w:r w:rsidRPr="00D100D4">
                <w:rPr>
                  <w:sz w:val="22"/>
                  <w:highlight w:val="yellow"/>
                  <w:rPrChange w:id="10720" w:author="Huyen Tran Thu" w:date="2025-04-28T20:46:00Z" w16du:dateUtc="2025-04-28T13:46:00Z">
                    <w:rPr>
                      <w:rFonts w:ascii="Arial" w:hAnsi="Arial" w:cs="Arial"/>
                      <w:sz w:val="20"/>
                      <w:szCs w:val="20"/>
                    </w:rPr>
                  </w:rPrChange>
                </w:rPr>
                <w:t>1.521.831</w:t>
              </w:r>
              <w:r w:rsidRPr="00D100D4">
                <w:rPr>
                  <w:sz w:val="22"/>
                  <w:rPrChange w:id="10721" w:author="Huyen Tran Thu" w:date="2025-04-28T20:46:00Z" w16du:dateUtc="2025-04-28T13:46:00Z">
                    <w:rPr>
                      <w:rFonts w:ascii="Arial" w:hAnsi="Arial" w:cs="Arial"/>
                      <w:sz w:val="20"/>
                      <w:szCs w:val="20"/>
                    </w:rPr>
                  </w:rPrChange>
                </w:rPr>
                <w:t xml:space="preserve"> </w:t>
              </w:r>
            </w:ins>
          </w:p>
        </w:tc>
        <w:tc>
          <w:tcPr>
            <w:tcW w:w="1085" w:type="dxa"/>
            <w:vAlign w:val="bottom"/>
            <w:tcPrChange w:id="10722" w:author="Huyen Tran Thu" w:date="2025-04-28T20:43:00Z" w16du:dateUtc="2025-04-28T13:43:00Z">
              <w:tcPr>
                <w:tcW w:w="1085" w:type="dxa"/>
                <w:gridSpan w:val="2"/>
                <w:vAlign w:val="bottom"/>
              </w:tcPr>
            </w:tcPrChange>
          </w:tcPr>
          <w:p w14:paraId="6FDD768D" w14:textId="2C747B00" w:rsidR="008B0BBE" w:rsidRPr="00D100D4" w:rsidRDefault="008B0BBE">
            <w:pPr>
              <w:ind w:firstLine="28"/>
              <w:jc w:val="center"/>
              <w:rPr>
                <w:ins w:id="10723" w:author="Thu Huyen Tran" w:date="2023-12-05T22:10:00Z"/>
                <w:sz w:val="22"/>
                <w:rPrChange w:id="10724" w:author="Huyen Tran Thu" w:date="2025-04-28T20:46:00Z" w16du:dateUtc="2025-04-28T13:46:00Z">
                  <w:rPr>
                    <w:ins w:id="10725" w:author="Thu Huyen Tran" w:date="2023-12-05T22:10:00Z"/>
                  </w:rPr>
                </w:rPrChange>
              </w:rPr>
              <w:pPrChange w:id="10726" w:author="Thu Huyen Tran" w:date="2023-12-05T22:17:00Z">
                <w:pPr/>
              </w:pPrChange>
            </w:pPr>
            <w:ins w:id="10727" w:author="Thu Huyen Tran" w:date="2024-05-17T21:01:00Z" w16du:dateUtc="2024-05-17T14:01:00Z">
              <w:r w:rsidRPr="00D100D4">
                <w:rPr>
                  <w:sz w:val="22"/>
                  <w:rPrChange w:id="10728" w:author="Huyen Tran Thu" w:date="2025-04-28T20:46:00Z" w16du:dateUtc="2025-04-28T13:46:00Z">
                    <w:rPr>
                      <w:rFonts w:ascii="Arial" w:hAnsi="Arial" w:cs="Arial"/>
                      <w:sz w:val="20"/>
                      <w:szCs w:val="20"/>
                    </w:rPr>
                  </w:rPrChange>
                </w:rPr>
                <w:t xml:space="preserve">693.354 </w:t>
              </w:r>
            </w:ins>
          </w:p>
        </w:tc>
      </w:tr>
      <w:tr w:rsidR="00D100D4" w:rsidRPr="00D100D4" w14:paraId="5D06CFE7" w14:textId="77777777" w:rsidTr="00D100D4">
        <w:tblPrEx>
          <w:tblW w:w="9210" w:type="dxa"/>
          <w:tblPrExChange w:id="10729" w:author="Huyen Tran Thu" w:date="2025-04-28T20:43:00Z" w16du:dateUtc="2025-04-28T13:43:00Z">
            <w:tblPrEx>
              <w:tblW w:w="0" w:type="auto"/>
            </w:tblPrEx>
          </w:tblPrExChange>
        </w:tblPrEx>
        <w:trPr>
          <w:ins w:id="10730" w:author="Huyen Tran Thu" w:date="2025-04-28T20:42:00Z"/>
          <w:trPrChange w:id="10731" w:author="Huyen Tran Thu" w:date="2025-04-28T20:43:00Z" w16du:dateUtc="2025-04-28T13:43:00Z">
            <w:trPr>
              <w:gridAfter w:val="0"/>
            </w:trPr>
          </w:trPrChange>
        </w:trPr>
        <w:tc>
          <w:tcPr>
            <w:tcW w:w="1075" w:type="dxa"/>
            <w:tcPrChange w:id="10732" w:author="Huyen Tran Thu" w:date="2025-04-28T20:43:00Z" w16du:dateUtc="2025-04-28T13:43:00Z">
              <w:tcPr>
                <w:tcW w:w="927" w:type="dxa"/>
              </w:tcPr>
            </w:tcPrChange>
          </w:tcPr>
          <w:p w14:paraId="452FEBBE" w14:textId="34E35C11" w:rsidR="00D100D4" w:rsidRPr="00D100D4" w:rsidRDefault="00D100D4">
            <w:pPr>
              <w:ind w:firstLine="0"/>
              <w:jc w:val="center"/>
              <w:rPr>
                <w:ins w:id="10733" w:author="Huyen Tran Thu" w:date="2025-04-28T20:42:00Z" w16du:dateUtc="2025-04-28T13:42:00Z"/>
                <w:sz w:val="22"/>
              </w:rPr>
              <w:pPrChange w:id="10734" w:author="Huyen Tran Thu" w:date="2025-04-28T20:43:00Z" w16du:dateUtc="2025-04-28T13:43:00Z">
                <w:pPr>
                  <w:jc w:val="center"/>
                </w:pPr>
              </w:pPrChange>
            </w:pPr>
            <w:ins w:id="10735" w:author="Huyen Tran Thu" w:date="2025-04-28T20:43:00Z" w16du:dateUtc="2025-04-28T13:43:00Z">
              <w:r w:rsidRPr="00D100D4">
                <w:rPr>
                  <w:sz w:val="22"/>
                </w:rPr>
                <w:t>2019</w:t>
              </w:r>
            </w:ins>
          </w:p>
        </w:tc>
        <w:tc>
          <w:tcPr>
            <w:tcW w:w="1444" w:type="dxa"/>
            <w:vAlign w:val="bottom"/>
            <w:tcPrChange w:id="10736" w:author="Huyen Tran Thu" w:date="2025-04-28T20:43:00Z" w16du:dateUtc="2025-04-28T13:43:00Z">
              <w:tcPr>
                <w:tcW w:w="1444" w:type="dxa"/>
                <w:gridSpan w:val="2"/>
                <w:vAlign w:val="bottom"/>
              </w:tcPr>
            </w:tcPrChange>
          </w:tcPr>
          <w:p w14:paraId="5A739EFB" w14:textId="53BE8CF2" w:rsidR="00D100D4" w:rsidRPr="00D100D4" w:rsidRDefault="00D100D4">
            <w:pPr>
              <w:ind w:firstLine="0"/>
              <w:jc w:val="center"/>
              <w:rPr>
                <w:ins w:id="10737" w:author="Huyen Tran Thu" w:date="2025-04-28T20:42:00Z" w16du:dateUtc="2025-04-28T13:42:00Z"/>
                <w:sz w:val="22"/>
              </w:rPr>
              <w:pPrChange w:id="10738" w:author="Huyen Tran Thu" w:date="2025-04-28T20:43:00Z" w16du:dateUtc="2025-04-28T13:43:00Z">
                <w:pPr>
                  <w:jc w:val="center"/>
                </w:pPr>
              </w:pPrChange>
            </w:pPr>
            <w:ins w:id="10739" w:author="Huyen Tran Thu" w:date="2025-04-28T20:44:00Z" w16du:dateUtc="2025-04-28T13:44:00Z">
              <w:r w:rsidRPr="00D100D4">
                <w:rPr>
                  <w:color w:val="0070C0"/>
                  <w:sz w:val="22"/>
                  <w:rPrChange w:id="10740" w:author="Huyen Tran Thu" w:date="2025-04-28T20:46:00Z" w16du:dateUtc="2025-04-28T13:46:00Z">
                    <w:rPr>
                      <w:rFonts w:ascii="Arial" w:hAnsi="Arial" w:cs="Arial"/>
                      <w:color w:val="0070C0"/>
                      <w:sz w:val="20"/>
                      <w:szCs w:val="20"/>
                    </w:rPr>
                  </w:rPrChange>
                </w:rPr>
                <w:t xml:space="preserve">15.748.290 </w:t>
              </w:r>
            </w:ins>
          </w:p>
        </w:tc>
        <w:tc>
          <w:tcPr>
            <w:tcW w:w="1415" w:type="dxa"/>
            <w:vAlign w:val="bottom"/>
            <w:tcPrChange w:id="10741" w:author="Huyen Tran Thu" w:date="2025-04-28T20:43:00Z" w16du:dateUtc="2025-04-28T13:43:00Z">
              <w:tcPr>
                <w:tcW w:w="1415" w:type="dxa"/>
                <w:gridSpan w:val="2"/>
                <w:vAlign w:val="bottom"/>
              </w:tcPr>
            </w:tcPrChange>
          </w:tcPr>
          <w:p w14:paraId="20A6DD8D" w14:textId="04C0946B" w:rsidR="00D100D4" w:rsidRPr="00D100D4" w:rsidRDefault="00D100D4">
            <w:pPr>
              <w:ind w:firstLine="0"/>
              <w:jc w:val="center"/>
              <w:rPr>
                <w:ins w:id="10742" w:author="Huyen Tran Thu" w:date="2025-04-28T20:42:00Z" w16du:dateUtc="2025-04-28T13:42:00Z"/>
                <w:sz w:val="22"/>
              </w:rPr>
              <w:pPrChange w:id="10743" w:author="Huyen Tran Thu" w:date="2025-04-28T20:43:00Z" w16du:dateUtc="2025-04-28T13:43:00Z">
                <w:pPr>
                  <w:jc w:val="center"/>
                </w:pPr>
              </w:pPrChange>
            </w:pPr>
            <w:ins w:id="10744" w:author="Huyen Tran Thu" w:date="2025-04-28T20:45:00Z" w16du:dateUtc="2025-04-28T13:45:00Z">
              <w:r w:rsidRPr="00D100D4">
                <w:rPr>
                  <w:sz w:val="22"/>
                  <w:rPrChange w:id="10745" w:author="Huyen Tran Thu" w:date="2025-04-28T20:46:00Z" w16du:dateUtc="2025-04-28T13:46:00Z">
                    <w:rPr>
                      <w:rFonts w:ascii="Arial" w:hAnsi="Arial" w:cs="Arial"/>
                      <w:sz w:val="20"/>
                      <w:szCs w:val="20"/>
                    </w:rPr>
                  </w:rPrChange>
                </w:rPr>
                <w:t xml:space="preserve">13.429.482 </w:t>
              </w:r>
            </w:ins>
          </w:p>
        </w:tc>
        <w:tc>
          <w:tcPr>
            <w:tcW w:w="1396" w:type="dxa"/>
            <w:vAlign w:val="bottom"/>
            <w:tcPrChange w:id="10746" w:author="Huyen Tran Thu" w:date="2025-04-28T20:43:00Z" w16du:dateUtc="2025-04-28T13:43:00Z">
              <w:tcPr>
                <w:tcW w:w="1396" w:type="dxa"/>
                <w:gridSpan w:val="2"/>
                <w:vAlign w:val="bottom"/>
              </w:tcPr>
            </w:tcPrChange>
          </w:tcPr>
          <w:p w14:paraId="3C8E1FF2" w14:textId="0AED4BCC" w:rsidR="00D100D4" w:rsidRPr="00D100D4" w:rsidRDefault="00D100D4">
            <w:pPr>
              <w:ind w:firstLine="0"/>
              <w:jc w:val="center"/>
              <w:rPr>
                <w:ins w:id="10747" w:author="Huyen Tran Thu" w:date="2025-04-28T20:42:00Z" w16du:dateUtc="2025-04-28T13:42:00Z"/>
                <w:sz w:val="22"/>
              </w:rPr>
              <w:pPrChange w:id="10748" w:author="Huyen Tran Thu" w:date="2025-04-28T20:43:00Z" w16du:dateUtc="2025-04-28T13:43:00Z">
                <w:pPr>
                  <w:jc w:val="center"/>
                </w:pPr>
              </w:pPrChange>
            </w:pPr>
            <w:ins w:id="10749" w:author="Huyen Tran Thu" w:date="2025-04-28T20:45:00Z" w16du:dateUtc="2025-04-28T13:45:00Z">
              <w:r w:rsidRPr="00D100D4">
                <w:rPr>
                  <w:sz w:val="22"/>
                  <w:rPrChange w:id="10750" w:author="Huyen Tran Thu" w:date="2025-04-28T20:46:00Z" w16du:dateUtc="2025-04-28T13:46:00Z">
                    <w:rPr>
                      <w:rFonts w:ascii="Arial" w:hAnsi="Arial" w:cs="Arial"/>
                      <w:sz w:val="20"/>
                      <w:szCs w:val="20"/>
                    </w:rPr>
                  </w:rPrChange>
                </w:rPr>
                <w:t xml:space="preserve">2.318.809 </w:t>
              </w:r>
            </w:ins>
          </w:p>
        </w:tc>
        <w:tc>
          <w:tcPr>
            <w:tcW w:w="1591" w:type="dxa"/>
            <w:vAlign w:val="bottom"/>
            <w:tcPrChange w:id="10751" w:author="Huyen Tran Thu" w:date="2025-04-28T20:43:00Z" w16du:dateUtc="2025-04-28T13:43:00Z">
              <w:tcPr>
                <w:tcW w:w="1591" w:type="dxa"/>
                <w:gridSpan w:val="2"/>
                <w:vAlign w:val="bottom"/>
              </w:tcPr>
            </w:tcPrChange>
          </w:tcPr>
          <w:p w14:paraId="336C69D2" w14:textId="1EF032D0" w:rsidR="00D100D4" w:rsidRPr="00D100D4" w:rsidRDefault="00D100D4">
            <w:pPr>
              <w:ind w:firstLine="0"/>
              <w:jc w:val="center"/>
              <w:rPr>
                <w:ins w:id="10752" w:author="Huyen Tran Thu" w:date="2025-04-28T20:42:00Z" w16du:dateUtc="2025-04-28T13:42:00Z"/>
                <w:sz w:val="22"/>
              </w:rPr>
              <w:pPrChange w:id="10753" w:author="Huyen Tran Thu" w:date="2025-04-28T20:43:00Z" w16du:dateUtc="2025-04-28T13:43:00Z">
                <w:pPr>
                  <w:jc w:val="center"/>
                </w:pPr>
              </w:pPrChange>
            </w:pPr>
            <w:ins w:id="10754" w:author="Huyen Tran Thu" w:date="2025-04-28T20:45:00Z" w16du:dateUtc="2025-04-28T13:45:00Z">
              <w:r w:rsidRPr="00D100D4">
                <w:rPr>
                  <w:sz w:val="22"/>
                  <w:rPrChange w:id="10755" w:author="Huyen Tran Thu" w:date="2025-04-28T20:46:00Z" w16du:dateUtc="2025-04-28T13:46:00Z">
                    <w:rPr>
                      <w:rFonts w:ascii="Arial" w:hAnsi="Arial" w:cs="Arial"/>
                      <w:sz w:val="20"/>
                      <w:szCs w:val="20"/>
                    </w:rPr>
                  </w:rPrChange>
                </w:rPr>
                <w:t xml:space="preserve">2.362.244 </w:t>
              </w:r>
            </w:ins>
          </w:p>
        </w:tc>
        <w:tc>
          <w:tcPr>
            <w:tcW w:w="1204" w:type="dxa"/>
            <w:vAlign w:val="bottom"/>
            <w:tcPrChange w:id="10756" w:author="Huyen Tran Thu" w:date="2025-04-28T20:43:00Z" w16du:dateUtc="2025-04-28T13:43:00Z">
              <w:tcPr>
                <w:tcW w:w="1204" w:type="dxa"/>
                <w:gridSpan w:val="2"/>
                <w:vAlign w:val="bottom"/>
              </w:tcPr>
            </w:tcPrChange>
          </w:tcPr>
          <w:p w14:paraId="61246E23" w14:textId="0B1ADDAC" w:rsidR="00D100D4" w:rsidRPr="00D100D4" w:rsidRDefault="00D100D4">
            <w:pPr>
              <w:ind w:firstLine="0"/>
              <w:jc w:val="center"/>
              <w:rPr>
                <w:ins w:id="10757" w:author="Huyen Tran Thu" w:date="2025-04-28T20:42:00Z" w16du:dateUtc="2025-04-28T13:42:00Z"/>
                <w:sz w:val="22"/>
                <w:highlight w:val="yellow"/>
              </w:rPr>
              <w:pPrChange w:id="10758" w:author="Huyen Tran Thu" w:date="2025-04-28T20:43:00Z" w16du:dateUtc="2025-04-28T13:43:00Z">
                <w:pPr>
                  <w:ind w:firstLine="28"/>
                  <w:jc w:val="center"/>
                </w:pPr>
              </w:pPrChange>
            </w:pPr>
            <w:ins w:id="10759" w:author="Huyen Tran Thu" w:date="2025-04-28T20:45:00Z" w16du:dateUtc="2025-04-28T13:45:00Z">
              <w:r w:rsidRPr="00D100D4">
                <w:rPr>
                  <w:sz w:val="22"/>
                  <w:rPrChange w:id="10760" w:author="Huyen Tran Thu" w:date="2025-04-28T20:46:00Z" w16du:dateUtc="2025-04-28T13:46:00Z">
                    <w:rPr>
                      <w:rFonts w:ascii="Arial" w:hAnsi="Arial" w:cs="Arial"/>
                      <w:sz w:val="20"/>
                      <w:szCs w:val="20"/>
                    </w:rPr>
                  </w:rPrChange>
                </w:rPr>
                <w:t xml:space="preserve">1.666.601 </w:t>
              </w:r>
            </w:ins>
          </w:p>
        </w:tc>
        <w:tc>
          <w:tcPr>
            <w:tcW w:w="1085" w:type="dxa"/>
            <w:vAlign w:val="bottom"/>
            <w:tcPrChange w:id="10761" w:author="Huyen Tran Thu" w:date="2025-04-28T20:43:00Z" w16du:dateUtc="2025-04-28T13:43:00Z">
              <w:tcPr>
                <w:tcW w:w="1085" w:type="dxa"/>
                <w:gridSpan w:val="2"/>
                <w:vAlign w:val="bottom"/>
              </w:tcPr>
            </w:tcPrChange>
          </w:tcPr>
          <w:p w14:paraId="4DA20E2E" w14:textId="23EDF4FA" w:rsidR="00D100D4" w:rsidRPr="00D100D4" w:rsidRDefault="00D100D4">
            <w:pPr>
              <w:ind w:firstLine="0"/>
              <w:jc w:val="center"/>
              <w:rPr>
                <w:ins w:id="10762" w:author="Huyen Tran Thu" w:date="2025-04-28T20:42:00Z" w16du:dateUtc="2025-04-28T13:42:00Z"/>
                <w:sz w:val="22"/>
              </w:rPr>
              <w:pPrChange w:id="10763" w:author="Huyen Tran Thu" w:date="2025-04-28T20:43:00Z" w16du:dateUtc="2025-04-28T13:43:00Z">
                <w:pPr>
                  <w:ind w:firstLine="28"/>
                  <w:jc w:val="center"/>
                </w:pPr>
              </w:pPrChange>
            </w:pPr>
            <w:ins w:id="10764" w:author="Huyen Tran Thu" w:date="2025-04-28T20:45:00Z" w16du:dateUtc="2025-04-28T13:45:00Z">
              <w:r w:rsidRPr="00D100D4">
                <w:rPr>
                  <w:sz w:val="22"/>
                  <w:rPrChange w:id="10765" w:author="Huyen Tran Thu" w:date="2025-04-28T20:46:00Z" w16du:dateUtc="2025-04-28T13:46:00Z">
                    <w:rPr>
                      <w:rFonts w:ascii="Arial" w:hAnsi="Arial" w:cs="Arial"/>
                      <w:sz w:val="20"/>
                      <w:szCs w:val="20"/>
                    </w:rPr>
                  </w:rPrChange>
                </w:rPr>
                <w:t xml:space="preserve">695.643 </w:t>
              </w:r>
            </w:ins>
          </w:p>
        </w:tc>
      </w:tr>
      <w:tr w:rsidR="00D100D4" w:rsidRPr="00D100D4" w14:paraId="4028EF2F" w14:textId="77777777" w:rsidTr="00D100D4">
        <w:tblPrEx>
          <w:tblW w:w="9210" w:type="dxa"/>
          <w:tblPrExChange w:id="10766" w:author="Huyen Tran Thu" w:date="2025-04-28T20:43:00Z" w16du:dateUtc="2025-04-28T13:43:00Z">
            <w:tblPrEx>
              <w:tblW w:w="0" w:type="auto"/>
            </w:tblPrEx>
          </w:tblPrExChange>
        </w:tblPrEx>
        <w:trPr>
          <w:ins w:id="10767" w:author="Huyen Tran Thu" w:date="2025-04-28T20:42:00Z"/>
          <w:trPrChange w:id="10768" w:author="Huyen Tran Thu" w:date="2025-04-28T20:43:00Z" w16du:dateUtc="2025-04-28T13:43:00Z">
            <w:trPr>
              <w:gridAfter w:val="0"/>
            </w:trPr>
          </w:trPrChange>
        </w:trPr>
        <w:tc>
          <w:tcPr>
            <w:tcW w:w="1075" w:type="dxa"/>
            <w:tcPrChange w:id="10769" w:author="Huyen Tran Thu" w:date="2025-04-28T20:43:00Z" w16du:dateUtc="2025-04-28T13:43:00Z">
              <w:tcPr>
                <w:tcW w:w="927" w:type="dxa"/>
              </w:tcPr>
            </w:tcPrChange>
          </w:tcPr>
          <w:p w14:paraId="5739DDDD" w14:textId="31B2EAED" w:rsidR="00D100D4" w:rsidRPr="00D100D4" w:rsidRDefault="00D100D4">
            <w:pPr>
              <w:ind w:firstLine="0"/>
              <w:jc w:val="center"/>
              <w:rPr>
                <w:ins w:id="10770" w:author="Huyen Tran Thu" w:date="2025-04-28T20:42:00Z" w16du:dateUtc="2025-04-28T13:42:00Z"/>
                <w:sz w:val="22"/>
              </w:rPr>
              <w:pPrChange w:id="10771" w:author="Huyen Tran Thu" w:date="2025-04-28T20:43:00Z" w16du:dateUtc="2025-04-28T13:43:00Z">
                <w:pPr>
                  <w:jc w:val="center"/>
                </w:pPr>
              </w:pPrChange>
            </w:pPr>
            <w:ins w:id="10772" w:author="Huyen Tran Thu" w:date="2025-04-28T20:43:00Z" w16du:dateUtc="2025-04-28T13:43:00Z">
              <w:r w:rsidRPr="00D100D4">
                <w:rPr>
                  <w:sz w:val="22"/>
                </w:rPr>
                <w:lastRenderedPageBreak/>
                <w:t>2020</w:t>
              </w:r>
            </w:ins>
          </w:p>
        </w:tc>
        <w:tc>
          <w:tcPr>
            <w:tcW w:w="1444" w:type="dxa"/>
            <w:vAlign w:val="bottom"/>
            <w:tcPrChange w:id="10773" w:author="Huyen Tran Thu" w:date="2025-04-28T20:43:00Z" w16du:dateUtc="2025-04-28T13:43:00Z">
              <w:tcPr>
                <w:tcW w:w="1444" w:type="dxa"/>
                <w:gridSpan w:val="2"/>
                <w:vAlign w:val="bottom"/>
              </w:tcPr>
            </w:tcPrChange>
          </w:tcPr>
          <w:p w14:paraId="6201465E" w14:textId="50320C42" w:rsidR="00D100D4" w:rsidRPr="00D100D4" w:rsidRDefault="00D100D4">
            <w:pPr>
              <w:ind w:firstLine="0"/>
              <w:jc w:val="center"/>
              <w:rPr>
                <w:ins w:id="10774" w:author="Huyen Tran Thu" w:date="2025-04-28T20:42:00Z" w16du:dateUtc="2025-04-28T13:42:00Z"/>
                <w:sz w:val="22"/>
              </w:rPr>
              <w:pPrChange w:id="10775" w:author="Huyen Tran Thu" w:date="2025-04-28T20:43:00Z" w16du:dateUtc="2025-04-28T13:43:00Z">
                <w:pPr>
                  <w:jc w:val="center"/>
                </w:pPr>
              </w:pPrChange>
            </w:pPr>
            <w:ins w:id="10776" w:author="Huyen Tran Thu" w:date="2025-04-28T20:44:00Z" w16du:dateUtc="2025-04-28T13:44:00Z">
              <w:r w:rsidRPr="00D100D4">
                <w:rPr>
                  <w:sz w:val="22"/>
                  <w:rPrChange w:id="10777" w:author="Huyen Tran Thu" w:date="2025-04-28T20:46:00Z" w16du:dateUtc="2025-04-28T13:46:00Z">
                    <w:rPr>
                      <w:rFonts w:ascii="Arial" w:hAnsi="Arial" w:cs="Arial"/>
                      <w:sz w:val="20"/>
                      <w:szCs w:val="20"/>
                    </w:rPr>
                  </w:rPrChange>
                </w:rPr>
                <w:t xml:space="preserve">18.324.757 </w:t>
              </w:r>
            </w:ins>
          </w:p>
        </w:tc>
        <w:tc>
          <w:tcPr>
            <w:tcW w:w="1415" w:type="dxa"/>
            <w:vAlign w:val="bottom"/>
            <w:tcPrChange w:id="10778" w:author="Huyen Tran Thu" w:date="2025-04-28T20:43:00Z" w16du:dateUtc="2025-04-28T13:43:00Z">
              <w:tcPr>
                <w:tcW w:w="1415" w:type="dxa"/>
                <w:gridSpan w:val="2"/>
                <w:vAlign w:val="bottom"/>
              </w:tcPr>
            </w:tcPrChange>
          </w:tcPr>
          <w:p w14:paraId="65F5713E" w14:textId="6B0A6E70" w:rsidR="00D100D4" w:rsidRPr="00D100D4" w:rsidRDefault="00D100D4">
            <w:pPr>
              <w:ind w:firstLine="0"/>
              <w:jc w:val="center"/>
              <w:rPr>
                <w:ins w:id="10779" w:author="Huyen Tran Thu" w:date="2025-04-28T20:42:00Z" w16du:dateUtc="2025-04-28T13:42:00Z"/>
                <w:sz w:val="22"/>
              </w:rPr>
              <w:pPrChange w:id="10780" w:author="Huyen Tran Thu" w:date="2025-04-28T20:43:00Z" w16du:dateUtc="2025-04-28T13:43:00Z">
                <w:pPr>
                  <w:jc w:val="center"/>
                </w:pPr>
              </w:pPrChange>
            </w:pPr>
            <w:ins w:id="10781" w:author="Huyen Tran Thu" w:date="2025-04-28T20:45:00Z" w16du:dateUtc="2025-04-28T13:45:00Z">
              <w:r w:rsidRPr="00D100D4">
                <w:rPr>
                  <w:sz w:val="22"/>
                  <w:rPrChange w:id="10782" w:author="Huyen Tran Thu" w:date="2025-04-28T20:46:00Z" w16du:dateUtc="2025-04-28T13:46:00Z">
                    <w:rPr>
                      <w:rFonts w:ascii="Arial" w:hAnsi="Arial" w:cs="Arial"/>
                      <w:sz w:val="20"/>
                      <w:szCs w:val="20"/>
                    </w:rPr>
                  </w:rPrChange>
                </w:rPr>
                <w:t xml:space="preserve">14.845.689 </w:t>
              </w:r>
            </w:ins>
          </w:p>
        </w:tc>
        <w:tc>
          <w:tcPr>
            <w:tcW w:w="1396" w:type="dxa"/>
            <w:vAlign w:val="bottom"/>
            <w:tcPrChange w:id="10783" w:author="Huyen Tran Thu" w:date="2025-04-28T20:43:00Z" w16du:dateUtc="2025-04-28T13:43:00Z">
              <w:tcPr>
                <w:tcW w:w="1396" w:type="dxa"/>
                <w:gridSpan w:val="2"/>
                <w:vAlign w:val="bottom"/>
              </w:tcPr>
            </w:tcPrChange>
          </w:tcPr>
          <w:p w14:paraId="14064359" w14:textId="4C8193DF" w:rsidR="00D100D4" w:rsidRPr="00D100D4" w:rsidRDefault="00D100D4">
            <w:pPr>
              <w:ind w:firstLine="0"/>
              <w:jc w:val="center"/>
              <w:rPr>
                <w:ins w:id="10784" w:author="Huyen Tran Thu" w:date="2025-04-28T20:42:00Z" w16du:dateUtc="2025-04-28T13:42:00Z"/>
                <w:sz w:val="22"/>
              </w:rPr>
              <w:pPrChange w:id="10785" w:author="Huyen Tran Thu" w:date="2025-04-28T20:43:00Z" w16du:dateUtc="2025-04-28T13:43:00Z">
                <w:pPr>
                  <w:jc w:val="center"/>
                </w:pPr>
              </w:pPrChange>
            </w:pPr>
            <w:ins w:id="10786" w:author="Huyen Tran Thu" w:date="2025-04-28T20:45:00Z" w16du:dateUtc="2025-04-28T13:45:00Z">
              <w:r w:rsidRPr="00D100D4">
                <w:rPr>
                  <w:sz w:val="22"/>
                  <w:rPrChange w:id="10787" w:author="Huyen Tran Thu" w:date="2025-04-28T20:46:00Z" w16du:dateUtc="2025-04-28T13:46:00Z">
                    <w:rPr>
                      <w:rFonts w:ascii="Arial" w:hAnsi="Arial" w:cs="Arial"/>
                      <w:sz w:val="20"/>
                      <w:szCs w:val="20"/>
                    </w:rPr>
                  </w:rPrChange>
                </w:rPr>
                <w:t xml:space="preserve">3.479.067 </w:t>
              </w:r>
            </w:ins>
          </w:p>
        </w:tc>
        <w:tc>
          <w:tcPr>
            <w:tcW w:w="1591" w:type="dxa"/>
            <w:vAlign w:val="bottom"/>
            <w:tcPrChange w:id="10788" w:author="Huyen Tran Thu" w:date="2025-04-28T20:43:00Z" w16du:dateUtc="2025-04-28T13:43:00Z">
              <w:tcPr>
                <w:tcW w:w="1591" w:type="dxa"/>
                <w:gridSpan w:val="2"/>
                <w:vAlign w:val="bottom"/>
              </w:tcPr>
            </w:tcPrChange>
          </w:tcPr>
          <w:p w14:paraId="4F526F6B" w14:textId="7FDA08A9" w:rsidR="00D100D4" w:rsidRPr="00D100D4" w:rsidRDefault="00D100D4">
            <w:pPr>
              <w:ind w:firstLine="0"/>
              <w:jc w:val="center"/>
              <w:rPr>
                <w:ins w:id="10789" w:author="Huyen Tran Thu" w:date="2025-04-28T20:42:00Z" w16du:dateUtc="2025-04-28T13:42:00Z"/>
                <w:sz w:val="22"/>
              </w:rPr>
              <w:pPrChange w:id="10790" w:author="Huyen Tran Thu" w:date="2025-04-28T20:43:00Z" w16du:dateUtc="2025-04-28T13:43:00Z">
                <w:pPr>
                  <w:jc w:val="center"/>
                </w:pPr>
              </w:pPrChange>
            </w:pPr>
            <w:ins w:id="10791" w:author="Huyen Tran Thu" w:date="2025-04-28T20:45:00Z" w16du:dateUtc="2025-04-28T13:45:00Z">
              <w:r w:rsidRPr="00D100D4">
                <w:rPr>
                  <w:sz w:val="22"/>
                  <w:rPrChange w:id="10792" w:author="Huyen Tran Thu" w:date="2025-04-28T20:46:00Z" w16du:dateUtc="2025-04-28T13:46:00Z">
                    <w:rPr>
                      <w:rFonts w:ascii="Arial" w:hAnsi="Arial" w:cs="Arial"/>
                      <w:sz w:val="20"/>
                      <w:szCs w:val="20"/>
                    </w:rPr>
                  </w:rPrChange>
                </w:rPr>
                <w:t xml:space="preserve">3.115.209 </w:t>
              </w:r>
            </w:ins>
          </w:p>
        </w:tc>
        <w:tc>
          <w:tcPr>
            <w:tcW w:w="1204" w:type="dxa"/>
            <w:vAlign w:val="bottom"/>
            <w:tcPrChange w:id="10793" w:author="Huyen Tran Thu" w:date="2025-04-28T20:43:00Z" w16du:dateUtc="2025-04-28T13:43:00Z">
              <w:tcPr>
                <w:tcW w:w="1204" w:type="dxa"/>
                <w:gridSpan w:val="2"/>
                <w:vAlign w:val="bottom"/>
              </w:tcPr>
            </w:tcPrChange>
          </w:tcPr>
          <w:p w14:paraId="28893DA7" w14:textId="20B6B540" w:rsidR="00D100D4" w:rsidRPr="00D100D4" w:rsidRDefault="00D100D4">
            <w:pPr>
              <w:ind w:firstLine="0"/>
              <w:jc w:val="center"/>
              <w:rPr>
                <w:ins w:id="10794" w:author="Huyen Tran Thu" w:date="2025-04-28T20:42:00Z" w16du:dateUtc="2025-04-28T13:42:00Z"/>
                <w:sz w:val="22"/>
                <w:highlight w:val="yellow"/>
              </w:rPr>
              <w:pPrChange w:id="10795" w:author="Huyen Tran Thu" w:date="2025-04-28T20:43:00Z" w16du:dateUtc="2025-04-28T13:43:00Z">
                <w:pPr>
                  <w:ind w:firstLine="28"/>
                  <w:jc w:val="center"/>
                </w:pPr>
              </w:pPrChange>
            </w:pPr>
            <w:ins w:id="10796" w:author="Huyen Tran Thu" w:date="2025-04-28T20:45:00Z" w16du:dateUtc="2025-04-28T13:45:00Z">
              <w:r w:rsidRPr="00D100D4">
                <w:rPr>
                  <w:sz w:val="22"/>
                  <w:rPrChange w:id="10797" w:author="Huyen Tran Thu" w:date="2025-04-28T20:46:00Z" w16du:dateUtc="2025-04-28T13:46:00Z">
                    <w:rPr>
                      <w:rFonts w:ascii="Arial" w:hAnsi="Arial" w:cs="Arial"/>
                      <w:sz w:val="20"/>
                      <w:szCs w:val="20"/>
                    </w:rPr>
                  </w:rPrChange>
                </w:rPr>
                <w:t xml:space="preserve">2.071.488 </w:t>
              </w:r>
            </w:ins>
          </w:p>
        </w:tc>
        <w:tc>
          <w:tcPr>
            <w:tcW w:w="1085" w:type="dxa"/>
            <w:vAlign w:val="bottom"/>
            <w:tcPrChange w:id="10798" w:author="Huyen Tran Thu" w:date="2025-04-28T20:43:00Z" w16du:dateUtc="2025-04-28T13:43:00Z">
              <w:tcPr>
                <w:tcW w:w="1085" w:type="dxa"/>
                <w:gridSpan w:val="2"/>
                <w:vAlign w:val="bottom"/>
              </w:tcPr>
            </w:tcPrChange>
          </w:tcPr>
          <w:p w14:paraId="340F0B15" w14:textId="7ADBE525" w:rsidR="00D100D4" w:rsidRPr="00D100D4" w:rsidRDefault="00D100D4">
            <w:pPr>
              <w:ind w:firstLine="0"/>
              <w:jc w:val="center"/>
              <w:rPr>
                <w:ins w:id="10799" w:author="Huyen Tran Thu" w:date="2025-04-28T20:42:00Z" w16du:dateUtc="2025-04-28T13:42:00Z"/>
                <w:sz w:val="22"/>
              </w:rPr>
              <w:pPrChange w:id="10800" w:author="Huyen Tran Thu" w:date="2025-04-28T20:43:00Z" w16du:dateUtc="2025-04-28T13:43:00Z">
                <w:pPr>
                  <w:ind w:firstLine="28"/>
                  <w:jc w:val="center"/>
                </w:pPr>
              </w:pPrChange>
            </w:pPr>
            <w:ins w:id="10801" w:author="Huyen Tran Thu" w:date="2025-04-28T20:45:00Z" w16du:dateUtc="2025-04-28T13:45:00Z">
              <w:r w:rsidRPr="00D100D4">
                <w:rPr>
                  <w:sz w:val="22"/>
                  <w:rPrChange w:id="10802" w:author="Huyen Tran Thu" w:date="2025-04-28T20:46:00Z" w16du:dateUtc="2025-04-28T13:46:00Z">
                    <w:rPr>
                      <w:rFonts w:ascii="Arial" w:hAnsi="Arial" w:cs="Arial"/>
                      <w:sz w:val="20"/>
                      <w:szCs w:val="20"/>
                    </w:rPr>
                  </w:rPrChange>
                </w:rPr>
                <w:t xml:space="preserve">1.043.720 </w:t>
              </w:r>
            </w:ins>
          </w:p>
        </w:tc>
      </w:tr>
      <w:tr w:rsidR="00D100D4" w:rsidRPr="00D100D4" w14:paraId="1AF3383A" w14:textId="77777777" w:rsidTr="00D100D4">
        <w:tblPrEx>
          <w:tblW w:w="9210" w:type="dxa"/>
          <w:tblPrExChange w:id="10803" w:author="Huyen Tran Thu" w:date="2025-04-28T20:43:00Z" w16du:dateUtc="2025-04-28T13:43:00Z">
            <w:tblPrEx>
              <w:tblW w:w="0" w:type="auto"/>
            </w:tblPrEx>
          </w:tblPrExChange>
        </w:tblPrEx>
        <w:trPr>
          <w:ins w:id="10804" w:author="Huyen Tran Thu" w:date="2025-04-28T20:42:00Z"/>
          <w:trPrChange w:id="10805" w:author="Huyen Tran Thu" w:date="2025-04-28T20:43:00Z" w16du:dateUtc="2025-04-28T13:43:00Z">
            <w:trPr>
              <w:gridAfter w:val="0"/>
            </w:trPr>
          </w:trPrChange>
        </w:trPr>
        <w:tc>
          <w:tcPr>
            <w:tcW w:w="1075" w:type="dxa"/>
            <w:tcPrChange w:id="10806" w:author="Huyen Tran Thu" w:date="2025-04-28T20:43:00Z" w16du:dateUtc="2025-04-28T13:43:00Z">
              <w:tcPr>
                <w:tcW w:w="927" w:type="dxa"/>
              </w:tcPr>
            </w:tcPrChange>
          </w:tcPr>
          <w:p w14:paraId="12A19C99" w14:textId="6C5F5564" w:rsidR="00D100D4" w:rsidRPr="00D100D4" w:rsidRDefault="00D100D4">
            <w:pPr>
              <w:ind w:firstLine="0"/>
              <w:jc w:val="center"/>
              <w:rPr>
                <w:ins w:id="10807" w:author="Huyen Tran Thu" w:date="2025-04-28T20:42:00Z" w16du:dateUtc="2025-04-28T13:42:00Z"/>
                <w:sz w:val="22"/>
              </w:rPr>
              <w:pPrChange w:id="10808" w:author="Huyen Tran Thu" w:date="2025-04-28T20:43:00Z" w16du:dateUtc="2025-04-28T13:43:00Z">
                <w:pPr>
                  <w:jc w:val="center"/>
                </w:pPr>
              </w:pPrChange>
            </w:pPr>
            <w:ins w:id="10809" w:author="Huyen Tran Thu" w:date="2025-04-28T20:43:00Z" w16du:dateUtc="2025-04-28T13:43:00Z">
              <w:r w:rsidRPr="00D100D4">
                <w:rPr>
                  <w:sz w:val="22"/>
                </w:rPr>
                <w:t>2021</w:t>
              </w:r>
            </w:ins>
          </w:p>
        </w:tc>
        <w:tc>
          <w:tcPr>
            <w:tcW w:w="1444" w:type="dxa"/>
            <w:vAlign w:val="bottom"/>
            <w:tcPrChange w:id="10810" w:author="Huyen Tran Thu" w:date="2025-04-28T20:43:00Z" w16du:dateUtc="2025-04-28T13:43:00Z">
              <w:tcPr>
                <w:tcW w:w="1444" w:type="dxa"/>
                <w:gridSpan w:val="2"/>
                <w:vAlign w:val="bottom"/>
              </w:tcPr>
            </w:tcPrChange>
          </w:tcPr>
          <w:p w14:paraId="5D0149E9" w14:textId="2B0D32D8" w:rsidR="00D100D4" w:rsidRPr="00D100D4" w:rsidRDefault="00D100D4">
            <w:pPr>
              <w:ind w:firstLine="0"/>
              <w:jc w:val="center"/>
              <w:rPr>
                <w:ins w:id="10811" w:author="Huyen Tran Thu" w:date="2025-04-28T20:42:00Z" w16du:dateUtc="2025-04-28T13:42:00Z"/>
                <w:sz w:val="22"/>
              </w:rPr>
              <w:pPrChange w:id="10812" w:author="Huyen Tran Thu" w:date="2025-04-28T20:43:00Z" w16du:dateUtc="2025-04-28T13:43:00Z">
                <w:pPr>
                  <w:jc w:val="center"/>
                </w:pPr>
              </w:pPrChange>
            </w:pPr>
            <w:ins w:id="10813" w:author="Huyen Tran Thu" w:date="2025-04-28T20:44:00Z" w16du:dateUtc="2025-04-28T13:44:00Z">
              <w:r w:rsidRPr="00D100D4">
                <w:rPr>
                  <w:sz w:val="22"/>
                  <w:rPrChange w:id="10814" w:author="Huyen Tran Thu" w:date="2025-04-28T20:46:00Z" w16du:dateUtc="2025-04-28T13:46:00Z">
                    <w:rPr>
                      <w:rFonts w:ascii="Arial" w:hAnsi="Arial" w:cs="Arial"/>
                      <w:sz w:val="20"/>
                      <w:szCs w:val="20"/>
                    </w:rPr>
                  </w:rPrChange>
                </w:rPr>
                <w:t xml:space="preserve">13.531.366 </w:t>
              </w:r>
            </w:ins>
          </w:p>
        </w:tc>
        <w:tc>
          <w:tcPr>
            <w:tcW w:w="1415" w:type="dxa"/>
            <w:vAlign w:val="bottom"/>
            <w:tcPrChange w:id="10815" w:author="Huyen Tran Thu" w:date="2025-04-28T20:43:00Z" w16du:dateUtc="2025-04-28T13:43:00Z">
              <w:tcPr>
                <w:tcW w:w="1415" w:type="dxa"/>
                <w:gridSpan w:val="2"/>
                <w:vAlign w:val="bottom"/>
              </w:tcPr>
            </w:tcPrChange>
          </w:tcPr>
          <w:p w14:paraId="157D4F8E" w14:textId="0A3BA6EB" w:rsidR="00D100D4" w:rsidRPr="00D100D4" w:rsidRDefault="00D100D4">
            <w:pPr>
              <w:ind w:firstLine="0"/>
              <w:jc w:val="center"/>
              <w:rPr>
                <w:ins w:id="10816" w:author="Huyen Tran Thu" w:date="2025-04-28T20:42:00Z" w16du:dateUtc="2025-04-28T13:42:00Z"/>
                <w:sz w:val="22"/>
              </w:rPr>
              <w:pPrChange w:id="10817" w:author="Huyen Tran Thu" w:date="2025-04-28T20:43:00Z" w16du:dateUtc="2025-04-28T13:43:00Z">
                <w:pPr>
                  <w:jc w:val="center"/>
                </w:pPr>
              </w:pPrChange>
            </w:pPr>
            <w:ins w:id="10818" w:author="Huyen Tran Thu" w:date="2025-04-28T20:45:00Z" w16du:dateUtc="2025-04-28T13:45:00Z">
              <w:r w:rsidRPr="00D100D4">
                <w:rPr>
                  <w:color w:val="FF0000"/>
                  <w:sz w:val="22"/>
                  <w:rPrChange w:id="10819" w:author="Huyen Tran Thu" w:date="2025-04-28T20:46:00Z" w16du:dateUtc="2025-04-28T13:46:00Z">
                    <w:rPr>
                      <w:rFonts w:ascii="Arial" w:hAnsi="Arial" w:cs="Arial"/>
                      <w:color w:val="FF0000"/>
                      <w:sz w:val="20"/>
                      <w:szCs w:val="20"/>
                    </w:rPr>
                  </w:rPrChange>
                </w:rPr>
                <w:t xml:space="preserve">10.962.353 </w:t>
              </w:r>
            </w:ins>
          </w:p>
        </w:tc>
        <w:tc>
          <w:tcPr>
            <w:tcW w:w="1396" w:type="dxa"/>
            <w:vAlign w:val="bottom"/>
            <w:tcPrChange w:id="10820" w:author="Huyen Tran Thu" w:date="2025-04-28T20:43:00Z" w16du:dateUtc="2025-04-28T13:43:00Z">
              <w:tcPr>
                <w:tcW w:w="1396" w:type="dxa"/>
                <w:gridSpan w:val="2"/>
                <w:vAlign w:val="bottom"/>
              </w:tcPr>
            </w:tcPrChange>
          </w:tcPr>
          <w:p w14:paraId="0361C13F" w14:textId="2212A5C9" w:rsidR="00D100D4" w:rsidRPr="00D100D4" w:rsidRDefault="00D100D4">
            <w:pPr>
              <w:ind w:firstLine="0"/>
              <w:jc w:val="center"/>
              <w:rPr>
                <w:ins w:id="10821" w:author="Huyen Tran Thu" w:date="2025-04-28T20:42:00Z" w16du:dateUtc="2025-04-28T13:42:00Z"/>
                <w:sz w:val="22"/>
              </w:rPr>
              <w:pPrChange w:id="10822" w:author="Huyen Tran Thu" w:date="2025-04-28T20:43:00Z" w16du:dateUtc="2025-04-28T13:43:00Z">
                <w:pPr>
                  <w:jc w:val="center"/>
                </w:pPr>
              </w:pPrChange>
            </w:pPr>
            <w:ins w:id="10823" w:author="Huyen Tran Thu" w:date="2025-04-28T20:45:00Z" w16du:dateUtc="2025-04-28T13:45:00Z">
              <w:r w:rsidRPr="00D100D4">
                <w:rPr>
                  <w:sz w:val="22"/>
                  <w:rPrChange w:id="10824" w:author="Huyen Tran Thu" w:date="2025-04-28T20:46:00Z" w16du:dateUtc="2025-04-28T13:46:00Z">
                    <w:rPr>
                      <w:rFonts w:ascii="Arial" w:hAnsi="Arial" w:cs="Arial"/>
                      <w:sz w:val="20"/>
                      <w:szCs w:val="20"/>
                    </w:rPr>
                  </w:rPrChange>
                </w:rPr>
                <w:t xml:space="preserve">2.569.013 </w:t>
              </w:r>
            </w:ins>
          </w:p>
        </w:tc>
        <w:tc>
          <w:tcPr>
            <w:tcW w:w="1591" w:type="dxa"/>
            <w:vAlign w:val="bottom"/>
            <w:tcPrChange w:id="10825" w:author="Huyen Tran Thu" w:date="2025-04-28T20:43:00Z" w16du:dateUtc="2025-04-28T13:43:00Z">
              <w:tcPr>
                <w:tcW w:w="1591" w:type="dxa"/>
                <w:gridSpan w:val="2"/>
                <w:vAlign w:val="bottom"/>
              </w:tcPr>
            </w:tcPrChange>
          </w:tcPr>
          <w:p w14:paraId="583F4C60" w14:textId="6A8B36F3" w:rsidR="00D100D4" w:rsidRPr="00D100D4" w:rsidRDefault="00D100D4">
            <w:pPr>
              <w:ind w:firstLine="0"/>
              <w:jc w:val="center"/>
              <w:rPr>
                <w:ins w:id="10826" w:author="Huyen Tran Thu" w:date="2025-04-28T20:42:00Z" w16du:dateUtc="2025-04-28T13:42:00Z"/>
                <w:sz w:val="22"/>
              </w:rPr>
              <w:pPrChange w:id="10827" w:author="Huyen Tran Thu" w:date="2025-04-28T20:43:00Z" w16du:dateUtc="2025-04-28T13:43:00Z">
                <w:pPr>
                  <w:jc w:val="center"/>
                </w:pPr>
              </w:pPrChange>
            </w:pPr>
            <w:ins w:id="10828" w:author="Huyen Tran Thu" w:date="2025-04-28T20:45:00Z" w16du:dateUtc="2025-04-28T13:45:00Z">
              <w:r w:rsidRPr="00D100D4">
                <w:rPr>
                  <w:sz w:val="22"/>
                  <w:rPrChange w:id="10829" w:author="Huyen Tran Thu" w:date="2025-04-28T20:46:00Z" w16du:dateUtc="2025-04-28T13:46:00Z">
                    <w:rPr>
                      <w:rFonts w:ascii="Arial" w:hAnsi="Arial" w:cs="Arial"/>
                      <w:sz w:val="20"/>
                      <w:szCs w:val="20"/>
                    </w:rPr>
                  </w:rPrChange>
                </w:rPr>
                <w:t xml:space="preserve">2.300.332 </w:t>
              </w:r>
            </w:ins>
          </w:p>
        </w:tc>
        <w:tc>
          <w:tcPr>
            <w:tcW w:w="1204" w:type="dxa"/>
            <w:vAlign w:val="bottom"/>
            <w:tcPrChange w:id="10830" w:author="Huyen Tran Thu" w:date="2025-04-28T20:43:00Z" w16du:dateUtc="2025-04-28T13:43:00Z">
              <w:tcPr>
                <w:tcW w:w="1204" w:type="dxa"/>
                <w:gridSpan w:val="2"/>
                <w:vAlign w:val="bottom"/>
              </w:tcPr>
            </w:tcPrChange>
          </w:tcPr>
          <w:p w14:paraId="0F61EB73" w14:textId="1C5420B5" w:rsidR="00D100D4" w:rsidRPr="00D100D4" w:rsidRDefault="00D100D4">
            <w:pPr>
              <w:ind w:firstLine="0"/>
              <w:jc w:val="center"/>
              <w:rPr>
                <w:ins w:id="10831" w:author="Huyen Tran Thu" w:date="2025-04-28T20:42:00Z" w16du:dateUtc="2025-04-28T13:42:00Z"/>
                <w:sz w:val="22"/>
                <w:highlight w:val="yellow"/>
              </w:rPr>
              <w:pPrChange w:id="10832" w:author="Huyen Tran Thu" w:date="2025-04-28T20:43:00Z" w16du:dateUtc="2025-04-28T13:43:00Z">
                <w:pPr>
                  <w:ind w:firstLine="28"/>
                  <w:jc w:val="center"/>
                </w:pPr>
              </w:pPrChange>
            </w:pPr>
            <w:ins w:id="10833" w:author="Huyen Tran Thu" w:date="2025-04-28T20:45:00Z" w16du:dateUtc="2025-04-28T13:45:00Z">
              <w:r w:rsidRPr="00D100D4">
                <w:rPr>
                  <w:sz w:val="22"/>
                  <w:rPrChange w:id="10834" w:author="Huyen Tran Thu" w:date="2025-04-28T20:46:00Z" w16du:dateUtc="2025-04-28T13:46:00Z">
                    <w:rPr>
                      <w:rFonts w:ascii="Arial" w:hAnsi="Arial" w:cs="Arial"/>
                      <w:sz w:val="20"/>
                      <w:szCs w:val="20"/>
                    </w:rPr>
                  </w:rPrChange>
                </w:rPr>
                <w:t xml:space="preserve">1.529.628 </w:t>
              </w:r>
            </w:ins>
          </w:p>
        </w:tc>
        <w:tc>
          <w:tcPr>
            <w:tcW w:w="1085" w:type="dxa"/>
            <w:vAlign w:val="bottom"/>
            <w:tcPrChange w:id="10835" w:author="Huyen Tran Thu" w:date="2025-04-28T20:43:00Z" w16du:dateUtc="2025-04-28T13:43:00Z">
              <w:tcPr>
                <w:tcW w:w="1085" w:type="dxa"/>
                <w:gridSpan w:val="2"/>
                <w:vAlign w:val="bottom"/>
              </w:tcPr>
            </w:tcPrChange>
          </w:tcPr>
          <w:p w14:paraId="3A9255D2" w14:textId="60F2C3D6" w:rsidR="00D100D4" w:rsidRPr="00D100D4" w:rsidRDefault="00D100D4">
            <w:pPr>
              <w:ind w:firstLine="0"/>
              <w:jc w:val="center"/>
              <w:rPr>
                <w:ins w:id="10836" w:author="Huyen Tran Thu" w:date="2025-04-28T20:42:00Z" w16du:dateUtc="2025-04-28T13:42:00Z"/>
                <w:sz w:val="22"/>
              </w:rPr>
              <w:pPrChange w:id="10837" w:author="Huyen Tran Thu" w:date="2025-04-28T20:43:00Z" w16du:dateUtc="2025-04-28T13:43:00Z">
                <w:pPr>
                  <w:ind w:firstLine="28"/>
                  <w:jc w:val="center"/>
                </w:pPr>
              </w:pPrChange>
            </w:pPr>
            <w:ins w:id="10838" w:author="Huyen Tran Thu" w:date="2025-04-28T20:45:00Z" w16du:dateUtc="2025-04-28T13:45:00Z">
              <w:r w:rsidRPr="00D100D4">
                <w:rPr>
                  <w:sz w:val="22"/>
                  <w:rPrChange w:id="10839" w:author="Huyen Tran Thu" w:date="2025-04-28T20:46:00Z" w16du:dateUtc="2025-04-28T13:46:00Z">
                    <w:rPr>
                      <w:rFonts w:ascii="Arial" w:hAnsi="Arial" w:cs="Arial"/>
                      <w:sz w:val="20"/>
                      <w:szCs w:val="20"/>
                    </w:rPr>
                  </w:rPrChange>
                </w:rPr>
                <w:t xml:space="preserve">770.704 </w:t>
              </w:r>
            </w:ins>
          </w:p>
        </w:tc>
      </w:tr>
      <w:tr w:rsidR="00D100D4" w:rsidRPr="00D100D4" w14:paraId="265B9345" w14:textId="77777777" w:rsidTr="00D100D4">
        <w:tblPrEx>
          <w:tblW w:w="9210" w:type="dxa"/>
          <w:tblPrExChange w:id="10840" w:author="Huyen Tran Thu" w:date="2025-04-28T20:43:00Z" w16du:dateUtc="2025-04-28T13:43:00Z">
            <w:tblPrEx>
              <w:tblW w:w="0" w:type="auto"/>
            </w:tblPrEx>
          </w:tblPrExChange>
        </w:tblPrEx>
        <w:trPr>
          <w:ins w:id="10841" w:author="Huyen Tran Thu" w:date="2025-04-28T20:42:00Z"/>
          <w:trPrChange w:id="10842" w:author="Huyen Tran Thu" w:date="2025-04-28T20:43:00Z" w16du:dateUtc="2025-04-28T13:43:00Z">
            <w:trPr>
              <w:gridAfter w:val="0"/>
            </w:trPr>
          </w:trPrChange>
        </w:trPr>
        <w:tc>
          <w:tcPr>
            <w:tcW w:w="1075" w:type="dxa"/>
            <w:tcPrChange w:id="10843" w:author="Huyen Tran Thu" w:date="2025-04-28T20:43:00Z" w16du:dateUtc="2025-04-28T13:43:00Z">
              <w:tcPr>
                <w:tcW w:w="927" w:type="dxa"/>
              </w:tcPr>
            </w:tcPrChange>
          </w:tcPr>
          <w:p w14:paraId="51A6F6FC" w14:textId="08A37BAF" w:rsidR="00D100D4" w:rsidRPr="00D100D4" w:rsidRDefault="00D100D4">
            <w:pPr>
              <w:ind w:firstLine="0"/>
              <w:jc w:val="center"/>
              <w:rPr>
                <w:ins w:id="10844" w:author="Huyen Tran Thu" w:date="2025-04-28T20:42:00Z" w16du:dateUtc="2025-04-28T13:42:00Z"/>
                <w:sz w:val="22"/>
              </w:rPr>
              <w:pPrChange w:id="10845" w:author="Huyen Tran Thu" w:date="2025-04-28T20:43:00Z" w16du:dateUtc="2025-04-28T13:43:00Z">
                <w:pPr>
                  <w:jc w:val="center"/>
                </w:pPr>
              </w:pPrChange>
            </w:pPr>
            <w:ins w:id="10846" w:author="Huyen Tran Thu" w:date="2025-04-28T20:43:00Z" w16du:dateUtc="2025-04-28T13:43:00Z">
              <w:r w:rsidRPr="00D100D4">
                <w:rPr>
                  <w:sz w:val="22"/>
                </w:rPr>
                <w:t>2022</w:t>
              </w:r>
            </w:ins>
          </w:p>
        </w:tc>
        <w:tc>
          <w:tcPr>
            <w:tcW w:w="1444" w:type="dxa"/>
            <w:vAlign w:val="bottom"/>
            <w:tcPrChange w:id="10847" w:author="Huyen Tran Thu" w:date="2025-04-28T20:43:00Z" w16du:dateUtc="2025-04-28T13:43:00Z">
              <w:tcPr>
                <w:tcW w:w="1444" w:type="dxa"/>
                <w:gridSpan w:val="2"/>
                <w:vAlign w:val="bottom"/>
              </w:tcPr>
            </w:tcPrChange>
          </w:tcPr>
          <w:p w14:paraId="0D5E11A5" w14:textId="34644D67" w:rsidR="00D100D4" w:rsidRPr="00D100D4" w:rsidRDefault="00D100D4">
            <w:pPr>
              <w:ind w:firstLine="0"/>
              <w:jc w:val="center"/>
              <w:rPr>
                <w:ins w:id="10848" w:author="Huyen Tran Thu" w:date="2025-04-28T20:42:00Z" w16du:dateUtc="2025-04-28T13:42:00Z"/>
                <w:sz w:val="22"/>
              </w:rPr>
              <w:pPrChange w:id="10849" w:author="Huyen Tran Thu" w:date="2025-04-28T20:43:00Z" w16du:dateUtc="2025-04-28T13:43:00Z">
                <w:pPr>
                  <w:jc w:val="center"/>
                </w:pPr>
              </w:pPrChange>
            </w:pPr>
            <w:ins w:id="10850" w:author="Huyen Tran Thu" w:date="2025-04-28T20:44:00Z" w16du:dateUtc="2025-04-28T13:44:00Z">
              <w:r w:rsidRPr="00D100D4">
                <w:rPr>
                  <w:sz w:val="22"/>
                  <w:rPrChange w:id="10851" w:author="Huyen Tran Thu" w:date="2025-04-28T20:46:00Z" w16du:dateUtc="2025-04-28T13:46:00Z">
                    <w:rPr>
                      <w:rFonts w:ascii="Arial" w:hAnsi="Arial" w:cs="Arial"/>
                      <w:sz w:val="20"/>
                      <w:szCs w:val="20"/>
                    </w:rPr>
                  </w:rPrChange>
                </w:rPr>
                <w:t xml:space="preserve">13.081.154 </w:t>
              </w:r>
            </w:ins>
          </w:p>
        </w:tc>
        <w:tc>
          <w:tcPr>
            <w:tcW w:w="1415" w:type="dxa"/>
            <w:vAlign w:val="bottom"/>
            <w:tcPrChange w:id="10852" w:author="Huyen Tran Thu" w:date="2025-04-28T20:43:00Z" w16du:dateUtc="2025-04-28T13:43:00Z">
              <w:tcPr>
                <w:tcW w:w="1415" w:type="dxa"/>
                <w:gridSpan w:val="2"/>
                <w:vAlign w:val="bottom"/>
              </w:tcPr>
            </w:tcPrChange>
          </w:tcPr>
          <w:p w14:paraId="6CD79039" w14:textId="2D7F2BF6" w:rsidR="00D100D4" w:rsidRPr="00D100D4" w:rsidRDefault="00D100D4">
            <w:pPr>
              <w:ind w:firstLine="0"/>
              <w:jc w:val="center"/>
              <w:rPr>
                <w:ins w:id="10853" w:author="Huyen Tran Thu" w:date="2025-04-28T20:42:00Z" w16du:dateUtc="2025-04-28T13:42:00Z"/>
                <w:sz w:val="22"/>
              </w:rPr>
              <w:pPrChange w:id="10854" w:author="Huyen Tran Thu" w:date="2025-04-28T20:43:00Z" w16du:dateUtc="2025-04-28T13:43:00Z">
                <w:pPr>
                  <w:jc w:val="center"/>
                </w:pPr>
              </w:pPrChange>
            </w:pPr>
            <w:ins w:id="10855" w:author="Huyen Tran Thu" w:date="2025-04-28T20:45:00Z" w16du:dateUtc="2025-04-28T13:45:00Z">
              <w:r w:rsidRPr="00D100D4">
                <w:rPr>
                  <w:color w:val="FF0000"/>
                  <w:sz w:val="22"/>
                  <w:rPrChange w:id="10856" w:author="Huyen Tran Thu" w:date="2025-04-28T20:46:00Z" w16du:dateUtc="2025-04-28T13:46:00Z">
                    <w:rPr>
                      <w:rFonts w:ascii="Arial" w:hAnsi="Arial" w:cs="Arial"/>
                      <w:color w:val="FF0000"/>
                      <w:sz w:val="20"/>
                      <w:szCs w:val="20"/>
                    </w:rPr>
                  </w:rPrChange>
                </w:rPr>
                <w:t xml:space="preserve">10.597.617 </w:t>
              </w:r>
            </w:ins>
          </w:p>
        </w:tc>
        <w:tc>
          <w:tcPr>
            <w:tcW w:w="1396" w:type="dxa"/>
            <w:vAlign w:val="bottom"/>
            <w:tcPrChange w:id="10857" w:author="Huyen Tran Thu" w:date="2025-04-28T20:43:00Z" w16du:dateUtc="2025-04-28T13:43:00Z">
              <w:tcPr>
                <w:tcW w:w="1396" w:type="dxa"/>
                <w:gridSpan w:val="2"/>
                <w:vAlign w:val="bottom"/>
              </w:tcPr>
            </w:tcPrChange>
          </w:tcPr>
          <w:p w14:paraId="24C4DE22" w14:textId="406EC658" w:rsidR="00D100D4" w:rsidRPr="00D100D4" w:rsidRDefault="00D100D4">
            <w:pPr>
              <w:ind w:firstLine="0"/>
              <w:jc w:val="center"/>
              <w:rPr>
                <w:ins w:id="10858" w:author="Huyen Tran Thu" w:date="2025-04-28T20:42:00Z" w16du:dateUtc="2025-04-28T13:42:00Z"/>
                <w:sz w:val="22"/>
              </w:rPr>
              <w:pPrChange w:id="10859" w:author="Huyen Tran Thu" w:date="2025-04-28T20:43:00Z" w16du:dateUtc="2025-04-28T13:43:00Z">
                <w:pPr>
                  <w:jc w:val="center"/>
                </w:pPr>
              </w:pPrChange>
            </w:pPr>
            <w:ins w:id="10860" w:author="Huyen Tran Thu" w:date="2025-04-28T20:45:00Z" w16du:dateUtc="2025-04-28T13:45:00Z">
              <w:r w:rsidRPr="00D100D4">
                <w:rPr>
                  <w:sz w:val="22"/>
                  <w:rPrChange w:id="10861" w:author="Huyen Tran Thu" w:date="2025-04-28T20:46:00Z" w16du:dateUtc="2025-04-28T13:46:00Z">
                    <w:rPr>
                      <w:rFonts w:ascii="Arial" w:hAnsi="Arial" w:cs="Arial"/>
                      <w:sz w:val="20"/>
                      <w:szCs w:val="20"/>
                    </w:rPr>
                  </w:rPrChange>
                </w:rPr>
                <w:t xml:space="preserve">2.483.537 </w:t>
              </w:r>
            </w:ins>
          </w:p>
        </w:tc>
        <w:tc>
          <w:tcPr>
            <w:tcW w:w="1591" w:type="dxa"/>
            <w:vAlign w:val="bottom"/>
            <w:tcPrChange w:id="10862" w:author="Huyen Tran Thu" w:date="2025-04-28T20:43:00Z" w16du:dateUtc="2025-04-28T13:43:00Z">
              <w:tcPr>
                <w:tcW w:w="1591" w:type="dxa"/>
                <w:gridSpan w:val="2"/>
                <w:vAlign w:val="bottom"/>
              </w:tcPr>
            </w:tcPrChange>
          </w:tcPr>
          <w:p w14:paraId="2F8A88E8" w14:textId="79C7F658" w:rsidR="00D100D4" w:rsidRPr="00D100D4" w:rsidRDefault="00D100D4">
            <w:pPr>
              <w:ind w:firstLine="0"/>
              <w:jc w:val="center"/>
              <w:rPr>
                <w:ins w:id="10863" w:author="Huyen Tran Thu" w:date="2025-04-28T20:42:00Z" w16du:dateUtc="2025-04-28T13:42:00Z"/>
                <w:sz w:val="22"/>
              </w:rPr>
              <w:pPrChange w:id="10864" w:author="Huyen Tran Thu" w:date="2025-04-28T20:43:00Z" w16du:dateUtc="2025-04-28T13:43:00Z">
                <w:pPr>
                  <w:jc w:val="center"/>
                </w:pPr>
              </w:pPrChange>
            </w:pPr>
            <w:ins w:id="10865" w:author="Huyen Tran Thu" w:date="2025-04-28T20:45:00Z" w16du:dateUtc="2025-04-28T13:45:00Z">
              <w:r w:rsidRPr="00D100D4">
                <w:rPr>
                  <w:sz w:val="22"/>
                  <w:rPrChange w:id="10866" w:author="Huyen Tran Thu" w:date="2025-04-28T20:46:00Z" w16du:dateUtc="2025-04-28T13:46:00Z">
                    <w:rPr>
                      <w:rFonts w:ascii="Arial" w:hAnsi="Arial" w:cs="Arial"/>
                      <w:sz w:val="20"/>
                      <w:szCs w:val="20"/>
                    </w:rPr>
                  </w:rPrChange>
                </w:rPr>
                <w:t xml:space="preserve">2.223.796 </w:t>
              </w:r>
            </w:ins>
          </w:p>
        </w:tc>
        <w:tc>
          <w:tcPr>
            <w:tcW w:w="1204" w:type="dxa"/>
            <w:vAlign w:val="bottom"/>
            <w:tcPrChange w:id="10867" w:author="Huyen Tran Thu" w:date="2025-04-28T20:43:00Z" w16du:dateUtc="2025-04-28T13:43:00Z">
              <w:tcPr>
                <w:tcW w:w="1204" w:type="dxa"/>
                <w:gridSpan w:val="2"/>
                <w:vAlign w:val="bottom"/>
              </w:tcPr>
            </w:tcPrChange>
          </w:tcPr>
          <w:p w14:paraId="70B2FBDA" w14:textId="62778C07" w:rsidR="00D100D4" w:rsidRPr="00D100D4" w:rsidRDefault="00D100D4">
            <w:pPr>
              <w:ind w:firstLine="0"/>
              <w:jc w:val="center"/>
              <w:rPr>
                <w:ins w:id="10868" w:author="Huyen Tran Thu" w:date="2025-04-28T20:42:00Z" w16du:dateUtc="2025-04-28T13:42:00Z"/>
                <w:sz w:val="22"/>
                <w:highlight w:val="yellow"/>
              </w:rPr>
              <w:pPrChange w:id="10869" w:author="Huyen Tran Thu" w:date="2025-04-28T20:43:00Z" w16du:dateUtc="2025-04-28T13:43:00Z">
                <w:pPr>
                  <w:ind w:firstLine="28"/>
                  <w:jc w:val="center"/>
                </w:pPr>
              </w:pPrChange>
            </w:pPr>
            <w:ins w:id="10870" w:author="Huyen Tran Thu" w:date="2025-04-28T20:45:00Z" w16du:dateUtc="2025-04-28T13:45:00Z">
              <w:r w:rsidRPr="00D100D4">
                <w:rPr>
                  <w:sz w:val="22"/>
                  <w:rPrChange w:id="10871" w:author="Huyen Tran Thu" w:date="2025-04-28T20:46:00Z" w16du:dateUtc="2025-04-28T13:46:00Z">
                    <w:rPr>
                      <w:rFonts w:ascii="Arial" w:hAnsi="Arial" w:cs="Arial"/>
                      <w:sz w:val="20"/>
                      <w:szCs w:val="20"/>
                    </w:rPr>
                  </w:rPrChange>
                </w:rPr>
                <w:t xml:space="preserve">1.478.735 </w:t>
              </w:r>
            </w:ins>
          </w:p>
        </w:tc>
        <w:tc>
          <w:tcPr>
            <w:tcW w:w="1085" w:type="dxa"/>
            <w:vAlign w:val="bottom"/>
            <w:tcPrChange w:id="10872" w:author="Huyen Tran Thu" w:date="2025-04-28T20:43:00Z" w16du:dateUtc="2025-04-28T13:43:00Z">
              <w:tcPr>
                <w:tcW w:w="1085" w:type="dxa"/>
                <w:gridSpan w:val="2"/>
                <w:vAlign w:val="bottom"/>
              </w:tcPr>
            </w:tcPrChange>
          </w:tcPr>
          <w:p w14:paraId="1D74D6A7" w14:textId="5C4FCB46" w:rsidR="00D100D4" w:rsidRPr="00D100D4" w:rsidRDefault="00D100D4">
            <w:pPr>
              <w:ind w:firstLine="0"/>
              <w:jc w:val="center"/>
              <w:rPr>
                <w:ins w:id="10873" w:author="Huyen Tran Thu" w:date="2025-04-28T20:42:00Z" w16du:dateUtc="2025-04-28T13:42:00Z"/>
                <w:sz w:val="22"/>
              </w:rPr>
              <w:pPrChange w:id="10874" w:author="Huyen Tran Thu" w:date="2025-04-28T20:43:00Z" w16du:dateUtc="2025-04-28T13:43:00Z">
                <w:pPr>
                  <w:ind w:firstLine="28"/>
                  <w:jc w:val="center"/>
                </w:pPr>
              </w:pPrChange>
            </w:pPr>
            <w:ins w:id="10875" w:author="Huyen Tran Thu" w:date="2025-04-28T20:45:00Z" w16du:dateUtc="2025-04-28T13:45:00Z">
              <w:r w:rsidRPr="00D100D4">
                <w:rPr>
                  <w:sz w:val="22"/>
                  <w:rPrChange w:id="10876" w:author="Huyen Tran Thu" w:date="2025-04-28T20:46:00Z" w16du:dateUtc="2025-04-28T13:46:00Z">
                    <w:rPr>
                      <w:rFonts w:ascii="Arial" w:hAnsi="Arial" w:cs="Arial"/>
                      <w:sz w:val="20"/>
                      <w:szCs w:val="20"/>
                    </w:rPr>
                  </w:rPrChange>
                </w:rPr>
                <w:t xml:space="preserve">745.061 </w:t>
              </w:r>
            </w:ins>
          </w:p>
        </w:tc>
      </w:tr>
    </w:tbl>
    <w:p w14:paraId="04D1F60E" w14:textId="6F3B3DB7" w:rsidR="00E74271" w:rsidDel="003C3770" w:rsidRDefault="00E74271" w:rsidP="00224D18">
      <w:pPr>
        <w:rPr>
          <w:del w:id="10877" w:author="Thu Huyen Tran" w:date="2023-12-05T22:22:00Z"/>
        </w:rPr>
      </w:pPr>
    </w:p>
    <w:p w14:paraId="77006FCB" w14:textId="4495B04D" w:rsidR="00C92094" w:rsidRDefault="00F15392" w:rsidP="00224D18">
      <w:r>
        <w:tab/>
      </w:r>
      <w:r w:rsidR="00C92094">
        <w:rPr>
          <w:i/>
          <w:iCs/>
          <w:u w:val="single"/>
        </w:rPr>
        <w:t>Thiêu đốt chất thải rắn sinh hoạt phát sinh từ hoạt động y tế</w:t>
      </w:r>
    </w:p>
    <w:p w14:paraId="729F84D8" w14:textId="48C41D37" w:rsidR="00224D18" w:rsidRDefault="00C46C60" w:rsidP="00C92094">
      <w:pPr>
        <w:ind w:firstLine="720"/>
        <w:rPr>
          <w:ins w:id="10878" w:author="Huyen Tran Thu" w:date="2025-04-28T22:58:00Z" w16du:dateUtc="2025-04-28T15:58:00Z"/>
        </w:rPr>
      </w:pPr>
      <w:bookmarkStart w:id="10879" w:name="_Hlk74668398"/>
      <w:r>
        <w:t>C</w:t>
      </w:r>
      <w:r w:rsidR="00F15392">
        <w:t>hất thải y tế</w:t>
      </w:r>
      <w:r w:rsidR="00643269">
        <w:t xml:space="preserve"> bao gồm chất thải rắn phát sinh từ các hoạt động sinh hoạt</w:t>
      </w:r>
      <w:r>
        <w:t xml:space="preserve"> (chất thải rắn thông thường)</w:t>
      </w:r>
      <w:r w:rsidR="00F15392">
        <w:t xml:space="preserve"> và chất thải nguy hại</w:t>
      </w:r>
      <w:r w:rsidR="00846676">
        <w:t xml:space="preserve">. Tổng lượng chất thải rắn phát sinh từ hoạt động y tế </w:t>
      </w:r>
      <w:r w:rsidR="00F15392">
        <w:t>được</w:t>
      </w:r>
      <w:r w:rsidR="00846676">
        <w:t xml:space="preserve"> thiêu đốt</w:t>
      </w:r>
      <w:r w:rsidR="00F15392">
        <w:t xml:space="preserve"> </w:t>
      </w:r>
      <w:r w:rsidR="00846676">
        <w:t xml:space="preserve">được ước </w:t>
      </w:r>
      <w:r w:rsidR="00F15392">
        <w:t>dựa trên số giường bệnh</w:t>
      </w:r>
      <w:r w:rsidR="00643269">
        <w:t xml:space="preserve">. Theo Báo cáo môi trường quốc gia năm </w:t>
      </w:r>
      <w:r w:rsidR="00D165B6">
        <w:t xml:space="preserve">2017 chuyên đề quản lý chất thải: “Theo thống kê của Bộ Y tế năm </w:t>
      </w:r>
      <w:r w:rsidR="00D165B6" w:rsidRPr="00D165B6">
        <w:t>2017, CTR y tế phát sinh tại các bệnh viện, cơ sở y tế khoảng 450 tấn/ngày, trong đó có khoảng 47-50 tấn là chất thải rắn y tế nguy hại</w:t>
      </w:r>
      <w:r w:rsidR="00D165B6">
        <w:t xml:space="preserve">”. Cũng theo Báo cáo hiện trạng môi trường quốc gia giai đoạn 2016-2020: “Tổng </w:t>
      </w:r>
      <w:r w:rsidR="00D165B6" w:rsidRPr="00D165B6">
        <w:t>CTR y tế nguy hại trên toàn quốc khoảng 24 nghìn tấn/năm</w:t>
      </w:r>
      <w:r w:rsidR="00D165B6">
        <w:t>”.</w:t>
      </w:r>
      <w:del w:id="10880" w:author="Huyen Tran Thu" w:date="2025-04-28T20:47:00Z" w16du:dateUtc="2025-04-28T13:47:00Z">
        <w:r w:rsidR="00D165B6" w:rsidDel="00D100D4">
          <w:delText xml:space="preserve"> </w:delText>
        </w:r>
      </w:del>
      <w:ins w:id="10881" w:author="Huyen Tran Thu" w:date="2025-04-28T20:47:00Z" w16du:dateUtc="2025-04-28T13:47:00Z">
        <w:r w:rsidR="00D100D4">
          <w:t xml:space="preserve"> Đối với dữ liệu năm 2021 và 2022</w:t>
        </w:r>
      </w:ins>
      <w:del w:id="10882" w:author="Huyen Tran Thu" w:date="2025-04-28T20:47:00Z" w16du:dateUtc="2025-04-28T13:47:00Z">
        <w:r w:rsidR="00D165B6" w:rsidDel="00D100D4">
          <w:delText>Dựa trên các số liệu trên đã ước tính được tổng lượng chất thải rắn y tế phát sinh năm 20</w:delText>
        </w:r>
      </w:del>
      <w:del w:id="10883" w:author="Huyen Tran Thu" w:date="2023-03-30T09:26:00Z">
        <w:r w:rsidR="00D165B6" w:rsidDel="004A3277">
          <w:delText>20</w:delText>
        </w:r>
      </w:del>
      <w:del w:id="10884" w:author="Huyen Tran Thu" w:date="2025-04-28T20:47:00Z" w16du:dateUtc="2025-04-28T13:47:00Z">
        <w:r w:rsidR="00D165B6" w:rsidDel="00D100D4">
          <w:delText xml:space="preserve"> là 1</w:delText>
        </w:r>
      </w:del>
      <w:ins w:id="10885" w:author="Thu Huyen Tran" w:date="2023-12-05T22:18:00Z">
        <w:del w:id="10886" w:author="Huyen Tran Thu" w:date="2025-04-28T20:47:00Z" w16du:dateUtc="2025-04-28T13:47:00Z">
          <w:r w:rsidR="003C3770" w:rsidDel="00D100D4">
            <w:delText>75,91</w:delText>
          </w:r>
        </w:del>
      </w:ins>
      <w:del w:id="10887" w:author="Huyen Tran Thu" w:date="2025-04-28T20:47:00Z" w16du:dateUtc="2025-04-28T13:47:00Z">
        <w:r w:rsidR="00D165B6" w:rsidDel="00D100D4">
          <w:delText>5</w:delText>
        </w:r>
      </w:del>
      <w:del w:id="10888" w:author="Huyen Tran Thu" w:date="2023-03-30T09:26:00Z">
        <w:r w:rsidR="00D165B6" w:rsidDel="004A3277">
          <w:delText>7</w:delText>
        </w:r>
      </w:del>
      <w:del w:id="10889" w:author="Huyen Tran Thu" w:date="2025-04-28T20:47:00Z" w16du:dateUtc="2025-04-28T13:47:00Z">
        <w:r w:rsidR="00D165B6" w:rsidDel="00D100D4">
          <w:delText>,</w:delText>
        </w:r>
      </w:del>
      <w:del w:id="10890" w:author="Huyen Tran Thu" w:date="2023-03-30T09:26:00Z">
        <w:r w:rsidR="00D165B6" w:rsidDel="004A3277">
          <w:delText>19</w:delText>
        </w:r>
      </w:del>
      <w:del w:id="10891" w:author="Huyen Tran Thu" w:date="2025-04-28T20:47:00Z" w16du:dateUtc="2025-04-28T13:47:00Z">
        <w:r w:rsidR="00D165B6" w:rsidDel="00D100D4">
          <w:delText xml:space="preserve"> nghìn tấn, trong đó </w:delText>
        </w:r>
      </w:del>
      <w:ins w:id="10892" w:author="Thu Huyen Tran" w:date="2023-12-05T22:18:00Z">
        <w:del w:id="10893" w:author="Huyen Tran Thu" w:date="2025-04-28T20:47:00Z" w16du:dateUtc="2025-04-28T13:47:00Z">
          <w:r w:rsidR="003C3770" w:rsidDel="00D100D4">
            <w:delText>5,84</w:delText>
          </w:r>
        </w:del>
      </w:ins>
      <w:del w:id="10894" w:author="Huyen Tran Thu" w:date="2023-03-30T09:26:00Z">
        <w:r w:rsidR="00D165B6" w:rsidDel="004A3277">
          <w:delText>24</w:delText>
        </w:r>
      </w:del>
      <w:del w:id="10895" w:author="Huyen Tran Thu" w:date="2025-04-28T20:47:00Z" w16du:dateUtc="2025-04-28T13:47:00Z">
        <w:r w:rsidR="00D165B6" w:rsidDel="00D100D4">
          <w:delText xml:space="preserve"> nghìn tấn là chất thải rắn nguy hại và 1</w:delText>
        </w:r>
      </w:del>
      <w:ins w:id="10896" w:author="Thu Huyen Tran" w:date="2023-12-05T22:18:00Z">
        <w:del w:id="10897" w:author="Huyen Tran Thu" w:date="2025-04-28T20:47:00Z" w16du:dateUtc="2025-04-28T13:47:00Z">
          <w:r w:rsidR="003C3770" w:rsidDel="00D100D4">
            <w:delText>56,11</w:delText>
          </w:r>
        </w:del>
      </w:ins>
      <w:del w:id="10898" w:author="Huyen Tran Thu" w:date="2025-04-28T20:47:00Z" w16du:dateUtc="2025-04-28T13:47:00Z">
        <w:r w:rsidR="00D165B6" w:rsidDel="00D100D4">
          <w:delText>3</w:delText>
        </w:r>
      </w:del>
      <w:del w:id="10899" w:author="Huyen Tran Thu" w:date="2023-03-30T09:27:00Z">
        <w:r w:rsidR="00D165B6" w:rsidDel="004A3277">
          <w:delText>3,19</w:delText>
        </w:r>
      </w:del>
      <w:del w:id="10900" w:author="Huyen Tran Thu" w:date="2025-04-28T20:47:00Z" w16du:dateUtc="2025-04-28T13:47:00Z">
        <w:r w:rsidR="00D165B6" w:rsidDel="00D100D4">
          <w:delText xml:space="preserve"> nghìn tấn là chất thải rắn thông thường.</w:delText>
        </w:r>
      </w:del>
      <w:ins w:id="10901" w:author="Huyen Tran Thu" w:date="2025-04-28T20:47:00Z" w16du:dateUtc="2025-04-28T13:47:00Z">
        <w:r w:rsidR="00D100D4">
          <w:t xml:space="preserve">: theo Báo cáo </w:t>
        </w:r>
        <w:r w:rsidR="00D100D4" w:rsidRPr="00D100D4">
          <w:t>BVMT</w:t>
        </w:r>
        <w:r w:rsidR="00D100D4">
          <w:t>, n</w:t>
        </w:r>
        <w:r w:rsidR="00D100D4" w:rsidRPr="00D100D4">
          <w:t>ăm 2021 do có sự gia tăng của dịch bệnh Covid 19, tổng lượng chất thải y tế nguy hại tăng 5000 tấn so với năm 2020</w:t>
        </w:r>
      </w:ins>
      <w:ins w:id="10902" w:author="Huyen Tran Thu" w:date="2025-04-28T20:54:00Z" w16du:dateUtc="2025-04-28T13:54:00Z">
        <w:r w:rsidR="00666994">
          <w:t xml:space="preserve"> trong đó cả năm 2021 và 2020 có khoảng 71,5 tấn/ngày chất thải y tế nguy hại phát sinh. </w:t>
        </w:r>
      </w:ins>
      <w:del w:id="10903" w:author="Huyen Tran Thu" w:date="2025-04-28T20:48:00Z" w16du:dateUtc="2025-04-28T13:48:00Z">
        <w:r w:rsidR="00D165B6" w:rsidDel="00D100D4">
          <w:delText xml:space="preserve"> </w:delText>
        </w:r>
      </w:del>
    </w:p>
    <w:p w14:paraId="664F58E7" w14:textId="7A404AE2" w:rsidR="00FD7EAF" w:rsidDel="00FD7EAF" w:rsidRDefault="003902CD">
      <w:pPr>
        <w:pStyle w:val="Caption"/>
        <w:rPr>
          <w:ins w:id="10904" w:author="Thu Huyen Tran" w:date="2023-12-05T22:23:00Z"/>
          <w:del w:id="10905" w:author="Huyen Tran Thu" w:date="2025-04-28T22:48:00Z" w16du:dateUtc="2025-04-28T15:48:00Z"/>
        </w:rPr>
        <w:pPrChange w:id="10906" w:author="Huyen Tran Thu" w:date="2025-04-28T22:59:00Z" w16du:dateUtc="2025-04-28T15:59:00Z">
          <w:pPr>
            <w:ind w:firstLine="720"/>
          </w:pPr>
        </w:pPrChange>
      </w:pPr>
      <w:bookmarkStart w:id="10907" w:name="_Toc196773802"/>
      <w:ins w:id="10908" w:author="Huyen Tran Thu" w:date="2025-04-28T22:59:00Z" w16du:dateUtc="2025-04-28T15:59:00Z">
        <w:r>
          <w:t xml:space="preserve">Bảng 1. </w:t>
        </w:r>
        <w:r>
          <w:rPr>
            <w:b w:val="0"/>
            <w:bCs w:val="0"/>
          </w:rPr>
          <w:fldChar w:fldCharType="begin"/>
        </w:r>
        <w:r>
          <w:instrText xml:space="preserve"> SEQ Bảng_1. \* ARABIC </w:instrText>
        </w:r>
      </w:ins>
      <w:r>
        <w:rPr>
          <w:b w:val="0"/>
          <w:bCs w:val="0"/>
        </w:rPr>
        <w:fldChar w:fldCharType="separate"/>
      </w:r>
      <w:ins w:id="10909" w:author="Huyen Tran Thu" w:date="2025-04-28T22:59:00Z" w16du:dateUtc="2025-04-28T15:59:00Z">
        <w:r>
          <w:rPr>
            <w:noProof/>
          </w:rPr>
          <w:t>21</w:t>
        </w:r>
        <w:r>
          <w:rPr>
            <w:b w:val="0"/>
            <w:bCs w:val="0"/>
          </w:rPr>
          <w:fldChar w:fldCharType="end"/>
        </w:r>
        <w:r>
          <w:t xml:space="preserve"> Khối lượng CTR y tế được thiêu đốt năm 2010-2022</w:t>
        </w:r>
      </w:ins>
      <w:bookmarkEnd w:id="10907"/>
    </w:p>
    <w:p w14:paraId="7BC3E0A2" w14:textId="0B1E5577" w:rsidR="003C3770" w:rsidDel="003E09D4" w:rsidRDefault="003C3770">
      <w:pPr>
        <w:pStyle w:val="Caption"/>
        <w:rPr>
          <w:del w:id="10910" w:author="Thu Huyen Tran" w:date="2023-12-05T22:23:00Z"/>
        </w:rPr>
      </w:pPr>
    </w:p>
    <w:p w14:paraId="49F92A3C" w14:textId="784BAA12" w:rsidR="00643269" w:rsidRDefault="003E09D4" w:rsidP="003902CD">
      <w:pPr>
        <w:pStyle w:val="Caption"/>
        <w:rPr>
          <w:ins w:id="10911" w:author="Thu Huyen Tran" w:date="2023-12-05T22:19:00Z"/>
        </w:rPr>
      </w:pPr>
      <w:bookmarkStart w:id="10912" w:name="_Toc152710025"/>
      <w:ins w:id="10913" w:author="Thu Huyen Tran" w:date="2023-12-05T23:03:00Z">
        <w:del w:id="10914" w:author="Huyen Tran Thu" w:date="2025-04-28T22:48:00Z" w16du:dateUtc="2025-04-28T15:48:00Z">
          <w:r w:rsidDel="00FD7EAF">
            <w:delText xml:space="preserve">Bảng 1. </w:delText>
          </w:r>
          <w:r w:rsidDel="00FD7EAF">
            <w:fldChar w:fldCharType="begin"/>
          </w:r>
          <w:r w:rsidDel="00FD7EAF">
            <w:delInstrText xml:space="preserve"> SEQ Bảng_1. \* ARABIC </w:delInstrText>
          </w:r>
        </w:del>
      </w:ins>
      <w:del w:id="10915" w:author="Huyen Tran Thu" w:date="2025-04-28T22:48:00Z" w16du:dateUtc="2025-04-28T15:48:00Z">
        <w:r w:rsidDel="00FD7EAF">
          <w:fldChar w:fldCharType="separate"/>
        </w:r>
      </w:del>
      <w:ins w:id="10916" w:author="Thu Huyen Tran" w:date="2023-12-05T23:03:00Z">
        <w:del w:id="10917" w:author="Huyen Tran Thu" w:date="2025-04-28T22:48:00Z" w16du:dateUtc="2025-04-28T15:48:00Z">
          <w:r w:rsidDel="00FD7EAF">
            <w:rPr>
              <w:noProof/>
            </w:rPr>
            <w:delText>18</w:delText>
          </w:r>
          <w:r w:rsidDel="00FD7EAF">
            <w:fldChar w:fldCharType="end"/>
          </w:r>
          <w:r w:rsidDel="00FD7EAF">
            <w:delText xml:space="preserve">: </w:delText>
          </w:r>
        </w:del>
        <w:del w:id="10918" w:author="Huyen Tran Thu" w:date="2025-04-28T22:59:00Z" w16du:dateUtc="2025-04-28T15:59:00Z">
          <w:r w:rsidDel="003902CD">
            <w:delText>Khối lượng CTR</w:delText>
          </w:r>
        </w:del>
      </w:ins>
      <w:ins w:id="10919" w:author="Thu Huyen Tran" w:date="2023-12-05T23:04:00Z">
        <w:del w:id="10920" w:author="Huyen Tran Thu" w:date="2025-04-28T22:59:00Z" w16du:dateUtc="2025-04-28T15:59:00Z">
          <w:r w:rsidDel="003902CD">
            <w:delText xml:space="preserve"> y tế được thiêu đốt năm 2010-2018</w:delText>
          </w:r>
        </w:del>
      </w:ins>
      <w:bookmarkStart w:id="10921" w:name="_Toc131781234"/>
      <w:bookmarkEnd w:id="10879"/>
      <w:bookmarkEnd w:id="10912"/>
      <w:del w:id="10922" w:author="Huyen Tran Thu" w:date="2025-04-28T22:59:00Z" w16du:dateUtc="2025-04-28T15:59:00Z">
        <w:r w:rsidR="00D165B6" w:rsidDel="003902CD">
          <w:delText xml:space="preserve">Bảng 1. </w:delText>
        </w:r>
        <w:r w:rsidR="00D165B6" w:rsidDel="003902CD">
          <w:fldChar w:fldCharType="begin"/>
        </w:r>
        <w:r w:rsidR="00D165B6" w:rsidDel="003902CD">
          <w:delInstrText xml:space="preserve"> SEQ Bảng_1. \* ARABIC </w:delInstrText>
        </w:r>
        <w:r w:rsidR="00D165B6" w:rsidDel="003902CD">
          <w:fldChar w:fldCharType="separate"/>
        </w:r>
        <w:r w:rsidR="007A3D0C" w:rsidDel="003902CD">
          <w:rPr>
            <w:noProof/>
          </w:rPr>
          <w:delText>17</w:delText>
        </w:r>
        <w:r w:rsidR="00D165B6" w:rsidDel="003902CD">
          <w:fldChar w:fldCharType="end"/>
        </w:r>
        <w:r w:rsidR="00643269" w:rsidDel="003902CD">
          <w:delText xml:space="preserve">: Khối lượng CTR </w:delText>
        </w:r>
        <w:r w:rsidR="000B5AC0" w:rsidDel="003902CD">
          <w:delText>y tế được thiêu đốt năm 20</w:delText>
        </w:r>
      </w:del>
      <w:bookmarkEnd w:id="10921"/>
      <w:del w:id="10923" w:author="Huyen Tran Thu" w:date="2023-03-30T09:27:00Z">
        <w:r w:rsidR="00D165B6" w:rsidDel="004A3277">
          <w:delText>20</w:delText>
        </w:r>
      </w:del>
    </w:p>
    <w:tbl>
      <w:tblPr>
        <w:tblW w:w="58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10924" w:author="Huyen Tran Thu" w:date="2025-04-28T21:02:00Z" w16du:dateUtc="2025-04-28T14:02:00Z">
          <w:tblPr>
            <w:tblW w:w="5866" w:type="pct"/>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858"/>
        <w:gridCol w:w="981"/>
        <w:gridCol w:w="1151"/>
        <w:gridCol w:w="991"/>
        <w:gridCol w:w="1278"/>
        <w:gridCol w:w="1274"/>
        <w:gridCol w:w="1135"/>
        <w:gridCol w:w="878"/>
        <w:gridCol w:w="959"/>
        <w:gridCol w:w="1127"/>
        <w:tblGridChange w:id="10925">
          <w:tblGrid>
            <w:gridCol w:w="854"/>
            <w:gridCol w:w="4"/>
            <w:gridCol w:w="976"/>
            <w:gridCol w:w="4"/>
            <w:gridCol w:w="1"/>
            <w:gridCol w:w="1145"/>
            <w:gridCol w:w="4"/>
            <w:gridCol w:w="2"/>
            <w:gridCol w:w="985"/>
            <w:gridCol w:w="4"/>
            <w:gridCol w:w="2"/>
            <w:gridCol w:w="1272"/>
            <w:gridCol w:w="4"/>
            <w:gridCol w:w="2"/>
            <w:gridCol w:w="1268"/>
            <w:gridCol w:w="4"/>
            <w:gridCol w:w="2"/>
            <w:gridCol w:w="1129"/>
            <w:gridCol w:w="4"/>
            <w:gridCol w:w="2"/>
            <w:gridCol w:w="842"/>
            <w:gridCol w:w="4"/>
            <w:gridCol w:w="32"/>
            <w:gridCol w:w="955"/>
            <w:gridCol w:w="4"/>
            <w:gridCol w:w="1127"/>
          </w:tblGrid>
        </w:tblGridChange>
      </w:tblGrid>
      <w:tr w:rsidR="003C3770" w:rsidRPr="003C3770" w14:paraId="06F9815B" w14:textId="77777777" w:rsidTr="008073D8">
        <w:trPr>
          <w:trHeight w:val="1785"/>
          <w:jc w:val="center"/>
          <w:ins w:id="10926" w:author="Thu Huyen Tran" w:date="2023-12-05T22:19:00Z"/>
          <w:trPrChange w:id="10927" w:author="Huyen Tran Thu" w:date="2025-04-28T21:02:00Z" w16du:dateUtc="2025-04-28T14:02:00Z">
            <w:trPr>
              <w:trHeight w:val="1785"/>
            </w:trPr>
          </w:trPrChange>
        </w:trPr>
        <w:tc>
          <w:tcPr>
            <w:tcW w:w="403" w:type="pct"/>
            <w:shd w:val="clear" w:color="000000" w:fill="DCE6F1"/>
            <w:vAlign w:val="center"/>
            <w:hideMark/>
            <w:tcPrChange w:id="10928" w:author="Huyen Tran Thu" w:date="2025-04-28T21:02:00Z" w16du:dateUtc="2025-04-28T14:02:00Z">
              <w:tcPr>
                <w:tcW w:w="401" w:type="pct"/>
                <w:shd w:val="clear" w:color="000000" w:fill="DCE6F1"/>
                <w:vAlign w:val="center"/>
                <w:hideMark/>
              </w:tcPr>
            </w:tcPrChange>
          </w:tcPr>
          <w:p w14:paraId="1DB6D2FD" w14:textId="77777777" w:rsidR="003C3770" w:rsidRPr="003C3770" w:rsidRDefault="003C3770">
            <w:pPr>
              <w:spacing w:before="0" w:after="0" w:line="240" w:lineRule="auto"/>
              <w:jc w:val="center"/>
              <w:rPr>
                <w:ins w:id="10929" w:author="Thu Huyen Tran" w:date="2023-12-05T22:19:00Z"/>
                <w:rFonts w:eastAsia="Times New Roman"/>
                <w:b/>
                <w:bCs/>
                <w:sz w:val="22"/>
                <w:lang w:val="en-US"/>
                <w:rPrChange w:id="10930" w:author="Thu Huyen Tran" w:date="2023-12-05T22:20:00Z">
                  <w:rPr>
                    <w:ins w:id="10931" w:author="Thu Huyen Tran" w:date="2023-12-05T22:19:00Z"/>
                    <w:rFonts w:ascii="Arial" w:eastAsia="Times New Roman" w:hAnsi="Arial" w:cs="Arial"/>
                    <w:b/>
                    <w:bCs/>
                    <w:sz w:val="20"/>
                    <w:szCs w:val="20"/>
                    <w:lang w:val="en-US"/>
                  </w:rPr>
                </w:rPrChange>
              </w:rPr>
              <w:pPrChange w:id="10932" w:author="Thu Huyen Tran" w:date="2023-12-05T22:21:00Z">
                <w:pPr>
                  <w:spacing w:before="0" w:after="0" w:line="240" w:lineRule="auto"/>
                  <w:jc w:val="left"/>
                </w:pPr>
              </w:pPrChange>
            </w:pPr>
            <w:ins w:id="10933" w:author="Thu Huyen Tran" w:date="2023-12-05T22:19:00Z">
              <w:r w:rsidRPr="003C3770">
                <w:rPr>
                  <w:rFonts w:eastAsia="Times New Roman"/>
                  <w:b/>
                  <w:bCs/>
                  <w:sz w:val="22"/>
                  <w:lang w:val="en-US"/>
                  <w:rPrChange w:id="10934" w:author="Thu Huyen Tran" w:date="2023-12-05T22:20:00Z">
                    <w:rPr>
                      <w:rFonts w:ascii="Arial" w:eastAsia="Times New Roman" w:hAnsi="Arial" w:cs="Arial"/>
                      <w:b/>
                      <w:bCs/>
                      <w:sz w:val="20"/>
                      <w:szCs w:val="20"/>
                      <w:lang w:val="en-US"/>
                    </w:rPr>
                  </w:rPrChange>
                </w:rPr>
                <w:t>Năm</w:t>
              </w:r>
            </w:ins>
          </w:p>
        </w:tc>
        <w:tc>
          <w:tcPr>
            <w:tcW w:w="461" w:type="pct"/>
            <w:shd w:val="clear" w:color="000000" w:fill="DCE6F1"/>
            <w:vAlign w:val="center"/>
            <w:hideMark/>
            <w:tcPrChange w:id="10935" w:author="Huyen Tran Thu" w:date="2025-04-28T21:02:00Z" w16du:dateUtc="2025-04-28T14:02:00Z">
              <w:tcPr>
                <w:tcW w:w="461" w:type="pct"/>
                <w:gridSpan w:val="2"/>
                <w:shd w:val="clear" w:color="000000" w:fill="DCE6F1"/>
                <w:vAlign w:val="center"/>
                <w:hideMark/>
              </w:tcPr>
            </w:tcPrChange>
          </w:tcPr>
          <w:p w14:paraId="09C8E3CB" w14:textId="10B9F50B" w:rsidR="003C3770" w:rsidRPr="003C3770" w:rsidRDefault="003C3770">
            <w:pPr>
              <w:spacing w:before="0" w:after="0" w:line="240" w:lineRule="auto"/>
              <w:jc w:val="center"/>
              <w:rPr>
                <w:ins w:id="10936" w:author="Thu Huyen Tran" w:date="2023-12-05T22:19:00Z"/>
                <w:rFonts w:eastAsia="Times New Roman"/>
                <w:b/>
                <w:bCs/>
                <w:sz w:val="22"/>
                <w:lang w:val="en-US"/>
                <w:rPrChange w:id="10937" w:author="Thu Huyen Tran" w:date="2023-12-05T22:20:00Z">
                  <w:rPr>
                    <w:ins w:id="10938" w:author="Thu Huyen Tran" w:date="2023-12-05T22:19:00Z"/>
                    <w:rFonts w:ascii="Arial" w:eastAsia="Times New Roman" w:hAnsi="Arial" w:cs="Arial"/>
                    <w:b/>
                    <w:bCs/>
                    <w:sz w:val="20"/>
                    <w:szCs w:val="20"/>
                    <w:lang w:val="en-US"/>
                  </w:rPr>
                </w:rPrChange>
              </w:rPr>
              <w:pPrChange w:id="10939" w:author="Thu Huyen Tran" w:date="2023-12-05T22:21:00Z">
                <w:pPr>
                  <w:spacing w:before="0" w:after="0" w:line="240" w:lineRule="auto"/>
                  <w:jc w:val="left"/>
                </w:pPr>
              </w:pPrChange>
            </w:pPr>
            <w:ins w:id="10940" w:author="Thu Huyen Tran" w:date="2023-12-05T22:19:00Z">
              <w:r w:rsidRPr="003C3770">
                <w:rPr>
                  <w:rFonts w:eastAsia="Times New Roman"/>
                  <w:b/>
                  <w:bCs/>
                  <w:sz w:val="22"/>
                  <w:lang w:val="en-US"/>
                  <w:rPrChange w:id="10941" w:author="Thu Huyen Tran" w:date="2023-12-05T22:20:00Z">
                    <w:rPr>
                      <w:rFonts w:ascii="Arial" w:eastAsia="Times New Roman" w:hAnsi="Arial" w:cs="Arial"/>
                      <w:b/>
                      <w:bCs/>
                      <w:sz w:val="20"/>
                      <w:szCs w:val="20"/>
                      <w:lang w:val="en-US"/>
                    </w:rPr>
                  </w:rPrChange>
                </w:rPr>
                <w:t>Số giường bệnh</w:t>
              </w:r>
            </w:ins>
            <w:ins w:id="10942" w:author="Thu Huyen Tran" w:date="2023-12-05T22:21:00Z">
              <w:r>
                <w:rPr>
                  <w:rFonts w:eastAsia="Times New Roman"/>
                  <w:b/>
                  <w:bCs/>
                  <w:sz w:val="22"/>
                  <w:lang w:val="en-US"/>
                </w:rPr>
                <w:t xml:space="preserve"> *</w:t>
              </w:r>
            </w:ins>
          </w:p>
        </w:tc>
        <w:tc>
          <w:tcPr>
            <w:tcW w:w="541" w:type="pct"/>
            <w:shd w:val="clear" w:color="000000" w:fill="DCE6F1"/>
            <w:vAlign w:val="center"/>
            <w:hideMark/>
            <w:tcPrChange w:id="10943" w:author="Huyen Tran Thu" w:date="2025-04-28T21:02:00Z" w16du:dateUtc="2025-04-28T14:02:00Z">
              <w:tcPr>
                <w:tcW w:w="541" w:type="pct"/>
                <w:gridSpan w:val="3"/>
                <w:shd w:val="clear" w:color="000000" w:fill="DCE6F1"/>
                <w:vAlign w:val="center"/>
                <w:hideMark/>
              </w:tcPr>
            </w:tcPrChange>
          </w:tcPr>
          <w:p w14:paraId="7AD798D7" w14:textId="23433A74" w:rsidR="003C3770" w:rsidRPr="003C3770" w:rsidRDefault="003C3770">
            <w:pPr>
              <w:spacing w:before="0" w:after="0" w:line="240" w:lineRule="auto"/>
              <w:jc w:val="center"/>
              <w:rPr>
                <w:ins w:id="10944" w:author="Thu Huyen Tran" w:date="2023-12-05T22:19:00Z"/>
                <w:rFonts w:eastAsia="Times New Roman"/>
                <w:b/>
                <w:bCs/>
                <w:sz w:val="22"/>
                <w:lang w:val="en-US"/>
                <w:rPrChange w:id="10945" w:author="Thu Huyen Tran" w:date="2023-12-05T22:20:00Z">
                  <w:rPr>
                    <w:ins w:id="10946" w:author="Thu Huyen Tran" w:date="2023-12-05T22:19:00Z"/>
                    <w:rFonts w:ascii="Arial" w:eastAsia="Times New Roman" w:hAnsi="Arial" w:cs="Arial"/>
                    <w:b/>
                    <w:bCs/>
                    <w:sz w:val="20"/>
                    <w:szCs w:val="20"/>
                    <w:lang w:val="en-US"/>
                  </w:rPr>
                </w:rPrChange>
              </w:rPr>
              <w:pPrChange w:id="10947" w:author="Thu Huyen Tran" w:date="2023-12-05T22:21:00Z">
                <w:pPr>
                  <w:spacing w:before="0" w:after="0" w:line="240" w:lineRule="auto"/>
                  <w:jc w:val="left"/>
                </w:pPr>
              </w:pPrChange>
            </w:pPr>
            <w:ins w:id="10948" w:author="Thu Huyen Tran" w:date="2023-12-05T22:19:00Z">
              <w:r w:rsidRPr="003C3770">
                <w:rPr>
                  <w:rFonts w:eastAsia="Times New Roman"/>
                  <w:b/>
                  <w:bCs/>
                  <w:sz w:val="22"/>
                  <w:lang w:val="en-US"/>
                  <w:rPrChange w:id="10949" w:author="Thu Huyen Tran" w:date="2023-12-05T22:20:00Z">
                    <w:rPr>
                      <w:rFonts w:ascii="Arial" w:eastAsia="Times New Roman" w:hAnsi="Arial" w:cs="Arial"/>
                      <w:b/>
                      <w:bCs/>
                      <w:sz w:val="20"/>
                      <w:szCs w:val="20"/>
                      <w:lang w:val="en-US"/>
                    </w:rPr>
                  </w:rPrChange>
                </w:rPr>
                <w:t>Lượng CTR y tế phát sinh</w:t>
              </w:r>
            </w:ins>
            <w:ins w:id="10950" w:author="Thu Huyen Tran" w:date="2023-12-05T22:21:00Z">
              <w:r>
                <w:rPr>
                  <w:rFonts w:eastAsia="Times New Roman"/>
                  <w:b/>
                  <w:bCs/>
                  <w:sz w:val="22"/>
                  <w:lang w:val="en-US"/>
                </w:rPr>
                <w:t>**</w:t>
              </w:r>
            </w:ins>
          </w:p>
        </w:tc>
        <w:tc>
          <w:tcPr>
            <w:tcW w:w="466" w:type="pct"/>
            <w:shd w:val="clear" w:color="000000" w:fill="DCE6F1"/>
            <w:vAlign w:val="center"/>
            <w:hideMark/>
            <w:tcPrChange w:id="10951" w:author="Huyen Tran Thu" w:date="2025-04-28T21:02:00Z" w16du:dateUtc="2025-04-28T14:02:00Z">
              <w:tcPr>
                <w:tcW w:w="466" w:type="pct"/>
                <w:gridSpan w:val="3"/>
                <w:shd w:val="clear" w:color="000000" w:fill="DCE6F1"/>
                <w:vAlign w:val="center"/>
                <w:hideMark/>
              </w:tcPr>
            </w:tcPrChange>
          </w:tcPr>
          <w:p w14:paraId="3C0F75DA" w14:textId="221245C8" w:rsidR="003C3770" w:rsidRPr="003C3770" w:rsidRDefault="003C3770">
            <w:pPr>
              <w:spacing w:before="0" w:after="0" w:line="240" w:lineRule="auto"/>
              <w:jc w:val="center"/>
              <w:rPr>
                <w:ins w:id="10952" w:author="Thu Huyen Tran" w:date="2023-12-05T22:19:00Z"/>
                <w:rFonts w:eastAsia="Times New Roman"/>
                <w:b/>
                <w:bCs/>
                <w:sz w:val="22"/>
                <w:lang w:val="en-US"/>
                <w:rPrChange w:id="10953" w:author="Thu Huyen Tran" w:date="2023-12-05T22:20:00Z">
                  <w:rPr>
                    <w:ins w:id="10954" w:author="Thu Huyen Tran" w:date="2023-12-05T22:19:00Z"/>
                    <w:rFonts w:ascii="Arial" w:eastAsia="Times New Roman" w:hAnsi="Arial" w:cs="Arial"/>
                    <w:b/>
                    <w:bCs/>
                    <w:sz w:val="20"/>
                    <w:szCs w:val="20"/>
                    <w:lang w:val="en-US"/>
                  </w:rPr>
                </w:rPrChange>
              </w:rPr>
              <w:pPrChange w:id="10955" w:author="Thu Huyen Tran" w:date="2023-12-05T22:21:00Z">
                <w:pPr>
                  <w:spacing w:before="0" w:after="0" w:line="240" w:lineRule="auto"/>
                  <w:jc w:val="left"/>
                </w:pPr>
              </w:pPrChange>
            </w:pPr>
            <w:ins w:id="10956" w:author="Thu Huyen Tran" w:date="2023-12-05T22:19:00Z">
              <w:r w:rsidRPr="003C3770">
                <w:rPr>
                  <w:rFonts w:eastAsia="Times New Roman"/>
                  <w:b/>
                  <w:bCs/>
                  <w:sz w:val="22"/>
                  <w:lang w:val="en-US"/>
                  <w:rPrChange w:id="10957" w:author="Thu Huyen Tran" w:date="2023-12-05T22:20:00Z">
                    <w:rPr>
                      <w:rFonts w:ascii="Arial" w:eastAsia="Times New Roman" w:hAnsi="Arial" w:cs="Arial"/>
                      <w:b/>
                      <w:bCs/>
                      <w:sz w:val="20"/>
                      <w:szCs w:val="20"/>
                      <w:lang w:val="en-US"/>
                    </w:rPr>
                  </w:rPrChange>
                </w:rPr>
                <w:t>Tổng lượng CTR y tế phát sinh</w:t>
              </w:r>
            </w:ins>
          </w:p>
        </w:tc>
        <w:tc>
          <w:tcPr>
            <w:tcW w:w="601" w:type="pct"/>
            <w:shd w:val="clear" w:color="000000" w:fill="DCE6F1"/>
            <w:vAlign w:val="center"/>
            <w:hideMark/>
            <w:tcPrChange w:id="10958" w:author="Huyen Tran Thu" w:date="2025-04-28T21:02:00Z" w16du:dateUtc="2025-04-28T14:02:00Z">
              <w:tcPr>
                <w:tcW w:w="601" w:type="pct"/>
                <w:gridSpan w:val="3"/>
                <w:shd w:val="clear" w:color="000000" w:fill="DCE6F1"/>
                <w:vAlign w:val="center"/>
                <w:hideMark/>
              </w:tcPr>
            </w:tcPrChange>
          </w:tcPr>
          <w:p w14:paraId="38290EE0" w14:textId="320BC932" w:rsidR="003C3770" w:rsidRPr="003C3770" w:rsidRDefault="003C3770">
            <w:pPr>
              <w:spacing w:before="0" w:after="0" w:line="240" w:lineRule="auto"/>
              <w:jc w:val="center"/>
              <w:rPr>
                <w:ins w:id="10959" w:author="Thu Huyen Tran" w:date="2023-12-05T22:19:00Z"/>
                <w:rFonts w:eastAsia="Times New Roman"/>
                <w:b/>
                <w:bCs/>
                <w:sz w:val="22"/>
                <w:lang w:val="en-US"/>
                <w:rPrChange w:id="10960" w:author="Thu Huyen Tran" w:date="2023-12-05T22:20:00Z">
                  <w:rPr>
                    <w:ins w:id="10961" w:author="Thu Huyen Tran" w:date="2023-12-05T22:19:00Z"/>
                    <w:rFonts w:ascii="Arial" w:eastAsia="Times New Roman" w:hAnsi="Arial" w:cs="Arial"/>
                    <w:b/>
                    <w:bCs/>
                    <w:sz w:val="20"/>
                    <w:szCs w:val="20"/>
                    <w:lang w:val="en-US"/>
                  </w:rPr>
                </w:rPrChange>
              </w:rPr>
              <w:pPrChange w:id="10962" w:author="Thu Huyen Tran" w:date="2023-12-05T22:21:00Z">
                <w:pPr>
                  <w:spacing w:before="0" w:after="0" w:line="240" w:lineRule="auto"/>
                  <w:jc w:val="left"/>
                </w:pPr>
              </w:pPrChange>
            </w:pPr>
            <w:ins w:id="10963" w:author="Thu Huyen Tran" w:date="2023-12-05T22:19:00Z">
              <w:r w:rsidRPr="003C3770">
                <w:rPr>
                  <w:rFonts w:eastAsia="Times New Roman"/>
                  <w:b/>
                  <w:bCs/>
                  <w:sz w:val="22"/>
                  <w:lang w:val="en-US"/>
                  <w:rPrChange w:id="10964" w:author="Thu Huyen Tran" w:date="2023-12-05T22:20:00Z">
                    <w:rPr>
                      <w:rFonts w:ascii="Arial" w:eastAsia="Times New Roman" w:hAnsi="Arial" w:cs="Arial"/>
                      <w:b/>
                      <w:bCs/>
                      <w:sz w:val="20"/>
                      <w:szCs w:val="20"/>
                      <w:lang w:val="en-US"/>
                    </w:rPr>
                  </w:rPrChange>
                </w:rPr>
                <w:t>CTR y tế nguy hại phát sinh trung bình ngày</w:t>
              </w:r>
            </w:ins>
          </w:p>
        </w:tc>
        <w:tc>
          <w:tcPr>
            <w:tcW w:w="599" w:type="pct"/>
            <w:shd w:val="clear" w:color="000000" w:fill="DCE6F1"/>
            <w:vAlign w:val="center"/>
            <w:hideMark/>
            <w:tcPrChange w:id="10965" w:author="Huyen Tran Thu" w:date="2025-04-28T21:02:00Z" w16du:dateUtc="2025-04-28T14:02:00Z">
              <w:tcPr>
                <w:tcW w:w="599" w:type="pct"/>
                <w:gridSpan w:val="3"/>
                <w:shd w:val="clear" w:color="000000" w:fill="DCE6F1"/>
                <w:vAlign w:val="center"/>
                <w:hideMark/>
              </w:tcPr>
            </w:tcPrChange>
          </w:tcPr>
          <w:p w14:paraId="1A2C89AF" w14:textId="45F848E0" w:rsidR="003C3770" w:rsidRPr="003C3770" w:rsidRDefault="003C3770">
            <w:pPr>
              <w:spacing w:before="0" w:after="0" w:line="240" w:lineRule="auto"/>
              <w:jc w:val="center"/>
              <w:rPr>
                <w:ins w:id="10966" w:author="Thu Huyen Tran" w:date="2023-12-05T22:19:00Z"/>
                <w:rFonts w:eastAsia="Times New Roman"/>
                <w:b/>
                <w:bCs/>
                <w:sz w:val="22"/>
                <w:lang w:val="en-US"/>
                <w:rPrChange w:id="10967" w:author="Thu Huyen Tran" w:date="2023-12-05T22:20:00Z">
                  <w:rPr>
                    <w:ins w:id="10968" w:author="Thu Huyen Tran" w:date="2023-12-05T22:19:00Z"/>
                    <w:rFonts w:ascii="Arial" w:eastAsia="Times New Roman" w:hAnsi="Arial" w:cs="Arial"/>
                    <w:b/>
                    <w:bCs/>
                    <w:sz w:val="20"/>
                    <w:szCs w:val="20"/>
                    <w:lang w:val="en-US"/>
                  </w:rPr>
                </w:rPrChange>
              </w:rPr>
              <w:pPrChange w:id="10969" w:author="Thu Huyen Tran" w:date="2023-12-05T22:21:00Z">
                <w:pPr>
                  <w:spacing w:before="0" w:after="0" w:line="240" w:lineRule="auto"/>
                  <w:jc w:val="left"/>
                </w:pPr>
              </w:pPrChange>
            </w:pPr>
            <w:ins w:id="10970" w:author="Thu Huyen Tran" w:date="2023-12-05T22:19:00Z">
              <w:r w:rsidRPr="003C3770">
                <w:rPr>
                  <w:rFonts w:eastAsia="Times New Roman"/>
                  <w:b/>
                  <w:bCs/>
                  <w:sz w:val="22"/>
                  <w:lang w:val="en-US"/>
                  <w:rPrChange w:id="10971" w:author="Thu Huyen Tran" w:date="2023-12-05T22:20:00Z">
                    <w:rPr>
                      <w:rFonts w:ascii="Arial" w:eastAsia="Times New Roman" w:hAnsi="Arial" w:cs="Arial"/>
                      <w:b/>
                      <w:bCs/>
                      <w:sz w:val="20"/>
                      <w:szCs w:val="20"/>
                      <w:lang w:val="en-US"/>
                    </w:rPr>
                  </w:rPrChange>
                </w:rPr>
                <w:t>CTR y tế nguy hại phát sinh</w:t>
              </w:r>
            </w:ins>
            <w:ins w:id="10972" w:author="Thu Huyen Tran" w:date="2023-12-05T22:21:00Z">
              <w:r>
                <w:rPr>
                  <w:rFonts w:eastAsia="Times New Roman"/>
                  <w:b/>
                  <w:bCs/>
                  <w:sz w:val="22"/>
                  <w:lang w:val="en-US"/>
                </w:rPr>
                <w:t>**</w:t>
              </w:r>
            </w:ins>
          </w:p>
        </w:tc>
        <w:tc>
          <w:tcPr>
            <w:tcW w:w="534" w:type="pct"/>
            <w:shd w:val="clear" w:color="000000" w:fill="DCE6F1"/>
            <w:vAlign w:val="center"/>
            <w:hideMark/>
            <w:tcPrChange w:id="10973" w:author="Huyen Tran Thu" w:date="2025-04-28T21:02:00Z" w16du:dateUtc="2025-04-28T14:02:00Z">
              <w:tcPr>
                <w:tcW w:w="534" w:type="pct"/>
                <w:gridSpan w:val="3"/>
                <w:shd w:val="clear" w:color="000000" w:fill="DCE6F1"/>
                <w:vAlign w:val="center"/>
                <w:hideMark/>
              </w:tcPr>
            </w:tcPrChange>
          </w:tcPr>
          <w:p w14:paraId="39AABE0A" w14:textId="77777777" w:rsidR="003C3770" w:rsidRPr="003C3770" w:rsidRDefault="003C3770">
            <w:pPr>
              <w:spacing w:before="0" w:after="0" w:line="240" w:lineRule="auto"/>
              <w:jc w:val="center"/>
              <w:rPr>
                <w:ins w:id="10974" w:author="Thu Huyen Tran" w:date="2023-12-05T22:19:00Z"/>
                <w:rFonts w:eastAsia="Times New Roman"/>
                <w:b/>
                <w:bCs/>
                <w:sz w:val="22"/>
                <w:lang w:val="en-US"/>
                <w:rPrChange w:id="10975" w:author="Thu Huyen Tran" w:date="2023-12-05T22:20:00Z">
                  <w:rPr>
                    <w:ins w:id="10976" w:author="Thu Huyen Tran" w:date="2023-12-05T22:19:00Z"/>
                    <w:rFonts w:ascii="Arial" w:eastAsia="Times New Roman" w:hAnsi="Arial" w:cs="Arial"/>
                    <w:b/>
                    <w:bCs/>
                    <w:sz w:val="20"/>
                    <w:szCs w:val="20"/>
                    <w:lang w:val="en-US"/>
                  </w:rPr>
                </w:rPrChange>
              </w:rPr>
              <w:pPrChange w:id="10977" w:author="Thu Huyen Tran" w:date="2023-12-05T22:21:00Z">
                <w:pPr>
                  <w:spacing w:before="0" w:after="0" w:line="240" w:lineRule="auto"/>
                  <w:jc w:val="left"/>
                </w:pPr>
              </w:pPrChange>
            </w:pPr>
            <w:ins w:id="10978" w:author="Thu Huyen Tran" w:date="2023-12-05T22:19:00Z">
              <w:r w:rsidRPr="003C3770">
                <w:rPr>
                  <w:rFonts w:eastAsia="Times New Roman"/>
                  <w:b/>
                  <w:bCs/>
                  <w:sz w:val="22"/>
                  <w:lang w:val="en-US"/>
                  <w:rPrChange w:id="10979" w:author="Thu Huyen Tran" w:date="2023-12-05T22:20:00Z">
                    <w:rPr>
                      <w:rFonts w:ascii="Arial" w:eastAsia="Times New Roman" w:hAnsi="Arial" w:cs="Arial"/>
                      <w:b/>
                      <w:bCs/>
                      <w:sz w:val="20"/>
                      <w:szCs w:val="20"/>
                      <w:lang w:val="en-US"/>
                    </w:rPr>
                  </w:rPrChange>
                </w:rPr>
                <w:t>Lượng CTR y tế thông thường</w:t>
              </w:r>
            </w:ins>
          </w:p>
        </w:tc>
        <w:tc>
          <w:tcPr>
            <w:tcW w:w="413" w:type="pct"/>
            <w:shd w:val="clear" w:color="000000" w:fill="DCE6F1"/>
            <w:vAlign w:val="center"/>
            <w:hideMark/>
            <w:tcPrChange w:id="10980" w:author="Huyen Tran Thu" w:date="2025-04-28T21:02:00Z" w16du:dateUtc="2025-04-28T14:02:00Z">
              <w:tcPr>
                <w:tcW w:w="399" w:type="pct"/>
                <w:gridSpan w:val="3"/>
                <w:shd w:val="clear" w:color="000000" w:fill="DCE6F1"/>
                <w:vAlign w:val="center"/>
                <w:hideMark/>
              </w:tcPr>
            </w:tcPrChange>
          </w:tcPr>
          <w:p w14:paraId="664959B3" w14:textId="77777777" w:rsidR="003C3770" w:rsidRPr="003C3770" w:rsidRDefault="003C3770">
            <w:pPr>
              <w:spacing w:before="0" w:after="0" w:line="240" w:lineRule="auto"/>
              <w:jc w:val="center"/>
              <w:rPr>
                <w:ins w:id="10981" w:author="Thu Huyen Tran" w:date="2023-12-05T22:19:00Z"/>
                <w:rFonts w:eastAsia="Times New Roman"/>
                <w:b/>
                <w:bCs/>
                <w:sz w:val="22"/>
                <w:lang w:val="en-US"/>
                <w:rPrChange w:id="10982" w:author="Thu Huyen Tran" w:date="2023-12-05T22:20:00Z">
                  <w:rPr>
                    <w:ins w:id="10983" w:author="Thu Huyen Tran" w:date="2023-12-05T22:19:00Z"/>
                    <w:rFonts w:ascii="Arial" w:eastAsia="Times New Roman" w:hAnsi="Arial" w:cs="Arial"/>
                    <w:b/>
                    <w:bCs/>
                    <w:sz w:val="20"/>
                    <w:szCs w:val="20"/>
                    <w:lang w:val="en-US"/>
                  </w:rPr>
                </w:rPrChange>
              </w:rPr>
              <w:pPrChange w:id="10984" w:author="Thu Huyen Tran" w:date="2023-12-05T22:21:00Z">
                <w:pPr>
                  <w:spacing w:before="0" w:after="0" w:line="240" w:lineRule="auto"/>
                  <w:jc w:val="left"/>
                </w:pPr>
              </w:pPrChange>
            </w:pPr>
            <w:ins w:id="10985" w:author="Thu Huyen Tran" w:date="2023-12-05T22:19:00Z">
              <w:r w:rsidRPr="003C3770">
                <w:rPr>
                  <w:rFonts w:eastAsia="Times New Roman"/>
                  <w:b/>
                  <w:bCs/>
                  <w:sz w:val="22"/>
                  <w:lang w:val="en-US"/>
                  <w:rPrChange w:id="10986" w:author="Thu Huyen Tran" w:date="2023-12-05T22:20:00Z">
                    <w:rPr>
                      <w:rFonts w:ascii="Arial" w:eastAsia="Times New Roman" w:hAnsi="Arial" w:cs="Arial"/>
                      <w:b/>
                      <w:bCs/>
                      <w:sz w:val="20"/>
                      <w:szCs w:val="20"/>
                      <w:lang w:val="en-US"/>
                    </w:rPr>
                  </w:rPrChange>
                </w:rPr>
                <w:t>Tỷ lệ CTNH được thu gom, xử lý</w:t>
              </w:r>
            </w:ins>
          </w:p>
        </w:tc>
        <w:tc>
          <w:tcPr>
            <w:tcW w:w="451" w:type="pct"/>
            <w:shd w:val="clear" w:color="000000" w:fill="DCE6F1"/>
            <w:vAlign w:val="center"/>
            <w:hideMark/>
            <w:tcPrChange w:id="10987" w:author="Huyen Tran Thu" w:date="2025-04-28T21:02:00Z" w16du:dateUtc="2025-04-28T14:02:00Z">
              <w:tcPr>
                <w:tcW w:w="466" w:type="pct"/>
                <w:gridSpan w:val="3"/>
                <w:shd w:val="clear" w:color="000000" w:fill="DCE6F1"/>
                <w:vAlign w:val="center"/>
                <w:hideMark/>
              </w:tcPr>
            </w:tcPrChange>
          </w:tcPr>
          <w:p w14:paraId="27032097" w14:textId="77777777" w:rsidR="003C3770" w:rsidRPr="003C3770" w:rsidRDefault="003C3770">
            <w:pPr>
              <w:spacing w:before="0" w:after="0" w:line="240" w:lineRule="auto"/>
              <w:jc w:val="center"/>
              <w:rPr>
                <w:ins w:id="10988" w:author="Thu Huyen Tran" w:date="2023-12-05T22:19:00Z"/>
                <w:rFonts w:eastAsia="Times New Roman"/>
                <w:b/>
                <w:bCs/>
                <w:sz w:val="22"/>
                <w:lang w:val="en-US"/>
                <w:rPrChange w:id="10989" w:author="Thu Huyen Tran" w:date="2023-12-05T22:20:00Z">
                  <w:rPr>
                    <w:ins w:id="10990" w:author="Thu Huyen Tran" w:date="2023-12-05T22:19:00Z"/>
                    <w:rFonts w:ascii="Arial" w:eastAsia="Times New Roman" w:hAnsi="Arial" w:cs="Arial"/>
                    <w:b/>
                    <w:bCs/>
                    <w:sz w:val="20"/>
                    <w:szCs w:val="20"/>
                    <w:lang w:val="en-US"/>
                  </w:rPr>
                </w:rPrChange>
              </w:rPr>
              <w:pPrChange w:id="10991" w:author="Thu Huyen Tran" w:date="2023-12-05T22:21:00Z">
                <w:pPr>
                  <w:spacing w:before="0" w:after="0" w:line="240" w:lineRule="auto"/>
                  <w:jc w:val="left"/>
                </w:pPr>
              </w:pPrChange>
            </w:pPr>
            <w:ins w:id="10992" w:author="Thu Huyen Tran" w:date="2023-12-05T22:19:00Z">
              <w:r w:rsidRPr="003C3770">
                <w:rPr>
                  <w:rFonts w:eastAsia="Times New Roman"/>
                  <w:b/>
                  <w:bCs/>
                  <w:sz w:val="22"/>
                  <w:lang w:val="en-US"/>
                  <w:rPrChange w:id="10993" w:author="Thu Huyen Tran" w:date="2023-12-05T22:20:00Z">
                    <w:rPr>
                      <w:rFonts w:ascii="Arial" w:eastAsia="Times New Roman" w:hAnsi="Arial" w:cs="Arial"/>
                      <w:b/>
                      <w:bCs/>
                      <w:sz w:val="20"/>
                      <w:szCs w:val="20"/>
                      <w:lang w:val="en-US"/>
                    </w:rPr>
                  </w:rPrChange>
                </w:rPr>
                <w:t>CTR y tế nguy hại  được xử lý</w:t>
              </w:r>
            </w:ins>
          </w:p>
        </w:tc>
        <w:tc>
          <w:tcPr>
            <w:tcW w:w="530" w:type="pct"/>
            <w:shd w:val="clear" w:color="000000" w:fill="DCE6F1"/>
            <w:vAlign w:val="center"/>
            <w:hideMark/>
            <w:tcPrChange w:id="10994" w:author="Huyen Tran Thu" w:date="2025-04-28T21:02:00Z" w16du:dateUtc="2025-04-28T14:02:00Z">
              <w:tcPr>
                <w:tcW w:w="532" w:type="pct"/>
                <w:gridSpan w:val="2"/>
                <w:shd w:val="clear" w:color="000000" w:fill="DCE6F1"/>
                <w:vAlign w:val="center"/>
                <w:hideMark/>
              </w:tcPr>
            </w:tcPrChange>
          </w:tcPr>
          <w:p w14:paraId="3E05FE4C" w14:textId="77777777" w:rsidR="003C3770" w:rsidRPr="003C3770" w:rsidRDefault="003C3770">
            <w:pPr>
              <w:spacing w:before="0" w:after="0" w:line="240" w:lineRule="auto"/>
              <w:jc w:val="center"/>
              <w:rPr>
                <w:ins w:id="10995" w:author="Thu Huyen Tran" w:date="2023-12-05T22:19:00Z"/>
                <w:rFonts w:eastAsia="Times New Roman"/>
                <w:b/>
                <w:bCs/>
                <w:sz w:val="22"/>
                <w:lang w:val="en-US"/>
                <w:rPrChange w:id="10996" w:author="Thu Huyen Tran" w:date="2023-12-05T22:20:00Z">
                  <w:rPr>
                    <w:ins w:id="10997" w:author="Thu Huyen Tran" w:date="2023-12-05T22:19:00Z"/>
                    <w:rFonts w:ascii="Arial" w:eastAsia="Times New Roman" w:hAnsi="Arial" w:cs="Arial"/>
                    <w:b/>
                    <w:bCs/>
                    <w:sz w:val="20"/>
                    <w:szCs w:val="20"/>
                    <w:lang w:val="en-US"/>
                  </w:rPr>
                </w:rPrChange>
              </w:rPr>
              <w:pPrChange w:id="10998" w:author="Thu Huyen Tran" w:date="2023-12-05T22:21:00Z">
                <w:pPr>
                  <w:spacing w:before="0" w:after="0" w:line="240" w:lineRule="auto"/>
                  <w:jc w:val="left"/>
                </w:pPr>
              </w:pPrChange>
            </w:pPr>
            <w:ins w:id="10999" w:author="Thu Huyen Tran" w:date="2023-12-05T22:19:00Z">
              <w:r w:rsidRPr="003C3770">
                <w:rPr>
                  <w:rFonts w:eastAsia="Times New Roman"/>
                  <w:b/>
                  <w:bCs/>
                  <w:sz w:val="22"/>
                  <w:lang w:val="en-US"/>
                  <w:rPrChange w:id="11000" w:author="Thu Huyen Tran" w:date="2023-12-05T22:20:00Z">
                    <w:rPr>
                      <w:rFonts w:ascii="Arial" w:eastAsia="Times New Roman" w:hAnsi="Arial" w:cs="Arial"/>
                      <w:b/>
                      <w:bCs/>
                      <w:sz w:val="20"/>
                      <w:szCs w:val="20"/>
                      <w:lang w:val="en-US"/>
                    </w:rPr>
                  </w:rPrChange>
                </w:rPr>
                <w:t>Lượng CTR y tế thông thường được xử lý</w:t>
              </w:r>
            </w:ins>
          </w:p>
        </w:tc>
      </w:tr>
      <w:tr w:rsidR="003C3770" w:rsidRPr="003C3770" w14:paraId="0E9BCCE8" w14:textId="77777777" w:rsidTr="008073D8">
        <w:trPr>
          <w:trHeight w:val="510"/>
          <w:jc w:val="center"/>
          <w:ins w:id="11001" w:author="Thu Huyen Tran" w:date="2023-12-05T22:19:00Z"/>
          <w:trPrChange w:id="11002" w:author="Huyen Tran Thu" w:date="2025-04-28T21:02:00Z" w16du:dateUtc="2025-04-28T14:02:00Z">
            <w:trPr>
              <w:trHeight w:val="510"/>
            </w:trPr>
          </w:trPrChange>
        </w:trPr>
        <w:tc>
          <w:tcPr>
            <w:tcW w:w="403" w:type="pct"/>
            <w:shd w:val="clear" w:color="000000" w:fill="DCE6F1"/>
            <w:vAlign w:val="center"/>
            <w:hideMark/>
            <w:tcPrChange w:id="11003" w:author="Huyen Tran Thu" w:date="2025-04-28T21:02:00Z" w16du:dateUtc="2025-04-28T14:02:00Z">
              <w:tcPr>
                <w:tcW w:w="401" w:type="pct"/>
                <w:shd w:val="clear" w:color="000000" w:fill="DCE6F1"/>
                <w:vAlign w:val="center"/>
                <w:hideMark/>
              </w:tcPr>
            </w:tcPrChange>
          </w:tcPr>
          <w:p w14:paraId="2CE42812" w14:textId="77777777" w:rsidR="003C3770" w:rsidRPr="003C3770" w:rsidRDefault="003C3770">
            <w:pPr>
              <w:spacing w:before="0" w:after="0" w:line="240" w:lineRule="auto"/>
              <w:jc w:val="center"/>
              <w:rPr>
                <w:ins w:id="11004" w:author="Thu Huyen Tran" w:date="2023-12-05T22:19:00Z"/>
                <w:rFonts w:eastAsia="Times New Roman"/>
                <w:b/>
                <w:bCs/>
                <w:sz w:val="22"/>
                <w:lang w:val="en-US"/>
                <w:rPrChange w:id="11005" w:author="Thu Huyen Tran" w:date="2023-12-05T22:20:00Z">
                  <w:rPr>
                    <w:ins w:id="11006" w:author="Thu Huyen Tran" w:date="2023-12-05T22:19:00Z"/>
                    <w:rFonts w:ascii="Arial" w:eastAsia="Times New Roman" w:hAnsi="Arial" w:cs="Arial"/>
                    <w:b/>
                    <w:bCs/>
                    <w:sz w:val="20"/>
                    <w:szCs w:val="20"/>
                    <w:lang w:val="en-US"/>
                  </w:rPr>
                </w:rPrChange>
              </w:rPr>
              <w:pPrChange w:id="11007" w:author="Thu Huyen Tran" w:date="2023-12-05T22:20:00Z">
                <w:pPr>
                  <w:spacing w:before="0" w:after="0" w:line="240" w:lineRule="auto"/>
                  <w:jc w:val="left"/>
                </w:pPr>
              </w:pPrChange>
            </w:pPr>
            <w:ins w:id="11008" w:author="Thu Huyen Tran" w:date="2023-12-05T22:19:00Z">
              <w:r w:rsidRPr="003C3770">
                <w:rPr>
                  <w:rFonts w:eastAsia="Times New Roman"/>
                  <w:b/>
                  <w:bCs/>
                  <w:sz w:val="22"/>
                  <w:lang w:val="en-US"/>
                  <w:rPrChange w:id="11009" w:author="Thu Huyen Tran" w:date="2023-12-05T22:20:00Z">
                    <w:rPr>
                      <w:rFonts w:ascii="Arial" w:eastAsia="Times New Roman" w:hAnsi="Arial" w:cs="Arial"/>
                      <w:b/>
                      <w:bCs/>
                      <w:sz w:val="20"/>
                      <w:szCs w:val="20"/>
                      <w:lang w:val="en-US"/>
                    </w:rPr>
                  </w:rPrChange>
                </w:rPr>
                <w:t>Đơn vị</w:t>
              </w:r>
            </w:ins>
          </w:p>
        </w:tc>
        <w:tc>
          <w:tcPr>
            <w:tcW w:w="461" w:type="pct"/>
            <w:shd w:val="clear" w:color="000000" w:fill="DCE6F1"/>
            <w:vAlign w:val="center"/>
            <w:hideMark/>
            <w:tcPrChange w:id="11010" w:author="Huyen Tran Thu" w:date="2025-04-28T21:02:00Z" w16du:dateUtc="2025-04-28T14:02:00Z">
              <w:tcPr>
                <w:tcW w:w="461" w:type="pct"/>
                <w:gridSpan w:val="2"/>
                <w:shd w:val="clear" w:color="000000" w:fill="DCE6F1"/>
                <w:vAlign w:val="center"/>
                <w:hideMark/>
              </w:tcPr>
            </w:tcPrChange>
          </w:tcPr>
          <w:p w14:paraId="47E2143A" w14:textId="77777777" w:rsidR="003C3770" w:rsidRPr="003C3770" w:rsidRDefault="003C3770">
            <w:pPr>
              <w:spacing w:before="0" w:after="0" w:line="240" w:lineRule="auto"/>
              <w:jc w:val="center"/>
              <w:rPr>
                <w:ins w:id="11011" w:author="Thu Huyen Tran" w:date="2023-12-05T22:19:00Z"/>
                <w:rFonts w:eastAsia="Times New Roman"/>
                <w:sz w:val="22"/>
                <w:lang w:val="en-US"/>
                <w:rPrChange w:id="11012" w:author="Thu Huyen Tran" w:date="2023-12-05T22:20:00Z">
                  <w:rPr>
                    <w:ins w:id="11013" w:author="Thu Huyen Tran" w:date="2023-12-05T22:19:00Z"/>
                    <w:rFonts w:ascii="Arial" w:eastAsia="Times New Roman" w:hAnsi="Arial" w:cs="Arial"/>
                    <w:sz w:val="20"/>
                    <w:szCs w:val="20"/>
                    <w:lang w:val="en-US"/>
                  </w:rPr>
                </w:rPrChange>
              </w:rPr>
              <w:pPrChange w:id="11014" w:author="Thu Huyen Tran" w:date="2023-12-05T22:20:00Z">
                <w:pPr>
                  <w:spacing w:before="0" w:after="0" w:line="240" w:lineRule="auto"/>
                  <w:jc w:val="left"/>
                </w:pPr>
              </w:pPrChange>
            </w:pPr>
            <w:ins w:id="11015" w:author="Thu Huyen Tran" w:date="2023-12-05T22:19:00Z">
              <w:r w:rsidRPr="003C3770">
                <w:rPr>
                  <w:rFonts w:eastAsia="Times New Roman"/>
                  <w:sz w:val="22"/>
                  <w:lang w:val="en-US"/>
                  <w:rPrChange w:id="11016" w:author="Thu Huyen Tran" w:date="2023-12-05T22:20:00Z">
                    <w:rPr>
                      <w:rFonts w:ascii="Arial" w:eastAsia="Times New Roman" w:hAnsi="Arial" w:cs="Arial"/>
                      <w:sz w:val="20"/>
                      <w:szCs w:val="20"/>
                      <w:lang w:val="en-US"/>
                    </w:rPr>
                  </w:rPrChange>
                </w:rPr>
                <w:t>1000 giường</w:t>
              </w:r>
            </w:ins>
          </w:p>
        </w:tc>
        <w:tc>
          <w:tcPr>
            <w:tcW w:w="541" w:type="pct"/>
            <w:shd w:val="clear" w:color="000000" w:fill="DCE6F1"/>
            <w:vAlign w:val="center"/>
            <w:hideMark/>
            <w:tcPrChange w:id="11017" w:author="Huyen Tran Thu" w:date="2025-04-28T21:02:00Z" w16du:dateUtc="2025-04-28T14:02:00Z">
              <w:tcPr>
                <w:tcW w:w="541" w:type="pct"/>
                <w:gridSpan w:val="3"/>
                <w:shd w:val="clear" w:color="000000" w:fill="DCE6F1"/>
                <w:vAlign w:val="center"/>
                <w:hideMark/>
              </w:tcPr>
            </w:tcPrChange>
          </w:tcPr>
          <w:p w14:paraId="472EDF2B" w14:textId="77777777" w:rsidR="003C3770" w:rsidRPr="003C3770" w:rsidRDefault="003C3770">
            <w:pPr>
              <w:spacing w:before="0" w:after="0" w:line="240" w:lineRule="auto"/>
              <w:jc w:val="center"/>
              <w:rPr>
                <w:ins w:id="11018" w:author="Thu Huyen Tran" w:date="2023-12-05T22:19:00Z"/>
                <w:rFonts w:eastAsia="Times New Roman"/>
                <w:sz w:val="22"/>
                <w:lang w:val="en-US"/>
                <w:rPrChange w:id="11019" w:author="Thu Huyen Tran" w:date="2023-12-05T22:20:00Z">
                  <w:rPr>
                    <w:ins w:id="11020" w:author="Thu Huyen Tran" w:date="2023-12-05T22:19:00Z"/>
                    <w:rFonts w:ascii="Arial" w:eastAsia="Times New Roman" w:hAnsi="Arial" w:cs="Arial"/>
                    <w:sz w:val="20"/>
                    <w:szCs w:val="20"/>
                    <w:lang w:val="en-US"/>
                  </w:rPr>
                </w:rPrChange>
              </w:rPr>
              <w:pPrChange w:id="11021" w:author="Thu Huyen Tran" w:date="2023-12-05T22:20:00Z">
                <w:pPr>
                  <w:spacing w:before="0" w:after="0" w:line="240" w:lineRule="auto"/>
                  <w:jc w:val="left"/>
                </w:pPr>
              </w:pPrChange>
            </w:pPr>
            <w:ins w:id="11022" w:author="Thu Huyen Tran" w:date="2023-12-05T22:19:00Z">
              <w:r w:rsidRPr="003C3770">
                <w:rPr>
                  <w:rFonts w:eastAsia="Times New Roman"/>
                  <w:sz w:val="22"/>
                  <w:lang w:val="en-US"/>
                  <w:rPrChange w:id="11023" w:author="Thu Huyen Tran" w:date="2023-12-05T22:20:00Z">
                    <w:rPr>
                      <w:rFonts w:ascii="Arial" w:eastAsia="Times New Roman" w:hAnsi="Arial" w:cs="Arial"/>
                      <w:sz w:val="20"/>
                      <w:szCs w:val="20"/>
                      <w:lang w:val="en-US"/>
                    </w:rPr>
                  </w:rPrChange>
                </w:rPr>
                <w:t>kg/giường/ngày</w:t>
              </w:r>
            </w:ins>
          </w:p>
        </w:tc>
        <w:tc>
          <w:tcPr>
            <w:tcW w:w="466" w:type="pct"/>
            <w:shd w:val="clear" w:color="000000" w:fill="DCE6F1"/>
            <w:vAlign w:val="center"/>
            <w:hideMark/>
            <w:tcPrChange w:id="11024" w:author="Huyen Tran Thu" w:date="2025-04-28T21:02:00Z" w16du:dateUtc="2025-04-28T14:02:00Z">
              <w:tcPr>
                <w:tcW w:w="466" w:type="pct"/>
                <w:gridSpan w:val="3"/>
                <w:shd w:val="clear" w:color="000000" w:fill="DCE6F1"/>
                <w:vAlign w:val="center"/>
                <w:hideMark/>
              </w:tcPr>
            </w:tcPrChange>
          </w:tcPr>
          <w:p w14:paraId="6C345640" w14:textId="77777777" w:rsidR="003C3770" w:rsidRPr="003C3770" w:rsidRDefault="003C3770">
            <w:pPr>
              <w:spacing w:before="0" w:after="0" w:line="240" w:lineRule="auto"/>
              <w:jc w:val="center"/>
              <w:rPr>
                <w:ins w:id="11025" w:author="Thu Huyen Tran" w:date="2023-12-05T22:19:00Z"/>
                <w:rFonts w:eastAsia="Times New Roman"/>
                <w:sz w:val="22"/>
                <w:lang w:val="en-US"/>
                <w:rPrChange w:id="11026" w:author="Thu Huyen Tran" w:date="2023-12-05T22:20:00Z">
                  <w:rPr>
                    <w:ins w:id="11027" w:author="Thu Huyen Tran" w:date="2023-12-05T22:19:00Z"/>
                    <w:rFonts w:ascii="Arial" w:eastAsia="Times New Roman" w:hAnsi="Arial" w:cs="Arial"/>
                    <w:sz w:val="20"/>
                    <w:szCs w:val="20"/>
                    <w:lang w:val="en-US"/>
                  </w:rPr>
                </w:rPrChange>
              </w:rPr>
              <w:pPrChange w:id="11028" w:author="Thu Huyen Tran" w:date="2023-12-05T22:20:00Z">
                <w:pPr>
                  <w:spacing w:before="0" w:after="0" w:line="240" w:lineRule="auto"/>
                  <w:jc w:val="left"/>
                </w:pPr>
              </w:pPrChange>
            </w:pPr>
            <w:ins w:id="11029" w:author="Thu Huyen Tran" w:date="2023-12-05T22:19:00Z">
              <w:r w:rsidRPr="003C3770">
                <w:rPr>
                  <w:rFonts w:eastAsia="Times New Roman"/>
                  <w:sz w:val="22"/>
                  <w:lang w:val="en-US"/>
                  <w:rPrChange w:id="11030" w:author="Thu Huyen Tran" w:date="2023-12-05T22:20:00Z">
                    <w:rPr>
                      <w:rFonts w:ascii="Arial" w:eastAsia="Times New Roman" w:hAnsi="Arial" w:cs="Arial"/>
                      <w:sz w:val="20"/>
                      <w:szCs w:val="20"/>
                      <w:lang w:val="en-US"/>
                    </w:rPr>
                  </w:rPrChange>
                </w:rPr>
                <w:t>Nghìn tấn/năm</w:t>
              </w:r>
            </w:ins>
          </w:p>
        </w:tc>
        <w:tc>
          <w:tcPr>
            <w:tcW w:w="601" w:type="pct"/>
            <w:shd w:val="clear" w:color="000000" w:fill="DCE6F1"/>
            <w:vAlign w:val="center"/>
            <w:hideMark/>
            <w:tcPrChange w:id="11031" w:author="Huyen Tran Thu" w:date="2025-04-28T21:02:00Z" w16du:dateUtc="2025-04-28T14:02:00Z">
              <w:tcPr>
                <w:tcW w:w="601" w:type="pct"/>
                <w:gridSpan w:val="3"/>
                <w:shd w:val="clear" w:color="000000" w:fill="DCE6F1"/>
                <w:vAlign w:val="center"/>
                <w:hideMark/>
              </w:tcPr>
            </w:tcPrChange>
          </w:tcPr>
          <w:p w14:paraId="2EDDC917" w14:textId="77777777" w:rsidR="003C3770" w:rsidRPr="003C3770" w:rsidRDefault="003C3770">
            <w:pPr>
              <w:spacing w:before="0" w:after="0" w:line="240" w:lineRule="auto"/>
              <w:jc w:val="center"/>
              <w:rPr>
                <w:ins w:id="11032" w:author="Thu Huyen Tran" w:date="2023-12-05T22:19:00Z"/>
                <w:rFonts w:eastAsia="Times New Roman"/>
                <w:sz w:val="22"/>
                <w:lang w:val="en-US"/>
                <w:rPrChange w:id="11033" w:author="Thu Huyen Tran" w:date="2023-12-05T22:20:00Z">
                  <w:rPr>
                    <w:ins w:id="11034" w:author="Thu Huyen Tran" w:date="2023-12-05T22:19:00Z"/>
                    <w:rFonts w:ascii="Arial" w:eastAsia="Times New Roman" w:hAnsi="Arial" w:cs="Arial"/>
                    <w:sz w:val="20"/>
                    <w:szCs w:val="20"/>
                    <w:lang w:val="en-US"/>
                  </w:rPr>
                </w:rPrChange>
              </w:rPr>
              <w:pPrChange w:id="11035" w:author="Thu Huyen Tran" w:date="2023-12-05T22:20:00Z">
                <w:pPr>
                  <w:spacing w:before="0" w:after="0" w:line="240" w:lineRule="auto"/>
                  <w:jc w:val="left"/>
                </w:pPr>
              </w:pPrChange>
            </w:pPr>
            <w:ins w:id="11036" w:author="Thu Huyen Tran" w:date="2023-12-05T22:19:00Z">
              <w:r w:rsidRPr="003C3770">
                <w:rPr>
                  <w:rFonts w:eastAsia="Times New Roman"/>
                  <w:sz w:val="22"/>
                  <w:lang w:val="en-US"/>
                  <w:rPrChange w:id="11037" w:author="Thu Huyen Tran" w:date="2023-12-05T22:20:00Z">
                    <w:rPr>
                      <w:rFonts w:ascii="Arial" w:eastAsia="Times New Roman" w:hAnsi="Arial" w:cs="Arial"/>
                      <w:sz w:val="20"/>
                      <w:szCs w:val="20"/>
                      <w:lang w:val="en-US"/>
                    </w:rPr>
                  </w:rPrChange>
                </w:rPr>
                <w:t>kg/giường/ngày</w:t>
              </w:r>
            </w:ins>
          </w:p>
        </w:tc>
        <w:tc>
          <w:tcPr>
            <w:tcW w:w="599" w:type="pct"/>
            <w:shd w:val="clear" w:color="000000" w:fill="DCE6F1"/>
            <w:vAlign w:val="center"/>
            <w:hideMark/>
            <w:tcPrChange w:id="11038" w:author="Huyen Tran Thu" w:date="2025-04-28T21:02:00Z" w16du:dateUtc="2025-04-28T14:02:00Z">
              <w:tcPr>
                <w:tcW w:w="599" w:type="pct"/>
                <w:gridSpan w:val="3"/>
                <w:shd w:val="clear" w:color="000000" w:fill="DCE6F1"/>
                <w:vAlign w:val="center"/>
                <w:hideMark/>
              </w:tcPr>
            </w:tcPrChange>
          </w:tcPr>
          <w:p w14:paraId="0D784A4E" w14:textId="77777777" w:rsidR="003C3770" w:rsidRPr="003C3770" w:rsidRDefault="003C3770">
            <w:pPr>
              <w:spacing w:before="0" w:after="0" w:line="240" w:lineRule="auto"/>
              <w:jc w:val="center"/>
              <w:rPr>
                <w:ins w:id="11039" w:author="Thu Huyen Tran" w:date="2023-12-05T22:19:00Z"/>
                <w:rFonts w:eastAsia="Times New Roman"/>
                <w:sz w:val="22"/>
                <w:lang w:val="en-US"/>
                <w:rPrChange w:id="11040" w:author="Thu Huyen Tran" w:date="2023-12-05T22:20:00Z">
                  <w:rPr>
                    <w:ins w:id="11041" w:author="Thu Huyen Tran" w:date="2023-12-05T22:19:00Z"/>
                    <w:rFonts w:ascii="Arial" w:eastAsia="Times New Roman" w:hAnsi="Arial" w:cs="Arial"/>
                    <w:sz w:val="20"/>
                    <w:szCs w:val="20"/>
                    <w:lang w:val="en-US"/>
                  </w:rPr>
                </w:rPrChange>
              </w:rPr>
              <w:pPrChange w:id="11042" w:author="Thu Huyen Tran" w:date="2023-12-05T22:20:00Z">
                <w:pPr>
                  <w:spacing w:before="0" w:after="0" w:line="240" w:lineRule="auto"/>
                  <w:jc w:val="left"/>
                </w:pPr>
              </w:pPrChange>
            </w:pPr>
            <w:ins w:id="11043" w:author="Thu Huyen Tran" w:date="2023-12-05T22:19:00Z">
              <w:r w:rsidRPr="003C3770">
                <w:rPr>
                  <w:rFonts w:eastAsia="Times New Roman"/>
                  <w:sz w:val="22"/>
                  <w:lang w:val="en-US"/>
                  <w:rPrChange w:id="11044" w:author="Thu Huyen Tran" w:date="2023-12-05T22:20:00Z">
                    <w:rPr>
                      <w:rFonts w:ascii="Arial" w:eastAsia="Times New Roman" w:hAnsi="Arial" w:cs="Arial"/>
                      <w:sz w:val="20"/>
                      <w:szCs w:val="20"/>
                      <w:lang w:val="en-US"/>
                    </w:rPr>
                  </w:rPrChange>
                </w:rPr>
                <w:t>nghìn tấn/năm</w:t>
              </w:r>
            </w:ins>
          </w:p>
        </w:tc>
        <w:tc>
          <w:tcPr>
            <w:tcW w:w="534" w:type="pct"/>
            <w:shd w:val="clear" w:color="000000" w:fill="DCE6F1"/>
            <w:vAlign w:val="center"/>
            <w:hideMark/>
            <w:tcPrChange w:id="11045" w:author="Huyen Tran Thu" w:date="2025-04-28T21:02:00Z" w16du:dateUtc="2025-04-28T14:02:00Z">
              <w:tcPr>
                <w:tcW w:w="534" w:type="pct"/>
                <w:gridSpan w:val="3"/>
                <w:shd w:val="clear" w:color="000000" w:fill="DCE6F1"/>
                <w:vAlign w:val="center"/>
                <w:hideMark/>
              </w:tcPr>
            </w:tcPrChange>
          </w:tcPr>
          <w:p w14:paraId="5AC748BC" w14:textId="77777777" w:rsidR="003C3770" w:rsidRPr="003C3770" w:rsidRDefault="003C3770">
            <w:pPr>
              <w:spacing w:before="0" w:after="0" w:line="240" w:lineRule="auto"/>
              <w:jc w:val="center"/>
              <w:rPr>
                <w:ins w:id="11046" w:author="Thu Huyen Tran" w:date="2023-12-05T22:19:00Z"/>
                <w:rFonts w:eastAsia="Times New Roman"/>
                <w:sz w:val="22"/>
                <w:lang w:val="en-US"/>
                <w:rPrChange w:id="11047" w:author="Thu Huyen Tran" w:date="2023-12-05T22:20:00Z">
                  <w:rPr>
                    <w:ins w:id="11048" w:author="Thu Huyen Tran" w:date="2023-12-05T22:19:00Z"/>
                    <w:rFonts w:ascii="Arial" w:eastAsia="Times New Roman" w:hAnsi="Arial" w:cs="Arial"/>
                    <w:sz w:val="20"/>
                    <w:szCs w:val="20"/>
                    <w:lang w:val="en-US"/>
                  </w:rPr>
                </w:rPrChange>
              </w:rPr>
              <w:pPrChange w:id="11049" w:author="Thu Huyen Tran" w:date="2023-12-05T22:20:00Z">
                <w:pPr>
                  <w:spacing w:before="0" w:after="0" w:line="240" w:lineRule="auto"/>
                  <w:jc w:val="left"/>
                </w:pPr>
              </w:pPrChange>
            </w:pPr>
            <w:ins w:id="11050" w:author="Thu Huyen Tran" w:date="2023-12-05T22:19:00Z">
              <w:r w:rsidRPr="003C3770">
                <w:rPr>
                  <w:rFonts w:eastAsia="Times New Roman"/>
                  <w:sz w:val="22"/>
                  <w:lang w:val="en-US"/>
                  <w:rPrChange w:id="11051" w:author="Thu Huyen Tran" w:date="2023-12-05T22:20:00Z">
                    <w:rPr>
                      <w:rFonts w:ascii="Arial" w:eastAsia="Times New Roman" w:hAnsi="Arial" w:cs="Arial"/>
                      <w:sz w:val="20"/>
                      <w:szCs w:val="20"/>
                      <w:lang w:val="en-US"/>
                    </w:rPr>
                  </w:rPrChange>
                </w:rPr>
                <w:t>nghìn tấn/năm</w:t>
              </w:r>
            </w:ins>
          </w:p>
        </w:tc>
        <w:tc>
          <w:tcPr>
            <w:tcW w:w="413" w:type="pct"/>
            <w:shd w:val="clear" w:color="000000" w:fill="DCE6F1"/>
            <w:vAlign w:val="center"/>
            <w:hideMark/>
            <w:tcPrChange w:id="11052" w:author="Huyen Tran Thu" w:date="2025-04-28T21:02:00Z" w16du:dateUtc="2025-04-28T14:02:00Z">
              <w:tcPr>
                <w:tcW w:w="399" w:type="pct"/>
                <w:gridSpan w:val="3"/>
                <w:shd w:val="clear" w:color="000000" w:fill="DCE6F1"/>
                <w:vAlign w:val="center"/>
                <w:hideMark/>
              </w:tcPr>
            </w:tcPrChange>
          </w:tcPr>
          <w:p w14:paraId="2A3E2931" w14:textId="77777777" w:rsidR="003C3770" w:rsidRPr="003C3770" w:rsidRDefault="003C3770">
            <w:pPr>
              <w:spacing w:before="0" w:after="0" w:line="240" w:lineRule="auto"/>
              <w:jc w:val="center"/>
              <w:rPr>
                <w:ins w:id="11053" w:author="Thu Huyen Tran" w:date="2023-12-05T22:19:00Z"/>
                <w:rFonts w:eastAsia="Times New Roman"/>
                <w:sz w:val="22"/>
                <w:lang w:val="en-US"/>
                <w:rPrChange w:id="11054" w:author="Thu Huyen Tran" w:date="2023-12-05T22:20:00Z">
                  <w:rPr>
                    <w:ins w:id="11055" w:author="Thu Huyen Tran" w:date="2023-12-05T22:19:00Z"/>
                    <w:rFonts w:ascii="Arial" w:eastAsia="Times New Roman" w:hAnsi="Arial" w:cs="Arial"/>
                    <w:sz w:val="20"/>
                    <w:szCs w:val="20"/>
                    <w:lang w:val="en-US"/>
                  </w:rPr>
                </w:rPrChange>
              </w:rPr>
              <w:pPrChange w:id="11056" w:author="Thu Huyen Tran" w:date="2023-12-05T22:20:00Z">
                <w:pPr>
                  <w:spacing w:before="0" w:after="0" w:line="240" w:lineRule="auto"/>
                  <w:jc w:val="left"/>
                </w:pPr>
              </w:pPrChange>
            </w:pPr>
            <w:ins w:id="11057" w:author="Thu Huyen Tran" w:date="2023-12-05T22:19:00Z">
              <w:r w:rsidRPr="003C3770">
                <w:rPr>
                  <w:rFonts w:eastAsia="Times New Roman"/>
                  <w:sz w:val="22"/>
                  <w:lang w:val="en-US"/>
                  <w:rPrChange w:id="11058" w:author="Thu Huyen Tran" w:date="2023-12-05T22:20:00Z">
                    <w:rPr>
                      <w:rFonts w:ascii="Arial" w:eastAsia="Times New Roman" w:hAnsi="Arial" w:cs="Arial"/>
                      <w:sz w:val="20"/>
                      <w:szCs w:val="20"/>
                      <w:lang w:val="en-US"/>
                    </w:rPr>
                  </w:rPrChange>
                </w:rPr>
                <w:t>%</w:t>
              </w:r>
            </w:ins>
          </w:p>
        </w:tc>
        <w:tc>
          <w:tcPr>
            <w:tcW w:w="451" w:type="pct"/>
            <w:shd w:val="clear" w:color="000000" w:fill="DCE6F1"/>
            <w:vAlign w:val="center"/>
            <w:hideMark/>
            <w:tcPrChange w:id="11059" w:author="Huyen Tran Thu" w:date="2025-04-28T21:02:00Z" w16du:dateUtc="2025-04-28T14:02:00Z">
              <w:tcPr>
                <w:tcW w:w="466" w:type="pct"/>
                <w:gridSpan w:val="3"/>
                <w:shd w:val="clear" w:color="000000" w:fill="DCE6F1"/>
                <w:vAlign w:val="center"/>
                <w:hideMark/>
              </w:tcPr>
            </w:tcPrChange>
          </w:tcPr>
          <w:p w14:paraId="2DBF0EEC" w14:textId="77777777" w:rsidR="003C3770" w:rsidRPr="003C3770" w:rsidRDefault="003C3770">
            <w:pPr>
              <w:spacing w:before="0" w:after="0" w:line="240" w:lineRule="auto"/>
              <w:jc w:val="center"/>
              <w:rPr>
                <w:ins w:id="11060" w:author="Thu Huyen Tran" w:date="2023-12-05T22:19:00Z"/>
                <w:rFonts w:eastAsia="Times New Roman"/>
                <w:sz w:val="22"/>
                <w:lang w:val="en-US"/>
                <w:rPrChange w:id="11061" w:author="Thu Huyen Tran" w:date="2023-12-05T22:20:00Z">
                  <w:rPr>
                    <w:ins w:id="11062" w:author="Thu Huyen Tran" w:date="2023-12-05T22:19:00Z"/>
                    <w:rFonts w:ascii="Arial" w:eastAsia="Times New Roman" w:hAnsi="Arial" w:cs="Arial"/>
                    <w:sz w:val="20"/>
                    <w:szCs w:val="20"/>
                    <w:lang w:val="en-US"/>
                  </w:rPr>
                </w:rPrChange>
              </w:rPr>
              <w:pPrChange w:id="11063" w:author="Thu Huyen Tran" w:date="2023-12-05T22:20:00Z">
                <w:pPr>
                  <w:spacing w:before="0" w:after="0" w:line="240" w:lineRule="auto"/>
                  <w:jc w:val="left"/>
                </w:pPr>
              </w:pPrChange>
            </w:pPr>
            <w:ins w:id="11064" w:author="Thu Huyen Tran" w:date="2023-12-05T22:19:00Z">
              <w:r w:rsidRPr="003C3770">
                <w:rPr>
                  <w:rFonts w:eastAsia="Times New Roman"/>
                  <w:sz w:val="22"/>
                  <w:lang w:val="en-US"/>
                  <w:rPrChange w:id="11065" w:author="Thu Huyen Tran" w:date="2023-12-05T22:20:00Z">
                    <w:rPr>
                      <w:rFonts w:ascii="Arial" w:eastAsia="Times New Roman" w:hAnsi="Arial" w:cs="Arial"/>
                      <w:sz w:val="20"/>
                      <w:szCs w:val="20"/>
                      <w:lang w:val="en-US"/>
                    </w:rPr>
                  </w:rPrChange>
                </w:rPr>
                <w:t>nghìn tấn/năm</w:t>
              </w:r>
            </w:ins>
          </w:p>
        </w:tc>
        <w:tc>
          <w:tcPr>
            <w:tcW w:w="530" w:type="pct"/>
            <w:shd w:val="clear" w:color="000000" w:fill="DCE6F1"/>
            <w:vAlign w:val="center"/>
            <w:hideMark/>
            <w:tcPrChange w:id="11066" w:author="Huyen Tran Thu" w:date="2025-04-28T21:02:00Z" w16du:dateUtc="2025-04-28T14:02:00Z">
              <w:tcPr>
                <w:tcW w:w="532" w:type="pct"/>
                <w:gridSpan w:val="2"/>
                <w:shd w:val="clear" w:color="000000" w:fill="DCE6F1"/>
                <w:vAlign w:val="center"/>
                <w:hideMark/>
              </w:tcPr>
            </w:tcPrChange>
          </w:tcPr>
          <w:p w14:paraId="15AC5093" w14:textId="77777777" w:rsidR="003C3770" w:rsidRPr="003C3770" w:rsidRDefault="003C3770">
            <w:pPr>
              <w:spacing w:before="0" w:after="0" w:line="240" w:lineRule="auto"/>
              <w:jc w:val="center"/>
              <w:rPr>
                <w:ins w:id="11067" w:author="Thu Huyen Tran" w:date="2023-12-05T22:19:00Z"/>
                <w:rFonts w:eastAsia="Times New Roman"/>
                <w:sz w:val="22"/>
                <w:lang w:val="en-US"/>
                <w:rPrChange w:id="11068" w:author="Thu Huyen Tran" w:date="2023-12-05T22:20:00Z">
                  <w:rPr>
                    <w:ins w:id="11069" w:author="Thu Huyen Tran" w:date="2023-12-05T22:19:00Z"/>
                    <w:rFonts w:ascii="Arial" w:eastAsia="Times New Roman" w:hAnsi="Arial" w:cs="Arial"/>
                    <w:sz w:val="20"/>
                    <w:szCs w:val="20"/>
                    <w:lang w:val="en-US"/>
                  </w:rPr>
                </w:rPrChange>
              </w:rPr>
              <w:pPrChange w:id="11070" w:author="Thu Huyen Tran" w:date="2023-12-05T22:20:00Z">
                <w:pPr>
                  <w:spacing w:before="0" w:after="0" w:line="240" w:lineRule="auto"/>
                  <w:jc w:val="left"/>
                </w:pPr>
              </w:pPrChange>
            </w:pPr>
            <w:ins w:id="11071" w:author="Thu Huyen Tran" w:date="2023-12-05T22:19:00Z">
              <w:r w:rsidRPr="003C3770">
                <w:rPr>
                  <w:rFonts w:eastAsia="Times New Roman"/>
                  <w:sz w:val="22"/>
                  <w:lang w:val="en-US"/>
                  <w:rPrChange w:id="11072" w:author="Thu Huyen Tran" w:date="2023-12-05T22:20:00Z">
                    <w:rPr>
                      <w:rFonts w:ascii="Arial" w:eastAsia="Times New Roman" w:hAnsi="Arial" w:cs="Arial"/>
                      <w:sz w:val="20"/>
                      <w:szCs w:val="20"/>
                      <w:lang w:val="en-US"/>
                    </w:rPr>
                  </w:rPrChange>
                </w:rPr>
                <w:t>nghìn tấn/năm</w:t>
              </w:r>
            </w:ins>
          </w:p>
        </w:tc>
      </w:tr>
      <w:tr w:rsidR="003C3770" w:rsidRPr="003C3770" w14:paraId="1417C1B2" w14:textId="77777777" w:rsidTr="008073D8">
        <w:trPr>
          <w:trHeight w:val="300"/>
          <w:jc w:val="center"/>
          <w:ins w:id="11073" w:author="Thu Huyen Tran" w:date="2023-12-05T22:19:00Z"/>
          <w:trPrChange w:id="11074" w:author="Huyen Tran Thu" w:date="2025-04-28T21:02:00Z" w16du:dateUtc="2025-04-28T14:02:00Z">
            <w:trPr>
              <w:trHeight w:val="300"/>
            </w:trPr>
          </w:trPrChange>
        </w:trPr>
        <w:tc>
          <w:tcPr>
            <w:tcW w:w="403" w:type="pct"/>
            <w:noWrap/>
            <w:hideMark/>
            <w:tcPrChange w:id="11075" w:author="Huyen Tran Thu" w:date="2025-04-28T21:02:00Z" w16du:dateUtc="2025-04-28T14:02:00Z">
              <w:tcPr>
                <w:tcW w:w="401" w:type="pct"/>
                <w:noWrap/>
                <w:hideMark/>
              </w:tcPr>
            </w:tcPrChange>
          </w:tcPr>
          <w:p w14:paraId="6F511FEA" w14:textId="77777777" w:rsidR="003C3770" w:rsidRPr="003C3770" w:rsidRDefault="003C3770">
            <w:pPr>
              <w:spacing w:before="0" w:after="0" w:line="240" w:lineRule="auto"/>
              <w:jc w:val="center"/>
              <w:rPr>
                <w:ins w:id="11076" w:author="Thu Huyen Tran" w:date="2023-12-05T22:19:00Z"/>
                <w:rFonts w:eastAsia="Times New Roman"/>
                <w:sz w:val="22"/>
                <w:lang w:val="en-US"/>
                <w:rPrChange w:id="11077" w:author="Thu Huyen Tran" w:date="2023-12-05T22:20:00Z">
                  <w:rPr>
                    <w:ins w:id="11078" w:author="Thu Huyen Tran" w:date="2023-12-05T22:19:00Z"/>
                    <w:rFonts w:ascii="Arial" w:eastAsia="Times New Roman" w:hAnsi="Arial" w:cs="Arial"/>
                    <w:sz w:val="20"/>
                    <w:szCs w:val="20"/>
                    <w:lang w:val="en-US"/>
                  </w:rPr>
                </w:rPrChange>
              </w:rPr>
              <w:pPrChange w:id="11079" w:author="Thu Huyen Tran" w:date="2023-12-05T22:20:00Z">
                <w:pPr>
                  <w:spacing w:before="0" w:after="0" w:line="240" w:lineRule="auto"/>
                  <w:jc w:val="right"/>
                </w:pPr>
              </w:pPrChange>
            </w:pPr>
            <w:ins w:id="11080" w:author="Thu Huyen Tran" w:date="2023-12-05T22:19:00Z">
              <w:r w:rsidRPr="003C3770">
                <w:rPr>
                  <w:rFonts w:eastAsia="Times New Roman"/>
                  <w:sz w:val="22"/>
                  <w:lang w:val="en-US"/>
                  <w:rPrChange w:id="11081" w:author="Thu Huyen Tran" w:date="2023-12-05T22:20:00Z">
                    <w:rPr>
                      <w:rFonts w:ascii="Arial" w:eastAsia="Times New Roman" w:hAnsi="Arial" w:cs="Arial"/>
                      <w:sz w:val="20"/>
                      <w:szCs w:val="20"/>
                      <w:lang w:val="en-US"/>
                    </w:rPr>
                  </w:rPrChange>
                </w:rPr>
                <w:t>2014</w:t>
              </w:r>
            </w:ins>
          </w:p>
        </w:tc>
        <w:tc>
          <w:tcPr>
            <w:tcW w:w="461" w:type="pct"/>
            <w:noWrap/>
            <w:vAlign w:val="bottom"/>
            <w:hideMark/>
            <w:tcPrChange w:id="11082" w:author="Huyen Tran Thu" w:date="2025-04-28T21:02:00Z" w16du:dateUtc="2025-04-28T14:02:00Z">
              <w:tcPr>
                <w:tcW w:w="461" w:type="pct"/>
                <w:gridSpan w:val="2"/>
                <w:noWrap/>
                <w:vAlign w:val="bottom"/>
                <w:hideMark/>
              </w:tcPr>
            </w:tcPrChange>
          </w:tcPr>
          <w:p w14:paraId="16424B85" w14:textId="77777777" w:rsidR="003C3770" w:rsidRPr="003C3770" w:rsidRDefault="003C3770">
            <w:pPr>
              <w:spacing w:before="0" w:after="0" w:line="240" w:lineRule="auto"/>
              <w:jc w:val="center"/>
              <w:rPr>
                <w:ins w:id="11083" w:author="Thu Huyen Tran" w:date="2023-12-05T22:19:00Z"/>
                <w:rFonts w:eastAsia="Times New Roman"/>
                <w:sz w:val="22"/>
                <w:lang w:val="en-US"/>
                <w:rPrChange w:id="11084" w:author="Thu Huyen Tran" w:date="2023-12-05T22:20:00Z">
                  <w:rPr>
                    <w:ins w:id="11085" w:author="Thu Huyen Tran" w:date="2023-12-05T22:19:00Z"/>
                    <w:rFonts w:ascii="Arial" w:eastAsia="Times New Roman" w:hAnsi="Arial" w:cs="Arial"/>
                    <w:sz w:val="20"/>
                    <w:szCs w:val="20"/>
                    <w:lang w:val="en-US"/>
                  </w:rPr>
                </w:rPrChange>
              </w:rPr>
              <w:pPrChange w:id="11086" w:author="Thu Huyen Tran" w:date="2023-12-05T22:20:00Z">
                <w:pPr>
                  <w:spacing w:before="0" w:after="0" w:line="240" w:lineRule="auto"/>
                  <w:jc w:val="right"/>
                </w:pPr>
              </w:pPrChange>
            </w:pPr>
            <w:ins w:id="11087" w:author="Thu Huyen Tran" w:date="2023-12-05T22:19:00Z">
              <w:r w:rsidRPr="003C3770">
                <w:rPr>
                  <w:rFonts w:eastAsia="Times New Roman"/>
                  <w:sz w:val="22"/>
                  <w:lang w:val="en-US"/>
                  <w:rPrChange w:id="11088" w:author="Thu Huyen Tran" w:date="2023-12-05T22:20:00Z">
                    <w:rPr>
                      <w:rFonts w:ascii="Arial" w:eastAsia="Times New Roman" w:hAnsi="Arial" w:cs="Arial"/>
                      <w:sz w:val="20"/>
                      <w:szCs w:val="20"/>
                      <w:lang w:val="en-US"/>
                    </w:rPr>
                  </w:rPrChange>
                </w:rPr>
                <w:t>295,8</w:t>
              </w:r>
            </w:ins>
          </w:p>
        </w:tc>
        <w:tc>
          <w:tcPr>
            <w:tcW w:w="541" w:type="pct"/>
            <w:noWrap/>
            <w:vAlign w:val="bottom"/>
            <w:hideMark/>
            <w:tcPrChange w:id="11089" w:author="Huyen Tran Thu" w:date="2025-04-28T21:02:00Z" w16du:dateUtc="2025-04-28T14:02:00Z">
              <w:tcPr>
                <w:tcW w:w="541" w:type="pct"/>
                <w:gridSpan w:val="3"/>
                <w:noWrap/>
                <w:vAlign w:val="bottom"/>
                <w:hideMark/>
              </w:tcPr>
            </w:tcPrChange>
          </w:tcPr>
          <w:p w14:paraId="0857FC5F" w14:textId="377C2ED4" w:rsidR="003C3770" w:rsidRPr="003C3770" w:rsidRDefault="003C3770">
            <w:pPr>
              <w:spacing w:before="0" w:after="0" w:line="240" w:lineRule="auto"/>
              <w:jc w:val="center"/>
              <w:rPr>
                <w:ins w:id="11090" w:author="Thu Huyen Tran" w:date="2023-12-05T22:19:00Z"/>
                <w:rFonts w:eastAsia="Times New Roman"/>
                <w:sz w:val="22"/>
                <w:lang w:val="en-US"/>
                <w:rPrChange w:id="11091" w:author="Thu Huyen Tran" w:date="2023-12-05T22:20:00Z">
                  <w:rPr>
                    <w:ins w:id="11092" w:author="Thu Huyen Tran" w:date="2023-12-05T22:19:00Z"/>
                    <w:rFonts w:ascii="Arial" w:eastAsia="Times New Roman" w:hAnsi="Arial" w:cs="Arial"/>
                    <w:color w:val="FF0000"/>
                    <w:sz w:val="20"/>
                    <w:szCs w:val="20"/>
                    <w:lang w:val="en-US"/>
                  </w:rPr>
                </w:rPrChange>
              </w:rPr>
              <w:pPrChange w:id="11093" w:author="Thu Huyen Tran" w:date="2023-12-05T22:20:00Z">
                <w:pPr>
                  <w:spacing w:before="0" w:after="0" w:line="240" w:lineRule="auto"/>
                  <w:jc w:val="right"/>
                </w:pPr>
              </w:pPrChange>
            </w:pPr>
            <w:ins w:id="11094" w:author="Thu Huyen Tran" w:date="2023-12-05T22:19:00Z">
              <w:r w:rsidRPr="003C3770">
                <w:rPr>
                  <w:rFonts w:eastAsia="Times New Roman"/>
                  <w:sz w:val="22"/>
                  <w:lang w:val="en-US"/>
                  <w:rPrChange w:id="11095" w:author="Thu Huyen Tran" w:date="2023-12-05T22:20:00Z">
                    <w:rPr>
                      <w:rFonts w:ascii="Arial" w:eastAsia="Times New Roman" w:hAnsi="Arial" w:cs="Arial"/>
                      <w:color w:val="FF0000"/>
                      <w:sz w:val="20"/>
                      <w:szCs w:val="20"/>
                      <w:lang w:val="en-US"/>
                    </w:rPr>
                  </w:rPrChange>
                </w:rPr>
                <w:t>0,96</w:t>
              </w:r>
            </w:ins>
          </w:p>
        </w:tc>
        <w:tc>
          <w:tcPr>
            <w:tcW w:w="466" w:type="pct"/>
            <w:noWrap/>
            <w:vAlign w:val="center"/>
            <w:hideMark/>
            <w:tcPrChange w:id="11096" w:author="Huyen Tran Thu" w:date="2025-04-28T21:02:00Z" w16du:dateUtc="2025-04-28T14:02:00Z">
              <w:tcPr>
                <w:tcW w:w="466" w:type="pct"/>
                <w:gridSpan w:val="3"/>
                <w:noWrap/>
                <w:vAlign w:val="center"/>
                <w:hideMark/>
              </w:tcPr>
            </w:tcPrChange>
          </w:tcPr>
          <w:p w14:paraId="32796DD4" w14:textId="321D4F03" w:rsidR="003C3770" w:rsidRPr="003C3770" w:rsidRDefault="003C3770">
            <w:pPr>
              <w:spacing w:before="0" w:after="0" w:line="240" w:lineRule="auto"/>
              <w:jc w:val="center"/>
              <w:rPr>
                <w:ins w:id="11097" w:author="Thu Huyen Tran" w:date="2023-12-05T22:19:00Z"/>
                <w:rFonts w:eastAsia="Times New Roman"/>
                <w:sz w:val="22"/>
                <w:lang w:val="en-US"/>
                <w:rPrChange w:id="11098" w:author="Thu Huyen Tran" w:date="2023-12-05T22:20:00Z">
                  <w:rPr>
                    <w:ins w:id="11099" w:author="Thu Huyen Tran" w:date="2023-12-05T22:19:00Z"/>
                    <w:rFonts w:ascii="Arial" w:eastAsia="Times New Roman" w:hAnsi="Arial" w:cs="Arial"/>
                    <w:color w:val="FF0000"/>
                    <w:sz w:val="20"/>
                    <w:szCs w:val="20"/>
                    <w:lang w:val="en-US"/>
                  </w:rPr>
                </w:rPrChange>
              </w:rPr>
              <w:pPrChange w:id="11100" w:author="Thu Huyen Tran" w:date="2023-12-05T22:20:00Z">
                <w:pPr>
                  <w:spacing w:before="0" w:after="0" w:line="240" w:lineRule="auto"/>
                  <w:jc w:val="right"/>
                </w:pPr>
              </w:pPrChange>
            </w:pPr>
            <w:ins w:id="11101" w:author="Thu Huyen Tran" w:date="2023-12-05T22:19:00Z">
              <w:r w:rsidRPr="003C3770">
                <w:rPr>
                  <w:rFonts w:eastAsia="Times New Roman"/>
                  <w:sz w:val="22"/>
                  <w:lang w:val="en-US"/>
                  <w:rPrChange w:id="11102" w:author="Thu Huyen Tran" w:date="2023-12-05T22:20:00Z">
                    <w:rPr>
                      <w:rFonts w:ascii="Arial" w:eastAsia="Times New Roman" w:hAnsi="Arial" w:cs="Arial"/>
                      <w:color w:val="FF0000"/>
                      <w:sz w:val="20"/>
                      <w:szCs w:val="20"/>
                      <w:lang w:val="en-US"/>
                    </w:rPr>
                  </w:rPrChange>
                </w:rPr>
                <w:t>103,63</w:t>
              </w:r>
            </w:ins>
          </w:p>
        </w:tc>
        <w:tc>
          <w:tcPr>
            <w:tcW w:w="601" w:type="pct"/>
            <w:noWrap/>
            <w:hideMark/>
            <w:tcPrChange w:id="11103" w:author="Huyen Tran Thu" w:date="2025-04-28T21:02:00Z" w16du:dateUtc="2025-04-28T14:02:00Z">
              <w:tcPr>
                <w:tcW w:w="601" w:type="pct"/>
                <w:gridSpan w:val="3"/>
                <w:shd w:val="clear" w:color="000000" w:fill="FFFF00"/>
                <w:noWrap/>
                <w:hideMark/>
              </w:tcPr>
            </w:tcPrChange>
          </w:tcPr>
          <w:p w14:paraId="77772306" w14:textId="296CF152" w:rsidR="003C3770" w:rsidRPr="003C3770" w:rsidRDefault="003C3770">
            <w:pPr>
              <w:spacing w:before="0" w:after="0" w:line="240" w:lineRule="auto"/>
              <w:jc w:val="center"/>
              <w:rPr>
                <w:ins w:id="11104" w:author="Thu Huyen Tran" w:date="2023-12-05T22:19:00Z"/>
                <w:rFonts w:eastAsia="Times New Roman"/>
                <w:sz w:val="22"/>
                <w:lang w:val="en-US"/>
                <w:rPrChange w:id="11105" w:author="Thu Huyen Tran" w:date="2023-12-05T22:20:00Z">
                  <w:rPr>
                    <w:ins w:id="11106" w:author="Thu Huyen Tran" w:date="2023-12-05T22:19:00Z"/>
                    <w:rFonts w:ascii="Calibri" w:eastAsia="Times New Roman" w:hAnsi="Calibri" w:cs="Calibri"/>
                    <w:color w:val="FF0000"/>
                    <w:sz w:val="22"/>
                    <w:lang w:val="en-US"/>
                  </w:rPr>
                </w:rPrChange>
              </w:rPr>
              <w:pPrChange w:id="11107" w:author="Thu Huyen Tran" w:date="2023-12-05T22:20:00Z">
                <w:pPr>
                  <w:spacing w:before="0" w:after="0" w:line="240" w:lineRule="auto"/>
                  <w:jc w:val="right"/>
                </w:pPr>
              </w:pPrChange>
            </w:pPr>
            <w:ins w:id="11108" w:author="Thu Huyen Tran" w:date="2023-12-05T22:19:00Z">
              <w:r w:rsidRPr="003C3770">
                <w:rPr>
                  <w:rFonts w:eastAsia="Times New Roman"/>
                  <w:sz w:val="22"/>
                  <w:lang w:val="en-US"/>
                  <w:rPrChange w:id="11109" w:author="Thu Huyen Tran" w:date="2023-12-05T22:20:00Z">
                    <w:rPr>
                      <w:rFonts w:ascii="Calibri" w:eastAsia="Times New Roman" w:hAnsi="Calibri" w:cs="Calibri"/>
                      <w:color w:val="FF0000"/>
                      <w:sz w:val="22"/>
                      <w:lang w:val="en-US"/>
                    </w:rPr>
                  </w:rPrChange>
                </w:rPr>
                <w:t>0,22</w:t>
              </w:r>
            </w:ins>
          </w:p>
        </w:tc>
        <w:tc>
          <w:tcPr>
            <w:tcW w:w="599" w:type="pct"/>
            <w:noWrap/>
            <w:vAlign w:val="center"/>
            <w:hideMark/>
            <w:tcPrChange w:id="11110" w:author="Huyen Tran Thu" w:date="2025-04-28T21:02:00Z" w16du:dateUtc="2025-04-28T14:02:00Z">
              <w:tcPr>
                <w:tcW w:w="599" w:type="pct"/>
                <w:gridSpan w:val="3"/>
                <w:noWrap/>
                <w:vAlign w:val="center"/>
                <w:hideMark/>
              </w:tcPr>
            </w:tcPrChange>
          </w:tcPr>
          <w:p w14:paraId="3087822F" w14:textId="5372985A" w:rsidR="003C3770" w:rsidRPr="003C3770" w:rsidRDefault="003C3770">
            <w:pPr>
              <w:spacing w:before="0" w:after="0" w:line="240" w:lineRule="auto"/>
              <w:jc w:val="center"/>
              <w:rPr>
                <w:ins w:id="11111" w:author="Thu Huyen Tran" w:date="2023-12-05T22:19:00Z"/>
                <w:rFonts w:eastAsia="Times New Roman"/>
                <w:sz w:val="22"/>
                <w:lang w:val="en-US"/>
                <w:rPrChange w:id="11112" w:author="Thu Huyen Tran" w:date="2023-12-05T22:20:00Z">
                  <w:rPr>
                    <w:ins w:id="11113" w:author="Thu Huyen Tran" w:date="2023-12-05T22:19:00Z"/>
                    <w:rFonts w:ascii="Arial" w:eastAsia="Times New Roman" w:hAnsi="Arial" w:cs="Arial"/>
                    <w:sz w:val="20"/>
                    <w:szCs w:val="20"/>
                    <w:lang w:val="en-US"/>
                  </w:rPr>
                </w:rPrChange>
              </w:rPr>
              <w:pPrChange w:id="11114" w:author="Thu Huyen Tran" w:date="2023-12-05T22:20:00Z">
                <w:pPr>
                  <w:spacing w:before="0" w:after="0" w:line="240" w:lineRule="auto"/>
                  <w:jc w:val="right"/>
                </w:pPr>
              </w:pPrChange>
            </w:pPr>
            <w:ins w:id="11115" w:author="Thu Huyen Tran" w:date="2023-12-05T22:19:00Z">
              <w:r w:rsidRPr="003C3770">
                <w:rPr>
                  <w:rFonts w:eastAsia="Times New Roman"/>
                  <w:sz w:val="22"/>
                  <w:lang w:val="en-US"/>
                  <w:rPrChange w:id="11116" w:author="Thu Huyen Tran" w:date="2023-12-05T22:20:00Z">
                    <w:rPr>
                      <w:rFonts w:ascii="Arial" w:eastAsia="Times New Roman" w:hAnsi="Arial" w:cs="Arial"/>
                      <w:sz w:val="20"/>
                      <w:szCs w:val="20"/>
                      <w:lang w:val="en-US"/>
                    </w:rPr>
                  </w:rPrChange>
                </w:rPr>
                <w:t>23,32</w:t>
              </w:r>
            </w:ins>
          </w:p>
        </w:tc>
        <w:tc>
          <w:tcPr>
            <w:tcW w:w="534" w:type="pct"/>
            <w:noWrap/>
            <w:vAlign w:val="center"/>
            <w:hideMark/>
            <w:tcPrChange w:id="11117" w:author="Huyen Tran Thu" w:date="2025-04-28T21:02:00Z" w16du:dateUtc="2025-04-28T14:02:00Z">
              <w:tcPr>
                <w:tcW w:w="534" w:type="pct"/>
                <w:gridSpan w:val="3"/>
                <w:noWrap/>
                <w:vAlign w:val="center"/>
                <w:hideMark/>
              </w:tcPr>
            </w:tcPrChange>
          </w:tcPr>
          <w:p w14:paraId="599A1938" w14:textId="6E4B8C0F" w:rsidR="003C3770" w:rsidRPr="003C3770" w:rsidRDefault="003C3770">
            <w:pPr>
              <w:spacing w:before="0" w:after="0" w:line="240" w:lineRule="auto"/>
              <w:jc w:val="center"/>
              <w:rPr>
                <w:ins w:id="11118" w:author="Thu Huyen Tran" w:date="2023-12-05T22:19:00Z"/>
                <w:rFonts w:eastAsia="Times New Roman"/>
                <w:sz w:val="22"/>
                <w:lang w:val="en-US"/>
                <w:rPrChange w:id="11119" w:author="Thu Huyen Tran" w:date="2023-12-05T22:20:00Z">
                  <w:rPr>
                    <w:ins w:id="11120" w:author="Thu Huyen Tran" w:date="2023-12-05T22:19:00Z"/>
                    <w:rFonts w:ascii="Arial" w:eastAsia="Times New Roman" w:hAnsi="Arial" w:cs="Arial"/>
                    <w:sz w:val="20"/>
                    <w:szCs w:val="20"/>
                    <w:lang w:val="en-US"/>
                  </w:rPr>
                </w:rPrChange>
              </w:rPr>
              <w:pPrChange w:id="11121" w:author="Thu Huyen Tran" w:date="2023-12-05T22:20:00Z">
                <w:pPr>
                  <w:spacing w:before="0" w:after="0" w:line="240" w:lineRule="auto"/>
                  <w:jc w:val="right"/>
                </w:pPr>
              </w:pPrChange>
            </w:pPr>
            <w:ins w:id="11122" w:author="Thu Huyen Tran" w:date="2023-12-05T22:19:00Z">
              <w:r w:rsidRPr="003C3770">
                <w:rPr>
                  <w:rFonts w:eastAsia="Times New Roman"/>
                  <w:sz w:val="22"/>
                  <w:lang w:val="en-US"/>
                  <w:rPrChange w:id="11123" w:author="Thu Huyen Tran" w:date="2023-12-05T22:20:00Z">
                    <w:rPr>
                      <w:rFonts w:ascii="Arial" w:eastAsia="Times New Roman" w:hAnsi="Arial" w:cs="Arial"/>
                      <w:sz w:val="20"/>
                      <w:szCs w:val="20"/>
                      <w:lang w:val="en-US"/>
                    </w:rPr>
                  </w:rPrChange>
                </w:rPr>
                <w:t>80,32</w:t>
              </w:r>
            </w:ins>
          </w:p>
        </w:tc>
        <w:tc>
          <w:tcPr>
            <w:tcW w:w="413" w:type="pct"/>
            <w:noWrap/>
            <w:vAlign w:val="bottom"/>
            <w:hideMark/>
            <w:tcPrChange w:id="11124" w:author="Huyen Tran Thu" w:date="2025-04-28T21:02:00Z" w16du:dateUtc="2025-04-28T14:02:00Z">
              <w:tcPr>
                <w:tcW w:w="399" w:type="pct"/>
                <w:gridSpan w:val="3"/>
                <w:noWrap/>
                <w:vAlign w:val="bottom"/>
                <w:hideMark/>
              </w:tcPr>
            </w:tcPrChange>
          </w:tcPr>
          <w:p w14:paraId="07C65283" w14:textId="77777777" w:rsidR="003C3770" w:rsidRPr="003C3770" w:rsidRDefault="003C3770">
            <w:pPr>
              <w:spacing w:before="0" w:after="0" w:line="240" w:lineRule="auto"/>
              <w:jc w:val="center"/>
              <w:rPr>
                <w:ins w:id="11125" w:author="Thu Huyen Tran" w:date="2023-12-05T22:19:00Z"/>
                <w:rFonts w:eastAsia="Times New Roman"/>
                <w:sz w:val="22"/>
                <w:lang w:val="en-US"/>
                <w:rPrChange w:id="11126" w:author="Thu Huyen Tran" w:date="2023-12-05T22:20:00Z">
                  <w:rPr>
                    <w:ins w:id="11127" w:author="Thu Huyen Tran" w:date="2023-12-05T22:19:00Z"/>
                    <w:rFonts w:ascii="Arial" w:eastAsia="Times New Roman" w:hAnsi="Arial" w:cs="Arial"/>
                    <w:sz w:val="20"/>
                    <w:szCs w:val="20"/>
                    <w:lang w:val="en-US"/>
                  </w:rPr>
                </w:rPrChange>
              </w:rPr>
              <w:pPrChange w:id="11128" w:author="Thu Huyen Tran" w:date="2023-12-05T22:20:00Z">
                <w:pPr>
                  <w:spacing w:before="0" w:after="0" w:line="240" w:lineRule="auto"/>
                  <w:jc w:val="right"/>
                </w:pPr>
              </w:pPrChange>
            </w:pPr>
            <w:ins w:id="11129" w:author="Thu Huyen Tran" w:date="2023-12-05T22:19:00Z">
              <w:r w:rsidRPr="003C3770">
                <w:rPr>
                  <w:rFonts w:eastAsia="Times New Roman"/>
                  <w:sz w:val="22"/>
                  <w:lang w:val="en-US"/>
                  <w:rPrChange w:id="11130" w:author="Thu Huyen Tran" w:date="2023-12-05T22:20:00Z">
                    <w:rPr>
                      <w:rFonts w:ascii="Arial" w:eastAsia="Times New Roman" w:hAnsi="Arial" w:cs="Arial"/>
                      <w:sz w:val="20"/>
                      <w:szCs w:val="20"/>
                      <w:lang w:val="en-US"/>
                    </w:rPr>
                  </w:rPrChange>
                </w:rPr>
                <w:t>65%</w:t>
              </w:r>
            </w:ins>
          </w:p>
        </w:tc>
        <w:tc>
          <w:tcPr>
            <w:tcW w:w="451" w:type="pct"/>
            <w:noWrap/>
            <w:vAlign w:val="center"/>
            <w:hideMark/>
            <w:tcPrChange w:id="11131" w:author="Huyen Tran Thu" w:date="2025-04-28T21:02:00Z" w16du:dateUtc="2025-04-28T14:02:00Z">
              <w:tcPr>
                <w:tcW w:w="466" w:type="pct"/>
                <w:gridSpan w:val="3"/>
                <w:noWrap/>
                <w:vAlign w:val="center"/>
                <w:hideMark/>
              </w:tcPr>
            </w:tcPrChange>
          </w:tcPr>
          <w:p w14:paraId="5E5824E9" w14:textId="634913B5" w:rsidR="003C3770" w:rsidRPr="003C3770" w:rsidRDefault="003C3770">
            <w:pPr>
              <w:spacing w:before="0" w:after="0" w:line="240" w:lineRule="auto"/>
              <w:jc w:val="center"/>
              <w:rPr>
                <w:ins w:id="11132" w:author="Thu Huyen Tran" w:date="2023-12-05T22:19:00Z"/>
                <w:rFonts w:eastAsia="Times New Roman"/>
                <w:sz w:val="22"/>
                <w:lang w:val="en-US"/>
                <w:rPrChange w:id="11133" w:author="Thu Huyen Tran" w:date="2023-12-05T22:20:00Z">
                  <w:rPr>
                    <w:ins w:id="11134" w:author="Thu Huyen Tran" w:date="2023-12-05T22:19:00Z"/>
                    <w:rFonts w:ascii="Arial" w:eastAsia="Times New Roman" w:hAnsi="Arial" w:cs="Arial"/>
                    <w:sz w:val="20"/>
                    <w:szCs w:val="20"/>
                    <w:lang w:val="en-US"/>
                  </w:rPr>
                </w:rPrChange>
              </w:rPr>
              <w:pPrChange w:id="11135" w:author="Thu Huyen Tran" w:date="2023-12-05T22:20:00Z">
                <w:pPr>
                  <w:spacing w:before="0" w:after="0" w:line="240" w:lineRule="auto"/>
                  <w:jc w:val="right"/>
                </w:pPr>
              </w:pPrChange>
            </w:pPr>
            <w:ins w:id="11136" w:author="Thu Huyen Tran" w:date="2023-12-05T22:19:00Z">
              <w:r w:rsidRPr="003C3770">
                <w:rPr>
                  <w:rFonts w:eastAsia="Times New Roman"/>
                  <w:sz w:val="22"/>
                  <w:lang w:val="en-US"/>
                  <w:rPrChange w:id="11137" w:author="Thu Huyen Tran" w:date="2023-12-05T22:20:00Z">
                    <w:rPr>
                      <w:rFonts w:ascii="Arial" w:eastAsia="Times New Roman" w:hAnsi="Arial" w:cs="Arial"/>
                      <w:sz w:val="20"/>
                      <w:szCs w:val="20"/>
                      <w:lang w:val="en-US"/>
                    </w:rPr>
                  </w:rPrChange>
                </w:rPr>
                <w:t>15,16</w:t>
              </w:r>
            </w:ins>
          </w:p>
        </w:tc>
        <w:tc>
          <w:tcPr>
            <w:tcW w:w="530" w:type="pct"/>
            <w:noWrap/>
            <w:vAlign w:val="center"/>
            <w:hideMark/>
            <w:tcPrChange w:id="11138" w:author="Huyen Tran Thu" w:date="2025-04-28T21:02:00Z" w16du:dateUtc="2025-04-28T14:02:00Z">
              <w:tcPr>
                <w:tcW w:w="532" w:type="pct"/>
                <w:gridSpan w:val="2"/>
                <w:noWrap/>
                <w:vAlign w:val="center"/>
                <w:hideMark/>
              </w:tcPr>
            </w:tcPrChange>
          </w:tcPr>
          <w:p w14:paraId="768CD6C2" w14:textId="0585F521" w:rsidR="003C3770" w:rsidRPr="003C3770" w:rsidRDefault="003C3770">
            <w:pPr>
              <w:spacing w:before="0" w:after="0" w:line="240" w:lineRule="auto"/>
              <w:jc w:val="center"/>
              <w:rPr>
                <w:ins w:id="11139" w:author="Thu Huyen Tran" w:date="2023-12-05T22:19:00Z"/>
                <w:rFonts w:eastAsia="Times New Roman"/>
                <w:sz w:val="22"/>
                <w:lang w:val="en-US"/>
                <w:rPrChange w:id="11140" w:author="Thu Huyen Tran" w:date="2023-12-05T22:20:00Z">
                  <w:rPr>
                    <w:ins w:id="11141" w:author="Thu Huyen Tran" w:date="2023-12-05T22:19:00Z"/>
                    <w:rFonts w:ascii="Arial" w:eastAsia="Times New Roman" w:hAnsi="Arial" w:cs="Arial"/>
                    <w:sz w:val="20"/>
                    <w:szCs w:val="20"/>
                    <w:lang w:val="en-US"/>
                  </w:rPr>
                </w:rPrChange>
              </w:rPr>
              <w:pPrChange w:id="11142" w:author="Thu Huyen Tran" w:date="2023-12-05T22:20:00Z">
                <w:pPr>
                  <w:spacing w:before="0" w:after="0" w:line="240" w:lineRule="auto"/>
                  <w:jc w:val="right"/>
                </w:pPr>
              </w:pPrChange>
            </w:pPr>
            <w:ins w:id="11143" w:author="Thu Huyen Tran" w:date="2023-12-05T22:19:00Z">
              <w:r w:rsidRPr="003C3770">
                <w:rPr>
                  <w:rFonts w:eastAsia="Times New Roman"/>
                  <w:sz w:val="22"/>
                  <w:lang w:val="en-US"/>
                  <w:rPrChange w:id="11144" w:author="Thu Huyen Tran" w:date="2023-12-05T22:20:00Z">
                    <w:rPr>
                      <w:rFonts w:ascii="Arial" w:eastAsia="Times New Roman" w:hAnsi="Arial" w:cs="Arial"/>
                      <w:sz w:val="20"/>
                      <w:szCs w:val="20"/>
                      <w:lang w:val="en-US"/>
                    </w:rPr>
                  </w:rPrChange>
                </w:rPr>
                <w:t>80,32</w:t>
              </w:r>
            </w:ins>
          </w:p>
        </w:tc>
      </w:tr>
      <w:tr w:rsidR="003C3770" w:rsidRPr="003C3770" w14:paraId="42BA776E" w14:textId="77777777" w:rsidTr="008073D8">
        <w:trPr>
          <w:trHeight w:val="300"/>
          <w:jc w:val="center"/>
          <w:ins w:id="11145" w:author="Thu Huyen Tran" w:date="2023-12-05T22:19:00Z"/>
          <w:trPrChange w:id="11146" w:author="Huyen Tran Thu" w:date="2025-04-28T21:02:00Z" w16du:dateUtc="2025-04-28T14:02:00Z">
            <w:trPr>
              <w:trHeight w:val="300"/>
            </w:trPr>
          </w:trPrChange>
        </w:trPr>
        <w:tc>
          <w:tcPr>
            <w:tcW w:w="403" w:type="pct"/>
            <w:noWrap/>
            <w:hideMark/>
            <w:tcPrChange w:id="11147" w:author="Huyen Tran Thu" w:date="2025-04-28T21:02:00Z" w16du:dateUtc="2025-04-28T14:02:00Z">
              <w:tcPr>
                <w:tcW w:w="401" w:type="pct"/>
                <w:noWrap/>
                <w:hideMark/>
              </w:tcPr>
            </w:tcPrChange>
          </w:tcPr>
          <w:p w14:paraId="6E6E8ED2" w14:textId="77777777" w:rsidR="003C3770" w:rsidRPr="003C3770" w:rsidRDefault="003C3770">
            <w:pPr>
              <w:spacing w:before="0" w:after="0" w:line="240" w:lineRule="auto"/>
              <w:jc w:val="center"/>
              <w:rPr>
                <w:ins w:id="11148" w:author="Thu Huyen Tran" w:date="2023-12-05T22:19:00Z"/>
                <w:rFonts w:eastAsia="Times New Roman"/>
                <w:sz w:val="22"/>
                <w:lang w:val="en-US"/>
                <w:rPrChange w:id="11149" w:author="Thu Huyen Tran" w:date="2023-12-05T22:20:00Z">
                  <w:rPr>
                    <w:ins w:id="11150" w:author="Thu Huyen Tran" w:date="2023-12-05T22:19:00Z"/>
                    <w:rFonts w:ascii="Arial" w:eastAsia="Times New Roman" w:hAnsi="Arial" w:cs="Arial"/>
                    <w:sz w:val="20"/>
                    <w:szCs w:val="20"/>
                    <w:lang w:val="en-US"/>
                  </w:rPr>
                </w:rPrChange>
              </w:rPr>
              <w:pPrChange w:id="11151" w:author="Thu Huyen Tran" w:date="2023-12-05T22:20:00Z">
                <w:pPr>
                  <w:spacing w:before="0" w:after="0" w:line="240" w:lineRule="auto"/>
                  <w:jc w:val="right"/>
                </w:pPr>
              </w:pPrChange>
            </w:pPr>
            <w:ins w:id="11152" w:author="Thu Huyen Tran" w:date="2023-12-05T22:19:00Z">
              <w:r w:rsidRPr="003C3770">
                <w:rPr>
                  <w:rFonts w:eastAsia="Times New Roman"/>
                  <w:sz w:val="22"/>
                  <w:lang w:val="en-US"/>
                  <w:rPrChange w:id="11153" w:author="Thu Huyen Tran" w:date="2023-12-05T22:20:00Z">
                    <w:rPr>
                      <w:rFonts w:ascii="Arial" w:eastAsia="Times New Roman" w:hAnsi="Arial" w:cs="Arial"/>
                      <w:sz w:val="20"/>
                      <w:szCs w:val="20"/>
                      <w:lang w:val="en-US"/>
                    </w:rPr>
                  </w:rPrChange>
                </w:rPr>
                <w:t>2015</w:t>
              </w:r>
            </w:ins>
          </w:p>
        </w:tc>
        <w:tc>
          <w:tcPr>
            <w:tcW w:w="461" w:type="pct"/>
            <w:noWrap/>
            <w:vAlign w:val="bottom"/>
            <w:hideMark/>
            <w:tcPrChange w:id="11154" w:author="Huyen Tran Thu" w:date="2025-04-28T21:02:00Z" w16du:dateUtc="2025-04-28T14:02:00Z">
              <w:tcPr>
                <w:tcW w:w="461" w:type="pct"/>
                <w:gridSpan w:val="2"/>
                <w:noWrap/>
                <w:vAlign w:val="bottom"/>
                <w:hideMark/>
              </w:tcPr>
            </w:tcPrChange>
          </w:tcPr>
          <w:p w14:paraId="226A013B" w14:textId="77777777" w:rsidR="003C3770" w:rsidRPr="003C3770" w:rsidRDefault="003C3770">
            <w:pPr>
              <w:spacing w:before="0" w:after="0" w:line="240" w:lineRule="auto"/>
              <w:jc w:val="center"/>
              <w:rPr>
                <w:ins w:id="11155" w:author="Thu Huyen Tran" w:date="2023-12-05T22:19:00Z"/>
                <w:rFonts w:eastAsia="Times New Roman"/>
                <w:sz w:val="22"/>
                <w:lang w:val="en-US"/>
                <w:rPrChange w:id="11156" w:author="Thu Huyen Tran" w:date="2023-12-05T22:20:00Z">
                  <w:rPr>
                    <w:ins w:id="11157" w:author="Thu Huyen Tran" w:date="2023-12-05T22:19:00Z"/>
                    <w:rFonts w:ascii="Arial" w:eastAsia="Times New Roman" w:hAnsi="Arial" w:cs="Arial"/>
                    <w:sz w:val="20"/>
                    <w:szCs w:val="20"/>
                    <w:lang w:val="en-US"/>
                  </w:rPr>
                </w:rPrChange>
              </w:rPr>
              <w:pPrChange w:id="11158" w:author="Thu Huyen Tran" w:date="2023-12-05T22:20:00Z">
                <w:pPr>
                  <w:spacing w:before="0" w:after="0" w:line="240" w:lineRule="auto"/>
                  <w:jc w:val="right"/>
                </w:pPr>
              </w:pPrChange>
            </w:pPr>
            <w:ins w:id="11159" w:author="Thu Huyen Tran" w:date="2023-12-05T22:19:00Z">
              <w:r w:rsidRPr="003C3770">
                <w:rPr>
                  <w:rFonts w:eastAsia="Times New Roman"/>
                  <w:sz w:val="22"/>
                  <w:lang w:val="en-US"/>
                  <w:rPrChange w:id="11160" w:author="Thu Huyen Tran" w:date="2023-12-05T22:20:00Z">
                    <w:rPr>
                      <w:rFonts w:ascii="Arial" w:eastAsia="Times New Roman" w:hAnsi="Arial" w:cs="Arial"/>
                      <w:sz w:val="20"/>
                      <w:szCs w:val="20"/>
                      <w:lang w:val="en-US"/>
                    </w:rPr>
                  </w:rPrChange>
                </w:rPr>
                <w:t>306,1</w:t>
              </w:r>
            </w:ins>
          </w:p>
        </w:tc>
        <w:tc>
          <w:tcPr>
            <w:tcW w:w="541" w:type="pct"/>
            <w:noWrap/>
            <w:vAlign w:val="bottom"/>
            <w:hideMark/>
            <w:tcPrChange w:id="11161" w:author="Huyen Tran Thu" w:date="2025-04-28T21:02:00Z" w16du:dateUtc="2025-04-28T14:02:00Z">
              <w:tcPr>
                <w:tcW w:w="541" w:type="pct"/>
                <w:gridSpan w:val="3"/>
                <w:noWrap/>
                <w:vAlign w:val="bottom"/>
                <w:hideMark/>
              </w:tcPr>
            </w:tcPrChange>
          </w:tcPr>
          <w:p w14:paraId="57BE007C" w14:textId="7F199574" w:rsidR="003C3770" w:rsidRPr="003C3770" w:rsidRDefault="003C3770">
            <w:pPr>
              <w:spacing w:before="0" w:after="0" w:line="240" w:lineRule="auto"/>
              <w:jc w:val="center"/>
              <w:rPr>
                <w:ins w:id="11162" w:author="Thu Huyen Tran" w:date="2023-12-05T22:19:00Z"/>
                <w:rFonts w:eastAsia="Times New Roman"/>
                <w:sz w:val="22"/>
                <w:lang w:val="en-US"/>
                <w:rPrChange w:id="11163" w:author="Thu Huyen Tran" w:date="2023-12-05T22:20:00Z">
                  <w:rPr>
                    <w:ins w:id="11164" w:author="Thu Huyen Tran" w:date="2023-12-05T22:19:00Z"/>
                    <w:rFonts w:ascii="Arial" w:eastAsia="Times New Roman" w:hAnsi="Arial" w:cs="Arial"/>
                    <w:color w:val="FF0000"/>
                    <w:sz w:val="20"/>
                    <w:szCs w:val="20"/>
                    <w:lang w:val="en-US"/>
                  </w:rPr>
                </w:rPrChange>
              </w:rPr>
              <w:pPrChange w:id="11165" w:author="Thu Huyen Tran" w:date="2023-12-05T22:20:00Z">
                <w:pPr>
                  <w:spacing w:before="0" w:after="0" w:line="240" w:lineRule="auto"/>
                  <w:jc w:val="right"/>
                </w:pPr>
              </w:pPrChange>
            </w:pPr>
            <w:ins w:id="11166" w:author="Thu Huyen Tran" w:date="2023-12-05T22:19:00Z">
              <w:r w:rsidRPr="003C3770">
                <w:rPr>
                  <w:rFonts w:eastAsia="Times New Roman"/>
                  <w:sz w:val="22"/>
                  <w:lang w:val="en-US"/>
                  <w:rPrChange w:id="11167" w:author="Thu Huyen Tran" w:date="2023-12-05T22:20:00Z">
                    <w:rPr>
                      <w:rFonts w:ascii="Arial" w:eastAsia="Times New Roman" w:hAnsi="Arial" w:cs="Arial"/>
                      <w:color w:val="FF0000"/>
                      <w:sz w:val="20"/>
                      <w:szCs w:val="20"/>
                      <w:lang w:val="en-US"/>
                    </w:rPr>
                  </w:rPrChange>
                </w:rPr>
                <w:t>1,00</w:t>
              </w:r>
            </w:ins>
          </w:p>
        </w:tc>
        <w:tc>
          <w:tcPr>
            <w:tcW w:w="466" w:type="pct"/>
            <w:noWrap/>
            <w:vAlign w:val="center"/>
            <w:hideMark/>
            <w:tcPrChange w:id="11168" w:author="Huyen Tran Thu" w:date="2025-04-28T21:02:00Z" w16du:dateUtc="2025-04-28T14:02:00Z">
              <w:tcPr>
                <w:tcW w:w="466" w:type="pct"/>
                <w:gridSpan w:val="3"/>
                <w:noWrap/>
                <w:vAlign w:val="center"/>
                <w:hideMark/>
              </w:tcPr>
            </w:tcPrChange>
          </w:tcPr>
          <w:p w14:paraId="2F257CE6" w14:textId="13877243" w:rsidR="003C3770" w:rsidRPr="003C3770" w:rsidRDefault="003C3770">
            <w:pPr>
              <w:spacing w:before="0" w:after="0" w:line="240" w:lineRule="auto"/>
              <w:jc w:val="center"/>
              <w:rPr>
                <w:ins w:id="11169" w:author="Thu Huyen Tran" w:date="2023-12-05T22:19:00Z"/>
                <w:rFonts w:eastAsia="Times New Roman"/>
                <w:sz w:val="22"/>
                <w:lang w:val="en-US"/>
                <w:rPrChange w:id="11170" w:author="Thu Huyen Tran" w:date="2023-12-05T22:20:00Z">
                  <w:rPr>
                    <w:ins w:id="11171" w:author="Thu Huyen Tran" w:date="2023-12-05T22:19:00Z"/>
                    <w:rFonts w:ascii="Arial" w:eastAsia="Times New Roman" w:hAnsi="Arial" w:cs="Arial"/>
                    <w:color w:val="FF0000"/>
                    <w:sz w:val="20"/>
                    <w:szCs w:val="20"/>
                    <w:lang w:val="en-US"/>
                  </w:rPr>
                </w:rPrChange>
              </w:rPr>
              <w:pPrChange w:id="11172" w:author="Thu Huyen Tran" w:date="2023-12-05T22:20:00Z">
                <w:pPr>
                  <w:spacing w:before="0" w:after="0" w:line="240" w:lineRule="auto"/>
                  <w:jc w:val="right"/>
                </w:pPr>
              </w:pPrChange>
            </w:pPr>
            <w:ins w:id="11173" w:author="Thu Huyen Tran" w:date="2023-12-05T22:19:00Z">
              <w:r w:rsidRPr="003C3770">
                <w:rPr>
                  <w:rFonts w:eastAsia="Times New Roman"/>
                  <w:sz w:val="22"/>
                  <w:lang w:val="en-US"/>
                  <w:rPrChange w:id="11174" w:author="Thu Huyen Tran" w:date="2023-12-05T22:20:00Z">
                    <w:rPr>
                      <w:rFonts w:ascii="Arial" w:eastAsia="Times New Roman" w:hAnsi="Arial" w:cs="Arial"/>
                      <w:color w:val="FF0000"/>
                      <w:sz w:val="20"/>
                      <w:szCs w:val="20"/>
                      <w:lang w:val="en-US"/>
                    </w:rPr>
                  </w:rPrChange>
                </w:rPr>
                <w:t>111,51</w:t>
              </w:r>
            </w:ins>
          </w:p>
        </w:tc>
        <w:tc>
          <w:tcPr>
            <w:tcW w:w="601" w:type="pct"/>
            <w:noWrap/>
            <w:hideMark/>
            <w:tcPrChange w:id="11175" w:author="Huyen Tran Thu" w:date="2025-04-28T21:02:00Z" w16du:dateUtc="2025-04-28T14:02:00Z">
              <w:tcPr>
                <w:tcW w:w="601" w:type="pct"/>
                <w:gridSpan w:val="3"/>
                <w:shd w:val="clear" w:color="000000" w:fill="FFFF00"/>
                <w:noWrap/>
                <w:hideMark/>
              </w:tcPr>
            </w:tcPrChange>
          </w:tcPr>
          <w:p w14:paraId="4C3553F4" w14:textId="4E373634" w:rsidR="003C3770" w:rsidRPr="003C3770" w:rsidRDefault="003C3770">
            <w:pPr>
              <w:spacing w:before="0" w:after="0" w:line="240" w:lineRule="auto"/>
              <w:jc w:val="center"/>
              <w:rPr>
                <w:ins w:id="11176" w:author="Thu Huyen Tran" w:date="2023-12-05T22:19:00Z"/>
                <w:rFonts w:eastAsia="Times New Roman"/>
                <w:sz w:val="22"/>
                <w:lang w:val="en-US"/>
                <w:rPrChange w:id="11177" w:author="Thu Huyen Tran" w:date="2023-12-05T22:20:00Z">
                  <w:rPr>
                    <w:ins w:id="11178" w:author="Thu Huyen Tran" w:date="2023-12-05T22:19:00Z"/>
                    <w:rFonts w:ascii="Calibri" w:eastAsia="Times New Roman" w:hAnsi="Calibri" w:cs="Calibri"/>
                    <w:color w:val="FF0000"/>
                    <w:sz w:val="22"/>
                    <w:lang w:val="en-US"/>
                  </w:rPr>
                </w:rPrChange>
              </w:rPr>
              <w:pPrChange w:id="11179" w:author="Thu Huyen Tran" w:date="2023-12-05T22:20:00Z">
                <w:pPr>
                  <w:spacing w:before="0" w:after="0" w:line="240" w:lineRule="auto"/>
                  <w:jc w:val="right"/>
                </w:pPr>
              </w:pPrChange>
            </w:pPr>
            <w:ins w:id="11180" w:author="Thu Huyen Tran" w:date="2023-12-05T22:19:00Z">
              <w:r w:rsidRPr="003C3770">
                <w:rPr>
                  <w:rFonts w:eastAsia="Times New Roman"/>
                  <w:sz w:val="22"/>
                  <w:lang w:val="en-US"/>
                  <w:rPrChange w:id="11181" w:author="Thu Huyen Tran" w:date="2023-12-05T22:20:00Z">
                    <w:rPr>
                      <w:rFonts w:ascii="Calibri" w:eastAsia="Times New Roman" w:hAnsi="Calibri" w:cs="Calibri"/>
                      <w:color w:val="FF0000"/>
                      <w:sz w:val="22"/>
                      <w:lang w:val="en-US"/>
                    </w:rPr>
                  </w:rPrChange>
                </w:rPr>
                <w:t>0,22</w:t>
              </w:r>
            </w:ins>
          </w:p>
        </w:tc>
        <w:tc>
          <w:tcPr>
            <w:tcW w:w="599" w:type="pct"/>
            <w:noWrap/>
            <w:vAlign w:val="center"/>
            <w:hideMark/>
            <w:tcPrChange w:id="11182" w:author="Huyen Tran Thu" w:date="2025-04-28T21:02:00Z" w16du:dateUtc="2025-04-28T14:02:00Z">
              <w:tcPr>
                <w:tcW w:w="599" w:type="pct"/>
                <w:gridSpan w:val="3"/>
                <w:noWrap/>
                <w:vAlign w:val="center"/>
                <w:hideMark/>
              </w:tcPr>
            </w:tcPrChange>
          </w:tcPr>
          <w:p w14:paraId="34E28DA9" w14:textId="372735C5" w:rsidR="003C3770" w:rsidRPr="003C3770" w:rsidRDefault="003C3770">
            <w:pPr>
              <w:spacing w:before="0" w:after="0" w:line="240" w:lineRule="auto"/>
              <w:jc w:val="center"/>
              <w:rPr>
                <w:ins w:id="11183" w:author="Thu Huyen Tran" w:date="2023-12-05T22:19:00Z"/>
                <w:rFonts w:eastAsia="Times New Roman"/>
                <w:sz w:val="22"/>
                <w:lang w:val="en-US"/>
                <w:rPrChange w:id="11184" w:author="Thu Huyen Tran" w:date="2023-12-05T22:20:00Z">
                  <w:rPr>
                    <w:ins w:id="11185" w:author="Thu Huyen Tran" w:date="2023-12-05T22:19:00Z"/>
                    <w:rFonts w:ascii="Arial" w:eastAsia="Times New Roman" w:hAnsi="Arial" w:cs="Arial"/>
                    <w:sz w:val="20"/>
                    <w:szCs w:val="20"/>
                    <w:lang w:val="en-US"/>
                  </w:rPr>
                </w:rPrChange>
              </w:rPr>
              <w:pPrChange w:id="11186" w:author="Thu Huyen Tran" w:date="2023-12-05T22:20:00Z">
                <w:pPr>
                  <w:spacing w:before="0" w:after="0" w:line="240" w:lineRule="auto"/>
                  <w:jc w:val="right"/>
                </w:pPr>
              </w:pPrChange>
            </w:pPr>
            <w:ins w:id="11187" w:author="Thu Huyen Tran" w:date="2023-12-05T22:19:00Z">
              <w:r w:rsidRPr="003C3770">
                <w:rPr>
                  <w:rFonts w:eastAsia="Times New Roman"/>
                  <w:sz w:val="22"/>
                  <w:lang w:val="en-US"/>
                  <w:rPrChange w:id="11188" w:author="Thu Huyen Tran" w:date="2023-12-05T22:20:00Z">
                    <w:rPr>
                      <w:rFonts w:ascii="Arial" w:eastAsia="Times New Roman" w:hAnsi="Arial" w:cs="Arial"/>
                      <w:sz w:val="20"/>
                      <w:szCs w:val="20"/>
                      <w:lang w:val="en-US"/>
                    </w:rPr>
                  </w:rPrChange>
                </w:rPr>
                <w:t>25,09</w:t>
              </w:r>
            </w:ins>
          </w:p>
        </w:tc>
        <w:tc>
          <w:tcPr>
            <w:tcW w:w="534" w:type="pct"/>
            <w:noWrap/>
            <w:vAlign w:val="center"/>
            <w:hideMark/>
            <w:tcPrChange w:id="11189" w:author="Huyen Tran Thu" w:date="2025-04-28T21:02:00Z" w16du:dateUtc="2025-04-28T14:02:00Z">
              <w:tcPr>
                <w:tcW w:w="534" w:type="pct"/>
                <w:gridSpan w:val="3"/>
                <w:noWrap/>
                <w:vAlign w:val="center"/>
                <w:hideMark/>
              </w:tcPr>
            </w:tcPrChange>
          </w:tcPr>
          <w:p w14:paraId="726153F3" w14:textId="764687FA" w:rsidR="003C3770" w:rsidRPr="003C3770" w:rsidRDefault="003C3770">
            <w:pPr>
              <w:spacing w:before="0" w:after="0" w:line="240" w:lineRule="auto"/>
              <w:jc w:val="center"/>
              <w:rPr>
                <w:ins w:id="11190" w:author="Thu Huyen Tran" w:date="2023-12-05T22:19:00Z"/>
                <w:rFonts w:eastAsia="Times New Roman"/>
                <w:sz w:val="22"/>
                <w:lang w:val="en-US"/>
                <w:rPrChange w:id="11191" w:author="Thu Huyen Tran" w:date="2023-12-05T22:20:00Z">
                  <w:rPr>
                    <w:ins w:id="11192" w:author="Thu Huyen Tran" w:date="2023-12-05T22:19:00Z"/>
                    <w:rFonts w:ascii="Arial" w:eastAsia="Times New Roman" w:hAnsi="Arial" w:cs="Arial"/>
                    <w:sz w:val="20"/>
                    <w:szCs w:val="20"/>
                    <w:lang w:val="en-US"/>
                  </w:rPr>
                </w:rPrChange>
              </w:rPr>
              <w:pPrChange w:id="11193" w:author="Thu Huyen Tran" w:date="2023-12-05T22:20:00Z">
                <w:pPr>
                  <w:spacing w:before="0" w:after="0" w:line="240" w:lineRule="auto"/>
                  <w:jc w:val="right"/>
                </w:pPr>
              </w:pPrChange>
            </w:pPr>
            <w:ins w:id="11194" w:author="Thu Huyen Tran" w:date="2023-12-05T22:19:00Z">
              <w:r w:rsidRPr="003C3770">
                <w:rPr>
                  <w:rFonts w:eastAsia="Times New Roman"/>
                  <w:sz w:val="22"/>
                  <w:lang w:val="en-US"/>
                  <w:rPrChange w:id="11195" w:author="Thu Huyen Tran" w:date="2023-12-05T22:20:00Z">
                    <w:rPr>
                      <w:rFonts w:ascii="Arial" w:eastAsia="Times New Roman" w:hAnsi="Arial" w:cs="Arial"/>
                      <w:sz w:val="20"/>
                      <w:szCs w:val="20"/>
                      <w:lang w:val="en-US"/>
                    </w:rPr>
                  </w:rPrChange>
                </w:rPr>
                <w:t>86,42</w:t>
              </w:r>
            </w:ins>
          </w:p>
        </w:tc>
        <w:tc>
          <w:tcPr>
            <w:tcW w:w="413" w:type="pct"/>
            <w:noWrap/>
            <w:vAlign w:val="bottom"/>
            <w:hideMark/>
            <w:tcPrChange w:id="11196" w:author="Huyen Tran Thu" w:date="2025-04-28T21:02:00Z" w16du:dateUtc="2025-04-28T14:02:00Z">
              <w:tcPr>
                <w:tcW w:w="399" w:type="pct"/>
                <w:gridSpan w:val="3"/>
                <w:noWrap/>
                <w:vAlign w:val="bottom"/>
                <w:hideMark/>
              </w:tcPr>
            </w:tcPrChange>
          </w:tcPr>
          <w:p w14:paraId="1ADE7D07" w14:textId="77777777" w:rsidR="003C3770" w:rsidRPr="003C3770" w:rsidRDefault="003C3770">
            <w:pPr>
              <w:spacing w:before="0" w:after="0" w:line="240" w:lineRule="auto"/>
              <w:jc w:val="center"/>
              <w:rPr>
                <w:ins w:id="11197" w:author="Thu Huyen Tran" w:date="2023-12-05T22:19:00Z"/>
                <w:rFonts w:eastAsia="Times New Roman"/>
                <w:sz w:val="22"/>
                <w:lang w:val="en-US"/>
                <w:rPrChange w:id="11198" w:author="Thu Huyen Tran" w:date="2023-12-05T22:20:00Z">
                  <w:rPr>
                    <w:ins w:id="11199" w:author="Thu Huyen Tran" w:date="2023-12-05T22:19:00Z"/>
                    <w:rFonts w:ascii="Arial" w:eastAsia="Times New Roman" w:hAnsi="Arial" w:cs="Arial"/>
                    <w:sz w:val="20"/>
                    <w:szCs w:val="20"/>
                    <w:lang w:val="en-US"/>
                  </w:rPr>
                </w:rPrChange>
              </w:rPr>
              <w:pPrChange w:id="11200" w:author="Thu Huyen Tran" w:date="2023-12-05T22:20:00Z">
                <w:pPr>
                  <w:spacing w:before="0" w:after="0" w:line="240" w:lineRule="auto"/>
                  <w:jc w:val="right"/>
                </w:pPr>
              </w:pPrChange>
            </w:pPr>
            <w:ins w:id="11201" w:author="Thu Huyen Tran" w:date="2023-12-05T22:19:00Z">
              <w:r w:rsidRPr="003C3770">
                <w:rPr>
                  <w:rFonts w:eastAsia="Times New Roman"/>
                  <w:sz w:val="22"/>
                  <w:lang w:val="en-US"/>
                  <w:rPrChange w:id="11202" w:author="Thu Huyen Tran" w:date="2023-12-05T22:20:00Z">
                    <w:rPr>
                      <w:rFonts w:ascii="Arial" w:eastAsia="Times New Roman" w:hAnsi="Arial" w:cs="Arial"/>
                      <w:sz w:val="20"/>
                      <w:szCs w:val="20"/>
                      <w:lang w:val="en-US"/>
                    </w:rPr>
                  </w:rPrChange>
                </w:rPr>
                <w:t>65%</w:t>
              </w:r>
            </w:ins>
          </w:p>
        </w:tc>
        <w:tc>
          <w:tcPr>
            <w:tcW w:w="451" w:type="pct"/>
            <w:noWrap/>
            <w:vAlign w:val="center"/>
            <w:hideMark/>
            <w:tcPrChange w:id="11203" w:author="Huyen Tran Thu" w:date="2025-04-28T21:02:00Z" w16du:dateUtc="2025-04-28T14:02:00Z">
              <w:tcPr>
                <w:tcW w:w="466" w:type="pct"/>
                <w:gridSpan w:val="3"/>
                <w:noWrap/>
                <w:vAlign w:val="center"/>
                <w:hideMark/>
              </w:tcPr>
            </w:tcPrChange>
          </w:tcPr>
          <w:p w14:paraId="646F30CF" w14:textId="0ADB719E" w:rsidR="003C3770" w:rsidRPr="003C3770" w:rsidRDefault="003C3770">
            <w:pPr>
              <w:spacing w:before="0" w:after="0" w:line="240" w:lineRule="auto"/>
              <w:jc w:val="center"/>
              <w:rPr>
                <w:ins w:id="11204" w:author="Thu Huyen Tran" w:date="2023-12-05T22:19:00Z"/>
                <w:rFonts w:eastAsia="Times New Roman"/>
                <w:sz w:val="22"/>
                <w:lang w:val="en-US"/>
                <w:rPrChange w:id="11205" w:author="Thu Huyen Tran" w:date="2023-12-05T22:20:00Z">
                  <w:rPr>
                    <w:ins w:id="11206" w:author="Thu Huyen Tran" w:date="2023-12-05T22:19:00Z"/>
                    <w:rFonts w:ascii="Arial" w:eastAsia="Times New Roman" w:hAnsi="Arial" w:cs="Arial"/>
                    <w:sz w:val="20"/>
                    <w:szCs w:val="20"/>
                    <w:lang w:val="en-US"/>
                  </w:rPr>
                </w:rPrChange>
              </w:rPr>
              <w:pPrChange w:id="11207" w:author="Thu Huyen Tran" w:date="2023-12-05T22:20:00Z">
                <w:pPr>
                  <w:spacing w:before="0" w:after="0" w:line="240" w:lineRule="auto"/>
                  <w:jc w:val="right"/>
                </w:pPr>
              </w:pPrChange>
            </w:pPr>
            <w:ins w:id="11208" w:author="Thu Huyen Tran" w:date="2023-12-05T22:19:00Z">
              <w:r w:rsidRPr="003C3770">
                <w:rPr>
                  <w:rFonts w:eastAsia="Times New Roman"/>
                  <w:sz w:val="22"/>
                  <w:lang w:val="en-US"/>
                  <w:rPrChange w:id="11209" w:author="Thu Huyen Tran" w:date="2023-12-05T22:20:00Z">
                    <w:rPr>
                      <w:rFonts w:ascii="Arial" w:eastAsia="Times New Roman" w:hAnsi="Arial" w:cs="Arial"/>
                      <w:sz w:val="20"/>
                      <w:szCs w:val="20"/>
                      <w:lang w:val="en-US"/>
                    </w:rPr>
                  </w:rPrChange>
                </w:rPr>
                <w:t>16,31</w:t>
              </w:r>
            </w:ins>
          </w:p>
        </w:tc>
        <w:tc>
          <w:tcPr>
            <w:tcW w:w="530" w:type="pct"/>
            <w:noWrap/>
            <w:vAlign w:val="center"/>
            <w:hideMark/>
            <w:tcPrChange w:id="11210" w:author="Huyen Tran Thu" w:date="2025-04-28T21:02:00Z" w16du:dateUtc="2025-04-28T14:02:00Z">
              <w:tcPr>
                <w:tcW w:w="532" w:type="pct"/>
                <w:gridSpan w:val="2"/>
                <w:noWrap/>
                <w:vAlign w:val="center"/>
                <w:hideMark/>
              </w:tcPr>
            </w:tcPrChange>
          </w:tcPr>
          <w:p w14:paraId="18B0690B" w14:textId="1FA26E2D" w:rsidR="003C3770" w:rsidRPr="003C3770" w:rsidRDefault="003C3770">
            <w:pPr>
              <w:spacing w:before="0" w:after="0" w:line="240" w:lineRule="auto"/>
              <w:jc w:val="center"/>
              <w:rPr>
                <w:ins w:id="11211" w:author="Thu Huyen Tran" w:date="2023-12-05T22:19:00Z"/>
                <w:rFonts w:eastAsia="Times New Roman"/>
                <w:sz w:val="22"/>
                <w:lang w:val="en-US"/>
                <w:rPrChange w:id="11212" w:author="Thu Huyen Tran" w:date="2023-12-05T22:20:00Z">
                  <w:rPr>
                    <w:ins w:id="11213" w:author="Thu Huyen Tran" w:date="2023-12-05T22:19:00Z"/>
                    <w:rFonts w:ascii="Arial" w:eastAsia="Times New Roman" w:hAnsi="Arial" w:cs="Arial"/>
                    <w:sz w:val="20"/>
                    <w:szCs w:val="20"/>
                    <w:lang w:val="en-US"/>
                  </w:rPr>
                </w:rPrChange>
              </w:rPr>
              <w:pPrChange w:id="11214" w:author="Thu Huyen Tran" w:date="2023-12-05T22:20:00Z">
                <w:pPr>
                  <w:spacing w:before="0" w:after="0" w:line="240" w:lineRule="auto"/>
                  <w:jc w:val="right"/>
                </w:pPr>
              </w:pPrChange>
            </w:pPr>
            <w:ins w:id="11215" w:author="Thu Huyen Tran" w:date="2023-12-05T22:19:00Z">
              <w:r w:rsidRPr="003C3770">
                <w:rPr>
                  <w:rFonts w:eastAsia="Times New Roman"/>
                  <w:sz w:val="22"/>
                  <w:lang w:val="en-US"/>
                  <w:rPrChange w:id="11216" w:author="Thu Huyen Tran" w:date="2023-12-05T22:20:00Z">
                    <w:rPr>
                      <w:rFonts w:ascii="Arial" w:eastAsia="Times New Roman" w:hAnsi="Arial" w:cs="Arial"/>
                      <w:sz w:val="20"/>
                      <w:szCs w:val="20"/>
                      <w:lang w:val="en-US"/>
                    </w:rPr>
                  </w:rPrChange>
                </w:rPr>
                <w:t>86,42</w:t>
              </w:r>
            </w:ins>
          </w:p>
        </w:tc>
      </w:tr>
      <w:tr w:rsidR="003C3770" w:rsidRPr="003C3770" w14:paraId="4EFA73C7" w14:textId="77777777" w:rsidTr="008073D8">
        <w:trPr>
          <w:trHeight w:val="300"/>
          <w:jc w:val="center"/>
          <w:ins w:id="11217" w:author="Thu Huyen Tran" w:date="2023-12-05T22:19:00Z"/>
          <w:trPrChange w:id="11218" w:author="Huyen Tran Thu" w:date="2025-04-28T21:02:00Z" w16du:dateUtc="2025-04-28T14:02:00Z">
            <w:trPr>
              <w:trHeight w:val="300"/>
            </w:trPr>
          </w:trPrChange>
        </w:trPr>
        <w:tc>
          <w:tcPr>
            <w:tcW w:w="403" w:type="pct"/>
            <w:noWrap/>
            <w:hideMark/>
            <w:tcPrChange w:id="11219" w:author="Huyen Tran Thu" w:date="2025-04-28T21:02:00Z" w16du:dateUtc="2025-04-28T14:02:00Z">
              <w:tcPr>
                <w:tcW w:w="401" w:type="pct"/>
                <w:noWrap/>
                <w:hideMark/>
              </w:tcPr>
            </w:tcPrChange>
          </w:tcPr>
          <w:p w14:paraId="068485CA" w14:textId="77777777" w:rsidR="003C3770" w:rsidRPr="003C3770" w:rsidRDefault="003C3770">
            <w:pPr>
              <w:spacing w:before="0" w:after="0" w:line="240" w:lineRule="auto"/>
              <w:jc w:val="center"/>
              <w:rPr>
                <w:ins w:id="11220" w:author="Thu Huyen Tran" w:date="2023-12-05T22:19:00Z"/>
                <w:rFonts w:eastAsia="Times New Roman"/>
                <w:sz w:val="22"/>
                <w:lang w:val="en-US"/>
                <w:rPrChange w:id="11221" w:author="Thu Huyen Tran" w:date="2023-12-05T22:20:00Z">
                  <w:rPr>
                    <w:ins w:id="11222" w:author="Thu Huyen Tran" w:date="2023-12-05T22:19:00Z"/>
                    <w:rFonts w:ascii="Arial" w:eastAsia="Times New Roman" w:hAnsi="Arial" w:cs="Arial"/>
                    <w:sz w:val="20"/>
                    <w:szCs w:val="20"/>
                    <w:lang w:val="en-US"/>
                  </w:rPr>
                </w:rPrChange>
              </w:rPr>
              <w:pPrChange w:id="11223" w:author="Thu Huyen Tran" w:date="2023-12-05T22:20:00Z">
                <w:pPr>
                  <w:spacing w:before="0" w:after="0" w:line="240" w:lineRule="auto"/>
                  <w:jc w:val="right"/>
                </w:pPr>
              </w:pPrChange>
            </w:pPr>
            <w:ins w:id="11224" w:author="Thu Huyen Tran" w:date="2023-12-05T22:19:00Z">
              <w:r w:rsidRPr="003C3770">
                <w:rPr>
                  <w:rFonts w:eastAsia="Times New Roman"/>
                  <w:sz w:val="22"/>
                  <w:lang w:val="en-US"/>
                  <w:rPrChange w:id="11225" w:author="Thu Huyen Tran" w:date="2023-12-05T22:20:00Z">
                    <w:rPr>
                      <w:rFonts w:ascii="Arial" w:eastAsia="Times New Roman" w:hAnsi="Arial" w:cs="Arial"/>
                      <w:sz w:val="20"/>
                      <w:szCs w:val="20"/>
                      <w:lang w:val="en-US"/>
                    </w:rPr>
                  </w:rPrChange>
                </w:rPr>
                <w:t>2016</w:t>
              </w:r>
            </w:ins>
          </w:p>
        </w:tc>
        <w:tc>
          <w:tcPr>
            <w:tcW w:w="461" w:type="pct"/>
            <w:noWrap/>
            <w:vAlign w:val="bottom"/>
            <w:hideMark/>
            <w:tcPrChange w:id="11226" w:author="Huyen Tran Thu" w:date="2025-04-28T21:02:00Z" w16du:dateUtc="2025-04-28T14:02:00Z">
              <w:tcPr>
                <w:tcW w:w="461" w:type="pct"/>
                <w:gridSpan w:val="2"/>
                <w:noWrap/>
                <w:vAlign w:val="bottom"/>
                <w:hideMark/>
              </w:tcPr>
            </w:tcPrChange>
          </w:tcPr>
          <w:p w14:paraId="250D4D28" w14:textId="77777777" w:rsidR="003C3770" w:rsidRPr="003C3770" w:rsidRDefault="003C3770">
            <w:pPr>
              <w:spacing w:before="0" w:after="0" w:line="240" w:lineRule="auto"/>
              <w:jc w:val="center"/>
              <w:rPr>
                <w:ins w:id="11227" w:author="Thu Huyen Tran" w:date="2023-12-05T22:19:00Z"/>
                <w:rFonts w:eastAsia="Times New Roman"/>
                <w:sz w:val="22"/>
                <w:lang w:val="en-US"/>
                <w:rPrChange w:id="11228" w:author="Thu Huyen Tran" w:date="2023-12-05T22:20:00Z">
                  <w:rPr>
                    <w:ins w:id="11229" w:author="Thu Huyen Tran" w:date="2023-12-05T22:19:00Z"/>
                    <w:rFonts w:ascii="Arial" w:eastAsia="Times New Roman" w:hAnsi="Arial" w:cs="Arial"/>
                    <w:sz w:val="20"/>
                    <w:szCs w:val="20"/>
                    <w:lang w:val="en-US"/>
                  </w:rPr>
                </w:rPrChange>
              </w:rPr>
              <w:pPrChange w:id="11230" w:author="Thu Huyen Tran" w:date="2023-12-05T22:20:00Z">
                <w:pPr>
                  <w:spacing w:before="0" w:after="0" w:line="240" w:lineRule="auto"/>
                  <w:jc w:val="right"/>
                </w:pPr>
              </w:pPrChange>
            </w:pPr>
            <w:ins w:id="11231" w:author="Thu Huyen Tran" w:date="2023-12-05T22:19:00Z">
              <w:r w:rsidRPr="003C3770">
                <w:rPr>
                  <w:rFonts w:eastAsia="Times New Roman"/>
                  <w:sz w:val="22"/>
                  <w:lang w:val="en-US"/>
                  <w:rPrChange w:id="11232" w:author="Thu Huyen Tran" w:date="2023-12-05T22:20:00Z">
                    <w:rPr>
                      <w:rFonts w:ascii="Arial" w:eastAsia="Times New Roman" w:hAnsi="Arial" w:cs="Arial"/>
                      <w:sz w:val="20"/>
                      <w:szCs w:val="20"/>
                      <w:lang w:val="en-US"/>
                    </w:rPr>
                  </w:rPrChange>
                </w:rPr>
                <w:t>315,0</w:t>
              </w:r>
            </w:ins>
          </w:p>
        </w:tc>
        <w:tc>
          <w:tcPr>
            <w:tcW w:w="541" w:type="pct"/>
            <w:noWrap/>
            <w:vAlign w:val="bottom"/>
            <w:hideMark/>
            <w:tcPrChange w:id="11233" w:author="Huyen Tran Thu" w:date="2025-04-28T21:02:00Z" w16du:dateUtc="2025-04-28T14:02:00Z">
              <w:tcPr>
                <w:tcW w:w="541" w:type="pct"/>
                <w:gridSpan w:val="3"/>
                <w:noWrap/>
                <w:vAlign w:val="bottom"/>
                <w:hideMark/>
              </w:tcPr>
            </w:tcPrChange>
          </w:tcPr>
          <w:p w14:paraId="0A55C8E8" w14:textId="35697B88" w:rsidR="003C3770" w:rsidRPr="003C3770" w:rsidRDefault="003C3770">
            <w:pPr>
              <w:spacing w:before="0" w:after="0" w:line="240" w:lineRule="auto"/>
              <w:jc w:val="center"/>
              <w:rPr>
                <w:ins w:id="11234" w:author="Thu Huyen Tran" w:date="2023-12-05T22:19:00Z"/>
                <w:rFonts w:eastAsia="Times New Roman"/>
                <w:sz w:val="22"/>
                <w:lang w:val="en-US"/>
                <w:rPrChange w:id="11235" w:author="Thu Huyen Tran" w:date="2023-12-05T22:20:00Z">
                  <w:rPr>
                    <w:ins w:id="11236" w:author="Thu Huyen Tran" w:date="2023-12-05T22:19:00Z"/>
                    <w:rFonts w:ascii="Arial" w:eastAsia="Times New Roman" w:hAnsi="Arial" w:cs="Arial"/>
                    <w:color w:val="FF0000"/>
                    <w:sz w:val="20"/>
                    <w:szCs w:val="20"/>
                    <w:lang w:val="en-US"/>
                  </w:rPr>
                </w:rPrChange>
              </w:rPr>
              <w:pPrChange w:id="11237" w:author="Thu Huyen Tran" w:date="2023-12-05T22:20:00Z">
                <w:pPr>
                  <w:spacing w:before="0" w:after="0" w:line="240" w:lineRule="auto"/>
                  <w:jc w:val="right"/>
                </w:pPr>
              </w:pPrChange>
            </w:pPr>
            <w:ins w:id="11238" w:author="Thu Huyen Tran" w:date="2023-12-05T22:19:00Z">
              <w:r w:rsidRPr="003C3770">
                <w:rPr>
                  <w:rFonts w:eastAsia="Times New Roman"/>
                  <w:sz w:val="22"/>
                  <w:lang w:val="en-US"/>
                  <w:rPrChange w:id="11239" w:author="Thu Huyen Tran" w:date="2023-12-05T22:20:00Z">
                    <w:rPr>
                      <w:rFonts w:ascii="Arial" w:eastAsia="Times New Roman" w:hAnsi="Arial" w:cs="Arial"/>
                      <w:color w:val="FF0000"/>
                      <w:sz w:val="20"/>
                      <w:szCs w:val="20"/>
                      <w:lang w:val="en-US"/>
                    </w:rPr>
                  </w:rPrChange>
                </w:rPr>
                <w:t>1,33</w:t>
              </w:r>
            </w:ins>
          </w:p>
        </w:tc>
        <w:tc>
          <w:tcPr>
            <w:tcW w:w="466" w:type="pct"/>
            <w:noWrap/>
            <w:vAlign w:val="bottom"/>
            <w:hideMark/>
            <w:tcPrChange w:id="11240" w:author="Huyen Tran Thu" w:date="2025-04-28T21:02:00Z" w16du:dateUtc="2025-04-28T14:02:00Z">
              <w:tcPr>
                <w:tcW w:w="466" w:type="pct"/>
                <w:gridSpan w:val="3"/>
                <w:noWrap/>
                <w:vAlign w:val="bottom"/>
                <w:hideMark/>
              </w:tcPr>
            </w:tcPrChange>
          </w:tcPr>
          <w:p w14:paraId="180929CD" w14:textId="2AB4D950" w:rsidR="003C3770" w:rsidRPr="003C3770" w:rsidRDefault="003C3770">
            <w:pPr>
              <w:spacing w:before="0" w:after="0" w:line="240" w:lineRule="auto"/>
              <w:jc w:val="center"/>
              <w:rPr>
                <w:ins w:id="11241" w:author="Thu Huyen Tran" w:date="2023-12-05T22:19:00Z"/>
                <w:rFonts w:eastAsia="Times New Roman"/>
                <w:sz w:val="22"/>
                <w:lang w:val="en-US"/>
                <w:rPrChange w:id="11242" w:author="Thu Huyen Tran" w:date="2023-12-05T22:20:00Z">
                  <w:rPr>
                    <w:ins w:id="11243" w:author="Thu Huyen Tran" w:date="2023-12-05T22:19:00Z"/>
                    <w:rFonts w:ascii="Calibri" w:eastAsia="Times New Roman" w:hAnsi="Calibri" w:cs="Calibri"/>
                    <w:color w:val="FF0000"/>
                    <w:sz w:val="22"/>
                    <w:lang w:val="en-US"/>
                  </w:rPr>
                </w:rPrChange>
              </w:rPr>
              <w:pPrChange w:id="11244" w:author="Thu Huyen Tran" w:date="2023-12-05T22:20:00Z">
                <w:pPr>
                  <w:spacing w:before="0" w:after="0" w:line="240" w:lineRule="auto"/>
                  <w:jc w:val="right"/>
                </w:pPr>
              </w:pPrChange>
            </w:pPr>
            <w:ins w:id="11245" w:author="Thu Huyen Tran" w:date="2023-12-05T22:19:00Z">
              <w:r w:rsidRPr="003C3770">
                <w:rPr>
                  <w:rFonts w:eastAsia="Times New Roman"/>
                  <w:sz w:val="22"/>
                  <w:lang w:val="en-US"/>
                  <w:rPrChange w:id="11246" w:author="Thu Huyen Tran" w:date="2023-12-05T22:20:00Z">
                    <w:rPr>
                      <w:rFonts w:ascii="Calibri" w:eastAsia="Times New Roman" w:hAnsi="Calibri" w:cs="Calibri"/>
                      <w:color w:val="FF0000"/>
                      <w:sz w:val="22"/>
                      <w:lang w:val="en-US"/>
                    </w:rPr>
                  </w:rPrChange>
                </w:rPr>
                <w:t>152,65</w:t>
              </w:r>
            </w:ins>
          </w:p>
        </w:tc>
        <w:tc>
          <w:tcPr>
            <w:tcW w:w="601" w:type="pct"/>
            <w:noWrap/>
            <w:hideMark/>
            <w:tcPrChange w:id="11247" w:author="Huyen Tran Thu" w:date="2025-04-28T21:02:00Z" w16du:dateUtc="2025-04-28T14:02:00Z">
              <w:tcPr>
                <w:tcW w:w="601" w:type="pct"/>
                <w:gridSpan w:val="3"/>
                <w:shd w:val="clear" w:color="000000" w:fill="FFFF00"/>
                <w:noWrap/>
                <w:hideMark/>
              </w:tcPr>
            </w:tcPrChange>
          </w:tcPr>
          <w:p w14:paraId="329555D2" w14:textId="7701A1C8" w:rsidR="003C3770" w:rsidRPr="003C3770" w:rsidRDefault="003C3770">
            <w:pPr>
              <w:spacing w:before="0" w:after="0" w:line="240" w:lineRule="auto"/>
              <w:jc w:val="center"/>
              <w:rPr>
                <w:ins w:id="11248" w:author="Thu Huyen Tran" w:date="2023-12-05T22:19:00Z"/>
                <w:rFonts w:eastAsia="Times New Roman"/>
                <w:sz w:val="22"/>
                <w:lang w:val="en-US"/>
                <w:rPrChange w:id="11249" w:author="Thu Huyen Tran" w:date="2023-12-05T22:20:00Z">
                  <w:rPr>
                    <w:ins w:id="11250" w:author="Thu Huyen Tran" w:date="2023-12-05T22:19:00Z"/>
                    <w:rFonts w:ascii="Calibri" w:eastAsia="Times New Roman" w:hAnsi="Calibri" w:cs="Calibri"/>
                    <w:color w:val="FF0000"/>
                    <w:sz w:val="22"/>
                    <w:lang w:val="en-US"/>
                  </w:rPr>
                </w:rPrChange>
              </w:rPr>
              <w:pPrChange w:id="11251" w:author="Thu Huyen Tran" w:date="2023-12-05T22:20:00Z">
                <w:pPr>
                  <w:spacing w:before="0" w:after="0" w:line="240" w:lineRule="auto"/>
                  <w:jc w:val="right"/>
                </w:pPr>
              </w:pPrChange>
            </w:pPr>
            <w:ins w:id="11252" w:author="Thu Huyen Tran" w:date="2023-12-05T22:19:00Z">
              <w:r w:rsidRPr="003C3770">
                <w:rPr>
                  <w:rFonts w:eastAsia="Times New Roman"/>
                  <w:sz w:val="22"/>
                  <w:lang w:val="en-US"/>
                  <w:rPrChange w:id="11253" w:author="Thu Huyen Tran" w:date="2023-12-05T22:20:00Z">
                    <w:rPr>
                      <w:rFonts w:ascii="Calibri" w:eastAsia="Times New Roman" w:hAnsi="Calibri" w:cs="Calibri"/>
                      <w:color w:val="FF0000"/>
                      <w:sz w:val="22"/>
                      <w:lang w:val="en-US"/>
                    </w:rPr>
                  </w:rPrChange>
                </w:rPr>
                <w:t>0,18</w:t>
              </w:r>
            </w:ins>
          </w:p>
        </w:tc>
        <w:tc>
          <w:tcPr>
            <w:tcW w:w="599" w:type="pct"/>
            <w:noWrap/>
            <w:vAlign w:val="center"/>
            <w:hideMark/>
            <w:tcPrChange w:id="11254" w:author="Huyen Tran Thu" w:date="2025-04-28T21:02:00Z" w16du:dateUtc="2025-04-28T14:02:00Z">
              <w:tcPr>
                <w:tcW w:w="599" w:type="pct"/>
                <w:gridSpan w:val="3"/>
                <w:noWrap/>
                <w:vAlign w:val="center"/>
                <w:hideMark/>
              </w:tcPr>
            </w:tcPrChange>
          </w:tcPr>
          <w:p w14:paraId="260A238B" w14:textId="14A8800D" w:rsidR="003C3770" w:rsidRPr="003C3770" w:rsidRDefault="003C3770">
            <w:pPr>
              <w:spacing w:before="0" w:after="0" w:line="240" w:lineRule="auto"/>
              <w:jc w:val="center"/>
              <w:rPr>
                <w:ins w:id="11255" w:author="Thu Huyen Tran" w:date="2023-12-05T22:19:00Z"/>
                <w:rFonts w:eastAsia="Times New Roman"/>
                <w:sz w:val="22"/>
                <w:lang w:val="en-US"/>
                <w:rPrChange w:id="11256" w:author="Thu Huyen Tran" w:date="2023-12-05T22:20:00Z">
                  <w:rPr>
                    <w:ins w:id="11257" w:author="Thu Huyen Tran" w:date="2023-12-05T22:19:00Z"/>
                    <w:rFonts w:ascii="Arial" w:eastAsia="Times New Roman" w:hAnsi="Arial" w:cs="Arial"/>
                    <w:sz w:val="20"/>
                    <w:szCs w:val="20"/>
                    <w:lang w:val="en-US"/>
                  </w:rPr>
                </w:rPrChange>
              </w:rPr>
              <w:pPrChange w:id="11258" w:author="Thu Huyen Tran" w:date="2023-12-05T22:20:00Z">
                <w:pPr>
                  <w:spacing w:before="0" w:after="0" w:line="240" w:lineRule="auto"/>
                  <w:jc w:val="right"/>
                </w:pPr>
              </w:pPrChange>
            </w:pPr>
            <w:ins w:id="11259" w:author="Thu Huyen Tran" w:date="2023-12-05T22:19:00Z">
              <w:r w:rsidRPr="003C3770">
                <w:rPr>
                  <w:rFonts w:eastAsia="Times New Roman"/>
                  <w:sz w:val="22"/>
                  <w:lang w:val="en-US"/>
                  <w:rPrChange w:id="11260" w:author="Thu Huyen Tran" w:date="2023-12-05T22:20:00Z">
                    <w:rPr>
                      <w:rFonts w:ascii="Arial" w:eastAsia="Times New Roman" w:hAnsi="Arial" w:cs="Arial"/>
                      <w:sz w:val="20"/>
                      <w:szCs w:val="20"/>
                      <w:lang w:val="en-US"/>
                    </w:rPr>
                  </w:rPrChange>
                </w:rPr>
                <w:t>20,80</w:t>
              </w:r>
            </w:ins>
          </w:p>
        </w:tc>
        <w:tc>
          <w:tcPr>
            <w:tcW w:w="534" w:type="pct"/>
            <w:noWrap/>
            <w:vAlign w:val="center"/>
            <w:hideMark/>
            <w:tcPrChange w:id="11261" w:author="Huyen Tran Thu" w:date="2025-04-28T21:02:00Z" w16du:dateUtc="2025-04-28T14:02:00Z">
              <w:tcPr>
                <w:tcW w:w="534" w:type="pct"/>
                <w:gridSpan w:val="3"/>
                <w:noWrap/>
                <w:vAlign w:val="center"/>
                <w:hideMark/>
              </w:tcPr>
            </w:tcPrChange>
          </w:tcPr>
          <w:p w14:paraId="6E02658F" w14:textId="1F453915" w:rsidR="003C3770" w:rsidRPr="003C3770" w:rsidRDefault="003C3770">
            <w:pPr>
              <w:spacing w:before="0" w:after="0" w:line="240" w:lineRule="auto"/>
              <w:jc w:val="center"/>
              <w:rPr>
                <w:ins w:id="11262" w:author="Thu Huyen Tran" w:date="2023-12-05T22:19:00Z"/>
                <w:rFonts w:eastAsia="Times New Roman"/>
                <w:sz w:val="22"/>
                <w:lang w:val="en-US"/>
                <w:rPrChange w:id="11263" w:author="Thu Huyen Tran" w:date="2023-12-05T22:20:00Z">
                  <w:rPr>
                    <w:ins w:id="11264" w:author="Thu Huyen Tran" w:date="2023-12-05T22:19:00Z"/>
                    <w:rFonts w:ascii="Arial" w:eastAsia="Times New Roman" w:hAnsi="Arial" w:cs="Arial"/>
                    <w:sz w:val="20"/>
                    <w:szCs w:val="20"/>
                    <w:lang w:val="en-US"/>
                  </w:rPr>
                </w:rPrChange>
              </w:rPr>
              <w:pPrChange w:id="11265" w:author="Thu Huyen Tran" w:date="2023-12-05T22:20:00Z">
                <w:pPr>
                  <w:spacing w:before="0" w:after="0" w:line="240" w:lineRule="auto"/>
                  <w:jc w:val="right"/>
                </w:pPr>
              </w:pPrChange>
            </w:pPr>
            <w:ins w:id="11266" w:author="Thu Huyen Tran" w:date="2023-12-05T22:19:00Z">
              <w:r w:rsidRPr="003C3770">
                <w:rPr>
                  <w:rFonts w:eastAsia="Times New Roman"/>
                  <w:sz w:val="22"/>
                  <w:lang w:val="en-US"/>
                  <w:rPrChange w:id="11267" w:author="Thu Huyen Tran" w:date="2023-12-05T22:20:00Z">
                    <w:rPr>
                      <w:rFonts w:ascii="Arial" w:eastAsia="Times New Roman" w:hAnsi="Arial" w:cs="Arial"/>
                      <w:sz w:val="20"/>
                      <w:szCs w:val="20"/>
                      <w:lang w:val="en-US"/>
                    </w:rPr>
                  </w:rPrChange>
                </w:rPr>
                <w:t>136,20</w:t>
              </w:r>
            </w:ins>
          </w:p>
        </w:tc>
        <w:tc>
          <w:tcPr>
            <w:tcW w:w="413" w:type="pct"/>
            <w:noWrap/>
            <w:hideMark/>
            <w:tcPrChange w:id="11268" w:author="Huyen Tran Thu" w:date="2025-04-28T21:02:00Z" w16du:dateUtc="2025-04-28T14:02:00Z">
              <w:tcPr>
                <w:tcW w:w="399" w:type="pct"/>
                <w:gridSpan w:val="3"/>
                <w:noWrap/>
                <w:hideMark/>
              </w:tcPr>
            </w:tcPrChange>
          </w:tcPr>
          <w:p w14:paraId="6CFF0586" w14:textId="77777777" w:rsidR="003C3770" w:rsidRPr="003C3770" w:rsidRDefault="003C3770">
            <w:pPr>
              <w:spacing w:before="0" w:after="0" w:line="240" w:lineRule="auto"/>
              <w:jc w:val="center"/>
              <w:rPr>
                <w:ins w:id="11269" w:author="Thu Huyen Tran" w:date="2023-12-05T22:19:00Z"/>
                <w:rFonts w:eastAsia="Times New Roman"/>
                <w:sz w:val="22"/>
                <w:lang w:val="en-US"/>
                <w:rPrChange w:id="11270" w:author="Thu Huyen Tran" w:date="2023-12-05T22:20:00Z">
                  <w:rPr>
                    <w:ins w:id="11271" w:author="Thu Huyen Tran" w:date="2023-12-05T22:19:00Z"/>
                    <w:rFonts w:ascii="Calibri" w:eastAsia="Times New Roman" w:hAnsi="Calibri" w:cs="Calibri"/>
                    <w:sz w:val="22"/>
                    <w:lang w:val="en-US"/>
                  </w:rPr>
                </w:rPrChange>
              </w:rPr>
              <w:pPrChange w:id="11272" w:author="Thu Huyen Tran" w:date="2023-12-05T22:20:00Z">
                <w:pPr>
                  <w:spacing w:before="0" w:after="0" w:line="240" w:lineRule="auto"/>
                  <w:jc w:val="right"/>
                </w:pPr>
              </w:pPrChange>
            </w:pPr>
            <w:ins w:id="11273" w:author="Thu Huyen Tran" w:date="2023-12-05T22:19:00Z">
              <w:r w:rsidRPr="003C3770">
                <w:rPr>
                  <w:rFonts w:eastAsia="Times New Roman"/>
                  <w:sz w:val="22"/>
                  <w:lang w:val="en-US"/>
                  <w:rPrChange w:id="11274" w:author="Thu Huyen Tran" w:date="2023-12-05T22:20:00Z">
                    <w:rPr>
                      <w:rFonts w:ascii="Calibri" w:eastAsia="Times New Roman" w:hAnsi="Calibri" w:cs="Calibri"/>
                      <w:sz w:val="22"/>
                      <w:lang w:val="en-US"/>
                    </w:rPr>
                  </w:rPrChange>
                </w:rPr>
                <w:t>75%</w:t>
              </w:r>
            </w:ins>
          </w:p>
        </w:tc>
        <w:tc>
          <w:tcPr>
            <w:tcW w:w="451" w:type="pct"/>
            <w:noWrap/>
            <w:vAlign w:val="center"/>
            <w:hideMark/>
            <w:tcPrChange w:id="11275" w:author="Huyen Tran Thu" w:date="2025-04-28T21:02:00Z" w16du:dateUtc="2025-04-28T14:02:00Z">
              <w:tcPr>
                <w:tcW w:w="466" w:type="pct"/>
                <w:gridSpan w:val="3"/>
                <w:noWrap/>
                <w:vAlign w:val="center"/>
                <w:hideMark/>
              </w:tcPr>
            </w:tcPrChange>
          </w:tcPr>
          <w:p w14:paraId="0E83D926" w14:textId="3DABA39C" w:rsidR="003C3770" w:rsidRPr="003C3770" w:rsidRDefault="003C3770">
            <w:pPr>
              <w:spacing w:before="0" w:after="0" w:line="240" w:lineRule="auto"/>
              <w:jc w:val="center"/>
              <w:rPr>
                <w:ins w:id="11276" w:author="Thu Huyen Tran" w:date="2023-12-05T22:19:00Z"/>
                <w:rFonts w:eastAsia="Times New Roman"/>
                <w:sz w:val="22"/>
                <w:lang w:val="en-US"/>
                <w:rPrChange w:id="11277" w:author="Thu Huyen Tran" w:date="2023-12-05T22:20:00Z">
                  <w:rPr>
                    <w:ins w:id="11278" w:author="Thu Huyen Tran" w:date="2023-12-05T22:19:00Z"/>
                    <w:rFonts w:ascii="Arial" w:eastAsia="Times New Roman" w:hAnsi="Arial" w:cs="Arial"/>
                    <w:sz w:val="20"/>
                    <w:szCs w:val="20"/>
                    <w:lang w:val="en-US"/>
                  </w:rPr>
                </w:rPrChange>
              </w:rPr>
              <w:pPrChange w:id="11279" w:author="Thu Huyen Tran" w:date="2023-12-05T22:20:00Z">
                <w:pPr>
                  <w:spacing w:before="0" w:after="0" w:line="240" w:lineRule="auto"/>
                  <w:jc w:val="right"/>
                </w:pPr>
              </w:pPrChange>
            </w:pPr>
            <w:ins w:id="11280" w:author="Thu Huyen Tran" w:date="2023-12-05T22:19:00Z">
              <w:r w:rsidRPr="003C3770">
                <w:rPr>
                  <w:rFonts w:eastAsia="Times New Roman"/>
                  <w:sz w:val="22"/>
                  <w:lang w:val="en-US"/>
                  <w:rPrChange w:id="11281" w:author="Thu Huyen Tran" w:date="2023-12-05T22:20:00Z">
                    <w:rPr>
                      <w:rFonts w:ascii="Arial" w:eastAsia="Times New Roman" w:hAnsi="Arial" w:cs="Arial"/>
                      <w:sz w:val="20"/>
                      <w:szCs w:val="20"/>
                      <w:lang w:val="en-US"/>
                    </w:rPr>
                  </w:rPrChange>
                </w:rPr>
                <w:t>15,60</w:t>
              </w:r>
            </w:ins>
          </w:p>
        </w:tc>
        <w:tc>
          <w:tcPr>
            <w:tcW w:w="530" w:type="pct"/>
            <w:noWrap/>
            <w:vAlign w:val="center"/>
            <w:hideMark/>
            <w:tcPrChange w:id="11282" w:author="Huyen Tran Thu" w:date="2025-04-28T21:02:00Z" w16du:dateUtc="2025-04-28T14:02:00Z">
              <w:tcPr>
                <w:tcW w:w="532" w:type="pct"/>
                <w:gridSpan w:val="2"/>
                <w:noWrap/>
                <w:vAlign w:val="center"/>
                <w:hideMark/>
              </w:tcPr>
            </w:tcPrChange>
          </w:tcPr>
          <w:p w14:paraId="732E36D5" w14:textId="7CB06E5C" w:rsidR="003C3770" w:rsidRPr="003C3770" w:rsidRDefault="003C3770">
            <w:pPr>
              <w:spacing w:before="0" w:after="0" w:line="240" w:lineRule="auto"/>
              <w:jc w:val="center"/>
              <w:rPr>
                <w:ins w:id="11283" w:author="Thu Huyen Tran" w:date="2023-12-05T22:19:00Z"/>
                <w:rFonts w:eastAsia="Times New Roman"/>
                <w:sz w:val="22"/>
                <w:lang w:val="en-US"/>
                <w:rPrChange w:id="11284" w:author="Thu Huyen Tran" w:date="2023-12-05T22:20:00Z">
                  <w:rPr>
                    <w:ins w:id="11285" w:author="Thu Huyen Tran" w:date="2023-12-05T22:19:00Z"/>
                    <w:rFonts w:ascii="Arial" w:eastAsia="Times New Roman" w:hAnsi="Arial" w:cs="Arial"/>
                    <w:sz w:val="20"/>
                    <w:szCs w:val="20"/>
                    <w:lang w:val="en-US"/>
                  </w:rPr>
                </w:rPrChange>
              </w:rPr>
              <w:pPrChange w:id="11286" w:author="Thu Huyen Tran" w:date="2023-12-05T22:20:00Z">
                <w:pPr>
                  <w:spacing w:before="0" w:after="0" w:line="240" w:lineRule="auto"/>
                  <w:jc w:val="right"/>
                </w:pPr>
              </w:pPrChange>
            </w:pPr>
            <w:ins w:id="11287" w:author="Thu Huyen Tran" w:date="2023-12-05T22:19:00Z">
              <w:r w:rsidRPr="003C3770">
                <w:rPr>
                  <w:rFonts w:eastAsia="Times New Roman"/>
                  <w:sz w:val="22"/>
                  <w:lang w:val="en-US"/>
                  <w:rPrChange w:id="11288" w:author="Thu Huyen Tran" w:date="2023-12-05T22:20:00Z">
                    <w:rPr>
                      <w:rFonts w:ascii="Arial" w:eastAsia="Times New Roman" w:hAnsi="Arial" w:cs="Arial"/>
                      <w:sz w:val="20"/>
                      <w:szCs w:val="20"/>
                      <w:lang w:val="en-US"/>
                    </w:rPr>
                  </w:rPrChange>
                </w:rPr>
                <w:t>136,20</w:t>
              </w:r>
            </w:ins>
          </w:p>
        </w:tc>
      </w:tr>
      <w:tr w:rsidR="003C3770" w:rsidRPr="003C3770" w14:paraId="01C51129" w14:textId="77777777" w:rsidTr="008073D8">
        <w:trPr>
          <w:trHeight w:val="315"/>
          <w:jc w:val="center"/>
          <w:ins w:id="11289" w:author="Thu Huyen Tran" w:date="2023-12-05T22:19:00Z"/>
          <w:trPrChange w:id="11290" w:author="Huyen Tran Thu" w:date="2025-04-28T21:02:00Z" w16du:dateUtc="2025-04-28T14:02:00Z">
            <w:trPr>
              <w:trHeight w:val="315"/>
            </w:trPr>
          </w:trPrChange>
        </w:trPr>
        <w:tc>
          <w:tcPr>
            <w:tcW w:w="403" w:type="pct"/>
            <w:noWrap/>
            <w:hideMark/>
            <w:tcPrChange w:id="11291" w:author="Huyen Tran Thu" w:date="2025-04-28T21:02:00Z" w16du:dateUtc="2025-04-28T14:02:00Z">
              <w:tcPr>
                <w:tcW w:w="401" w:type="pct"/>
                <w:noWrap/>
                <w:hideMark/>
              </w:tcPr>
            </w:tcPrChange>
          </w:tcPr>
          <w:p w14:paraId="7938706E" w14:textId="77777777" w:rsidR="003C3770" w:rsidRPr="003C3770" w:rsidRDefault="003C3770">
            <w:pPr>
              <w:spacing w:before="0" w:after="0" w:line="240" w:lineRule="auto"/>
              <w:jc w:val="center"/>
              <w:rPr>
                <w:ins w:id="11292" w:author="Thu Huyen Tran" w:date="2023-12-05T22:19:00Z"/>
                <w:rFonts w:eastAsia="Times New Roman"/>
                <w:sz w:val="22"/>
                <w:lang w:val="en-US"/>
                <w:rPrChange w:id="11293" w:author="Thu Huyen Tran" w:date="2023-12-05T22:20:00Z">
                  <w:rPr>
                    <w:ins w:id="11294" w:author="Thu Huyen Tran" w:date="2023-12-05T22:19:00Z"/>
                    <w:rFonts w:ascii="Arial" w:eastAsia="Times New Roman" w:hAnsi="Arial" w:cs="Arial"/>
                    <w:sz w:val="20"/>
                    <w:szCs w:val="20"/>
                    <w:lang w:val="en-US"/>
                  </w:rPr>
                </w:rPrChange>
              </w:rPr>
              <w:pPrChange w:id="11295" w:author="Thu Huyen Tran" w:date="2023-12-05T22:20:00Z">
                <w:pPr>
                  <w:spacing w:before="0" w:after="0" w:line="240" w:lineRule="auto"/>
                  <w:jc w:val="right"/>
                </w:pPr>
              </w:pPrChange>
            </w:pPr>
            <w:ins w:id="11296" w:author="Thu Huyen Tran" w:date="2023-12-05T22:19:00Z">
              <w:r w:rsidRPr="003C3770">
                <w:rPr>
                  <w:rFonts w:eastAsia="Times New Roman"/>
                  <w:sz w:val="22"/>
                  <w:lang w:val="en-US"/>
                  <w:rPrChange w:id="11297" w:author="Thu Huyen Tran" w:date="2023-12-05T22:20:00Z">
                    <w:rPr>
                      <w:rFonts w:ascii="Arial" w:eastAsia="Times New Roman" w:hAnsi="Arial" w:cs="Arial"/>
                      <w:sz w:val="20"/>
                      <w:szCs w:val="20"/>
                      <w:lang w:val="en-US"/>
                    </w:rPr>
                  </w:rPrChange>
                </w:rPr>
                <w:t>2017</w:t>
              </w:r>
            </w:ins>
          </w:p>
        </w:tc>
        <w:tc>
          <w:tcPr>
            <w:tcW w:w="461" w:type="pct"/>
            <w:noWrap/>
            <w:vAlign w:val="center"/>
            <w:hideMark/>
            <w:tcPrChange w:id="11298" w:author="Huyen Tran Thu" w:date="2025-04-28T21:02:00Z" w16du:dateUtc="2025-04-28T14:02:00Z">
              <w:tcPr>
                <w:tcW w:w="461" w:type="pct"/>
                <w:gridSpan w:val="2"/>
                <w:noWrap/>
                <w:vAlign w:val="center"/>
                <w:hideMark/>
              </w:tcPr>
            </w:tcPrChange>
          </w:tcPr>
          <w:p w14:paraId="053E35AF" w14:textId="77777777" w:rsidR="003C3770" w:rsidRPr="003C3770" w:rsidRDefault="003C3770">
            <w:pPr>
              <w:spacing w:before="0" w:after="0" w:line="240" w:lineRule="auto"/>
              <w:jc w:val="center"/>
              <w:rPr>
                <w:ins w:id="11299" w:author="Thu Huyen Tran" w:date="2023-12-05T22:19:00Z"/>
                <w:rFonts w:eastAsia="Times New Roman"/>
                <w:sz w:val="22"/>
                <w:lang w:val="en-US"/>
                <w:rPrChange w:id="11300" w:author="Thu Huyen Tran" w:date="2023-12-05T22:20:00Z">
                  <w:rPr>
                    <w:ins w:id="11301" w:author="Thu Huyen Tran" w:date="2023-12-05T22:19:00Z"/>
                    <w:rFonts w:ascii="Arial" w:eastAsia="Times New Roman" w:hAnsi="Arial" w:cs="Arial"/>
                    <w:sz w:val="20"/>
                    <w:szCs w:val="20"/>
                    <w:lang w:val="en-US"/>
                  </w:rPr>
                </w:rPrChange>
              </w:rPr>
              <w:pPrChange w:id="11302" w:author="Thu Huyen Tran" w:date="2023-12-05T22:20:00Z">
                <w:pPr>
                  <w:spacing w:before="0" w:after="0" w:line="240" w:lineRule="auto"/>
                  <w:jc w:val="right"/>
                </w:pPr>
              </w:pPrChange>
            </w:pPr>
            <w:ins w:id="11303" w:author="Thu Huyen Tran" w:date="2023-12-05T22:19:00Z">
              <w:r w:rsidRPr="003C3770">
                <w:rPr>
                  <w:rFonts w:eastAsia="Times New Roman"/>
                  <w:sz w:val="22"/>
                  <w:lang w:val="en-US"/>
                  <w:rPrChange w:id="11304" w:author="Thu Huyen Tran" w:date="2023-12-05T22:20:00Z">
                    <w:rPr>
                      <w:rFonts w:ascii="Arial" w:eastAsia="Times New Roman" w:hAnsi="Arial" w:cs="Arial"/>
                      <w:sz w:val="20"/>
                      <w:szCs w:val="20"/>
                      <w:lang w:val="en-US"/>
                    </w:rPr>
                  </w:rPrChange>
                </w:rPr>
                <w:t>308,4</w:t>
              </w:r>
            </w:ins>
          </w:p>
        </w:tc>
        <w:tc>
          <w:tcPr>
            <w:tcW w:w="541" w:type="pct"/>
            <w:noWrap/>
            <w:vAlign w:val="bottom"/>
            <w:hideMark/>
            <w:tcPrChange w:id="11305" w:author="Huyen Tran Thu" w:date="2025-04-28T21:02:00Z" w16du:dateUtc="2025-04-28T14:02:00Z">
              <w:tcPr>
                <w:tcW w:w="541" w:type="pct"/>
                <w:gridSpan w:val="3"/>
                <w:noWrap/>
                <w:vAlign w:val="bottom"/>
                <w:hideMark/>
              </w:tcPr>
            </w:tcPrChange>
          </w:tcPr>
          <w:p w14:paraId="3E9E28A8" w14:textId="1786C5B2" w:rsidR="003C3770" w:rsidRPr="003C3770" w:rsidRDefault="003C3770">
            <w:pPr>
              <w:spacing w:before="0" w:after="0" w:line="240" w:lineRule="auto"/>
              <w:jc w:val="center"/>
              <w:rPr>
                <w:ins w:id="11306" w:author="Thu Huyen Tran" w:date="2023-12-05T22:19:00Z"/>
                <w:rFonts w:eastAsia="Times New Roman"/>
                <w:sz w:val="22"/>
                <w:lang w:val="en-US"/>
                <w:rPrChange w:id="11307" w:author="Thu Huyen Tran" w:date="2023-12-05T22:20:00Z">
                  <w:rPr>
                    <w:ins w:id="11308" w:author="Thu Huyen Tran" w:date="2023-12-05T22:19:00Z"/>
                    <w:rFonts w:ascii="Arial" w:eastAsia="Times New Roman" w:hAnsi="Arial" w:cs="Arial"/>
                    <w:color w:val="FF0000"/>
                    <w:sz w:val="20"/>
                    <w:szCs w:val="20"/>
                    <w:lang w:val="en-US"/>
                  </w:rPr>
                </w:rPrChange>
              </w:rPr>
              <w:pPrChange w:id="11309" w:author="Thu Huyen Tran" w:date="2023-12-05T22:20:00Z">
                <w:pPr>
                  <w:spacing w:before="0" w:after="0" w:line="240" w:lineRule="auto"/>
                  <w:jc w:val="right"/>
                </w:pPr>
              </w:pPrChange>
            </w:pPr>
            <w:ins w:id="11310" w:author="Thu Huyen Tran" w:date="2023-12-05T22:19:00Z">
              <w:r w:rsidRPr="003C3770">
                <w:rPr>
                  <w:rFonts w:eastAsia="Times New Roman"/>
                  <w:sz w:val="22"/>
                  <w:lang w:val="en-US"/>
                  <w:rPrChange w:id="11311" w:author="Thu Huyen Tran" w:date="2023-12-05T22:20:00Z">
                    <w:rPr>
                      <w:rFonts w:ascii="Arial" w:eastAsia="Times New Roman" w:hAnsi="Arial" w:cs="Arial"/>
                      <w:color w:val="FF0000"/>
                      <w:sz w:val="20"/>
                      <w:szCs w:val="20"/>
                      <w:lang w:val="en-US"/>
                    </w:rPr>
                  </w:rPrChange>
                </w:rPr>
                <w:t>1,46</w:t>
              </w:r>
            </w:ins>
          </w:p>
        </w:tc>
        <w:tc>
          <w:tcPr>
            <w:tcW w:w="466" w:type="pct"/>
            <w:noWrap/>
            <w:vAlign w:val="bottom"/>
            <w:hideMark/>
            <w:tcPrChange w:id="11312" w:author="Huyen Tran Thu" w:date="2025-04-28T21:02:00Z" w16du:dateUtc="2025-04-28T14:02:00Z">
              <w:tcPr>
                <w:tcW w:w="466" w:type="pct"/>
                <w:gridSpan w:val="3"/>
                <w:noWrap/>
                <w:vAlign w:val="bottom"/>
                <w:hideMark/>
              </w:tcPr>
            </w:tcPrChange>
          </w:tcPr>
          <w:p w14:paraId="548A83B4" w14:textId="285B0453" w:rsidR="003C3770" w:rsidRPr="003C3770" w:rsidRDefault="003C3770">
            <w:pPr>
              <w:spacing w:before="0" w:after="0" w:line="240" w:lineRule="auto"/>
              <w:jc w:val="center"/>
              <w:rPr>
                <w:ins w:id="11313" w:author="Thu Huyen Tran" w:date="2023-12-05T22:19:00Z"/>
                <w:rFonts w:eastAsia="Times New Roman"/>
                <w:sz w:val="22"/>
                <w:lang w:val="en-US"/>
                <w:rPrChange w:id="11314" w:author="Thu Huyen Tran" w:date="2023-12-05T22:20:00Z">
                  <w:rPr>
                    <w:ins w:id="11315" w:author="Thu Huyen Tran" w:date="2023-12-05T22:19:00Z"/>
                    <w:rFonts w:ascii="Arial" w:eastAsia="Times New Roman" w:hAnsi="Arial" w:cs="Arial"/>
                    <w:color w:val="FF0000"/>
                    <w:sz w:val="20"/>
                    <w:szCs w:val="20"/>
                    <w:lang w:val="en-US"/>
                  </w:rPr>
                </w:rPrChange>
              </w:rPr>
              <w:pPrChange w:id="11316" w:author="Thu Huyen Tran" w:date="2023-12-05T22:20:00Z">
                <w:pPr>
                  <w:spacing w:before="0" w:after="0" w:line="240" w:lineRule="auto"/>
                  <w:jc w:val="right"/>
                </w:pPr>
              </w:pPrChange>
            </w:pPr>
            <w:ins w:id="11317" w:author="Thu Huyen Tran" w:date="2023-12-05T22:19:00Z">
              <w:r w:rsidRPr="003C3770">
                <w:rPr>
                  <w:rFonts w:eastAsia="Times New Roman"/>
                  <w:sz w:val="22"/>
                  <w:lang w:val="en-US"/>
                  <w:rPrChange w:id="11318" w:author="Thu Huyen Tran" w:date="2023-12-05T22:20:00Z">
                    <w:rPr>
                      <w:rFonts w:ascii="Arial" w:eastAsia="Times New Roman" w:hAnsi="Arial" w:cs="Arial"/>
                      <w:color w:val="FF0000"/>
                      <w:sz w:val="20"/>
                      <w:szCs w:val="20"/>
                      <w:lang w:val="en-US"/>
                    </w:rPr>
                  </w:rPrChange>
                </w:rPr>
                <w:t>164,25</w:t>
              </w:r>
            </w:ins>
          </w:p>
        </w:tc>
        <w:tc>
          <w:tcPr>
            <w:tcW w:w="601" w:type="pct"/>
            <w:noWrap/>
            <w:hideMark/>
            <w:tcPrChange w:id="11319" w:author="Huyen Tran Thu" w:date="2025-04-28T21:02:00Z" w16du:dateUtc="2025-04-28T14:02:00Z">
              <w:tcPr>
                <w:tcW w:w="601" w:type="pct"/>
                <w:gridSpan w:val="3"/>
                <w:noWrap/>
                <w:hideMark/>
              </w:tcPr>
            </w:tcPrChange>
          </w:tcPr>
          <w:p w14:paraId="60EB85F4" w14:textId="0D895A27" w:rsidR="003C3770" w:rsidRPr="003C3770" w:rsidRDefault="003C3770">
            <w:pPr>
              <w:spacing w:before="0" w:after="0" w:line="240" w:lineRule="auto"/>
              <w:jc w:val="center"/>
              <w:rPr>
                <w:ins w:id="11320" w:author="Thu Huyen Tran" w:date="2023-12-05T22:19:00Z"/>
                <w:rFonts w:eastAsia="Times New Roman"/>
                <w:sz w:val="22"/>
                <w:lang w:val="en-US"/>
                <w:rPrChange w:id="11321" w:author="Thu Huyen Tran" w:date="2023-12-05T22:20:00Z">
                  <w:rPr>
                    <w:ins w:id="11322" w:author="Thu Huyen Tran" w:date="2023-12-05T22:19:00Z"/>
                    <w:rFonts w:ascii="Calibri" w:eastAsia="Times New Roman" w:hAnsi="Calibri" w:cs="Calibri"/>
                    <w:sz w:val="22"/>
                    <w:lang w:val="en-US"/>
                  </w:rPr>
                </w:rPrChange>
              </w:rPr>
              <w:pPrChange w:id="11323" w:author="Thu Huyen Tran" w:date="2023-12-05T22:20:00Z">
                <w:pPr>
                  <w:spacing w:before="0" w:after="0" w:line="240" w:lineRule="auto"/>
                  <w:jc w:val="left"/>
                </w:pPr>
              </w:pPrChange>
            </w:pPr>
            <w:ins w:id="11324" w:author="Thu Huyen Tran" w:date="2023-12-05T22:19:00Z">
              <w:r w:rsidRPr="003C3770">
                <w:rPr>
                  <w:rFonts w:eastAsia="Times New Roman"/>
                  <w:sz w:val="22"/>
                  <w:lang w:val="en-US"/>
                  <w:rPrChange w:id="11325" w:author="Thu Huyen Tran" w:date="2023-12-05T22:20:00Z">
                    <w:rPr>
                      <w:rFonts w:ascii="Calibri" w:eastAsia="Times New Roman" w:hAnsi="Calibri" w:cs="Calibri"/>
                      <w:sz w:val="22"/>
                      <w:lang w:val="en-US"/>
                    </w:rPr>
                  </w:rPrChange>
                </w:rPr>
                <w:t>0,16</w:t>
              </w:r>
            </w:ins>
          </w:p>
        </w:tc>
        <w:tc>
          <w:tcPr>
            <w:tcW w:w="599" w:type="pct"/>
            <w:noWrap/>
            <w:vAlign w:val="bottom"/>
            <w:hideMark/>
            <w:tcPrChange w:id="11326" w:author="Huyen Tran Thu" w:date="2025-04-28T21:02:00Z" w16du:dateUtc="2025-04-28T14:02:00Z">
              <w:tcPr>
                <w:tcW w:w="599" w:type="pct"/>
                <w:gridSpan w:val="3"/>
                <w:noWrap/>
                <w:vAlign w:val="bottom"/>
                <w:hideMark/>
              </w:tcPr>
            </w:tcPrChange>
          </w:tcPr>
          <w:p w14:paraId="467EBB41" w14:textId="69544536" w:rsidR="003C3770" w:rsidRPr="003C3770" w:rsidRDefault="003C3770">
            <w:pPr>
              <w:spacing w:before="0" w:after="0" w:line="240" w:lineRule="auto"/>
              <w:jc w:val="center"/>
              <w:rPr>
                <w:ins w:id="11327" w:author="Thu Huyen Tran" w:date="2023-12-05T22:19:00Z"/>
                <w:rFonts w:eastAsia="Times New Roman"/>
                <w:sz w:val="22"/>
                <w:lang w:val="en-US"/>
                <w:rPrChange w:id="11328" w:author="Thu Huyen Tran" w:date="2023-12-05T22:20:00Z">
                  <w:rPr>
                    <w:ins w:id="11329" w:author="Thu Huyen Tran" w:date="2023-12-05T22:19:00Z"/>
                    <w:rFonts w:ascii="Arial" w:eastAsia="Times New Roman" w:hAnsi="Arial" w:cs="Arial"/>
                    <w:sz w:val="20"/>
                    <w:szCs w:val="20"/>
                    <w:lang w:val="en-US"/>
                  </w:rPr>
                </w:rPrChange>
              </w:rPr>
              <w:pPrChange w:id="11330" w:author="Thu Huyen Tran" w:date="2023-12-05T22:20:00Z">
                <w:pPr>
                  <w:spacing w:before="0" w:after="0" w:line="240" w:lineRule="auto"/>
                  <w:jc w:val="right"/>
                </w:pPr>
              </w:pPrChange>
            </w:pPr>
            <w:ins w:id="11331" w:author="Thu Huyen Tran" w:date="2023-12-05T22:19:00Z">
              <w:r w:rsidRPr="003C3770">
                <w:rPr>
                  <w:rFonts w:eastAsia="Times New Roman"/>
                  <w:sz w:val="22"/>
                  <w:lang w:val="en-US"/>
                  <w:rPrChange w:id="11332" w:author="Thu Huyen Tran" w:date="2023-12-05T22:20:00Z">
                    <w:rPr>
                      <w:rFonts w:ascii="Arial" w:eastAsia="Times New Roman" w:hAnsi="Arial" w:cs="Arial"/>
                      <w:sz w:val="20"/>
                      <w:szCs w:val="20"/>
                      <w:lang w:val="en-US"/>
                    </w:rPr>
                  </w:rPrChange>
                </w:rPr>
                <w:t>17,70</w:t>
              </w:r>
            </w:ins>
          </w:p>
        </w:tc>
        <w:tc>
          <w:tcPr>
            <w:tcW w:w="534" w:type="pct"/>
            <w:noWrap/>
            <w:vAlign w:val="center"/>
            <w:hideMark/>
            <w:tcPrChange w:id="11333" w:author="Huyen Tran Thu" w:date="2025-04-28T21:02:00Z" w16du:dateUtc="2025-04-28T14:02:00Z">
              <w:tcPr>
                <w:tcW w:w="534" w:type="pct"/>
                <w:gridSpan w:val="3"/>
                <w:noWrap/>
                <w:vAlign w:val="center"/>
                <w:hideMark/>
              </w:tcPr>
            </w:tcPrChange>
          </w:tcPr>
          <w:p w14:paraId="06E28FBF" w14:textId="735E8B61" w:rsidR="003C3770" w:rsidRPr="003C3770" w:rsidRDefault="003C3770">
            <w:pPr>
              <w:spacing w:before="0" w:after="0" w:line="240" w:lineRule="auto"/>
              <w:jc w:val="center"/>
              <w:rPr>
                <w:ins w:id="11334" w:author="Thu Huyen Tran" w:date="2023-12-05T22:19:00Z"/>
                <w:rFonts w:eastAsia="Times New Roman"/>
                <w:sz w:val="22"/>
                <w:lang w:val="en-US"/>
                <w:rPrChange w:id="11335" w:author="Thu Huyen Tran" w:date="2023-12-05T22:20:00Z">
                  <w:rPr>
                    <w:ins w:id="11336" w:author="Thu Huyen Tran" w:date="2023-12-05T22:19:00Z"/>
                    <w:rFonts w:ascii="Arial" w:eastAsia="Times New Roman" w:hAnsi="Arial" w:cs="Arial"/>
                    <w:sz w:val="20"/>
                    <w:szCs w:val="20"/>
                    <w:lang w:val="en-US"/>
                  </w:rPr>
                </w:rPrChange>
              </w:rPr>
              <w:pPrChange w:id="11337" w:author="Thu Huyen Tran" w:date="2023-12-05T22:20:00Z">
                <w:pPr>
                  <w:spacing w:before="0" w:after="0" w:line="240" w:lineRule="auto"/>
                  <w:jc w:val="left"/>
                </w:pPr>
              </w:pPrChange>
            </w:pPr>
            <w:ins w:id="11338" w:author="Thu Huyen Tran" w:date="2023-12-05T22:19:00Z">
              <w:r w:rsidRPr="003C3770">
                <w:rPr>
                  <w:rFonts w:eastAsia="Times New Roman"/>
                  <w:sz w:val="22"/>
                  <w:lang w:val="en-US"/>
                  <w:rPrChange w:id="11339" w:author="Thu Huyen Tran" w:date="2023-12-05T22:20:00Z">
                    <w:rPr>
                      <w:rFonts w:ascii="Arial" w:eastAsia="Times New Roman" w:hAnsi="Arial" w:cs="Arial"/>
                      <w:sz w:val="20"/>
                      <w:szCs w:val="20"/>
                      <w:lang w:val="en-US"/>
                    </w:rPr>
                  </w:rPrChange>
                </w:rPr>
                <w:t>146,55</w:t>
              </w:r>
            </w:ins>
          </w:p>
        </w:tc>
        <w:tc>
          <w:tcPr>
            <w:tcW w:w="413" w:type="pct"/>
            <w:noWrap/>
            <w:hideMark/>
            <w:tcPrChange w:id="11340" w:author="Huyen Tran Thu" w:date="2025-04-28T21:02:00Z" w16du:dateUtc="2025-04-28T14:02:00Z">
              <w:tcPr>
                <w:tcW w:w="399" w:type="pct"/>
                <w:gridSpan w:val="3"/>
                <w:noWrap/>
                <w:hideMark/>
              </w:tcPr>
            </w:tcPrChange>
          </w:tcPr>
          <w:p w14:paraId="3CB151C7" w14:textId="77777777" w:rsidR="003C3770" w:rsidRPr="003C3770" w:rsidRDefault="003C3770">
            <w:pPr>
              <w:spacing w:before="0" w:after="0" w:line="240" w:lineRule="auto"/>
              <w:jc w:val="center"/>
              <w:rPr>
                <w:ins w:id="11341" w:author="Thu Huyen Tran" w:date="2023-12-05T22:19:00Z"/>
                <w:rFonts w:eastAsia="Times New Roman"/>
                <w:sz w:val="22"/>
                <w:lang w:val="en-US"/>
                <w:rPrChange w:id="11342" w:author="Thu Huyen Tran" w:date="2023-12-05T22:20:00Z">
                  <w:rPr>
                    <w:ins w:id="11343" w:author="Thu Huyen Tran" w:date="2023-12-05T22:19:00Z"/>
                    <w:rFonts w:ascii="Calibri" w:eastAsia="Times New Roman" w:hAnsi="Calibri" w:cs="Calibri"/>
                    <w:color w:val="FF0000"/>
                    <w:sz w:val="22"/>
                    <w:lang w:val="en-US"/>
                  </w:rPr>
                </w:rPrChange>
              </w:rPr>
              <w:pPrChange w:id="11344" w:author="Thu Huyen Tran" w:date="2023-12-05T22:20:00Z">
                <w:pPr>
                  <w:spacing w:before="0" w:after="0" w:line="240" w:lineRule="auto"/>
                  <w:jc w:val="right"/>
                </w:pPr>
              </w:pPrChange>
            </w:pPr>
            <w:ins w:id="11345" w:author="Thu Huyen Tran" w:date="2023-12-05T22:19:00Z">
              <w:r w:rsidRPr="003C3770">
                <w:rPr>
                  <w:rFonts w:eastAsia="Times New Roman"/>
                  <w:sz w:val="22"/>
                  <w:lang w:val="en-US"/>
                  <w:rPrChange w:id="11346" w:author="Thu Huyen Tran" w:date="2023-12-05T22:20:00Z">
                    <w:rPr>
                      <w:rFonts w:ascii="Calibri" w:eastAsia="Times New Roman" w:hAnsi="Calibri" w:cs="Calibri"/>
                      <w:color w:val="FF0000"/>
                      <w:sz w:val="22"/>
                      <w:lang w:val="en-US"/>
                    </w:rPr>
                  </w:rPrChange>
                </w:rPr>
                <w:t>78%</w:t>
              </w:r>
            </w:ins>
          </w:p>
        </w:tc>
        <w:tc>
          <w:tcPr>
            <w:tcW w:w="451" w:type="pct"/>
            <w:noWrap/>
            <w:vAlign w:val="bottom"/>
            <w:hideMark/>
            <w:tcPrChange w:id="11347" w:author="Huyen Tran Thu" w:date="2025-04-28T21:02:00Z" w16du:dateUtc="2025-04-28T14:02:00Z">
              <w:tcPr>
                <w:tcW w:w="466" w:type="pct"/>
                <w:gridSpan w:val="3"/>
                <w:noWrap/>
                <w:vAlign w:val="bottom"/>
                <w:hideMark/>
              </w:tcPr>
            </w:tcPrChange>
          </w:tcPr>
          <w:p w14:paraId="799B0C64" w14:textId="0D15FC4E" w:rsidR="003C3770" w:rsidRPr="003C3770" w:rsidRDefault="003C3770">
            <w:pPr>
              <w:spacing w:before="0" w:after="0" w:line="240" w:lineRule="auto"/>
              <w:jc w:val="center"/>
              <w:rPr>
                <w:ins w:id="11348" w:author="Thu Huyen Tran" w:date="2023-12-05T22:19:00Z"/>
                <w:rFonts w:eastAsia="Times New Roman"/>
                <w:sz w:val="22"/>
                <w:lang w:val="en-US"/>
                <w:rPrChange w:id="11349" w:author="Thu Huyen Tran" w:date="2023-12-05T22:20:00Z">
                  <w:rPr>
                    <w:ins w:id="11350" w:author="Thu Huyen Tran" w:date="2023-12-05T22:19:00Z"/>
                    <w:rFonts w:ascii="Arial" w:eastAsia="Times New Roman" w:hAnsi="Arial" w:cs="Arial"/>
                    <w:sz w:val="20"/>
                    <w:szCs w:val="20"/>
                    <w:lang w:val="en-US"/>
                  </w:rPr>
                </w:rPrChange>
              </w:rPr>
              <w:pPrChange w:id="11351" w:author="Thu Huyen Tran" w:date="2023-12-05T22:20:00Z">
                <w:pPr>
                  <w:spacing w:before="0" w:after="0" w:line="240" w:lineRule="auto"/>
                  <w:jc w:val="right"/>
                </w:pPr>
              </w:pPrChange>
            </w:pPr>
            <w:ins w:id="11352" w:author="Thu Huyen Tran" w:date="2023-12-05T22:19:00Z">
              <w:r w:rsidRPr="003C3770">
                <w:rPr>
                  <w:rFonts w:eastAsia="Times New Roman"/>
                  <w:sz w:val="22"/>
                  <w:lang w:val="en-US"/>
                  <w:rPrChange w:id="11353" w:author="Thu Huyen Tran" w:date="2023-12-05T22:20:00Z">
                    <w:rPr>
                      <w:rFonts w:ascii="Arial" w:eastAsia="Times New Roman" w:hAnsi="Arial" w:cs="Arial"/>
                      <w:sz w:val="20"/>
                      <w:szCs w:val="20"/>
                      <w:lang w:val="en-US"/>
                    </w:rPr>
                  </w:rPrChange>
                </w:rPr>
                <w:t>13,72</w:t>
              </w:r>
            </w:ins>
          </w:p>
        </w:tc>
        <w:tc>
          <w:tcPr>
            <w:tcW w:w="530" w:type="pct"/>
            <w:noWrap/>
            <w:vAlign w:val="center"/>
            <w:hideMark/>
            <w:tcPrChange w:id="11354" w:author="Huyen Tran Thu" w:date="2025-04-28T21:02:00Z" w16du:dateUtc="2025-04-28T14:02:00Z">
              <w:tcPr>
                <w:tcW w:w="532" w:type="pct"/>
                <w:gridSpan w:val="2"/>
                <w:noWrap/>
                <w:vAlign w:val="center"/>
                <w:hideMark/>
              </w:tcPr>
            </w:tcPrChange>
          </w:tcPr>
          <w:p w14:paraId="4C375502" w14:textId="191F782F" w:rsidR="003C3770" w:rsidRPr="003C3770" w:rsidRDefault="003C3770">
            <w:pPr>
              <w:spacing w:before="0" w:after="0" w:line="240" w:lineRule="auto"/>
              <w:jc w:val="center"/>
              <w:rPr>
                <w:ins w:id="11355" w:author="Thu Huyen Tran" w:date="2023-12-05T22:19:00Z"/>
                <w:rFonts w:eastAsia="Times New Roman"/>
                <w:sz w:val="22"/>
                <w:lang w:val="en-US"/>
                <w:rPrChange w:id="11356" w:author="Thu Huyen Tran" w:date="2023-12-05T22:20:00Z">
                  <w:rPr>
                    <w:ins w:id="11357" w:author="Thu Huyen Tran" w:date="2023-12-05T22:19:00Z"/>
                    <w:rFonts w:ascii="Arial" w:eastAsia="Times New Roman" w:hAnsi="Arial" w:cs="Arial"/>
                    <w:sz w:val="20"/>
                    <w:szCs w:val="20"/>
                    <w:lang w:val="en-US"/>
                  </w:rPr>
                </w:rPrChange>
              </w:rPr>
              <w:pPrChange w:id="11358" w:author="Thu Huyen Tran" w:date="2023-12-05T22:20:00Z">
                <w:pPr>
                  <w:spacing w:before="0" w:after="0" w:line="240" w:lineRule="auto"/>
                  <w:jc w:val="left"/>
                </w:pPr>
              </w:pPrChange>
            </w:pPr>
            <w:ins w:id="11359" w:author="Thu Huyen Tran" w:date="2023-12-05T22:19:00Z">
              <w:r w:rsidRPr="003C3770">
                <w:rPr>
                  <w:rFonts w:eastAsia="Times New Roman"/>
                  <w:sz w:val="22"/>
                  <w:lang w:val="en-US"/>
                  <w:rPrChange w:id="11360" w:author="Thu Huyen Tran" w:date="2023-12-05T22:20:00Z">
                    <w:rPr>
                      <w:rFonts w:ascii="Arial" w:eastAsia="Times New Roman" w:hAnsi="Arial" w:cs="Arial"/>
                      <w:sz w:val="20"/>
                      <w:szCs w:val="20"/>
                      <w:lang w:val="en-US"/>
                    </w:rPr>
                  </w:rPrChange>
                </w:rPr>
                <w:t>146,55</w:t>
              </w:r>
            </w:ins>
          </w:p>
        </w:tc>
      </w:tr>
      <w:tr w:rsidR="003C3770" w:rsidRPr="003C3770" w14:paraId="42E570F8" w14:textId="77777777" w:rsidTr="008073D8">
        <w:trPr>
          <w:trHeight w:val="315"/>
          <w:jc w:val="center"/>
          <w:ins w:id="11361" w:author="Thu Huyen Tran" w:date="2023-12-05T22:19:00Z"/>
          <w:trPrChange w:id="11362" w:author="Huyen Tran Thu" w:date="2025-04-28T21:02:00Z" w16du:dateUtc="2025-04-28T14:02:00Z">
            <w:trPr>
              <w:trHeight w:val="315"/>
            </w:trPr>
          </w:trPrChange>
        </w:trPr>
        <w:tc>
          <w:tcPr>
            <w:tcW w:w="403" w:type="pct"/>
            <w:noWrap/>
            <w:hideMark/>
            <w:tcPrChange w:id="11363" w:author="Huyen Tran Thu" w:date="2025-04-28T21:02:00Z" w16du:dateUtc="2025-04-28T14:02:00Z">
              <w:tcPr>
                <w:tcW w:w="401" w:type="pct"/>
                <w:noWrap/>
                <w:hideMark/>
              </w:tcPr>
            </w:tcPrChange>
          </w:tcPr>
          <w:p w14:paraId="003006CC" w14:textId="77777777" w:rsidR="003C3770" w:rsidRPr="003C3770" w:rsidRDefault="003C3770">
            <w:pPr>
              <w:spacing w:before="0" w:after="0" w:line="240" w:lineRule="auto"/>
              <w:jc w:val="center"/>
              <w:rPr>
                <w:ins w:id="11364" w:author="Thu Huyen Tran" w:date="2023-12-05T22:19:00Z"/>
                <w:rFonts w:eastAsia="Times New Roman"/>
                <w:sz w:val="22"/>
                <w:lang w:val="en-US"/>
                <w:rPrChange w:id="11365" w:author="Thu Huyen Tran" w:date="2023-12-05T22:20:00Z">
                  <w:rPr>
                    <w:ins w:id="11366" w:author="Thu Huyen Tran" w:date="2023-12-05T22:19:00Z"/>
                    <w:rFonts w:ascii="Arial" w:eastAsia="Times New Roman" w:hAnsi="Arial" w:cs="Arial"/>
                    <w:sz w:val="20"/>
                    <w:szCs w:val="20"/>
                    <w:lang w:val="en-US"/>
                  </w:rPr>
                </w:rPrChange>
              </w:rPr>
              <w:pPrChange w:id="11367" w:author="Thu Huyen Tran" w:date="2023-12-05T22:20:00Z">
                <w:pPr>
                  <w:spacing w:before="0" w:after="0" w:line="240" w:lineRule="auto"/>
                  <w:jc w:val="right"/>
                </w:pPr>
              </w:pPrChange>
            </w:pPr>
            <w:ins w:id="11368" w:author="Thu Huyen Tran" w:date="2023-12-05T22:19:00Z">
              <w:r w:rsidRPr="003C3770">
                <w:rPr>
                  <w:rFonts w:eastAsia="Times New Roman"/>
                  <w:sz w:val="22"/>
                  <w:lang w:val="en-US"/>
                  <w:rPrChange w:id="11369" w:author="Thu Huyen Tran" w:date="2023-12-05T22:20:00Z">
                    <w:rPr>
                      <w:rFonts w:ascii="Arial" w:eastAsia="Times New Roman" w:hAnsi="Arial" w:cs="Arial"/>
                      <w:sz w:val="20"/>
                      <w:szCs w:val="20"/>
                      <w:lang w:val="en-US"/>
                    </w:rPr>
                  </w:rPrChange>
                </w:rPr>
                <w:t>2018</w:t>
              </w:r>
            </w:ins>
          </w:p>
        </w:tc>
        <w:tc>
          <w:tcPr>
            <w:tcW w:w="461" w:type="pct"/>
            <w:noWrap/>
            <w:vAlign w:val="bottom"/>
            <w:hideMark/>
            <w:tcPrChange w:id="11370" w:author="Huyen Tran Thu" w:date="2025-04-28T21:02:00Z" w16du:dateUtc="2025-04-28T14:02:00Z">
              <w:tcPr>
                <w:tcW w:w="461" w:type="pct"/>
                <w:gridSpan w:val="2"/>
                <w:noWrap/>
                <w:vAlign w:val="bottom"/>
                <w:hideMark/>
              </w:tcPr>
            </w:tcPrChange>
          </w:tcPr>
          <w:p w14:paraId="4D817CBA" w14:textId="77777777" w:rsidR="003C3770" w:rsidRPr="003C3770" w:rsidRDefault="003C3770">
            <w:pPr>
              <w:spacing w:before="0" w:after="0" w:line="240" w:lineRule="auto"/>
              <w:jc w:val="center"/>
              <w:rPr>
                <w:ins w:id="11371" w:author="Thu Huyen Tran" w:date="2023-12-05T22:19:00Z"/>
                <w:rFonts w:eastAsia="Times New Roman"/>
                <w:sz w:val="22"/>
                <w:lang w:val="en-US"/>
                <w:rPrChange w:id="11372" w:author="Thu Huyen Tran" w:date="2023-12-05T22:20:00Z">
                  <w:rPr>
                    <w:ins w:id="11373" w:author="Thu Huyen Tran" w:date="2023-12-05T22:19:00Z"/>
                    <w:rFonts w:ascii="Arial" w:eastAsia="Times New Roman" w:hAnsi="Arial" w:cs="Arial"/>
                    <w:sz w:val="20"/>
                    <w:szCs w:val="20"/>
                    <w:lang w:val="en-US"/>
                  </w:rPr>
                </w:rPrChange>
              </w:rPr>
              <w:pPrChange w:id="11374" w:author="Thu Huyen Tran" w:date="2023-12-05T22:20:00Z">
                <w:pPr>
                  <w:spacing w:before="0" w:after="0" w:line="240" w:lineRule="auto"/>
                  <w:jc w:val="right"/>
                </w:pPr>
              </w:pPrChange>
            </w:pPr>
            <w:ins w:id="11375" w:author="Thu Huyen Tran" w:date="2023-12-05T22:19:00Z">
              <w:r w:rsidRPr="003C3770">
                <w:rPr>
                  <w:rFonts w:eastAsia="Times New Roman"/>
                  <w:sz w:val="22"/>
                  <w:lang w:val="en-US"/>
                  <w:rPrChange w:id="11376" w:author="Thu Huyen Tran" w:date="2023-12-05T22:20:00Z">
                    <w:rPr>
                      <w:rFonts w:ascii="Arial" w:eastAsia="Times New Roman" w:hAnsi="Arial" w:cs="Arial"/>
                      <w:sz w:val="20"/>
                      <w:szCs w:val="20"/>
                      <w:lang w:val="en-US"/>
                    </w:rPr>
                  </w:rPrChange>
                </w:rPr>
                <w:t>330,3</w:t>
              </w:r>
            </w:ins>
          </w:p>
        </w:tc>
        <w:tc>
          <w:tcPr>
            <w:tcW w:w="541" w:type="pct"/>
            <w:noWrap/>
            <w:vAlign w:val="bottom"/>
            <w:hideMark/>
            <w:tcPrChange w:id="11377" w:author="Huyen Tran Thu" w:date="2025-04-28T21:02:00Z" w16du:dateUtc="2025-04-28T14:02:00Z">
              <w:tcPr>
                <w:tcW w:w="541" w:type="pct"/>
                <w:gridSpan w:val="3"/>
                <w:noWrap/>
                <w:vAlign w:val="bottom"/>
                <w:hideMark/>
              </w:tcPr>
            </w:tcPrChange>
          </w:tcPr>
          <w:p w14:paraId="7B9ADA61" w14:textId="675256D9" w:rsidR="003C3770" w:rsidRPr="003C3770" w:rsidRDefault="003C3770">
            <w:pPr>
              <w:spacing w:before="0" w:after="0" w:line="240" w:lineRule="auto"/>
              <w:jc w:val="center"/>
              <w:rPr>
                <w:ins w:id="11378" w:author="Thu Huyen Tran" w:date="2023-12-05T22:19:00Z"/>
                <w:rFonts w:eastAsia="Times New Roman"/>
                <w:sz w:val="22"/>
                <w:lang w:val="en-US"/>
                <w:rPrChange w:id="11379" w:author="Thu Huyen Tran" w:date="2023-12-05T22:20:00Z">
                  <w:rPr>
                    <w:ins w:id="11380" w:author="Thu Huyen Tran" w:date="2023-12-05T22:19:00Z"/>
                    <w:rFonts w:ascii="Arial" w:eastAsia="Times New Roman" w:hAnsi="Arial" w:cs="Arial"/>
                    <w:color w:val="FF0000"/>
                    <w:sz w:val="20"/>
                    <w:szCs w:val="20"/>
                    <w:lang w:val="en-US"/>
                  </w:rPr>
                </w:rPrChange>
              </w:rPr>
              <w:pPrChange w:id="11381" w:author="Thu Huyen Tran" w:date="2023-12-05T22:20:00Z">
                <w:pPr>
                  <w:spacing w:before="0" w:after="0" w:line="240" w:lineRule="auto"/>
                  <w:jc w:val="right"/>
                </w:pPr>
              </w:pPrChange>
            </w:pPr>
            <w:ins w:id="11382" w:author="Thu Huyen Tran" w:date="2023-12-05T22:19:00Z">
              <w:r w:rsidRPr="003C3770">
                <w:rPr>
                  <w:rFonts w:eastAsia="Times New Roman"/>
                  <w:sz w:val="22"/>
                  <w:lang w:val="en-US"/>
                  <w:rPrChange w:id="11383" w:author="Thu Huyen Tran" w:date="2023-12-05T22:20:00Z">
                    <w:rPr>
                      <w:rFonts w:ascii="Arial" w:eastAsia="Times New Roman" w:hAnsi="Arial" w:cs="Arial"/>
                      <w:color w:val="FF0000"/>
                      <w:sz w:val="20"/>
                      <w:szCs w:val="20"/>
                      <w:lang w:val="en-US"/>
                    </w:rPr>
                  </w:rPrChange>
                </w:rPr>
                <w:t>1,46</w:t>
              </w:r>
            </w:ins>
          </w:p>
        </w:tc>
        <w:tc>
          <w:tcPr>
            <w:tcW w:w="466" w:type="pct"/>
            <w:noWrap/>
            <w:vAlign w:val="bottom"/>
            <w:hideMark/>
            <w:tcPrChange w:id="11384" w:author="Huyen Tran Thu" w:date="2025-04-28T21:02:00Z" w16du:dateUtc="2025-04-28T14:02:00Z">
              <w:tcPr>
                <w:tcW w:w="466" w:type="pct"/>
                <w:gridSpan w:val="3"/>
                <w:noWrap/>
                <w:vAlign w:val="bottom"/>
                <w:hideMark/>
              </w:tcPr>
            </w:tcPrChange>
          </w:tcPr>
          <w:p w14:paraId="7EB8C3FB" w14:textId="5CDAB060" w:rsidR="003C3770" w:rsidRPr="003C3770" w:rsidRDefault="003C3770">
            <w:pPr>
              <w:spacing w:before="0" w:after="0" w:line="240" w:lineRule="auto"/>
              <w:jc w:val="center"/>
              <w:rPr>
                <w:ins w:id="11385" w:author="Thu Huyen Tran" w:date="2023-12-05T22:19:00Z"/>
                <w:rFonts w:eastAsia="Times New Roman"/>
                <w:sz w:val="22"/>
                <w:lang w:val="en-US"/>
                <w:rPrChange w:id="11386" w:author="Thu Huyen Tran" w:date="2023-12-05T22:20:00Z">
                  <w:rPr>
                    <w:ins w:id="11387" w:author="Thu Huyen Tran" w:date="2023-12-05T22:19:00Z"/>
                    <w:rFonts w:ascii="Arial" w:eastAsia="Times New Roman" w:hAnsi="Arial" w:cs="Arial"/>
                    <w:color w:val="FF0000"/>
                    <w:sz w:val="20"/>
                    <w:szCs w:val="20"/>
                    <w:lang w:val="en-US"/>
                  </w:rPr>
                </w:rPrChange>
              </w:rPr>
              <w:pPrChange w:id="11388" w:author="Thu Huyen Tran" w:date="2023-12-05T22:20:00Z">
                <w:pPr>
                  <w:spacing w:before="0" w:after="0" w:line="240" w:lineRule="auto"/>
                  <w:jc w:val="right"/>
                </w:pPr>
              </w:pPrChange>
            </w:pPr>
            <w:ins w:id="11389" w:author="Thu Huyen Tran" w:date="2023-12-05T22:19:00Z">
              <w:r w:rsidRPr="003C3770">
                <w:rPr>
                  <w:rFonts w:eastAsia="Times New Roman"/>
                  <w:sz w:val="22"/>
                  <w:lang w:val="en-US"/>
                  <w:rPrChange w:id="11390" w:author="Thu Huyen Tran" w:date="2023-12-05T22:20:00Z">
                    <w:rPr>
                      <w:rFonts w:ascii="Arial" w:eastAsia="Times New Roman" w:hAnsi="Arial" w:cs="Arial"/>
                      <w:color w:val="FF0000"/>
                      <w:sz w:val="20"/>
                      <w:szCs w:val="20"/>
                      <w:lang w:val="en-US"/>
                    </w:rPr>
                  </w:rPrChange>
                </w:rPr>
                <w:t>175,91</w:t>
              </w:r>
            </w:ins>
          </w:p>
        </w:tc>
        <w:tc>
          <w:tcPr>
            <w:tcW w:w="601" w:type="pct"/>
            <w:noWrap/>
            <w:hideMark/>
            <w:tcPrChange w:id="11391" w:author="Huyen Tran Thu" w:date="2025-04-28T21:02:00Z" w16du:dateUtc="2025-04-28T14:02:00Z">
              <w:tcPr>
                <w:tcW w:w="601" w:type="pct"/>
                <w:gridSpan w:val="3"/>
                <w:shd w:val="clear" w:color="000000" w:fill="FFFF00"/>
                <w:noWrap/>
                <w:hideMark/>
              </w:tcPr>
            </w:tcPrChange>
          </w:tcPr>
          <w:p w14:paraId="1143610F" w14:textId="4CAD4225" w:rsidR="003C3770" w:rsidRPr="003C3770" w:rsidRDefault="003C3770">
            <w:pPr>
              <w:spacing w:before="0" w:after="0" w:line="240" w:lineRule="auto"/>
              <w:jc w:val="center"/>
              <w:rPr>
                <w:ins w:id="11392" w:author="Thu Huyen Tran" w:date="2023-12-05T22:19:00Z"/>
                <w:rFonts w:eastAsia="Times New Roman"/>
                <w:sz w:val="22"/>
                <w:lang w:val="en-US"/>
                <w:rPrChange w:id="11393" w:author="Thu Huyen Tran" w:date="2023-12-05T22:20:00Z">
                  <w:rPr>
                    <w:ins w:id="11394" w:author="Thu Huyen Tran" w:date="2023-12-05T22:19:00Z"/>
                    <w:rFonts w:ascii="Calibri" w:eastAsia="Times New Roman" w:hAnsi="Calibri" w:cs="Calibri"/>
                    <w:color w:val="FF0000"/>
                    <w:sz w:val="22"/>
                    <w:lang w:val="en-US"/>
                  </w:rPr>
                </w:rPrChange>
              </w:rPr>
              <w:pPrChange w:id="11395" w:author="Thu Huyen Tran" w:date="2023-12-05T22:20:00Z">
                <w:pPr>
                  <w:spacing w:before="0" w:after="0" w:line="240" w:lineRule="auto"/>
                  <w:jc w:val="right"/>
                </w:pPr>
              </w:pPrChange>
            </w:pPr>
            <w:ins w:id="11396" w:author="Thu Huyen Tran" w:date="2023-12-05T22:19:00Z">
              <w:r w:rsidRPr="003C3770">
                <w:rPr>
                  <w:rFonts w:eastAsia="Times New Roman"/>
                  <w:sz w:val="22"/>
                  <w:lang w:val="en-US"/>
                  <w:rPrChange w:id="11397" w:author="Thu Huyen Tran" w:date="2023-12-05T22:20:00Z">
                    <w:rPr>
                      <w:rFonts w:ascii="Calibri" w:eastAsia="Times New Roman" w:hAnsi="Calibri" w:cs="Calibri"/>
                      <w:color w:val="FF0000"/>
                      <w:sz w:val="22"/>
                      <w:lang w:val="en-US"/>
                    </w:rPr>
                  </w:rPrChange>
                </w:rPr>
                <w:t>0,16</w:t>
              </w:r>
            </w:ins>
          </w:p>
        </w:tc>
        <w:tc>
          <w:tcPr>
            <w:tcW w:w="599" w:type="pct"/>
            <w:noWrap/>
            <w:vAlign w:val="bottom"/>
            <w:hideMark/>
            <w:tcPrChange w:id="11398" w:author="Huyen Tran Thu" w:date="2025-04-28T21:02:00Z" w16du:dateUtc="2025-04-28T14:02:00Z">
              <w:tcPr>
                <w:tcW w:w="599" w:type="pct"/>
                <w:gridSpan w:val="3"/>
                <w:noWrap/>
                <w:vAlign w:val="bottom"/>
                <w:hideMark/>
              </w:tcPr>
            </w:tcPrChange>
          </w:tcPr>
          <w:p w14:paraId="60EF2D13" w14:textId="2DCF552B" w:rsidR="003C3770" w:rsidRPr="003C3770" w:rsidRDefault="003C3770">
            <w:pPr>
              <w:spacing w:before="0" w:after="0" w:line="240" w:lineRule="auto"/>
              <w:jc w:val="center"/>
              <w:rPr>
                <w:ins w:id="11399" w:author="Thu Huyen Tran" w:date="2023-12-05T22:19:00Z"/>
                <w:rFonts w:eastAsia="Times New Roman"/>
                <w:sz w:val="22"/>
                <w:lang w:val="en-US"/>
                <w:rPrChange w:id="11400" w:author="Thu Huyen Tran" w:date="2023-12-05T22:20:00Z">
                  <w:rPr>
                    <w:ins w:id="11401" w:author="Thu Huyen Tran" w:date="2023-12-05T22:19:00Z"/>
                    <w:rFonts w:ascii="Arial" w:eastAsia="Times New Roman" w:hAnsi="Arial" w:cs="Arial"/>
                    <w:sz w:val="20"/>
                    <w:szCs w:val="20"/>
                    <w:lang w:val="en-US"/>
                  </w:rPr>
                </w:rPrChange>
              </w:rPr>
              <w:pPrChange w:id="11402" w:author="Thu Huyen Tran" w:date="2023-12-05T22:20:00Z">
                <w:pPr>
                  <w:spacing w:before="0" w:after="0" w:line="240" w:lineRule="auto"/>
                  <w:jc w:val="right"/>
                </w:pPr>
              </w:pPrChange>
            </w:pPr>
            <w:ins w:id="11403" w:author="Thu Huyen Tran" w:date="2023-12-05T22:19:00Z">
              <w:r w:rsidRPr="003C3770">
                <w:rPr>
                  <w:rFonts w:eastAsia="Times New Roman"/>
                  <w:sz w:val="22"/>
                  <w:lang w:val="en-US"/>
                  <w:rPrChange w:id="11404" w:author="Thu Huyen Tran" w:date="2023-12-05T22:20:00Z">
                    <w:rPr>
                      <w:rFonts w:ascii="Arial" w:eastAsia="Times New Roman" w:hAnsi="Arial" w:cs="Arial"/>
                      <w:sz w:val="20"/>
                      <w:szCs w:val="20"/>
                      <w:lang w:val="en-US"/>
                    </w:rPr>
                  </w:rPrChange>
                </w:rPr>
                <w:t>19,80</w:t>
              </w:r>
            </w:ins>
          </w:p>
        </w:tc>
        <w:tc>
          <w:tcPr>
            <w:tcW w:w="534" w:type="pct"/>
            <w:noWrap/>
            <w:vAlign w:val="center"/>
            <w:hideMark/>
            <w:tcPrChange w:id="11405" w:author="Huyen Tran Thu" w:date="2025-04-28T21:02:00Z" w16du:dateUtc="2025-04-28T14:02:00Z">
              <w:tcPr>
                <w:tcW w:w="534" w:type="pct"/>
                <w:gridSpan w:val="3"/>
                <w:noWrap/>
                <w:vAlign w:val="center"/>
                <w:hideMark/>
              </w:tcPr>
            </w:tcPrChange>
          </w:tcPr>
          <w:p w14:paraId="52A12DAF" w14:textId="3E94AD2A" w:rsidR="003C3770" w:rsidRPr="003C3770" w:rsidRDefault="003C3770">
            <w:pPr>
              <w:spacing w:before="0" w:after="0" w:line="240" w:lineRule="auto"/>
              <w:jc w:val="center"/>
              <w:rPr>
                <w:ins w:id="11406" w:author="Thu Huyen Tran" w:date="2023-12-05T22:19:00Z"/>
                <w:rFonts w:eastAsia="Times New Roman"/>
                <w:sz w:val="22"/>
                <w:lang w:val="en-US"/>
                <w:rPrChange w:id="11407" w:author="Thu Huyen Tran" w:date="2023-12-05T22:20:00Z">
                  <w:rPr>
                    <w:ins w:id="11408" w:author="Thu Huyen Tran" w:date="2023-12-05T22:19:00Z"/>
                    <w:rFonts w:ascii="Arial" w:eastAsia="Times New Roman" w:hAnsi="Arial" w:cs="Arial"/>
                    <w:sz w:val="20"/>
                    <w:szCs w:val="20"/>
                    <w:lang w:val="en-US"/>
                  </w:rPr>
                </w:rPrChange>
              </w:rPr>
              <w:pPrChange w:id="11409" w:author="Thu Huyen Tran" w:date="2023-12-05T22:20:00Z">
                <w:pPr>
                  <w:spacing w:before="0" w:after="0" w:line="240" w:lineRule="auto"/>
                  <w:jc w:val="left"/>
                </w:pPr>
              </w:pPrChange>
            </w:pPr>
            <w:ins w:id="11410" w:author="Thu Huyen Tran" w:date="2023-12-05T22:19:00Z">
              <w:r w:rsidRPr="003C3770">
                <w:rPr>
                  <w:rFonts w:eastAsia="Times New Roman"/>
                  <w:sz w:val="22"/>
                  <w:lang w:val="en-US"/>
                  <w:rPrChange w:id="11411" w:author="Thu Huyen Tran" w:date="2023-12-05T22:20:00Z">
                    <w:rPr>
                      <w:rFonts w:ascii="Arial" w:eastAsia="Times New Roman" w:hAnsi="Arial" w:cs="Arial"/>
                      <w:sz w:val="20"/>
                      <w:szCs w:val="20"/>
                      <w:lang w:val="en-US"/>
                    </w:rPr>
                  </w:rPrChange>
                </w:rPr>
                <w:t>156,112</w:t>
              </w:r>
            </w:ins>
          </w:p>
        </w:tc>
        <w:tc>
          <w:tcPr>
            <w:tcW w:w="413" w:type="pct"/>
            <w:noWrap/>
            <w:hideMark/>
            <w:tcPrChange w:id="11412" w:author="Huyen Tran Thu" w:date="2025-04-28T21:02:00Z" w16du:dateUtc="2025-04-28T14:02:00Z">
              <w:tcPr>
                <w:tcW w:w="399" w:type="pct"/>
                <w:gridSpan w:val="3"/>
                <w:noWrap/>
                <w:hideMark/>
              </w:tcPr>
            </w:tcPrChange>
          </w:tcPr>
          <w:p w14:paraId="0C626F1D" w14:textId="77777777" w:rsidR="003C3770" w:rsidRPr="003C3770" w:rsidRDefault="003C3770">
            <w:pPr>
              <w:spacing w:before="0" w:after="0" w:line="240" w:lineRule="auto"/>
              <w:jc w:val="center"/>
              <w:rPr>
                <w:ins w:id="11413" w:author="Thu Huyen Tran" w:date="2023-12-05T22:19:00Z"/>
                <w:rFonts w:eastAsia="Times New Roman"/>
                <w:sz w:val="22"/>
                <w:lang w:val="en-US"/>
                <w:rPrChange w:id="11414" w:author="Thu Huyen Tran" w:date="2023-12-05T22:20:00Z">
                  <w:rPr>
                    <w:ins w:id="11415" w:author="Thu Huyen Tran" w:date="2023-12-05T22:19:00Z"/>
                    <w:rFonts w:ascii="Calibri" w:eastAsia="Times New Roman" w:hAnsi="Calibri" w:cs="Calibri"/>
                    <w:color w:val="FF0000"/>
                    <w:sz w:val="22"/>
                    <w:lang w:val="en-US"/>
                  </w:rPr>
                </w:rPrChange>
              </w:rPr>
              <w:pPrChange w:id="11416" w:author="Thu Huyen Tran" w:date="2023-12-05T22:20:00Z">
                <w:pPr>
                  <w:spacing w:before="0" w:after="0" w:line="240" w:lineRule="auto"/>
                  <w:jc w:val="right"/>
                </w:pPr>
              </w:pPrChange>
            </w:pPr>
            <w:ins w:id="11417" w:author="Thu Huyen Tran" w:date="2023-12-05T22:19:00Z">
              <w:r w:rsidRPr="003C3770">
                <w:rPr>
                  <w:rFonts w:eastAsia="Times New Roman"/>
                  <w:sz w:val="22"/>
                  <w:lang w:val="en-US"/>
                  <w:rPrChange w:id="11418" w:author="Thu Huyen Tran" w:date="2023-12-05T22:20:00Z">
                    <w:rPr>
                      <w:rFonts w:ascii="Calibri" w:eastAsia="Times New Roman" w:hAnsi="Calibri" w:cs="Calibri"/>
                      <w:color w:val="FF0000"/>
                      <w:sz w:val="22"/>
                      <w:lang w:val="en-US"/>
                    </w:rPr>
                  </w:rPrChange>
                </w:rPr>
                <w:t>80%</w:t>
              </w:r>
            </w:ins>
          </w:p>
        </w:tc>
        <w:tc>
          <w:tcPr>
            <w:tcW w:w="451" w:type="pct"/>
            <w:noWrap/>
            <w:vAlign w:val="bottom"/>
            <w:hideMark/>
            <w:tcPrChange w:id="11419" w:author="Huyen Tran Thu" w:date="2025-04-28T21:02:00Z" w16du:dateUtc="2025-04-28T14:02:00Z">
              <w:tcPr>
                <w:tcW w:w="466" w:type="pct"/>
                <w:gridSpan w:val="3"/>
                <w:noWrap/>
                <w:vAlign w:val="bottom"/>
                <w:hideMark/>
              </w:tcPr>
            </w:tcPrChange>
          </w:tcPr>
          <w:p w14:paraId="374D6B86" w14:textId="68C40CA1" w:rsidR="003C3770" w:rsidRPr="003C3770" w:rsidRDefault="003C3770">
            <w:pPr>
              <w:spacing w:before="0" w:after="0" w:line="240" w:lineRule="auto"/>
              <w:jc w:val="center"/>
              <w:rPr>
                <w:ins w:id="11420" w:author="Thu Huyen Tran" w:date="2023-12-05T22:19:00Z"/>
                <w:rFonts w:eastAsia="Times New Roman"/>
                <w:sz w:val="22"/>
                <w:lang w:val="en-US"/>
                <w:rPrChange w:id="11421" w:author="Thu Huyen Tran" w:date="2023-12-05T22:20:00Z">
                  <w:rPr>
                    <w:ins w:id="11422" w:author="Thu Huyen Tran" w:date="2023-12-05T22:19:00Z"/>
                    <w:rFonts w:ascii="Arial" w:eastAsia="Times New Roman" w:hAnsi="Arial" w:cs="Arial"/>
                    <w:sz w:val="20"/>
                    <w:szCs w:val="20"/>
                    <w:lang w:val="en-US"/>
                  </w:rPr>
                </w:rPrChange>
              </w:rPr>
              <w:pPrChange w:id="11423" w:author="Thu Huyen Tran" w:date="2023-12-05T22:20:00Z">
                <w:pPr>
                  <w:spacing w:before="0" w:after="0" w:line="240" w:lineRule="auto"/>
                  <w:jc w:val="right"/>
                </w:pPr>
              </w:pPrChange>
            </w:pPr>
            <w:ins w:id="11424" w:author="Thu Huyen Tran" w:date="2023-12-05T22:19:00Z">
              <w:r w:rsidRPr="003C3770">
                <w:rPr>
                  <w:rFonts w:eastAsia="Times New Roman"/>
                  <w:sz w:val="22"/>
                  <w:lang w:val="en-US"/>
                  <w:rPrChange w:id="11425" w:author="Thu Huyen Tran" w:date="2023-12-05T22:20:00Z">
                    <w:rPr>
                      <w:rFonts w:ascii="Arial" w:eastAsia="Times New Roman" w:hAnsi="Arial" w:cs="Arial"/>
                      <w:sz w:val="20"/>
                      <w:szCs w:val="20"/>
                      <w:lang w:val="en-US"/>
                    </w:rPr>
                  </w:rPrChange>
                </w:rPr>
                <w:t>15,84</w:t>
              </w:r>
            </w:ins>
          </w:p>
        </w:tc>
        <w:tc>
          <w:tcPr>
            <w:tcW w:w="530" w:type="pct"/>
            <w:noWrap/>
            <w:vAlign w:val="center"/>
            <w:hideMark/>
            <w:tcPrChange w:id="11426" w:author="Huyen Tran Thu" w:date="2025-04-28T21:02:00Z" w16du:dateUtc="2025-04-28T14:02:00Z">
              <w:tcPr>
                <w:tcW w:w="532" w:type="pct"/>
                <w:gridSpan w:val="2"/>
                <w:noWrap/>
                <w:vAlign w:val="center"/>
                <w:hideMark/>
              </w:tcPr>
            </w:tcPrChange>
          </w:tcPr>
          <w:p w14:paraId="3022D22A" w14:textId="6D52C24A" w:rsidR="003C3770" w:rsidRPr="003C3770" w:rsidRDefault="003C3770">
            <w:pPr>
              <w:spacing w:before="0" w:after="0" w:line="240" w:lineRule="auto"/>
              <w:jc w:val="center"/>
              <w:rPr>
                <w:ins w:id="11427" w:author="Thu Huyen Tran" w:date="2023-12-05T22:19:00Z"/>
                <w:rFonts w:eastAsia="Times New Roman"/>
                <w:sz w:val="22"/>
                <w:lang w:val="en-US"/>
                <w:rPrChange w:id="11428" w:author="Thu Huyen Tran" w:date="2023-12-05T22:20:00Z">
                  <w:rPr>
                    <w:ins w:id="11429" w:author="Thu Huyen Tran" w:date="2023-12-05T22:19:00Z"/>
                    <w:rFonts w:ascii="Arial" w:eastAsia="Times New Roman" w:hAnsi="Arial" w:cs="Arial"/>
                    <w:sz w:val="20"/>
                    <w:szCs w:val="20"/>
                    <w:lang w:val="en-US"/>
                  </w:rPr>
                </w:rPrChange>
              </w:rPr>
              <w:pPrChange w:id="11430" w:author="Thu Huyen Tran" w:date="2023-12-05T22:20:00Z">
                <w:pPr>
                  <w:spacing w:before="0" w:after="0" w:line="240" w:lineRule="auto"/>
                  <w:jc w:val="left"/>
                </w:pPr>
              </w:pPrChange>
            </w:pPr>
            <w:ins w:id="11431" w:author="Thu Huyen Tran" w:date="2023-12-05T22:19:00Z">
              <w:r w:rsidRPr="003C3770">
                <w:rPr>
                  <w:rFonts w:eastAsia="Times New Roman"/>
                  <w:sz w:val="22"/>
                  <w:lang w:val="en-US"/>
                  <w:rPrChange w:id="11432" w:author="Thu Huyen Tran" w:date="2023-12-05T22:20:00Z">
                    <w:rPr>
                      <w:rFonts w:ascii="Arial" w:eastAsia="Times New Roman" w:hAnsi="Arial" w:cs="Arial"/>
                      <w:sz w:val="20"/>
                      <w:szCs w:val="20"/>
                      <w:lang w:val="en-US"/>
                    </w:rPr>
                  </w:rPrChange>
                </w:rPr>
                <w:t>156,11</w:t>
              </w:r>
            </w:ins>
          </w:p>
        </w:tc>
      </w:tr>
      <w:tr w:rsidR="00666994" w:rsidRPr="00666994" w14:paraId="714FDC92" w14:textId="77777777" w:rsidTr="008073D8">
        <w:tblPrEx>
          <w:tblPrExChange w:id="11433" w:author="Huyen Tran Thu" w:date="2025-04-28T21:02:00Z" w16du:dateUtc="2025-04-28T14:02:00Z">
            <w:tblPrEx>
              <w:jc w:val="center"/>
              <w:tblInd w:w="0" w:type="dxa"/>
            </w:tblPrEx>
          </w:tblPrExChange>
        </w:tblPrEx>
        <w:trPr>
          <w:trHeight w:val="315"/>
          <w:jc w:val="center"/>
          <w:ins w:id="11434" w:author="Huyen Tran Thu" w:date="2025-04-28T20:46:00Z"/>
          <w:trPrChange w:id="11435" w:author="Huyen Tran Thu" w:date="2025-04-28T21:02:00Z" w16du:dateUtc="2025-04-28T14:02:00Z">
            <w:trPr>
              <w:trHeight w:val="315"/>
              <w:jc w:val="center"/>
            </w:trPr>
          </w:trPrChange>
        </w:trPr>
        <w:tc>
          <w:tcPr>
            <w:tcW w:w="403" w:type="pct"/>
            <w:noWrap/>
            <w:vAlign w:val="center"/>
            <w:tcPrChange w:id="11436" w:author="Huyen Tran Thu" w:date="2025-04-28T21:02:00Z" w16du:dateUtc="2025-04-28T14:02:00Z">
              <w:tcPr>
                <w:tcW w:w="403" w:type="pct"/>
                <w:gridSpan w:val="2"/>
                <w:noWrap/>
              </w:tcPr>
            </w:tcPrChange>
          </w:tcPr>
          <w:p w14:paraId="4F689B22" w14:textId="1BC720FE" w:rsidR="00666994" w:rsidRPr="00D100D4" w:rsidRDefault="00666994" w:rsidP="00666994">
            <w:pPr>
              <w:spacing w:before="0" w:after="0" w:line="240" w:lineRule="auto"/>
              <w:jc w:val="center"/>
              <w:rPr>
                <w:ins w:id="11437" w:author="Huyen Tran Thu" w:date="2025-04-28T20:46:00Z" w16du:dateUtc="2025-04-28T13:46:00Z"/>
                <w:rFonts w:eastAsia="Times New Roman"/>
                <w:sz w:val="22"/>
                <w:lang w:val="en-US"/>
              </w:rPr>
            </w:pPr>
            <w:ins w:id="11438" w:author="Huyen Tran Thu" w:date="2025-04-28T20:54:00Z" w16du:dateUtc="2025-04-28T13:54:00Z">
              <w:r>
                <w:rPr>
                  <w:rFonts w:eastAsia="Times New Roman"/>
                  <w:sz w:val="22"/>
                  <w:lang w:val="en-US"/>
                </w:rPr>
                <w:t>2019</w:t>
              </w:r>
            </w:ins>
          </w:p>
        </w:tc>
        <w:tc>
          <w:tcPr>
            <w:tcW w:w="461" w:type="pct"/>
            <w:noWrap/>
            <w:vAlign w:val="center"/>
            <w:tcPrChange w:id="11439" w:author="Huyen Tran Thu" w:date="2025-04-28T21:02:00Z" w16du:dateUtc="2025-04-28T14:02:00Z">
              <w:tcPr>
                <w:tcW w:w="461" w:type="pct"/>
                <w:gridSpan w:val="2"/>
                <w:noWrap/>
                <w:vAlign w:val="bottom"/>
              </w:tcPr>
            </w:tcPrChange>
          </w:tcPr>
          <w:p w14:paraId="7B145950" w14:textId="4B55AC2B" w:rsidR="00666994" w:rsidRPr="00D100D4" w:rsidRDefault="00666994" w:rsidP="00666994">
            <w:pPr>
              <w:spacing w:before="0" w:after="0" w:line="240" w:lineRule="auto"/>
              <w:jc w:val="center"/>
              <w:rPr>
                <w:ins w:id="11440" w:author="Huyen Tran Thu" w:date="2025-04-28T20:46:00Z" w16du:dateUtc="2025-04-28T13:46:00Z"/>
                <w:rFonts w:eastAsia="Times New Roman"/>
                <w:sz w:val="22"/>
                <w:lang w:val="en-US"/>
              </w:rPr>
            </w:pPr>
            <w:ins w:id="11441" w:author="Huyen Tran Thu" w:date="2025-04-28T20:55:00Z" w16du:dateUtc="2025-04-28T13:55:00Z">
              <w:r w:rsidRPr="00666994">
                <w:rPr>
                  <w:rFonts w:eastAsia="Times New Roman"/>
                  <w:sz w:val="22"/>
                  <w:lang w:val="en-US"/>
                  <w:rPrChange w:id="11442" w:author="Huyen Tran Thu" w:date="2025-04-28T20:55:00Z" w16du:dateUtc="2025-04-28T13:55:00Z">
                    <w:rPr>
                      <w:rFonts w:ascii="Arial" w:hAnsi="Arial" w:cs="Arial"/>
                      <w:sz w:val="20"/>
                      <w:szCs w:val="20"/>
                    </w:rPr>
                  </w:rPrChange>
                </w:rPr>
                <w:t>323,8</w:t>
              </w:r>
            </w:ins>
          </w:p>
        </w:tc>
        <w:tc>
          <w:tcPr>
            <w:tcW w:w="541" w:type="pct"/>
            <w:noWrap/>
            <w:vAlign w:val="center"/>
            <w:tcPrChange w:id="11443" w:author="Huyen Tran Thu" w:date="2025-04-28T21:02:00Z" w16du:dateUtc="2025-04-28T14:02:00Z">
              <w:tcPr>
                <w:tcW w:w="541" w:type="pct"/>
                <w:gridSpan w:val="3"/>
                <w:noWrap/>
                <w:vAlign w:val="bottom"/>
              </w:tcPr>
            </w:tcPrChange>
          </w:tcPr>
          <w:p w14:paraId="56B35CD4" w14:textId="4DA33CE9" w:rsidR="00666994" w:rsidRPr="00D100D4" w:rsidRDefault="00666994" w:rsidP="00666994">
            <w:pPr>
              <w:spacing w:before="0" w:after="0" w:line="240" w:lineRule="auto"/>
              <w:jc w:val="center"/>
              <w:rPr>
                <w:ins w:id="11444" w:author="Huyen Tran Thu" w:date="2025-04-28T20:46:00Z" w16du:dateUtc="2025-04-28T13:46:00Z"/>
                <w:rFonts w:eastAsia="Times New Roman"/>
                <w:sz w:val="22"/>
                <w:lang w:val="en-US"/>
              </w:rPr>
            </w:pPr>
            <w:ins w:id="11445" w:author="Huyen Tran Thu" w:date="2025-04-28T20:55:00Z" w16du:dateUtc="2025-04-28T13:55:00Z">
              <w:r w:rsidRPr="00666994">
                <w:rPr>
                  <w:rFonts w:eastAsia="Times New Roman"/>
                  <w:sz w:val="22"/>
                  <w:lang w:val="en-US"/>
                  <w:rPrChange w:id="11446" w:author="Huyen Tran Thu" w:date="2025-04-28T20:55:00Z" w16du:dateUtc="2025-04-28T13:55:00Z">
                    <w:rPr>
                      <w:rFonts w:ascii="Arial" w:hAnsi="Arial" w:cs="Arial"/>
                      <w:color w:val="FF0000"/>
                      <w:sz w:val="20"/>
                      <w:szCs w:val="20"/>
                    </w:rPr>
                  </w:rPrChange>
                </w:rPr>
                <w:t>1,46</w:t>
              </w:r>
            </w:ins>
          </w:p>
        </w:tc>
        <w:tc>
          <w:tcPr>
            <w:tcW w:w="466" w:type="pct"/>
            <w:noWrap/>
            <w:vAlign w:val="center"/>
            <w:tcPrChange w:id="11447" w:author="Huyen Tran Thu" w:date="2025-04-28T21:02:00Z" w16du:dateUtc="2025-04-28T14:02:00Z">
              <w:tcPr>
                <w:tcW w:w="466" w:type="pct"/>
                <w:gridSpan w:val="3"/>
                <w:noWrap/>
                <w:vAlign w:val="bottom"/>
              </w:tcPr>
            </w:tcPrChange>
          </w:tcPr>
          <w:p w14:paraId="39FD1A24" w14:textId="0A648A7E" w:rsidR="00666994" w:rsidRPr="00D100D4" w:rsidRDefault="00666994" w:rsidP="00666994">
            <w:pPr>
              <w:spacing w:before="0" w:after="0" w:line="240" w:lineRule="auto"/>
              <w:jc w:val="center"/>
              <w:rPr>
                <w:ins w:id="11448" w:author="Huyen Tran Thu" w:date="2025-04-28T20:46:00Z" w16du:dateUtc="2025-04-28T13:46:00Z"/>
                <w:rFonts w:eastAsia="Times New Roman"/>
                <w:sz w:val="22"/>
                <w:lang w:val="en-US"/>
              </w:rPr>
            </w:pPr>
            <w:ins w:id="11449" w:author="Huyen Tran Thu" w:date="2025-04-28T20:55:00Z" w16du:dateUtc="2025-04-28T13:55:00Z">
              <w:r w:rsidRPr="00666994">
                <w:rPr>
                  <w:rFonts w:eastAsia="Times New Roman"/>
                  <w:sz w:val="22"/>
                  <w:lang w:val="en-US"/>
                  <w:rPrChange w:id="11450" w:author="Huyen Tran Thu" w:date="2025-04-28T20:55:00Z" w16du:dateUtc="2025-04-28T13:55:00Z">
                    <w:rPr>
                      <w:rFonts w:ascii="Arial" w:hAnsi="Arial" w:cs="Arial"/>
                      <w:color w:val="FF0000"/>
                      <w:sz w:val="20"/>
                      <w:szCs w:val="20"/>
                    </w:rPr>
                  </w:rPrChange>
                </w:rPr>
                <w:t>172,45</w:t>
              </w:r>
            </w:ins>
          </w:p>
        </w:tc>
        <w:tc>
          <w:tcPr>
            <w:tcW w:w="601" w:type="pct"/>
            <w:noWrap/>
            <w:vAlign w:val="center"/>
            <w:tcPrChange w:id="11451" w:author="Huyen Tran Thu" w:date="2025-04-28T21:02:00Z" w16du:dateUtc="2025-04-28T14:02:00Z">
              <w:tcPr>
                <w:tcW w:w="601" w:type="pct"/>
                <w:gridSpan w:val="3"/>
                <w:noWrap/>
              </w:tcPr>
            </w:tcPrChange>
          </w:tcPr>
          <w:p w14:paraId="3DE0AAD9" w14:textId="4E21C110" w:rsidR="00666994" w:rsidRPr="00D100D4" w:rsidRDefault="00666994" w:rsidP="00666994">
            <w:pPr>
              <w:spacing w:before="0" w:after="0" w:line="240" w:lineRule="auto"/>
              <w:jc w:val="center"/>
              <w:rPr>
                <w:ins w:id="11452" w:author="Huyen Tran Thu" w:date="2025-04-28T20:46:00Z" w16du:dateUtc="2025-04-28T13:46:00Z"/>
                <w:rFonts w:eastAsia="Times New Roman"/>
                <w:sz w:val="22"/>
                <w:lang w:val="en-US"/>
              </w:rPr>
            </w:pPr>
            <w:ins w:id="11453" w:author="Huyen Tran Thu" w:date="2025-04-28T20:55:00Z" w16du:dateUtc="2025-04-28T13:55:00Z">
              <w:r w:rsidRPr="00666994">
                <w:rPr>
                  <w:rFonts w:eastAsia="Times New Roman"/>
                  <w:sz w:val="22"/>
                  <w:lang w:val="en-US"/>
                  <w:rPrChange w:id="11454" w:author="Huyen Tran Thu" w:date="2025-04-28T20:55:00Z" w16du:dateUtc="2025-04-28T13:55:00Z">
                    <w:rPr>
                      <w:rFonts w:ascii="Calibri" w:hAnsi="Calibri" w:cs="Calibri"/>
                      <w:color w:val="FF0000"/>
                      <w:sz w:val="22"/>
                    </w:rPr>
                  </w:rPrChange>
                </w:rPr>
                <w:t>0,19</w:t>
              </w:r>
            </w:ins>
          </w:p>
        </w:tc>
        <w:tc>
          <w:tcPr>
            <w:tcW w:w="599" w:type="pct"/>
            <w:noWrap/>
            <w:vAlign w:val="center"/>
            <w:tcPrChange w:id="11455" w:author="Huyen Tran Thu" w:date="2025-04-28T21:02:00Z" w16du:dateUtc="2025-04-28T14:02:00Z">
              <w:tcPr>
                <w:tcW w:w="599" w:type="pct"/>
                <w:gridSpan w:val="3"/>
                <w:noWrap/>
                <w:vAlign w:val="bottom"/>
              </w:tcPr>
            </w:tcPrChange>
          </w:tcPr>
          <w:p w14:paraId="6F072384" w14:textId="7FF872FA" w:rsidR="00666994" w:rsidRPr="00D100D4" w:rsidRDefault="00666994" w:rsidP="00666994">
            <w:pPr>
              <w:spacing w:before="0" w:after="0" w:line="240" w:lineRule="auto"/>
              <w:jc w:val="center"/>
              <w:rPr>
                <w:ins w:id="11456" w:author="Huyen Tran Thu" w:date="2025-04-28T20:46:00Z" w16du:dateUtc="2025-04-28T13:46:00Z"/>
                <w:rFonts w:eastAsia="Times New Roman"/>
                <w:sz w:val="22"/>
                <w:lang w:val="en-US"/>
              </w:rPr>
            </w:pPr>
            <w:ins w:id="11457" w:author="Huyen Tran Thu" w:date="2025-04-28T20:55:00Z" w16du:dateUtc="2025-04-28T13:55:00Z">
              <w:r w:rsidRPr="00666994">
                <w:rPr>
                  <w:rFonts w:eastAsia="Times New Roman"/>
                  <w:sz w:val="22"/>
                  <w:lang w:val="en-US"/>
                  <w:rPrChange w:id="11458" w:author="Huyen Tran Thu" w:date="2025-04-28T20:55:00Z" w16du:dateUtc="2025-04-28T13:55:00Z">
                    <w:rPr>
                      <w:rFonts w:ascii="Arial" w:hAnsi="Arial" w:cs="Arial"/>
                      <w:sz w:val="20"/>
                      <w:szCs w:val="20"/>
                    </w:rPr>
                  </w:rPrChange>
                </w:rPr>
                <w:t>21,90</w:t>
              </w:r>
            </w:ins>
          </w:p>
        </w:tc>
        <w:tc>
          <w:tcPr>
            <w:tcW w:w="534" w:type="pct"/>
            <w:noWrap/>
            <w:vAlign w:val="center"/>
            <w:tcPrChange w:id="11459" w:author="Huyen Tran Thu" w:date="2025-04-28T21:02:00Z" w16du:dateUtc="2025-04-28T14:02:00Z">
              <w:tcPr>
                <w:tcW w:w="534" w:type="pct"/>
                <w:gridSpan w:val="3"/>
                <w:noWrap/>
                <w:vAlign w:val="center"/>
              </w:tcPr>
            </w:tcPrChange>
          </w:tcPr>
          <w:p w14:paraId="7FEA733D" w14:textId="6DCCDA69" w:rsidR="00666994" w:rsidRPr="00D100D4" w:rsidRDefault="00666994" w:rsidP="00666994">
            <w:pPr>
              <w:spacing w:before="0" w:after="0" w:line="240" w:lineRule="auto"/>
              <w:jc w:val="center"/>
              <w:rPr>
                <w:ins w:id="11460" w:author="Huyen Tran Thu" w:date="2025-04-28T20:46:00Z" w16du:dateUtc="2025-04-28T13:46:00Z"/>
                <w:rFonts w:eastAsia="Times New Roman"/>
                <w:sz w:val="22"/>
                <w:lang w:val="en-US"/>
              </w:rPr>
            </w:pPr>
            <w:ins w:id="11461" w:author="Huyen Tran Thu" w:date="2025-04-28T20:55:00Z" w16du:dateUtc="2025-04-28T13:55:00Z">
              <w:r w:rsidRPr="00666994">
                <w:rPr>
                  <w:rFonts w:eastAsia="Times New Roman"/>
                  <w:sz w:val="22"/>
                  <w:lang w:val="en-US"/>
                  <w:rPrChange w:id="11462" w:author="Huyen Tran Thu" w:date="2025-04-28T20:55:00Z" w16du:dateUtc="2025-04-28T13:55:00Z">
                    <w:rPr>
                      <w:rFonts w:ascii="Arial" w:hAnsi="Arial" w:cs="Arial"/>
                      <w:sz w:val="20"/>
                      <w:szCs w:val="20"/>
                    </w:rPr>
                  </w:rPrChange>
                </w:rPr>
                <w:t>150,55</w:t>
              </w:r>
            </w:ins>
          </w:p>
        </w:tc>
        <w:tc>
          <w:tcPr>
            <w:tcW w:w="413" w:type="pct"/>
            <w:noWrap/>
            <w:vAlign w:val="center"/>
            <w:tcPrChange w:id="11463" w:author="Huyen Tran Thu" w:date="2025-04-28T21:02:00Z" w16du:dateUtc="2025-04-28T14:02:00Z">
              <w:tcPr>
                <w:tcW w:w="399" w:type="pct"/>
                <w:gridSpan w:val="3"/>
                <w:noWrap/>
              </w:tcPr>
            </w:tcPrChange>
          </w:tcPr>
          <w:p w14:paraId="6053E7C4" w14:textId="49E314C3" w:rsidR="00666994" w:rsidRPr="00D100D4" w:rsidRDefault="00666994" w:rsidP="00666994">
            <w:pPr>
              <w:spacing w:before="0" w:after="0" w:line="240" w:lineRule="auto"/>
              <w:jc w:val="center"/>
              <w:rPr>
                <w:ins w:id="11464" w:author="Huyen Tran Thu" w:date="2025-04-28T20:46:00Z" w16du:dateUtc="2025-04-28T13:46:00Z"/>
                <w:rFonts w:eastAsia="Times New Roman"/>
                <w:sz w:val="22"/>
                <w:lang w:val="en-US"/>
              </w:rPr>
            </w:pPr>
            <w:ins w:id="11465" w:author="Huyen Tran Thu" w:date="2025-04-28T20:55:00Z" w16du:dateUtc="2025-04-28T13:55:00Z">
              <w:r w:rsidRPr="00666994">
                <w:rPr>
                  <w:rFonts w:eastAsia="Times New Roman"/>
                  <w:sz w:val="22"/>
                  <w:lang w:val="en-US"/>
                  <w:rPrChange w:id="11466" w:author="Huyen Tran Thu" w:date="2025-04-28T20:55:00Z" w16du:dateUtc="2025-04-28T13:55:00Z">
                    <w:rPr>
                      <w:rFonts w:ascii="Calibri" w:hAnsi="Calibri" w:cs="Calibri"/>
                      <w:color w:val="FF0000"/>
                      <w:sz w:val="22"/>
                    </w:rPr>
                  </w:rPrChange>
                </w:rPr>
                <w:t>83%</w:t>
              </w:r>
            </w:ins>
          </w:p>
        </w:tc>
        <w:tc>
          <w:tcPr>
            <w:tcW w:w="451" w:type="pct"/>
            <w:noWrap/>
            <w:vAlign w:val="center"/>
            <w:tcPrChange w:id="11467" w:author="Huyen Tran Thu" w:date="2025-04-28T21:02:00Z" w16du:dateUtc="2025-04-28T14:02:00Z">
              <w:tcPr>
                <w:tcW w:w="466" w:type="pct"/>
                <w:gridSpan w:val="3"/>
                <w:noWrap/>
                <w:vAlign w:val="bottom"/>
              </w:tcPr>
            </w:tcPrChange>
          </w:tcPr>
          <w:p w14:paraId="0DEF26BE" w14:textId="66E3DF5C" w:rsidR="00666994" w:rsidRPr="00D100D4" w:rsidRDefault="00666994" w:rsidP="00666994">
            <w:pPr>
              <w:spacing w:before="0" w:after="0" w:line="240" w:lineRule="auto"/>
              <w:jc w:val="center"/>
              <w:rPr>
                <w:ins w:id="11468" w:author="Huyen Tran Thu" w:date="2025-04-28T20:46:00Z" w16du:dateUtc="2025-04-28T13:46:00Z"/>
                <w:rFonts w:eastAsia="Times New Roman"/>
                <w:sz w:val="22"/>
                <w:lang w:val="en-US"/>
              </w:rPr>
            </w:pPr>
            <w:ins w:id="11469" w:author="Huyen Tran Thu" w:date="2025-04-28T20:55:00Z" w16du:dateUtc="2025-04-28T13:55:00Z">
              <w:r w:rsidRPr="00666994">
                <w:rPr>
                  <w:rFonts w:eastAsia="Times New Roman"/>
                  <w:sz w:val="22"/>
                  <w:lang w:val="en-US"/>
                  <w:rPrChange w:id="11470" w:author="Huyen Tran Thu" w:date="2025-04-28T20:55:00Z" w16du:dateUtc="2025-04-28T13:55:00Z">
                    <w:rPr>
                      <w:rFonts w:ascii="Arial" w:hAnsi="Arial" w:cs="Arial"/>
                      <w:sz w:val="20"/>
                      <w:szCs w:val="20"/>
                    </w:rPr>
                  </w:rPrChange>
                </w:rPr>
                <w:t>18,07</w:t>
              </w:r>
            </w:ins>
          </w:p>
        </w:tc>
        <w:tc>
          <w:tcPr>
            <w:tcW w:w="530" w:type="pct"/>
            <w:noWrap/>
            <w:vAlign w:val="center"/>
            <w:tcPrChange w:id="11471" w:author="Huyen Tran Thu" w:date="2025-04-28T21:02:00Z" w16du:dateUtc="2025-04-28T14:02:00Z">
              <w:tcPr>
                <w:tcW w:w="530" w:type="pct"/>
                <w:noWrap/>
                <w:vAlign w:val="center"/>
              </w:tcPr>
            </w:tcPrChange>
          </w:tcPr>
          <w:p w14:paraId="2AAE0704" w14:textId="50298B7D" w:rsidR="00666994" w:rsidRPr="00D100D4" w:rsidRDefault="00666994" w:rsidP="00666994">
            <w:pPr>
              <w:spacing w:before="0" w:after="0" w:line="240" w:lineRule="auto"/>
              <w:jc w:val="center"/>
              <w:rPr>
                <w:ins w:id="11472" w:author="Huyen Tran Thu" w:date="2025-04-28T20:46:00Z" w16du:dateUtc="2025-04-28T13:46:00Z"/>
                <w:rFonts w:eastAsia="Times New Roman"/>
                <w:sz w:val="22"/>
                <w:lang w:val="en-US"/>
              </w:rPr>
            </w:pPr>
            <w:ins w:id="11473" w:author="Huyen Tran Thu" w:date="2025-04-28T20:55:00Z" w16du:dateUtc="2025-04-28T13:55:00Z">
              <w:r w:rsidRPr="00666994">
                <w:rPr>
                  <w:rFonts w:eastAsia="Times New Roman"/>
                  <w:sz w:val="22"/>
                  <w:lang w:val="en-US"/>
                  <w:rPrChange w:id="11474" w:author="Huyen Tran Thu" w:date="2025-04-28T20:55:00Z" w16du:dateUtc="2025-04-28T13:55:00Z">
                    <w:rPr>
                      <w:rFonts w:ascii="Arial" w:hAnsi="Arial" w:cs="Arial"/>
                      <w:sz w:val="20"/>
                      <w:szCs w:val="20"/>
                    </w:rPr>
                  </w:rPrChange>
                </w:rPr>
                <w:t>150,55</w:t>
              </w:r>
            </w:ins>
          </w:p>
        </w:tc>
      </w:tr>
      <w:tr w:rsidR="00666994" w:rsidRPr="00666994" w14:paraId="44B2046B" w14:textId="77777777" w:rsidTr="008073D8">
        <w:tblPrEx>
          <w:tblPrExChange w:id="11475" w:author="Huyen Tran Thu" w:date="2025-04-28T21:02:00Z" w16du:dateUtc="2025-04-28T14:02:00Z">
            <w:tblPrEx>
              <w:jc w:val="center"/>
              <w:tblInd w:w="0" w:type="dxa"/>
            </w:tblPrEx>
          </w:tblPrExChange>
        </w:tblPrEx>
        <w:trPr>
          <w:trHeight w:val="315"/>
          <w:jc w:val="center"/>
          <w:ins w:id="11476" w:author="Huyen Tran Thu" w:date="2025-04-28T20:46:00Z"/>
          <w:trPrChange w:id="11477" w:author="Huyen Tran Thu" w:date="2025-04-28T21:02:00Z" w16du:dateUtc="2025-04-28T14:02:00Z">
            <w:trPr>
              <w:trHeight w:val="315"/>
              <w:jc w:val="center"/>
            </w:trPr>
          </w:trPrChange>
        </w:trPr>
        <w:tc>
          <w:tcPr>
            <w:tcW w:w="403" w:type="pct"/>
            <w:noWrap/>
            <w:vAlign w:val="center"/>
            <w:tcPrChange w:id="11478" w:author="Huyen Tran Thu" w:date="2025-04-28T21:02:00Z" w16du:dateUtc="2025-04-28T14:02:00Z">
              <w:tcPr>
                <w:tcW w:w="403" w:type="pct"/>
                <w:gridSpan w:val="2"/>
                <w:noWrap/>
              </w:tcPr>
            </w:tcPrChange>
          </w:tcPr>
          <w:p w14:paraId="1FCDCF1E" w14:textId="7AB90082" w:rsidR="00666994" w:rsidRPr="00D100D4" w:rsidRDefault="00666994" w:rsidP="00666994">
            <w:pPr>
              <w:spacing w:before="0" w:after="0" w:line="240" w:lineRule="auto"/>
              <w:jc w:val="center"/>
              <w:rPr>
                <w:ins w:id="11479" w:author="Huyen Tran Thu" w:date="2025-04-28T20:46:00Z" w16du:dateUtc="2025-04-28T13:46:00Z"/>
                <w:rFonts w:eastAsia="Times New Roman"/>
                <w:sz w:val="22"/>
                <w:lang w:val="en-US"/>
              </w:rPr>
            </w:pPr>
            <w:ins w:id="11480" w:author="Huyen Tran Thu" w:date="2025-04-28T20:54:00Z" w16du:dateUtc="2025-04-28T13:54:00Z">
              <w:r>
                <w:rPr>
                  <w:rFonts w:eastAsia="Times New Roman"/>
                  <w:sz w:val="22"/>
                  <w:lang w:val="en-US"/>
                </w:rPr>
                <w:t>2020</w:t>
              </w:r>
            </w:ins>
          </w:p>
        </w:tc>
        <w:tc>
          <w:tcPr>
            <w:tcW w:w="461" w:type="pct"/>
            <w:noWrap/>
            <w:vAlign w:val="center"/>
            <w:tcPrChange w:id="11481" w:author="Huyen Tran Thu" w:date="2025-04-28T21:02:00Z" w16du:dateUtc="2025-04-28T14:02:00Z">
              <w:tcPr>
                <w:tcW w:w="461" w:type="pct"/>
                <w:gridSpan w:val="2"/>
                <w:noWrap/>
                <w:vAlign w:val="bottom"/>
              </w:tcPr>
            </w:tcPrChange>
          </w:tcPr>
          <w:p w14:paraId="358F71F7" w14:textId="30BAD34D" w:rsidR="00666994" w:rsidRPr="00D100D4" w:rsidRDefault="00666994" w:rsidP="00666994">
            <w:pPr>
              <w:spacing w:before="0" w:after="0" w:line="240" w:lineRule="auto"/>
              <w:jc w:val="center"/>
              <w:rPr>
                <w:ins w:id="11482" w:author="Huyen Tran Thu" w:date="2025-04-28T20:46:00Z" w16du:dateUtc="2025-04-28T13:46:00Z"/>
                <w:rFonts w:eastAsia="Times New Roman"/>
                <w:sz w:val="22"/>
                <w:lang w:val="en-US"/>
              </w:rPr>
            </w:pPr>
            <w:ins w:id="11483" w:author="Huyen Tran Thu" w:date="2025-04-28T20:55:00Z" w16du:dateUtc="2025-04-28T13:55:00Z">
              <w:r w:rsidRPr="00666994">
                <w:rPr>
                  <w:rFonts w:eastAsia="Times New Roman"/>
                  <w:sz w:val="22"/>
                  <w:lang w:val="en-US"/>
                  <w:rPrChange w:id="11484" w:author="Huyen Tran Thu" w:date="2025-04-28T20:55:00Z" w16du:dateUtc="2025-04-28T13:55:00Z">
                    <w:rPr>
                      <w:rFonts w:ascii="Arial" w:hAnsi="Arial" w:cs="Arial"/>
                      <w:color w:val="FF0000"/>
                      <w:sz w:val="20"/>
                      <w:szCs w:val="20"/>
                    </w:rPr>
                  </w:rPrChange>
                </w:rPr>
                <w:t>302,2</w:t>
              </w:r>
            </w:ins>
          </w:p>
        </w:tc>
        <w:tc>
          <w:tcPr>
            <w:tcW w:w="541" w:type="pct"/>
            <w:noWrap/>
            <w:vAlign w:val="center"/>
            <w:tcPrChange w:id="11485" w:author="Huyen Tran Thu" w:date="2025-04-28T21:02:00Z" w16du:dateUtc="2025-04-28T14:02:00Z">
              <w:tcPr>
                <w:tcW w:w="541" w:type="pct"/>
                <w:gridSpan w:val="3"/>
                <w:noWrap/>
                <w:vAlign w:val="bottom"/>
              </w:tcPr>
            </w:tcPrChange>
          </w:tcPr>
          <w:p w14:paraId="5B13CFD2" w14:textId="64D92CAD" w:rsidR="00666994" w:rsidRPr="00D100D4" w:rsidRDefault="00666994" w:rsidP="00666994">
            <w:pPr>
              <w:spacing w:before="0" w:after="0" w:line="240" w:lineRule="auto"/>
              <w:jc w:val="center"/>
              <w:rPr>
                <w:ins w:id="11486" w:author="Huyen Tran Thu" w:date="2025-04-28T20:46:00Z" w16du:dateUtc="2025-04-28T13:46:00Z"/>
                <w:rFonts w:eastAsia="Times New Roman"/>
                <w:sz w:val="22"/>
                <w:lang w:val="en-US"/>
              </w:rPr>
            </w:pPr>
            <w:ins w:id="11487" w:author="Huyen Tran Thu" w:date="2025-04-28T20:55:00Z" w16du:dateUtc="2025-04-28T13:55:00Z">
              <w:r w:rsidRPr="00666994">
                <w:rPr>
                  <w:rFonts w:eastAsia="Times New Roman"/>
                  <w:sz w:val="22"/>
                  <w:lang w:val="en-US"/>
                  <w:rPrChange w:id="11488" w:author="Huyen Tran Thu" w:date="2025-04-28T20:55:00Z" w16du:dateUtc="2025-04-28T13:55:00Z">
                    <w:rPr>
                      <w:rFonts w:ascii="Arial" w:hAnsi="Arial" w:cs="Arial"/>
                      <w:color w:val="FF0000"/>
                      <w:sz w:val="20"/>
                      <w:szCs w:val="20"/>
                    </w:rPr>
                  </w:rPrChange>
                </w:rPr>
                <w:t>1,46</w:t>
              </w:r>
            </w:ins>
          </w:p>
        </w:tc>
        <w:tc>
          <w:tcPr>
            <w:tcW w:w="466" w:type="pct"/>
            <w:noWrap/>
            <w:vAlign w:val="center"/>
            <w:tcPrChange w:id="11489" w:author="Huyen Tran Thu" w:date="2025-04-28T21:02:00Z" w16du:dateUtc="2025-04-28T14:02:00Z">
              <w:tcPr>
                <w:tcW w:w="466" w:type="pct"/>
                <w:gridSpan w:val="3"/>
                <w:noWrap/>
                <w:vAlign w:val="bottom"/>
              </w:tcPr>
            </w:tcPrChange>
          </w:tcPr>
          <w:p w14:paraId="221882E2" w14:textId="7A93C2C2" w:rsidR="00666994" w:rsidRPr="00D100D4" w:rsidRDefault="00666994" w:rsidP="00666994">
            <w:pPr>
              <w:spacing w:before="0" w:after="0" w:line="240" w:lineRule="auto"/>
              <w:jc w:val="center"/>
              <w:rPr>
                <w:ins w:id="11490" w:author="Huyen Tran Thu" w:date="2025-04-28T20:46:00Z" w16du:dateUtc="2025-04-28T13:46:00Z"/>
                <w:rFonts w:eastAsia="Times New Roman"/>
                <w:sz w:val="22"/>
                <w:lang w:val="en-US"/>
              </w:rPr>
            </w:pPr>
            <w:ins w:id="11491" w:author="Huyen Tran Thu" w:date="2025-04-28T20:55:00Z" w16du:dateUtc="2025-04-28T13:55:00Z">
              <w:r w:rsidRPr="00666994">
                <w:rPr>
                  <w:rFonts w:eastAsia="Times New Roman"/>
                  <w:sz w:val="22"/>
                  <w:lang w:val="en-US"/>
                  <w:rPrChange w:id="11492" w:author="Huyen Tran Thu" w:date="2025-04-28T20:55:00Z" w16du:dateUtc="2025-04-28T13:55:00Z">
                    <w:rPr>
                      <w:rFonts w:ascii="Arial" w:hAnsi="Arial" w:cs="Arial"/>
                      <w:color w:val="FF0000"/>
                      <w:sz w:val="20"/>
                      <w:szCs w:val="20"/>
                    </w:rPr>
                  </w:rPrChange>
                </w:rPr>
                <w:t>160,95</w:t>
              </w:r>
            </w:ins>
          </w:p>
        </w:tc>
        <w:tc>
          <w:tcPr>
            <w:tcW w:w="601" w:type="pct"/>
            <w:noWrap/>
            <w:vAlign w:val="center"/>
            <w:tcPrChange w:id="11493" w:author="Huyen Tran Thu" w:date="2025-04-28T21:02:00Z" w16du:dateUtc="2025-04-28T14:02:00Z">
              <w:tcPr>
                <w:tcW w:w="601" w:type="pct"/>
                <w:gridSpan w:val="3"/>
                <w:noWrap/>
              </w:tcPr>
            </w:tcPrChange>
          </w:tcPr>
          <w:p w14:paraId="2161D88B" w14:textId="4A2AC307" w:rsidR="00666994" w:rsidRPr="00D100D4" w:rsidRDefault="00666994" w:rsidP="00666994">
            <w:pPr>
              <w:spacing w:before="0" w:after="0" w:line="240" w:lineRule="auto"/>
              <w:jc w:val="center"/>
              <w:rPr>
                <w:ins w:id="11494" w:author="Huyen Tran Thu" w:date="2025-04-28T20:46:00Z" w16du:dateUtc="2025-04-28T13:46:00Z"/>
                <w:rFonts w:eastAsia="Times New Roman"/>
                <w:sz w:val="22"/>
                <w:lang w:val="en-US"/>
              </w:rPr>
            </w:pPr>
            <w:ins w:id="11495" w:author="Huyen Tran Thu" w:date="2025-04-28T20:55:00Z" w16du:dateUtc="2025-04-28T13:55:00Z">
              <w:r w:rsidRPr="00666994">
                <w:rPr>
                  <w:rFonts w:eastAsia="Times New Roman"/>
                  <w:sz w:val="22"/>
                  <w:lang w:val="en-US"/>
                  <w:rPrChange w:id="11496" w:author="Huyen Tran Thu" w:date="2025-04-28T20:55:00Z" w16du:dateUtc="2025-04-28T13:55:00Z">
                    <w:rPr>
                      <w:rFonts w:ascii="Calibri" w:hAnsi="Calibri" w:cs="Calibri"/>
                      <w:sz w:val="22"/>
                    </w:rPr>
                  </w:rPrChange>
                </w:rPr>
                <w:t>0,22</w:t>
              </w:r>
            </w:ins>
          </w:p>
        </w:tc>
        <w:tc>
          <w:tcPr>
            <w:tcW w:w="599" w:type="pct"/>
            <w:noWrap/>
            <w:vAlign w:val="center"/>
            <w:tcPrChange w:id="11497" w:author="Huyen Tran Thu" w:date="2025-04-28T21:02:00Z" w16du:dateUtc="2025-04-28T14:02:00Z">
              <w:tcPr>
                <w:tcW w:w="599" w:type="pct"/>
                <w:gridSpan w:val="3"/>
                <w:noWrap/>
                <w:vAlign w:val="bottom"/>
              </w:tcPr>
            </w:tcPrChange>
          </w:tcPr>
          <w:p w14:paraId="41BD0810" w14:textId="6588B91C" w:rsidR="00666994" w:rsidRPr="00D100D4" w:rsidRDefault="00666994" w:rsidP="00666994">
            <w:pPr>
              <w:spacing w:before="0" w:after="0" w:line="240" w:lineRule="auto"/>
              <w:jc w:val="center"/>
              <w:rPr>
                <w:ins w:id="11498" w:author="Huyen Tran Thu" w:date="2025-04-28T20:46:00Z" w16du:dateUtc="2025-04-28T13:46:00Z"/>
                <w:rFonts w:eastAsia="Times New Roman"/>
                <w:sz w:val="22"/>
                <w:lang w:val="en-US"/>
              </w:rPr>
            </w:pPr>
            <w:ins w:id="11499" w:author="Huyen Tran Thu" w:date="2025-04-28T20:55:00Z" w16du:dateUtc="2025-04-28T13:55:00Z">
              <w:r w:rsidRPr="00666994">
                <w:rPr>
                  <w:rFonts w:eastAsia="Times New Roman"/>
                  <w:sz w:val="22"/>
                  <w:lang w:val="en-US"/>
                  <w:rPrChange w:id="11500" w:author="Huyen Tran Thu" w:date="2025-04-28T20:55:00Z" w16du:dateUtc="2025-04-28T13:55:00Z">
                    <w:rPr>
                      <w:rFonts w:ascii="Arial" w:hAnsi="Arial" w:cs="Arial"/>
                      <w:sz w:val="20"/>
                      <w:szCs w:val="20"/>
                    </w:rPr>
                  </w:rPrChange>
                </w:rPr>
                <w:t>24,00</w:t>
              </w:r>
            </w:ins>
          </w:p>
        </w:tc>
        <w:tc>
          <w:tcPr>
            <w:tcW w:w="534" w:type="pct"/>
            <w:noWrap/>
            <w:vAlign w:val="center"/>
            <w:tcPrChange w:id="11501" w:author="Huyen Tran Thu" w:date="2025-04-28T21:02:00Z" w16du:dateUtc="2025-04-28T14:02:00Z">
              <w:tcPr>
                <w:tcW w:w="534" w:type="pct"/>
                <w:gridSpan w:val="3"/>
                <w:noWrap/>
                <w:vAlign w:val="center"/>
              </w:tcPr>
            </w:tcPrChange>
          </w:tcPr>
          <w:p w14:paraId="0BEB372A" w14:textId="2A73050E" w:rsidR="00666994" w:rsidRPr="00D100D4" w:rsidRDefault="00666994" w:rsidP="00666994">
            <w:pPr>
              <w:spacing w:before="0" w:after="0" w:line="240" w:lineRule="auto"/>
              <w:jc w:val="center"/>
              <w:rPr>
                <w:ins w:id="11502" w:author="Huyen Tran Thu" w:date="2025-04-28T20:46:00Z" w16du:dateUtc="2025-04-28T13:46:00Z"/>
                <w:rFonts w:eastAsia="Times New Roman"/>
                <w:sz w:val="22"/>
                <w:lang w:val="en-US"/>
              </w:rPr>
            </w:pPr>
            <w:ins w:id="11503" w:author="Huyen Tran Thu" w:date="2025-04-28T20:55:00Z" w16du:dateUtc="2025-04-28T13:55:00Z">
              <w:r w:rsidRPr="00666994">
                <w:rPr>
                  <w:rFonts w:eastAsia="Times New Roman"/>
                  <w:sz w:val="22"/>
                  <w:lang w:val="en-US"/>
                  <w:rPrChange w:id="11504" w:author="Huyen Tran Thu" w:date="2025-04-28T20:55:00Z" w16du:dateUtc="2025-04-28T13:55:00Z">
                    <w:rPr>
                      <w:rFonts w:ascii="Arial" w:hAnsi="Arial" w:cs="Arial"/>
                      <w:sz w:val="20"/>
                      <w:szCs w:val="20"/>
                    </w:rPr>
                  </w:rPrChange>
                </w:rPr>
                <w:t>136,95</w:t>
              </w:r>
            </w:ins>
          </w:p>
        </w:tc>
        <w:tc>
          <w:tcPr>
            <w:tcW w:w="413" w:type="pct"/>
            <w:noWrap/>
            <w:vAlign w:val="center"/>
            <w:tcPrChange w:id="11505" w:author="Huyen Tran Thu" w:date="2025-04-28T21:02:00Z" w16du:dateUtc="2025-04-28T14:02:00Z">
              <w:tcPr>
                <w:tcW w:w="399" w:type="pct"/>
                <w:gridSpan w:val="3"/>
                <w:noWrap/>
              </w:tcPr>
            </w:tcPrChange>
          </w:tcPr>
          <w:p w14:paraId="59B00891" w14:textId="0FD11E81" w:rsidR="00666994" w:rsidRPr="00D100D4" w:rsidRDefault="00666994" w:rsidP="00666994">
            <w:pPr>
              <w:spacing w:before="0" w:after="0" w:line="240" w:lineRule="auto"/>
              <w:jc w:val="center"/>
              <w:rPr>
                <w:ins w:id="11506" w:author="Huyen Tran Thu" w:date="2025-04-28T20:46:00Z" w16du:dateUtc="2025-04-28T13:46:00Z"/>
                <w:rFonts w:eastAsia="Times New Roman"/>
                <w:sz w:val="22"/>
                <w:lang w:val="en-US"/>
              </w:rPr>
            </w:pPr>
            <w:ins w:id="11507" w:author="Huyen Tran Thu" w:date="2025-04-28T20:55:00Z" w16du:dateUtc="2025-04-28T13:55:00Z">
              <w:r w:rsidRPr="00666994">
                <w:rPr>
                  <w:rFonts w:eastAsia="Times New Roman"/>
                  <w:sz w:val="22"/>
                  <w:lang w:val="en-US"/>
                  <w:rPrChange w:id="11508" w:author="Huyen Tran Thu" w:date="2025-04-28T20:55:00Z" w16du:dateUtc="2025-04-28T13:55:00Z">
                    <w:rPr>
                      <w:rFonts w:ascii="Calibri" w:hAnsi="Calibri" w:cs="Calibri"/>
                      <w:sz w:val="22"/>
                    </w:rPr>
                  </w:rPrChange>
                </w:rPr>
                <w:t>85%</w:t>
              </w:r>
            </w:ins>
          </w:p>
        </w:tc>
        <w:tc>
          <w:tcPr>
            <w:tcW w:w="451" w:type="pct"/>
            <w:noWrap/>
            <w:vAlign w:val="center"/>
            <w:tcPrChange w:id="11509" w:author="Huyen Tran Thu" w:date="2025-04-28T21:02:00Z" w16du:dateUtc="2025-04-28T14:02:00Z">
              <w:tcPr>
                <w:tcW w:w="466" w:type="pct"/>
                <w:gridSpan w:val="3"/>
                <w:noWrap/>
                <w:vAlign w:val="bottom"/>
              </w:tcPr>
            </w:tcPrChange>
          </w:tcPr>
          <w:p w14:paraId="5145995D" w14:textId="1995A2F6" w:rsidR="00666994" w:rsidRPr="00D100D4" w:rsidRDefault="00666994" w:rsidP="00666994">
            <w:pPr>
              <w:spacing w:before="0" w:after="0" w:line="240" w:lineRule="auto"/>
              <w:jc w:val="center"/>
              <w:rPr>
                <w:ins w:id="11510" w:author="Huyen Tran Thu" w:date="2025-04-28T20:46:00Z" w16du:dateUtc="2025-04-28T13:46:00Z"/>
                <w:rFonts w:eastAsia="Times New Roman"/>
                <w:sz w:val="22"/>
                <w:lang w:val="en-US"/>
              </w:rPr>
            </w:pPr>
            <w:ins w:id="11511" w:author="Huyen Tran Thu" w:date="2025-04-28T20:55:00Z" w16du:dateUtc="2025-04-28T13:55:00Z">
              <w:r w:rsidRPr="00666994">
                <w:rPr>
                  <w:rFonts w:eastAsia="Times New Roman"/>
                  <w:sz w:val="22"/>
                  <w:lang w:val="en-US"/>
                  <w:rPrChange w:id="11512" w:author="Huyen Tran Thu" w:date="2025-04-28T20:55:00Z" w16du:dateUtc="2025-04-28T13:55:00Z">
                    <w:rPr>
                      <w:rFonts w:ascii="Arial" w:hAnsi="Arial" w:cs="Arial"/>
                      <w:sz w:val="20"/>
                      <w:szCs w:val="20"/>
                    </w:rPr>
                  </w:rPrChange>
                </w:rPr>
                <w:t>20,40</w:t>
              </w:r>
            </w:ins>
          </w:p>
        </w:tc>
        <w:tc>
          <w:tcPr>
            <w:tcW w:w="530" w:type="pct"/>
            <w:noWrap/>
            <w:vAlign w:val="center"/>
            <w:tcPrChange w:id="11513" w:author="Huyen Tran Thu" w:date="2025-04-28T21:02:00Z" w16du:dateUtc="2025-04-28T14:02:00Z">
              <w:tcPr>
                <w:tcW w:w="530" w:type="pct"/>
                <w:noWrap/>
                <w:vAlign w:val="center"/>
              </w:tcPr>
            </w:tcPrChange>
          </w:tcPr>
          <w:p w14:paraId="761953D5" w14:textId="43DE5B10" w:rsidR="00666994" w:rsidRPr="00D100D4" w:rsidRDefault="00666994" w:rsidP="00666994">
            <w:pPr>
              <w:spacing w:before="0" w:after="0" w:line="240" w:lineRule="auto"/>
              <w:jc w:val="center"/>
              <w:rPr>
                <w:ins w:id="11514" w:author="Huyen Tran Thu" w:date="2025-04-28T20:46:00Z" w16du:dateUtc="2025-04-28T13:46:00Z"/>
                <w:rFonts w:eastAsia="Times New Roman"/>
                <w:sz w:val="22"/>
                <w:lang w:val="en-US"/>
              </w:rPr>
            </w:pPr>
            <w:ins w:id="11515" w:author="Huyen Tran Thu" w:date="2025-04-28T20:55:00Z" w16du:dateUtc="2025-04-28T13:55:00Z">
              <w:r w:rsidRPr="00666994">
                <w:rPr>
                  <w:rFonts w:eastAsia="Times New Roman"/>
                  <w:sz w:val="22"/>
                  <w:lang w:val="en-US"/>
                  <w:rPrChange w:id="11516" w:author="Huyen Tran Thu" w:date="2025-04-28T20:55:00Z" w16du:dateUtc="2025-04-28T13:55:00Z">
                    <w:rPr>
                      <w:rFonts w:ascii="Arial" w:hAnsi="Arial" w:cs="Arial"/>
                      <w:sz w:val="20"/>
                      <w:szCs w:val="20"/>
                    </w:rPr>
                  </w:rPrChange>
                </w:rPr>
                <w:t>136,95</w:t>
              </w:r>
            </w:ins>
          </w:p>
        </w:tc>
      </w:tr>
      <w:tr w:rsidR="00666994" w:rsidRPr="00666994" w14:paraId="3C957688" w14:textId="77777777" w:rsidTr="008073D8">
        <w:tblPrEx>
          <w:tblPrExChange w:id="11517" w:author="Huyen Tran Thu" w:date="2025-04-28T21:02:00Z" w16du:dateUtc="2025-04-28T14:02:00Z">
            <w:tblPrEx>
              <w:jc w:val="center"/>
              <w:tblInd w:w="0" w:type="dxa"/>
            </w:tblPrEx>
          </w:tblPrExChange>
        </w:tblPrEx>
        <w:trPr>
          <w:trHeight w:val="315"/>
          <w:jc w:val="center"/>
          <w:ins w:id="11518" w:author="Huyen Tran Thu" w:date="2025-04-28T20:46:00Z"/>
          <w:trPrChange w:id="11519" w:author="Huyen Tran Thu" w:date="2025-04-28T21:02:00Z" w16du:dateUtc="2025-04-28T14:02:00Z">
            <w:trPr>
              <w:trHeight w:val="315"/>
              <w:jc w:val="center"/>
            </w:trPr>
          </w:trPrChange>
        </w:trPr>
        <w:tc>
          <w:tcPr>
            <w:tcW w:w="403" w:type="pct"/>
            <w:noWrap/>
            <w:vAlign w:val="center"/>
            <w:tcPrChange w:id="11520" w:author="Huyen Tran Thu" w:date="2025-04-28T21:02:00Z" w16du:dateUtc="2025-04-28T14:02:00Z">
              <w:tcPr>
                <w:tcW w:w="403" w:type="pct"/>
                <w:gridSpan w:val="2"/>
                <w:noWrap/>
              </w:tcPr>
            </w:tcPrChange>
          </w:tcPr>
          <w:p w14:paraId="7C606864" w14:textId="590EEE08" w:rsidR="00666994" w:rsidRPr="00D100D4" w:rsidRDefault="00666994" w:rsidP="00666994">
            <w:pPr>
              <w:spacing w:before="0" w:after="0" w:line="240" w:lineRule="auto"/>
              <w:jc w:val="center"/>
              <w:rPr>
                <w:ins w:id="11521" w:author="Huyen Tran Thu" w:date="2025-04-28T20:46:00Z" w16du:dateUtc="2025-04-28T13:46:00Z"/>
                <w:rFonts w:eastAsia="Times New Roman"/>
                <w:sz w:val="22"/>
                <w:lang w:val="en-US"/>
              </w:rPr>
            </w:pPr>
            <w:ins w:id="11522" w:author="Huyen Tran Thu" w:date="2025-04-28T20:54:00Z" w16du:dateUtc="2025-04-28T13:54:00Z">
              <w:r>
                <w:rPr>
                  <w:rFonts w:eastAsia="Times New Roman"/>
                  <w:sz w:val="22"/>
                  <w:lang w:val="en-US"/>
                </w:rPr>
                <w:t>2021</w:t>
              </w:r>
            </w:ins>
          </w:p>
        </w:tc>
        <w:tc>
          <w:tcPr>
            <w:tcW w:w="461" w:type="pct"/>
            <w:noWrap/>
            <w:vAlign w:val="center"/>
            <w:tcPrChange w:id="11523" w:author="Huyen Tran Thu" w:date="2025-04-28T21:02:00Z" w16du:dateUtc="2025-04-28T14:02:00Z">
              <w:tcPr>
                <w:tcW w:w="461" w:type="pct"/>
                <w:gridSpan w:val="2"/>
                <w:noWrap/>
                <w:vAlign w:val="bottom"/>
              </w:tcPr>
            </w:tcPrChange>
          </w:tcPr>
          <w:p w14:paraId="1991B745" w14:textId="0A48F71C" w:rsidR="00666994" w:rsidRPr="00D100D4" w:rsidRDefault="00666994" w:rsidP="00666994">
            <w:pPr>
              <w:spacing w:before="0" w:after="0" w:line="240" w:lineRule="auto"/>
              <w:jc w:val="center"/>
              <w:rPr>
                <w:ins w:id="11524" w:author="Huyen Tran Thu" w:date="2025-04-28T20:46:00Z" w16du:dateUtc="2025-04-28T13:46:00Z"/>
                <w:rFonts w:eastAsia="Times New Roman"/>
                <w:sz w:val="22"/>
                <w:lang w:val="en-US"/>
              </w:rPr>
            </w:pPr>
            <w:ins w:id="11525" w:author="Huyen Tran Thu" w:date="2025-04-28T20:55:00Z" w16du:dateUtc="2025-04-28T13:55:00Z">
              <w:r w:rsidRPr="00666994">
                <w:rPr>
                  <w:rFonts w:eastAsia="Times New Roman"/>
                  <w:sz w:val="22"/>
                  <w:lang w:val="en-US"/>
                  <w:rPrChange w:id="11526" w:author="Huyen Tran Thu" w:date="2025-04-28T20:55:00Z" w16du:dateUtc="2025-04-28T13:55:00Z">
                    <w:rPr>
                      <w:rFonts w:ascii="Arial" w:hAnsi="Arial" w:cs="Arial"/>
                      <w:sz w:val="20"/>
                      <w:szCs w:val="20"/>
                    </w:rPr>
                  </w:rPrChange>
                </w:rPr>
                <w:t>307,7</w:t>
              </w:r>
            </w:ins>
          </w:p>
        </w:tc>
        <w:tc>
          <w:tcPr>
            <w:tcW w:w="541" w:type="pct"/>
            <w:noWrap/>
            <w:vAlign w:val="center"/>
            <w:tcPrChange w:id="11527" w:author="Huyen Tran Thu" w:date="2025-04-28T21:02:00Z" w16du:dateUtc="2025-04-28T14:02:00Z">
              <w:tcPr>
                <w:tcW w:w="541" w:type="pct"/>
                <w:gridSpan w:val="3"/>
                <w:noWrap/>
                <w:vAlign w:val="bottom"/>
              </w:tcPr>
            </w:tcPrChange>
          </w:tcPr>
          <w:p w14:paraId="06309E1F" w14:textId="44585E03" w:rsidR="00666994" w:rsidRPr="00D100D4" w:rsidRDefault="00666994" w:rsidP="00666994">
            <w:pPr>
              <w:spacing w:before="0" w:after="0" w:line="240" w:lineRule="auto"/>
              <w:jc w:val="center"/>
              <w:rPr>
                <w:ins w:id="11528" w:author="Huyen Tran Thu" w:date="2025-04-28T20:46:00Z" w16du:dateUtc="2025-04-28T13:46:00Z"/>
                <w:rFonts w:eastAsia="Times New Roman"/>
                <w:sz w:val="22"/>
                <w:lang w:val="en-US"/>
              </w:rPr>
            </w:pPr>
            <w:ins w:id="11529" w:author="Huyen Tran Thu" w:date="2025-04-28T20:55:00Z" w16du:dateUtc="2025-04-28T13:55:00Z">
              <w:r w:rsidRPr="00666994">
                <w:rPr>
                  <w:rFonts w:eastAsia="Times New Roman"/>
                  <w:sz w:val="22"/>
                  <w:lang w:val="en-US"/>
                  <w:rPrChange w:id="11530" w:author="Huyen Tran Thu" w:date="2025-04-28T20:55:00Z" w16du:dateUtc="2025-04-28T13:55:00Z">
                    <w:rPr>
                      <w:rFonts w:ascii="Arial" w:hAnsi="Arial" w:cs="Arial"/>
                      <w:color w:val="FF0000"/>
                      <w:sz w:val="20"/>
                      <w:szCs w:val="20"/>
                    </w:rPr>
                  </w:rPrChange>
                </w:rPr>
                <w:t>1,46</w:t>
              </w:r>
            </w:ins>
          </w:p>
        </w:tc>
        <w:tc>
          <w:tcPr>
            <w:tcW w:w="466" w:type="pct"/>
            <w:noWrap/>
            <w:vAlign w:val="center"/>
            <w:tcPrChange w:id="11531" w:author="Huyen Tran Thu" w:date="2025-04-28T21:02:00Z" w16du:dateUtc="2025-04-28T14:02:00Z">
              <w:tcPr>
                <w:tcW w:w="466" w:type="pct"/>
                <w:gridSpan w:val="3"/>
                <w:noWrap/>
                <w:vAlign w:val="bottom"/>
              </w:tcPr>
            </w:tcPrChange>
          </w:tcPr>
          <w:p w14:paraId="122ECCC1" w14:textId="0D1B73D5" w:rsidR="00666994" w:rsidRPr="00D100D4" w:rsidRDefault="00666994" w:rsidP="00666994">
            <w:pPr>
              <w:spacing w:before="0" w:after="0" w:line="240" w:lineRule="auto"/>
              <w:jc w:val="center"/>
              <w:rPr>
                <w:ins w:id="11532" w:author="Huyen Tran Thu" w:date="2025-04-28T20:46:00Z" w16du:dateUtc="2025-04-28T13:46:00Z"/>
                <w:rFonts w:eastAsia="Times New Roman"/>
                <w:sz w:val="22"/>
                <w:lang w:val="en-US"/>
              </w:rPr>
            </w:pPr>
            <w:ins w:id="11533" w:author="Huyen Tran Thu" w:date="2025-04-28T20:55:00Z" w16du:dateUtc="2025-04-28T13:55:00Z">
              <w:r w:rsidRPr="00666994">
                <w:rPr>
                  <w:rFonts w:eastAsia="Times New Roman"/>
                  <w:sz w:val="22"/>
                  <w:lang w:val="en-US"/>
                  <w:rPrChange w:id="11534" w:author="Huyen Tran Thu" w:date="2025-04-28T20:55:00Z" w16du:dateUtc="2025-04-28T13:55:00Z">
                    <w:rPr>
                      <w:rFonts w:ascii="Arial" w:hAnsi="Arial" w:cs="Arial"/>
                      <w:color w:val="FF0000"/>
                      <w:sz w:val="20"/>
                      <w:szCs w:val="20"/>
                    </w:rPr>
                  </w:rPrChange>
                </w:rPr>
                <w:t>163,88</w:t>
              </w:r>
            </w:ins>
          </w:p>
        </w:tc>
        <w:tc>
          <w:tcPr>
            <w:tcW w:w="601" w:type="pct"/>
            <w:noWrap/>
            <w:vAlign w:val="center"/>
            <w:tcPrChange w:id="11535" w:author="Huyen Tran Thu" w:date="2025-04-28T21:02:00Z" w16du:dateUtc="2025-04-28T14:02:00Z">
              <w:tcPr>
                <w:tcW w:w="601" w:type="pct"/>
                <w:gridSpan w:val="3"/>
                <w:noWrap/>
              </w:tcPr>
            </w:tcPrChange>
          </w:tcPr>
          <w:p w14:paraId="2871B226" w14:textId="751A766D" w:rsidR="00666994" w:rsidRPr="00D100D4" w:rsidRDefault="00666994" w:rsidP="00666994">
            <w:pPr>
              <w:spacing w:before="0" w:after="0" w:line="240" w:lineRule="auto"/>
              <w:jc w:val="center"/>
              <w:rPr>
                <w:ins w:id="11536" w:author="Huyen Tran Thu" w:date="2025-04-28T20:46:00Z" w16du:dateUtc="2025-04-28T13:46:00Z"/>
                <w:rFonts w:eastAsia="Times New Roman"/>
                <w:sz w:val="22"/>
                <w:lang w:val="en-US"/>
              </w:rPr>
            </w:pPr>
            <w:ins w:id="11537" w:author="Huyen Tran Thu" w:date="2025-04-28T20:55:00Z" w16du:dateUtc="2025-04-28T13:55:00Z">
              <w:r w:rsidRPr="00666994">
                <w:rPr>
                  <w:rFonts w:eastAsia="Times New Roman"/>
                  <w:sz w:val="22"/>
                  <w:lang w:val="en-US"/>
                  <w:rPrChange w:id="11538" w:author="Huyen Tran Thu" w:date="2025-04-28T20:55:00Z" w16du:dateUtc="2025-04-28T13:55:00Z">
                    <w:rPr>
                      <w:rFonts w:ascii="Arial" w:hAnsi="Arial" w:cs="Arial"/>
                      <w:sz w:val="20"/>
                      <w:szCs w:val="20"/>
                    </w:rPr>
                  </w:rPrChange>
                </w:rPr>
                <w:t>0,16</w:t>
              </w:r>
            </w:ins>
          </w:p>
        </w:tc>
        <w:tc>
          <w:tcPr>
            <w:tcW w:w="599" w:type="pct"/>
            <w:noWrap/>
            <w:vAlign w:val="center"/>
            <w:tcPrChange w:id="11539" w:author="Huyen Tran Thu" w:date="2025-04-28T21:02:00Z" w16du:dateUtc="2025-04-28T14:02:00Z">
              <w:tcPr>
                <w:tcW w:w="599" w:type="pct"/>
                <w:gridSpan w:val="3"/>
                <w:noWrap/>
                <w:vAlign w:val="bottom"/>
              </w:tcPr>
            </w:tcPrChange>
          </w:tcPr>
          <w:p w14:paraId="2CCC31D3" w14:textId="133E2CC3" w:rsidR="00666994" w:rsidRPr="00D100D4" w:rsidRDefault="00666994" w:rsidP="00666994">
            <w:pPr>
              <w:spacing w:before="0" w:after="0" w:line="240" w:lineRule="auto"/>
              <w:jc w:val="center"/>
              <w:rPr>
                <w:ins w:id="11540" w:author="Huyen Tran Thu" w:date="2025-04-28T20:46:00Z" w16du:dateUtc="2025-04-28T13:46:00Z"/>
                <w:rFonts w:eastAsia="Times New Roman"/>
                <w:sz w:val="22"/>
                <w:lang w:val="en-US"/>
              </w:rPr>
            </w:pPr>
            <w:ins w:id="11541" w:author="Huyen Tran Thu" w:date="2025-04-28T20:55:00Z" w16du:dateUtc="2025-04-28T13:55:00Z">
              <w:r w:rsidRPr="00666994">
                <w:rPr>
                  <w:rFonts w:eastAsia="Times New Roman"/>
                  <w:sz w:val="22"/>
                  <w:lang w:val="en-US"/>
                  <w:rPrChange w:id="11542" w:author="Huyen Tran Thu" w:date="2025-04-28T20:55:00Z" w16du:dateUtc="2025-04-28T13:55:00Z">
                    <w:rPr>
                      <w:rFonts w:ascii="Arial" w:hAnsi="Arial" w:cs="Arial"/>
                      <w:sz w:val="20"/>
                      <w:szCs w:val="20"/>
                    </w:rPr>
                  </w:rPrChange>
                </w:rPr>
                <w:t>26,10</w:t>
              </w:r>
            </w:ins>
          </w:p>
        </w:tc>
        <w:tc>
          <w:tcPr>
            <w:tcW w:w="534" w:type="pct"/>
            <w:noWrap/>
            <w:vAlign w:val="center"/>
            <w:tcPrChange w:id="11543" w:author="Huyen Tran Thu" w:date="2025-04-28T21:02:00Z" w16du:dateUtc="2025-04-28T14:02:00Z">
              <w:tcPr>
                <w:tcW w:w="534" w:type="pct"/>
                <w:gridSpan w:val="3"/>
                <w:noWrap/>
                <w:vAlign w:val="center"/>
              </w:tcPr>
            </w:tcPrChange>
          </w:tcPr>
          <w:p w14:paraId="30A03336" w14:textId="07048FFC" w:rsidR="00666994" w:rsidRPr="00D100D4" w:rsidRDefault="00666994" w:rsidP="00666994">
            <w:pPr>
              <w:spacing w:before="0" w:after="0" w:line="240" w:lineRule="auto"/>
              <w:jc w:val="center"/>
              <w:rPr>
                <w:ins w:id="11544" w:author="Huyen Tran Thu" w:date="2025-04-28T20:46:00Z" w16du:dateUtc="2025-04-28T13:46:00Z"/>
                <w:rFonts w:eastAsia="Times New Roman"/>
                <w:sz w:val="22"/>
                <w:lang w:val="en-US"/>
              </w:rPr>
            </w:pPr>
            <w:ins w:id="11545" w:author="Huyen Tran Thu" w:date="2025-04-28T20:55:00Z" w16du:dateUtc="2025-04-28T13:55:00Z">
              <w:r w:rsidRPr="00666994">
                <w:rPr>
                  <w:rFonts w:eastAsia="Times New Roman"/>
                  <w:sz w:val="22"/>
                  <w:lang w:val="en-US"/>
                  <w:rPrChange w:id="11546" w:author="Huyen Tran Thu" w:date="2025-04-28T20:55:00Z" w16du:dateUtc="2025-04-28T13:55:00Z">
                    <w:rPr>
                      <w:rFonts w:ascii="Arial" w:hAnsi="Arial" w:cs="Arial"/>
                      <w:sz w:val="20"/>
                      <w:szCs w:val="20"/>
                    </w:rPr>
                  </w:rPrChange>
                </w:rPr>
                <w:t>137,78</w:t>
              </w:r>
            </w:ins>
          </w:p>
        </w:tc>
        <w:tc>
          <w:tcPr>
            <w:tcW w:w="413" w:type="pct"/>
            <w:noWrap/>
            <w:vAlign w:val="center"/>
            <w:tcPrChange w:id="11547" w:author="Huyen Tran Thu" w:date="2025-04-28T21:02:00Z" w16du:dateUtc="2025-04-28T14:02:00Z">
              <w:tcPr>
                <w:tcW w:w="399" w:type="pct"/>
                <w:gridSpan w:val="3"/>
                <w:noWrap/>
              </w:tcPr>
            </w:tcPrChange>
          </w:tcPr>
          <w:p w14:paraId="0CD96401" w14:textId="665E1C25" w:rsidR="00666994" w:rsidRPr="00D100D4" w:rsidRDefault="00666994" w:rsidP="00666994">
            <w:pPr>
              <w:spacing w:before="0" w:after="0" w:line="240" w:lineRule="auto"/>
              <w:jc w:val="center"/>
              <w:rPr>
                <w:ins w:id="11548" w:author="Huyen Tran Thu" w:date="2025-04-28T20:46:00Z" w16du:dateUtc="2025-04-28T13:46:00Z"/>
                <w:rFonts w:eastAsia="Times New Roman"/>
                <w:sz w:val="22"/>
                <w:lang w:val="en-US"/>
              </w:rPr>
            </w:pPr>
            <w:ins w:id="11549" w:author="Huyen Tran Thu" w:date="2025-04-28T20:55:00Z" w16du:dateUtc="2025-04-28T13:55:00Z">
              <w:r w:rsidRPr="00666994">
                <w:rPr>
                  <w:rFonts w:eastAsia="Times New Roman"/>
                  <w:sz w:val="22"/>
                  <w:lang w:val="en-US"/>
                  <w:rPrChange w:id="11550" w:author="Huyen Tran Thu" w:date="2025-04-28T20:55:00Z" w16du:dateUtc="2025-04-28T13:55:00Z">
                    <w:rPr>
                      <w:rFonts w:ascii="Arial" w:hAnsi="Arial" w:cs="Arial"/>
                      <w:sz w:val="20"/>
                      <w:szCs w:val="20"/>
                    </w:rPr>
                  </w:rPrChange>
                </w:rPr>
                <w:t>90%</w:t>
              </w:r>
            </w:ins>
          </w:p>
        </w:tc>
        <w:tc>
          <w:tcPr>
            <w:tcW w:w="451" w:type="pct"/>
            <w:noWrap/>
            <w:vAlign w:val="center"/>
            <w:tcPrChange w:id="11551" w:author="Huyen Tran Thu" w:date="2025-04-28T21:02:00Z" w16du:dateUtc="2025-04-28T14:02:00Z">
              <w:tcPr>
                <w:tcW w:w="466" w:type="pct"/>
                <w:gridSpan w:val="3"/>
                <w:noWrap/>
                <w:vAlign w:val="bottom"/>
              </w:tcPr>
            </w:tcPrChange>
          </w:tcPr>
          <w:p w14:paraId="0ADE357C" w14:textId="55145D6F" w:rsidR="00666994" w:rsidRPr="00D100D4" w:rsidRDefault="00666994" w:rsidP="00666994">
            <w:pPr>
              <w:spacing w:before="0" w:after="0" w:line="240" w:lineRule="auto"/>
              <w:jc w:val="center"/>
              <w:rPr>
                <w:ins w:id="11552" w:author="Huyen Tran Thu" w:date="2025-04-28T20:46:00Z" w16du:dateUtc="2025-04-28T13:46:00Z"/>
                <w:rFonts w:eastAsia="Times New Roman"/>
                <w:sz w:val="22"/>
                <w:lang w:val="en-US"/>
              </w:rPr>
            </w:pPr>
            <w:ins w:id="11553" w:author="Huyen Tran Thu" w:date="2025-04-28T20:55:00Z" w16du:dateUtc="2025-04-28T13:55:00Z">
              <w:r w:rsidRPr="00666994">
                <w:rPr>
                  <w:rFonts w:eastAsia="Times New Roman"/>
                  <w:sz w:val="22"/>
                  <w:lang w:val="en-US"/>
                  <w:rPrChange w:id="11554" w:author="Huyen Tran Thu" w:date="2025-04-28T20:55:00Z" w16du:dateUtc="2025-04-28T13:55:00Z">
                    <w:rPr>
                      <w:rFonts w:ascii="Arial" w:hAnsi="Arial" w:cs="Arial"/>
                      <w:sz w:val="20"/>
                      <w:szCs w:val="20"/>
                    </w:rPr>
                  </w:rPrChange>
                </w:rPr>
                <w:t>23,49</w:t>
              </w:r>
            </w:ins>
          </w:p>
        </w:tc>
        <w:tc>
          <w:tcPr>
            <w:tcW w:w="530" w:type="pct"/>
            <w:noWrap/>
            <w:vAlign w:val="center"/>
            <w:tcPrChange w:id="11555" w:author="Huyen Tran Thu" w:date="2025-04-28T21:02:00Z" w16du:dateUtc="2025-04-28T14:02:00Z">
              <w:tcPr>
                <w:tcW w:w="530" w:type="pct"/>
                <w:noWrap/>
                <w:vAlign w:val="center"/>
              </w:tcPr>
            </w:tcPrChange>
          </w:tcPr>
          <w:p w14:paraId="09B69597" w14:textId="0F66BBF5" w:rsidR="00666994" w:rsidRPr="00D100D4" w:rsidRDefault="00666994" w:rsidP="00666994">
            <w:pPr>
              <w:spacing w:before="0" w:after="0" w:line="240" w:lineRule="auto"/>
              <w:jc w:val="center"/>
              <w:rPr>
                <w:ins w:id="11556" w:author="Huyen Tran Thu" w:date="2025-04-28T20:46:00Z" w16du:dateUtc="2025-04-28T13:46:00Z"/>
                <w:rFonts w:eastAsia="Times New Roman"/>
                <w:sz w:val="22"/>
                <w:lang w:val="en-US"/>
              </w:rPr>
            </w:pPr>
            <w:ins w:id="11557" w:author="Huyen Tran Thu" w:date="2025-04-28T20:55:00Z" w16du:dateUtc="2025-04-28T13:55:00Z">
              <w:r w:rsidRPr="00666994">
                <w:rPr>
                  <w:rFonts w:eastAsia="Times New Roman"/>
                  <w:sz w:val="22"/>
                  <w:lang w:val="en-US"/>
                  <w:rPrChange w:id="11558" w:author="Huyen Tran Thu" w:date="2025-04-28T20:55:00Z" w16du:dateUtc="2025-04-28T13:55:00Z">
                    <w:rPr>
                      <w:rFonts w:ascii="Arial" w:hAnsi="Arial" w:cs="Arial"/>
                      <w:sz w:val="20"/>
                      <w:szCs w:val="20"/>
                    </w:rPr>
                  </w:rPrChange>
                </w:rPr>
                <w:t>137,78</w:t>
              </w:r>
            </w:ins>
          </w:p>
        </w:tc>
      </w:tr>
      <w:tr w:rsidR="00666994" w:rsidRPr="00666994" w14:paraId="53346286" w14:textId="77777777" w:rsidTr="008073D8">
        <w:tblPrEx>
          <w:tblPrExChange w:id="11559" w:author="Huyen Tran Thu" w:date="2025-04-28T21:02:00Z" w16du:dateUtc="2025-04-28T14:02:00Z">
            <w:tblPrEx>
              <w:jc w:val="center"/>
              <w:tblInd w:w="0" w:type="dxa"/>
            </w:tblPrEx>
          </w:tblPrExChange>
        </w:tblPrEx>
        <w:trPr>
          <w:trHeight w:val="315"/>
          <w:jc w:val="center"/>
          <w:ins w:id="11560" w:author="Huyen Tran Thu" w:date="2025-04-28T20:46:00Z"/>
          <w:trPrChange w:id="11561" w:author="Huyen Tran Thu" w:date="2025-04-28T21:02:00Z" w16du:dateUtc="2025-04-28T14:02:00Z">
            <w:trPr>
              <w:trHeight w:val="315"/>
              <w:jc w:val="center"/>
            </w:trPr>
          </w:trPrChange>
        </w:trPr>
        <w:tc>
          <w:tcPr>
            <w:tcW w:w="403" w:type="pct"/>
            <w:noWrap/>
            <w:vAlign w:val="center"/>
            <w:tcPrChange w:id="11562" w:author="Huyen Tran Thu" w:date="2025-04-28T21:02:00Z" w16du:dateUtc="2025-04-28T14:02:00Z">
              <w:tcPr>
                <w:tcW w:w="403" w:type="pct"/>
                <w:gridSpan w:val="2"/>
                <w:noWrap/>
              </w:tcPr>
            </w:tcPrChange>
          </w:tcPr>
          <w:p w14:paraId="4CF10D7B" w14:textId="2847B3CF" w:rsidR="00666994" w:rsidRPr="00D100D4" w:rsidRDefault="00666994" w:rsidP="00666994">
            <w:pPr>
              <w:spacing w:before="0" w:after="0" w:line="240" w:lineRule="auto"/>
              <w:jc w:val="center"/>
              <w:rPr>
                <w:ins w:id="11563" w:author="Huyen Tran Thu" w:date="2025-04-28T20:46:00Z" w16du:dateUtc="2025-04-28T13:46:00Z"/>
                <w:rFonts w:eastAsia="Times New Roman"/>
                <w:sz w:val="22"/>
                <w:lang w:val="en-US"/>
              </w:rPr>
            </w:pPr>
            <w:ins w:id="11564" w:author="Huyen Tran Thu" w:date="2025-04-28T20:55:00Z" w16du:dateUtc="2025-04-28T13:55:00Z">
              <w:r>
                <w:rPr>
                  <w:rFonts w:eastAsia="Times New Roman"/>
                  <w:sz w:val="22"/>
                  <w:lang w:val="en-US"/>
                </w:rPr>
                <w:t>2022</w:t>
              </w:r>
            </w:ins>
          </w:p>
        </w:tc>
        <w:tc>
          <w:tcPr>
            <w:tcW w:w="461" w:type="pct"/>
            <w:noWrap/>
            <w:vAlign w:val="center"/>
            <w:tcPrChange w:id="11565" w:author="Huyen Tran Thu" w:date="2025-04-28T21:02:00Z" w16du:dateUtc="2025-04-28T14:02:00Z">
              <w:tcPr>
                <w:tcW w:w="461" w:type="pct"/>
                <w:gridSpan w:val="2"/>
                <w:noWrap/>
                <w:vAlign w:val="bottom"/>
              </w:tcPr>
            </w:tcPrChange>
          </w:tcPr>
          <w:p w14:paraId="569F0BDD" w14:textId="2C3CA140" w:rsidR="00666994" w:rsidRPr="00D100D4" w:rsidRDefault="00666994" w:rsidP="00666994">
            <w:pPr>
              <w:spacing w:before="0" w:after="0" w:line="240" w:lineRule="auto"/>
              <w:jc w:val="center"/>
              <w:rPr>
                <w:ins w:id="11566" w:author="Huyen Tran Thu" w:date="2025-04-28T20:46:00Z" w16du:dateUtc="2025-04-28T13:46:00Z"/>
                <w:rFonts w:eastAsia="Times New Roman"/>
                <w:sz w:val="22"/>
                <w:lang w:val="en-US"/>
              </w:rPr>
            </w:pPr>
            <w:ins w:id="11567" w:author="Huyen Tran Thu" w:date="2025-04-28T20:55:00Z" w16du:dateUtc="2025-04-28T13:55:00Z">
              <w:r w:rsidRPr="00666994">
                <w:rPr>
                  <w:rFonts w:eastAsia="Times New Roman"/>
                  <w:sz w:val="22"/>
                  <w:lang w:val="en-US"/>
                  <w:rPrChange w:id="11568" w:author="Huyen Tran Thu" w:date="2025-04-28T20:55:00Z" w16du:dateUtc="2025-04-28T13:55:00Z">
                    <w:rPr>
                      <w:rFonts w:ascii="Arial" w:hAnsi="Arial" w:cs="Arial"/>
                      <w:sz w:val="20"/>
                      <w:szCs w:val="20"/>
                    </w:rPr>
                  </w:rPrChange>
                </w:rPr>
                <w:t>315,6</w:t>
              </w:r>
            </w:ins>
          </w:p>
        </w:tc>
        <w:tc>
          <w:tcPr>
            <w:tcW w:w="541" w:type="pct"/>
            <w:noWrap/>
            <w:vAlign w:val="center"/>
            <w:tcPrChange w:id="11569" w:author="Huyen Tran Thu" w:date="2025-04-28T21:02:00Z" w16du:dateUtc="2025-04-28T14:02:00Z">
              <w:tcPr>
                <w:tcW w:w="541" w:type="pct"/>
                <w:gridSpan w:val="3"/>
                <w:noWrap/>
                <w:vAlign w:val="bottom"/>
              </w:tcPr>
            </w:tcPrChange>
          </w:tcPr>
          <w:p w14:paraId="2E96F182" w14:textId="73455BA6" w:rsidR="00666994" w:rsidRPr="00D100D4" w:rsidRDefault="00666994" w:rsidP="00666994">
            <w:pPr>
              <w:spacing w:before="0" w:after="0" w:line="240" w:lineRule="auto"/>
              <w:jc w:val="center"/>
              <w:rPr>
                <w:ins w:id="11570" w:author="Huyen Tran Thu" w:date="2025-04-28T20:46:00Z" w16du:dateUtc="2025-04-28T13:46:00Z"/>
                <w:rFonts w:eastAsia="Times New Roman"/>
                <w:sz w:val="22"/>
                <w:lang w:val="en-US"/>
              </w:rPr>
            </w:pPr>
            <w:ins w:id="11571" w:author="Huyen Tran Thu" w:date="2025-04-28T20:55:00Z" w16du:dateUtc="2025-04-28T13:55:00Z">
              <w:r w:rsidRPr="00666994">
                <w:rPr>
                  <w:rFonts w:eastAsia="Times New Roman"/>
                  <w:sz w:val="22"/>
                  <w:lang w:val="en-US"/>
                  <w:rPrChange w:id="11572" w:author="Huyen Tran Thu" w:date="2025-04-28T20:55:00Z" w16du:dateUtc="2025-04-28T13:55:00Z">
                    <w:rPr>
                      <w:rFonts w:ascii="Arial" w:hAnsi="Arial" w:cs="Arial"/>
                      <w:color w:val="FF0000"/>
                      <w:sz w:val="20"/>
                      <w:szCs w:val="20"/>
                    </w:rPr>
                  </w:rPrChange>
                </w:rPr>
                <w:t>1,46</w:t>
              </w:r>
            </w:ins>
          </w:p>
        </w:tc>
        <w:tc>
          <w:tcPr>
            <w:tcW w:w="466" w:type="pct"/>
            <w:noWrap/>
            <w:vAlign w:val="center"/>
            <w:tcPrChange w:id="11573" w:author="Huyen Tran Thu" w:date="2025-04-28T21:02:00Z" w16du:dateUtc="2025-04-28T14:02:00Z">
              <w:tcPr>
                <w:tcW w:w="466" w:type="pct"/>
                <w:gridSpan w:val="3"/>
                <w:noWrap/>
                <w:vAlign w:val="bottom"/>
              </w:tcPr>
            </w:tcPrChange>
          </w:tcPr>
          <w:p w14:paraId="6FBBC1FE" w14:textId="46D9F19B" w:rsidR="00666994" w:rsidRPr="00D100D4" w:rsidRDefault="00666994" w:rsidP="00666994">
            <w:pPr>
              <w:spacing w:before="0" w:after="0" w:line="240" w:lineRule="auto"/>
              <w:jc w:val="center"/>
              <w:rPr>
                <w:ins w:id="11574" w:author="Huyen Tran Thu" w:date="2025-04-28T20:46:00Z" w16du:dateUtc="2025-04-28T13:46:00Z"/>
                <w:rFonts w:eastAsia="Times New Roman"/>
                <w:sz w:val="22"/>
                <w:lang w:val="en-US"/>
              </w:rPr>
            </w:pPr>
            <w:ins w:id="11575" w:author="Huyen Tran Thu" w:date="2025-04-28T20:55:00Z" w16du:dateUtc="2025-04-28T13:55:00Z">
              <w:r w:rsidRPr="00666994">
                <w:rPr>
                  <w:rFonts w:eastAsia="Times New Roman"/>
                  <w:sz w:val="22"/>
                  <w:lang w:val="en-US"/>
                  <w:rPrChange w:id="11576" w:author="Huyen Tran Thu" w:date="2025-04-28T20:55:00Z" w16du:dateUtc="2025-04-28T13:55:00Z">
                    <w:rPr>
                      <w:rFonts w:ascii="Arial" w:hAnsi="Arial" w:cs="Arial"/>
                      <w:color w:val="FF0000"/>
                      <w:sz w:val="20"/>
                      <w:szCs w:val="20"/>
                    </w:rPr>
                  </w:rPrChange>
                </w:rPr>
                <w:t>168,08</w:t>
              </w:r>
            </w:ins>
          </w:p>
        </w:tc>
        <w:tc>
          <w:tcPr>
            <w:tcW w:w="601" w:type="pct"/>
            <w:noWrap/>
            <w:vAlign w:val="center"/>
            <w:tcPrChange w:id="11577" w:author="Huyen Tran Thu" w:date="2025-04-28T21:02:00Z" w16du:dateUtc="2025-04-28T14:02:00Z">
              <w:tcPr>
                <w:tcW w:w="601" w:type="pct"/>
                <w:gridSpan w:val="3"/>
                <w:noWrap/>
              </w:tcPr>
            </w:tcPrChange>
          </w:tcPr>
          <w:p w14:paraId="110E2F34" w14:textId="287908C1" w:rsidR="00666994" w:rsidRPr="00D100D4" w:rsidRDefault="00666994" w:rsidP="00666994">
            <w:pPr>
              <w:spacing w:before="0" w:after="0" w:line="240" w:lineRule="auto"/>
              <w:jc w:val="center"/>
              <w:rPr>
                <w:ins w:id="11578" w:author="Huyen Tran Thu" w:date="2025-04-28T20:46:00Z" w16du:dateUtc="2025-04-28T13:46:00Z"/>
                <w:rFonts w:eastAsia="Times New Roman"/>
                <w:sz w:val="22"/>
                <w:lang w:val="en-US"/>
              </w:rPr>
            </w:pPr>
            <w:ins w:id="11579" w:author="Huyen Tran Thu" w:date="2025-04-28T20:55:00Z" w16du:dateUtc="2025-04-28T13:55:00Z">
              <w:r w:rsidRPr="00666994">
                <w:rPr>
                  <w:rFonts w:eastAsia="Times New Roman"/>
                  <w:sz w:val="22"/>
                  <w:lang w:val="en-US"/>
                  <w:rPrChange w:id="11580" w:author="Huyen Tran Thu" w:date="2025-04-28T20:55:00Z" w16du:dateUtc="2025-04-28T13:55:00Z">
                    <w:rPr>
                      <w:rFonts w:ascii="Arial" w:hAnsi="Arial" w:cs="Arial"/>
                      <w:sz w:val="20"/>
                      <w:szCs w:val="20"/>
                    </w:rPr>
                  </w:rPrChange>
                </w:rPr>
                <w:t>0,16</w:t>
              </w:r>
            </w:ins>
          </w:p>
        </w:tc>
        <w:tc>
          <w:tcPr>
            <w:tcW w:w="599" w:type="pct"/>
            <w:noWrap/>
            <w:vAlign w:val="center"/>
            <w:tcPrChange w:id="11581" w:author="Huyen Tran Thu" w:date="2025-04-28T21:02:00Z" w16du:dateUtc="2025-04-28T14:02:00Z">
              <w:tcPr>
                <w:tcW w:w="599" w:type="pct"/>
                <w:gridSpan w:val="3"/>
                <w:noWrap/>
                <w:vAlign w:val="bottom"/>
              </w:tcPr>
            </w:tcPrChange>
          </w:tcPr>
          <w:p w14:paraId="6835902A" w14:textId="4651A8B5" w:rsidR="00666994" w:rsidRPr="00D100D4" w:rsidRDefault="00666994" w:rsidP="00666994">
            <w:pPr>
              <w:spacing w:before="0" w:after="0" w:line="240" w:lineRule="auto"/>
              <w:jc w:val="center"/>
              <w:rPr>
                <w:ins w:id="11582" w:author="Huyen Tran Thu" w:date="2025-04-28T20:46:00Z" w16du:dateUtc="2025-04-28T13:46:00Z"/>
                <w:rFonts w:eastAsia="Times New Roman"/>
                <w:sz w:val="22"/>
                <w:lang w:val="en-US"/>
              </w:rPr>
            </w:pPr>
            <w:ins w:id="11583" w:author="Huyen Tran Thu" w:date="2025-04-28T20:55:00Z" w16du:dateUtc="2025-04-28T13:55:00Z">
              <w:r w:rsidRPr="00666994">
                <w:rPr>
                  <w:rFonts w:eastAsia="Times New Roman"/>
                  <w:sz w:val="22"/>
                  <w:lang w:val="en-US"/>
                  <w:rPrChange w:id="11584" w:author="Huyen Tran Thu" w:date="2025-04-28T20:55:00Z" w16du:dateUtc="2025-04-28T13:55:00Z">
                    <w:rPr>
                      <w:rFonts w:ascii="Arial" w:hAnsi="Arial" w:cs="Arial"/>
                      <w:sz w:val="20"/>
                      <w:szCs w:val="20"/>
                    </w:rPr>
                  </w:rPrChange>
                </w:rPr>
                <w:t>26,10</w:t>
              </w:r>
            </w:ins>
          </w:p>
        </w:tc>
        <w:tc>
          <w:tcPr>
            <w:tcW w:w="534" w:type="pct"/>
            <w:noWrap/>
            <w:vAlign w:val="center"/>
            <w:tcPrChange w:id="11585" w:author="Huyen Tran Thu" w:date="2025-04-28T21:02:00Z" w16du:dateUtc="2025-04-28T14:02:00Z">
              <w:tcPr>
                <w:tcW w:w="534" w:type="pct"/>
                <w:gridSpan w:val="3"/>
                <w:noWrap/>
                <w:vAlign w:val="center"/>
              </w:tcPr>
            </w:tcPrChange>
          </w:tcPr>
          <w:p w14:paraId="69E896E3" w14:textId="3F2E511B" w:rsidR="00666994" w:rsidRPr="00D100D4" w:rsidRDefault="00666994" w:rsidP="00666994">
            <w:pPr>
              <w:spacing w:before="0" w:after="0" w:line="240" w:lineRule="auto"/>
              <w:jc w:val="center"/>
              <w:rPr>
                <w:ins w:id="11586" w:author="Huyen Tran Thu" w:date="2025-04-28T20:46:00Z" w16du:dateUtc="2025-04-28T13:46:00Z"/>
                <w:rFonts w:eastAsia="Times New Roman"/>
                <w:sz w:val="22"/>
                <w:lang w:val="en-US"/>
              </w:rPr>
            </w:pPr>
            <w:ins w:id="11587" w:author="Huyen Tran Thu" w:date="2025-04-28T20:55:00Z" w16du:dateUtc="2025-04-28T13:55:00Z">
              <w:r w:rsidRPr="00666994">
                <w:rPr>
                  <w:rFonts w:eastAsia="Times New Roman"/>
                  <w:sz w:val="22"/>
                  <w:lang w:val="en-US"/>
                  <w:rPrChange w:id="11588" w:author="Huyen Tran Thu" w:date="2025-04-28T20:55:00Z" w16du:dateUtc="2025-04-28T13:55:00Z">
                    <w:rPr>
                      <w:rFonts w:ascii="Arial" w:hAnsi="Arial" w:cs="Arial"/>
                      <w:sz w:val="20"/>
                      <w:szCs w:val="20"/>
                    </w:rPr>
                  </w:rPrChange>
                </w:rPr>
                <w:t>141,99</w:t>
              </w:r>
            </w:ins>
          </w:p>
        </w:tc>
        <w:tc>
          <w:tcPr>
            <w:tcW w:w="413" w:type="pct"/>
            <w:noWrap/>
            <w:vAlign w:val="center"/>
            <w:tcPrChange w:id="11589" w:author="Huyen Tran Thu" w:date="2025-04-28T21:02:00Z" w16du:dateUtc="2025-04-28T14:02:00Z">
              <w:tcPr>
                <w:tcW w:w="399" w:type="pct"/>
                <w:gridSpan w:val="3"/>
                <w:noWrap/>
              </w:tcPr>
            </w:tcPrChange>
          </w:tcPr>
          <w:p w14:paraId="1AF1776E" w14:textId="753F49D3" w:rsidR="00666994" w:rsidRPr="00D100D4" w:rsidRDefault="00666994" w:rsidP="00666994">
            <w:pPr>
              <w:spacing w:before="0" w:after="0" w:line="240" w:lineRule="auto"/>
              <w:jc w:val="center"/>
              <w:rPr>
                <w:ins w:id="11590" w:author="Huyen Tran Thu" w:date="2025-04-28T20:46:00Z" w16du:dateUtc="2025-04-28T13:46:00Z"/>
                <w:rFonts w:eastAsia="Times New Roman"/>
                <w:sz w:val="22"/>
                <w:lang w:val="en-US"/>
              </w:rPr>
            </w:pPr>
            <w:ins w:id="11591" w:author="Huyen Tran Thu" w:date="2025-04-28T20:55:00Z" w16du:dateUtc="2025-04-28T13:55:00Z">
              <w:r w:rsidRPr="00666994">
                <w:rPr>
                  <w:rFonts w:eastAsia="Times New Roman"/>
                  <w:sz w:val="22"/>
                  <w:lang w:val="en-US"/>
                  <w:rPrChange w:id="11592" w:author="Huyen Tran Thu" w:date="2025-04-28T20:55:00Z" w16du:dateUtc="2025-04-28T13:55:00Z">
                    <w:rPr>
                      <w:rFonts w:ascii="Arial" w:hAnsi="Arial" w:cs="Arial"/>
                      <w:sz w:val="20"/>
                      <w:szCs w:val="20"/>
                    </w:rPr>
                  </w:rPrChange>
                </w:rPr>
                <w:t>90%</w:t>
              </w:r>
            </w:ins>
          </w:p>
        </w:tc>
        <w:tc>
          <w:tcPr>
            <w:tcW w:w="451" w:type="pct"/>
            <w:noWrap/>
            <w:vAlign w:val="center"/>
            <w:tcPrChange w:id="11593" w:author="Huyen Tran Thu" w:date="2025-04-28T21:02:00Z" w16du:dateUtc="2025-04-28T14:02:00Z">
              <w:tcPr>
                <w:tcW w:w="466" w:type="pct"/>
                <w:gridSpan w:val="3"/>
                <w:noWrap/>
                <w:vAlign w:val="bottom"/>
              </w:tcPr>
            </w:tcPrChange>
          </w:tcPr>
          <w:p w14:paraId="3C7F7F31" w14:textId="6EEA532B" w:rsidR="00666994" w:rsidRPr="00D100D4" w:rsidRDefault="00666994" w:rsidP="00666994">
            <w:pPr>
              <w:spacing w:before="0" w:after="0" w:line="240" w:lineRule="auto"/>
              <w:jc w:val="center"/>
              <w:rPr>
                <w:ins w:id="11594" w:author="Huyen Tran Thu" w:date="2025-04-28T20:46:00Z" w16du:dateUtc="2025-04-28T13:46:00Z"/>
                <w:rFonts w:eastAsia="Times New Roman"/>
                <w:sz w:val="22"/>
                <w:lang w:val="en-US"/>
              </w:rPr>
            </w:pPr>
            <w:ins w:id="11595" w:author="Huyen Tran Thu" w:date="2025-04-28T20:55:00Z" w16du:dateUtc="2025-04-28T13:55:00Z">
              <w:r w:rsidRPr="00666994">
                <w:rPr>
                  <w:rFonts w:eastAsia="Times New Roman"/>
                  <w:sz w:val="22"/>
                  <w:lang w:val="en-US"/>
                  <w:rPrChange w:id="11596" w:author="Huyen Tran Thu" w:date="2025-04-28T20:55:00Z" w16du:dateUtc="2025-04-28T13:55:00Z">
                    <w:rPr>
                      <w:rFonts w:ascii="Arial" w:hAnsi="Arial" w:cs="Arial"/>
                      <w:sz w:val="20"/>
                      <w:szCs w:val="20"/>
                    </w:rPr>
                  </w:rPrChange>
                </w:rPr>
                <w:t>23,49</w:t>
              </w:r>
            </w:ins>
          </w:p>
        </w:tc>
        <w:tc>
          <w:tcPr>
            <w:tcW w:w="530" w:type="pct"/>
            <w:noWrap/>
            <w:vAlign w:val="center"/>
            <w:tcPrChange w:id="11597" w:author="Huyen Tran Thu" w:date="2025-04-28T21:02:00Z" w16du:dateUtc="2025-04-28T14:02:00Z">
              <w:tcPr>
                <w:tcW w:w="530" w:type="pct"/>
                <w:noWrap/>
                <w:vAlign w:val="center"/>
              </w:tcPr>
            </w:tcPrChange>
          </w:tcPr>
          <w:p w14:paraId="023F588A" w14:textId="569AE485" w:rsidR="00666994" w:rsidRPr="00D100D4" w:rsidRDefault="00666994" w:rsidP="00666994">
            <w:pPr>
              <w:spacing w:before="0" w:after="0" w:line="240" w:lineRule="auto"/>
              <w:jc w:val="center"/>
              <w:rPr>
                <w:ins w:id="11598" w:author="Huyen Tran Thu" w:date="2025-04-28T20:46:00Z" w16du:dateUtc="2025-04-28T13:46:00Z"/>
                <w:rFonts w:eastAsia="Times New Roman"/>
                <w:sz w:val="22"/>
                <w:lang w:val="en-US"/>
              </w:rPr>
            </w:pPr>
            <w:ins w:id="11599" w:author="Huyen Tran Thu" w:date="2025-04-28T20:55:00Z" w16du:dateUtc="2025-04-28T13:55:00Z">
              <w:r w:rsidRPr="00666994">
                <w:rPr>
                  <w:rFonts w:eastAsia="Times New Roman"/>
                  <w:sz w:val="22"/>
                  <w:lang w:val="en-US"/>
                  <w:rPrChange w:id="11600" w:author="Huyen Tran Thu" w:date="2025-04-28T20:55:00Z" w16du:dateUtc="2025-04-28T13:55:00Z">
                    <w:rPr>
                      <w:rFonts w:ascii="Arial" w:hAnsi="Arial" w:cs="Arial"/>
                      <w:sz w:val="20"/>
                      <w:szCs w:val="20"/>
                    </w:rPr>
                  </w:rPrChange>
                </w:rPr>
                <w:t>141,99</w:t>
              </w:r>
            </w:ins>
          </w:p>
        </w:tc>
      </w:tr>
    </w:tbl>
    <w:p w14:paraId="7C854E16" w14:textId="73DBAADB" w:rsidR="003C3770" w:rsidRPr="003C3770" w:rsidDel="003C3770" w:rsidRDefault="003C3770">
      <w:pPr>
        <w:rPr>
          <w:del w:id="11601" w:author="Thu Huyen Tran" w:date="2023-12-05T22:21:00Z"/>
        </w:rPr>
        <w:pPrChange w:id="11602" w:author="Thu Huyen Tran" w:date="2023-12-05T22:19:00Z">
          <w:pPr>
            <w:pStyle w:val="Caption"/>
          </w:pPr>
        </w:pPrChange>
      </w:pPr>
    </w:p>
    <w:tbl>
      <w:tblPr>
        <w:tblW w:w="5000" w:type="pct"/>
        <w:tblInd w:w="-5" w:type="dxa"/>
        <w:tblLayout w:type="fixed"/>
        <w:tblLook w:val="04A0" w:firstRow="1" w:lastRow="0" w:firstColumn="1" w:lastColumn="0" w:noHBand="0" w:noVBand="1"/>
      </w:tblPr>
      <w:tblGrid>
        <w:gridCol w:w="2344"/>
        <w:gridCol w:w="1867"/>
        <w:gridCol w:w="1318"/>
        <w:gridCol w:w="1133"/>
        <w:gridCol w:w="1135"/>
        <w:gridCol w:w="1265"/>
      </w:tblGrid>
      <w:tr w:rsidR="00846676" w:rsidRPr="00016B0D" w:rsidDel="003C3770" w14:paraId="41F4C812" w14:textId="1E612B94" w:rsidTr="00327FB1">
        <w:trPr>
          <w:trHeight w:val="255"/>
          <w:tblHeader/>
          <w:del w:id="11603" w:author="Thu Huyen Tran" w:date="2023-12-05T22:21:00Z"/>
        </w:trPr>
        <w:tc>
          <w:tcPr>
            <w:tcW w:w="1293" w:type="pct"/>
            <w:tcBorders>
              <w:top w:val="single" w:sz="4" w:space="0" w:color="auto"/>
              <w:left w:val="single" w:sz="4" w:space="0" w:color="auto"/>
              <w:bottom w:val="single" w:sz="4" w:space="0" w:color="auto"/>
              <w:right w:val="single" w:sz="4" w:space="0" w:color="auto"/>
            </w:tcBorders>
            <w:noWrap/>
            <w:vAlign w:val="center"/>
            <w:hideMark/>
          </w:tcPr>
          <w:p w14:paraId="09A53ABC" w14:textId="3F121124" w:rsidR="00846676" w:rsidRPr="00016B0D" w:rsidDel="003C3770" w:rsidRDefault="00846676" w:rsidP="00016B0D">
            <w:pPr>
              <w:spacing w:before="0" w:after="0"/>
              <w:jc w:val="center"/>
              <w:rPr>
                <w:del w:id="11604" w:author="Thu Huyen Tran" w:date="2023-12-05T22:21:00Z"/>
                <w:rFonts w:eastAsia="Times New Roman"/>
                <w:b/>
                <w:bCs/>
                <w:sz w:val="24"/>
                <w:szCs w:val="24"/>
                <w:lang w:val="en-US" w:eastAsia="ja-JP"/>
              </w:rPr>
            </w:pPr>
            <w:del w:id="11605" w:author="Thu Huyen Tran" w:date="2023-12-05T22:21:00Z">
              <w:r w:rsidRPr="00016B0D" w:rsidDel="003C3770">
                <w:rPr>
                  <w:rFonts w:eastAsia="Times New Roman"/>
                  <w:b/>
                  <w:bCs/>
                  <w:sz w:val="24"/>
                  <w:szCs w:val="24"/>
                  <w:lang w:val="en-US" w:eastAsia="ja-JP"/>
                </w:rPr>
                <w:delText>Nội dung</w:delText>
              </w:r>
            </w:del>
          </w:p>
        </w:tc>
        <w:tc>
          <w:tcPr>
            <w:tcW w:w="1030" w:type="pct"/>
            <w:tcBorders>
              <w:top w:val="single" w:sz="4" w:space="0" w:color="auto"/>
              <w:left w:val="nil"/>
              <w:bottom w:val="single" w:sz="4" w:space="0" w:color="auto"/>
              <w:right w:val="single" w:sz="4" w:space="0" w:color="auto"/>
            </w:tcBorders>
            <w:noWrap/>
            <w:vAlign w:val="center"/>
            <w:hideMark/>
          </w:tcPr>
          <w:p w14:paraId="22CAFB5E" w14:textId="32F16ED3" w:rsidR="00846676" w:rsidRPr="00016B0D" w:rsidDel="003C3770" w:rsidRDefault="00846676" w:rsidP="00016B0D">
            <w:pPr>
              <w:spacing w:before="0" w:after="0"/>
              <w:jc w:val="center"/>
              <w:rPr>
                <w:del w:id="11606" w:author="Thu Huyen Tran" w:date="2023-12-05T22:21:00Z"/>
                <w:rFonts w:eastAsia="Times New Roman"/>
                <w:b/>
                <w:bCs/>
                <w:sz w:val="24"/>
                <w:szCs w:val="24"/>
                <w:lang w:val="en-US" w:eastAsia="ja-JP"/>
              </w:rPr>
            </w:pPr>
            <w:del w:id="11607" w:author="Thu Huyen Tran" w:date="2023-12-05T22:21:00Z">
              <w:r w:rsidRPr="00016B0D" w:rsidDel="003C3770">
                <w:rPr>
                  <w:rFonts w:eastAsia="Times New Roman"/>
                  <w:b/>
                  <w:bCs/>
                  <w:sz w:val="24"/>
                  <w:szCs w:val="24"/>
                  <w:lang w:val="en-US" w:eastAsia="ja-JP"/>
                </w:rPr>
                <w:delText>Đơn vị</w:delText>
              </w:r>
            </w:del>
          </w:p>
        </w:tc>
        <w:tc>
          <w:tcPr>
            <w:tcW w:w="727" w:type="pct"/>
            <w:tcBorders>
              <w:top w:val="single" w:sz="4" w:space="0" w:color="auto"/>
              <w:left w:val="nil"/>
              <w:bottom w:val="single" w:sz="4" w:space="0" w:color="auto"/>
              <w:right w:val="single" w:sz="4" w:space="0" w:color="auto"/>
            </w:tcBorders>
            <w:noWrap/>
            <w:vAlign w:val="center"/>
          </w:tcPr>
          <w:p w14:paraId="6019FA0C" w14:textId="641906BA" w:rsidR="00846676" w:rsidRPr="00016B0D" w:rsidDel="003C3770" w:rsidRDefault="00846676" w:rsidP="00016B0D">
            <w:pPr>
              <w:spacing w:before="0" w:after="0"/>
              <w:jc w:val="center"/>
              <w:rPr>
                <w:del w:id="11608" w:author="Thu Huyen Tran" w:date="2023-12-05T22:21:00Z"/>
                <w:rFonts w:eastAsia="Times New Roman"/>
                <w:b/>
                <w:bCs/>
                <w:sz w:val="24"/>
                <w:szCs w:val="24"/>
                <w:lang w:val="en-US" w:eastAsia="ja-JP"/>
              </w:rPr>
            </w:pPr>
            <w:del w:id="11609" w:author="Thu Huyen Tran" w:date="2023-12-05T22:21:00Z">
              <w:r w:rsidDel="003C3770">
                <w:rPr>
                  <w:rFonts w:eastAsia="Times New Roman"/>
                  <w:b/>
                  <w:bCs/>
                  <w:sz w:val="24"/>
                  <w:szCs w:val="24"/>
                  <w:lang w:val="en-US" w:eastAsia="ja-JP"/>
                </w:rPr>
                <w:delText>2017</w:delText>
              </w:r>
            </w:del>
          </w:p>
        </w:tc>
        <w:tc>
          <w:tcPr>
            <w:tcW w:w="625" w:type="pct"/>
            <w:tcBorders>
              <w:top w:val="single" w:sz="4" w:space="0" w:color="auto"/>
              <w:left w:val="nil"/>
              <w:bottom w:val="single" w:sz="4" w:space="0" w:color="auto"/>
              <w:right w:val="single" w:sz="4" w:space="0" w:color="auto"/>
            </w:tcBorders>
            <w:noWrap/>
            <w:vAlign w:val="center"/>
          </w:tcPr>
          <w:p w14:paraId="5F9A8157" w14:textId="13AA4831" w:rsidR="00846676" w:rsidRPr="00016B0D" w:rsidDel="003C3770" w:rsidRDefault="00846676" w:rsidP="00016B0D">
            <w:pPr>
              <w:spacing w:before="0" w:after="0"/>
              <w:jc w:val="center"/>
              <w:rPr>
                <w:del w:id="11610" w:author="Thu Huyen Tran" w:date="2023-12-05T22:21:00Z"/>
                <w:rFonts w:eastAsia="Times New Roman"/>
                <w:b/>
                <w:bCs/>
                <w:sz w:val="24"/>
                <w:szCs w:val="24"/>
                <w:lang w:val="en-US" w:eastAsia="ja-JP"/>
              </w:rPr>
            </w:pPr>
            <w:del w:id="11611" w:author="Thu Huyen Tran" w:date="2023-12-05T22:21:00Z">
              <w:r w:rsidDel="003C3770">
                <w:rPr>
                  <w:rFonts w:eastAsia="Times New Roman"/>
                  <w:b/>
                  <w:bCs/>
                  <w:sz w:val="24"/>
                  <w:szCs w:val="24"/>
                  <w:lang w:val="en-US" w:eastAsia="ja-JP"/>
                </w:rPr>
                <w:delText>2018</w:delText>
              </w:r>
            </w:del>
          </w:p>
        </w:tc>
        <w:tc>
          <w:tcPr>
            <w:tcW w:w="626" w:type="pct"/>
            <w:tcBorders>
              <w:top w:val="single" w:sz="4" w:space="0" w:color="auto"/>
              <w:left w:val="nil"/>
              <w:bottom w:val="single" w:sz="4" w:space="0" w:color="auto"/>
              <w:right w:val="single" w:sz="4" w:space="0" w:color="auto"/>
            </w:tcBorders>
            <w:noWrap/>
            <w:vAlign w:val="center"/>
          </w:tcPr>
          <w:p w14:paraId="4560BE6C" w14:textId="4E4B94E4" w:rsidR="00846676" w:rsidRPr="00016B0D" w:rsidDel="003C3770" w:rsidRDefault="00846676" w:rsidP="00016B0D">
            <w:pPr>
              <w:spacing w:before="0" w:after="0"/>
              <w:jc w:val="center"/>
              <w:rPr>
                <w:del w:id="11612" w:author="Thu Huyen Tran" w:date="2023-12-05T22:21:00Z"/>
                <w:rFonts w:eastAsia="Times New Roman"/>
                <w:b/>
                <w:bCs/>
                <w:sz w:val="24"/>
                <w:szCs w:val="24"/>
                <w:lang w:val="en-US" w:eastAsia="ja-JP"/>
              </w:rPr>
            </w:pPr>
            <w:del w:id="11613" w:author="Thu Huyen Tran" w:date="2023-12-05T22:21:00Z">
              <w:r w:rsidDel="003C3770">
                <w:rPr>
                  <w:rFonts w:eastAsia="Times New Roman"/>
                  <w:b/>
                  <w:bCs/>
                  <w:sz w:val="24"/>
                  <w:szCs w:val="24"/>
                  <w:lang w:val="en-US" w:eastAsia="ja-JP"/>
                </w:rPr>
                <w:delText>2019</w:delText>
              </w:r>
            </w:del>
          </w:p>
        </w:tc>
        <w:tc>
          <w:tcPr>
            <w:tcW w:w="698" w:type="pct"/>
            <w:tcBorders>
              <w:top w:val="single" w:sz="4" w:space="0" w:color="auto"/>
              <w:left w:val="nil"/>
              <w:bottom w:val="single" w:sz="4" w:space="0" w:color="auto"/>
              <w:right w:val="single" w:sz="4" w:space="0" w:color="auto"/>
            </w:tcBorders>
            <w:noWrap/>
            <w:vAlign w:val="center"/>
          </w:tcPr>
          <w:p w14:paraId="2B760A94" w14:textId="281A9209" w:rsidR="00846676" w:rsidRPr="00016B0D" w:rsidDel="003C3770" w:rsidRDefault="00846676" w:rsidP="00016B0D">
            <w:pPr>
              <w:spacing w:before="0" w:after="0"/>
              <w:jc w:val="center"/>
              <w:rPr>
                <w:del w:id="11614" w:author="Thu Huyen Tran" w:date="2023-12-05T22:21:00Z"/>
                <w:rFonts w:eastAsia="Times New Roman"/>
                <w:b/>
                <w:bCs/>
                <w:sz w:val="24"/>
                <w:szCs w:val="24"/>
                <w:lang w:val="en-US" w:eastAsia="ja-JP"/>
              </w:rPr>
            </w:pPr>
            <w:del w:id="11615" w:author="Thu Huyen Tran" w:date="2023-12-05T22:21:00Z">
              <w:r w:rsidDel="003C3770">
                <w:rPr>
                  <w:rFonts w:eastAsia="Times New Roman"/>
                  <w:b/>
                  <w:bCs/>
                  <w:sz w:val="24"/>
                  <w:szCs w:val="24"/>
                  <w:lang w:val="en-US" w:eastAsia="ja-JP"/>
                </w:rPr>
                <w:delText>2020</w:delText>
              </w:r>
            </w:del>
          </w:p>
        </w:tc>
      </w:tr>
      <w:tr w:rsidR="00846676" w:rsidRPr="00016B0D" w:rsidDel="003C3770" w14:paraId="25EDCFBD" w14:textId="0B9CA740" w:rsidTr="00327FB1">
        <w:trPr>
          <w:trHeight w:val="255"/>
          <w:del w:id="11616" w:author="Thu Huyen Tran" w:date="2023-12-05T22:21:00Z"/>
        </w:trPr>
        <w:tc>
          <w:tcPr>
            <w:tcW w:w="1293" w:type="pct"/>
            <w:tcBorders>
              <w:top w:val="nil"/>
              <w:left w:val="single" w:sz="4" w:space="0" w:color="auto"/>
              <w:bottom w:val="single" w:sz="4" w:space="0" w:color="auto"/>
              <w:right w:val="single" w:sz="4" w:space="0" w:color="auto"/>
            </w:tcBorders>
            <w:noWrap/>
            <w:vAlign w:val="center"/>
            <w:hideMark/>
          </w:tcPr>
          <w:p w14:paraId="66AC2F48" w14:textId="1023FDB4" w:rsidR="00846676" w:rsidRPr="00016B0D" w:rsidDel="003C3770" w:rsidRDefault="00846676" w:rsidP="00016B0D">
            <w:pPr>
              <w:spacing w:before="0" w:after="0"/>
              <w:jc w:val="left"/>
              <w:rPr>
                <w:del w:id="11617" w:author="Thu Huyen Tran" w:date="2023-12-05T22:21:00Z"/>
                <w:rFonts w:eastAsia="Times New Roman"/>
                <w:sz w:val="24"/>
                <w:szCs w:val="24"/>
                <w:lang w:val="en-US" w:eastAsia="ja-JP"/>
              </w:rPr>
            </w:pPr>
            <w:del w:id="11618" w:author="Thu Huyen Tran" w:date="2023-12-05T22:21:00Z">
              <w:r w:rsidRPr="00016B0D" w:rsidDel="003C3770">
                <w:rPr>
                  <w:rFonts w:eastAsia="Times New Roman"/>
                  <w:sz w:val="24"/>
                  <w:szCs w:val="24"/>
                  <w:lang w:val="en-US" w:eastAsia="ja-JP"/>
                </w:rPr>
                <w:delText>Số giường bệnh</w:delText>
              </w:r>
              <w:r w:rsidDel="003C3770">
                <w:rPr>
                  <w:rFonts w:eastAsia="Times New Roman"/>
                  <w:sz w:val="24"/>
                  <w:szCs w:val="24"/>
                  <w:lang w:val="en-US" w:eastAsia="ja-JP"/>
                </w:rPr>
                <w:delText>*</w:delText>
              </w:r>
            </w:del>
          </w:p>
        </w:tc>
        <w:tc>
          <w:tcPr>
            <w:tcW w:w="1030" w:type="pct"/>
            <w:tcBorders>
              <w:top w:val="nil"/>
              <w:left w:val="nil"/>
              <w:bottom w:val="single" w:sz="4" w:space="0" w:color="auto"/>
              <w:right w:val="single" w:sz="4" w:space="0" w:color="auto"/>
            </w:tcBorders>
            <w:noWrap/>
            <w:vAlign w:val="center"/>
            <w:hideMark/>
          </w:tcPr>
          <w:p w14:paraId="769EC7B4" w14:textId="5DD0EFD1" w:rsidR="00846676" w:rsidRPr="00016B0D" w:rsidDel="003C3770" w:rsidRDefault="00846676" w:rsidP="00016B0D">
            <w:pPr>
              <w:spacing w:before="0" w:after="0"/>
              <w:jc w:val="center"/>
              <w:rPr>
                <w:del w:id="11619" w:author="Thu Huyen Tran" w:date="2023-12-05T22:21:00Z"/>
                <w:rFonts w:eastAsia="Times New Roman"/>
                <w:sz w:val="24"/>
                <w:szCs w:val="24"/>
                <w:lang w:val="en-US" w:eastAsia="ja-JP"/>
              </w:rPr>
            </w:pPr>
            <w:del w:id="11620" w:author="Thu Huyen Tran" w:date="2023-12-05T22:21:00Z">
              <w:r w:rsidRPr="00016B0D" w:rsidDel="003C3770">
                <w:rPr>
                  <w:rFonts w:eastAsia="Times New Roman"/>
                  <w:sz w:val="24"/>
                  <w:szCs w:val="24"/>
                  <w:lang w:val="en-US" w:eastAsia="ja-JP"/>
                </w:rPr>
                <w:delText>1000 giường</w:delText>
              </w:r>
            </w:del>
          </w:p>
        </w:tc>
        <w:tc>
          <w:tcPr>
            <w:tcW w:w="727" w:type="pct"/>
            <w:tcBorders>
              <w:top w:val="nil"/>
              <w:left w:val="nil"/>
              <w:bottom w:val="single" w:sz="4" w:space="0" w:color="auto"/>
              <w:right w:val="single" w:sz="4" w:space="0" w:color="auto"/>
            </w:tcBorders>
            <w:noWrap/>
            <w:vAlign w:val="center"/>
          </w:tcPr>
          <w:p w14:paraId="44602978" w14:textId="4771C4B2" w:rsidR="00846676" w:rsidRPr="00D165B6" w:rsidDel="003C3770" w:rsidRDefault="00327FB1" w:rsidP="00016B0D">
            <w:pPr>
              <w:spacing w:before="0" w:after="0"/>
              <w:jc w:val="right"/>
              <w:rPr>
                <w:del w:id="11621" w:author="Thu Huyen Tran" w:date="2023-12-05T22:21:00Z"/>
                <w:rFonts w:eastAsia="Times New Roman"/>
                <w:color w:val="FF0000"/>
                <w:sz w:val="24"/>
                <w:szCs w:val="24"/>
                <w:lang w:val="en-US" w:eastAsia="ja-JP"/>
              </w:rPr>
            </w:pPr>
            <w:del w:id="11622" w:author="Thu Huyen Tran" w:date="2023-12-05T22:21:00Z">
              <w:r w:rsidRPr="00D165B6" w:rsidDel="003C3770">
                <w:rPr>
                  <w:rFonts w:eastAsia="Times New Roman"/>
                  <w:color w:val="FF0000"/>
                  <w:sz w:val="24"/>
                  <w:szCs w:val="24"/>
                  <w:lang w:val="en-US" w:eastAsia="ja-JP"/>
                </w:rPr>
                <w:delText>308,4</w:delText>
              </w:r>
            </w:del>
          </w:p>
        </w:tc>
        <w:tc>
          <w:tcPr>
            <w:tcW w:w="625" w:type="pct"/>
            <w:tcBorders>
              <w:top w:val="nil"/>
              <w:left w:val="nil"/>
              <w:bottom w:val="single" w:sz="4" w:space="0" w:color="auto"/>
              <w:right w:val="single" w:sz="4" w:space="0" w:color="auto"/>
            </w:tcBorders>
            <w:noWrap/>
            <w:vAlign w:val="bottom"/>
          </w:tcPr>
          <w:p w14:paraId="3823BBC8" w14:textId="2A2CE41A" w:rsidR="00846676" w:rsidRPr="00D165B6" w:rsidDel="003C3770" w:rsidRDefault="00327FB1" w:rsidP="00016B0D">
            <w:pPr>
              <w:spacing w:before="0" w:after="0"/>
              <w:jc w:val="right"/>
              <w:rPr>
                <w:del w:id="11623" w:author="Thu Huyen Tran" w:date="2023-12-05T22:21:00Z"/>
                <w:rFonts w:eastAsia="Times New Roman"/>
                <w:color w:val="FF0000"/>
                <w:sz w:val="24"/>
                <w:szCs w:val="24"/>
                <w:lang w:val="en-US" w:eastAsia="ja-JP"/>
              </w:rPr>
            </w:pPr>
            <w:del w:id="11624" w:author="Thu Huyen Tran" w:date="2023-12-05T22:21:00Z">
              <w:r w:rsidRPr="00D165B6" w:rsidDel="003C3770">
                <w:rPr>
                  <w:rFonts w:eastAsia="Times New Roman"/>
                  <w:color w:val="FF0000"/>
                  <w:sz w:val="24"/>
                  <w:szCs w:val="24"/>
                  <w:lang w:val="en-US" w:eastAsia="ja-JP"/>
                </w:rPr>
                <w:delText>330,3</w:delText>
              </w:r>
            </w:del>
          </w:p>
        </w:tc>
        <w:tc>
          <w:tcPr>
            <w:tcW w:w="626" w:type="pct"/>
            <w:tcBorders>
              <w:top w:val="nil"/>
              <w:left w:val="nil"/>
              <w:bottom w:val="single" w:sz="4" w:space="0" w:color="auto"/>
              <w:right w:val="single" w:sz="4" w:space="0" w:color="auto"/>
            </w:tcBorders>
            <w:noWrap/>
            <w:vAlign w:val="bottom"/>
          </w:tcPr>
          <w:p w14:paraId="4DE7C3AB" w14:textId="4A312828" w:rsidR="00846676" w:rsidRPr="00D165B6" w:rsidDel="003C3770" w:rsidRDefault="00327FB1" w:rsidP="00016B0D">
            <w:pPr>
              <w:spacing w:before="0" w:after="0"/>
              <w:jc w:val="right"/>
              <w:rPr>
                <w:del w:id="11625" w:author="Thu Huyen Tran" w:date="2023-12-05T22:21:00Z"/>
                <w:rFonts w:eastAsia="Times New Roman"/>
                <w:color w:val="FF0000"/>
                <w:sz w:val="24"/>
                <w:szCs w:val="24"/>
                <w:lang w:val="en-US" w:eastAsia="ja-JP"/>
              </w:rPr>
            </w:pPr>
            <w:del w:id="11626" w:author="Thu Huyen Tran" w:date="2023-12-05T22:21:00Z">
              <w:r w:rsidRPr="00D165B6" w:rsidDel="003C3770">
                <w:rPr>
                  <w:rFonts w:eastAsia="Times New Roman"/>
                  <w:color w:val="FF0000"/>
                  <w:sz w:val="24"/>
                  <w:szCs w:val="24"/>
                  <w:lang w:val="en-US" w:eastAsia="ja-JP"/>
                </w:rPr>
                <w:delText>323,8</w:delText>
              </w:r>
            </w:del>
          </w:p>
        </w:tc>
        <w:tc>
          <w:tcPr>
            <w:tcW w:w="698" w:type="pct"/>
            <w:tcBorders>
              <w:top w:val="nil"/>
              <w:left w:val="nil"/>
              <w:bottom w:val="single" w:sz="4" w:space="0" w:color="auto"/>
              <w:right w:val="single" w:sz="4" w:space="0" w:color="auto"/>
            </w:tcBorders>
            <w:noWrap/>
            <w:vAlign w:val="bottom"/>
          </w:tcPr>
          <w:p w14:paraId="4F4A530F" w14:textId="20E1A5A6" w:rsidR="00846676" w:rsidRPr="00D165B6" w:rsidDel="003C3770" w:rsidRDefault="00327FB1" w:rsidP="00016B0D">
            <w:pPr>
              <w:spacing w:before="0" w:after="0"/>
              <w:jc w:val="right"/>
              <w:rPr>
                <w:del w:id="11627" w:author="Thu Huyen Tran" w:date="2023-12-05T22:21:00Z"/>
                <w:rFonts w:eastAsia="Times New Roman"/>
                <w:color w:val="FF0000"/>
                <w:sz w:val="24"/>
                <w:szCs w:val="24"/>
                <w:lang w:val="en-US" w:eastAsia="ja-JP"/>
              </w:rPr>
            </w:pPr>
            <w:del w:id="11628" w:author="Thu Huyen Tran" w:date="2023-12-05T22:21:00Z">
              <w:r w:rsidRPr="00D165B6" w:rsidDel="003C3770">
                <w:rPr>
                  <w:rFonts w:eastAsia="Times New Roman"/>
                  <w:color w:val="FF0000"/>
                  <w:sz w:val="24"/>
                  <w:szCs w:val="24"/>
                  <w:lang w:val="en-US" w:eastAsia="ja-JP"/>
                </w:rPr>
                <w:delText>330,8</w:delText>
              </w:r>
            </w:del>
          </w:p>
        </w:tc>
      </w:tr>
      <w:tr w:rsidR="00327FB1" w:rsidRPr="00016B0D" w:rsidDel="003C3770" w14:paraId="6236B475" w14:textId="2485EE95" w:rsidTr="00327FB1">
        <w:trPr>
          <w:trHeight w:val="255"/>
          <w:del w:id="11629" w:author="Thu Huyen Tran" w:date="2023-12-05T22:21:00Z"/>
        </w:trPr>
        <w:tc>
          <w:tcPr>
            <w:tcW w:w="1293" w:type="pct"/>
            <w:tcBorders>
              <w:top w:val="nil"/>
              <w:left w:val="single" w:sz="4" w:space="0" w:color="auto"/>
              <w:bottom w:val="single" w:sz="4" w:space="0" w:color="auto"/>
              <w:right w:val="single" w:sz="4" w:space="0" w:color="auto"/>
            </w:tcBorders>
            <w:noWrap/>
            <w:vAlign w:val="center"/>
            <w:hideMark/>
          </w:tcPr>
          <w:p w14:paraId="2F474C05" w14:textId="15F030C8" w:rsidR="00327FB1" w:rsidRPr="00016B0D" w:rsidDel="003C3770" w:rsidRDefault="00327FB1" w:rsidP="00327FB1">
            <w:pPr>
              <w:spacing w:before="0" w:after="0"/>
              <w:jc w:val="left"/>
              <w:rPr>
                <w:del w:id="11630" w:author="Thu Huyen Tran" w:date="2023-12-05T22:21:00Z"/>
                <w:rFonts w:eastAsia="Times New Roman"/>
                <w:sz w:val="24"/>
                <w:szCs w:val="24"/>
                <w:lang w:val="en-US" w:eastAsia="ja-JP"/>
              </w:rPr>
            </w:pPr>
            <w:del w:id="11631" w:author="Thu Huyen Tran" w:date="2023-12-05T22:21:00Z">
              <w:r w:rsidRPr="00016B0D" w:rsidDel="003C3770">
                <w:rPr>
                  <w:rFonts w:eastAsia="Times New Roman"/>
                  <w:sz w:val="24"/>
                  <w:szCs w:val="24"/>
                  <w:lang w:val="en-US" w:eastAsia="ja-JP"/>
                </w:rPr>
                <w:delText xml:space="preserve">Tỷ lệ phát sinh </w:delText>
              </w:r>
              <w:r w:rsidDel="003C3770">
                <w:rPr>
                  <w:rFonts w:eastAsia="Times New Roman"/>
                  <w:sz w:val="24"/>
                  <w:szCs w:val="24"/>
                  <w:lang w:val="en-US" w:eastAsia="ja-JP"/>
                </w:rPr>
                <w:delText>CTR</w:delText>
              </w:r>
            </w:del>
          </w:p>
        </w:tc>
        <w:tc>
          <w:tcPr>
            <w:tcW w:w="1030" w:type="pct"/>
            <w:tcBorders>
              <w:top w:val="nil"/>
              <w:left w:val="nil"/>
              <w:bottom w:val="single" w:sz="4" w:space="0" w:color="auto"/>
              <w:right w:val="single" w:sz="4" w:space="0" w:color="auto"/>
            </w:tcBorders>
            <w:noWrap/>
            <w:vAlign w:val="center"/>
            <w:hideMark/>
          </w:tcPr>
          <w:p w14:paraId="5D3C24CC" w14:textId="2E75FB20" w:rsidR="00327FB1" w:rsidRPr="00016B0D" w:rsidDel="003C3770" w:rsidRDefault="00327FB1" w:rsidP="00327FB1">
            <w:pPr>
              <w:spacing w:before="0" w:after="0"/>
              <w:jc w:val="center"/>
              <w:rPr>
                <w:del w:id="11632" w:author="Thu Huyen Tran" w:date="2023-12-05T22:21:00Z"/>
                <w:rFonts w:eastAsia="Times New Roman"/>
                <w:sz w:val="24"/>
                <w:szCs w:val="24"/>
                <w:lang w:val="en-US" w:eastAsia="ja-JP"/>
              </w:rPr>
            </w:pPr>
            <w:del w:id="11633" w:author="Thu Huyen Tran" w:date="2023-12-05T22:21:00Z">
              <w:r w:rsidRPr="00016B0D" w:rsidDel="003C3770">
                <w:rPr>
                  <w:rFonts w:eastAsia="Times New Roman"/>
                  <w:sz w:val="24"/>
                  <w:szCs w:val="24"/>
                  <w:lang w:val="en-US" w:eastAsia="ja-JP"/>
                </w:rPr>
                <w:delText>kg/giường/ngày</w:delText>
              </w:r>
            </w:del>
          </w:p>
        </w:tc>
        <w:tc>
          <w:tcPr>
            <w:tcW w:w="727" w:type="pct"/>
            <w:tcBorders>
              <w:top w:val="nil"/>
              <w:left w:val="nil"/>
              <w:bottom w:val="single" w:sz="4" w:space="0" w:color="auto"/>
              <w:right w:val="single" w:sz="4" w:space="0" w:color="auto"/>
            </w:tcBorders>
            <w:noWrap/>
            <w:vAlign w:val="center"/>
          </w:tcPr>
          <w:p w14:paraId="675C7CCD" w14:textId="66EB8270" w:rsidR="00327FB1" w:rsidRPr="00016B0D" w:rsidDel="003C3770" w:rsidRDefault="00327FB1" w:rsidP="00327FB1">
            <w:pPr>
              <w:spacing w:before="0" w:after="0"/>
              <w:jc w:val="right"/>
              <w:rPr>
                <w:del w:id="11634" w:author="Thu Huyen Tran" w:date="2023-12-05T22:21:00Z"/>
                <w:rFonts w:eastAsia="Times New Roman"/>
                <w:sz w:val="24"/>
                <w:szCs w:val="24"/>
                <w:lang w:val="en-US" w:eastAsia="ja-JP"/>
              </w:rPr>
            </w:pPr>
            <w:del w:id="11635" w:author="Thu Huyen Tran" w:date="2023-12-05T22:21:00Z">
              <w:r w:rsidDel="003C3770">
                <w:rPr>
                  <w:rFonts w:eastAsia="Times New Roman"/>
                  <w:sz w:val="24"/>
                  <w:szCs w:val="24"/>
                  <w:lang w:val="en-US" w:eastAsia="ja-JP"/>
                </w:rPr>
                <w:delText>1,30</w:delText>
              </w:r>
            </w:del>
          </w:p>
        </w:tc>
        <w:tc>
          <w:tcPr>
            <w:tcW w:w="625" w:type="pct"/>
            <w:tcBorders>
              <w:top w:val="nil"/>
              <w:left w:val="nil"/>
              <w:bottom w:val="single" w:sz="4" w:space="0" w:color="auto"/>
              <w:right w:val="single" w:sz="4" w:space="0" w:color="auto"/>
            </w:tcBorders>
            <w:noWrap/>
          </w:tcPr>
          <w:p w14:paraId="622CA461" w14:textId="09ED5506" w:rsidR="00327FB1" w:rsidRPr="00016B0D" w:rsidDel="003C3770" w:rsidRDefault="00327FB1" w:rsidP="00327FB1">
            <w:pPr>
              <w:spacing w:before="0" w:after="0"/>
              <w:jc w:val="right"/>
              <w:rPr>
                <w:del w:id="11636" w:author="Thu Huyen Tran" w:date="2023-12-05T22:21:00Z"/>
                <w:rFonts w:eastAsia="Times New Roman"/>
                <w:sz w:val="24"/>
                <w:szCs w:val="24"/>
                <w:lang w:val="en-US" w:eastAsia="ja-JP"/>
              </w:rPr>
            </w:pPr>
            <w:del w:id="11637" w:author="Thu Huyen Tran" w:date="2023-12-05T22:21:00Z">
              <w:r w:rsidRPr="00E45BCA" w:rsidDel="003C3770">
                <w:rPr>
                  <w:rFonts w:eastAsia="Times New Roman"/>
                  <w:sz w:val="24"/>
                  <w:szCs w:val="24"/>
                  <w:lang w:val="en-US" w:eastAsia="ja-JP"/>
                </w:rPr>
                <w:delText>1,30</w:delText>
              </w:r>
            </w:del>
          </w:p>
        </w:tc>
        <w:tc>
          <w:tcPr>
            <w:tcW w:w="626" w:type="pct"/>
            <w:tcBorders>
              <w:top w:val="nil"/>
              <w:left w:val="nil"/>
              <w:bottom w:val="single" w:sz="4" w:space="0" w:color="auto"/>
              <w:right w:val="single" w:sz="4" w:space="0" w:color="auto"/>
            </w:tcBorders>
            <w:noWrap/>
          </w:tcPr>
          <w:p w14:paraId="65AB0A42" w14:textId="63DF39F1" w:rsidR="00327FB1" w:rsidRPr="00016B0D" w:rsidDel="003C3770" w:rsidRDefault="00327FB1" w:rsidP="00327FB1">
            <w:pPr>
              <w:spacing w:before="0" w:after="0"/>
              <w:jc w:val="right"/>
              <w:rPr>
                <w:del w:id="11638" w:author="Thu Huyen Tran" w:date="2023-12-05T22:21:00Z"/>
                <w:rFonts w:eastAsia="Times New Roman"/>
                <w:sz w:val="24"/>
                <w:szCs w:val="24"/>
                <w:lang w:val="en-US" w:eastAsia="ja-JP"/>
              </w:rPr>
            </w:pPr>
            <w:del w:id="11639" w:author="Thu Huyen Tran" w:date="2023-12-05T22:21:00Z">
              <w:r w:rsidRPr="00E45BCA" w:rsidDel="003C3770">
                <w:rPr>
                  <w:rFonts w:eastAsia="Times New Roman"/>
                  <w:sz w:val="24"/>
                  <w:szCs w:val="24"/>
                  <w:lang w:val="en-US" w:eastAsia="ja-JP"/>
                </w:rPr>
                <w:delText>1,30</w:delText>
              </w:r>
            </w:del>
          </w:p>
        </w:tc>
        <w:tc>
          <w:tcPr>
            <w:tcW w:w="698" w:type="pct"/>
            <w:tcBorders>
              <w:top w:val="nil"/>
              <w:left w:val="nil"/>
              <w:bottom w:val="single" w:sz="4" w:space="0" w:color="auto"/>
              <w:right w:val="single" w:sz="4" w:space="0" w:color="auto"/>
            </w:tcBorders>
            <w:noWrap/>
          </w:tcPr>
          <w:p w14:paraId="6DB56AD4" w14:textId="7F66C44E" w:rsidR="00327FB1" w:rsidRPr="00016B0D" w:rsidDel="003C3770" w:rsidRDefault="00327FB1" w:rsidP="00327FB1">
            <w:pPr>
              <w:spacing w:before="0" w:after="0"/>
              <w:jc w:val="right"/>
              <w:rPr>
                <w:del w:id="11640" w:author="Thu Huyen Tran" w:date="2023-12-05T22:21:00Z"/>
                <w:rFonts w:eastAsia="Times New Roman"/>
                <w:sz w:val="24"/>
                <w:szCs w:val="24"/>
                <w:lang w:val="en-US" w:eastAsia="ja-JP"/>
              </w:rPr>
            </w:pPr>
            <w:del w:id="11641" w:author="Thu Huyen Tran" w:date="2023-12-05T22:21:00Z">
              <w:r w:rsidRPr="00E45BCA" w:rsidDel="003C3770">
                <w:rPr>
                  <w:rFonts w:eastAsia="Times New Roman"/>
                  <w:sz w:val="24"/>
                  <w:szCs w:val="24"/>
                  <w:lang w:val="en-US" w:eastAsia="ja-JP"/>
                </w:rPr>
                <w:delText>1,30</w:delText>
              </w:r>
            </w:del>
          </w:p>
        </w:tc>
      </w:tr>
      <w:tr w:rsidR="00327FB1" w:rsidRPr="00016B0D" w:rsidDel="003C3770" w14:paraId="5938FA6A" w14:textId="619FE967" w:rsidTr="00DF697F">
        <w:trPr>
          <w:trHeight w:val="255"/>
          <w:del w:id="11642" w:author="Thu Huyen Tran" w:date="2023-12-05T22:21:00Z"/>
        </w:trPr>
        <w:tc>
          <w:tcPr>
            <w:tcW w:w="1293" w:type="pct"/>
            <w:tcBorders>
              <w:top w:val="nil"/>
              <w:left w:val="single" w:sz="4" w:space="0" w:color="auto"/>
              <w:bottom w:val="single" w:sz="4" w:space="0" w:color="auto"/>
              <w:right w:val="single" w:sz="4" w:space="0" w:color="auto"/>
            </w:tcBorders>
            <w:noWrap/>
            <w:vAlign w:val="center"/>
            <w:hideMark/>
          </w:tcPr>
          <w:p w14:paraId="67B5E0F1" w14:textId="254CE75C" w:rsidR="00327FB1" w:rsidRPr="00016B0D" w:rsidDel="003C3770" w:rsidRDefault="00327FB1" w:rsidP="00327FB1">
            <w:pPr>
              <w:spacing w:before="0" w:after="0"/>
              <w:jc w:val="left"/>
              <w:rPr>
                <w:del w:id="11643" w:author="Thu Huyen Tran" w:date="2023-12-05T22:21:00Z"/>
                <w:rFonts w:eastAsia="Times New Roman"/>
                <w:sz w:val="24"/>
                <w:szCs w:val="24"/>
                <w:lang w:val="en-US" w:eastAsia="ja-JP"/>
              </w:rPr>
            </w:pPr>
            <w:del w:id="11644" w:author="Thu Huyen Tran" w:date="2023-12-05T22:21:00Z">
              <w:r w:rsidRPr="00016B0D" w:rsidDel="003C3770">
                <w:rPr>
                  <w:rFonts w:eastAsia="Times New Roman"/>
                  <w:sz w:val="24"/>
                  <w:szCs w:val="24"/>
                  <w:lang w:val="en-US" w:eastAsia="ja-JP"/>
                </w:rPr>
                <w:delText>Tổng lượng CTR phát sinh</w:delText>
              </w:r>
              <w:r w:rsidR="00D165B6" w:rsidDel="003C3770">
                <w:rPr>
                  <w:rFonts w:eastAsia="Times New Roman"/>
                  <w:sz w:val="24"/>
                  <w:szCs w:val="24"/>
                  <w:lang w:val="en-US" w:eastAsia="ja-JP"/>
                </w:rPr>
                <w:delText xml:space="preserve"> **</w:delText>
              </w:r>
            </w:del>
          </w:p>
        </w:tc>
        <w:tc>
          <w:tcPr>
            <w:tcW w:w="1030" w:type="pct"/>
            <w:tcBorders>
              <w:top w:val="nil"/>
              <w:left w:val="nil"/>
              <w:bottom w:val="single" w:sz="4" w:space="0" w:color="auto"/>
              <w:right w:val="single" w:sz="4" w:space="0" w:color="auto"/>
            </w:tcBorders>
            <w:noWrap/>
            <w:vAlign w:val="center"/>
            <w:hideMark/>
          </w:tcPr>
          <w:p w14:paraId="478361BB" w14:textId="4D19BD98" w:rsidR="00327FB1" w:rsidRPr="00016B0D" w:rsidDel="003C3770" w:rsidRDefault="00327FB1" w:rsidP="00327FB1">
            <w:pPr>
              <w:spacing w:before="0" w:after="0"/>
              <w:jc w:val="center"/>
              <w:rPr>
                <w:del w:id="11645" w:author="Thu Huyen Tran" w:date="2023-12-05T22:21:00Z"/>
                <w:rFonts w:eastAsia="Times New Roman"/>
                <w:sz w:val="24"/>
                <w:szCs w:val="24"/>
                <w:lang w:val="en-US" w:eastAsia="ja-JP"/>
              </w:rPr>
            </w:pPr>
            <w:del w:id="11646" w:author="Thu Huyen Tran" w:date="2023-12-05T22:21:00Z">
              <w:r w:rsidRPr="00016B0D" w:rsidDel="003C3770">
                <w:rPr>
                  <w:rFonts w:eastAsia="Times New Roman"/>
                  <w:sz w:val="24"/>
                  <w:szCs w:val="24"/>
                  <w:lang w:val="en-US" w:eastAsia="ja-JP"/>
                </w:rPr>
                <w:delText>Nghìn tấn/năm</w:delText>
              </w:r>
            </w:del>
          </w:p>
        </w:tc>
        <w:tc>
          <w:tcPr>
            <w:tcW w:w="727" w:type="pct"/>
            <w:tcBorders>
              <w:top w:val="nil"/>
              <w:left w:val="nil"/>
              <w:bottom w:val="single" w:sz="4" w:space="0" w:color="auto"/>
              <w:right w:val="single" w:sz="4" w:space="0" w:color="auto"/>
            </w:tcBorders>
            <w:noWrap/>
            <w:vAlign w:val="bottom"/>
          </w:tcPr>
          <w:p w14:paraId="16491728" w14:textId="4EBBC693" w:rsidR="00327FB1" w:rsidRPr="00D165B6" w:rsidDel="003C3770" w:rsidRDefault="00327FB1" w:rsidP="00327FB1">
            <w:pPr>
              <w:spacing w:before="0" w:after="0"/>
              <w:jc w:val="right"/>
              <w:rPr>
                <w:del w:id="11647" w:author="Thu Huyen Tran" w:date="2023-12-05T22:21:00Z"/>
                <w:rFonts w:eastAsia="Times New Roman"/>
                <w:color w:val="FF0000"/>
                <w:sz w:val="24"/>
                <w:szCs w:val="24"/>
                <w:lang w:val="en-US" w:eastAsia="ja-JP"/>
              </w:rPr>
            </w:pPr>
            <w:del w:id="11648" w:author="Thu Huyen Tran" w:date="2023-12-05T22:21:00Z">
              <w:r w:rsidRPr="00D165B6" w:rsidDel="003C3770">
                <w:rPr>
                  <w:rFonts w:eastAsia="Times New Roman"/>
                  <w:color w:val="FF0000"/>
                  <w:sz w:val="24"/>
                  <w:szCs w:val="24"/>
                  <w:lang w:val="en-US" w:eastAsia="ja-JP"/>
                </w:rPr>
                <w:delText xml:space="preserve">146,55 </w:delText>
              </w:r>
            </w:del>
          </w:p>
        </w:tc>
        <w:tc>
          <w:tcPr>
            <w:tcW w:w="625" w:type="pct"/>
            <w:tcBorders>
              <w:top w:val="nil"/>
              <w:left w:val="nil"/>
              <w:bottom w:val="single" w:sz="4" w:space="0" w:color="auto"/>
              <w:right w:val="single" w:sz="4" w:space="0" w:color="auto"/>
            </w:tcBorders>
            <w:noWrap/>
            <w:vAlign w:val="bottom"/>
          </w:tcPr>
          <w:p w14:paraId="0D0A134E" w14:textId="540BA96E" w:rsidR="00327FB1" w:rsidRPr="00016B0D" w:rsidDel="003C3770" w:rsidRDefault="00327FB1" w:rsidP="00327FB1">
            <w:pPr>
              <w:spacing w:before="0" w:after="0"/>
              <w:jc w:val="right"/>
              <w:rPr>
                <w:del w:id="11649" w:author="Thu Huyen Tran" w:date="2023-12-05T22:21:00Z"/>
                <w:rFonts w:eastAsia="Times New Roman"/>
                <w:sz w:val="24"/>
                <w:szCs w:val="24"/>
                <w:lang w:val="en-US" w:eastAsia="ja-JP"/>
              </w:rPr>
            </w:pPr>
            <w:del w:id="11650" w:author="Thu Huyen Tran" w:date="2023-12-05T22:21:00Z">
              <w:r w:rsidRPr="00327FB1" w:rsidDel="003C3770">
                <w:rPr>
                  <w:rFonts w:eastAsia="Times New Roman"/>
                  <w:sz w:val="24"/>
                  <w:szCs w:val="24"/>
                  <w:lang w:val="en-US" w:eastAsia="ja-JP"/>
                </w:rPr>
                <w:delText xml:space="preserve">156,95 </w:delText>
              </w:r>
            </w:del>
          </w:p>
        </w:tc>
        <w:tc>
          <w:tcPr>
            <w:tcW w:w="626" w:type="pct"/>
            <w:tcBorders>
              <w:top w:val="nil"/>
              <w:left w:val="nil"/>
              <w:bottom w:val="single" w:sz="4" w:space="0" w:color="auto"/>
              <w:right w:val="single" w:sz="4" w:space="0" w:color="auto"/>
            </w:tcBorders>
            <w:noWrap/>
            <w:vAlign w:val="bottom"/>
          </w:tcPr>
          <w:p w14:paraId="56934C89" w14:textId="02F03306" w:rsidR="00327FB1" w:rsidRPr="00016B0D" w:rsidDel="003C3770" w:rsidRDefault="00327FB1" w:rsidP="00327FB1">
            <w:pPr>
              <w:spacing w:before="0" w:after="0"/>
              <w:jc w:val="right"/>
              <w:rPr>
                <w:del w:id="11651" w:author="Thu Huyen Tran" w:date="2023-12-05T22:21:00Z"/>
                <w:rFonts w:eastAsia="Times New Roman"/>
                <w:sz w:val="24"/>
                <w:szCs w:val="24"/>
                <w:lang w:val="en-US" w:eastAsia="ja-JP"/>
              </w:rPr>
            </w:pPr>
            <w:del w:id="11652" w:author="Thu Huyen Tran" w:date="2023-12-05T22:21:00Z">
              <w:r w:rsidRPr="00327FB1" w:rsidDel="003C3770">
                <w:rPr>
                  <w:rFonts w:eastAsia="Times New Roman"/>
                  <w:sz w:val="24"/>
                  <w:szCs w:val="24"/>
                  <w:lang w:val="en-US" w:eastAsia="ja-JP"/>
                </w:rPr>
                <w:delText xml:space="preserve">153,87 </w:delText>
              </w:r>
            </w:del>
          </w:p>
        </w:tc>
        <w:tc>
          <w:tcPr>
            <w:tcW w:w="698" w:type="pct"/>
            <w:tcBorders>
              <w:top w:val="nil"/>
              <w:left w:val="nil"/>
              <w:bottom w:val="single" w:sz="4" w:space="0" w:color="auto"/>
              <w:right w:val="single" w:sz="4" w:space="0" w:color="auto"/>
            </w:tcBorders>
            <w:noWrap/>
            <w:vAlign w:val="bottom"/>
          </w:tcPr>
          <w:p w14:paraId="6BEBFC42" w14:textId="240EAA17" w:rsidR="00327FB1" w:rsidRPr="00016B0D" w:rsidDel="003C3770" w:rsidRDefault="00327FB1" w:rsidP="00327FB1">
            <w:pPr>
              <w:spacing w:before="0" w:after="0"/>
              <w:jc w:val="right"/>
              <w:rPr>
                <w:del w:id="11653" w:author="Thu Huyen Tran" w:date="2023-12-05T22:21:00Z"/>
                <w:rFonts w:eastAsia="Times New Roman"/>
                <w:sz w:val="24"/>
                <w:szCs w:val="24"/>
                <w:lang w:val="en-US" w:eastAsia="ja-JP"/>
              </w:rPr>
            </w:pPr>
            <w:del w:id="11654" w:author="Thu Huyen Tran" w:date="2023-12-05T22:21:00Z">
              <w:r w:rsidRPr="00327FB1" w:rsidDel="003C3770">
                <w:rPr>
                  <w:rFonts w:eastAsia="Times New Roman"/>
                  <w:sz w:val="24"/>
                  <w:szCs w:val="24"/>
                  <w:lang w:val="en-US" w:eastAsia="ja-JP"/>
                </w:rPr>
                <w:delText xml:space="preserve">157,19 </w:delText>
              </w:r>
            </w:del>
          </w:p>
        </w:tc>
      </w:tr>
      <w:tr w:rsidR="00327FB1" w:rsidRPr="00016B0D" w:rsidDel="003C3770" w14:paraId="42C5B893" w14:textId="2B616281" w:rsidTr="00DF697F">
        <w:trPr>
          <w:trHeight w:val="255"/>
          <w:del w:id="11655" w:author="Thu Huyen Tran" w:date="2023-12-05T22:21:00Z"/>
        </w:trPr>
        <w:tc>
          <w:tcPr>
            <w:tcW w:w="1293" w:type="pct"/>
            <w:tcBorders>
              <w:top w:val="nil"/>
              <w:left w:val="single" w:sz="4" w:space="0" w:color="auto"/>
              <w:bottom w:val="single" w:sz="4" w:space="0" w:color="auto"/>
              <w:right w:val="single" w:sz="4" w:space="0" w:color="auto"/>
            </w:tcBorders>
            <w:noWrap/>
            <w:vAlign w:val="center"/>
            <w:hideMark/>
          </w:tcPr>
          <w:p w14:paraId="4211979F" w14:textId="013CBF06" w:rsidR="00327FB1" w:rsidRPr="00016B0D" w:rsidDel="003C3770" w:rsidRDefault="00327FB1" w:rsidP="00327FB1">
            <w:pPr>
              <w:spacing w:before="0" w:after="0"/>
              <w:jc w:val="left"/>
              <w:rPr>
                <w:del w:id="11656" w:author="Thu Huyen Tran" w:date="2023-12-05T22:21:00Z"/>
                <w:rFonts w:eastAsia="Times New Roman"/>
                <w:sz w:val="24"/>
                <w:szCs w:val="24"/>
                <w:lang w:val="en-US" w:eastAsia="ja-JP"/>
              </w:rPr>
            </w:pPr>
            <w:del w:id="11657" w:author="Thu Huyen Tran" w:date="2023-12-05T22:21:00Z">
              <w:r w:rsidRPr="00016B0D" w:rsidDel="003C3770">
                <w:rPr>
                  <w:rFonts w:eastAsia="Times New Roman"/>
                  <w:sz w:val="24"/>
                  <w:szCs w:val="24"/>
                  <w:lang w:val="en-US" w:eastAsia="ja-JP"/>
                </w:rPr>
                <w:delText xml:space="preserve">Tổng lượng CTR nguy hại phát sinh </w:delText>
              </w:r>
              <w:r w:rsidR="00D165B6" w:rsidDel="003C3770">
                <w:rPr>
                  <w:rFonts w:eastAsia="Times New Roman"/>
                  <w:sz w:val="24"/>
                  <w:szCs w:val="24"/>
                  <w:lang w:val="en-US" w:eastAsia="ja-JP"/>
                </w:rPr>
                <w:delText>**</w:delText>
              </w:r>
            </w:del>
          </w:p>
        </w:tc>
        <w:tc>
          <w:tcPr>
            <w:tcW w:w="1030" w:type="pct"/>
            <w:tcBorders>
              <w:top w:val="nil"/>
              <w:left w:val="nil"/>
              <w:bottom w:val="single" w:sz="4" w:space="0" w:color="auto"/>
              <w:right w:val="single" w:sz="4" w:space="0" w:color="auto"/>
            </w:tcBorders>
            <w:noWrap/>
            <w:vAlign w:val="center"/>
            <w:hideMark/>
          </w:tcPr>
          <w:p w14:paraId="37F27B44" w14:textId="44CF7E3C" w:rsidR="00327FB1" w:rsidRPr="00016B0D" w:rsidDel="003C3770" w:rsidRDefault="00327FB1" w:rsidP="00327FB1">
            <w:pPr>
              <w:spacing w:before="0" w:after="0"/>
              <w:jc w:val="center"/>
              <w:rPr>
                <w:del w:id="11658" w:author="Thu Huyen Tran" w:date="2023-12-05T22:21:00Z"/>
                <w:rFonts w:eastAsia="Times New Roman"/>
                <w:sz w:val="24"/>
                <w:szCs w:val="24"/>
                <w:lang w:val="en-US" w:eastAsia="ja-JP"/>
              </w:rPr>
            </w:pPr>
            <w:del w:id="11659" w:author="Thu Huyen Tran" w:date="2023-12-05T22:21:00Z">
              <w:r w:rsidRPr="00016B0D" w:rsidDel="003C3770">
                <w:rPr>
                  <w:rFonts w:eastAsia="Times New Roman"/>
                  <w:sz w:val="24"/>
                  <w:szCs w:val="24"/>
                  <w:lang w:val="en-US" w:eastAsia="ja-JP"/>
                </w:rPr>
                <w:delText>Nghìn tấn/năm</w:delText>
              </w:r>
            </w:del>
          </w:p>
        </w:tc>
        <w:tc>
          <w:tcPr>
            <w:tcW w:w="727" w:type="pct"/>
            <w:tcBorders>
              <w:top w:val="nil"/>
              <w:left w:val="nil"/>
              <w:bottom w:val="single" w:sz="4" w:space="0" w:color="auto"/>
              <w:right w:val="single" w:sz="4" w:space="0" w:color="auto"/>
            </w:tcBorders>
            <w:noWrap/>
            <w:vAlign w:val="bottom"/>
          </w:tcPr>
          <w:p w14:paraId="6C6FA4A3" w14:textId="661B585F" w:rsidR="00327FB1" w:rsidRPr="00D165B6" w:rsidDel="003C3770" w:rsidRDefault="00327FB1" w:rsidP="00327FB1">
            <w:pPr>
              <w:spacing w:before="0" w:after="0"/>
              <w:jc w:val="right"/>
              <w:rPr>
                <w:del w:id="11660" w:author="Thu Huyen Tran" w:date="2023-12-05T22:21:00Z"/>
                <w:rFonts w:eastAsia="Times New Roman"/>
                <w:color w:val="FF0000"/>
                <w:sz w:val="24"/>
                <w:szCs w:val="24"/>
                <w:lang w:val="en-US" w:eastAsia="ja-JP"/>
              </w:rPr>
            </w:pPr>
            <w:del w:id="11661" w:author="Thu Huyen Tran" w:date="2023-12-05T22:21:00Z">
              <w:r w:rsidRPr="00D165B6" w:rsidDel="003C3770">
                <w:rPr>
                  <w:rFonts w:eastAsia="Times New Roman"/>
                  <w:color w:val="FF0000"/>
                  <w:sz w:val="24"/>
                  <w:szCs w:val="24"/>
                  <w:lang w:val="en-US" w:eastAsia="ja-JP"/>
                </w:rPr>
                <w:delText xml:space="preserve">17,70 </w:delText>
              </w:r>
            </w:del>
          </w:p>
        </w:tc>
        <w:tc>
          <w:tcPr>
            <w:tcW w:w="625" w:type="pct"/>
            <w:tcBorders>
              <w:top w:val="nil"/>
              <w:left w:val="nil"/>
              <w:bottom w:val="single" w:sz="4" w:space="0" w:color="auto"/>
              <w:right w:val="single" w:sz="4" w:space="0" w:color="auto"/>
            </w:tcBorders>
            <w:noWrap/>
            <w:vAlign w:val="bottom"/>
          </w:tcPr>
          <w:p w14:paraId="120BDF41" w14:textId="01E6A7D9" w:rsidR="00327FB1" w:rsidRPr="00016B0D" w:rsidDel="003C3770" w:rsidRDefault="00327FB1" w:rsidP="00327FB1">
            <w:pPr>
              <w:spacing w:before="0" w:after="0"/>
              <w:jc w:val="right"/>
              <w:rPr>
                <w:del w:id="11662" w:author="Thu Huyen Tran" w:date="2023-12-05T22:21:00Z"/>
                <w:rFonts w:eastAsia="Times New Roman"/>
                <w:sz w:val="24"/>
                <w:szCs w:val="24"/>
                <w:lang w:val="en-US" w:eastAsia="ja-JP"/>
              </w:rPr>
            </w:pPr>
            <w:del w:id="11663" w:author="Thu Huyen Tran" w:date="2023-12-05T22:21:00Z">
              <w:r w:rsidRPr="00327FB1" w:rsidDel="003C3770">
                <w:rPr>
                  <w:rFonts w:eastAsia="Times New Roman"/>
                  <w:sz w:val="24"/>
                  <w:szCs w:val="24"/>
                  <w:lang w:val="en-US" w:eastAsia="ja-JP"/>
                </w:rPr>
                <w:delText xml:space="preserve">19,80 </w:delText>
              </w:r>
            </w:del>
          </w:p>
        </w:tc>
        <w:tc>
          <w:tcPr>
            <w:tcW w:w="626" w:type="pct"/>
            <w:tcBorders>
              <w:top w:val="nil"/>
              <w:left w:val="nil"/>
              <w:bottom w:val="single" w:sz="4" w:space="0" w:color="auto"/>
              <w:right w:val="single" w:sz="4" w:space="0" w:color="auto"/>
            </w:tcBorders>
            <w:noWrap/>
            <w:vAlign w:val="bottom"/>
          </w:tcPr>
          <w:p w14:paraId="6C807297" w14:textId="0F967242" w:rsidR="00327FB1" w:rsidRPr="00016B0D" w:rsidDel="003C3770" w:rsidRDefault="00327FB1" w:rsidP="00327FB1">
            <w:pPr>
              <w:spacing w:before="0" w:after="0"/>
              <w:jc w:val="right"/>
              <w:rPr>
                <w:del w:id="11664" w:author="Thu Huyen Tran" w:date="2023-12-05T22:21:00Z"/>
                <w:rFonts w:eastAsia="Times New Roman"/>
                <w:sz w:val="24"/>
                <w:szCs w:val="24"/>
                <w:lang w:val="en-US" w:eastAsia="ja-JP"/>
              </w:rPr>
            </w:pPr>
            <w:del w:id="11665" w:author="Thu Huyen Tran" w:date="2023-12-05T22:21:00Z">
              <w:r w:rsidRPr="00327FB1" w:rsidDel="003C3770">
                <w:rPr>
                  <w:rFonts w:eastAsia="Times New Roman"/>
                  <w:sz w:val="24"/>
                  <w:szCs w:val="24"/>
                  <w:lang w:val="en-US" w:eastAsia="ja-JP"/>
                </w:rPr>
                <w:delText xml:space="preserve">21,90 </w:delText>
              </w:r>
            </w:del>
          </w:p>
        </w:tc>
        <w:tc>
          <w:tcPr>
            <w:tcW w:w="698" w:type="pct"/>
            <w:tcBorders>
              <w:top w:val="nil"/>
              <w:left w:val="nil"/>
              <w:bottom w:val="single" w:sz="4" w:space="0" w:color="auto"/>
              <w:right w:val="single" w:sz="4" w:space="0" w:color="auto"/>
            </w:tcBorders>
            <w:noWrap/>
            <w:vAlign w:val="bottom"/>
          </w:tcPr>
          <w:p w14:paraId="16B8EA9E" w14:textId="2B95C2DD" w:rsidR="00327FB1" w:rsidRPr="00016B0D" w:rsidDel="003C3770" w:rsidRDefault="00327FB1" w:rsidP="00327FB1">
            <w:pPr>
              <w:spacing w:before="0" w:after="0"/>
              <w:jc w:val="right"/>
              <w:rPr>
                <w:del w:id="11666" w:author="Thu Huyen Tran" w:date="2023-12-05T22:21:00Z"/>
                <w:rFonts w:eastAsia="Times New Roman"/>
                <w:sz w:val="24"/>
                <w:szCs w:val="24"/>
                <w:lang w:val="en-US" w:eastAsia="ja-JP"/>
              </w:rPr>
            </w:pPr>
            <w:del w:id="11667" w:author="Thu Huyen Tran" w:date="2023-12-05T22:21:00Z">
              <w:r w:rsidRPr="00D165B6" w:rsidDel="003C3770">
                <w:rPr>
                  <w:rFonts w:eastAsia="Times New Roman"/>
                  <w:color w:val="FF0000"/>
                  <w:sz w:val="24"/>
                  <w:szCs w:val="24"/>
                  <w:lang w:val="en-US" w:eastAsia="ja-JP"/>
                </w:rPr>
                <w:delText xml:space="preserve">24,00 </w:delText>
              </w:r>
            </w:del>
          </w:p>
        </w:tc>
      </w:tr>
      <w:tr w:rsidR="00327FB1" w:rsidRPr="00016B0D" w:rsidDel="003C3770" w14:paraId="0D1B2DA8" w14:textId="4B76FC8C" w:rsidTr="00327FB1">
        <w:trPr>
          <w:trHeight w:val="255"/>
          <w:del w:id="11668" w:author="Thu Huyen Tran" w:date="2023-12-05T22:21:00Z"/>
        </w:trPr>
        <w:tc>
          <w:tcPr>
            <w:tcW w:w="1293" w:type="pct"/>
            <w:tcBorders>
              <w:top w:val="single" w:sz="4" w:space="0" w:color="auto"/>
              <w:left w:val="single" w:sz="4" w:space="0" w:color="auto"/>
              <w:bottom w:val="single" w:sz="4" w:space="0" w:color="auto"/>
              <w:right w:val="single" w:sz="4" w:space="0" w:color="auto"/>
            </w:tcBorders>
            <w:noWrap/>
            <w:vAlign w:val="bottom"/>
            <w:hideMark/>
          </w:tcPr>
          <w:p w14:paraId="3646BA24" w14:textId="2DCF6253" w:rsidR="00327FB1" w:rsidRPr="00016B0D" w:rsidDel="003C3770" w:rsidRDefault="00327FB1" w:rsidP="00327FB1">
            <w:pPr>
              <w:spacing w:before="0" w:after="0"/>
              <w:ind w:right="480"/>
              <w:jc w:val="left"/>
              <w:rPr>
                <w:del w:id="11669" w:author="Thu Huyen Tran" w:date="2023-12-05T22:21:00Z"/>
                <w:rFonts w:eastAsia="Times New Roman"/>
                <w:sz w:val="24"/>
                <w:szCs w:val="24"/>
                <w:lang w:val="en-US" w:eastAsia="ja-JP"/>
              </w:rPr>
            </w:pPr>
            <w:del w:id="11670" w:author="Thu Huyen Tran" w:date="2023-12-05T22:21:00Z">
              <w:r w:rsidRPr="00016B0D" w:rsidDel="003C3770">
                <w:rPr>
                  <w:rFonts w:eastAsia="Times New Roman"/>
                  <w:sz w:val="24"/>
                  <w:szCs w:val="24"/>
                  <w:lang w:val="en-US" w:eastAsia="ja-JP"/>
                </w:rPr>
                <w:delText>Tổng lượng CTR thông</w:delText>
              </w:r>
              <w:r w:rsidDel="003C3770">
                <w:rPr>
                  <w:rFonts w:eastAsia="Times New Roman"/>
                  <w:sz w:val="24"/>
                  <w:szCs w:val="24"/>
                  <w:lang w:val="en-US" w:eastAsia="ja-JP"/>
                </w:rPr>
                <w:delText xml:space="preserve"> </w:delText>
              </w:r>
              <w:r w:rsidRPr="00016B0D" w:rsidDel="003C3770">
                <w:rPr>
                  <w:rFonts w:eastAsia="Times New Roman"/>
                  <w:sz w:val="24"/>
                  <w:szCs w:val="24"/>
                  <w:lang w:val="en-US" w:eastAsia="ja-JP"/>
                </w:rPr>
                <w:delText>thường phát sinh</w:delText>
              </w:r>
            </w:del>
          </w:p>
        </w:tc>
        <w:tc>
          <w:tcPr>
            <w:tcW w:w="1030" w:type="pct"/>
            <w:tcBorders>
              <w:top w:val="single" w:sz="4" w:space="0" w:color="auto"/>
              <w:left w:val="single" w:sz="4" w:space="0" w:color="auto"/>
              <w:bottom w:val="single" w:sz="4" w:space="0" w:color="auto"/>
              <w:right w:val="single" w:sz="4" w:space="0" w:color="auto"/>
            </w:tcBorders>
            <w:noWrap/>
            <w:vAlign w:val="bottom"/>
            <w:hideMark/>
          </w:tcPr>
          <w:p w14:paraId="525FCFA4" w14:textId="62F3B523" w:rsidR="00327FB1" w:rsidRPr="00016B0D" w:rsidDel="003C3770" w:rsidRDefault="00327FB1" w:rsidP="00327FB1">
            <w:pPr>
              <w:spacing w:before="0" w:after="0"/>
              <w:jc w:val="left"/>
              <w:rPr>
                <w:del w:id="11671" w:author="Thu Huyen Tran" w:date="2023-12-05T22:21:00Z"/>
                <w:rFonts w:eastAsia="Times New Roman"/>
                <w:sz w:val="24"/>
                <w:szCs w:val="24"/>
                <w:lang w:val="en-US" w:eastAsia="ja-JP"/>
              </w:rPr>
            </w:pPr>
            <w:del w:id="11672" w:author="Thu Huyen Tran" w:date="2023-12-05T22:21:00Z">
              <w:r w:rsidRPr="00016B0D" w:rsidDel="003C3770">
                <w:rPr>
                  <w:rFonts w:eastAsia="Times New Roman"/>
                  <w:sz w:val="24"/>
                  <w:szCs w:val="24"/>
                  <w:lang w:val="en-US" w:eastAsia="ja-JP"/>
                </w:rPr>
                <w:delText>Nghìn tấn/năm</w:delText>
              </w:r>
            </w:del>
          </w:p>
        </w:tc>
        <w:tc>
          <w:tcPr>
            <w:tcW w:w="727" w:type="pct"/>
            <w:tcBorders>
              <w:top w:val="single" w:sz="4" w:space="0" w:color="auto"/>
              <w:left w:val="single" w:sz="4" w:space="0" w:color="auto"/>
              <w:bottom w:val="single" w:sz="4" w:space="0" w:color="auto"/>
              <w:right w:val="single" w:sz="4" w:space="0" w:color="auto"/>
            </w:tcBorders>
            <w:noWrap/>
            <w:vAlign w:val="bottom"/>
          </w:tcPr>
          <w:p w14:paraId="40ADBB3E" w14:textId="4B94D35C" w:rsidR="00327FB1" w:rsidRPr="00327FB1" w:rsidDel="003C3770" w:rsidRDefault="00327FB1" w:rsidP="00327FB1">
            <w:pPr>
              <w:spacing w:before="0" w:after="0"/>
              <w:jc w:val="right"/>
              <w:rPr>
                <w:del w:id="11673" w:author="Thu Huyen Tran" w:date="2023-12-05T22:21:00Z"/>
                <w:rFonts w:eastAsia="Times New Roman"/>
                <w:sz w:val="24"/>
                <w:szCs w:val="24"/>
                <w:lang w:val="en-US" w:eastAsia="ja-JP"/>
              </w:rPr>
            </w:pPr>
            <w:del w:id="11674" w:author="Thu Huyen Tran" w:date="2023-12-05T22:21:00Z">
              <w:r w:rsidRPr="00327FB1" w:rsidDel="003C3770">
                <w:rPr>
                  <w:rFonts w:eastAsia="Times New Roman"/>
                  <w:sz w:val="24"/>
                  <w:szCs w:val="24"/>
                  <w:lang w:val="en-US" w:eastAsia="ja-JP"/>
                </w:rPr>
                <w:delText xml:space="preserve">128,85 </w:delText>
              </w:r>
            </w:del>
          </w:p>
        </w:tc>
        <w:tc>
          <w:tcPr>
            <w:tcW w:w="625" w:type="pct"/>
            <w:tcBorders>
              <w:top w:val="single" w:sz="4" w:space="0" w:color="auto"/>
              <w:left w:val="single" w:sz="4" w:space="0" w:color="auto"/>
              <w:bottom w:val="single" w:sz="4" w:space="0" w:color="auto"/>
              <w:right w:val="single" w:sz="4" w:space="0" w:color="auto"/>
            </w:tcBorders>
            <w:noWrap/>
            <w:vAlign w:val="bottom"/>
          </w:tcPr>
          <w:p w14:paraId="63F50C3E" w14:textId="0A8B958D" w:rsidR="00327FB1" w:rsidRPr="00327FB1" w:rsidDel="003C3770" w:rsidRDefault="00327FB1" w:rsidP="00327FB1">
            <w:pPr>
              <w:spacing w:before="0" w:after="0"/>
              <w:jc w:val="right"/>
              <w:rPr>
                <w:del w:id="11675" w:author="Thu Huyen Tran" w:date="2023-12-05T22:21:00Z"/>
                <w:rFonts w:eastAsia="Times New Roman"/>
                <w:sz w:val="24"/>
                <w:szCs w:val="24"/>
                <w:lang w:val="en-US" w:eastAsia="ja-JP"/>
              </w:rPr>
            </w:pPr>
            <w:del w:id="11676" w:author="Thu Huyen Tran" w:date="2023-12-05T22:21:00Z">
              <w:r w:rsidRPr="00327FB1" w:rsidDel="003C3770">
                <w:rPr>
                  <w:rFonts w:eastAsia="Times New Roman"/>
                  <w:sz w:val="24"/>
                  <w:szCs w:val="24"/>
                  <w:lang w:val="en-US" w:eastAsia="ja-JP"/>
                </w:rPr>
                <w:delText xml:space="preserve">137,15 </w:delText>
              </w:r>
            </w:del>
          </w:p>
        </w:tc>
        <w:tc>
          <w:tcPr>
            <w:tcW w:w="626" w:type="pct"/>
            <w:tcBorders>
              <w:top w:val="single" w:sz="4" w:space="0" w:color="auto"/>
              <w:left w:val="single" w:sz="4" w:space="0" w:color="auto"/>
              <w:bottom w:val="single" w:sz="4" w:space="0" w:color="auto"/>
              <w:right w:val="single" w:sz="4" w:space="0" w:color="auto"/>
            </w:tcBorders>
            <w:noWrap/>
            <w:vAlign w:val="bottom"/>
          </w:tcPr>
          <w:p w14:paraId="4AE394BE" w14:textId="7E9C0200" w:rsidR="00327FB1" w:rsidRPr="00327FB1" w:rsidDel="003C3770" w:rsidRDefault="00327FB1" w:rsidP="00327FB1">
            <w:pPr>
              <w:spacing w:before="0" w:after="0"/>
              <w:jc w:val="right"/>
              <w:rPr>
                <w:del w:id="11677" w:author="Thu Huyen Tran" w:date="2023-12-05T22:21:00Z"/>
                <w:rFonts w:eastAsia="Times New Roman"/>
                <w:sz w:val="24"/>
                <w:szCs w:val="24"/>
                <w:lang w:val="en-US" w:eastAsia="ja-JP"/>
              </w:rPr>
            </w:pPr>
            <w:del w:id="11678" w:author="Thu Huyen Tran" w:date="2023-12-05T22:21:00Z">
              <w:r w:rsidRPr="00327FB1" w:rsidDel="003C3770">
                <w:rPr>
                  <w:rFonts w:eastAsia="Times New Roman"/>
                  <w:sz w:val="24"/>
                  <w:szCs w:val="24"/>
                  <w:lang w:val="en-US" w:eastAsia="ja-JP"/>
                </w:rPr>
                <w:delText xml:space="preserve">131,96 </w:delText>
              </w:r>
            </w:del>
          </w:p>
        </w:tc>
        <w:tc>
          <w:tcPr>
            <w:tcW w:w="698" w:type="pct"/>
            <w:tcBorders>
              <w:top w:val="single" w:sz="4" w:space="0" w:color="auto"/>
              <w:left w:val="single" w:sz="4" w:space="0" w:color="auto"/>
              <w:bottom w:val="single" w:sz="4" w:space="0" w:color="auto"/>
              <w:right w:val="single" w:sz="4" w:space="0" w:color="auto"/>
            </w:tcBorders>
            <w:noWrap/>
            <w:vAlign w:val="bottom"/>
          </w:tcPr>
          <w:p w14:paraId="17CE1E48" w14:textId="72B95822" w:rsidR="00327FB1" w:rsidRPr="00327FB1" w:rsidDel="003C3770" w:rsidRDefault="00327FB1" w:rsidP="00327FB1">
            <w:pPr>
              <w:spacing w:before="0" w:after="0"/>
              <w:jc w:val="right"/>
              <w:rPr>
                <w:del w:id="11679" w:author="Thu Huyen Tran" w:date="2023-12-05T22:21:00Z"/>
                <w:rFonts w:eastAsia="Times New Roman"/>
                <w:sz w:val="24"/>
                <w:szCs w:val="24"/>
                <w:lang w:val="en-US" w:eastAsia="ja-JP"/>
              </w:rPr>
            </w:pPr>
            <w:del w:id="11680" w:author="Thu Huyen Tran" w:date="2023-12-05T22:21:00Z">
              <w:r w:rsidRPr="00327FB1" w:rsidDel="003C3770">
                <w:rPr>
                  <w:rFonts w:eastAsia="Times New Roman"/>
                  <w:sz w:val="24"/>
                  <w:szCs w:val="24"/>
                  <w:lang w:val="en-US" w:eastAsia="ja-JP"/>
                </w:rPr>
                <w:delText xml:space="preserve">133,19 </w:delText>
              </w:r>
            </w:del>
          </w:p>
        </w:tc>
      </w:tr>
    </w:tbl>
    <w:p w14:paraId="6F64801B" w14:textId="53F92CCC" w:rsidR="00C25D46" w:rsidRPr="00D165B6" w:rsidRDefault="00C25D46" w:rsidP="00D165B6">
      <w:pPr>
        <w:spacing w:before="0" w:after="0" w:line="240" w:lineRule="auto"/>
        <w:jc w:val="right"/>
        <w:rPr>
          <w:i/>
          <w:iCs/>
          <w:sz w:val="20"/>
          <w:szCs w:val="20"/>
        </w:rPr>
      </w:pPr>
      <w:bookmarkStart w:id="11681" w:name="_Hlk43125895"/>
      <w:r w:rsidRPr="00D165B6">
        <w:rPr>
          <w:i/>
          <w:iCs/>
          <w:sz w:val="20"/>
          <w:szCs w:val="20"/>
        </w:rPr>
        <w:lastRenderedPageBreak/>
        <w:t>Nguồn: (*) Niên giám thống kê năm 201</w:t>
      </w:r>
      <w:r w:rsidR="00327FB1" w:rsidRPr="00D165B6">
        <w:rPr>
          <w:i/>
          <w:iCs/>
          <w:sz w:val="20"/>
          <w:szCs w:val="20"/>
        </w:rPr>
        <w:t>7-2020</w:t>
      </w:r>
      <w:r w:rsidRPr="00D165B6">
        <w:rPr>
          <w:i/>
          <w:iCs/>
          <w:sz w:val="20"/>
          <w:szCs w:val="20"/>
        </w:rPr>
        <w:t>;</w:t>
      </w:r>
    </w:p>
    <w:p w14:paraId="7D9374EE" w14:textId="75468BB5" w:rsidR="00C25D46" w:rsidRPr="00D165B6" w:rsidRDefault="00C25D46" w:rsidP="00D165B6">
      <w:pPr>
        <w:spacing w:before="0" w:after="0" w:line="240" w:lineRule="auto"/>
        <w:jc w:val="right"/>
        <w:rPr>
          <w:i/>
          <w:iCs/>
          <w:sz w:val="20"/>
          <w:szCs w:val="20"/>
        </w:rPr>
      </w:pPr>
      <w:r w:rsidRPr="00D165B6">
        <w:rPr>
          <w:i/>
          <w:iCs/>
          <w:sz w:val="20"/>
          <w:szCs w:val="20"/>
        </w:rPr>
        <w:t>(**) Báo cáo môi trường quốc gia 201</w:t>
      </w:r>
      <w:r w:rsidR="00D165B6">
        <w:rPr>
          <w:i/>
          <w:iCs/>
          <w:sz w:val="20"/>
          <w:szCs w:val="20"/>
        </w:rPr>
        <w:t>7</w:t>
      </w:r>
      <w:r w:rsidRPr="00D165B6">
        <w:rPr>
          <w:i/>
          <w:iCs/>
          <w:sz w:val="20"/>
          <w:szCs w:val="20"/>
        </w:rPr>
        <w:t xml:space="preserve"> </w:t>
      </w:r>
      <w:r w:rsidR="00D165B6">
        <w:rPr>
          <w:i/>
          <w:iCs/>
          <w:sz w:val="20"/>
          <w:szCs w:val="20"/>
        </w:rPr>
        <w:t>chuyên đề</w:t>
      </w:r>
      <w:r w:rsidRPr="00D165B6">
        <w:rPr>
          <w:i/>
          <w:iCs/>
          <w:sz w:val="20"/>
          <w:szCs w:val="20"/>
        </w:rPr>
        <w:t xml:space="preserve"> Chất thải rắn</w:t>
      </w:r>
      <w:r w:rsidR="00D165B6">
        <w:rPr>
          <w:i/>
          <w:iCs/>
          <w:sz w:val="20"/>
          <w:szCs w:val="20"/>
        </w:rPr>
        <w:t xml:space="preserve">, Bộ TNMT,2017; </w:t>
      </w:r>
      <w:r w:rsidR="00D165B6" w:rsidRPr="00D165B6">
        <w:rPr>
          <w:i/>
          <w:iCs/>
          <w:sz w:val="20"/>
          <w:szCs w:val="20"/>
        </w:rPr>
        <w:t>Báo cáo hiện trạng môi trường quốc gia giai đoạn 2016-2020</w:t>
      </w:r>
      <w:r w:rsidR="00D165B6">
        <w:rPr>
          <w:i/>
          <w:iCs/>
          <w:sz w:val="20"/>
          <w:szCs w:val="20"/>
        </w:rPr>
        <w:t xml:space="preserve">, Bộ TNMT, 2020. </w:t>
      </w:r>
    </w:p>
    <w:bookmarkEnd w:id="11681"/>
    <w:p w14:paraId="72B8CBF7" w14:textId="50F6D8F7" w:rsidR="00224D18" w:rsidRDefault="00AB5150" w:rsidP="00224D18">
      <w:pPr>
        <w:rPr>
          <w:ins w:id="11682" w:author="Huyen Tran Thu" w:date="2025-04-28T22:59:00Z" w16du:dateUtc="2025-04-28T15:59:00Z"/>
          <w:lang w:val="en-US"/>
        </w:rPr>
      </w:pPr>
      <w:r>
        <w:rPr>
          <w:lang w:val="en-US"/>
        </w:rPr>
        <w:tab/>
        <w:t xml:space="preserve">Như vậy, tổng lượng chất thải rắn sinh hoạt được thiêu đốt bao gồm cả chất thải rắn sinh hoạt đô thị và chất thải rắn sinh hoạt phát sinh tại các bệnh viện như sau: </w:t>
      </w:r>
    </w:p>
    <w:p w14:paraId="77AC3B84" w14:textId="63D771B1" w:rsidR="00FD7EAF" w:rsidDel="00FD7EAF" w:rsidRDefault="003902CD">
      <w:pPr>
        <w:pStyle w:val="Caption"/>
        <w:rPr>
          <w:del w:id="11683" w:author="Huyen Tran Thu" w:date="2025-04-28T22:48:00Z" w16du:dateUtc="2025-04-28T15:48:00Z"/>
          <w:lang w:val="en-US"/>
        </w:rPr>
        <w:pPrChange w:id="11684" w:author="Huyen Tran Thu" w:date="2025-04-28T22:59:00Z" w16du:dateUtc="2025-04-28T15:59:00Z">
          <w:pPr/>
        </w:pPrChange>
      </w:pPr>
      <w:bookmarkStart w:id="11685" w:name="_Toc196773803"/>
      <w:ins w:id="11686" w:author="Huyen Tran Thu" w:date="2025-04-28T22:59:00Z" w16du:dateUtc="2025-04-28T15:59:00Z">
        <w:r>
          <w:t xml:space="preserve">Bảng 1. </w:t>
        </w:r>
        <w:r>
          <w:rPr>
            <w:b w:val="0"/>
            <w:bCs w:val="0"/>
          </w:rPr>
          <w:fldChar w:fldCharType="begin"/>
        </w:r>
        <w:r>
          <w:instrText xml:space="preserve"> SEQ Bảng_1. \* ARABIC </w:instrText>
        </w:r>
      </w:ins>
      <w:r>
        <w:rPr>
          <w:b w:val="0"/>
          <w:bCs w:val="0"/>
        </w:rPr>
        <w:fldChar w:fldCharType="separate"/>
      </w:r>
      <w:ins w:id="11687" w:author="Huyen Tran Thu" w:date="2025-04-28T22:59:00Z" w16du:dateUtc="2025-04-28T15:59:00Z">
        <w:r>
          <w:rPr>
            <w:noProof/>
          </w:rPr>
          <w:t>22</w:t>
        </w:r>
        <w:r>
          <w:rPr>
            <w:b w:val="0"/>
            <w:bCs w:val="0"/>
          </w:rPr>
          <w:fldChar w:fldCharType="end"/>
        </w:r>
        <w:r>
          <w:t xml:space="preserve"> Tổng chất thải rắn sinh hoạt được thiêu đốt năm 2021 và 2022</w:t>
        </w:r>
      </w:ins>
      <w:bookmarkEnd w:id="11685"/>
    </w:p>
    <w:p w14:paraId="053B0CC1" w14:textId="7DBE4876" w:rsidR="009722B0" w:rsidRDefault="009669B4" w:rsidP="003902CD">
      <w:pPr>
        <w:pStyle w:val="Caption"/>
        <w:rPr>
          <w:lang w:val="en-US"/>
        </w:rPr>
      </w:pPr>
      <w:bookmarkStart w:id="11688" w:name="_Toc131781235"/>
      <w:del w:id="11689" w:author="Thu Huyen Tran" w:date="2023-12-05T23:04:00Z">
        <w:r w:rsidDel="003E09D4">
          <w:delText xml:space="preserve">Bảng 1. </w:delText>
        </w:r>
        <w:r w:rsidDel="003E09D4">
          <w:fldChar w:fldCharType="begin"/>
        </w:r>
        <w:r w:rsidDel="003E09D4">
          <w:delInstrText xml:space="preserve"> SEQ Bảng_1. \* ARABIC </w:delInstrText>
        </w:r>
        <w:r w:rsidDel="003E09D4">
          <w:fldChar w:fldCharType="separate"/>
        </w:r>
        <w:r w:rsidR="007A3D0C" w:rsidDel="003E09D4">
          <w:rPr>
            <w:noProof/>
          </w:rPr>
          <w:delText>18</w:delText>
        </w:r>
        <w:r w:rsidDel="003E09D4">
          <w:fldChar w:fldCharType="end"/>
        </w:r>
      </w:del>
      <w:bookmarkStart w:id="11690" w:name="_Toc152710026"/>
      <w:ins w:id="11691" w:author="Thu Huyen Tran" w:date="2023-12-05T23:04:00Z">
        <w:del w:id="11692" w:author="Huyen Tran Thu" w:date="2025-04-28T22:48:00Z" w16du:dateUtc="2025-04-28T15:48:00Z">
          <w:r w:rsidR="003E09D4" w:rsidDel="00FD7EAF">
            <w:delText xml:space="preserve">Bảng 1. </w:delText>
          </w:r>
          <w:r w:rsidR="003E09D4" w:rsidDel="00FD7EAF">
            <w:fldChar w:fldCharType="begin"/>
          </w:r>
          <w:r w:rsidR="003E09D4" w:rsidDel="00FD7EAF">
            <w:delInstrText xml:space="preserve"> SEQ Bảng_1. \* ARABIC </w:delInstrText>
          </w:r>
        </w:del>
      </w:ins>
      <w:del w:id="11693" w:author="Huyen Tran Thu" w:date="2025-04-28T22:48:00Z" w16du:dateUtc="2025-04-28T15:48:00Z">
        <w:r w:rsidR="003E09D4" w:rsidDel="00FD7EAF">
          <w:fldChar w:fldCharType="separate"/>
        </w:r>
      </w:del>
      <w:ins w:id="11694" w:author="Thu Huyen Tran" w:date="2023-12-05T23:04:00Z">
        <w:del w:id="11695" w:author="Huyen Tran Thu" w:date="2025-04-28T22:48:00Z" w16du:dateUtc="2025-04-28T15:48:00Z">
          <w:r w:rsidR="003E09D4" w:rsidDel="00FD7EAF">
            <w:rPr>
              <w:noProof/>
            </w:rPr>
            <w:delText>19</w:delText>
          </w:r>
          <w:r w:rsidR="003E09D4" w:rsidDel="00FD7EAF">
            <w:fldChar w:fldCharType="end"/>
          </w:r>
        </w:del>
      </w:ins>
      <w:del w:id="11696" w:author="Huyen Tran Thu" w:date="2025-04-28T22:48:00Z" w16du:dateUtc="2025-04-28T15:48:00Z">
        <w:r w:rsidR="009722B0" w:rsidDel="00FD7EAF">
          <w:delText xml:space="preserve">: </w:delText>
        </w:r>
      </w:del>
      <w:del w:id="11697" w:author="Huyen Tran Thu" w:date="2025-04-28T22:59:00Z" w16du:dateUtc="2025-04-28T15:59:00Z">
        <w:r w:rsidR="009722B0" w:rsidDel="003902CD">
          <w:delText>Tổng chất thải rắn sinh hoạt được thiêu đốt năm 20</w:delText>
        </w:r>
      </w:del>
      <w:ins w:id="11698" w:author="Thu Huyen Tran" w:date="2023-04-07T17:35:00Z">
        <w:del w:id="11699" w:author="Huyen Tran Thu" w:date="2025-04-28T20:56:00Z" w16du:dateUtc="2025-04-28T13:56:00Z">
          <w:r w:rsidR="007A3D0C" w:rsidDel="0032051E">
            <w:delText>18</w:delText>
          </w:r>
        </w:del>
      </w:ins>
      <w:bookmarkEnd w:id="11690"/>
      <w:del w:id="11700" w:author="Huyen Tran Thu" w:date="2025-04-28T22:59:00Z" w16du:dateUtc="2025-04-28T15:59:00Z">
        <w:r w:rsidDel="003902CD">
          <w:delText>20</w:delText>
        </w:r>
      </w:del>
      <w:bookmarkEnd w:id="11688"/>
    </w:p>
    <w:tbl>
      <w:tblPr>
        <w:tblStyle w:val="TableGrid"/>
        <w:tblW w:w="5000" w:type="pct"/>
        <w:jc w:val="center"/>
        <w:tblLayout w:type="fixed"/>
        <w:tblLook w:val="04A0" w:firstRow="1" w:lastRow="0" w:firstColumn="1" w:lastColumn="0" w:noHBand="0" w:noVBand="1"/>
        <w:tblPrChange w:id="11701" w:author="Huyen Tran Thu" w:date="2025-04-28T21:01:00Z" w16du:dateUtc="2025-04-28T14:01:00Z">
          <w:tblPr>
            <w:tblStyle w:val="TableGrid"/>
            <w:tblW w:w="5360" w:type="pct"/>
            <w:jc w:val="center"/>
            <w:tblLayout w:type="fixed"/>
            <w:tblLook w:val="04A0" w:firstRow="1" w:lastRow="0" w:firstColumn="1" w:lastColumn="0" w:noHBand="0" w:noVBand="1"/>
          </w:tblPr>
        </w:tblPrChange>
      </w:tblPr>
      <w:tblGrid>
        <w:gridCol w:w="768"/>
        <w:gridCol w:w="2737"/>
        <w:gridCol w:w="1182"/>
        <w:gridCol w:w="4375"/>
        <w:tblGridChange w:id="11702">
          <w:tblGrid>
            <w:gridCol w:w="768"/>
            <w:gridCol w:w="2556"/>
            <w:gridCol w:w="181"/>
            <w:gridCol w:w="1182"/>
            <w:gridCol w:w="2251"/>
            <w:gridCol w:w="2124"/>
            <w:gridCol w:w="652"/>
          </w:tblGrid>
        </w:tblGridChange>
      </w:tblGrid>
      <w:tr w:rsidR="0028015D" w:rsidRPr="001D361B" w14:paraId="3F114B15" w14:textId="68CDAD3B" w:rsidTr="0028015D">
        <w:trPr>
          <w:jc w:val="center"/>
          <w:trPrChange w:id="11703" w:author="Huyen Tran Thu" w:date="2025-04-28T21:01:00Z" w16du:dateUtc="2025-04-28T14:01:00Z">
            <w:trPr>
              <w:jc w:val="center"/>
            </w:trPr>
          </w:trPrChange>
        </w:trPr>
        <w:tc>
          <w:tcPr>
            <w:tcW w:w="424" w:type="pct"/>
            <w:tcPrChange w:id="11704" w:author="Huyen Tran Thu" w:date="2025-04-28T21:01:00Z" w16du:dateUtc="2025-04-28T14:01:00Z">
              <w:tcPr>
                <w:tcW w:w="395" w:type="pct"/>
              </w:tcPr>
            </w:tcPrChange>
          </w:tcPr>
          <w:p w14:paraId="5CD11679" w14:textId="73241DC7" w:rsidR="0032051E" w:rsidRPr="001D361B" w:rsidRDefault="0032051E" w:rsidP="00AB5150">
            <w:pPr>
              <w:ind w:firstLine="0"/>
              <w:jc w:val="center"/>
              <w:rPr>
                <w:b/>
                <w:bCs/>
                <w:sz w:val="22"/>
                <w:lang w:val="en-US"/>
                <w:rPrChange w:id="11705" w:author="Huyen Tran Thu" w:date="2025-04-28T21:01:00Z" w16du:dateUtc="2025-04-28T14:01:00Z">
                  <w:rPr>
                    <w:b/>
                    <w:bCs/>
                    <w:lang w:val="en-US"/>
                  </w:rPr>
                </w:rPrChange>
              </w:rPr>
            </w:pPr>
            <w:ins w:id="11706" w:author="Huyen Tran Thu" w:date="2025-04-28T20:56:00Z" w16du:dateUtc="2025-04-28T13:56:00Z">
              <w:r w:rsidRPr="001D361B">
                <w:rPr>
                  <w:b/>
                  <w:bCs/>
                  <w:sz w:val="22"/>
                  <w:lang w:val="en-US"/>
                  <w:rPrChange w:id="11707" w:author="Huyen Tran Thu" w:date="2025-04-28T21:01:00Z" w16du:dateUtc="2025-04-28T14:01:00Z">
                    <w:rPr>
                      <w:b/>
                      <w:bCs/>
                      <w:lang w:val="en-US"/>
                    </w:rPr>
                  </w:rPrChange>
                </w:rPr>
                <w:t>Năm</w:t>
              </w:r>
            </w:ins>
          </w:p>
        </w:tc>
        <w:tc>
          <w:tcPr>
            <w:tcW w:w="1510" w:type="pct"/>
            <w:tcPrChange w:id="11708" w:author="Huyen Tran Thu" w:date="2025-04-28T21:01:00Z" w16du:dateUtc="2025-04-28T14:01:00Z">
              <w:tcPr>
                <w:tcW w:w="1315" w:type="pct"/>
              </w:tcPr>
            </w:tcPrChange>
          </w:tcPr>
          <w:p w14:paraId="5C4E58EA" w14:textId="4279FC4E" w:rsidR="0032051E" w:rsidRPr="001D361B" w:rsidRDefault="0032051E" w:rsidP="00AB5150">
            <w:pPr>
              <w:ind w:firstLine="0"/>
              <w:jc w:val="center"/>
              <w:rPr>
                <w:b/>
                <w:bCs/>
                <w:sz w:val="22"/>
                <w:lang w:val="en-US"/>
                <w:rPrChange w:id="11709" w:author="Huyen Tran Thu" w:date="2025-04-28T21:01:00Z" w16du:dateUtc="2025-04-28T14:01:00Z">
                  <w:rPr>
                    <w:b/>
                    <w:bCs/>
                    <w:lang w:val="en-US"/>
                  </w:rPr>
                </w:rPrChange>
              </w:rPr>
            </w:pPr>
            <w:r w:rsidRPr="001D361B">
              <w:rPr>
                <w:b/>
                <w:bCs/>
                <w:sz w:val="22"/>
                <w:lang w:val="en-US"/>
                <w:rPrChange w:id="11710" w:author="Huyen Tran Thu" w:date="2025-04-28T21:01:00Z" w16du:dateUtc="2025-04-28T14:01:00Z">
                  <w:rPr>
                    <w:b/>
                    <w:bCs/>
                    <w:lang w:val="en-US"/>
                  </w:rPr>
                </w:rPrChange>
              </w:rPr>
              <w:t>Tổng chất thải rắn sinh hoạt đô thị được thiêu đốt</w:t>
            </w:r>
          </w:p>
          <w:p w14:paraId="170D1A38" w14:textId="0A8CE93D" w:rsidR="0032051E" w:rsidRPr="001D361B" w:rsidRDefault="0032051E" w:rsidP="00AB5150">
            <w:pPr>
              <w:ind w:firstLine="0"/>
              <w:jc w:val="center"/>
              <w:rPr>
                <w:b/>
                <w:bCs/>
                <w:sz w:val="22"/>
                <w:lang w:val="en-US"/>
                <w:rPrChange w:id="11711" w:author="Huyen Tran Thu" w:date="2025-04-28T21:01:00Z" w16du:dateUtc="2025-04-28T14:01:00Z">
                  <w:rPr>
                    <w:b/>
                    <w:bCs/>
                    <w:lang w:val="en-US"/>
                  </w:rPr>
                </w:rPrChange>
              </w:rPr>
            </w:pPr>
            <w:r w:rsidRPr="001D361B">
              <w:rPr>
                <w:b/>
                <w:bCs/>
                <w:sz w:val="22"/>
                <w:lang w:val="en-US"/>
                <w:rPrChange w:id="11712" w:author="Huyen Tran Thu" w:date="2025-04-28T21:01:00Z" w16du:dateUtc="2025-04-28T14:01:00Z">
                  <w:rPr>
                    <w:b/>
                    <w:bCs/>
                    <w:lang w:val="en-US"/>
                  </w:rPr>
                </w:rPrChange>
              </w:rPr>
              <w:t>(tấn)</w:t>
            </w:r>
          </w:p>
        </w:tc>
        <w:tc>
          <w:tcPr>
            <w:tcW w:w="652" w:type="pct"/>
            <w:tcPrChange w:id="11713" w:author="Huyen Tran Thu" w:date="2025-04-28T21:01:00Z" w16du:dateUtc="2025-04-28T14:01:00Z">
              <w:tcPr>
                <w:tcW w:w="1860" w:type="pct"/>
                <w:gridSpan w:val="3"/>
              </w:tcPr>
            </w:tcPrChange>
          </w:tcPr>
          <w:p w14:paraId="1062154B" w14:textId="0FAEDAD9" w:rsidR="0032051E" w:rsidRPr="001D361B" w:rsidRDefault="0032051E" w:rsidP="00AB5150">
            <w:pPr>
              <w:ind w:firstLine="0"/>
              <w:jc w:val="center"/>
              <w:rPr>
                <w:b/>
                <w:bCs/>
                <w:sz w:val="22"/>
                <w:lang w:val="en-US"/>
                <w:rPrChange w:id="11714" w:author="Huyen Tran Thu" w:date="2025-04-28T21:01:00Z" w16du:dateUtc="2025-04-28T14:01:00Z">
                  <w:rPr>
                    <w:b/>
                    <w:bCs/>
                    <w:lang w:val="en-US"/>
                  </w:rPr>
                </w:rPrChange>
              </w:rPr>
            </w:pPr>
            <w:r w:rsidRPr="001D361B">
              <w:rPr>
                <w:b/>
                <w:bCs/>
                <w:sz w:val="22"/>
                <w:lang w:val="en-US"/>
                <w:rPrChange w:id="11715" w:author="Huyen Tran Thu" w:date="2025-04-28T21:01:00Z" w16du:dateUtc="2025-04-28T14:01:00Z">
                  <w:rPr>
                    <w:b/>
                    <w:bCs/>
                    <w:lang w:val="en-US"/>
                  </w:rPr>
                </w:rPrChange>
              </w:rPr>
              <w:t>Tổng chất thải rắn sinh hoạt từ bệnh viện được thiêu đốt</w:t>
            </w:r>
          </w:p>
          <w:p w14:paraId="6CB38C11" w14:textId="1055A250" w:rsidR="0032051E" w:rsidRPr="001D361B" w:rsidRDefault="0032051E" w:rsidP="00AB5150">
            <w:pPr>
              <w:ind w:firstLine="0"/>
              <w:jc w:val="center"/>
              <w:rPr>
                <w:b/>
                <w:bCs/>
                <w:sz w:val="22"/>
                <w:lang w:val="en-US"/>
                <w:rPrChange w:id="11716" w:author="Huyen Tran Thu" w:date="2025-04-28T21:01:00Z" w16du:dateUtc="2025-04-28T14:01:00Z">
                  <w:rPr>
                    <w:b/>
                    <w:bCs/>
                    <w:lang w:val="en-US"/>
                  </w:rPr>
                </w:rPrChange>
              </w:rPr>
            </w:pPr>
            <w:r w:rsidRPr="001D361B">
              <w:rPr>
                <w:b/>
                <w:bCs/>
                <w:sz w:val="22"/>
                <w:lang w:val="en-US"/>
                <w:rPrChange w:id="11717" w:author="Huyen Tran Thu" w:date="2025-04-28T21:01:00Z" w16du:dateUtc="2025-04-28T14:01:00Z">
                  <w:rPr>
                    <w:b/>
                    <w:bCs/>
                    <w:lang w:val="en-US"/>
                  </w:rPr>
                </w:rPrChange>
              </w:rPr>
              <w:t>(tấn)</w:t>
            </w:r>
          </w:p>
        </w:tc>
        <w:tc>
          <w:tcPr>
            <w:tcW w:w="2414" w:type="pct"/>
            <w:tcPrChange w:id="11718" w:author="Huyen Tran Thu" w:date="2025-04-28T21:01:00Z" w16du:dateUtc="2025-04-28T14:01:00Z">
              <w:tcPr>
                <w:tcW w:w="1429" w:type="pct"/>
                <w:gridSpan w:val="2"/>
              </w:tcPr>
            </w:tcPrChange>
          </w:tcPr>
          <w:p w14:paraId="7869774A" w14:textId="77777777" w:rsidR="0032051E" w:rsidRPr="001D361B" w:rsidRDefault="0032051E" w:rsidP="00AB5150">
            <w:pPr>
              <w:ind w:firstLine="0"/>
              <w:jc w:val="center"/>
              <w:rPr>
                <w:b/>
                <w:bCs/>
                <w:sz w:val="22"/>
                <w:lang w:val="en-US"/>
                <w:rPrChange w:id="11719" w:author="Huyen Tran Thu" w:date="2025-04-28T21:01:00Z" w16du:dateUtc="2025-04-28T14:01:00Z">
                  <w:rPr>
                    <w:b/>
                    <w:bCs/>
                    <w:lang w:val="en-US"/>
                  </w:rPr>
                </w:rPrChange>
              </w:rPr>
            </w:pPr>
            <w:r w:rsidRPr="001D361B">
              <w:rPr>
                <w:b/>
                <w:bCs/>
                <w:sz w:val="22"/>
                <w:lang w:val="en-US"/>
                <w:rPrChange w:id="11720" w:author="Huyen Tran Thu" w:date="2025-04-28T21:01:00Z" w16du:dateUtc="2025-04-28T14:01:00Z">
                  <w:rPr>
                    <w:b/>
                    <w:bCs/>
                    <w:lang w:val="en-US"/>
                  </w:rPr>
                </w:rPrChange>
              </w:rPr>
              <w:t>Tổng CTR được thiêu đốt</w:t>
            </w:r>
          </w:p>
          <w:p w14:paraId="357B9464" w14:textId="4F5F341E" w:rsidR="0032051E" w:rsidRPr="001D361B" w:rsidRDefault="0032051E" w:rsidP="00AB5150">
            <w:pPr>
              <w:ind w:firstLine="0"/>
              <w:jc w:val="center"/>
              <w:rPr>
                <w:b/>
                <w:bCs/>
                <w:sz w:val="22"/>
                <w:lang w:val="en-US"/>
                <w:rPrChange w:id="11721" w:author="Huyen Tran Thu" w:date="2025-04-28T21:01:00Z" w16du:dateUtc="2025-04-28T14:01:00Z">
                  <w:rPr>
                    <w:b/>
                    <w:bCs/>
                    <w:lang w:val="en-US"/>
                  </w:rPr>
                </w:rPrChange>
              </w:rPr>
            </w:pPr>
            <w:r w:rsidRPr="001D361B">
              <w:rPr>
                <w:b/>
                <w:bCs/>
                <w:sz w:val="22"/>
                <w:lang w:val="en-US"/>
                <w:rPrChange w:id="11722" w:author="Huyen Tran Thu" w:date="2025-04-28T21:01:00Z" w16du:dateUtc="2025-04-28T14:01:00Z">
                  <w:rPr>
                    <w:b/>
                    <w:bCs/>
                    <w:lang w:val="en-US"/>
                  </w:rPr>
                </w:rPrChange>
              </w:rPr>
              <w:t>(tấn)</w:t>
            </w:r>
          </w:p>
        </w:tc>
      </w:tr>
      <w:tr w:rsidR="0028015D" w:rsidRPr="001D361B" w14:paraId="53809B9C" w14:textId="60F87FA4" w:rsidTr="0028015D">
        <w:trPr>
          <w:jc w:val="center"/>
          <w:trPrChange w:id="11723" w:author="Huyen Tran Thu" w:date="2025-04-28T21:01:00Z" w16du:dateUtc="2025-04-28T14:01:00Z">
            <w:trPr>
              <w:jc w:val="center"/>
            </w:trPr>
          </w:trPrChange>
        </w:trPr>
        <w:tc>
          <w:tcPr>
            <w:tcW w:w="424" w:type="pct"/>
            <w:tcPrChange w:id="11724" w:author="Huyen Tran Thu" w:date="2025-04-28T21:01:00Z" w16du:dateUtc="2025-04-28T14:01:00Z">
              <w:tcPr>
                <w:tcW w:w="395" w:type="pct"/>
              </w:tcPr>
            </w:tcPrChange>
          </w:tcPr>
          <w:p w14:paraId="390AD6C5" w14:textId="763E1A6C" w:rsidR="0032051E" w:rsidRPr="008073D8" w:rsidRDefault="0032051E">
            <w:pPr>
              <w:ind w:firstLine="71"/>
              <w:jc w:val="center"/>
              <w:rPr>
                <w:sz w:val="22"/>
                <w:rPrChange w:id="11725" w:author="Huyen Tran Thu" w:date="2025-04-28T21:02:00Z" w16du:dateUtc="2025-04-28T14:02:00Z">
                  <w:rPr>
                    <w:sz w:val="24"/>
                    <w:szCs w:val="24"/>
                    <w:highlight w:val="yellow"/>
                  </w:rPr>
                </w:rPrChange>
              </w:rPr>
              <w:pPrChange w:id="11726" w:author="Huyen Tran Thu" w:date="2025-04-28T20:56:00Z" w16du:dateUtc="2025-04-28T13:56:00Z">
                <w:pPr>
                  <w:jc w:val="center"/>
                </w:pPr>
              </w:pPrChange>
            </w:pPr>
            <w:ins w:id="11727" w:author="Huyen Tran Thu" w:date="2025-04-28T20:56:00Z" w16du:dateUtc="2025-04-28T13:56:00Z">
              <w:r w:rsidRPr="008073D8">
                <w:rPr>
                  <w:sz w:val="22"/>
                  <w:rPrChange w:id="11728" w:author="Huyen Tran Thu" w:date="2025-04-28T21:02:00Z" w16du:dateUtc="2025-04-28T14:02:00Z">
                    <w:rPr>
                      <w:sz w:val="24"/>
                      <w:szCs w:val="24"/>
                      <w:highlight w:val="yellow"/>
                    </w:rPr>
                  </w:rPrChange>
                </w:rPr>
                <w:t>2021</w:t>
              </w:r>
            </w:ins>
          </w:p>
        </w:tc>
        <w:tc>
          <w:tcPr>
            <w:tcW w:w="1510" w:type="pct"/>
            <w:vAlign w:val="bottom"/>
            <w:tcPrChange w:id="11729" w:author="Huyen Tran Thu" w:date="2025-04-28T21:01:00Z" w16du:dateUtc="2025-04-28T14:01:00Z">
              <w:tcPr>
                <w:tcW w:w="1315" w:type="pct"/>
                <w:vAlign w:val="bottom"/>
              </w:tcPr>
            </w:tcPrChange>
          </w:tcPr>
          <w:p w14:paraId="0C6262CA" w14:textId="78A9272C" w:rsidR="0032051E" w:rsidRPr="001D361B" w:rsidRDefault="0032051E" w:rsidP="0032051E">
            <w:pPr>
              <w:ind w:firstLine="0"/>
              <w:jc w:val="center"/>
              <w:rPr>
                <w:bCs/>
                <w:sz w:val="22"/>
                <w:lang w:val="en-US"/>
                <w:rPrChange w:id="11730" w:author="Huyen Tran Thu" w:date="2025-04-28T21:01:00Z" w16du:dateUtc="2025-04-28T14:01:00Z">
                  <w:rPr>
                    <w:bCs/>
                    <w:lang w:val="en-US"/>
                  </w:rPr>
                </w:rPrChange>
              </w:rPr>
            </w:pPr>
            <w:ins w:id="11731" w:author="Huyen Tran Thu" w:date="2025-04-28T20:56:00Z" w16du:dateUtc="2025-04-28T13:56:00Z">
              <w:r w:rsidRPr="001D361B">
                <w:rPr>
                  <w:sz w:val="22"/>
                  <w:rPrChange w:id="11732" w:author="Huyen Tran Thu" w:date="2025-04-28T21:01:00Z" w16du:dateUtc="2025-04-28T14:01:00Z">
                    <w:rPr>
                      <w:rFonts w:ascii="Arial" w:hAnsi="Arial" w:cs="Arial"/>
                      <w:sz w:val="20"/>
                      <w:szCs w:val="20"/>
                    </w:rPr>
                  </w:rPrChange>
                </w:rPr>
                <w:t xml:space="preserve">1.529.628 </w:t>
              </w:r>
            </w:ins>
            <w:ins w:id="11733" w:author="Thu Huyen Tran" w:date="2023-12-05T22:21:00Z">
              <w:del w:id="11734" w:author="Huyen Tran Thu" w:date="2025-04-28T20:56:00Z" w16du:dateUtc="2025-04-28T13:56:00Z">
                <w:r w:rsidRPr="001D361B" w:rsidDel="00E44CB0">
                  <w:rPr>
                    <w:sz w:val="22"/>
                    <w:highlight w:val="yellow"/>
                    <w:rPrChange w:id="11735" w:author="Huyen Tran Thu" w:date="2025-04-28T21:01:00Z" w16du:dateUtc="2025-04-28T14:01:00Z">
                      <w:rPr>
                        <w:sz w:val="24"/>
                        <w:szCs w:val="24"/>
                        <w:highlight w:val="yellow"/>
                      </w:rPr>
                    </w:rPrChange>
                  </w:rPr>
                  <w:delText>1.521.831</w:delText>
                </w:r>
                <w:r w:rsidRPr="001D361B" w:rsidDel="00E44CB0">
                  <w:rPr>
                    <w:sz w:val="22"/>
                    <w:rPrChange w:id="11736" w:author="Huyen Tran Thu" w:date="2025-04-28T21:01:00Z" w16du:dateUtc="2025-04-28T14:01:00Z">
                      <w:rPr>
                        <w:sz w:val="24"/>
                        <w:szCs w:val="24"/>
                      </w:rPr>
                    </w:rPrChange>
                  </w:rPr>
                  <w:delText xml:space="preserve"> </w:delText>
                </w:r>
              </w:del>
            </w:ins>
            <w:del w:id="11737" w:author="Huyen Tran Thu" w:date="2023-03-30T09:30:00Z">
              <w:r w:rsidRPr="001D361B" w:rsidDel="00D02199">
                <w:rPr>
                  <w:bCs/>
                  <w:sz w:val="22"/>
                  <w:lang w:val="en-US"/>
                  <w:rPrChange w:id="11738" w:author="Huyen Tran Thu" w:date="2025-04-28T21:01:00Z" w16du:dateUtc="2025-04-28T14:01:00Z">
                    <w:rPr>
                      <w:bCs/>
                      <w:lang w:val="en-US"/>
                    </w:rPr>
                  </w:rPrChange>
                </w:rPr>
                <w:delText>1.</w:delText>
              </w:r>
            </w:del>
            <w:del w:id="11739" w:author="Huyen Tran Thu" w:date="2023-03-30T09:28:00Z">
              <w:r w:rsidRPr="001D361B" w:rsidDel="004A3277">
                <w:rPr>
                  <w:bCs/>
                  <w:sz w:val="22"/>
                  <w:lang w:val="en-US"/>
                  <w:rPrChange w:id="11740" w:author="Huyen Tran Thu" w:date="2025-04-28T21:01:00Z" w16du:dateUtc="2025-04-28T14:01:00Z">
                    <w:rPr>
                      <w:bCs/>
                      <w:lang w:val="en-US"/>
                    </w:rPr>
                  </w:rPrChange>
                </w:rPr>
                <w:delText>418.385</w:delText>
              </w:r>
            </w:del>
          </w:p>
        </w:tc>
        <w:tc>
          <w:tcPr>
            <w:tcW w:w="652" w:type="pct"/>
            <w:vAlign w:val="center"/>
            <w:tcPrChange w:id="11741" w:author="Huyen Tran Thu" w:date="2025-04-28T21:01:00Z" w16du:dateUtc="2025-04-28T14:01:00Z">
              <w:tcPr>
                <w:tcW w:w="1860" w:type="pct"/>
                <w:gridSpan w:val="3"/>
                <w:vAlign w:val="center"/>
              </w:tcPr>
            </w:tcPrChange>
          </w:tcPr>
          <w:p w14:paraId="35748E37" w14:textId="2AE3771A" w:rsidR="0032051E" w:rsidRPr="001D361B" w:rsidRDefault="0032051E" w:rsidP="0028015D">
            <w:pPr>
              <w:ind w:firstLine="0"/>
              <w:jc w:val="center"/>
              <w:rPr>
                <w:bCs/>
                <w:sz w:val="22"/>
                <w:lang w:val="en-US"/>
                <w:rPrChange w:id="11742" w:author="Huyen Tran Thu" w:date="2025-04-28T21:01:00Z" w16du:dateUtc="2025-04-28T14:01:00Z">
                  <w:rPr>
                    <w:bCs/>
                    <w:lang w:val="en-US"/>
                  </w:rPr>
                </w:rPrChange>
              </w:rPr>
            </w:pPr>
            <w:ins w:id="11743" w:author="Huyen Tran Thu" w:date="2025-04-28T20:59:00Z" w16du:dateUtc="2025-04-28T13:59:00Z">
              <w:r w:rsidRPr="001D361B">
                <w:rPr>
                  <w:sz w:val="22"/>
                  <w:rPrChange w:id="11744" w:author="Huyen Tran Thu" w:date="2025-04-28T21:01:00Z" w16du:dateUtc="2025-04-28T14:01:00Z">
                    <w:rPr>
                      <w:rFonts w:ascii="Arial" w:hAnsi="Arial" w:cs="Arial"/>
                      <w:sz w:val="20"/>
                      <w:szCs w:val="20"/>
                    </w:rPr>
                  </w:rPrChange>
                </w:rPr>
                <w:t xml:space="preserve">137.780 </w:t>
              </w:r>
            </w:ins>
            <w:del w:id="11745" w:author="Huyen Tran Thu" w:date="2025-04-28T20:59:00Z" w16du:dateUtc="2025-04-28T13:59:00Z">
              <w:r w:rsidRPr="001D361B" w:rsidDel="008353DC">
                <w:rPr>
                  <w:bCs/>
                  <w:sz w:val="22"/>
                  <w:lang w:val="en-US"/>
                  <w:rPrChange w:id="11746" w:author="Huyen Tran Thu" w:date="2025-04-28T21:01:00Z" w16du:dateUtc="2025-04-28T14:01:00Z">
                    <w:rPr>
                      <w:bCs/>
                      <w:lang w:val="en-US"/>
                    </w:rPr>
                  </w:rPrChange>
                </w:rPr>
                <w:delText>13</w:delText>
              </w:r>
            </w:del>
            <w:ins w:id="11747" w:author="Thu Huyen Tran" w:date="2023-12-05T22:21:00Z">
              <w:del w:id="11748" w:author="Huyen Tran Thu" w:date="2025-04-28T20:59:00Z" w16du:dateUtc="2025-04-28T13:59:00Z">
                <w:r w:rsidRPr="001D361B" w:rsidDel="008353DC">
                  <w:rPr>
                    <w:bCs/>
                    <w:sz w:val="22"/>
                    <w:lang w:val="en-US"/>
                    <w:rPrChange w:id="11749" w:author="Huyen Tran Thu" w:date="2025-04-28T21:01:00Z" w16du:dateUtc="2025-04-28T14:01:00Z">
                      <w:rPr>
                        <w:bCs/>
                        <w:lang w:val="en-US"/>
                      </w:rPr>
                    </w:rPrChange>
                  </w:rPr>
                  <w:delText>156</w:delText>
                </w:r>
              </w:del>
            </w:ins>
            <w:ins w:id="11750" w:author="Thu Huyen Tran" w:date="2023-12-05T22:22:00Z">
              <w:del w:id="11751" w:author="Huyen Tran Thu" w:date="2025-04-28T20:59:00Z" w16du:dateUtc="2025-04-28T13:59:00Z">
                <w:r w:rsidRPr="001D361B" w:rsidDel="008353DC">
                  <w:rPr>
                    <w:bCs/>
                    <w:sz w:val="22"/>
                    <w:lang w:val="en-US"/>
                    <w:rPrChange w:id="11752" w:author="Huyen Tran Thu" w:date="2025-04-28T21:01:00Z" w16du:dateUtc="2025-04-28T14:01:00Z">
                      <w:rPr>
                        <w:bCs/>
                        <w:lang w:val="en-US"/>
                      </w:rPr>
                    </w:rPrChange>
                  </w:rPr>
                  <w:delText>.112</w:delText>
                </w:r>
              </w:del>
            </w:ins>
            <w:del w:id="11753" w:author="Huyen Tran Thu" w:date="2023-03-30T09:28:00Z">
              <w:r w:rsidRPr="001D361B" w:rsidDel="004A3277">
                <w:rPr>
                  <w:bCs/>
                  <w:sz w:val="22"/>
                  <w:lang w:val="en-US"/>
                  <w:rPrChange w:id="11754" w:author="Huyen Tran Thu" w:date="2025-04-28T21:01:00Z" w16du:dateUtc="2025-04-28T14:01:00Z">
                    <w:rPr>
                      <w:bCs/>
                      <w:lang w:val="en-US"/>
                    </w:rPr>
                  </w:rPrChange>
                </w:rPr>
                <w:delText>3.192</w:delText>
              </w:r>
            </w:del>
          </w:p>
        </w:tc>
        <w:tc>
          <w:tcPr>
            <w:tcW w:w="2414" w:type="pct"/>
            <w:tcPrChange w:id="11755" w:author="Huyen Tran Thu" w:date="2025-04-28T21:01:00Z" w16du:dateUtc="2025-04-28T14:01:00Z">
              <w:tcPr>
                <w:tcW w:w="1429" w:type="pct"/>
                <w:gridSpan w:val="2"/>
              </w:tcPr>
            </w:tcPrChange>
          </w:tcPr>
          <w:p w14:paraId="3845A313" w14:textId="017ED450" w:rsidR="0032051E" w:rsidRPr="001D361B" w:rsidRDefault="0028015D" w:rsidP="0032051E">
            <w:pPr>
              <w:ind w:firstLine="0"/>
              <w:jc w:val="center"/>
              <w:rPr>
                <w:b/>
                <w:sz w:val="22"/>
                <w:lang w:val="en-US"/>
                <w:rPrChange w:id="11756" w:author="Huyen Tran Thu" w:date="2025-04-28T21:01:00Z" w16du:dateUtc="2025-04-28T14:01:00Z">
                  <w:rPr>
                    <w:b/>
                    <w:lang w:val="en-US"/>
                  </w:rPr>
                </w:rPrChange>
              </w:rPr>
            </w:pPr>
            <w:ins w:id="11757" w:author="Huyen Tran Thu" w:date="2025-04-28T21:00:00Z" w16du:dateUtc="2025-04-28T14:00:00Z">
              <w:r w:rsidRPr="001D361B">
                <w:rPr>
                  <w:b/>
                  <w:sz w:val="22"/>
                  <w:lang w:val="en-US"/>
                  <w:rPrChange w:id="11758" w:author="Huyen Tran Thu" w:date="2025-04-28T21:01:00Z" w16du:dateUtc="2025-04-28T14:01:00Z">
                    <w:rPr>
                      <w:b/>
                      <w:lang w:val="en-US"/>
                    </w:rPr>
                  </w:rPrChange>
                </w:rPr>
                <w:t>1.667.408</w:t>
              </w:r>
            </w:ins>
            <w:ins w:id="11759" w:author="Thu Huyen Tran" w:date="2023-12-05T22:22:00Z">
              <w:del w:id="11760" w:author="Huyen Tran Thu" w:date="2025-04-28T21:00:00Z" w16du:dateUtc="2025-04-28T14:00:00Z">
                <w:r w:rsidR="0032051E" w:rsidRPr="001D361B" w:rsidDel="0028015D">
                  <w:rPr>
                    <w:b/>
                    <w:sz w:val="22"/>
                    <w:lang w:val="en-US"/>
                    <w:rPrChange w:id="11761" w:author="Huyen Tran Thu" w:date="2025-04-28T21:01:00Z" w16du:dateUtc="2025-04-28T14:01:00Z">
                      <w:rPr>
                        <w:b/>
                        <w:lang w:val="en-US"/>
                      </w:rPr>
                    </w:rPrChange>
                  </w:rPr>
                  <w:delText>1.677.843</w:delText>
                </w:r>
              </w:del>
            </w:ins>
            <w:ins w:id="11762" w:author="Huyen Tran Thu" w:date="2023-03-30T09:30:00Z">
              <w:del w:id="11763" w:author="Thu Huyen Tran" w:date="2023-12-05T22:22:00Z">
                <w:r w:rsidR="0032051E" w:rsidRPr="001D361B" w:rsidDel="003C3770">
                  <w:rPr>
                    <w:b/>
                    <w:sz w:val="22"/>
                    <w:lang w:val="en-US"/>
                    <w:rPrChange w:id="11764" w:author="Huyen Tran Thu" w:date="2025-04-28T21:01:00Z" w16du:dateUtc="2025-04-28T14:01:00Z">
                      <w:rPr>
                        <w:bCs/>
                        <w:lang w:val="en-US"/>
                      </w:rPr>
                    </w:rPrChange>
                  </w:rPr>
                  <w:delText>1.363.</w:delText>
                </w:r>
                <w:r w:rsidR="0032051E" w:rsidRPr="001D361B" w:rsidDel="003C3770">
                  <w:rPr>
                    <w:b/>
                    <w:sz w:val="22"/>
                    <w:lang w:val="en-US"/>
                    <w:rPrChange w:id="11765" w:author="Huyen Tran Thu" w:date="2025-04-28T21:01:00Z" w16du:dateUtc="2025-04-28T14:01:00Z">
                      <w:rPr>
                        <w:b/>
                        <w:lang w:val="en-US"/>
                      </w:rPr>
                    </w:rPrChange>
                  </w:rPr>
                  <w:delText>625</w:delText>
                </w:r>
              </w:del>
            </w:ins>
            <w:del w:id="11766" w:author="Huyen Tran Thu" w:date="2023-03-30T09:30:00Z">
              <w:r w:rsidR="0032051E" w:rsidRPr="001D361B" w:rsidDel="00D02199">
                <w:rPr>
                  <w:b/>
                  <w:sz w:val="22"/>
                  <w:lang w:val="en-US"/>
                  <w:rPrChange w:id="11767" w:author="Huyen Tran Thu" w:date="2025-04-28T21:01:00Z" w16du:dateUtc="2025-04-28T14:01:00Z">
                    <w:rPr>
                      <w:b/>
                      <w:lang w:val="en-US"/>
                    </w:rPr>
                  </w:rPrChange>
                </w:rPr>
                <w:delText>1.551.577</w:delText>
              </w:r>
            </w:del>
          </w:p>
        </w:tc>
      </w:tr>
    </w:tbl>
    <w:tbl>
      <w:tblPr>
        <w:tblStyle w:val="TableGrid"/>
        <w:tblW w:w="5000" w:type="pct"/>
        <w:jc w:val="center"/>
        <w:tblLook w:val="04A0" w:firstRow="1" w:lastRow="0" w:firstColumn="1" w:lastColumn="0" w:noHBand="0" w:noVBand="1"/>
      </w:tblPr>
      <w:tblGrid>
        <w:gridCol w:w="768"/>
        <w:gridCol w:w="2737"/>
        <w:gridCol w:w="1182"/>
        <w:gridCol w:w="4375"/>
      </w:tblGrid>
      <w:tr w:rsidR="001D361B" w:rsidRPr="001D361B" w14:paraId="7AB67E0B" w14:textId="77777777" w:rsidTr="0028015D">
        <w:trPr>
          <w:jc w:val="center"/>
          <w:ins w:id="11768" w:author="Huyen Tran Thu" w:date="2025-04-28T20:56:00Z"/>
        </w:trPr>
        <w:tc>
          <w:tcPr>
            <w:tcW w:w="424" w:type="pct"/>
          </w:tcPr>
          <w:p w14:paraId="725F5C95" w14:textId="491B9021" w:rsidR="0032051E" w:rsidRPr="008073D8" w:rsidRDefault="0032051E" w:rsidP="0032051E">
            <w:pPr>
              <w:ind w:firstLine="71"/>
              <w:jc w:val="center"/>
              <w:rPr>
                <w:ins w:id="11769" w:author="Huyen Tran Thu" w:date="2025-04-28T20:56:00Z" w16du:dateUtc="2025-04-28T13:56:00Z"/>
                <w:sz w:val="22"/>
                <w:rPrChange w:id="11770" w:author="Huyen Tran Thu" w:date="2025-04-28T21:02:00Z" w16du:dateUtc="2025-04-28T14:02:00Z">
                  <w:rPr>
                    <w:ins w:id="11771" w:author="Huyen Tran Thu" w:date="2025-04-28T20:56:00Z" w16du:dateUtc="2025-04-28T13:56:00Z"/>
                    <w:sz w:val="24"/>
                    <w:szCs w:val="24"/>
                    <w:highlight w:val="yellow"/>
                  </w:rPr>
                </w:rPrChange>
              </w:rPr>
            </w:pPr>
            <w:ins w:id="11772" w:author="Huyen Tran Thu" w:date="2025-04-28T20:56:00Z" w16du:dateUtc="2025-04-28T13:56:00Z">
              <w:r w:rsidRPr="008073D8">
                <w:rPr>
                  <w:sz w:val="22"/>
                  <w:rPrChange w:id="11773" w:author="Huyen Tran Thu" w:date="2025-04-28T21:02:00Z" w16du:dateUtc="2025-04-28T14:02:00Z">
                    <w:rPr>
                      <w:sz w:val="24"/>
                      <w:szCs w:val="24"/>
                      <w:highlight w:val="yellow"/>
                    </w:rPr>
                  </w:rPrChange>
                </w:rPr>
                <w:t>2022</w:t>
              </w:r>
            </w:ins>
          </w:p>
        </w:tc>
        <w:tc>
          <w:tcPr>
            <w:tcW w:w="1510" w:type="pct"/>
            <w:vAlign w:val="bottom"/>
          </w:tcPr>
          <w:p w14:paraId="4F6FA25C" w14:textId="0C50ABF6" w:rsidR="0032051E" w:rsidRPr="001D361B" w:rsidRDefault="0032051E">
            <w:pPr>
              <w:ind w:firstLine="0"/>
              <w:jc w:val="center"/>
              <w:rPr>
                <w:ins w:id="11774" w:author="Huyen Tran Thu" w:date="2025-04-28T20:56:00Z" w16du:dateUtc="2025-04-28T13:56:00Z"/>
                <w:sz w:val="22"/>
                <w:highlight w:val="yellow"/>
                <w:rPrChange w:id="11775" w:author="Huyen Tran Thu" w:date="2025-04-28T21:01:00Z" w16du:dateUtc="2025-04-28T14:01:00Z">
                  <w:rPr>
                    <w:ins w:id="11776" w:author="Huyen Tran Thu" w:date="2025-04-28T20:56:00Z" w16du:dateUtc="2025-04-28T13:56:00Z"/>
                    <w:sz w:val="24"/>
                    <w:szCs w:val="24"/>
                    <w:highlight w:val="yellow"/>
                  </w:rPr>
                </w:rPrChange>
              </w:rPr>
              <w:pPrChange w:id="11777" w:author="Huyen Tran Thu" w:date="2025-04-28T20:57:00Z" w16du:dateUtc="2025-04-28T13:57:00Z">
                <w:pPr>
                  <w:jc w:val="center"/>
                </w:pPr>
              </w:pPrChange>
            </w:pPr>
            <w:ins w:id="11778" w:author="Huyen Tran Thu" w:date="2025-04-28T20:56:00Z" w16du:dateUtc="2025-04-28T13:56:00Z">
              <w:r w:rsidRPr="001D361B">
                <w:rPr>
                  <w:sz w:val="22"/>
                  <w:rPrChange w:id="11779" w:author="Huyen Tran Thu" w:date="2025-04-28T21:01:00Z" w16du:dateUtc="2025-04-28T14:01:00Z">
                    <w:rPr>
                      <w:rFonts w:ascii="Arial" w:hAnsi="Arial" w:cs="Arial"/>
                      <w:sz w:val="20"/>
                      <w:szCs w:val="20"/>
                    </w:rPr>
                  </w:rPrChange>
                </w:rPr>
                <w:t xml:space="preserve">1.478.735 </w:t>
              </w:r>
            </w:ins>
          </w:p>
        </w:tc>
        <w:tc>
          <w:tcPr>
            <w:tcW w:w="652" w:type="pct"/>
            <w:vAlign w:val="center"/>
          </w:tcPr>
          <w:p w14:paraId="08B4825C" w14:textId="505C7B4E" w:rsidR="0032051E" w:rsidRPr="001D361B" w:rsidDel="003C3770" w:rsidRDefault="0032051E">
            <w:pPr>
              <w:ind w:firstLine="0"/>
              <w:jc w:val="center"/>
              <w:rPr>
                <w:ins w:id="11780" w:author="Huyen Tran Thu" w:date="2025-04-28T20:56:00Z" w16du:dateUtc="2025-04-28T13:56:00Z"/>
                <w:bCs/>
                <w:sz w:val="22"/>
                <w:lang w:val="en-US"/>
                <w:rPrChange w:id="11781" w:author="Huyen Tran Thu" w:date="2025-04-28T21:01:00Z" w16du:dateUtc="2025-04-28T14:01:00Z">
                  <w:rPr>
                    <w:ins w:id="11782" w:author="Huyen Tran Thu" w:date="2025-04-28T20:56:00Z" w16du:dateUtc="2025-04-28T13:56:00Z"/>
                    <w:bCs/>
                    <w:lang w:val="en-US"/>
                  </w:rPr>
                </w:rPrChange>
              </w:rPr>
              <w:pPrChange w:id="11783" w:author="Huyen Tran Thu" w:date="2025-04-28T21:01:00Z" w16du:dateUtc="2025-04-28T14:01:00Z">
                <w:pPr>
                  <w:jc w:val="center"/>
                </w:pPr>
              </w:pPrChange>
            </w:pPr>
            <w:ins w:id="11784" w:author="Huyen Tran Thu" w:date="2025-04-28T20:59:00Z" w16du:dateUtc="2025-04-28T13:59:00Z">
              <w:r w:rsidRPr="001D361B">
                <w:rPr>
                  <w:sz w:val="22"/>
                  <w:rPrChange w:id="11785" w:author="Huyen Tran Thu" w:date="2025-04-28T21:01:00Z" w16du:dateUtc="2025-04-28T14:01:00Z">
                    <w:rPr>
                      <w:rFonts w:ascii="Arial" w:hAnsi="Arial" w:cs="Arial"/>
                      <w:sz w:val="20"/>
                      <w:szCs w:val="20"/>
                    </w:rPr>
                  </w:rPrChange>
                </w:rPr>
                <w:t>141.987</w:t>
              </w:r>
            </w:ins>
          </w:p>
        </w:tc>
        <w:tc>
          <w:tcPr>
            <w:tcW w:w="2414" w:type="pct"/>
          </w:tcPr>
          <w:p w14:paraId="0FF9BC39" w14:textId="2B51BC30" w:rsidR="0032051E" w:rsidRPr="001D361B" w:rsidRDefault="0028015D">
            <w:pPr>
              <w:ind w:firstLine="0"/>
              <w:jc w:val="center"/>
              <w:rPr>
                <w:ins w:id="11786" w:author="Huyen Tran Thu" w:date="2025-04-28T20:56:00Z" w16du:dateUtc="2025-04-28T13:56:00Z"/>
                <w:b/>
                <w:sz w:val="22"/>
                <w:lang w:val="en-US"/>
                <w:rPrChange w:id="11787" w:author="Huyen Tran Thu" w:date="2025-04-28T21:01:00Z" w16du:dateUtc="2025-04-28T14:01:00Z">
                  <w:rPr>
                    <w:ins w:id="11788" w:author="Huyen Tran Thu" w:date="2025-04-28T20:56:00Z" w16du:dateUtc="2025-04-28T13:56:00Z"/>
                    <w:b/>
                    <w:lang w:val="en-US"/>
                  </w:rPr>
                </w:rPrChange>
              </w:rPr>
              <w:pPrChange w:id="11789" w:author="Huyen Tran Thu" w:date="2025-04-28T20:57:00Z" w16du:dateUtc="2025-04-28T13:57:00Z">
                <w:pPr>
                  <w:jc w:val="center"/>
                </w:pPr>
              </w:pPrChange>
            </w:pPr>
            <w:ins w:id="11790" w:author="Huyen Tran Thu" w:date="2025-04-28T21:00:00Z" w16du:dateUtc="2025-04-28T14:00:00Z">
              <w:r w:rsidRPr="001D361B">
                <w:rPr>
                  <w:b/>
                  <w:sz w:val="22"/>
                  <w:lang w:val="en-US"/>
                  <w:rPrChange w:id="11791" w:author="Huyen Tran Thu" w:date="2025-04-28T21:01:00Z" w16du:dateUtc="2025-04-28T14:01:00Z">
                    <w:rPr>
                      <w:b/>
                      <w:lang w:val="en-US"/>
                    </w:rPr>
                  </w:rPrChange>
                </w:rPr>
                <w:t>1</w:t>
              </w:r>
            </w:ins>
            <w:ins w:id="11792" w:author="Huyen Tran Thu" w:date="2025-04-28T21:01:00Z" w16du:dateUtc="2025-04-28T14:01:00Z">
              <w:r w:rsidRPr="001D361B">
                <w:rPr>
                  <w:b/>
                  <w:sz w:val="22"/>
                  <w:lang w:val="en-US"/>
                  <w:rPrChange w:id="11793" w:author="Huyen Tran Thu" w:date="2025-04-28T21:01:00Z" w16du:dateUtc="2025-04-28T14:01:00Z">
                    <w:rPr>
                      <w:b/>
                      <w:lang w:val="en-US"/>
                    </w:rPr>
                  </w:rPrChange>
                </w:rPr>
                <w:t>.620.722</w:t>
              </w:r>
            </w:ins>
          </w:p>
        </w:tc>
      </w:tr>
    </w:tbl>
    <w:p w14:paraId="20C506B7" w14:textId="563CD939" w:rsidR="009669B4" w:rsidDel="004A3277" w:rsidRDefault="009722B0" w:rsidP="00224D18">
      <w:pPr>
        <w:rPr>
          <w:del w:id="11794" w:author="Huyen Tran Thu" w:date="2023-03-30T09:27:00Z"/>
          <w:lang w:val="en-US"/>
        </w:rPr>
      </w:pPr>
      <w:del w:id="11795" w:author="Huyen Tran Thu" w:date="2023-03-30T09:27:00Z">
        <w:r w:rsidDel="004A3277">
          <w:rPr>
            <w:lang w:val="en-US"/>
          </w:rPr>
          <w:tab/>
        </w:r>
      </w:del>
    </w:p>
    <w:p w14:paraId="783F0B3D" w14:textId="1538CD27" w:rsidR="002E5402" w:rsidDel="004A3277" w:rsidRDefault="002E5402" w:rsidP="00224D18">
      <w:pPr>
        <w:rPr>
          <w:del w:id="11796" w:author="Huyen Tran Thu" w:date="2023-03-30T09:27:00Z"/>
          <w:lang w:val="en-US"/>
        </w:rPr>
      </w:pPr>
    </w:p>
    <w:p w14:paraId="643C429E" w14:textId="41430DAF" w:rsidR="002E5402" w:rsidDel="004A3277" w:rsidRDefault="002E5402" w:rsidP="00224D18">
      <w:pPr>
        <w:rPr>
          <w:del w:id="11797" w:author="Huyen Tran Thu" w:date="2023-03-30T09:27:00Z"/>
          <w:lang w:val="en-US"/>
        </w:rPr>
      </w:pPr>
    </w:p>
    <w:p w14:paraId="3D3F53D0" w14:textId="3219BF1A" w:rsidR="00C92094" w:rsidRPr="00C92094" w:rsidRDefault="00C92094" w:rsidP="00224D18">
      <w:pPr>
        <w:rPr>
          <w:i/>
          <w:iCs/>
          <w:u w:val="single"/>
          <w:lang w:val="en-US"/>
        </w:rPr>
      </w:pPr>
      <w:r>
        <w:rPr>
          <w:i/>
          <w:iCs/>
          <w:u w:val="single"/>
          <w:lang w:val="en-US"/>
        </w:rPr>
        <w:t>Thiêu đốt chất thải rắn nguy hại</w:t>
      </w:r>
    </w:p>
    <w:p w14:paraId="3AFE3C1D" w14:textId="747E7A61" w:rsidR="000D7054" w:rsidRDefault="000B0DA3" w:rsidP="00C92094">
      <w:pPr>
        <w:ind w:firstLine="720"/>
        <w:rPr>
          <w:lang w:val="en-US"/>
        </w:rPr>
      </w:pPr>
      <w:r>
        <w:rPr>
          <w:lang w:val="en-US"/>
        </w:rPr>
        <w:t xml:space="preserve">Đối với chất thải rắn nguy hại được thiêu đốt bao gồm: chất thải rắn </w:t>
      </w:r>
      <w:r w:rsidR="000D7054">
        <w:rPr>
          <w:lang w:val="en-US"/>
        </w:rPr>
        <w:t xml:space="preserve">y tế, </w:t>
      </w:r>
      <w:r>
        <w:rPr>
          <w:lang w:val="en-US"/>
        </w:rPr>
        <w:t xml:space="preserve">công nghiệp, và nông nghiệp. </w:t>
      </w:r>
      <w:ins w:id="11798" w:author="Huyen Tran Thu" w:date="2025-04-28T21:07:00Z" w16du:dateUtc="2025-04-28T14:07:00Z">
        <w:r w:rsidR="00DE1B5D">
          <w:rPr>
            <w:lang w:val="en-US"/>
          </w:rPr>
          <w:t xml:space="preserve">Dựa trên dữ liệu chất thải rắn nguy hại phát sinh từ năm 2014 đến năm 2020 để ước tính lượng phát sinh chất thải rắn nguy hại năm 2021 và 2022. Theo Báo cáo BVMT, trên cả nước có </w:t>
        </w:r>
      </w:ins>
      <w:ins w:id="11799" w:author="Huyen Tran Thu" w:date="2025-04-28T21:08:00Z" w16du:dateUtc="2025-04-28T14:08:00Z">
        <w:r w:rsidR="00DE1B5D">
          <w:rPr>
            <w:lang w:val="en-US"/>
          </w:rPr>
          <w:t xml:space="preserve">117 cơ sở sản xử lý chất thải nguy hại đã được Bộ TN&amp;MT cấp Giấy phép xử lý CTNH và tỷ lệ thu gom, xử lý CTNH đạt 90%. </w:t>
        </w:r>
      </w:ins>
    </w:p>
    <w:p w14:paraId="4628351D" w14:textId="1F0C49DF" w:rsidR="000D7054" w:rsidRPr="00526AB6" w:rsidDel="00DE1B5D" w:rsidRDefault="000D7054" w:rsidP="00526AB6">
      <w:pPr>
        <w:pStyle w:val="ListParagraph"/>
        <w:numPr>
          <w:ilvl w:val="0"/>
          <w:numId w:val="2"/>
        </w:numPr>
        <w:rPr>
          <w:del w:id="11800" w:author="Huyen Tran Thu" w:date="2025-04-28T21:08:00Z" w16du:dateUtc="2025-04-28T14:08:00Z"/>
          <w:lang w:val="en-US"/>
        </w:rPr>
      </w:pPr>
      <w:del w:id="11801" w:author="Huyen Tran Thu" w:date="2025-04-28T21:08:00Z" w16du:dateUtc="2025-04-28T14:08:00Z">
        <w:r w:rsidRPr="00526AB6" w:rsidDel="00DE1B5D">
          <w:rPr>
            <w:lang w:val="en-US"/>
          </w:rPr>
          <w:delText xml:space="preserve">Chất thải rắn y tế nguy hại được ước tính tại </w:delText>
        </w:r>
        <w:r w:rsidRPr="00526AB6" w:rsidDel="00DE1B5D">
          <w:rPr>
            <w:highlight w:val="yellow"/>
            <w:lang w:val="en-US"/>
          </w:rPr>
          <w:delText>Bảng 1.1</w:delText>
        </w:r>
      </w:del>
      <w:ins w:id="11802" w:author="Thu Huyen Tran" w:date="2023-12-05T22:23:00Z">
        <w:del w:id="11803" w:author="Huyen Tran Thu" w:date="2025-04-28T21:08:00Z" w16du:dateUtc="2025-04-28T14:08:00Z">
          <w:r w:rsidR="003C3770" w:rsidDel="00DE1B5D">
            <w:rPr>
              <w:highlight w:val="yellow"/>
              <w:lang w:val="en-US"/>
            </w:rPr>
            <w:delText>8</w:delText>
          </w:r>
        </w:del>
      </w:ins>
      <w:del w:id="11804" w:author="Huyen Tran Thu" w:date="2025-04-28T21:08:00Z" w16du:dateUtc="2025-04-28T14:08:00Z">
        <w:r w:rsidRPr="00526AB6" w:rsidDel="00DE1B5D">
          <w:rPr>
            <w:highlight w:val="yellow"/>
            <w:lang w:val="en-US"/>
          </w:rPr>
          <w:delText>6</w:delText>
        </w:r>
        <w:r w:rsidRPr="00526AB6" w:rsidDel="00DE1B5D">
          <w:rPr>
            <w:lang w:val="en-US"/>
          </w:rPr>
          <w:delText>, tổng lượng chất thải rắn y tế nguy hại phát sinh và thiêu đốt năm 20</w:delText>
        </w:r>
      </w:del>
      <w:del w:id="11805" w:author="Huyen Tran Thu" w:date="2023-03-30T09:31:00Z">
        <w:r w:rsidRPr="00526AB6" w:rsidDel="00AC1825">
          <w:rPr>
            <w:lang w:val="en-US"/>
          </w:rPr>
          <w:delText>20</w:delText>
        </w:r>
      </w:del>
      <w:del w:id="11806" w:author="Huyen Tran Thu" w:date="2025-04-28T21:03:00Z" w16du:dateUtc="2025-04-28T14:03:00Z">
        <w:r w:rsidRPr="00526AB6" w:rsidDel="008073D8">
          <w:rPr>
            <w:lang w:val="en-US"/>
          </w:rPr>
          <w:delText xml:space="preserve"> là</w:delText>
        </w:r>
      </w:del>
      <w:del w:id="11807" w:author="Huyen Tran Thu" w:date="2025-04-28T21:08:00Z" w16du:dateUtc="2025-04-28T14:08:00Z">
        <w:r w:rsidRPr="00526AB6" w:rsidDel="00DE1B5D">
          <w:rPr>
            <w:lang w:val="en-US"/>
          </w:rPr>
          <w:delText xml:space="preserve"> 24</w:delText>
        </w:r>
        <w:r w:rsidR="00526AB6" w:rsidDel="00DE1B5D">
          <w:rPr>
            <w:lang w:val="en-US"/>
          </w:rPr>
          <w:delText>.000</w:delText>
        </w:r>
      </w:del>
      <w:ins w:id="11808" w:author="Thu Huyen Tran" w:date="2023-12-05T22:23:00Z">
        <w:del w:id="11809" w:author="Huyen Tran Thu" w:date="2025-04-28T21:03:00Z" w16du:dateUtc="2025-04-28T14:03:00Z">
          <w:r w:rsidR="003C3770" w:rsidDel="008073D8">
            <w:rPr>
              <w:lang w:val="en-US"/>
            </w:rPr>
            <w:delText>15.841</w:delText>
          </w:r>
        </w:del>
      </w:ins>
      <w:del w:id="11810" w:author="Huyen Tran Thu" w:date="2025-04-28T21:08:00Z" w16du:dateUtc="2025-04-28T14:08:00Z">
        <w:r w:rsidRPr="00526AB6" w:rsidDel="00DE1B5D">
          <w:rPr>
            <w:lang w:val="en-US"/>
          </w:rPr>
          <w:delText xml:space="preserve"> tấn</w:delText>
        </w:r>
      </w:del>
      <w:del w:id="11811" w:author="Huyen Tran Thu" w:date="2025-04-28T21:03:00Z" w16du:dateUtc="2025-04-28T14:03:00Z">
        <w:r w:rsidRPr="00526AB6" w:rsidDel="008073D8">
          <w:rPr>
            <w:lang w:val="en-US"/>
          </w:rPr>
          <w:delText xml:space="preserve">. </w:delText>
        </w:r>
      </w:del>
    </w:p>
    <w:p w14:paraId="219447AE" w14:textId="15C882A8" w:rsidR="000D7054" w:rsidRPr="00AC1825" w:rsidDel="00DE1B5D" w:rsidRDefault="000D7054" w:rsidP="00AC1825">
      <w:pPr>
        <w:pStyle w:val="ListParagraph"/>
        <w:numPr>
          <w:ilvl w:val="0"/>
          <w:numId w:val="2"/>
        </w:numPr>
        <w:rPr>
          <w:del w:id="11812" w:author="Huyen Tran Thu" w:date="2025-04-28T21:08:00Z" w16du:dateUtc="2025-04-28T14:08:00Z"/>
          <w:lang w:val="en-US"/>
        </w:rPr>
      </w:pPr>
      <w:del w:id="11813" w:author="Huyen Tran Thu" w:date="2025-04-28T21:08:00Z" w16du:dateUtc="2025-04-28T14:08:00Z">
        <w:r w:rsidRPr="00526AB6" w:rsidDel="00DE1B5D">
          <w:rPr>
            <w:lang w:val="en-US"/>
          </w:rPr>
          <w:delText xml:space="preserve">Chất thải rắn công nghiệp nguy hại: </w:delText>
        </w:r>
        <w:r w:rsidR="00526AB6" w:rsidDel="00DE1B5D">
          <w:rPr>
            <w:lang w:val="en-US"/>
          </w:rPr>
          <w:delText xml:space="preserve">Theo </w:delText>
        </w:r>
        <w:r w:rsidR="00526AB6" w:rsidRPr="00526AB6" w:rsidDel="00DE1B5D">
          <w:rPr>
            <w:lang w:val="en-US"/>
          </w:rPr>
          <w:delText>Báo cáo hiện trạng môi trường 2016-</w:delText>
        </w:r>
        <w:r w:rsidR="00526AB6" w:rsidDel="00DE1B5D">
          <w:rPr>
            <w:lang w:val="en-US"/>
          </w:rPr>
          <w:delText>2020</w:delText>
        </w:r>
        <w:r w:rsidR="00526AB6" w:rsidRPr="00526AB6" w:rsidDel="00DE1B5D">
          <w:rPr>
            <w:lang w:val="en-US"/>
          </w:rPr>
          <w:delText>, lượng CTNH từ công nghiệp phát sinh trong năm 2019 kh</w:delText>
        </w:r>
        <w:r w:rsidR="00526AB6" w:rsidDel="00DE1B5D">
          <w:rPr>
            <w:lang w:val="en-US"/>
          </w:rPr>
          <w:delText>oảng</w:delText>
        </w:r>
        <w:r w:rsidR="00526AB6" w:rsidRPr="00526AB6" w:rsidDel="00DE1B5D">
          <w:rPr>
            <w:lang w:val="en-US"/>
          </w:rPr>
          <w:delText xml:space="preserve"> 1.133.077 tấn (tăng 256.688 tấn so với năm 2018) tập trung chủ yếu các các ngành công nghiệp nhẹ, luyện kim, hóa chất.</w:delText>
        </w:r>
        <w:r w:rsidR="00526AB6" w:rsidDel="00DE1B5D">
          <w:rPr>
            <w:lang w:val="en-US"/>
          </w:rPr>
          <w:delText xml:space="preserve"> </w:delText>
        </w:r>
      </w:del>
      <w:del w:id="11814" w:author="Huyen Tran Thu" w:date="2023-03-30T09:35:00Z">
        <w:r w:rsidR="00526AB6" w:rsidRPr="00AC1825" w:rsidDel="00AC1825">
          <w:rPr>
            <w:lang w:val="en-US"/>
          </w:rPr>
          <w:delText>Do chưa có số liệu thu thập cho năm 2020, vì vậy giả định lượng phát sinh chất thải rắn công nghiệp nguy hại của năm 2020 bằng năm 2019 là 1.133.077 tấn</w:delText>
        </w:r>
        <w:r w:rsidR="00987491" w:rsidRPr="00AC1825" w:rsidDel="00AC1825">
          <w:rPr>
            <w:lang w:val="en-US"/>
          </w:rPr>
          <w:delText xml:space="preserve"> </w:delText>
        </w:r>
      </w:del>
      <w:del w:id="11815" w:author="Huyen Tran Thu" w:date="2025-04-28T21:08:00Z" w16du:dateUtc="2025-04-28T14:08:00Z">
        <w:r w:rsidR="00987491" w:rsidRPr="00AC1825" w:rsidDel="00DE1B5D">
          <w:rPr>
            <w:lang w:val="en-US"/>
          </w:rPr>
          <w:delText>và lượng chất thải này được giả định thiêu đốt là 8</w:delText>
        </w:r>
      </w:del>
      <w:del w:id="11816" w:author="Huyen Tran Thu" w:date="2023-03-30T09:35:00Z">
        <w:r w:rsidR="00987491" w:rsidRPr="00AC1825" w:rsidDel="00AC1825">
          <w:rPr>
            <w:lang w:val="en-US"/>
          </w:rPr>
          <w:delText>5</w:delText>
        </w:r>
      </w:del>
      <w:del w:id="11817" w:author="Huyen Tran Thu" w:date="2025-04-28T21:08:00Z" w16du:dateUtc="2025-04-28T14:08:00Z">
        <w:r w:rsidR="00987491" w:rsidRPr="00AC1825" w:rsidDel="00DE1B5D">
          <w:rPr>
            <w:lang w:val="en-US"/>
          </w:rPr>
          <w:delText>% (theo ước tính của chuyên gia), như vậy tổng lượng chất thải rắn công nghiệp nguy hại thiêu đốt năm 20</w:delText>
        </w:r>
      </w:del>
      <w:del w:id="11818" w:author="Huyen Tran Thu" w:date="2023-03-30T09:35:00Z">
        <w:r w:rsidR="00987491" w:rsidRPr="00AC1825" w:rsidDel="00AC1825">
          <w:rPr>
            <w:lang w:val="en-US"/>
          </w:rPr>
          <w:delText>20</w:delText>
        </w:r>
      </w:del>
      <w:del w:id="11819" w:author="Huyen Tran Thu" w:date="2025-04-28T21:08:00Z" w16du:dateUtc="2025-04-28T14:08:00Z">
        <w:r w:rsidR="00987491" w:rsidRPr="00AC1825" w:rsidDel="00DE1B5D">
          <w:rPr>
            <w:lang w:val="en-US"/>
          </w:rPr>
          <w:delText xml:space="preserve"> là </w:delText>
        </w:r>
      </w:del>
      <w:del w:id="11820" w:author="Huyen Tran Thu" w:date="2023-03-30T09:35:00Z">
        <w:r w:rsidR="00987491" w:rsidRPr="00AC1825" w:rsidDel="00AC1825">
          <w:rPr>
            <w:lang w:val="en-US"/>
          </w:rPr>
          <w:delText>963.115</w:delText>
        </w:r>
      </w:del>
      <w:del w:id="11821" w:author="Huyen Tran Thu" w:date="2025-04-28T21:08:00Z" w16du:dateUtc="2025-04-28T14:08:00Z">
        <w:r w:rsidR="00987491" w:rsidRPr="00AC1825" w:rsidDel="00DE1B5D">
          <w:rPr>
            <w:lang w:val="en-US"/>
          </w:rPr>
          <w:delText xml:space="preserve"> tấn. </w:delText>
        </w:r>
      </w:del>
    </w:p>
    <w:p w14:paraId="41BDAA17" w14:textId="7D0DACF8" w:rsidR="00526AB6" w:rsidDel="00DE1B5D" w:rsidRDefault="00987491">
      <w:pPr>
        <w:pStyle w:val="ListParagraph"/>
        <w:numPr>
          <w:ilvl w:val="0"/>
          <w:numId w:val="2"/>
        </w:numPr>
        <w:ind w:firstLine="720"/>
        <w:rPr>
          <w:del w:id="11822" w:author="Huyen Tran Thu" w:date="2025-04-28T21:08:00Z" w16du:dateUtc="2025-04-28T14:08:00Z"/>
          <w:lang w:val="en-US"/>
        </w:rPr>
        <w:pPrChange w:id="11823" w:author="Huyen Tran Thu" w:date="2025-04-28T21:08:00Z" w16du:dateUtc="2025-04-28T14:08:00Z">
          <w:pPr>
            <w:pStyle w:val="ListParagraph"/>
            <w:numPr>
              <w:numId w:val="2"/>
            </w:numPr>
            <w:ind w:left="1080" w:hanging="360"/>
          </w:pPr>
        </w:pPrChange>
      </w:pPr>
      <w:del w:id="11824" w:author="Huyen Tran Thu" w:date="2025-04-28T21:08:00Z" w16du:dateUtc="2025-04-28T14:08:00Z">
        <w:r w:rsidRPr="00DE1B5D" w:rsidDel="00DE1B5D">
          <w:rPr>
            <w:lang w:val="en-US"/>
          </w:rPr>
          <w:delText>Chất thải rắn nông nghiệp nguy hại: theo Báo cáo hiện trạng môi trường 2016-2020: “Theo báo cáo công tác BVMT của Bộ NNPTNN năm 2019, đã có 438.032kg bao gói, chai đựng háo chất BVTV sau sử dụng được thu gom, trong đó đã tiêu hủy 346.013kg”. Do không có số liệu cho năm 20</w:delText>
        </w:r>
      </w:del>
      <w:del w:id="11825" w:author="Huyen Tran Thu" w:date="2023-03-30T09:36:00Z">
        <w:r w:rsidRPr="00DE1B5D" w:rsidDel="00AC1825">
          <w:rPr>
            <w:lang w:val="en-US"/>
          </w:rPr>
          <w:delText>20</w:delText>
        </w:r>
      </w:del>
      <w:del w:id="11826" w:author="Huyen Tran Thu" w:date="2025-04-28T21:08:00Z" w16du:dateUtc="2025-04-28T14:08:00Z">
        <w:r w:rsidRPr="00DE1B5D" w:rsidDel="00DE1B5D">
          <w:rPr>
            <w:lang w:val="en-US"/>
          </w:rPr>
          <w:delText xml:space="preserve"> nên đã giả định lượng tiêu hủy chất thải rắn nông nghiệp nguy hại bằng băn 2019 là 346,01 tấn.  </w:delText>
        </w:r>
      </w:del>
    </w:p>
    <w:p w14:paraId="76BE140F" w14:textId="16755A28" w:rsidR="004971A5" w:rsidRDefault="004971A5" w:rsidP="00DE1B5D">
      <w:pPr>
        <w:ind w:left="1635" w:hanging="915"/>
        <w:rPr>
          <w:ins w:id="11827" w:author="Huyen Tran Thu" w:date="2025-04-28T22:59:00Z" w16du:dateUtc="2025-04-28T15:59:00Z"/>
          <w:lang w:val="en-US"/>
        </w:rPr>
      </w:pPr>
      <w:r w:rsidRPr="00DE1B5D">
        <w:rPr>
          <w:lang w:val="en-US"/>
        </w:rPr>
        <w:t xml:space="preserve">Tổng lượng chất thải rắn nguy hại được thiêu đốt </w:t>
      </w:r>
      <w:ins w:id="11828" w:author="Huyen Tran Thu" w:date="2025-04-28T21:08:00Z" w16du:dateUtc="2025-04-28T14:08:00Z">
        <w:r w:rsidR="00DE1B5D">
          <w:rPr>
            <w:lang w:val="en-US"/>
          </w:rPr>
          <w:t xml:space="preserve">được ước tính như sau: </w:t>
        </w:r>
      </w:ins>
      <w:del w:id="11829" w:author="Huyen Tran Thu" w:date="2025-04-28T21:08:00Z" w16du:dateUtc="2025-04-28T14:08:00Z">
        <w:r w:rsidRPr="00DE1B5D" w:rsidDel="00DE1B5D">
          <w:rPr>
            <w:lang w:val="en-US"/>
          </w:rPr>
          <w:delText>thể hiện tro</w:delText>
        </w:r>
      </w:del>
      <w:del w:id="11830" w:author="Huyen Tran Thu" w:date="2025-04-28T21:09:00Z" w16du:dateUtc="2025-04-28T14:09:00Z">
        <w:r w:rsidRPr="00DE1B5D" w:rsidDel="00DE1B5D">
          <w:rPr>
            <w:lang w:val="en-US"/>
          </w:rPr>
          <w:delText>ng bảng dưới đây:</w:delText>
        </w:r>
      </w:del>
      <w:r w:rsidRPr="00DE1B5D">
        <w:rPr>
          <w:lang w:val="en-US"/>
        </w:rPr>
        <w:t xml:space="preserve"> </w:t>
      </w:r>
    </w:p>
    <w:p w14:paraId="0F4CD6E6" w14:textId="5FD0EE30" w:rsidR="00FD7EAF" w:rsidRPr="00DE1B5D" w:rsidDel="00FD7EAF" w:rsidRDefault="003902CD">
      <w:pPr>
        <w:pStyle w:val="Caption"/>
        <w:rPr>
          <w:del w:id="11831" w:author="Huyen Tran Thu" w:date="2025-04-28T22:49:00Z" w16du:dateUtc="2025-04-28T15:49:00Z"/>
          <w:lang w:val="en-US"/>
        </w:rPr>
        <w:pPrChange w:id="11832" w:author="Huyen Tran Thu" w:date="2025-04-28T22:59:00Z" w16du:dateUtc="2025-04-28T15:59:00Z">
          <w:pPr>
            <w:ind w:firstLine="720"/>
          </w:pPr>
        </w:pPrChange>
      </w:pPr>
      <w:bookmarkStart w:id="11833" w:name="_Toc196773804"/>
      <w:ins w:id="11834" w:author="Huyen Tran Thu" w:date="2025-04-28T22:59:00Z" w16du:dateUtc="2025-04-28T15:59:00Z">
        <w:r>
          <w:t xml:space="preserve">Bảng 1. </w:t>
        </w:r>
        <w:r>
          <w:rPr>
            <w:b w:val="0"/>
            <w:bCs w:val="0"/>
          </w:rPr>
          <w:fldChar w:fldCharType="begin"/>
        </w:r>
        <w:r>
          <w:instrText xml:space="preserve"> SEQ Bảng_1. \* ARABIC </w:instrText>
        </w:r>
      </w:ins>
      <w:r>
        <w:rPr>
          <w:b w:val="0"/>
          <w:bCs w:val="0"/>
        </w:rPr>
        <w:fldChar w:fldCharType="separate"/>
      </w:r>
      <w:ins w:id="11835" w:author="Huyen Tran Thu" w:date="2025-04-28T22:59:00Z" w16du:dateUtc="2025-04-28T15:59:00Z">
        <w:r>
          <w:rPr>
            <w:noProof/>
          </w:rPr>
          <w:t>23</w:t>
        </w:r>
        <w:r>
          <w:rPr>
            <w:b w:val="0"/>
            <w:bCs w:val="0"/>
          </w:rPr>
          <w:fldChar w:fldCharType="end"/>
        </w:r>
        <w:r>
          <w:t xml:space="preserve"> Tổng lượng chất thải rắn nguy hại được thiêu đốt</w:t>
        </w:r>
      </w:ins>
      <w:bookmarkEnd w:id="11833"/>
    </w:p>
    <w:p w14:paraId="248C1E82" w14:textId="25DD447A" w:rsidR="003E10EC" w:rsidRDefault="004971A5" w:rsidP="003902CD">
      <w:pPr>
        <w:pStyle w:val="Caption"/>
      </w:pPr>
      <w:bookmarkStart w:id="11836" w:name="_Toc131781236"/>
      <w:del w:id="11837" w:author="Thu Huyen Tran" w:date="2023-12-05T23:04:00Z">
        <w:r w:rsidDel="003E09D4">
          <w:delText xml:space="preserve">Bảng 1. </w:delText>
        </w:r>
        <w:r w:rsidDel="003E09D4">
          <w:fldChar w:fldCharType="begin"/>
        </w:r>
        <w:r w:rsidDel="003E09D4">
          <w:delInstrText xml:space="preserve"> SEQ Bảng_1. \* ARABIC </w:delInstrText>
        </w:r>
        <w:r w:rsidDel="003E09D4">
          <w:fldChar w:fldCharType="separate"/>
        </w:r>
        <w:r w:rsidR="007A3D0C" w:rsidDel="003E09D4">
          <w:rPr>
            <w:noProof/>
          </w:rPr>
          <w:delText>19</w:delText>
        </w:r>
        <w:r w:rsidDel="003E09D4">
          <w:fldChar w:fldCharType="end"/>
        </w:r>
      </w:del>
      <w:bookmarkStart w:id="11838" w:name="_Toc152710027"/>
      <w:ins w:id="11839" w:author="Thu Huyen Tran" w:date="2023-12-05T23:04:00Z">
        <w:del w:id="11840" w:author="Huyen Tran Thu" w:date="2025-04-28T22:49:00Z" w16du:dateUtc="2025-04-28T15:49:00Z">
          <w:r w:rsidR="003E09D4" w:rsidDel="00FD7EAF">
            <w:delText xml:space="preserve">Bảng 1. </w:delText>
          </w:r>
          <w:r w:rsidR="003E09D4" w:rsidDel="00FD7EAF">
            <w:fldChar w:fldCharType="begin"/>
          </w:r>
          <w:r w:rsidR="003E09D4" w:rsidDel="00FD7EAF">
            <w:delInstrText xml:space="preserve"> SEQ Bảng_1. \* ARABIC </w:delInstrText>
          </w:r>
        </w:del>
      </w:ins>
      <w:del w:id="11841" w:author="Huyen Tran Thu" w:date="2025-04-28T22:49:00Z" w16du:dateUtc="2025-04-28T15:49:00Z">
        <w:r w:rsidR="003E09D4" w:rsidDel="00FD7EAF">
          <w:fldChar w:fldCharType="separate"/>
        </w:r>
      </w:del>
      <w:ins w:id="11842" w:author="Thu Huyen Tran" w:date="2023-12-05T23:04:00Z">
        <w:del w:id="11843" w:author="Huyen Tran Thu" w:date="2025-04-28T22:49:00Z" w16du:dateUtc="2025-04-28T15:49:00Z">
          <w:r w:rsidR="003E09D4" w:rsidDel="00FD7EAF">
            <w:rPr>
              <w:noProof/>
            </w:rPr>
            <w:delText>20</w:delText>
          </w:r>
          <w:r w:rsidR="003E09D4" w:rsidDel="00FD7EAF">
            <w:fldChar w:fldCharType="end"/>
          </w:r>
        </w:del>
      </w:ins>
      <w:del w:id="11844" w:author="Huyen Tran Thu" w:date="2025-04-28T22:49:00Z" w16du:dateUtc="2025-04-28T15:49:00Z">
        <w:r w:rsidR="003E10EC" w:rsidDel="00FD7EAF">
          <w:delText xml:space="preserve">: </w:delText>
        </w:r>
      </w:del>
      <w:del w:id="11845" w:author="Huyen Tran Thu" w:date="2025-04-28T22:59:00Z" w16du:dateUtc="2025-04-28T15:59:00Z">
        <w:r w:rsidDel="003902CD">
          <w:delText>Tổng lượng chất thải rắn nguy hại được thiêu đốt</w:delText>
        </w:r>
      </w:del>
      <w:bookmarkEnd w:id="11836"/>
      <w:bookmarkEnd w:id="11838"/>
    </w:p>
    <w:tbl>
      <w:tblPr>
        <w:tblStyle w:val="TableGrid"/>
        <w:tblW w:w="0" w:type="auto"/>
        <w:tblLook w:val="04A0" w:firstRow="1" w:lastRow="0" w:firstColumn="1" w:lastColumn="0" w:noHBand="0" w:noVBand="1"/>
        <w:tblPrChange w:id="11846" w:author="Huyen Tran Thu" w:date="2025-04-28T21:09:00Z" w16du:dateUtc="2025-04-28T14:09:00Z">
          <w:tblPr>
            <w:tblStyle w:val="TableGrid"/>
            <w:tblW w:w="0" w:type="auto"/>
            <w:tblLook w:val="04A0" w:firstRow="1" w:lastRow="0" w:firstColumn="1" w:lastColumn="0" w:noHBand="0" w:noVBand="1"/>
          </w:tblPr>
        </w:tblPrChange>
      </w:tblPr>
      <w:tblGrid>
        <w:gridCol w:w="1242"/>
        <w:gridCol w:w="3100"/>
        <w:gridCol w:w="2223"/>
        <w:gridCol w:w="2497"/>
        <w:tblGridChange w:id="11847">
          <w:tblGrid>
            <w:gridCol w:w="1242"/>
            <w:gridCol w:w="277"/>
            <w:gridCol w:w="2823"/>
            <w:gridCol w:w="1697"/>
            <w:gridCol w:w="526"/>
            <w:gridCol w:w="2497"/>
            <w:gridCol w:w="3023"/>
          </w:tblGrid>
        </w:tblGridChange>
      </w:tblGrid>
      <w:tr w:rsidR="00DE1B5D" w:rsidRPr="007353D5" w14:paraId="09BADF09" w14:textId="4CECFF54" w:rsidTr="00DE1B5D">
        <w:tc>
          <w:tcPr>
            <w:tcW w:w="1242" w:type="dxa"/>
            <w:tcPrChange w:id="11848" w:author="Huyen Tran Thu" w:date="2025-04-28T21:09:00Z" w16du:dateUtc="2025-04-28T14:09:00Z">
              <w:tcPr>
                <w:tcW w:w="1519" w:type="dxa"/>
                <w:gridSpan w:val="2"/>
              </w:tcPr>
            </w:tcPrChange>
          </w:tcPr>
          <w:p w14:paraId="66FCE99D" w14:textId="05232B8F" w:rsidR="00DE1B5D" w:rsidRPr="007353D5" w:rsidRDefault="00DE1B5D" w:rsidP="00DE1B5D">
            <w:pPr>
              <w:ind w:firstLine="0"/>
              <w:jc w:val="center"/>
              <w:rPr>
                <w:b/>
                <w:bCs/>
              </w:rPr>
            </w:pPr>
            <w:bookmarkStart w:id="11849" w:name="_Hlk43126645"/>
            <w:del w:id="11850" w:author="Huyen Tran Thu" w:date="2025-04-28T21:09:00Z" w16du:dateUtc="2025-04-28T14:09:00Z">
              <w:r w:rsidRPr="007353D5" w:rsidDel="00DE1B5D">
                <w:rPr>
                  <w:b/>
                  <w:bCs/>
                </w:rPr>
                <w:delText>STT</w:delText>
              </w:r>
            </w:del>
            <w:ins w:id="11851" w:author="Huyen Tran Thu" w:date="2025-04-28T21:09:00Z" w16du:dateUtc="2025-04-28T14:09:00Z">
              <w:r>
                <w:rPr>
                  <w:b/>
                  <w:bCs/>
                </w:rPr>
                <w:t>Năm</w:t>
              </w:r>
            </w:ins>
          </w:p>
        </w:tc>
        <w:tc>
          <w:tcPr>
            <w:tcW w:w="3100" w:type="dxa"/>
            <w:tcPrChange w:id="11852" w:author="Huyen Tran Thu" w:date="2025-04-28T21:09:00Z" w16du:dateUtc="2025-04-28T14:09:00Z">
              <w:tcPr>
                <w:tcW w:w="4520" w:type="dxa"/>
                <w:gridSpan w:val="2"/>
              </w:tcPr>
            </w:tcPrChange>
          </w:tcPr>
          <w:p w14:paraId="0890E58D" w14:textId="2F1D5A53" w:rsidR="00DE1B5D" w:rsidRDefault="00DE1B5D" w:rsidP="00DE1B5D">
            <w:pPr>
              <w:ind w:firstLine="0"/>
              <w:jc w:val="center"/>
              <w:rPr>
                <w:ins w:id="11853" w:author="Huyen Tran Thu" w:date="2025-04-28T21:10:00Z" w16du:dateUtc="2025-04-28T14:10:00Z"/>
                <w:b/>
                <w:bCs/>
              </w:rPr>
            </w:pPr>
            <w:ins w:id="11854" w:author="Huyen Tran Thu" w:date="2025-04-28T21:10:00Z" w16du:dateUtc="2025-04-28T14:10:00Z">
              <w:r>
                <w:rPr>
                  <w:b/>
                  <w:bCs/>
                </w:rPr>
                <w:t xml:space="preserve">Tổng lượng chất thải nguy hại phát sinh </w:t>
              </w:r>
            </w:ins>
          </w:p>
          <w:p w14:paraId="0F9B2619" w14:textId="39C30480" w:rsidR="00DE1B5D" w:rsidRPr="007353D5" w:rsidRDefault="00DE1B5D" w:rsidP="00DE1B5D">
            <w:pPr>
              <w:ind w:firstLine="0"/>
              <w:jc w:val="center"/>
              <w:rPr>
                <w:b/>
                <w:bCs/>
              </w:rPr>
            </w:pPr>
            <w:ins w:id="11855" w:author="Huyen Tran Thu" w:date="2025-04-28T21:10:00Z" w16du:dateUtc="2025-04-28T14:10:00Z">
              <w:r>
                <w:rPr>
                  <w:b/>
                  <w:bCs/>
                </w:rPr>
                <w:t>(tấn)</w:t>
              </w:r>
            </w:ins>
            <w:del w:id="11856" w:author="Huyen Tran Thu" w:date="2025-04-28T21:10:00Z" w16du:dateUtc="2025-04-28T14:10:00Z">
              <w:r w:rsidDel="00DE1B5D">
                <w:rPr>
                  <w:b/>
                  <w:bCs/>
                </w:rPr>
                <w:delText>Loại chất thải nguy hại</w:delText>
              </w:r>
            </w:del>
          </w:p>
        </w:tc>
        <w:tc>
          <w:tcPr>
            <w:tcW w:w="2223" w:type="dxa"/>
            <w:tcPrChange w:id="11857" w:author="Huyen Tran Thu" w:date="2025-04-28T21:09:00Z" w16du:dateUtc="2025-04-28T14:09:00Z">
              <w:tcPr>
                <w:tcW w:w="3023" w:type="dxa"/>
                <w:gridSpan w:val="2"/>
              </w:tcPr>
            </w:tcPrChange>
          </w:tcPr>
          <w:p w14:paraId="52FCF73D" w14:textId="6C081AA6" w:rsidR="00DE1B5D" w:rsidDel="00DE1B5D" w:rsidRDefault="00DE1B5D">
            <w:pPr>
              <w:ind w:firstLine="0"/>
              <w:jc w:val="center"/>
              <w:rPr>
                <w:del w:id="11858" w:author="Huyen Tran Thu" w:date="2025-04-28T21:09:00Z" w16du:dateUtc="2025-04-28T14:09:00Z"/>
                <w:b/>
                <w:bCs/>
              </w:rPr>
            </w:pPr>
            <w:ins w:id="11859" w:author="Huyen Tran Thu" w:date="2025-04-28T21:10:00Z" w16du:dateUtc="2025-04-28T14:10:00Z">
              <w:r>
                <w:rPr>
                  <w:b/>
                  <w:bCs/>
                </w:rPr>
                <w:t>Tỷ lệ thu gom, xử lý</w:t>
              </w:r>
            </w:ins>
            <w:del w:id="11860" w:author="Huyen Tran Thu" w:date="2025-04-28T21:09:00Z" w16du:dateUtc="2025-04-28T14:09:00Z">
              <w:r w:rsidDel="00DE1B5D">
                <w:rPr>
                  <w:b/>
                  <w:bCs/>
                </w:rPr>
                <w:delText xml:space="preserve">Tổng lượng chất thải nguy hại được thiêu đốt </w:delText>
              </w:r>
            </w:del>
          </w:p>
          <w:p w14:paraId="4E115370" w14:textId="3157B065" w:rsidR="00DE1B5D" w:rsidRPr="007353D5" w:rsidRDefault="00DE1B5D" w:rsidP="00DE1B5D">
            <w:pPr>
              <w:ind w:firstLine="0"/>
              <w:jc w:val="center"/>
              <w:rPr>
                <w:b/>
                <w:bCs/>
              </w:rPr>
            </w:pPr>
            <w:del w:id="11861" w:author="Huyen Tran Thu" w:date="2025-04-28T21:09:00Z" w16du:dateUtc="2025-04-28T14:09:00Z">
              <w:r w:rsidDel="00DE1B5D">
                <w:rPr>
                  <w:b/>
                  <w:bCs/>
                </w:rPr>
                <w:delText>(tấn)</w:delText>
              </w:r>
            </w:del>
          </w:p>
        </w:tc>
        <w:tc>
          <w:tcPr>
            <w:tcW w:w="2497" w:type="dxa"/>
            <w:tcPrChange w:id="11862" w:author="Huyen Tran Thu" w:date="2025-04-28T21:09:00Z" w16du:dateUtc="2025-04-28T14:09:00Z">
              <w:tcPr>
                <w:tcW w:w="3023" w:type="dxa"/>
              </w:tcPr>
            </w:tcPrChange>
          </w:tcPr>
          <w:p w14:paraId="61AAF9FE" w14:textId="77777777" w:rsidR="00DE1B5D" w:rsidRDefault="00DE1B5D" w:rsidP="00DE1B5D">
            <w:pPr>
              <w:ind w:firstLine="0"/>
              <w:jc w:val="center"/>
              <w:rPr>
                <w:ins w:id="11863" w:author="Huyen Tran Thu" w:date="2025-04-28T21:09:00Z" w16du:dateUtc="2025-04-28T14:09:00Z"/>
                <w:b/>
                <w:bCs/>
              </w:rPr>
            </w:pPr>
            <w:ins w:id="11864" w:author="Huyen Tran Thu" w:date="2025-04-28T21:09:00Z" w16du:dateUtc="2025-04-28T14:09:00Z">
              <w:r>
                <w:rPr>
                  <w:b/>
                  <w:bCs/>
                </w:rPr>
                <w:t xml:space="preserve">Tổng lượng chất thải nguy hại được thiêu đốt </w:t>
              </w:r>
            </w:ins>
          </w:p>
          <w:p w14:paraId="3B0C0B1D" w14:textId="7745780F" w:rsidR="00DE1B5D" w:rsidRDefault="00DE1B5D">
            <w:pPr>
              <w:ind w:firstLine="0"/>
              <w:jc w:val="center"/>
              <w:rPr>
                <w:b/>
                <w:bCs/>
              </w:rPr>
              <w:pPrChange w:id="11865" w:author="Huyen Tran Thu" w:date="2025-04-28T21:09:00Z" w16du:dateUtc="2025-04-28T14:09:00Z">
                <w:pPr>
                  <w:jc w:val="center"/>
                </w:pPr>
              </w:pPrChange>
            </w:pPr>
            <w:ins w:id="11866" w:author="Huyen Tran Thu" w:date="2025-04-28T21:09:00Z" w16du:dateUtc="2025-04-28T14:09:00Z">
              <w:r>
                <w:rPr>
                  <w:b/>
                  <w:bCs/>
                </w:rPr>
                <w:t>(tấn)</w:t>
              </w:r>
            </w:ins>
          </w:p>
        </w:tc>
      </w:tr>
      <w:tr w:rsidR="00DE1B5D" w14:paraId="439999E4" w14:textId="581329F5" w:rsidTr="00DE1B5D">
        <w:tc>
          <w:tcPr>
            <w:tcW w:w="1242" w:type="dxa"/>
            <w:tcPrChange w:id="11867" w:author="Huyen Tran Thu" w:date="2025-04-28T21:09:00Z" w16du:dateUtc="2025-04-28T14:09:00Z">
              <w:tcPr>
                <w:tcW w:w="1519" w:type="dxa"/>
                <w:gridSpan w:val="2"/>
              </w:tcPr>
            </w:tcPrChange>
          </w:tcPr>
          <w:p w14:paraId="610B0C99" w14:textId="3D2723CD" w:rsidR="00DE1B5D" w:rsidRDefault="00DE1B5D">
            <w:pPr>
              <w:ind w:firstLine="0"/>
              <w:jc w:val="center"/>
              <w:pPrChange w:id="11868" w:author="Huyen Tran Thu" w:date="2025-04-28T21:09:00Z" w16du:dateUtc="2025-04-28T14:09:00Z">
                <w:pPr>
                  <w:ind w:firstLine="0"/>
                </w:pPr>
              </w:pPrChange>
            </w:pPr>
            <w:ins w:id="11869" w:author="Huyen Tran Thu" w:date="2025-04-28T21:09:00Z" w16du:dateUtc="2025-04-28T14:09:00Z">
              <w:r>
                <w:t>2021</w:t>
              </w:r>
            </w:ins>
            <w:del w:id="11870" w:author="Huyen Tran Thu" w:date="2025-04-28T21:09:00Z" w16du:dateUtc="2025-04-28T14:09:00Z">
              <w:r w:rsidDel="00DE1B5D">
                <w:delText>1</w:delText>
              </w:r>
            </w:del>
          </w:p>
        </w:tc>
        <w:tc>
          <w:tcPr>
            <w:tcW w:w="3100" w:type="dxa"/>
            <w:tcPrChange w:id="11871" w:author="Huyen Tran Thu" w:date="2025-04-28T21:09:00Z" w16du:dateUtc="2025-04-28T14:09:00Z">
              <w:tcPr>
                <w:tcW w:w="4520" w:type="dxa"/>
                <w:gridSpan w:val="2"/>
              </w:tcPr>
            </w:tcPrChange>
          </w:tcPr>
          <w:p w14:paraId="7FEF297D" w14:textId="5374085C" w:rsidR="00DE1B5D" w:rsidRDefault="00DE1B5D">
            <w:pPr>
              <w:ind w:firstLine="0"/>
              <w:jc w:val="center"/>
              <w:pPrChange w:id="11872" w:author="Huyen Tran Thu" w:date="2025-04-28T21:10:00Z" w16du:dateUtc="2025-04-28T14:10:00Z">
                <w:pPr>
                  <w:ind w:firstLine="0"/>
                </w:pPr>
              </w:pPrChange>
            </w:pPr>
            <w:ins w:id="11873" w:author="Huyen Tran Thu" w:date="2025-04-28T21:10:00Z" w16du:dateUtc="2025-04-28T14:10:00Z">
              <w:r>
                <w:t>1.232.057</w:t>
              </w:r>
            </w:ins>
            <w:del w:id="11874" w:author="Huyen Tran Thu" w:date="2025-04-28T21:10:00Z" w16du:dateUtc="2025-04-28T14:10:00Z">
              <w:r w:rsidDel="00DE1B5D">
                <w:delText>Chất thải rắn nguy hại y tế</w:delText>
              </w:r>
            </w:del>
          </w:p>
        </w:tc>
        <w:tc>
          <w:tcPr>
            <w:tcW w:w="2223" w:type="dxa"/>
            <w:tcPrChange w:id="11875" w:author="Huyen Tran Thu" w:date="2025-04-28T21:09:00Z" w16du:dateUtc="2025-04-28T14:09:00Z">
              <w:tcPr>
                <w:tcW w:w="3023" w:type="dxa"/>
                <w:gridSpan w:val="2"/>
              </w:tcPr>
            </w:tcPrChange>
          </w:tcPr>
          <w:p w14:paraId="15178D6F" w14:textId="6E51DC25" w:rsidR="00DE1B5D" w:rsidRDefault="00DE1B5D" w:rsidP="00DE1B5D">
            <w:pPr>
              <w:ind w:firstLine="0"/>
              <w:jc w:val="center"/>
            </w:pPr>
            <w:ins w:id="11876" w:author="Huyen Tran Thu" w:date="2025-04-28T21:10:00Z" w16du:dateUtc="2025-04-28T14:10:00Z">
              <w:r>
                <w:t>90%</w:t>
              </w:r>
            </w:ins>
            <w:del w:id="11877" w:author="Huyen Tran Thu" w:date="2023-03-30T09:36:00Z">
              <w:r w:rsidDel="00AC1825">
                <w:delText>20.400</w:delText>
              </w:r>
            </w:del>
            <w:ins w:id="11878" w:author="Thu Huyen Tran" w:date="2023-12-05T22:24:00Z">
              <w:del w:id="11879" w:author="Huyen Tran Thu" w:date="2025-04-28T21:10:00Z" w16du:dateUtc="2025-04-28T14:10:00Z">
                <w:r w:rsidDel="00DE1B5D">
                  <w:delText>15.841</w:delText>
                </w:r>
              </w:del>
            </w:ins>
          </w:p>
        </w:tc>
        <w:tc>
          <w:tcPr>
            <w:tcW w:w="2497" w:type="dxa"/>
            <w:tcPrChange w:id="11880" w:author="Huyen Tran Thu" w:date="2025-04-28T21:09:00Z" w16du:dateUtc="2025-04-28T14:09:00Z">
              <w:tcPr>
                <w:tcW w:w="3023" w:type="dxa"/>
              </w:tcPr>
            </w:tcPrChange>
          </w:tcPr>
          <w:p w14:paraId="723D6E59" w14:textId="129AA780" w:rsidR="00DE1B5D" w:rsidDel="00AC1825" w:rsidRDefault="00DE1B5D">
            <w:pPr>
              <w:ind w:firstLine="0"/>
              <w:jc w:val="center"/>
              <w:pPrChange w:id="11881" w:author="Huyen Tran Thu" w:date="2025-04-28T21:09:00Z" w16du:dateUtc="2025-04-28T14:09:00Z">
                <w:pPr>
                  <w:jc w:val="center"/>
                </w:pPr>
              </w:pPrChange>
            </w:pPr>
            <w:ins w:id="11882" w:author="Huyen Tran Thu" w:date="2025-04-28T21:10:00Z" w16du:dateUtc="2025-04-28T14:10:00Z">
              <w:r>
                <w:t>1.108.851</w:t>
              </w:r>
            </w:ins>
          </w:p>
        </w:tc>
      </w:tr>
      <w:tr w:rsidR="00DE1B5D" w14:paraId="6645C18B" w14:textId="39BF3E13" w:rsidTr="00DE1B5D">
        <w:tc>
          <w:tcPr>
            <w:tcW w:w="1242" w:type="dxa"/>
            <w:tcPrChange w:id="11883" w:author="Huyen Tran Thu" w:date="2025-04-28T21:09:00Z" w16du:dateUtc="2025-04-28T14:09:00Z">
              <w:tcPr>
                <w:tcW w:w="1519" w:type="dxa"/>
                <w:gridSpan w:val="2"/>
              </w:tcPr>
            </w:tcPrChange>
          </w:tcPr>
          <w:p w14:paraId="76B18D00" w14:textId="27C85D54" w:rsidR="00DE1B5D" w:rsidRDefault="00DE1B5D">
            <w:pPr>
              <w:ind w:firstLine="0"/>
              <w:jc w:val="center"/>
              <w:pPrChange w:id="11884" w:author="Huyen Tran Thu" w:date="2025-04-28T21:09:00Z" w16du:dateUtc="2025-04-28T14:09:00Z">
                <w:pPr>
                  <w:ind w:firstLine="0"/>
                </w:pPr>
              </w:pPrChange>
            </w:pPr>
            <w:ins w:id="11885" w:author="Huyen Tran Thu" w:date="2025-04-28T21:09:00Z" w16du:dateUtc="2025-04-28T14:09:00Z">
              <w:r>
                <w:t>2022</w:t>
              </w:r>
            </w:ins>
            <w:del w:id="11886" w:author="Huyen Tran Thu" w:date="2025-04-28T21:09:00Z" w16du:dateUtc="2025-04-28T14:09:00Z">
              <w:r w:rsidDel="00DE1B5D">
                <w:delText>2</w:delText>
              </w:r>
            </w:del>
          </w:p>
        </w:tc>
        <w:tc>
          <w:tcPr>
            <w:tcW w:w="3100" w:type="dxa"/>
            <w:tcPrChange w:id="11887" w:author="Huyen Tran Thu" w:date="2025-04-28T21:09:00Z" w16du:dateUtc="2025-04-28T14:09:00Z">
              <w:tcPr>
                <w:tcW w:w="4520" w:type="dxa"/>
                <w:gridSpan w:val="2"/>
              </w:tcPr>
            </w:tcPrChange>
          </w:tcPr>
          <w:p w14:paraId="147B3CA7" w14:textId="04DA67A6" w:rsidR="00DE1B5D" w:rsidRDefault="00DE1B5D">
            <w:pPr>
              <w:ind w:firstLine="0"/>
              <w:jc w:val="center"/>
              <w:pPrChange w:id="11888" w:author="Huyen Tran Thu" w:date="2025-04-28T21:10:00Z" w16du:dateUtc="2025-04-28T14:10:00Z">
                <w:pPr>
                  <w:ind w:firstLine="0"/>
                </w:pPr>
              </w:pPrChange>
            </w:pPr>
            <w:ins w:id="11889" w:author="Huyen Tran Thu" w:date="2025-04-28T21:10:00Z" w16du:dateUtc="2025-04-28T14:10:00Z">
              <w:r>
                <w:t>1.306.593</w:t>
              </w:r>
            </w:ins>
            <w:del w:id="11890" w:author="Huyen Tran Thu" w:date="2025-04-28T21:10:00Z" w16du:dateUtc="2025-04-28T14:10:00Z">
              <w:r w:rsidDel="00DE1B5D">
                <w:delText>Chất thải rắn nguy hại công nghiệp</w:delText>
              </w:r>
            </w:del>
          </w:p>
        </w:tc>
        <w:tc>
          <w:tcPr>
            <w:tcW w:w="2223" w:type="dxa"/>
            <w:tcPrChange w:id="11891" w:author="Huyen Tran Thu" w:date="2025-04-28T21:09:00Z" w16du:dateUtc="2025-04-28T14:09:00Z">
              <w:tcPr>
                <w:tcW w:w="3023" w:type="dxa"/>
                <w:gridSpan w:val="2"/>
              </w:tcPr>
            </w:tcPrChange>
          </w:tcPr>
          <w:p w14:paraId="56D28BB0" w14:textId="51E35CDB" w:rsidR="00DE1B5D" w:rsidRDefault="00DE1B5D" w:rsidP="00DE1B5D">
            <w:pPr>
              <w:ind w:firstLine="0"/>
              <w:jc w:val="center"/>
            </w:pPr>
            <w:ins w:id="11892" w:author="Huyen Tran Thu" w:date="2025-04-28T21:10:00Z" w16du:dateUtc="2025-04-28T14:10:00Z">
              <w:r>
                <w:t>90%</w:t>
              </w:r>
            </w:ins>
            <w:ins w:id="11893" w:author="Thu Huyen Tran" w:date="2023-12-05T22:24:00Z">
              <w:del w:id="11894" w:author="Huyen Tran Thu" w:date="2025-04-28T21:10:00Z" w16du:dateUtc="2025-04-28T14:10:00Z">
                <w:r w:rsidDel="00DE1B5D">
                  <w:delText>1</w:delText>
                </w:r>
              </w:del>
            </w:ins>
            <w:del w:id="11895" w:author="Huyen Tran Thu" w:date="2023-03-30T09:36:00Z">
              <w:r w:rsidDel="00AC1825">
                <w:delText>963.115</w:delText>
              </w:r>
            </w:del>
          </w:p>
        </w:tc>
        <w:tc>
          <w:tcPr>
            <w:tcW w:w="2497" w:type="dxa"/>
            <w:tcPrChange w:id="11896" w:author="Huyen Tran Thu" w:date="2025-04-28T21:09:00Z" w16du:dateUtc="2025-04-28T14:09:00Z">
              <w:tcPr>
                <w:tcW w:w="3023" w:type="dxa"/>
              </w:tcPr>
            </w:tcPrChange>
          </w:tcPr>
          <w:p w14:paraId="78BD2E8C" w14:textId="333AC1DF" w:rsidR="00DE1B5D" w:rsidRDefault="00DE1B5D">
            <w:pPr>
              <w:ind w:firstLine="0"/>
              <w:jc w:val="center"/>
              <w:pPrChange w:id="11897" w:author="Huyen Tran Thu" w:date="2025-04-28T21:09:00Z" w16du:dateUtc="2025-04-28T14:09:00Z">
                <w:pPr>
                  <w:jc w:val="center"/>
                </w:pPr>
              </w:pPrChange>
            </w:pPr>
            <w:ins w:id="11898" w:author="Huyen Tran Thu" w:date="2025-04-28T21:10:00Z" w16du:dateUtc="2025-04-28T14:10:00Z">
              <w:r>
                <w:t>1.175.939</w:t>
              </w:r>
            </w:ins>
          </w:p>
        </w:tc>
      </w:tr>
      <w:tr w:rsidR="00DE1B5D" w:rsidDel="00DE1B5D" w14:paraId="0C75A7AB" w14:textId="0DD3E1E1" w:rsidTr="00DE1B5D">
        <w:trPr>
          <w:del w:id="11899" w:author="Huyen Tran Thu" w:date="2025-04-28T21:09:00Z"/>
        </w:trPr>
        <w:tc>
          <w:tcPr>
            <w:tcW w:w="1242" w:type="dxa"/>
            <w:tcPrChange w:id="11900" w:author="Huyen Tran Thu" w:date="2025-04-28T21:09:00Z" w16du:dateUtc="2025-04-28T14:09:00Z">
              <w:tcPr>
                <w:tcW w:w="1519" w:type="dxa"/>
                <w:gridSpan w:val="2"/>
              </w:tcPr>
            </w:tcPrChange>
          </w:tcPr>
          <w:p w14:paraId="7498BD49" w14:textId="083E049F" w:rsidR="00DE1B5D" w:rsidDel="00DE1B5D" w:rsidRDefault="00DE1B5D" w:rsidP="007353D5">
            <w:pPr>
              <w:ind w:firstLine="0"/>
              <w:rPr>
                <w:del w:id="11901" w:author="Huyen Tran Thu" w:date="2025-04-28T21:09:00Z" w16du:dateUtc="2025-04-28T14:09:00Z"/>
              </w:rPr>
            </w:pPr>
            <w:del w:id="11902" w:author="Huyen Tran Thu" w:date="2025-04-28T21:09:00Z" w16du:dateUtc="2025-04-28T14:09:00Z">
              <w:r w:rsidDel="00DE1B5D">
                <w:delText>3</w:delText>
              </w:r>
            </w:del>
          </w:p>
        </w:tc>
        <w:tc>
          <w:tcPr>
            <w:tcW w:w="3100" w:type="dxa"/>
            <w:tcPrChange w:id="11903" w:author="Huyen Tran Thu" w:date="2025-04-28T21:09:00Z" w16du:dateUtc="2025-04-28T14:09:00Z">
              <w:tcPr>
                <w:tcW w:w="4520" w:type="dxa"/>
                <w:gridSpan w:val="2"/>
              </w:tcPr>
            </w:tcPrChange>
          </w:tcPr>
          <w:p w14:paraId="22A295C1" w14:textId="689E995C" w:rsidR="00DE1B5D" w:rsidDel="00DE1B5D" w:rsidRDefault="00DE1B5D" w:rsidP="007353D5">
            <w:pPr>
              <w:ind w:firstLine="0"/>
              <w:rPr>
                <w:del w:id="11904" w:author="Huyen Tran Thu" w:date="2025-04-28T21:09:00Z" w16du:dateUtc="2025-04-28T14:09:00Z"/>
              </w:rPr>
            </w:pPr>
            <w:del w:id="11905" w:author="Huyen Tran Thu" w:date="2025-04-28T21:09:00Z" w16du:dateUtc="2025-04-28T14:09:00Z">
              <w:r w:rsidDel="00DE1B5D">
                <w:delText>Chất thải rắn nguy hại nông nghiệp</w:delText>
              </w:r>
            </w:del>
          </w:p>
        </w:tc>
        <w:tc>
          <w:tcPr>
            <w:tcW w:w="2223" w:type="dxa"/>
            <w:tcPrChange w:id="11906" w:author="Huyen Tran Thu" w:date="2025-04-28T21:09:00Z" w16du:dateUtc="2025-04-28T14:09:00Z">
              <w:tcPr>
                <w:tcW w:w="3023" w:type="dxa"/>
                <w:gridSpan w:val="2"/>
              </w:tcPr>
            </w:tcPrChange>
          </w:tcPr>
          <w:p w14:paraId="5257C6E2" w14:textId="3A6E3199" w:rsidR="00DE1B5D" w:rsidDel="00DE1B5D" w:rsidRDefault="00DE1B5D" w:rsidP="00B82C89">
            <w:pPr>
              <w:ind w:firstLine="0"/>
              <w:jc w:val="center"/>
              <w:rPr>
                <w:del w:id="11907" w:author="Huyen Tran Thu" w:date="2025-04-28T21:09:00Z" w16du:dateUtc="2025-04-28T14:09:00Z"/>
              </w:rPr>
            </w:pPr>
            <w:del w:id="11908" w:author="Huyen Tran Thu" w:date="2025-04-28T21:09:00Z" w16du:dateUtc="2025-04-28T14:09:00Z">
              <w:r w:rsidDel="00DE1B5D">
                <w:delText>34</w:delText>
              </w:r>
            </w:del>
            <w:del w:id="11909" w:author="Huyen Tran Thu" w:date="2023-03-30T09:36:00Z">
              <w:r w:rsidDel="00AC1825">
                <w:delText>6</w:delText>
              </w:r>
            </w:del>
          </w:p>
        </w:tc>
        <w:tc>
          <w:tcPr>
            <w:tcW w:w="2497" w:type="dxa"/>
            <w:tcPrChange w:id="11910" w:author="Huyen Tran Thu" w:date="2025-04-28T21:09:00Z" w16du:dateUtc="2025-04-28T14:09:00Z">
              <w:tcPr>
                <w:tcW w:w="3023" w:type="dxa"/>
              </w:tcPr>
            </w:tcPrChange>
          </w:tcPr>
          <w:p w14:paraId="4BA41F13" w14:textId="307183A3" w:rsidR="00DE1B5D" w:rsidDel="00DE1B5D" w:rsidRDefault="00DE1B5D" w:rsidP="00B82C89">
            <w:pPr>
              <w:jc w:val="center"/>
              <w:rPr>
                <w:del w:id="11911" w:author="Huyen Tran Thu" w:date="2025-04-28T21:09:00Z" w16du:dateUtc="2025-04-28T14:09:00Z"/>
              </w:rPr>
            </w:pPr>
          </w:p>
        </w:tc>
      </w:tr>
      <w:tr w:rsidR="00DE1B5D" w:rsidDel="00DE1B5D" w14:paraId="033DF13E" w14:textId="4ED7B3DC" w:rsidTr="00DE1B5D">
        <w:trPr>
          <w:del w:id="11912" w:author="Huyen Tran Thu" w:date="2025-04-28T21:09:00Z"/>
        </w:trPr>
        <w:tc>
          <w:tcPr>
            <w:tcW w:w="1242" w:type="dxa"/>
            <w:tcPrChange w:id="11913" w:author="Huyen Tran Thu" w:date="2025-04-28T21:09:00Z" w16du:dateUtc="2025-04-28T14:09:00Z">
              <w:tcPr>
                <w:tcW w:w="1519" w:type="dxa"/>
                <w:gridSpan w:val="2"/>
              </w:tcPr>
            </w:tcPrChange>
          </w:tcPr>
          <w:p w14:paraId="5CDFD0AF" w14:textId="148D2A2A" w:rsidR="00DE1B5D" w:rsidDel="00DE1B5D" w:rsidRDefault="00DE1B5D" w:rsidP="007353D5">
            <w:pPr>
              <w:rPr>
                <w:del w:id="11914" w:author="Huyen Tran Thu" w:date="2025-04-28T21:09:00Z" w16du:dateUtc="2025-04-28T14:09:00Z"/>
              </w:rPr>
            </w:pPr>
          </w:p>
        </w:tc>
        <w:tc>
          <w:tcPr>
            <w:tcW w:w="3100" w:type="dxa"/>
            <w:tcPrChange w:id="11915" w:author="Huyen Tran Thu" w:date="2025-04-28T21:09:00Z" w16du:dateUtc="2025-04-28T14:09:00Z">
              <w:tcPr>
                <w:tcW w:w="4520" w:type="dxa"/>
                <w:gridSpan w:val="2"/>
              </w:tcPr>
            </w:tcPrChange>
          </w:tcPr>
          <w:p w14:paraId="1155BD92" w14:textId="29762458" w:rsidR="00DE1B5D" w:rsidRPr="007353D5" w:rsidDel="00DE1B5D" w:rsidRDefault="00DE1B5D" w:rsidP="007353D5">
            <w:pPr>
              <w:ind w:hanging="14"/>
              <w:jc w:val="center"/>
              <w:rPr>
                <w:del w:id="11916" w:author="Huyen Tran Thu" w:date="2025-04-28T21:09:00Z" w16du:dateUtc="2025-04-28T14:09:00Z"/>
                <w:b/>
                <w:bCs/>
              </w:rPr>
            </w:pPr>
            <w:del w:id="11917" w:author="Huyen Tran Thu" w:date="2025-04-28T21:09:00Z" w16du:dateUtc="2025-04-28T14:09:00Z">
              <w:r w:rsidRPr="007353D5" w:rsidDel="00DE1B5D">
                <w:rPr>
                  <w:b/>
                  <w:bCs/>
                </w:rPr>
                <w:delText>TỔNG</w:delText>
              </w:r>
            </w:del>
          </w:p>
        </w:tc>
        <w:tc>
          <w:tcPr>
            <w:tcW w:w="2223" w:type="dxa"/>
            <w:tcPrChange w:id="11918" w:author="Huyen Tran Thu" w:date="2025-04-28T21:09:00Z" w16du:dateUtc="2025-04-28T14:09:00Z">
              <w:tcPr>
                <w:tcW w:w="3023" w:type="dxa"/>
                <w:gridSpan w:val="2"/>
              </w:tcPr>
            </w:tcPrChange>
          </w:tcPr>
          <w:p w14:paraId="2156350D" w14:textId="1F8F7C7F" w:rsidR="00DE1B5D" w:rsidRPr="00B82C89" w:rsidDel="00DE1B5D" w:rsidRDefault="00DE1B5D" w:rsidP="00B82C89">
            <w:pPr>
              <w:ind w:firstLine="0"/>
              <w:jc w:val="center"/>
              <w:rPr>
                <w:del w:id="11919" w:author="Huyen Tran Thu" w:date="2025-04-28T21:09:00Z" w16du:dateUtc="2025-04-28T14:09:00Z"/>
                <w:b/>
                <w:bCs/>
              </w:rPr>
            </w:pPr>
            <w:del w:id="11920" w:author="Huyen Tran Thu" w:date="2023-03-30T09:36:00Z">
              <w:r w:rsidDel="00AC1825">
                <w:rPr>
                  <w:b/>
                  <w:bCs/>
                </w:rPr>
                <w:delText>983.861</w:delText>
              </w:r>
            </w:del>
            <w:ins w:id="11921" w:author="Thu Huyen Tran" w:date="2023-12-05T22:24:00Z">
              <w:del w:id="11922" w:author="Huyen Tran Thu" w:date="2025-04-28T21:09:00Z" w16du:dateUtc="2025-04-28T14:09:00Z">
                <w:r w:rsidDel="00DE1B5D">
                  <w:rPr>
                    <w:b/>
                    <w:bCs/>
                  </w:rPr>
                  <w:delText>5.699</w:delText>
                </w:r>
              </w:del>
            </w:ins>
          </w:p>
        </w:tc>
        <w:tc>
          <w:tcPr>
            <w:tcW w:w="2497" w:type="dxa"/>
            <w:tcPrChange w:id="11923" w:author="Huyen Tran Thu" w:date="2025-04-28T21:09:00Z" w16du:dateUtc="2025-04-28T14:09:00Z">
              <w:tcPr>
                <w:tcW w:w="3023" w:type="dxa"/>
              </w:tcPr>
            </w:tcPrChange>
          </w:tcPr>
          <w:p w14:paraId="727E7D69" w14:textId="5EA7E9B4" w:rsidR="00DE1B5D" w:rsidDel="00DE1B5D" w:rsidRDefault="00DE1B5D" w:rsidP="00B82C89">
            <w:pPr>
              <w:jc w:val="center"/>
              <w:rPr>
                <w:del w:id="11924" w:author="Huyen Tran Thu" w:date="2025-04-28T21:09:00Z" w16du:dateUtc="2025-04-28T14:09:00Z"/>
                <w:b/>
                <w:bCs/>
              </w:rPr>
            </w:pPr>
          </w:p>
        </w:tc>
      </w:tr>
    </w:tbl>
    <w:bookmarkEnd w:id="11849"/>
    <w:p w14:paraId="7AAEC03C" w14:textId="06A4F99D" w:rsidR="0033329A" w:rsidRDefault="00C0552D" w:rsidP="0033329A">
      <w:pPr>
        <w:rPr>
          <w:b/>
          <w:bCs/>
          <w:lang w:val="en-US"/>
        </w:rPr>
      </w:pPr>
      <w:r>
        <w:tab/>
        <w:t xml:space="preserve">Như vậy, tổng lượng chất thải rắn </w:t>
      </w:r>
      <w:del w:id="11925" w:author="Huyen Tran Thu" w:date="2025-04-28T21:11:00Z" w16du:dateUtc="2025-04-28T14:11:00Z">
        <w:r w:rsidDel="001F30FF">
          <w:delText xml:space="preserve">sinh hoạt được thiêu đốt </w:delText>
        </w:r>
        <w:r w:rsidR="007D4813" w:rsidDel="001F30FF">
          <w:delText>(</w:delText>
        </w:r>
        <w:r w:rsidDel="001F30FF">
          <w:delText>bao gồm cả chất thải rắn sinh hoạt đô thị và chất thải rắn sinh hoạt tại các bệnh viện</w:delText>
        </w:r>
        <w:r w:rsidR="007D4813" w:rsidDel="001F30FF">
          <w:delText>)</w:delText>
        </w:r>
      </w:del>
      <w:ins w:id="11926" w:author="Huyen Tran Thu" w:date="2025-04-28T21:11:00Z" w16du:dateUtc="2025-04-28T14:11:00Z">
        <w:r w:rsidR="001F30FF">
          <w:t>nguy hại được thiêu đốt</w:t>
        </w:r>
      </w:ins>
      <w:r>
        <w:t xml:space="preserve"> </w:t>
      </w:r>
      <w:ins w:id="11927" w:author="Huyen Tran Thu" w:date="2025-04-28T21:11:00Z" w16du:dateUtc="2025-04-28T14:11:00Z">
        <w:r w:rsidR="001F30FF" w:rsidRPr="001F30FF">
          <w:rPr>
            <w:b/>
            <w:bCs/>
            <w:rPrChange w:id="11928" w:author="Huyen Tran Thu" w:date="2025-04-28T21:12:00Z" w16du:dateUtc="2025-04-28T14:12:00Z">
              <w:rPr/>
            </w:rPrChange>
          </w:rPr>
          <w:t xml:space="preserve">năm 2021 </w:t>
        </w:r>
      </w:ins>
      <w:r w:rsidRPr="001F30FF">
        <w:rPr>
          <w:b/>
          <w:bCs/>
          <w:rPrChange w:id="11929" w:author="Huyen Tran Thu" w:date="2025-04-28T21:12:00Z" w16du:dateUtc="2025-04-28T14:12:00Z">
            <w:rPr/>
          </w:rPrChange>
        </w:rPr>
        <w:t>là</w:t>
      </w:r>
      <w:r>
        <w:t xml:space="preserve"> </w:t>
      </w:r>
      <w:r w:rsidR="007D4813">
        <w:rPr>
          <w:b/>
          <w:bCs/>
          <w:lang w:val="en-US"/>
        </w:rPr>
        <w:t>1.</w:t>
      </w:r>
      <w:ins w:id="11930" w:author="Huyen Tran Thu" w:date="2025-04-28T21:11:00Z" w16du:dateUtc="2025-04-28T14:11:00Z">
        <w:r w:rsidR="001F30FF">
          <w:rPr>
            <w:b/>
            <w:bCs/>
            <w:lang w:val="en-US"/>
          </w:rPr>
          <w:t>108.851</w:t>
        </w:r>
      </w:ins>
      <w:del w:id="11931" w:author="Huyen Tran Thu" w:date="2023-03-30T09:37:00Z">
        <w:r w:rsidR="007D4813" w:rsidDel="00CA5A7E">
          <w:rPr>
            <w:b/>
            <w:bCs/>
            <w:lang w:val="en-US"/>
          </w:rPr>
          <w:delText>551.577</w:delText>
        </w:r>
      </w:del>
      <w:ins w:id="11932" w:author="Thu Huyen Tran" w:date="2023-12-05T22:24:00Z">
        <w:del w:id="11933" w:author="Huyen Tran Thu" w:date="2025-04-28T21:11:00Z" w16du:dateUtc="2025-04-28T14:11:00Z">
          <w:r w:rsidR="003C3770" w:rsidDel="001F30FF">
            <w:rPr>
              <w:b/>
              <w:bCs/>
              <w:lang w:val="en-US"/>
            </w:rPr>
            <w:delText>677.943</w:delText>
          </w:r>
        </w:del>
      </w:ins>
      <w:ins w:id="11934" w:author="Huyen Tran Thu" w:date="2023-03-30T09:37:00Z">
        <w:del w:id="11935" w:author="Thu Huyen Tran" w:date="2023-12-05T22:24:00Z">
          <w:r w:rsidR="00CA5A7E" w:rsidDel="003C3770">
            <w:rPr>
              <w:b/>
              <w:bCs/>
              <w:lang w:val="en-US"/>
            </w:rPr>
            <w:delText>363.625</w:delText>
          </w:r>
        </w:del>
      </w:ins>
      <w:r w:rsidR="007D4813">
        <w:rPr>
          <w:b/>
          <w:bCs/>
          <w:lang w:val="en-US"/>
        </w:rPr>
        <w:t xml:space="preserve"> </w:t>
      </w:r>
      <w:r>
        <w:rPr>
          <w:b/>
          <w:bCs/>
          <w:lang w:val="en-US"/>
        </w:rPr>
        <w:t xml:space="preserve">tấn, </w:t>
      </w:r>
      <w:r w:rsidRPr="00C0552D">
        <w:rPr>
          <w:lang w:val="en-US"/>
        </w:rPr>
        <w:t xml:space="preserve">và </w:t>
      </w:r>
      <w:del w:id="11936" w:author="Huyen Tran Thu" w:date="2025-04-28T21:11:00Z" w16du:dateUtc="2025-04-28T14:11:00Z">
        <w:r w:rsidRPr="001F30FF" w:rsidDel="001F30FF">
          <w:rPr>
            <w:b/>
            <w:bCs/>
            <w:lang w:val="en-US"/>
            <w:rPrChange w:id="11937" w:author="Huyen Tran Thu" w:date="2025-04-28T21:12:00Z" w16du:dateUtc="2025-04-28T14:12:00Z">
              <w:rPr>
                <w:lang w:val="en-US"/>
              </w:rPr>
            </w:rPrChange>
          </w:rPr>
          <w:delText>chất thải rắn nguy h</w:delText>
        </w:r>
        <w:r w:rsidR="00E71DE3" w:rsidRPr="001F30FF" w:rsidDel="001F30FF">
          <w:rPr>
            <w:b/>
            <w:bCs/>
            <w:lang w:val="en-US"/>
            <w:rPrChange w:id="11938" w:author="Huyen Tran Thu" w:date="2025-04-28T21:12:00Z" w16du:dateUtc="2025-04-28T14:12:00Z">
              <w:rPr>
                <w:lang w:val="en-US"/>
              </w:rPr>
            </w:rPrChange>
          </w:rPr>
          <w:delText>ại</w:delText>
        </w:r>
        <w:r w:rsidRPr="001F30FF" w:rsidDel="001F30FF">
          <w:rPr>
            <w:b/>
            <w:bCs/>
            <w:lang w:val="en-US"/>
            <w:rPrChange w:id="11939" w:author="Huyen Tran Thu" w:date="2025-04-28T21:12:00Z" w16du:dateUtc="2025-04-28T14:12:00Z">
              <w:rPr>
                <w:lang w:val="en-US"/>
              </w:rPr>
            </w:rPrChange>
          </w:rPr>
          <w:delText xml:space="preserve"> được thiêu đốt là</w:delText>
        </w:r>
        <w:r w:rsidRPr="001F30FF" w:rsidDel="001F30FF">
          <w:rPr>
            <w:b/>
            <w:bCs/>
            <w:lang w:val="en-US"/>
          </w:rPr>
          <w:delText xml:space="preserve"> </w:delText>
        </w:r>
      </w:del>
      <w:ins w:id="11940" w:author="Thu Huyen Tran" w:date="2023-12-05T22:24:00Z">
        <w:del w:id="11941" w:author="Huyen Tran Thu" w:date="2025-04-28T21:11:00Z" w16du:dateUtc="2025-04-28T14:11:00Z">
          <w:r w:rsidR="003C3770" w:rsidRPr="001F30FF" w:rsidDel="001F30FF">
            <w:rPr>
              <w:b/>
              <w:bCs/>
            </w:rPr>
            <w:delText>5.699</w:delText>
          </w:r>
        </w:del>
      </w:ins>
      <w:del w:id="11942" w:author="Huyen Tran Thu" w:date="2023-03-30T09:37:00Z">
        <w:r w:rsidR="007D4813" w:rsidRPr="001F30FF" w:rsidDel="00CA5A7E">
          <w:rPr>
            <w:b/>
            <w:bCs/>
          </w:rPr>
          <w:delText>983.861</w:delText>
        </w:r>
      </w:del>
      <w:del w:id="11943" w:author="Huyen Tran Thu" w:date="2025-04-28T21:11:00Z" w16du:dateUtc="2025-04-28T14:11:00Z">
        <w:r w:rsidR="007D4813" w:rsidRPr="001F30FF" w:rsidDel="001F30FF">
          <w:rPr>
            <w:b/>
            <w:bCs/>
          </w:rPr>
          <w:delText xml:space="preserve"> </w:delText>
        </w:r>
        <w:r w:rsidRPr="001F30FF" w:rsidDel="001F30FF">
          <w:rPr>
            <w:b/>
            <w:bCs/>
            <w:lang w:val="en-US"/>
          </w:rPr>
          <w:delText>tấn.</w:delText>
        </w:r>
      </w:del>
      <w:ins w:id="11944" w:author="Huyen Tran Thu" w:date="2025-04-28T21:11:00Z" w16du:dateUtc="2025-04-28T14:11:00Z">
        <w:r w:rsidR="001F30FF" w:rsidRPr="001F30FF">
          <w:rPr>
            <w:b/>
            <w:bCs/>
            <w:lang w:val="en-US"/>
            <w:rPrChange w:id="11945" w:author="Huyen Tran Thu" w:date="2025-04-28T21:12:00Z" w16du:dateUtc="2025-04-28T14:12:00Z">
              <w:rPr>
                <w:lang w:val="en-US"/>
              </w:rPr>
            </w:rPrChange>
          </w:rPr>
          <w:t>năm 2022 là 1.175.939 tấn</w:t>
        </w:r>
      </w:ins>
      <w:ins w:id="11946" w:author="Huyen Tran Thu" w:date="2025-04-28T21:12:00Z" w16du:dateUtc="2025-04-28T14:12:00Z">
        <w:r w:rsidR="001F30FF">
          <w:rPr>
            <w:b/>
            <w:bCs/>
            <w:lang w:val="en-US"/>
          </w:rPr>
          <w:t>.</w:t>
        </w:r>
      </w:ins>
      <w:del w:id="11947" w:author="Huyen Tran Thu" w:date="2025-04-28T21:12:00Z" w16du:dateUtc="2025-04-28T14:12:00Z">
        <w:r w:rsidDel="001F30FF">
          <w:rPr>
            <w:b/>
            <w:bCs/>
            <w:lang w:val="en-US"/>
          </w:rPr>
          <w:delText xml:space="preserve"> </w:delText>
        </w:r>
      </w:del>
    </w:p>
    <w:p w14:paraId="120FF6D6" w14:textId="46540565" w:rsidR="00E71DE3" w:rsidRDefault="00E71DE3" w:rsidP="00E71DE3">
      <w:pPr>
        <w:ind w:firstLine="720"/>
        <w:rPr>
          <w:lang w:val="en-US"/>
        </w:rPr>
      </w:pPr>
      <w:r w:rsidRPr="00E71DE3">
        <w:rPr>
          <w:lang w:val="en-US"/>
        </w:rPr>
        <w:t xml:space="preserve">b. </w:t>
      </w:r>
      <w:r>
        <w:rPr>
          <w:lang w:val="en-US"/>
        </w:rPr>
        <w:t xml:space="preserve">Số liệu hoạt động quá trình </w:t>
      </w:r>
      <w:r w:rsidR="002E5402">
        <w:rPr>
          <w:lang w:val="en-US"/>
        </w:rPr>
        <w:t>Đốt lộ thiên</w:t>
      </w:r>
      <w:r w:rsidRPr="00E71DE3">
        <w:rPr>
          <w:lang w:val="en-US"/>
        </w:rPr>
        <w:t xml:space="preserve"> chất thải</w:t>
      </w:r>
    </w:p>
    <w:p w14:paraId="07DCDD24" w14:textId="56B2CE25" w:rsidR="005C3E94" w:rsidRDefault="00392763" w:rsidP="005C3E94">
      <w:pPr>
        <w:ind w:firstLine="720"/>
        <w:rPr>
          <w:ins w:id="11948" w:author="Huyen Tran Thu" w:date="2025-04-28T22:59:00Z" w16du:dateUtc="2025-04-28T15:59:00Z"/>
          <w:lang w:val="en-US"/>
        </w:rPr>
      </w:pPr>
      <w:bookmarkStart w:id="11949" w:name="_Hlk43126904"/>
      <w:r>
        <w:rPr>
          <w:lang w:val="en-US"/>
        </w:rPr>
        <w:t xml:space="preserve">Quá trình </w:t>
      </w:r>
      <w:r w:rsidR="002E5402">
        <w:rPr>
          <w:lang w:val="en-US"/>
        </w:rPr>
        <w:t>đốt lộ thiên</w:t>
      </w:r>
      <w:r w:rsidR="00932599">
        <w:rPr>
          <w:lang w:val="en-US"/>
        </w:rPr>
        <w:t xml:space="preserve"> chất thải bao gồm </w:t>
      </w:r>
      <w:r w:rsidR="002E5402">
        <w:rPr>
          <w:lang w:val="en-US"/>
        </w:rPr>
        <w:t>đốt lộ thiên</w:t>
      </w:r>
      <w:r w:rsidR="00932599">
        <w:rPr>
          <w:lang w:val="en-US"/>
        </w:rPr>
        <w:t xml:space="preserve"> chất thải sinh hoạt thành thị và nông thôn được ước tính </w:t>
      </w:r>
      <w:del w:id="11950" w:author="Thu Huyen Tran" w:date="2023-12-05T22:25:00Z">
        <w:r w:rsidR="00932599" w:rsidDel="003C3770">
          <w:rPr>
            <w:lang w:val="en-US"/>
          </w:rPr>
          <w:delText xml:space="preserve">tại </w:delText>
        </w:r>
        <w:r w:rsidR="00932599" w:rsidRPr="005971B0" w:rsidDel="003C3770">
          <w:rPr>
            <w:highlight w:val="yellow"/>
            <w:lang w:val="en-US"/>
          </w:rPr>
          <w:delText xml:space="preserve">Bảng </w:delText>
        </w:r>
        <w:r w:rsidR="005971B0" w:rsidRPr="005971B0" w:rsidDel="003C3770">
          <w:rPr>
            <w:highlight w:val="yellow"/>
            <w:lang w:val="en-US"/>
          </w:rPr>
          <w:delText>1.5 và 1.8</w:delText>
        </w:r>
      </w:del>
      <w:ins w:id="11951" w:author="Thu Huyen Tran" w:date="2023-12-05T22:25:00Z">
        <w:r w:rsidR="003C3770">
          <w:rPr>
            <w:lang w:val="en-US"/>
          </w:rPr>
          <w:t>bằng 30% tổng lượng chất thải không được thu gom</w:t>
        </w:r>
      </w:ins>
      <w:r w:rsidR="005971B0">
        <w:rPr>
          <w:lang w:val="en-US"/>
        </w:rPr>
        <w:t xml:space="preserve">, tổng lượng chất thải rắn được </w:t>
      </w:r>
      <w:r w:rsidR="002E5402">
        <w:rPr>
          <w:lang w:val="en-US"/>
        </w:rPr>
        <w:t>đốt lộ thiên</w:t>
      </w:r>
      <w:r w:rsidR="005971B0">
        <w:rPr>
          <w:lang w:val="en-US"/>
        </w:rPr>
        <w:t xml:space="preserve"> được tổng hợp dưới bảng sau: </w:t>
      </w:r>
    </w:p>
    <w:p w14:paraId="4BD62E32" w14:textId="4D4B4EEF" w:rsidR="00FD7EAF" w:rsidDel="00FD7EAF" w:rsidRDefault="003902CD">
      <w:pPr>
        <w:pStyle w:val="Caption"/>
        <w:rPr>
          <w:del w:id="11952" w:author="Huyen Tran Thu" w:date="2025-04-28T22:49:00Z" w16du:dateUtc="2025-04-28T15:49:00Z"/>
          <w:lang w:val="en-US"/>
        </w:rPr>
        <w:pPrChange w:id="11953" w:author="Huyen Tran Thu" w:date="2025-04-28T22:59:00Z" w16du:dateUtc="2025-04-28T15:59:00Z">
          <w:pPr>
            <w:ind w:firstLine="720"/>
          </w:pPr>
        </w:pPrChange>
      </w:pPr>
      <w:bookmarkStart w:id="11954" w:name="_Toc196773805"/>
      <w:ins w:id="11955" w:author="Huyen Tran Thu" w:date="2025-04-28T22:59:00Z" w16du:dateUtc="2025-04-28T15:59:00Z">
        <w:r>
          <w:t xml:space="preserve">Bảng 1. </w:t>
        </w:r>
        <w:r>
          <w:rPr>
            <w:b w:val="0"/>
            <w:bCs w:val="0"/>
          </w:rPr>
          <w:fldChar w:fldCharType="begin"/>
        </w:r>
        <w:r>
          <w:instrText xml:space="preserve"> SEQ Bảng_1. \* ARABIC </w:instrText>
        </w:r>
      </w:ins>
      <w:r>
        <w:rPr>
          <w:b w:val="0"/>
          <w:bCs w:val="0"/>
        </w:rPr>
        <w:fldChar w:fldCharType="separate"/>
      </w:r>
      <w:ins w:id="11956" w:author="Huyen Tran Thu" w:date="2025-04-28T22:59:00Z" w16du:dateUtc="2025-04-28T15:59:00Z">
        <w:r>
          <w:rPr>
            <w:noProof/>
          </w:rPr>
          <w:t>24</w:t>
        </w:r>
        <w:r>
          <w:rPr>
            <w:b w:val="0"/>
            <w:bCs w:val="0"/>
          </w:rPr>
          <w:fldChar w:fldCharType="end"/>
        </w:r>
        <w:r>
          <w:t xml:space="preserve"> Tổng lượng chất thải rắn sinh hoạt được đốt lộ thiên tại thành thị và nông thôn</w:t>
        </w:r>
      </w:ins>
      <w:bookmarkEnd w:id="11954"/>
    </w:p>
    <w:p w14:paraId="7176A270" w14:textId="7F0A9699" w:rsidR="005C3E94" w:rsidRDefault="005971B0" w:rsidP="003902CD">
      <w:pPr>
        <w:pStyle w:val="Caption"/>
      </w:pPr>
      <w:bookmarkStart w:id="11957" w:name="_Toc131781237"/>
      <w:del w:id="11958" w:author="Huyen Tran Thu" w:date="2025-04-28T22:59:00Z" w16du:dateUtc="2025-04-28T15:59:00Z">
        <w:r w:rsidDel="003902CD">
          <w:delText xml:space="preserve">Bảng 1. </w:delText>
        </w:r>
        <w:r w:rsidDel="003902CD">
          <w:fldChar w:fldCharType="begin"/>
        </w:r>
        <w:r w:rsidDel="003902CD">
          <w:delInstrText xml:space="preserve"> SEQ Bảng_1. \* ARABIC </w:delInstrText>
        </w:r>
        <w:r w:rsidDel="003902CD">
          <w:fldChar w:fldCharType="separate"/>
        </w:r>
        <w:r w:rsidR="007A3D0C" w:rsidDel="003902CD">
          <w:rPr>
            <w:noProof/>
          </w:rPr>
          <w:delText>20</w:delText>
        </w:r>
        <w:r w:rsidDel="003902CD">
          <w:fldChar w:fldCharType="end"/>
        </w:r>
      </w:del>
      <w:bookmarkStart w:id="11959" w:name="_Toc152710028"/>
      <w:ins w:id="11960" w:author="Thu Huyen Tran" w:date="2023-12-05T23:04:00Z">
        <w:del w:id="11961" w:author="Huyen Tran Thu" w:date="2025-04-28T22:49:00Z" w16du:dateUtc="2025-04-28T15:49:00Z">
          <w:r w:rsidR="003E09D4" w:rsidDel="00FD7EAF">
            <w:delText xml:space="preserve">Bảng 1. </w:delText>
          </w:r>
          <w:r w:rsidR="003E09D4" w:rsidDel="00FD7EAF">
            <w:fldChar w:fldCharType="begin"/>
          </w:r>
          <w:r w:rsidR="003E09D4" w:rsidDel="00FD7EAF">
            <w:delInstrText xml:space="preserve"> SEQ Bảng_1. \* ARABIC </w:delInstrText>
          </w:r>
        </w:del>
      </w:ins>
      <w:del w:id="11962" w:author="Huyen Tran Thu" w:date="2025-04-28T22:49:00Z" w16du:dateUtc="2025-04-28T15:49:00Z">
        <w:r w:rsidR="003E09D4" w:rsidDel="00FD7EAF">
          <w:fldChar w:fldCharType="separate"/>
        </w:r>
      </w:del>
      <w:ins w:id="11963" w:author="Thu Huyen Tran" w:date="2023-12-05T23:04:00Z">
        <w:del w:id="11964" w:author="Huyen Tran Thu" w:date="2025-04-28T22:49:00Z" w16du:dateUtc="2025-04-28T15:49:00Z">
          <w:r w:rsidR="003E09D4" w:rsidDel="00FD7EAF">
            <w:rPr>
              <w:noProof/>
            </w:rPr>
            <w:delText>21</w:delText>
          </w:r>
          <w:r w:rsidR="003E09D4" w:rsidDel="00FD7EAF">
            <w:fldChar w:fldCharType="end"/>
          </w:r>
        </w:del>
      </w:ins>
      <w:del w:id="11965" w:author="Huyen Tran Thu" w:date="2025-04-28T22:49:00Z" w16du:dateUtc="2025-04-28T15:49:00Z">
        <w:r w:rsidR="005C3E94" w:rsidDel="00FD7EAF">
          <w:delText xml:space="preserve">: </w:delText>
        </w:r>
      </w:del>
      <w:del w:id="11966" w:author="Huyen Tran Thu" w:date="2025-04-28T22:59:00Z" w16du:dateUtc="2025-04-28T15:59:00Z">
        <w:r w:rsidR="005C3E94" w:rsidDel="003902CD">
          <w:delText xml:space="preserve">Tổng lượng chất thải rắn sinh hoạt được </w:delText>
        </w:r>
        <w:r w:rsidR="002E5402" w:rsidDel="003902CD">
          <w:delText>đốt lộ thiên</w:delText>
        </w:r>
        <w:r w:rsidR="005C3E94" w:rsidDel="003902CD">
          <w:delText xml:space="preserve"> tại thành thị và nông thôn</w:delText>
        </w:r>
      </w:del>
      <w:bookmarkEnd w:id="11957"/>
      <w:bookmarkEnd w:id="11959"/>
    </w:p>
    <w:tbl>
      <w:tblPr>
        <w:tblStyle w:val="TableGrid"/>
        <w:tblW w:w="0" w:type="auto"/>
        <w:tblLook w:val="04A0" w:firstRow="1" w:lastRow="0" w:firstColumn="1" w:lastColumn="0" w:noHBand="0" w:noVBand="1"/>
      </w:tblPr>
      <w:tblGrid>
        <w:gridCol w:w="1054"/>
        <w:gridCol w:w="2688"/>
        <w:gridCol w:w="3049"/>
        <w:gridCol w:w="2271"/>
      </w:tblGrid>
      <w:tr w:rsidR="005C3E94" w:rsidRPr="00C43941" w14:paraId="08E2507E" w14:textId="77777777" w:rsidTr="005971B0">
        <w:tc>
          <w:tcPr>
            <w:tcW w:w="1054" w:type="dxa"/>
          </w:tcPr>
          <w:p w14:paraId="69531517" w14:textId="72F93DC2" w:rsidR="005C3E94" w:rsidRPr="00C43941" w:rsidRDefault="005C3E94" w:rsidP="005C3E94">
            <w:pPr>
              <w:ind w:firstLine="0"/>
              <w:jc w:val="center"/>
              <w:rPr>
                <w:b/>
                <w:bCs/>
                <w:sz w:val="22"/>
                <w:rPrChange w:id="11967" w:author="Huyen Tran Thu" w:date="2025-04-28T21:20:00Z" w16du:dateUtc="2025-04-28T14:20:00Z">
                  <w:rPr>
                    <w:b/>
                    <w:bCs/>
                    <w:sz w:val="24"/>
                    <w:szCs w:val="24"/>
                  </w:rPr>
                </w:rPrChange>
              </w:rPr>
            </w:pPr>
            <w:r w:rsidRPr="00C43941">
              <w:rPr>
                <w:b/>
                <w:bCs/>
                <w:sz w:val="22"/>
                <w:rPrChange w:id="11968" w:author="Huyen Tran Thu" w:date="2025-04-28T21:20:00Z" w16du:dateUtc="2025-04-28T14:20:00Z">
                  <w:rPr>
                    <w:b/>
                    <w:bCs/>
                    <w:sz w:val="24"/>
                    <w:szCs w:val="24"/>
                  </w:rPr>
                </w:rPrChange>
              </w:rPr>
              <w:lastRenderedPageBreak/>
              <w:t>Năm</w:t>
            </w:r>
          </w:p>
        </w:tc>
        <w:tc>
          <w:tcPr>
            <w:tcW w:w="2688" w:type="dxa"/>
          </w:tcPr>
          <w:p w14:paraId="1B1347CF" w14:textId="585C9F71" w:rsidR="005C3E94" w:rsidRPr="00C43941" w:rsidRDefault="005971B0" w:rsidP="005C3E94">
            <w:pPr>
              <w:ind w:firstLine="0"/>
              <w:jc w:val="center"/>
              <w:rPr>
                <w:b/>
                <w:bCs/>
                <w:sz w:val="22"/>
                <w:rPrChange w:id="11969" w:author="Huyen Tran Thu" w:date="2025-04-28T21:20:00Z" w16du:dateUtc="2025-04-28T14:20:00Z">
                  <w:rPr>
                    <w:b/>
                    <w:bCs/>
                    <w:sz w:val="24"/>
                    <w:szCs w:val="24"/>
                  </w:rPr>
                </w:rPrChange>
              </w:rPr>
            </w:pPr>
            <w:r w:rsidRPr="00C43941">
              <w:rPr>
                <w:b/>
                <w:bCs/>
                <w:sz w:val="22"/>
                <w:rPrChange w:id="11970" w:author="Huyen Tran Thu" w:date="2025-04-28T21:20:00Z" w16du:dateUtc="2025-04-28T14:20:00Z">
                  <w:rPr>
                    <w:b/>
                    <w:bCs/>
                    <w:sz w:val="24"/>
                    <w:szCs w:val="24"/>
                  </w:rPr>
                </w:rPrChange>
              </w:rPr>
              <w:t>CTRSH đô thị</w:t>
            </w:r>
          </w:p>
          <w:p w14:paraId="335D05EC" w14:textId="1FF5B0A1" w:rsidR="005C3E94" w:rsidRPr="00C43941" w:rsidRDefault="005C3E94" w:rsidP="005C3E94">
            <w:pPr>
              <w:ind w:firstLine="0"/>
              <w:jc w:val="center"/>
              <w:rPr>
                <w:b/>
                <w:bCs/>
                <w:sz w:val="22"/>
                <w:rPrChange w:id="11971" w:author="Huyen Tran Thu" w:date="2025-04-28T21:20:00Z" w16du:dateUtc="2025-04-28T14:20:00Z">
                  <w:rPr>
                    <w:b/>
                    <w:bCs/>
                    <w:sz w:val="24"/>
                    <w:szCs w:val="24"/>
                  </w:rPr>
                </w:rPrChange>
              </w:rPr>
            </w:pPr>
            <w:r w:rsidRPr="00C43941">
              <w:rPr>
                <w:b/>
                <w:bCs/>
                <w:sz w:val="22"/>
                <w:rPrChange w:id="11972" w:author="Huyen Tran Thu" w:date="2025-04-28T21:20:00Z" w16du:dateUtc="2025-04-28T14:20:00Z">
                  <w:rPr>
                    <w:b/>
                    <w:bCs/>
                    <w:sz w:val="24"/>
                    <w:szCs w:val="24"/>
                  </w:rPr>
                </w:rPrChange>
              </w:rPr>
              <w:t>(</w:t>
            </w:r>
            <w:r w:rsidR="005971B0" w:rsidRPr="00C43941">
              <w:rPr>
                <w:b/>
                <w:bCs/>
                <w:sz w:val="22"/>
                <w:rPrChange w:id="11973" w:author="Huyen Tran Thu" w:date="2025-04-28T21:20:00Z" w16du:dateUtc="2025-04-28T14:20:00Z">
                  <w:rPr>
                    <w:b/>
                    <w:bCs/>
                    <w:sz w:val="24"/>
                    <w:szCs w:val="24"/>
                  </w:rPr>
                </w:rPrChange>
              </w:rPr>
              <w:t>tấn</w:t>
            </w:r>
            <w:r w:rsidRPr="00C43941">
              <w:rPr>
                <w:b/>
                <w:bCs/>
                <w:sz w:val="22"/>
                <w:rPrChange w:id="11974" w:author="Huyen Tran Thu" w:date="2025-04-28T21:20:00Z" w16du:dateUtc="2025-04-28T14:20:00Z">
                  <w:rPr>
                    <w:b/>
                    <w:bCs/>
                    <w:sz w:val="24"/>
                    <w:szCs w:val="24"/>
                  </w:rPr>
                </w:rPrChange>
              </w:rPr>
              <w:t>)</w:t>
            </w:r>
          </w:p>
        </w:tc>
        <w:tc>
          <w:tcPr>
            <w:tcW w:w="3049" w:type="dxa"/>
          </w:tcPr>
          <w:p w14:paraId="013CEA5B" w14:textId="245277AF" w:rsidR="00B333DC" w:rsidRPr="00C43941" w:rsidRDefault="005971B0" w:rsidP="00B333DC">
            <w:pPr>
              <w:ind w:firstLine="0"/>
              <w:jc w:val="center"/>
              <w:rPr>
                <w:b/>
                <w:bCs/>
                <w:sz w:val="22"/>
                <w:rPrChange w:id="11975" w:author="Huyen Tran Thu" w:date="2025-04-28T21:20:00Z" w16du:dateUtc="2025-04-28T14:20:00Z">
                  <w:rPr>
                    <w:b/>
                    <w:bCs/>
                    <w:sz w:val="24"/>
                    <w:szCs w:val="24"/>
                  </w:rPr>
                </w:rPrChange>
              </w:rPr>
            </w:pPr>
            <w:r w:rsidRPr="00C43941">
              <w:rPr>
                <w:b/>
                <w:bCs/>
                <w:sz w:val="22"/>
                <w:rPrChange w:id="11976" w:author="Huyen Tran Thu" w:date="2025-04-28T21:20:00Z" w16du:dateUtc="2025-04-28T14:20:00Z">
                  <w:rPr>
                    <w:b/>
                    <w:bCs/>
                    <w:sz w:val="24"/>
                    <w:szCs w:val="24"/>
                  </w:rPr>
                </w:rPrChange>
              </w:rPr>
              <w:t>CTRSH nông thôn</w:t>
            </w:r>
          </w:p>
          <w:p w14:paraId="12B8FE29" w14:textId="1028F163" w:rsidR="005C3E94" w:rsidRPr="00C43941" w:rsidRDefault="005971B0" w:rsidP="00B333DC">
            <w:pPr>
              <w:ind w:firstLine="0"/>
              <w:jc w:val="center"/>
              <w:rPr>
                <w:b/>
                <w:bCs/>
                <w:sz w:val="22"/>
                <w:rPrChange w:id="11977" w:author="Huyen Tran Thu" w:date="2025-04-28T21:20:00Z" w16du:dateUtc="2025-04-28T14:20:00Z">
                  <w:rPr>
                    <w:b/>
                    <w:bCs/>
                    <w:sz w:val="24"/>
                    <w:szCs w:val="24"/>
                  </w:rPr>
                </w:rPrChange>
              </w:rPr>
            </w:pPr>
            <w:r w:rsidRPr="00C43941">
              <w:rPr>
                <w:b/>
                <w:bCs/>
                <w:sz w:val="22"/>
                <w:rPrChange w:id="11978" w:author="Huyen Tran Thu" w:date="2025-04-28T21:20:00Z" w16du:dateUtc="2025-04-28T14:20:00Z">
                  <w:rPr>
                    <w:b/>
                    <w:bCs/>
                    <w:sz w:val="24"/>
                    <w:szCs w:val="24"/>
                  </w:rPr>
                </w:rPrChange>
              </w:rPr>
              <w:t>(tấn)</w:t>
            </w:r>
          </w:p>
        </w:tc>
        <w:tc>
          <w:tcPr>
            <w:tcW w:w="2271" w:type="dxa"/>
          </w:tcPr>
          <w:p w14:paraId="1E99377F" w14:textId="061A7924" w:rsidR="005C3E94" w:rsidRPr="00C43941" w:rsidRDefault="005971B0" w:rsidP="005C3E94">
            <w:pPr>
              <w:ind w:firstLine="0"/>
              <w:jc w:val="center"/>
              <w:rPr>
                <w:b/>
                <w:bCs/>
                <w:sz w:val="22"/>
                <w:rPrChange w:id="11979" w:author="Huyen Tran Thu" w:date="2025-04-28T21:20:00Z" w16du:dateUtc="2025-04-28T14:20:00Z">
                  <w:rPr>
                    <w:b/>
                    <w:bCs/>
                    <w:sz w:val="24"/>
                    <w:szCs w:val="24"/>
                  </w:rPr>
                </w:rPrChange>
              </w:rPr>
            </w:pPr>
            <w:r w:rsidRPr="00C43941">
              <w:rPr>
                <w:b/>
                <w:bCs/>
                <w:sz w:val="22"/>
                <w:rPrChange w:id="11980" w:author="Huyen Tran Thu" w:date="2025-04-28T21:20:00Z" w16du:dateUtc="2025-04-28T14:20:00Z">
                  <w:rPr>
                    <w:b/>
                    <w:bCs/>
                    <w:sz w:val="24"/>
                    <w:szCs w:val="24"/>
                  </w:rPr>
                </w:rPrChange>
              </w:rPr>
              <w:t>Tổng</w:t>
            </w:r>
          </w:p>
          <w:p w14:paraId="5DFB330D" w14:textId="440818E7" w:rsidR="005C3E94" w:rsidRPr="00C43941" w:rsidRDefault="005971B0" w:rsidP="005C3E94">
            <w:pPr>
              <w:ind w:firstLine="0"/>
              <w:jc w:val="center"/>
              <w:rPr>
                <w:b/>
                <w:bCs/>
                <w:sz w:val="22"/>
                <w:rPrChange w:id="11981" w:author="Huyen Tran Thu" w:date="2025-04-28T21:20:00Z" w16du:dateUtc="2025-04-28T14:20:00Z">
                  <w:rPr>
                    <w:b/>
                    <w:bCs/>
                    <w:sz w:val="24"/>
                    <w:szCs w:val="24"/>
                  </w:rPr>
                </w:rPrChange>
              </w:rPr>
            </w:pPr>
            <w:r w:rsidRPr="00C43941">
              <w:rPr>
                <w:b/>
                <w:bCs/>
                <w:sz w:val="22"/>
                <w:rPrChange w:id="11982" w:author="Huyen Tran Thu" w:date="2025-04-28T21:20:00Z" w16du:dateUtc="2025-04-28T14:20:00Z">
                  <w:rPr>
                    <w:b/>
                    <w:bCs/>
                    <w:sz w:val="24"/>
                    <w:szCs w:val="24"/>
                  </w:rPr>
                </w:rPrChange>
              </w:rPr>
              <w:t>(tấn)</w:t>
            </w:r>
          </w:p>
        </w:tc>
      </w:tr>
      <w:tr w:rsidR="003C3770" w:rsidRPr="00C43941" w14:paraId="0FC05A4E" w14:textId="77777777" w:rsidTr="005971B0">
        <w:tc>
          <w:tcPr>
            <w:tcW w:w="1054" w:type="dxa"/>
          </w:tcPr>
          <w:p w14:paraId="6D36B249" w14:textId="7F14C881" w:rsidR="003C3770" w:rsidRPr="00C43941" w:rsidRDefault="003C3770" w:rsidP="003C3770">
            <w:pPr>
              <w:ind w:firstLine="0"/>
              <w:jc w:val="center"/>
              <w:rPr>
                <w:sz w:val="22"/>
                <w:rPrChange w:id="11983" w:author="Huyen Tran Thu" w:date="2025-04-28T21:20:00Z" w16du:dateUtc="2025-04-28T14:20:00Z">
                  <w:rPr>
                    <w:sz w:val="24"/>
                    <w:szCs w:val="24"/>
                  </w:rPr>
                </w:rPrChange>
              </w:rPr>
            </w:pPr>
            <w:r w:rsidRPr="00C43941">
              <w:rPr>
                <w:sz w:val="22"/>
                <w:rPrChange w:id="11984" w:author="Huyen Tran Thu" w:date="2025-04-28T21:20:00Z" w16du:dateUtc="2025-04-28T14:20:00Z">
                  <w:rPr>
                    <w:sz w:val="24"/>
                    <w:szCs w:val="24"/>
                  </w:rPr>
                </w:rPrChange>
              </w:rPr>
              <w:t>2016</w:t>
            </w:r>
          </w:p>
        </w:tc>
        <w:tc>
          <w:tcPr>
            <w:tcW w:w="2688" w:type="dxa"/>
            <w:vAlign w:val="bottom"/>
          </w:tcPr>
          <w:p w14:paraId="6662836B" w14:textId="196C2990" w:rsidR="003C3770" w:rsidRPr="00C43941" w:rsidRDefault="003C3770" w:rsidP="003C3770">
            <w:pPr>
              <w:ind w:firstLine="0"/>
              <w:jc w:val="center"/>
              <w:rPr>
                <w:sz w:val="22"/>
                <w:rPrChange w:id="11985" w:author="Huyen Tran Thu" w:date="2025-04-28T21:20:00Z" w16du:dateUtc="2025-04-28T14:20:00Z">
                  <w:rPr>
                    <w:sz w:val="24"/>
                    <w:szCs w:val="24"/>
                  </w:rPr>
                </w:rPrChange>
              </w:rPr>
            </w:pPr>
            <w:ins w:id="11986" w:author="Thu Huyen Tran" w:date="2023-12-05T22:26:00Z">
              <w:r w:rsidRPr="00C43941">
                <w:rPr>
                  <w:sz w:val="22"/>
                  <w:rPrChange w:id="11987" w:author="Huyen Tran Thu" w:date="2025-04-28T21:20:00Z" w16du:dateUtc="2025-04-28T14:20:00Z">
                    <w:rPr>
                      <w:rFonts w:ascii="Arial" w:hAnsi="Arial" w:cs="Arial"/>
                      <w:sz w:val="20"/>
                      <w:szCs w:val="20"/>
                    </w:rPr>
                  </w:rPrChange>
                </w:rPr>
                <w:t xml:space="preserve">1.246.930 </w:t>
              </w:r>
            </w:ins>
            <w:del w:id="11988" w:author="Thu Huyen Tran" w:date="2023-12-05T22:26:00Z">
              <w:r w:rsidRPr="00C43941" w:rsidDel="00154FB4">
                <w:rPr>
                  <w:sz w:val="22"/>
                  <w:rPrChange w:id="11989" w:author="Huyen Tran Thu" w:date="2025-04-28T21:20:00Z" w16du:dateUtc="2025-04-28T14:20:00Z">
                    <w:rPr>
                      <w:sz w:val="24"/>
                      <w:szCs w:val="24"/>
                    </w:rPr>
                  </w:rPrChange>
                </w:rPr>
                <w:delText xml:space="preserve">674.958 </w:delText>
              </w:r>
            </w:del>
          </w:p>
        </w:tc>
        <w:tc>
          <w:tcPr>
            <w:tcW w:w="3049" w:type="dxa"/>
            <w:vAlign w:val="bottom"/>
          </w:tcPr>
          <w:p w14:paraId="6C588519" w14:textId="63BC90D1" w:rsidR="003C3770" w:rsidRPr="00C43941" w:rsidRDefault="003C3770" w:rsidP="003C3770">
            <w:pPr>
              <w:ind w:firstLine="0"/>
              <w:jc w:val="center"/>
              <w:rPr>
                <w:sz w:val="22"/>
                <w:rPrChange w:id="11990" w:author="Huyen Tran Thu" w:date="2025-04-28T21:20:00Z" w16du:dateUtc="2025-04-28T14:20:00Z">
                  <w:rPr>
                    <w:sz w:val="24"/>
                    <w:szCs w:val="24"/>
                  </w:rPr>
                </w:rPrChange>
              </w:rPr>
            </w:pPr>
            <w:ins w:id="11991" w:author="Thu Huyen Tran" w:date="2023-12-05T22:26:00Z">
              <w:r w:rsidRPr="00C43941">
                <w:rPr>
                  <w:sz w:val="22"/>
                  <w:rPrChange w:id="11992" w:author="Huyen Tran Thu" w:date="2025-04-28T21:20:00Z" w16du:dateUtc="2025-04-28T14:20:00Z">
                    <w:rPr>
                      <w:rFonts w:ascii="Arial" w:hAnsi="Arial" w:cs="Arial"/>
                      <w:sz w:val="20"/>
                      <w:szCs w:val="20"/>
                    </w:rPr>
                  </w:rPrChange>
                </w:rPr>
                <w:t xml:space="preserve">1.010.705 </w:t>
              </w:r>
            </w:ins>
            <w:del w:id="11993" w:author="Thu Huyen Tran" w:date="2023-12-05T22:26:00Z">
              <w:r w:rsidRPr="00C43941" w:rsidDel="001F5C43">
                <w:rPr>
                  <w:sz w:val="22"/>
                  <w:rPrChange w:id="11994" w:author="Huyen Tran Thu" w:date="2025-04-28T21:20:00Z" w16du:dateUtc="2025-04-28T14:20:00Z">
                    <w:rPr>
                      <w:sz w:val="24"/>
                      <w:szCs w:val="24"/>
                    </w:rPr>
                  </w:rPrChange>
                </w:rPr>
                <w:delText xml:space="preserve">1.010.705 </w:delText>
              </w:r>
            </w:del>
          </w:p>
        </w:tc>
        <w:tc>
          <w:tcPr>
            <w:tcW w:w="2271" w:type="dxa"/>
            <w:vAlign w:val="bottom"/>
          </w:tcPr>
          <w:p w14:paraId="1AF6F922" w14:textId="2B70381B" w:rsidR="003C3770" w:rsidRPr="00C43941" w:rsidRDefault="003C3770" w:rsidP="003C3770">
            <w:pPr>
              <w:ind w:firstLine="0"/>
              <w:jc w:val="center"/>
              <w:rPr>
                <w:sz w:val="22"/>
                <w:rPrChange w:id="11995" w:author="Huyen Tran Thu" w:date="2025-04-28T21:20:00Z" w16du:dateUtc="2025-04-28T14:20:00Z">
                  <w:rPr>
                    <w:sz w:val="24"/>
                    <w:szCs w:val="24"/>
                  </w:rPr>
                </w:rPrChange>
              </w:rPr>
            </w:pPr>
            <w:ins w:id="11996" w:author="Thu Huyen Tran" w:date="2023-12-05T22:26:00Z">
              <w:r w:rsidRPr="00C43941">
                <w:rPr>
                  <w:sz w:val="22"/>
                  <w:rPrChange w:id="11997" w:author="Huyen Tran Thu" w:date="2025-04-28T21:20:00Z" w16du:dateUtc="2025-04-28T14:20:00Z">
                    <w:rPr>
                      <w:rFonts w:ascii="Arial" w:hAnsi="Arial" w:cs="Arial"/>
                      <w:sz w:val="20"/>
                      <w:szCs w:val="20"/>
                    </w:rPr>
                  </w:rPrChange>
                </w:rPr>
                <w:t xml:space="preserve">2.257.635 </w:t>
              </w:r>
            </w:ins>
            <w:del w:id="11998" w:author="Thu Huyen Tran" w:date="2023-12-05T22:26:00Z">
              <w:r w:rsidRPr="00C43941" w:rsidDel="003C3770">
                <w:rPr>
                  <w:sz w:val="22"/>
                  <w:rPrChange w:id="11999" w:author="Huyen Tran Thu" w:date="2025-04-28T21:20:00Z" w16du:dateUtc="2025-04-28T14:20:00Z">
                    <w:rPr>
                      <w:sz w:val="24"/>
                      <w:szCs w:val="24"/>
                    </w:rPr>
                  </w:rPrChange>
                </w:rPr>
                <w:delText xml:space="preserve">1.685.663 </w:delText>
              </w:r>
            </w:del>
          </w:p>
        </w:tc>
      </w:tr>
      <w:tr w:rsidR="003C3770" w:rsidRPr="00C43941" w14:paraId="2DDC8576" w14:textId="77777777" w:rsidTr="005971B0">
        <w:tc>
          <w:tcPr>
            <w:tcW w:w="1054" w:type="dxa"/>
          </w:tcPr>
          <w:p w14:paraId="61552AB7" w14:textId="1B98AD94" w:rsidR="003C3770" w:rsidRPr="00C43941" w:rsidRDefault="003C3770" w:rsidP="003C3770">
            <w:pPr>
              <w:ind w:firstLine="0"/>
              <w:jc w:val="center"/>
              <w:rPr>
                <w:sz w:val="22"/>
                <w:rPrChange w:id="12000" w:author="Huyen Tran Thu" w:date="2025-04-28T21:20:00Z" w16du:dateUtc="2025-04-28T14:20:00Z">
                  <w:rPr>
                    <w:sz w:val="24"/>
                    <w:szCs w:val="24"/>
                  </w:rPr>
                </w:rPrChange>
              </w:rPr>
            </w:pPr>
            <w:r w:rsidRPr="00C43941">
              <w:rPr>
                <w:sz w:val="22"/>
                <w:rPrChange w:id="12001" w:author="Huyen Tran Thu" w:date="2025-04-28T21:20:00Z" w16du:dateUtc="2025-04-28T14:20:00Z">
                  <w:rPr>
                    <w:sz w:val="24"/>
                    <w:szCs w:val="24"/>
                  </w:rPr>
                </w:rPrChange>
              </w:rPr>
              <w:t>2017</w:t>
            </w:r>
          </w:p>
        </w:tc>
        <w:tc>
          <w:tcPr>
            <w:tcW w:w="2688" w:type="dxa"/>
            <w:vAlign w:val="bottom"/>
          </w:tcPr>
          <w:p w14:paraId="1B549A28" w14:textId="74659289" w:rsidR="003C3770" w:rsidRPr="00C43941" w:rsidRDefault="003C3770" w:rsidP="003C3770">
            <w:pPr>
              <w:ind w:firstLine="0"/>
              <w:jc w:val="center"/>
              <w:rPr>
                <w:sz w:val="22"/>
                <w:rPrChange w:id="12002" w:author="Huyen Tran Thu" w:date="2025-04-28T21:20:00Z" w16du:dateUtc="2025-04-28T14:20:00Z">
                  <w:rPr>
                    <w:sz w:val="24"/>
                    <w:szCs w:val="24"/>
                  </w:rPr>
                </w:rPrChange>
              </w:rPr>
            </w:pPr>
            <w:ins w:id="12003" w:author="Thu Huyen Tran" w:date="2023-12-05T22:26:00Z">
              <w:r w:rsidRPr="00C43941">
                <w:rPr>
                  <w:sz w:val="22"/>
                  <w:rPrChange w:id="12004" w:author="Huyen Tran Thu" w:date="2025-04-28T21:20:00Z" w16du:dateUtc="2025-04-28T14:20:00Z">
                    <w:rPr>
                      <w:rFonts w:ascii="Arial" w:hAnsi="Arial" w:cs="Arial"/>
                      <w:sz w:val="20"/>
                      <w:szCs w:val="20"/>
                    </w:rPr>
                  </w:rPrChange>
                </w:rPr>
                <w:t xml:space="preserve">1.302.831 </w:t>
              </w:r>
            </w:ins>
            <w:del w:id="12005" w:author="Thu Huyen Tran" w:date="2023-12-05T22:26:00Z">
              <w:r w:rsidRPr="00C43941" w:rsidDel="00154FB4">
                <w:rPr>
                  <w:sz w:val="22"/>
                  <w:rPrChange w:id="12006" w:author="Huyen Tran Thu" w:date="2025-04-28T21:20:00Z" w16du:dateUtc="2025-04-28T14:20:00Z">
                    <w:rPr>
                      <w:sz w:val="24"/>
                      <w:szCs w:val="24"/>
                    </w:rPr>
                  </w:rPrChange>
                </w:rPr>
                <w:delText xml:space="preserve">677.367 </w:delText>
              </w:r>
            </w:del>
          </w:p>
        </w:tc>
        <w:tc>
          <w:tcPr>
            <w:tcW w:w="3049" w:type="dxa"/>
            <w:vAlign w:val="bottom"/>
          </w:tcPr>
          <w:p w14:paraId="17AAA4AF" w14:textId="01C633E9" w:rsidR="003C3770" w:rsidRPr="00C43941" w:rsidRDefault="003C3770" w:rsidP="003C3770">
            <w:pPr>
              <w:ind w:firstLine="0"/>
              <w:jc w:val="center"/>
              <w:rPr>
                <w:sz w:val="22"/>
                <w:rPrChange w:id="12007" w:author="Huyen Tran Thu" w:date="2025-04-28T21:20:00Z" w16du:dateUtc="2025-04-28T14:20:00Z">
                  <w:rPr>
                    <w:sz w:val="24"/>
                    <w:szCs w:val="24"/>
                  </w:rPr>
                </w:rPrChange>
              </w:rPr>
            </w:pPr>
            <w:ins w:id="12008" w:author="Thu Huyen Tran" w:date="2023-12-05T22:26:00Z">
              <w:r w:rsidRPr="00C43941">
                <w:rPr>
                  <w:sz w:val="22"/>
                  <w:rPrChange w:id="12009" w:author="Huyen Tran Thu" w:date="2025-04-28T21:20:00Z" w16du:dateUtc="2025-04-28T14:20:00Z">
                    <w:rPr>
                      <w:rFonts w:ascii="Arial" w:hAnsi="Arial" w:cs="Arial"/>
                      <w:sz w:val="20"/>
                      <w:szCs w:val="20"/>
                    </w:rPr>
                  </w:rPrChange>
                </w:rPr>
                <w:t xml:space="preserve">1.050.486 </w:t>
              </w:r>
            </w:ins>
            <w:del w:id="12010" w:author="Thu Huyen Tran" w:date="2023-12-05T22:26:00Z">
              <w:r w:rsidRPr="00C43941" w:rsidDel="001F5C43">
                <w:rPr>
                  <w:sz w:val="22"/>
                  <w:rPrChange w:id="12011" w:author="Huyen Tran Thu" w:date="2025-04-28T21:20:00Z" w16du:dateUtc="2025-04-28T14:20:00Z">
                    <w:rPr>
                      <w:sz w:val="24"/>
                      <w:szCs w:val="24"/>
                    </w:rPr>
                  </w:rPrChange>
                </w:rPr>
                <w:delText xml:space="preserve">1.050.486 </w:delText>
              </w:r>
            </w:del>
          </w:p>
        </w:tc>
        <w:tc>
          <w:tcPr>
            <w:tcW w:w="2271" w:type="dxa"/>
            <w:vAlign w:val="bottom"/>
          </w:tcPr>
          <w:p w14:paraId="087C913D" w14:textId="0B253F73" w:rsidR="003C3770" w:rsidRPr="00C43941" w:rsidRDefault="003C3770" w:rsidP="003C3770">
            <w:pPr>
              <w:ind w:firstLine="0"/>
              <w:jc w:val="center"/>
              <w:rPr>
                <w:sz w:val="22"/>
                <w:rPrChange w:id="12012" w:author="Huyen Tran Thu" w:date="2025-04-28T21:20:00Z" w16du:dateUtc="2025-04-28T14:20:00Z">
                  <w:rPr>
                    <w:sz w:val="24"/>
                    <w:szCs w:val="24"/>
                  </w:rPr>
                </w:rPrChange>
              </w:rPr>
            </w:pPr>
            <w:ins w:id="12013" w:author="Thu Huyen Tran" w:date="2023-12-05T22:26:00Z">
              <w:r w:rsidRPr="00C43941">
                <w:rPr>
                  <w:sz w:val="22"/>
                  <w:rPrChange w:id="12014" w:author="Huyen Tran Thu" w:date="2025-04-28T21:20:00Z" w16du:dateUtc="2025-04-28T14:20:00Z">
                    <w:rPr>
                      <w:rFonts w:ascii="Arial" w:hAnsi="Arial" w:cs="Arial"/>
                      <w:sz w:val="20"/>
                      <w:szCs w:val="20"/>
                    </w:rPr>
                  </w:rPrChange>
                </w:rPr>
                <w:t xml:space="preserve">2.353.317 </w:t>
              </w:r>
            </w:ins>
            <w:del w:id="12015" w:author="Thu Huyen Tran" w:date="2023-12-05T22:26:00Z">
              <w:r w:rsidRPr="00C43941" w:rsidDel="003C3770">
                <w:rPr>
                  <w:sz w:val="22"/>
                  <w:rPrChange w:id="12016" w:author="Huyen Tran Thu" w:date="2025-04-28T21:20:00Z" w16du:dateUtc="2025-04-28T14:20:00Z">
                    <w:rPr>
                      <w:sz w:val="24"/>
                      <w:szCs w:val="24"/>
                    </w:rPr>
                  </w:rPrChange>
                </w:rPr>
                <w:delText xml:space="preserve">1.727.853 </w:delText>
              </w:r>
            </w:del>
          </w:p>
        </w:tc>
      </w:tr>
      <w:tr w:rsidR="003C3770" w:rsidRPr="00C43941" w14:paraId="6A1953E0" w14:textId="77777777" w:rsidTr="005971B0">
        <w:tc>
          <w:tcPr>
            <w:tcW w:w="1054" w:type="dxa"/>
          </w:tcPr>
          <w:p w14:paraId="7FF8D176" w14:textId="1A6A4691" w:rsidR="003C3770" w:rsidRPr="00C43941" w:rsidRDefault="003C3770" w:rsidP="003C3770">
            <w:pPr>
              <w:ind w:firstLine="0"/>
              <w:jc w:val="center"/>
              <w:rPr>
                <w:sz w:val="22"/>
                <w:rPrChange w:id="12017" w:author="Huyen Tran Thu" w:date="2025-04-28T21:20:00Z" w16du:dateUtc="2025-04-28T14:20:00Z">
                  <w:rPr>
                    <w:sz w:val="24"/>
                    <w:szCs w:val="24"/>
                  </w:rPr>
                </w:rPrChange>
              </w:rPr>
            </w:pPr>
            <w:r w:rsidRPr="00C43941">
              <w:rPr>
                <w:sz w:val="22"/>
                <w:rPrChange w:id="12018" w:author="Huyen Tran Thu" w:date="2025-04-28T21:20:00Z" w16du:dateUtc="2025-04-28T14:20:00Z">
                  <w:rPr>
                    <w:sz w:val="24"/>
                    <w:szCs w:val="24"/>
                  </w:rPr>
                </w:rPrChange>
              </w:rPr>
              <w:t>2018</w:t>
            </w:r>
          </w:p>
        </w:tc>
        <w:tc>
          <w:tcPr>
            <w:tcW w:w="2688" w:type="dxa"/>
            <w:vAlign w:val="bottom"/>
          </w:tcPr>
          <w:p w14:paraId="078894A8" w14:textId="3C6A2C6F" w:rsidR="003C3770" w:rsidRPr="00C43941" w:rsidRDefault="003C3770" w:rsidP="003C3770">
            <w:pPr>
              <w:ind w:firstLine="0"/>
              <w:jc w:val="center"/>
              <w:rPr>
                <w:sz w:val="22"/>
                <w:rPrChange w:id="12019" w:author="Huyen Tran Thu" w:date="2025-04-28T21:20:00Z" w16du:dateUtc="2025-04-28T14:20:00Z">
                  <w:rPr>
                    <w:sz w:val="24"/>
                    <w:szCs w:val="24"/>
                  </w:rPr>
                </w:rPrChange>
              </w:rPr>
            </w:pPr>
            <w:ins w:id="12020" w:author="Thu Huyen Tran" w:date="2023-12-05T22:26:00Z">
              <w:r w:rsidRPr="00C43941">
                <w:rPr>
                  <w:sz w:val="22"/>
                  <w:rPrChange w:id="12021" w:author="Huyen Tran Thu" w:date="2025-04-28T21:20:00Z" w16du:dateUtc="2025-04-28T14:20:00Z">
                    <w:rPr>
                      <w:rFonts w:ascii="Arial" w:hAnsi="Arial" w:cs="Arial"/>
                      <w:sz w:val="20"/>
                      <w:szCs w:val="20"/>
                    </w:rPr>
                  </w:rPrChange>
                </w:rPr>
                <w:t xml:space="preserve">1.326.264 </w:t>
              </w:r>
            </w:ins>
            <w:del w:id="12022" w:author="Thu Huyen Tran" w:date="2023-12-05T22:26:00Z">
              <w:r w:rsidRPr="00C43941" w:rsidDel="00154FB4">
                <w:rPr>
                  <w:sz w:val="22"/>
                  <w:rPrChange w:id="12023" w:author="Huyen Tran Thu" w:date="2025-04-28T21:20:00Z" w16du:dateUtc="2025-04-28T14:20:00Z">
                    <w:rPr>
                      <w:sz w:val="24"/>
                      <w:szCs w:val="24"/>
                    </w:rPr>
                  </w:rPrChange>
                </w:rPr>
                <w:delText xml:space="preserve">693.354 </w:delText>
              </w:r>
            </w:del>
          </w:p>
        </w:tc>
        <w:tc>
          <w:tcPr>
            <w:tcW w:w="3049" w:type="dxa"/>
            <w:vAlign w:val="bottom"/>
          </w:tcPr>
          <w:p w14:paraId="1DBB9D04" w14:textId="4F034B5F" w:rsidR="003C3770" w:rsidRPr="00C43941" w:rsidRDefault="003C3770" w:rsidP="003C3770">
            <w:pPr>
              <w:ind w:firstLine="0"/>
              <w:jc w:val="center"/>
              <w:rPr>
                <w:sz w:val="22"/>
                <w:rPrChange w:id="12024" w:author="Huyen Tran Thu" w:date="2025-04-28T21:20:00Z" w16du:dateUtc="2025-04-28T14:20:00Z">
                  <w:rPr>
                    <w:sz w:val="24"/>
                    <w:szCs w:val="24"/>
                  </w:rPr>
                </w:rPrChange>
              </w:rPr>
            </w:pPr>
            <w:ins w:id="12025" w:author="Thu Huyen Tran" w:date="2023-12-05T22:26:00Z">
              <w:r w:rsidRPr="00C43941">
                <w:rPr>
                  <w:sz w:val="22"/>
                  <w:rPrChange w:id="12026" w:author="Huyen Tran Thu" w:date="2025-04-28T21:20:00Z" w16du:dateUtc="2025-04-28T14:20:00Z">
                    <w:rPr>
                      <w:rFonts w:ascii="Arial" w:hAnsi="Arial" w:cs="Arial"/>
                      <w:sz w:val="20"/>
                      <w:szCs w:val="20"/>
                    </w:rPr>
                  </w:rPrChange>
                </w:rPr>
                <w:t xml:space="preserve">1.068.802 </w:t>
              </w:r>
            </w:ins>
            <w:del w:id="12027" w:author="Thu Huyen Tran" w:date="2023-12-05T22:26:00Z">
              <w:r w:rsidRPr="00C43941" w:rsidDel="001F5C43">
                <w:rPr>
                  <w:sz w:val="22"/>
                  <w:rPrChange w:id="12028" w:author="Huyen Tran Thu" w:date="2025-04-28T21:20:00Z" w16du:dateUtc="2025-04-28T14:20:00Z">
                    <w:rPr>
                      <w:sz w:val="24"/>
                      <w:szCs w:val="24"/>
                    </w:rPr>
                  </w:rPrChange>
                </w:rPr>
                <w:delText xml:space="preserve">1.068.802 </w:delText>
              </w:r>
            </w:del>
          </w:p>
        </w:tc>
        <w:tc>
          <w:tcPr>
            <w:tcW w:w="2271" w:type="dxa"/>
            <w:vAlign w:val="bottom"/>
          </w:tcPr>
          <w:p w14:paraId="41836DD5" w14:textId="2EFFD7E0" w:rsidR="003C3770" w:rsidRPr="00C43941" w:rsidRDefault="003C3770" w:rsidP="003C3770">
            <w:pPr>
              <w:ind w:firstLine="0"/>
              <w:jc w:val="center"/>
              <w:rPr>
                <w:sz w:val="22"/>
                <w:rPrChange w:id="12029" w:author="Huyen Tran Thu" w:date="2025-04-28T21:20:00Z" w16du:dateUtc="2025-04-28T14:20:00Z">
                  <w:rPr>
                    <w:b/>
                    <w:bCs/>
                    <w:sz w:val="24"/>
                    <w:szCs w:val="24"/>
                  </w:rPr>
                </w:rPrChange>
              </w:rPr>
            </w:pPr>
            <w:ins w:id="12030" w:author="Thu Huyen Tran" w:date="2023-12-05T22:26:00Z">
              <w:r w:rsidRPr="00C43941">
                <w:rPr>
                  <w:sz w:val="22"/>
                  <w:rPrChange w:id="12031" w:author="Huyen Tran Thu" w:date="2025-04-28T21:20:00Z" w16du:dateUtc="2025-04-28T14:20:00Z">
                    <w:rPr>
                      <w:rFonts w:ascii="Arial" w:hAnsi="Arial" w:cs="Arial"/>
                      <w:sz w:val="20"/>
                      <w:szCs w:val="20"/>
                    </w:rPr>
                  </w:rPrChange>
                </w:rPr>
                <w:t xml:space="preserve">2.395.066 </w:t>
              </w:r>
            </w:ins>
            <w:del w:id="12032" w:author="Thu Huyen Tran" w:date="2023-12-05T22:26:00Z">
              <w:r w:rsidRPr="00C43941" w:rsidDel="003C3770">
                <w:rPr>
                  <w:sz w:val="22"/>
                  <w:rPrChange w:id="12033" w:author="Huyen Tran Thu" w:date="2025-04-28T21:20:00Z" w16du:dateUtc="2025-04-28T14:20:00Z">
                    <w:rPr>
                      <w:sz w:val="24"/>
                      <w:szCs w:val="24"/>
                    </w:rPr>
                  </w:rPrChange>
                </w:rPr>
                <w:delText xml:space="preserve">1.762.156 </w:delText>
              </w:r>
            </w:del>
          </w:p>
        </w:tc>
      </w:tr>
      <w:tr w:rsidR="00C43941" w:rsidRPr="00C43941" w14:paraId="2A0EEFA3" w14:textId="77777777" w:rsidTr="005971B0">
        <w:trPr>
          <w:ins w:id="12034" w:author="Huyen Tran Thu" w:date="2025-04-28T21:18:00Z"/>
        </w:trPr>
        <w:tc>
          <w:tcPr>
            <w:tcW w:w="1054" w:type="dxa"/>
          </w:tcPr>
          <w:p w14:paraId="3EFB5380" w14:textId="05C3EEB4" w:rsidR="00C43941" w:rsidRPr="00C43941" w:rsidRDefault="00C43941">
            <w:pPr>
              <w:ind w:firstLine="0"/>
              <w:jc w:val="center"/>
              <w:rPr>
                <w:ins w:id="12035" w:author="Huyen Tran Thu" w:date="2025-04-28T21:18:00Z" w16du:dateUtc="2025-04-28T14:18:00Z"/>
                <w:sz w:val="22"/>
                <w:rPrChange w:id="12036" w:author="Huyen Tran Thu" w:date="2025-04-28T21:20:00Z" w16du:dateUtc="2025-04-28T14:20:00Z">
                  <w:rPr>
                    <w:ins w:id="12037" w:author="Huyen Tran Thu" w:date="2025-04-28T21:18:00Z" w16du:dateUtc="2025-04-28T14:18:00Z"/>
                    <w:sz w:val="24"/>
                    <w:szCs w:val="24"/>
                  </w:rPr>
                </w:rPrChange>
              </w:rPr>
              <w:pPrChange w:id="12038" w:author="Huyen Tran Thu" w:date="2025-04-28T21:19:00Z" w16du:dateUtc="2025-04-28T14:19:00Z">
                <w:pPr>
                  <w:jc w:val="center"/>
                </w:pPr>
              </w:pPrChange>
            </w:pPr>
            <w:ins w:id="12039" w:author="Huyen Tran Thu" w:date="2025-04-28T21:19:00Z" w16du:dateUtc="2025-04-28T14:19:00Z">
              <w:r w:rsidRPr="00C43941">
                <w:rPr>
                  <w:sz w:val="22"/>
                  <w:rPrChange w:id="12040" w:author="Huyen Tran Thu" w:date="2025-04-28T21:20:00Z" w16du:dateUtc="2025-04-28T14:20:00Z">
                    <w:rPr>
                      <w:sz w:val="24"/>
                      <w:szCs w:val="24"/>
                    </w:rPr>
                  </w:rPrChange>
                </w:rPr>
                <w:t>2019</w:t>
              </w:r>
            </w:ins>
          </w:p>
        </w:tc>
        <w:tc>
          <w:tcPr>
            <w:tcW w:w="2688" w:type="dxa"/>
            <w:vAlign w:val="bottom"/>
          </w:tcPr>
          <w:p w14:paraId="4ABF1D5B" w14:textId="1832AB73" w:rsidR="00C43941" w:rsidRPr="00C43941" w:rsidRDefault="00C43941">
            <w:pPr>
              <w:ind w:firstLine="0"/>
              <w:jc w:val="center"/>
              <w:rPr>
                <w:ins w:id="12041" w:author="Huyen Tran Thu" w:date="2025-04-28T21:18:00Z" w16du:dateUtc="2025-04-28T14:18:00Z"/>
                <w:sz w:val="22"/>
                <w:rPrChange w:id="12042" w:author="Huyen Tran Thu" w:date="2025-04-28T21:20:00Z" w16du:dateUtc="2025-04-28T14:20:00Z">
                  <w:rPr>
                    <w:ins w:id="12043" w:author="Huyen Tran Thu" w:date="2025-04-28T21:18:00Z" w16du:dateUtc="2025-04-28T14:18:00Z"/>
                    <w:sz w:val="24"/>
                    <w:szCs w:val="24"/>
                  </w:rPr>
                </w:rPrChange>
              </w:rPr>
              <w:pPrChange w:id="12044" w:author="Huyen Tran Thu" w:date="2025-04-28T21:19:00Z" w16du:dateUtc="2025-04-28T14:19:00Z">
                <w:pPr>
                  <w:jc w:val="center"/>
                </w:pPr>
              </w:pPrChange>
            </w:pPr>
            <w:ins w:id="12045" w:author="Huyen Tran Thu" w:date="2025-04-28T21:19:00Z" w16du:dateUtc="2025-04-28T14:19:00Z">
              <w:r w:rsidRPr="00C43941">
                <w:rPr>
                  <w:sz w:val="22"/>
                  <w:rPrChange w:id="12046" w:author="Huyen Tran Thu" w:date="2025-04-28T21:20:00Z" w16du:dateUtc="2025-04-28T14:20:00Z">
                    <w:rPr>
                      <w:rFonts w:ascii="Arial" w:hAnsi="Arial" w:cs="Arial"/>
                      <w:sz w:val="20"/>
                      <w:szCs w:val="20"/>
                    </w:rPr>
                  </w:rPrChange>
                </w:rPr>
                <w:t xml:space="preserve">1.332.276 </w:t>
              </w:r>
            </w:ins>
          </w:p>
        </w:tc>
        <w:tc>
          <w:tcPr>
            <w:tcW w:w="3049" w:type="dxa"/>
            <w:vAlign w:val="bottom"/>
          </w:tcPr>
          <w:p w14:paraId="20D60D51" w14:textId="4EE985D8" w:rsidR="00C43941" w:rsidRPr="00C43941" w:rsidRDefault="00C43941">
            <w:pPr>
              <w:ind w:firstLine="0"/>
              <w:jc w:val="center"/>
              <w:rPr>
                <w:ins w:id="12047" w:author="Huyen Tran Thu" w:date="2025-04-28T21:18:00Z" w16du:dateUtc="2025-04-28T14:18:00Z"/>
                <w:sz w:val="22"/>
                <w:rPrChange w:id="12048" w:author="Huyen Tran Thu" w:date="2025-04-28T21:20:00Z" w16du:dateUtc="2025-04-28T14:20:00Z">
                  <w:rPr>
                    <w:ins w:id="12049" w:author="Huyen Tran Thu" w:date="2025-04-28T21:18:00Z" w16du:dateUtc="2025-04-28T14:18:00Z"/>
                    <w:sz w:val="24"/>
                    <w:szCs w:val="24"/>
                  </w:rPr>
                </w:rPrChange>
              </w:rPr>
              <w:pPrChange w:id="12050" w:author="Huyen Tran Thu" w:date="2025-04-28T21:19:00Z" w16du:dateUtc="2025-04-28T14:19:00Z">
                <w:pPr>
                  <w:jc w:val="center"/>
                </w:pPr>
              </w:pPrChange>
            </w:pPr>
            <w:ins w:id="12051" w:author="Huyen Tran Thu" w:date="2025-04-28T21:19:00Z" w16du:dateUtc="2025-04-28T14:19:00Z">
              <w:r w:rsidRPr="00C43941">
                <w:rPr>
                  <w:sz w:val="22"/>
                  <w:rPrChange w:id="12052" w:author="Huyen Tran Thu" w:date="2025-04-28T21:20:00Z" w16du:dateUtc="2025-04-28T14:20:00Z">
                    <w:rPr>
                      <w:rFonts w:ascii="Arial" w:hAnsi="Arial" w:cs="Arial"/>
                      <w:sz w:val="20"/>
                      <w:szCs w:val="20"/>
                    </w:rPr>
                  </w:rPrChange>
                </w:rPr>
                <w:t xml:space="preserve">1.066.442 </w:t>
              </w:r>
            </w:ins>
          </w:p>
        </w:tc>
        <w:tc>
          <w:tcPr>
            <w:tcW w:w="2271" w:type="dxa"/>
            <w:vAlign w:val="bottom"/>
          </w:tcPr>
          <w:p w14:paraId="4EC9AD6C" w14:textId="26FCBA93" w:rsidR="00C43941" w:rsidRPr="00C43941" w:rsidRDefault="00C43941">
            <w:pPr>
              <w:ind w:firstLine="0"/>
              <w:jc w:val="center"/>
              <w:rPr>
                <w:ins w:id="12053" w:author="Huyen Tran Thu" w:date="2025-04-28T21:18:00Z" w16du:dateUtc="2025-04-28T14:18:00Z"/>
                <w:sz w:val="22"/>
                <w:rPrChange w:id="12054" w:author="Huyen Tran Thu" w:date="2025-04-28T21:20:00Z" w16du:dateUtc="2025-04-28T14:20:00Z">
                  <w:rPr>
                    <w:ins w:id="12055" w:author="Huyen Tran Thu" w:date="2025-04-28T21:18:00Z" w16du:dateUtc="2025-04-28T14:18:00Z"/>
                    <w:sz w:val="24"/>
                    <w:szCs w:val="24"/>
                  </w:rPr>
                </w:rPrChange>
              </w:rPr>
              <w:pPrChange w:id="12056" w:author="Huyen Tran Thu" w:date="2025-04-28T21:19:00Z" w16du:dateUtc="2025-04-28T14:19:00Z">
                <w:pPr>
                  <w:jc w:val="center"/>
                </w:pPr>
              </w:pPrChange>
            </w:pPr>
            <w:ins w:id="12057" w:author="Huyen Tran Thu" w:date="2025-04-28T21:20:00Z" w16du:dateUtc="2025-04-28T14:20:00Z">
              <w:r w:rsidRPr="00C43941">
                <w:rPr>
                  <w:sz w:val="22"/>
                  <w:rPrChange w:id="12058" w:author="Huyen Tran Thu" w:date="2025-04-28T21:20:00Z" w16du:dateUtc="2025-04-28T14:20:00Z">
                    <w:rPr>
                      <w:rFonts w:ascii="Arial" w:hAnsi="Arial" w:cs="Arial"/>
                      <w:sz w:val="20"/>
                      <w:szCs w:val="20"/>
                    </w:rPr>
                  </w:rPrChange>
                </w:rPr>
                <w:t xml:space="preserve">2.398.718 </w:t>
              </w:r>
            </w:ins>
          </w:p>
        </w:tc>
      </w:tr>
      <w:tr w:rsidR="00C43941" w:rsidRPr="00C43941" w14:paraId="6679585C" w14:textId="77777777" w:rsidTr="005971B0">
        <w:trPr>
          <w:ins w:id="12059" w:author="Huyen Tran Thu" w:date="2025-04-28T21:18:00Z"/>
        </w:trPr>
        <w:tc>
          <w:tcPr>
            <w:tcW w:w="1054" w:type="dxa"/>
          </w:tcPr>
          <w:p w14:paraId="3D5D609E" w14:textId="4E937C23" w:rsidR="00C43941" w:rsidRPr="00C43941" w:rsidRDefault="00C43941">
            <w:pPr>
              <w:ind w:firstLine="0"/>
              <w:jc w:val="center"/>
              <w:rPr>
                <w:ins w:id="12060" w:author="Huyen Tran Thu" w:date="2025-04-28T21:18:00Z" w16du:dateUtc="2025-04-28T14:18:00Z"/>
                <w:sz w:val="22"/>
                <w:rPrChange w:id="12061" w:author="Huyen Tran Thu" w:date="2025-04-28T21:20:00Z" w16du:dateUtc="2025-04-28T14:20:00Z">
                  <w:rPr>
                    <w:ins w:id="12062" w:author="Huyen Tran Thu" w:date="2025-04-28T21:18:00Z" w16du:dateUtc="2025-04-28T14:18:00Z"/>
                    <w:sz w:val="24"/>
                    <w:szCs w:val="24"/>
                  </w:rPr>
                </w:rPrChange>
              </w:rPr>
              <w:pPrChange w:id="12063" w:author="Huyen Tran Thu" w:date="2025-04-28T21:19:00Z" w16du:dateUtc="2025-04-28T14:19:00Z">
                <w:pPr>
                  <w:jc w:val="center"/>
                </w:pPr>
              </w:pPrChange>
            </w:pPr>
            <w:ins w:id="12064" w:author="Huyen Tran Thu" w:date="2025-04-28T21:19:00Z" w16du:dateUtc="2025-04-28T14:19:00Z">
              <w:r w:rsidRPr="00C43941">
                <w:rPr>
                  <w:sz w:val="22"/>
                  <w:rPrChange w:id="12065" w:author="Huyen Tran Thu" w:date="2025-04-28T21:20:00Z" w16du:dateUtc="2025-04-28T14:20:00Z">
                    <w:rPr>
                      <w:sz w:val="24"/>
                      <w:szCs w:val="24"/>
                    </w:rPr>
                  </w:rPrChange>
                </w:rPr>
                <w:t>2020</w:t>
              </w:r>
            </w:ins>
          </w:p>
        </w:tc>
        <w:tc>
          <w:tcPr>
            <w:tcW w:w="2688" w:type="dxa"/>
            <w:vAlign w:val="bottom"/>
          </w:tcPr>
          <w:p w14:paraId="42505BA0" w14:textId="6AE80ABB" w:rsidR="00C43941" w:rsidRPr="00C43941" w:rsidRDefault="00C43941">
            <w:pPr>
              <w:ind w:firstLine="0"/>
              <w:jc w:val="center"/>
              <w:rPr>
                <w:ins w:id="12066" w:author="Huyen Tran Thu" w:date="2025-04-28T21:18:00Z" w16du:dateUtc="2025-04-28T14:18:00Z"/>
                <w:sz w:val="22"/>
                <w:rPrChange w:id="12067" w:author="Huyen Tran Thu" w:date="2025-04-28T21:20:00Z" w16du:dateUtc="2025-04-28T14:20:00Z">
                  <w:rPr>
                    <w:ins w:id="12068" w:author="Huyen Tran Thu" w:date="2025-04-28T21:18:00Z" w16du:dateUtc="2025-04-28T14:18:00Z"/>
                    <w:sz w:val="24"/>
                    <w:szCs w:val="24"/>
                  </w:rPr>
                </w:rPrChange>
              </w:rPr>
              <w:pPrChange w:id="12069" w:author="Huyen Tran Thu" w:date="2025-04-28T21:19:00Z" w16du:dateUtc="2025-04-28T14:19:00Z">
                <w:pPr>
                  <w:jc w:val="center"/>
                </w:pPr>
              </w:pPrChange>
            </w:pPr>
            <w:ins w:id="12070" w:author="Huyen Tran Thu" w:date="2025-04-28T21:19:00Z" w16du:dateUtc="2025-04-28T14:19:00Z">
              <w:r w:rsidRPr="00C43941">
                <w:rPr>
                  <w:sz w:val="22"/>
                  <w:rPrChange w:id="12071" w:author="Huyen Tran Thu" w:date="2025-04-28T21:20:00Z" w16du:dateUtc="2025-04-28T14:20:00Z">
                    <w:rPr>
                      <w:rFonts w:ascii="Arial" w:hAnsi="Arial" w:cs="Arial"/>
                      <w:sz w:val="20"/>
                      <w:szCs w:val="20"/>
                    </w:rPr>
                  </w:rPrChange>
                </w:rPr>
                <w:t xml:space="preserve">1.740.577 </w:t>
              </w:r>
            </w:ins>
          </w:p>
        </w:tc>
        <w:tc>
          <w:tcPr>
            <w:tcW w:w="3049" w:type="dxa"/>
            <w:vAlign w:val="bottom"/>
          </w:tcPr>
          <w:p w14:paraId="1FD7D4E1" w14:textId="6FC097FE" w:rsidR="00C43941" w:rsidRPr="00C43941" w:rsidRDefault="00C43941">
            <w:pPr>
              <w:ind w:firstLine="0"/>
              <w:jc w:val="center"/>
              <w:rPr>
                <w:ins w:id="12072" w:author="Huyen Tran Thu" w:date="2025-04-28T21:18:00Z" w16du:dateUtc="2025-04-28T14:18:00Z"/>
                <w:sz w:val="22"/>
                <w:rPrChange w:id="12073" w:author="Huyen Tran Thu" w:date="2025-04-28T21:20:00Z" w16du:dateUtc="2025-04-28T14:20:00Z">
                  <w:rPr>
                    <w:ins w:id="12074" w:author="Huyen Tran Thu" w:date="2025-04-28T21:18:00Z" w16du:dateUtc="2025-04-28T14:18:00Z"/>
                    <w:sz w:val="24"/>
                    <w:szCs w:val="24"/>
                  </w:rPr>
                </w:rPrChange>
              </w:rPr>
              <w:pPrChange w:id="12075" w:author="Huyen Tran Thu" w:date="2025-04-28T21:19:00Z" w16du:dateUtc="2025-04-28T14:19:00Z">
                <w:pPr>
                  <w:jc w:val="center"/>
                </w:pPr>
              </w:pPrChange>
            </w:pPr>
            <w:ins w:id="12076" w:author="Huyen Tran Thu" w:date="2025-04-28T21:19:00Z" w16du:dateUtc="2025-04-28T14:19:00Z">
              <w:r w:rsidRPr="00C43941">
                <w:rPr>
                  <w:sz w:val="22"/>
                  <w:rPrChange w:id="12077" w:author="Huyen Tran Thu" w:date="2025-04-28T21:20:00Z" w16du:dateUtc="2025-04-28T14:20:00Z">
                    <w:rPr>
                      <w:rFonts w:ascii="Arial" w:hAnsi="Arial" w:cs="Arial"/>
                      <w:sz w:val="20"/>
                      <w:szCs w:val="20"/>
                    </w:rPr>
                  </w:rPrChange>
                </w:rPr>
                <w:t xml:space="preserve">1.043.074 </w:t>
              </w:r>
            </w:ins>
          </w:p>
        </w:tc>
        <w:tc>
          <w:tcPr>
            <w:tcW w:w="2271" w:type="dxa"/>
            <w:vAlign w:val="bottom"/>
          </w:tcPr>
          <w:p w14:paraId="360E87B7" w14:textId="488E5006" w:rsidR="00C43941" w:rsidRPr="00C43941" w:rsidRDefault="00C43941">
            <w:pPr>
              <w:ind w:firstLine="0"/>
              <w:jc w:val="center"/>
              <w:rPr>
                <w:ins w:id="12078" w:author="Huyen Tran Thu" w:date="2025-04-28T21:18:00Z" w16du:dateUtc="2025-04-28T14:18:00Z"/>
                <w:sz w:val="22"/>
                <w:rPrChange w:id="12079" w:author="Huyen Tran Thu" w:date="2025-04-28T21:20:00Z" w16du:dateUtc="2025-04-28T14:20:00Z">
                  <w:rPr>
                    <w:ins w:id="12080" w:author="Huyen Tran Thu" w:date="2025-04-28T21:18:00Z" w16du:dateUtc="2025-04-28T14:18:00Z"/>
                    <w:sz w:val="24"/>
                    <w:szCs w:val="24"/>
                  </w:rPr>
                </w:rPrChange>
              </w:rPr>
              <w:pPrChange w:id="12081" w:author="Huyen Tran Thu" w:date="2025-04-28T21:19:00Z" w16du:dateUtc="2025-04-28T14:19:00Z">
                <w:pPr>
                  <w:jc w:val="center"/>
                </w:pPr>
              </w:pPrChange>
            </w:pPr>
            <w:ins w:id="12082" w:author="Huyen Tran Thu" w:date="2025-04-28T21:20:00Z" w16du:dateUtc="2025-04-28T14:20:00Z">
              <w:r w:rsidRPr="00C43941">
                <w:rPr>
                  <w:sz w:val="22"/>
                  <w:rPrChange w:id="12083" w:author="Huyen Tran Thu" w:date="2025-04-28T21:20:00Z" w16du:dateUtc="2025-04-28T14:20:00Z">
                    <w:rPr>
                      <w:rFonts w:ascii="Arial" w:hAnsi="Arial" w:cs="Arial"/>
                      <w:sz w:val="20"/>
                      <w:szCs w:val="20"/>
                    </w:rPr>
                  </w:rPrChange>
                </w:rPr>
                <w:t xml:space="preserve">2.783.651 </w:t>
              </w:r>
            </w:ins>
          </w:p>
        </w:tc>
      </w:tr>
      <w:tr w:rsidR="00C43941" w:rsidRPr="00C43941" w14:paraId="3000D96E" w14:textId="77777777" w:rsidTr="005971B0">
        <w:trPr>
          <w:ins w:id="12084" w:author="Huyen Tran Thu" w:date="2025-04-28T21:18:00Z"/>
        </w:trPr>
        <w:tc>
          <w:tcPr>
            <w:tcW w:w="1054" w:type="dxa"/>
          </w:tcPr>
          <w:p w14:paraId="4A7FDA41" w14:textId="19B7D3CD" w:rsidR="00C43941" w:rsidRPr="00C43941" w:rsidRDefault="00C43941">
            <w:pPr>
              <w:ind w:firstLine="0"/>
              <w:jc w:val="center"/>
              <w:rPr>
                <w:ins w:id="12085" w:author="Huyen Tran Thu" w:date="2025-04-28T21:18:00Z" w16du:dateUtc="2025-04-28T14:18:00Z"/>
                <w:sz w:val="22"/>
                <w:rPrChange w:id="12086" w:author="Huyen Tran Thu" w:date="2025-04-28T21:20:00Z" w16du:dateUtc="2025-04-28T14:20:00Z">
                  <w:rPr>
                    <w:ins w:id="12087" w:author="Huyen Tran Thu" w:date="2025-04-28T21:18:00Z" w16du:dateUtc="2025-04-28T14:18:00Z"/>
                    <w:sz w:val="24"/>
                    <w:szCs w:val="24"/>
                  </w:rPr>
                </w:rPrChange>
              </w:rPr>
              <w:pPrChange w:id="12088" w:author="Huyen Tran Thu" w:date="2025-04-28T21:19:00Z" w16du:dateUtc="2025-04-28T14:19:00Z">
                <w:pPr>
                  <w:jc w:val="center"/>
                </w:pPr>
              </w:pPrChange>
            </w:pPr>
            <w:ins w:id="12089" w:author="Huyen Tran Thu" w:date="2025-04-28T21:19:00Z" w16du:dateUtc="2025-04-28T14:19:00Z">
              <w:r w:rsidRPr="00C43941">
                <w:rPr>
                  <w:sz w:val="22"/>
                  <w:rPrChange w:id="12090" w:author="Huyen Tran Thu" w:date="2025-04-28T21:20:00Z" w16du:dateUtc="2025-04-28T14:20:00Z">
                    <w:rPr>
                      <w:sz w:val="24"/>
                      <w:szCs w:val="24"/>
                    </w:rPr>
                  </w:rPrChange>
                </w:rPr>
                <w:t>2021</w:t>
              </w:r>
            </w:ins>
          </w:p>
        </w:tc>
        <w:tc>
          <w:tcPr>
            <w:tcW w:w="2688" w:type="dxa"/>
            <w:vAlign w:val="bottom"/>
          </w:tcPr>
          <w:p w14:paraId="25E4C303" w14:textId="62F08B5D" w:rsidR="00C43941" w:rsidRPr="00C43941" w:rsidRDefault="00C43941">
            <w:pPr>
              <w:ind w:firstLine="0"/>
              <w:jc w:val="center"/>
              <w:rPr>
                <w:ins w:id="12091" w:author="Huyen Tran Thu" w:date="2025-04-28T21:18:00Z" w16du:dateUtc="2025-04-28T14:18:00Z"/>
                <w:sz w:val="22"/>
                <w:rPrChange w:id="12092" w:author="Huyen Tran Thu" w:date="2025-04-28T21:20:00Z" w16du:dateUtc="2025-04-28T14:20:00Z">
                  <w:rPr>
                    <w:ins w:id="12093" w:author="Huyen Tran Thu" w:date="2025-04-28T21:18:00Z" w16du:dateUtc="2025-04-28T14:18:00Z"/>
                    <w:sz w:val="24"/>
                    <w:szCs w:val="24"/>
                  </w:rPr>
                </w:rPrChange>
              </w:rPr>
              <w:pPrChange w:id="12094" w:author="Huyen Tran Thu" w:date="2025-04-28T21:19:00Z" w16du:dateUtc="2025-04-28T14:19:00Z">
                <w:pPr>
                  <w:jc w:val="center"/>
                </w:pPr>
              </w:pPrChange>
            </w:pPr>
            <w:ins w:id="12095" w:author="Huyen Tran Thu" w:date="2025-04-28T21:19:00Z" w16du:dateUtc="2025-04-28T14:19:00Z">
              <w:r w:rsidRPr="00C43941">
                <w:rPr>
                  <w:sz w:val="22"/>
                  <w:rPrChange w:id="12096" w:author="Huyen Tran Thu" w:date="2025-04-28T21:20:00Z" w16du:dateUtc="2025-04-28T14:20:00Z">
                    <w:rPr>
                      <w:rFonts w:ascii="Arial" w:hAnsi="Arial" w:cs="Arial"/>
                      <w:sz w:val="20"/>
                      <w:szCs w:val="20"/>
                    </w:rPr>
                  </w:rPrChange>
                </w:rPr>
                <w:t xml:space="preserve">934.727 </w:t>
              </w:r>
            </w:ins>
          </w:p>
        </w:tc>
        <w:tc>
          <w:tcPr>
            <w:tcW w:w="3049" w:type="dxa"/>
            <w:vAlign w:val="bottom"/>
          </w:tcPr>
          <w:p w14:paraId="541A03EF" w14:textId="4A93D406" w:rsidR="00C43941" w:rsidRPr="00C43941" w:rsidRDefault="00C43941">
            <w:pPr>
              <w:ind w:firstLine="0"/>
              <w:jc w:val="center"/>
              <w:rPr>
                <w:ins w:id="12097" w:author="Huyen Tran Thu" w:date="2025-04-28T21:18:00Z" w16du:dateUtc="2025-04-28T14:18:00Z"/>
                <w:sz w:val="22"/>
                <w:rPrChange w:id="12098" w:author="Huyen Tran Thu" w:date="2025-04-28T21:20:00Z" w16du:dateUtc="2025-04-28T14:20:00Z">
                  <w:rPr>
                    <w:ins w:id="12099" w:author="Huyen Tran Thu" w:date="2025-04-28T21:18:00Z" w16du:dateUtc="2025-04-28T14:18:00Z"/>
                    <w:sz w:val="24"/>
                    <w:szCs w:val="24"/>
                  </w:rPr>
                </w:rPrChange>
              </w:rPr>
              <w:pPrChange w:id="12100" w:author="Huyen Tran Thu" w:date="2025-04-28T21:19:00Z" w16du:dateUtc="2025-04-28T14:19:00Z">
                <w:pPr>
                  <w:jc w:val="center"/>
                </w:pPr>
              </w:pPrChange>
            </w:pPr>
            <w:ins w:id="12101" w:author="Huyen Tran Thu" w:date="2025-04-28T21:19:00Z" w16du:dateUtc="2025-04-28T14:19:00Z">
              <w:r w:rsidRPr="00C43941">
                <w:rPr>
                  <w:sz w:val="22"/>
                  <w:rPrChange w:id="12102" w:author="Huyen Tran Thu" w:date="2025-04-28T21:20:00Z" w16du:dateUtc="2025-04-28T14:20:00Z">
                    <w:rPr>
                      <w:rFonts w:ascii="Arial" w:hAnsi="Arial" w:cs="Arial"/>
                      <w:sz w:val="20"/>
                      <w:szCs w:val="20"/>
                    </w:rPr>
                  </w:rPrChange>
                </w:rPr>
                <w:t xml:space="preserve">950.626 </w:t>
              </w:r>
            </w:ins>
          </w:p>
        </w:tc>
        <w:tc>
          <w:tcPr>
            <w:tcW w:w="2271" w:type="dxa"/>
            <w:vAlign w:val="bottom"/>
          </w:tcPr>
          <w:p w14:paraId="0515CA5C" w14:textId="16A0DFFB" w:rsidR="00C43941" w:rsidRPr="00C43941" w:rsidRDefault="00C43941">
            <w:pPr>
              <w:ind w:firstLine="0"/>
              <w:jc w:val="center"/>
              <w:rPr>
                <w:ins w:id="12103" w:author="Huyen Tran Thu" w:date="2025-04-28T21:18:00Z" w16du:dateUtc="2025-04-28T14:18:00Z"/>
                <w:sz w:val="22"/>
                <w:rPrChange w:id="12104" w:author="Huyen Tran Thu" w:date="2025-04-28T21:20:00Z" w16du:dateUtc="2025-04-28T14:20:00Z">
                  <w:rPr>
                    <w:ins w:id="12105" w:author="Huyen Tran Thu" w:date="2025-04-28T21:18:00Z" w16du:dateUtc="2025-04-28T14:18:00Z"/>
                    <w:sz w:val="24"/>
                    <w:szCs w:val="24"/>
                  </w:rPr>
                </w:rPrChange>
              </w:rPr>
              <w:pPrChange w:id="12106" w:author="Huyen Tran Thu" w:date="2025-04-28T21:19:00Z" w16du:dateUtc="2025-04-28T14:19:00Z">
                <w:pPr>
                  <w:jc w:val="center"/>
                </w:pPr>
              </w:pPrChange>
            </w:pPr>
            <w:ins w:id="12107" w:author="Huyen Tran Thu" w:date="2025-04-28T21:20:00Z" w16du:dateUtc="2025-04-28T14:20:00Z">
              <w:r w:rsidRPr="00C43941">
                <w:rPr>
                  <w:sz w:val="22"/>
                  <w:rPrChange w:id="12108" w:author="Huyen Tran Thu" w:date="2025-04-28T21:20:00Z" w16du:dateUtc="2025-04-28T14:20:00Z">
                    <w:rPr>
                      <w:rFonts w:ascii="Arial" w:hAnsi="Arial" w:cs="Arial"/>
                      <w:sz w:val="20"/>
                      <w:szCs w:val="20"/>
                    </w:rPr>
                  </w:rPrChange>
                </w:rPr>
                <w:t xml:space="preserve">1.885.353 </w:t>
              </w:r>
            </w:ins>
          </w:p>
        </w:tc>
      </w:tr>
      <w:tr w:rsidR="00C43941" w:rsidRPr="00C43941" w14:paraId="2162CEFB" w14:textId="77777777" w:rsidTr="005971B0">
        <w:trPr>
          <w:ins w:id="12109" w:author="Huyen Tran Thu" w:date="2025-04-28T21:18:00Z"/>
        </w:trPr>
        <w:tc>
          <w:tcPr>
            <w:tcW w:w="1054" w:type="dxa"/>
          </w:tcPr>
          <w:p w14:paraId="6DB854D6" w14:textId="3ABA9B83" w:rsidR="00C43941" w:rsidRPr="00C43941" w:rsidRDefault="00C43941">
            <w:pPr>
              <w:ind w:firstLine="0"/>
              <w:jc w:val="center"/>
              <w:rPr>
                <w:ins w:id="12110" w:author="Huyen Tran Thu" w:date="2025-04-28T21:18:00Z" w16du:dateUtc="2025-04-28T14:18:00Z"/>
                <w:sz w:val="22"/>
                <w:rPrChange w:id="12111" w:author="Huyen Tran Thu" w:date="2025-04-28T21:20:00Z" w16du:dateUtc="2025-04-28T14:20:00Z">
                  <w:rPr>
                    <w:ins w:id="12112" w:author="Huyen Tran Thu" w:date="2025-04-28T21:18:00Z" w16du:dateUtc="2025-04-28T14:18:00Z"/>
                    <w:sz w:val="24"/>
                    <w:szCs w:val="24"/>
                  </w:rPr>
                </w:rPrChange>
              </w:rPr>
              <w:pPrChange w:id="12113" w:author="Huyen Tran Thu" w:date="2025-04-28T21:19:00Z" w16du:dateUtc="2025-04-28T14:19:00Z">
                <w:pPr>
                  <w:jc w:val="center"/>
                </w:pPr>
              </w:pPrChange>
            </w:pPr>
            <w:ins w:id="12114" w:author="Huyen Tran Thu" w:date="2025-04-28T21:19:00Z" w16du:dateUtc="2025-04-28T14:19:00Z">
              <w:r w:rsidRPr="00C43941">
                <w:rPr>
                  <w:sz w:val="22"/>
                  <w:rPrChange w:id="12115" w:author="Huyen Tran Thu" w:date="2025-04-28T21:20:00Z" w16du:dateUtc="2025-04-28T14:20:00Z">
                    <w:rPr>
                      <w:sz w:val="24"/>
                      <w:szCs w:val="24"/>
                    </w:rPr>
                  </w:rPrChange>
                </w:rPr>
                <w:t>2022</w:t>
              </w:r>
            </w:ins>
          </w:p>
        </w:tc>
        <w:tc>
          <w:tcPr>
            <w:tcW w:w="2688" w:type="dxa"/>
            <w:vAlign w:val="bottom"/>
          </w:tcPr>
          <w:p w14:paraId="539B9A4A" w14:textId="411F4A1F" w:rsidR="00C43941" w:rsidRPr="00C43941" w:rsidRDefault="00C43941">
            <w:pPr>
              <w:ind w:firstLine="0"/>
              <w:jc w:val="center"/>
              <w:rPr>
                <w:ins w:id="12116" w:author="Huyen Tran Thu" w:date="2025-04-28T21:18:00Z" w16du:dateUtc="2025-04-28T14:18:00Z"/>
                <w:sz w:val="22"/>
                <w:rPrChange w:id="12117" w:author="Huyen Tran Thu" w:date="2025-04-28T21:20:00Z" w16du:dateUtc="2025-04-28T14:20:00Z">
                  <w:rPr>
                    <w:ins w:id="12118" w:author="Huyen Tran Thu" w:date="2025-04-28T21:18:00Z" w16du:dateUtc="2025-04-28T14:18:00Z"/>
                    <w:sz w:val="24"/>
                    <w:szCs w:val="24"/>
                  </w:rPr>
                </w:rPrChange>
              </w:rPr>
              <w:pPrChange w:id="12119" w:author="Huyen Tran Thu" w:date="2025-04-28T21:19:00Z" w16du:dateUtc="2025-04-28T14:19:00Z">
                <w:pPr>
                  <w:jc w:val="center"/>
                </w:pPr>
              </w:pPrChange>
            </w:pPr>
            <w:ins w:id="12120" w:author="Huyen Tran Thu" w:date="2025-04-28T21:19:00Z" w16du:dateUtc="2025-04-28T14:19:00Z">
              <w:r w:rsidRPr="00C43941">
                <w:rPr>
                  <w:sz w:val="22"/>
                  <w:rPrChange w:id="12121" w:author="Huyen Tran Thu" w:date="2025-04-28T21:20:00Z" w16du:dateUtc="2025-04-28T14:20:00Z">
                    <w:rPr>
                      <w:rFonts w:ascii="Arial" w:hAnsi="Arial" w:cs="Arial"/>
                      <w:sz w:val="20"/>
                      <w:szCs w:val="20"/>
                    </w:rPr>
                  </w:rPrChange>
                </w:rPr>
                <w:t xml:space="preserve">885.924 </w:t>
              </w:r>
            </w:ins>
          </w:p>
        </w:tc>
        <w:tc>
          <w:tcPr>
            <w:tcW w:w="3049" w:type="dxa"/>
            <w:vAlign w:val="bottom"/>
          </w:tcPr>
          <w:p w14:paraId="137AEF2A" w14:textId="2439C19F" w:rsidR="00C43941" w:rsidRPr="00C43941" w:rsidRDefault="00C43941">
            <w:pPr>
              <w:ind w:firstLine="0"/>
              <w:jc w:val="center"/>
              <w:rPr>
                <w:ins w:id="12122" w:author="Huyen Tran Thu" w:date="2025-04-28T21:18:00Z" w16du:dateUtc="2025-04-28T14:18:00Z"/>
                <w:sz w:val="22"/>
                <w:rPrChange w:id="12123" w:author="Huyen Tran Thu" w:date="2025-04-28T21:20:00Z" w16du:dateUtc="2025-04-28T14:20:00Z">
                  <w:rPr>
                    <w:ins w:id="12124" w:author="Huyen Tran Thu" w:date="2025-04-28T21:18:00Z" w16du:dateUtc="2025-04-28T14:18:00Z"/>
                    <w:sz w:val="24"/>
                    <w:szCs w:val="24"/>
                  </w:rPr>
                </w:rPrChange>
              </w:rPr>
              <w:pPrChange w:id="12125" w:author="Huyen Tran Thu" w:date="2025-04-28T21:19:00Z" w16du:dateUtc="2025-04-28T14:19:00Z">
                <w:pPr>
                  <w:jc w:val="center"/>
                </w:pPr>
              </w:pPrChange>
            </w:pPr>
            <w:ins w:id="12126" w:author="Huyen Tran Thu" w:date="2025-04-28T21:19:00Z" w16du:dateUtc="2025-04-28T14:19:00Z">
              <w:r w:rsidRPr="00C43941">
                <w:rPr>
                  <w:sz w:val="22"/>
                  <w:rPrChange w:id="12127" w:author="Huyen Tran Thu" w:date="2025-04-28T21:20:00Z" w16du:dateUtc="2025-04-28T14:20:00Z">
                    <w:rPr>
                      <w:rFonts w:ascii="Arial" w:hAnsi="Arial" w:cs="Arial"/>
                      <w:sz w:val="20"/>
                      <w:szCs w:val="20"/>
                    </w:rPr>
                  </w:rPrChange>
                </w:rPr>
                <w:t xml:space="preserve">855.845 </w:t>
              </w:r>
            </w:ins>
          </w:p>
        </w:tc>
        <w:tc>
          <w:tcPr>
            <w:tcW w:w="2271" w:type="dxa"/>
            <w:vAlign w:val="bottom"/>
          </w:tcPr>
          <w:p w14:paraId="6E35CF69" w14:textId="34BD65F1" w:rsidR="00C43941" w:rsidRPr="00C43941" w:rsidRDefault="00C43941">
            <w:pPr>
              <w:ind w:firstLine="0"/>
              <w:jc w:val="center"/>
              <w:rPr>
                <w:ins w:id="12128" w:author="Huyen Tran Thu" w:date="2025-04-28T21:18:00Z" w16du:dateUtc="2025-04-28T14:18:00Z"/>
                <w:sz w:val="22"/>
                <w:rPrChange w:id="12129" w:author="Huyen Tran Thu" w:date="2025-04-28T21:20:00Z" w16du:dateUtc="2025-04-28T14:20:00Z">
                  <w:rPr>
                    <w:ins w:id="12130" w:author="Huyen Tran Thu" w:date="2025-04-28T21:18:00Z" w16du:dateUtc="2025-04-28T14:18:00Z"/>
                    <w:sz w:val="24"/>
                    <w:szCs w:val="24"/>
                  </w:rPr>
                </w:rPrChange>
              </w:rPr>
              <w:pPrChange w:id="12131" w:author="Huyen Tran Thu" w:date="2025-04-28T21:19:00Z" w16du:dateUtc="2025-04-28T14:19:00Z">
                <w:pPr>
                  <w:jc w:val="center"/>
                </w:pPr>
              </w:pPrChange>
            </w:pPr>
            <w:ins w:id="12132" w:author="Huyen Tran Thu" w:date="2025-04-28T21:20:00Z" w16du:dateUtc="2025-04-28T14:20:00Z">
              <w:r w:rsidRPr="00C43941">
                <w:rPr>
                  <w:sz w:val="22"/>
                  <w:rPrChange w:id="12133" w:author="Huyen Tran Thu" w:date="2025-04-28T21:20:00Z" w16du:dateUtc="2025-04-28T14:20:00Z">
                    <w:rPr>
                      <w:rFonts w:ascii="Arial" w:hAnsi="Arial" w:cs="Arial"/>
                      <w:sz w:val="20"/>
                      <w:szCs w:val="20"/>
                    </w:rPr>
                  </w:rPrChange>
                </w:rPr>
                <w:t xml:space="preserve">1.741.769 </w:t>
              </w:r>
            </w:ins>
          </w:p>
        </w:tc>
      </w:tr>
      <w:tr w:rsidR="002E5402" w:rsidRPr="00C43941" w:rsidDel="00B10338" w14:paraId="23487CAF" w14:textId="578829C2" w:rsidTr="005971B0">
        <w:trPr>
          <w:del w:id="12134" w:author="Huyen Tran Thu" w:date="2023-03-30T09:40:00Z"/>
        </w:trPr>
        <w:tc>
          <w:tcPr>
            <w:tcW w:w="1054" w:type="dxa"/>
          </w:tcPr>
          <w:p w14:paraId="461042E6" w14:textId="60F2E0F5" w:rsidR="002E5402" w:rsidRPr="00C43941" w:rsidDel="00B10338" w:rsidRDefault="002E5402">
            <w:pPr>
              <w:ind w:firstLine="0"/>
              <w:jc w:val="center"/>
              <w:rPr>
                <w:del w:id="12135" w:author="Huyen Tran Thu" w:date="2023-03-30T09:40:00Z"/>
                <w:sz w:val="22"/>
                <w:rPrChange w:id="12136" w:author="Huyen Tran Thu" w:date="2025-04-28T21:20:00Z" w16du:dateUtc="2025-04-28T14:20:00Z">
                  <w:rPr>
                    <w:del w:id="12137" w:author="Huyen Tran Thu" w:date="2023-03-30T09:40:00Z"/>
                    <w:sz w:val="24"/>
                    <w:szCs w:val="24"/>
                  </w:rPr>
                </w:rPrChange>
              </w:rPr>
              <w:pPrChange w:id="12138" w:author="Huyen Tran Thu" w:date="2025-04-28T21:19:00Z" w16du:dateUtc="2025-04-28T14:19:00Z">
                <w:pPr>
                  <w:ind w:firstLine="31"/>
                  <w:jc w:val="center"/>
                </w:pPr>
              </w:pPrChange>
            </w:pPr>
            <w:del w:id="12139" w:author="Huyen Tran Thu" w:date="2023-03-30T09:40:00Z">
              <w:r w:rsidRPr="00C43941" w:rsidDel="00B10338">
                <w:rPr>
                  <w:sz w:val="22"/>
                  <w:rPrChange w:id="12140" w:author="Huyen Tran Thu" w:date="2025-04-28T21:20:00Z" w16du:dateUtc="2025-04-28T14:20:00Z">
                    <w:rPr>
                      <w:sz w:val="24"/>
                      <w:szCs w:val="24"/>
                    </w:rPr>
                  </w:rPrChange>
                </w:rPr>
                <w:delText>2019</w:delText>
              </w:r>
            </w:del>
          </w:p>
        </w:tc>
        <w:tc>
          <w:tcPr>
            <w:tcW w:w="2688" w:type="dxa"/>
            <w:vAlign w:val="bottom"/>
          </w:tcPr>
          <w:p w14:paraId="78E33FB4" w14:textId="67B14858" w:rsidR="002E5402" w:rsidRPr="00C43941" w:rsidDel="00B10338" w:rsidRDefault="002E5402">
            <w:pPr>
              <w:ind w:firstLine="0"/>
              <w:jc w:val="center"/>
              <w:rPr>
                <w:del w:id="12141" w:author="Huyen Tran Thu" w:date="2023-03-30T09:40:00Z"/>
                <w:sz w:val="22"/>
                <w:rPrChange w:id="12142" w:author="Huyen Tran Thu" w:date="2025-04-28T21:20:00Z" w16du:dateUtc="2025-04-28T14:20:00Z">
                  <w:rPr>
                    <w:del w:id="12143" w:author="Huyen Tran Thu" w:date="2023-03-30T09:40:00Z"/>
                    <w:sz w:val="24"/>
                    <w:szCs w:val="24"/>
                  </w:rPr>
                </w:rPrChange>
              </w:rPr>
            </w:pPr>
            <w:del w:id="12144" w:author="Huyen Tran Thu" w:date="2023-03-30T09:40:00Z">
              <w:r w:rsidRPr="00C43941" w:rsidDel="00B10338">
                <w:rPr>
                  <w:sz w:val="22"/>
                  <w:rPrChange w:id="12145" w:author="Huyen Tran Thu" w:date="2025-04-28T21:20:00Z" w16du:dateUtc="2025-04-28T14:20:00Z">
                    <w:rPr>
                      <w:sz w:val="24"/>
                      <w:szCs w:val="24"/>
                    </w:rPr>
                  </w:rPrChange>
                </w:rPr>
                <w:delText xml:space="preserve">725.251 </w:delText>
              </w:r>
            </w:del>
          </w:p>
        </w:tc>
        <w:tc>
          <w:tcPr>
            <w:tcW w:w="3049" w:type="dxa"/>
            <w:vAlign w:val="bottom"/>
          </w:tcPr>
          <w:p w14:paraId="410FC78A" w14:textId="56985520" w:rsidR="002E5402" w:rsidRPr="00C43941" w:rsidDel="00B10338" w:rsidRDefault="002E5402">
            <w:pPr>
              <w:ind w:firstLine="0"/>
              <w:jc w:val="center"/>
              <w:rPr>
                <w:del w:id="12146" w:author="Huyen Tran Thu" w:date="2023-03-30T09:40:00Z"/>
                <w:sz w:val="22"/>
                <w:rPrChange w:id="12147" w:author="Huyen Tran Thu" w:date="2025-04-28T21:20:00Z" w16du:dateUtc="2025-04-28T14:20:00Z">
                  <w:rPr>
                    <w:del w:id="12148" w:author="Huyen Tran Thu" w:date="2023-03-30T09:40:00Z"/>
                    <w:sz w:val="24"/>
                    <w:szCs w:val="24"/>
                  </w:rPr>
                </w:rPrChange>
              </w:rPr>
            </w:pPr>
            <w:del w:id="12149" w:author="Huyen Tran Thu" w:date="2023-03-30T09:40:00Z">
              <w:r w:rsidRPr="00C43941" w:rsidDel="00B10338">
                <w:rPr>
                  <w:sz w:val="22"/>
                  <w:rPrChange w:id="12150" w:author="Huyen Tran Thu" w:date="2025-04-28T21:20:00Z" w16du:dateUtc="2025-04-28T14:20:00Z">
                    <w:rPr>
                      <w:sz w:val="24"/>
                      <w:szCs w:val="24"/>
                    </w:rPr>
                  </w:rPrChange>
                </w:rPr>
                <w:delText xml:space="preserve">1.066.442 </w:delText>
              </w:r>
            </w:del>
          </w:p>
        </w:tc>
        <w:tc>
          <w:tcPr>
            <w:tcW w:w="2271" w:type="dxa"/>
            <w:vAlign w:val="bottom"/>
          </w:tcPr>
          <w:p w14:paraId="1566C962" w14:textId="72A5A3C1" w:rsidR="002E5402" w:rsidRPr="00C43941" w:rsidDel="00B10338" w:rsidRDefault="002E5402">
            <w:pPr>
              <w:ind w:firstLine="0"/>
              <w:jc w:val="center"/>
              <w:rPr>
                <w:del w:id="12151" w:author="Huyen Tran Thu" w:date="2023-03-30T09:40:00Z"/>
                <w:b/>
                <w:bCs/>
                <w:sz w:val="22"/>
                <w:rPrChange w:id="12152" w:author="Huyen Tran Thu" w:date="2025-04-28T21:20:00Z" w16du:dateUtc="2025-04-28T14:20:00Z">
                  <w:rPr>
                    <w:del w:id="12153" w:author="Huyen Tran Thu" w:date="2023-03-30T09:40:00Z"/>
                    <w:b/>
                    <w:bCs/>
                    <w:sz w:val="24"/>
                    <w:szCs w:val="24"/>
                  </w:rPr>
                </w:rPrChange>
              </w:rPr>
            </w:pPr>
            <w:del w:id="12154" w:author="Huyen Tran Thu" w:date="2023-03-30T09:40:00Z">
              <w:r w:rsidRPr="00C43941" w:rsidDel="00B10338">
                <w:rPr>
                  <w:sz w:val="22"/>
                  <w:rPrChange w:id="12155" w:author="Huyen Tran Thu" w:date="2025-04-28T21:20:00Z" w16du:dateUtc="2025-04-28T14:20:00Z">
                    <w:rPr>
                      <w:sz w:val="24"/>
                      <w:szCs w:val="24"/>
                    </w:rPr>
                  </w:rPrChange>
                </w:rPr>
                <w:delText xml:space="preserve">1.791.693 </w:delText>
              </w:r>
            </w:del>
          </w:p>
        </w:tc>
      </w:tr>
      <w:tr w:rsidR="002E5402" w:rsidRPr="00C43941" w:rsidDel="00B10338" w14:paraId="73652C68" w14:textId="6EFE41E8" w:rsidTr="005971B0">
        <w:trPr>
          <w:del w:id="12156" w:author="Huyen Tran Thu" w:date="2023-03-30T09:40:00Z"/>
        </w:trPr>
        <w:tc>
          <w:tcPr>
            <w:tcW w:w="1054" w:type="dxa"/>
          </w:tcPr>
          <w:p w14:paraId="75AF2EDB" w14:textId="0BE486F1" w:rsidR="002E5402" w:rsidRPr="00C43941" w:rsidDel="00B10338" w:rsidRDefault="002E5402">
            <w:pPr>
              <w:ind w:firstLine="0"/>
              <w:jc w:val="center"/>
              <w:rPr>
                <w:del w:id="12157" w:author="Huyen Tran Thu" w:date="2023-03-30T09:40:00Z"/>
                <w:sz w:val="22"/>
                <w:rPrChange w:id="12158" w:author="Huyen Tran Thu" w:date="2025-04-28T21:20:00Z" w16du:dateUtc="2025-04-28T14:20:00Z">
                  <w:rPr>
                    <w:del w:id="12159" w:author="Huyen Tran Thu" w:date="2023-03-30T09:40:00Z"/>
                    <w:sz w:val="24"/>
                    <w:szCs w:val="24"/>
                  </w:rPr>
                </w:rPrChange>
              </w:rPr>
              <w:pPrChange w:id="12160" w:author="Huyen Tran Thu" w:date="2025-04-28T21:19:00Z" w16du:dateUtc="2025-04-28T14:19:00Z">
                <w:pPr>
                  <w:ind w:firstLine="31"/>
                  <w:jc w:val="center"/>
                </w:pPr>
              </w:pPrChange>
            </w:pPr>
            <w:del w:id="12161" w:author="Huyen Tran Thu" w:date="2023-03-30T09:40:00Z">
              <w:r w:rsidRPr="00C43941" w:rsidDel="00B10338">
                <w:rPr>
                  <w:sz w:val="22"/>
                  <w:rPrChange w:id="12162" w:author="Huyen Tran Thu" w:date="2025-04-28T21:20:00Z" w16du:dateUtc="2025-04-28T14:20:00Z">
                    <w:rPr>
                      <w:sz w:val="24"/>
                      <w:szCs w:val="24"/>
                    </w:rPr>
                  </w:rPrChange>
                </w:rPr>
                <w:delText>2020</w:delText>
              </w:r>
            </w:del>
          </w:p>
        </w:tc>
        <w:tc>
          <w:tcPr>
            <w:tcW w:w="2688" w:type="dxa"/>
            <w:vAlign w:val="bottom"/>
          </w:tcPr>
          <w:p w14:paraId="5CA58AC2" w14:textId="44A364C3" w:rsidR="002E5402" w:rsidRPr="00C43941" w:rsidDel="00B10338" w:rsidRDefault="002E5402">
            <w:pPr>
              <w:ind w:firstLine="0"/>
              <w:jc w:val="center"/>
              <w:rPr>
                <w:del w:id="12163" w:author="Huyen Tran Thu" w:date="2023-03-30T09:40:00Z"/>
                <w:sz w:val="22"/>
                <w:rPrChange w:id="12164" w:author="Huyen Tran Thu" w:date="2025-04-28T21:20:00Z" w16du:dateUtc="2025-04-28T14:20:00Z">
                  <w:rPr>
                    <w:del w:id="12165" w:author="Huyen Tran Thu" w:date="2023-03-30T09:40:00Z"/>
                    <w:sz w:val="24"/>
                    <w:szCs w:val="24"/>
                  </w:rPr>
                </w:rPrChange>
              </w:rPr>
            </w:pPr>
            <w:del w:id="12166" w:author="Huyen Tran Thu" w:date="2023-03-30T09:40:00Z">
              <w:r w:rsidRPr="00C43941" w:rsidDel="00B10338">
                <w:rPr>
                  <w:sz w:val="22"/>
                  <w:rPrChange w:id="12167" w:author="Huyen Tran Thu" w:date="2025-04-28T21:20:00Z" w16du:dateUtc="2025-04-28T14:20:00Z">
                    <w:rPr>
                      <w:sz w:val="24"/>
                      <w:szCs w:val="24"/>
                    </w:rPr>
                  </w:rPrChange>
                </w:rPr>
                <w:delText xml:space="preserve">770.634 </w:delText>
              </w:r>
            </w:del>
          </w:p>
        </w:tc>
        <w:tc>
          <w:tcPr>
            <w:tcW w:w="3049" w:type="dxa"/>
            <w:vAlign w:val="bottom"/>
          </w:tcPr>
          <w:p w14:paraId="55C9106A" w14:textId="5B441B58" w:rsidR="002E5402" w:rsidRPr="00C43941" w:rsidDel="00B10338" w:rsidRDefault="002E5402">
            <w:pPr>
              <w:ind w:firstLine="0"/>
              <w:jc w:val="center"/>
              <w:rPr>
                <w:del w:id="12168" w:author="Huyen Tran Thu" w:date="2023-03-30T09:40:00Z"/>
                <w:sz w:val="22"/>
                <w:rPrChange w:id="12169" w:author="Huyen Tran Thu" w:date="2025-04-28T21:20:00Z" w16du:dateUtc="2025-04-28T14:20:00Z">
                  <w:rPr>
                    <w:del w:id="12170" w:author="Huyen Tran Thu" w:date="2023-03-30T09:40:00Z"/>
                    <w:sz w:val="24"/>
                    <w:szCs w:val="24"/>
                  </w:rPr>
                </w:rPrChange>
              </w:rPr>
            </w:pPr>
            <w:del w:id="12171" w:author="Huyen Tran Thu" w:date="2023-03-30T09:40:00Z">
              <w:r w:rsidRPr="00C43941" w:rsidDel="00B10338">
                <w:rPr>
                  <w:sz w:val="22"/>
                  <w:rPrChange w:id="12172" w:author="Huyen Tran Thu" w:date="2025-04-28T21:20:00Z" w16du:dateUtc="2025-04-28T14:20:00Z">
                    <w:rPr>
                      <w:sz w:val="24"/>
                      <w:szCs w:val="24"/>
                    </w:rPr>
                  </w:rPrChange>
                </w:rPr>
                <w:delText xml:space="preserve">1.041.967 </w:delText>
              </w:r>
            </w:del>
          </w:p>
        </w:tc>
        <w:tc>
          <w:tcPr>
            <w:tcW w:w="2271" w:type="dxa"/>
            <w:vAlign w:val="bottom"/>
          </w:tcPr>
          <w:p w14:paraId="1D87877B" w14:textId="68E331E6" w:rsidR="002E5402" w:rsidRPr="00C43941" w:rsidDel="00B10338" w:rsidRDefault="002E5402">
            <w:pPr>
              <w:ind w:firstLine="0"/>
              <w:jc w:val="center"/>
              <w:rPr>
                <w:del w:id="12173" w:author="Huyen Tran Thu" w:date="2023-03-30T09:40:00Z"/>
                <w:b/>
                <w:bCs/>
                <w:sz w:val="22"/>
                <w:rPrChange w:id="12174" w:author="Huyen Tran Thu" w:date="2025-04-28T21:20:00Z" w16du:dateUtc="2025-04-28T14:20:00Z">
                  <w:rPr>
                    <w:del w:id="12175" w:author="Huyen Tran Thu" w:date="2023-03-30T09:40:00Z"/>
                    <w:b/>
                    <w:bCs/>
                    <w:sz w:val="24"/>
                    <w:szCs w:val="24"/>
                  </w:rPr>
                </w:rPrChange>
              </w:rPr>
            </w:pPr>
            <w:del w:id="12176" w:author="Huyen Tran Thu" w:date="2023-03-30T09:40:00Z">
              <w:r w:rsidRPr="00C43941" w:rsidDel="00B10338">
                <w:rPr>
                  <w:sz w:val="22"/>
                  <w:rPrChange w:id="12177" w:author="Huyen Tran Thu" w:date="2025-04-28T21:20:00Z" w16du:dateUtc="2025-04-28T14:20:00Z">
                    <w:rPr>
                      <w:sz w:val="24"/>
                      <w:szCs w:val="24"/>
                    </w:rPr>
                  </w:rPrChange>
                </w:rPr>
                <w:delText xml:space="preserve">1.812.601 </w:delText>
              </w:r>
            </w:del>
          </w:p>
        </w:tc>
      </w:tr>
    </w:tbl>
    <w:p w14:paraId="2A288CC1" w14:textId="1BCC469A" w:rsidR="00392763" w:rsidRPr="00C43941" w:rsidRDefault="006012CB">
      <w:pPr>
        <w:rPr>
          <w:lang w:val="en-US"/>
        </w:rPr>
        <w:pPrChange w:id="12178" w:author="Huyen Tran Thu" w:date="2025-04-28T21:19:00Z" w16du:dateUtc="2025-04-28T14:19:00Z">
          <w:pPr>
            <w:ind w:firstLine="720"/>
          </w:pPr>
        </w:pPrChange>
      </w:pPr>
      <w:r w:rsidRPr="00C43941">
        <w:rPr>
          <w:lang w:val="en-US"/>
        </w:rPr>
        <w:t xml:space="preserve">Như vậy, tổng lượng chất thải rắn thông thường được </w:t>
      </w:r>
      <w:r w:rsidR="002E5402" w:rsidRPr="00C43941">
        <w:rPr>
          <w:lang w:val="en-US"/>
        </w:rPr>
        <w:t>đốt lộ thiên</w:t>
      </w:r>
      <w:r w:rsidR="00B333DC" w:rsidRPr="00C43941">
        <w:rPr>
          <w:lang w:val="en-US"/>
        </w:rPr>
        <w:t xml:space="preserve"> năm 20</w:t>
      </w:r>
      <w:ins w:id="12179" w:author="Huyen Tran Thu" w:date="2025-04-28T21:20:00Z" w16du:dateUtc="2025-04-28T14:20:00Z">
        <w:r w:rsidR="00C43941" w:rsidRPr="00C43941">
          <w:rPr>
            <w:lang w:val="en-US"/>
          </w:rPr>
          <w:t>21</w:t>
        </w:r>
      </w:ins>
      <w:ins w:id="12180" w:author="Thu Huyen Tran" w:date="2023-04-07T17:35:00Z">
        <w:del w:id="12181" w:author="Huyen Tran Thu" w:date="2025-04-28T21:20:00Z" w16du:dateUtc="2025-04-28T14:20:00Z">
          <w:r w:rsidR="007A3D0C" w:rsidRPr="00C43941" w:rsidDel="00C43941">
            <w:rPr>
              <w:lang w:val="en-US"/>
            </w:rPr>
            <w:delText>18</w:delText>
          </w:r>
        </w:del>
      </w:ins>
      <w:del w:id="12182" w:author="Thu Huyen Tran" w:date="2023-04-07T17:35:00Z">
        <w:r w:rsidR="00C6771D" w:rsidRPr="00C43941" w:rsidDel="007A3D0C">
          <w:rPr>
            <w:lang w:val="en-US"/>
          </w:rPr>
          <w:delText>20</w:delText>
        </w:r>
      </w:del>
      <w:r w:rsidRPr="00C43941">
        <w:rPr>
          <w:lang w:val="en-US"/>
        </w:rPr>
        <w:t xml:space="preserve"> là </w:t>
      </w:r>
      <w:del w:id="12183" w:author="Thu Huyen Tran" w:date="2023-12-05T22:27:00Z">
        <w:r w:rsidR="00C6771D" w:rsidRPr="00C43941" w:rsidDel="003C3770">
          <w:rPr>
            <w:lang w:val="en-US"/>
            <w:rPrChange w:id="12184" w:author="Huyen Tran Thu" w:date="2025-04-28T21:20:00Z" w16du:dateUtc="2025-04-28T14:20:00Z">
              <w:rPr>
                <w:b/>
                <w:bCs/>
                <w:lang w:val="en-US"/>
              </w:rPr>
            </w:rPrChange>
          </w:rPr>
          <w:delText>1.</w:delText>
        </w:r>
      </w:del>
      <w:ins w:id="12185" w:author="Huyen Tran Thu" w:date="2023-03-30T09:40:00Z">
        <w:del w:id="12186" w:author="Thu Huyen Tran" w:date="2023-12-05T22:27:00Z">
          <w:r w:rsidR="00B10338" w:rsidRPr="00C43941" w:rsidDel="003C3770">
            <w:rPr>
              <w:lang w:val="en-US"/>
              <w:rPrChange w:id="12187" w:author="Huyen Tran Thu" w:date="2025-04-28T21:20:00Z" w16du:dateUtc="2025-04-28T14:20:00Z">
                <w:rPr>
                  <w:b/>
                  <w:bCs/>
                  <w:lang w:val="en-US"/>
                </w:rPr>
              </w:rPrChange>
            </w:rPr>
            <w:delText>762.156</w:delText>
          </w:r>
        </w:del>
      </w:ins>
      <w:del w:id="12188" w:author="Thu Huyen Tran" w:date="2023-12-05T22:27:00Z">
        <w:r w:rsidR="00C6771D" w:rsidRPr="00C43941" w:rsidDel="003C3770">
          <w:rPr>
            <w:lang w:val="en-US"/>
            <w:rPrChange w:id="12189" w:author="Huyen Tran Thu" w:date="2025-04-28T21:20:00Z" w16du:dateUtc="2025-04-28T14:20:00Z">
              <w:rPr>
                <w:b/>
                <w:bCs/>
                <w:lang w:val="en-US"/>
              </w:rPr>
            </w:rPrChange>
          </w:rPr>
          <w:delText>812.601</w:delText>
        </w:r>
      </w:del>
      <w:ins w:id="12190" w:author="Thu Huyen Tran" w:date="2023-12-05T22:27:00Z">
        <w:del w:id="12191" w:author="Huyen Tran Thu" w:date="2025-04-28T21:20:00Z" w16du:dateUtc="2025-04-28T14:20:00Z">
          <w:r w:rsidR="003C3770" w:rsidRPr="00C43941" w:rsidDel="00C43941">
            <w:rPr>
              <w:lang w:val="en-US"/>
              <w:rPrChange w:id="12192" w:author="Huyen Tran Thu" w:date="2025-04-28T21:20:00Z" w16du:dateUtc="2025-04-28T14:20:00Z">
                <w:rPr>
                  <w:b/>
                  <w:bCs/>
                  <w:lang w:val="en-US"/>
                </w:rPr>
              </w:rPrChange>
            </w:rPr>
            <w:delText>2.395.066</w:delText>
          </w:r>
        </w:del>
      </w:ins>
      <w:ins w:id="12193" w:author="Huyen Tran Thu" w:date="2025-04-28T21:20:00Z" w16du:dateUtc="2025-04-28T14:20:00Z">
        <w:r w:rsidR="00C43941" w:rsidRPr="00C43941">
          <w:rPr>
            <w:lang w:val="en-US"/>
            <w:rPrChange w:id="12194" w:author="Huyen Tran Thu" w:date="2025-04-28T21:20:00Z" w16du:dateUtc="2025-04-28T14:20:00Z">
              <w:rPr>
                <w:b/>
                <w:bCs/>
                <w:lang w:val="en-US"/>
              </w:rPr>
            </w:rPrChange>
          </w:rPr>
          <w:t>1.885.353</w:t>
        </w:r>
      </w:ins>
      <w:r w:rsidRPr="00C43941">
        <w:rPr>
          <w:lang w:val="en-US"/>
          <w:rPrChange w:id="12195" w:author="Huyen Tran Thu" w:date="2025-04-28T21:20:00Z" w16du:dateUtc="2025-04-28T14:20:00Z">
            <w:rPr>
              <w:b/>
              <w:bCs/>
              <w:lang w:val="en-US"/>
            </w:rPr>
          </w:rPrChange>
        </w:rPr>
        <w:t xml:space="preserve"> tấn</w:t>
      </w:r>
      <w:ins w:id="12196" w:author="Huyen Tran Thu" w:date="2025-04-28T21:20:00Z" w16du:dateUtc="2025-04-28T14:20:00Z">
        <w:r w:rsidR="00C43941" w:rsidRPr="00C43941">
          <w:rPr>
            <w:lang w:val="en-US"/>
          </w:rPr>
          <w:t xml:space="preserve"> và năm 2022 là 1.741.769 tấn</w:t>
        </w:r>
        <w:r w:rsidR="00C43941">
          <w:rPr>
            <w:lang w:val="en-US"/>
          </w:rPr>
          <w:t>.</w:t>
        </w:r>
      </w:ins>
      <w:del w:id="12197" w:author="Huyen Tran Thu" w:date="2025-04-28T21:20:00Z" w16du:dateUtc="2025-04-28T14:20:00Z">
        <w:r w:rsidRPr="00C43941" w:rsidDel="00C43941">
          <w:rPr>
            <w:lang w:val="en-US"/>
          </w:rPr>
          <w:delText xml:space="preserve">. </w:delText>
        </w:r>
      </w:del>
    </w:p>
    <w:p w14:paraId="3D0835F2" w14:textId="5F5B75C4" w:rsidR="00176B51" w:rsidRDefault="00697789" w:rsidP="00176B51">
      <w:pPr>
        <w:pStyle w:val="Heading4"/>
        <w:rPr>
          <w:lang w:val="en-US"/>
        </w:rPr>
      </w:pPr>
      <w:bookmarkStart w:id="12198" w:name="_Toc196772494"/>
      <w:bookmarkEnd w:id="11949"/>
      <w:r>
        <w:rPr>
          <w:lang w:val="en-US"/>
        </w:rPr>
        <w:t>1</w:t>
      </w:r>
      <w:r w:rsidR="00176B51">
        <w:rPr>
          <w:lang w:val="en-US"/>
        </w:rPr>
        <w:t>.2.3.4. Hệ số phát thải</w:t>
      </w:r>
      <w:bookmarkEnd w:id="12198"/>
      <w:r w:rsidR="00176B51">
        <w:rPr>
          <w:lang w:val="en-US"/>
        </w:rPr>
        <w:t xml:space="preserve"> </w:t>
      </w:r>
    </w:p>
    <w:p w14:paraId="78860AC6" w14:textId="77125F68" w:rsidR="006012CB" w:rsidRPr="000850C8" w:rsidRDefault="006012CB" w:rsidP="006012CB">
      <w:pPr>
        <w:rPr>
          <w:b/>
          <w:bCs/>
          <w:vertAlign w:val="subscript"/>
          <w:lang w:val="en-US"/>
        </w:rPr>
      </w:pPr>
      <w:r w:rsidRPr="000850C8">
        <w:rPr>
          <w:b/>
          <w:bCs/>
          <w:lang w:val="en-US"/>
        </w:rPr>
        <w:tab/>
        <w:t>a. Hệ số phát thải CO</w:t>
      </w:r>
      <w:r w:rsidRPr="000850C8">
        <w:rPr>
          <w:b/>
          <w:bCs/>
          <w:vertAlign w:val="subscript"/>
          <w:lang w:val="en-US"/>
        </w:rPr>
        <w:t>2</w:t>
      </w:r>
    </w:p>
    <w:p w14:paraId="549B9041" w14:textId="7C0B96E7" w:rsidR="00690099" w:rsidRPr="001331BC" w:rsidRDefault="00690099" w:rsidP="00932054">
      <w:pPr>
        <w:pStyle w:val="ListParagraph"/>
        <w:numPr>
          <w:ilvl w:val="0"/>
          <w:numId w:val="4"/>
        </w:numPr>
        <w:rPr>
          <w:i/>
          <w:iCs/>
          <w:lang w:val="en-US"/>
        </w:rPr>
      </w:pPr>
      <w:r w:rsidRPr="001331BC">
        <w:rPr>
          <w:i/>
          <w:iCs/>
          <w:lang w:val="en-US"/>
        </w:rPr>
        <w:t>Hàm lượng khô theo thành phần chất thải rắn</w:t>
      </w:r>
    </w:p>
    <w:p w14:paraId="4EA2AFD7" w14:textId="77777777" w:rsidR="00AB6CC1" w:rsidRDefault="006A3F98" w:rsidP="00690099">
      <w:pPr>
        <w:ind w:firstLine="720"/>
        <w:rPr>
          <w:ins w:id="12199" w:author="Huyen Tran Thu" w:date="2025-04-28T21:22:00Z" w16du:dateUtc="2025-04-28T14:22:00Z"/>
          <w:lang w:val="en-US"/>
        </w:rPr>
      </w:pPr>
      <w:ins w:id="12200" w:author="Huyen Tran Thu" w:date="2023-03-30T10:34:00Z">
        <w:r>
          <w:rPr>
            <w:lang w:val="en-US"/>
          </w:rPr>
          <w:t>Đối với hàm lượng khô theo thành phần chất thải rắn của chất thải sinh</w:t>
        </w:r>
      </w:ins>
      <w:ins w:id="12201" w:author="Huyen Tran Thu" w:date="2023-03-30T10:35:00Z">
        <w:r>
          <w:rPr>
            <w:lang w:val="en-US"/>
          </w:rPr>
          <w:t xml:space="preserve"> hoạt, sử dụng </w:t>
        </w:r>
      </w:ins>
      <w:del w:id="12202" w:author="Huyen Tran Thu" w:date="2023-03-30T10:35:00Z">
        <w:r w:rsidR="00690099" w:rsidRPr="00690099" w:rsidDel="006A3F98">
          <w:rPr>
            <w:lang w:val="en-US"/>
          </w:rPr>
          <w:delText xml:space="preserve">Sử dụng </w:delText>
        </w:r>
      </w:del>
      <w:r w:rsidR="00690099" w:rsidRPr="00690099">
        <w:rPr>
          <w:lang w:val="en-US"/>
        </w:rPr>
        <w:t xml:space="preserve">hệ số mặc định được đưa ra tại Bảng 2.4, trang 2.14, mục 2.3, chương 2, phần 5, IPCC2006. </w:t>
      </w:r>
    </w:p>
    <w:p w14:paraId="794CA71E" w14:textId="113ACCE3" w:rsidR="00AB6CC1" w:rsidRDefault="00AB6CC1" w:rsidP="00690099">
      <w:pPr>
        <w:ind w:firstLine="720"/>
        <w:rPr>
          <w:ins w:id="12203" w:author="Huyen Tran Thu" w:date="2025-04-28T22:59:00Z" w16du:dateUtc="2025-04-28T15:59:00Z"/>
          <w:lang w:val="en-US"/>
        </w:rPr>
      </w:pPr>
      <w:ins w:id="12204" w:author="Huyen Tran Thu" w:date="2025-04-28T21:22:00Z" w16du:dateUtc="2025-04-28T14:22:00Z">
        <w:r>
          <w:rPr>
            <w:lang w:val="en-US"/>
          </w:rPr>
          <w:t>Đối với chất thải rắn nguy hại: đã sử dụng khối lượng phát sinh chất thải rắn</w:t>
        </w:r>
      </w:ins>
      <w:ins w:id="12205" w:author="Huyen Tran Thu" w:date="2025-04-28T21:23:00Z" w16du:dateUtc="2025-04-28T14:23:00Z">
        <w:r>
          <w:rPr>
            <w:lang w:val="en-US"/>
          </w:rPr>
          <w:t xml:space="preserve"> nguy hại</w:t>
        </w:r>
      </w:ins>
      <w:ins w:id="12206" w:author="Huyen Tran Thu" w:date="2025-04-28T21:22:00Z" w16du:dateUtc="2025-04-28T14:22:00Z">
        <w:r>
          <w:rPr>
            <w:lang w:val="en-US"/>
          </w:rPr>
          <w:t xml:space="preserve"> y tế</w:t>
        </w:r>
      </w:ins>
      <w:ins w:id="12207" w:author="Huyen Tran Thu" w:date="2025-04-28T21:23:00Z" w16du:dateUtc="2025-04-28T14:23:00Z">
        <w:r>
          <w:rPr>
            <w:lang w:val="en-US"/>
          </w:rPr>
          <w:t xml:space="preserve">, công nghiệp và nông nghiệp </w:t>
        </w:r>
      </w:ins>
      <w:ins w:id="12208" w:author="Huyen Tran Thu" w:date="2025-04-28T21:22:00Z" w16du:dateUtc="2025-04-28T14:22:00Z">
        <w:r>
          <w:rPr>
            <w:lang w:val="en-US"/>
          </w:rPr>
          <w:t>năm 2020 và hệ số về hàm lượng khô theo mỗi loại chất thải để ước tính được hàm lượng khô chun</w:t>
        </w:r>
      </w:ins>
      <w:ins w:id="12209" w:author="Huyen Tran Thu" w:date="2025-04-28T21:23:00Z" w16du:dateUtc="2025-04-28T14:23:00Z">
        <w:r>
          <w:rPr>
            <w:lang w:val="en-US"/>
          </w:rPr>
          <w:t xml:space="preserve">g cho chất thải rắn nguy hại là </w:t>
        </w:r>
      </w:ins>
      <w:ins w:id="12210" w:author="Huyen Tran Thu" w:date="2025-04-28T21:24:00Z" w16du:dateUtc="2025-04-28T14:24:00Z">
        <w:r>
          <w:rPr>
            <w:lang w:val="en-US"/>
          </w:rPr>
          <w:t>51%</w:t>
        </w:r>
      </w:ins>
      <w:ins w:id="12211" w:author="Huyen Tran Thu" w:date="2025-04-28T21:25:00Z" w16du:dateUtc="2025-04-28T14:25:00Z">
        <w:r>
          <w:rPr>
            <w:lang w:val="en-US"/>
          </w:rPr>
          <w:t xml:space="preserve">. Tương tự ước tính cho hệ số CF, FCF. </w:t>
        </w:r>
      </w:ins>
    </w:p>
    <w:p w14:paraId="15C1072D" w14:textId="0BB03B8B" w:rsidR="00690099" w:rsidRPr="00690099" w:rsidDel="00AB6CC1" w:rsidRDefault="003902CD">
      <w:pPr>
        <w:ind w:firstLine="720"/>
        <w:jc w:val="center"/>
        <w:rPr>
          <w:del w:id="12212" w:author="Huyen Tran Thu" w:date="2025-04-28T21:23:00Z" w16du:dateUtc="2025-04-28T14:23:00Z"/>
          <w:lang w:val="en-US"/>
        </w:rPr>
        <w:pPrChange w:id="12213" w:author="Huyen Tran Thu" w:date="2025-04-28T22:59:00Z" w16du:dateUtc="2025-04-28T15:59:00Z">
          <w:pPr>
            <w:ind w:firstLine="720"/>
          </w:pPr>
        </w:pPrChange>
      </w:pPr>
      <w:bookmarkStart w:id="12214" w:name="_Toc196773806"/>
      <w:ins w:id="12215" w:author="Huyen Tran Thu" w:date="2025-04-28T22:59:00Z" w16du:dateUtc="2025-04-28T15:59:00Z">
        <w:r>
          <w:t xml:space="preserve">Bảng 1. </w:t>
        </w:r>
        <w:r>
          <w:fldChar w:fldCharType="begin"/>
        </w:r>
        <w:r>
          <w:instrText xml:space="preserve"> SEQ Bảng_1. \* ARABIC </w:instrText>
        </w:r>
      </w:ins>
      <w:r>
        <w:fldChar w:fldCharType="separate"/>
      </w:r>
      <w:ins w:id="12216" w:author="Huyen Tran Thu" w:date="2025-04-28T22:59:00Z" w16du:dateUtc="2025-04-28T15:59:00Z">
        <w:r>
          <w:rPr>
            <w:noProof/>
          </w:rPr>
          <w:t>25</w:t>
        </w:r>
        <w:r>
          <w:fldChar w:fldCharType="end"/>
        </w:r>
        <w:r>
          <w:t xml:space="preserve"> Hàm lượng khô theo thành phần chất thải rắn</w:t>
        </w:r>
      </w:ins>
      <w:bookmarkEnd w:id="12214"/>
      <w:del w:id="12217" w:author="Huyen Tran Thu" w:date="2025-04-28T21:23:00Z" w16du:dateUtc="2025-04-28T14:23:00Z">
        <w:r w:rsidR="00690099" w:rsidRPr="00690099" w:rsidDel="00AB6CC1">
          <w:rPr>
            <w:lang w:val="en-US"/>
          </w:rPr>
          <w:delText>Hàm lượng khô phân loại theo thành phần rác thải như sau:</w:delText>
        </w:r>
      </w:del>
    </w:p>
    <w:p w14:paraId="6CBFD0FA" w14:textId="2B0DCA1B" w:rsidR="00690099" w:rsidRPr="00690099" w:rsidRDefault="00EC6195" w:rsidP="003902CD">
      <w:pPr>
        <w:pStyle w:val="Caption"/>
        <w:rPr>
          <w:lang w:val="en-US"/>
        </w:rPr>
      </w:pPr>
      <w:bookmarkStart w:id="12218" w:name="_Toc131781238"/>
      <w:del w:id="12219" w:author="Huyen Tran Thu" w:date="2025-04-28T22:59:00Z" w16du:dateUtc="2025-04-28T15:59:00Z">
        <w:r w:rsidDel="003902CD">
          <w:delText xml:space="preserve">Bảng 1. </w:delText>
        </w:r>
        <w:r w:rsidDel="003902CD">
          <w:fldChar w:fldCharType="begin"/>
        </w:r>
        <w:r w:rsidDel="003902CD">
          <w:delInstrText xml:space="preserve"> SEQ Bảng_1. \* ARABIC </w:delInstrText>
        </w:r>
        <w:r w:rsidDel="003902CD">
          <w:fldChar w:fldCharType="separate"/>
        </w:r>
        <w:r w:rsidR="007A3D0C" w:rsidDel="003902CD">
          <w:rPr>
            <w:noProof/>
          </w:rPr>
          <w:delText>21</w:delText>
        </w:r>
        <w:r w:rsidDel="003902CD">
          <w:fldChar w:fldCharType="end"/>
        </w:r>
      </w:del>
      <w:bookmarkStart w:id="12220" w:name="_Toc152710029"/>
      <w:ins w:id="12221" w:author="Thu Huyen Tran" w:date="2023-12-05T23:04:00Z">
        <w:del w:id="12222" w:author="Huyen Tran Thu" w:date="2025-04-28T22:49:00Z" w16du:dateUtc="2025-04-28T15:49:00Z">
          <w:r w:rsidR="003E09D4" w:rsidDel="00FD7EAF">
            <w:delText xml:space="preserve">Bảng 1. </w:delText>
          </w:r>
          <w:r w:rsidR="003E09D4" w:rsidDel="00FD7EAF">
            <w:fldChar w:fldCharType="begin"/>
          </w:r>
          <w:r w:rsidR="003E09D4" w:rsidDel="00FD7EAF">
            <w:delInstrText xml:space="preserve"> SEQ Bảng_1. \* ARABIC </w:delInstrText>
          </w:r>
        </w:del>
      </w:ins>
      <w:del w:id="12223" w:author="Huyen Tran Thu" w:date="2025-04-28T22:49:00Z" w16du:dateUtc="2025-04-28T15:49:00Z">
        <w:r w:rsidR="003E09D4" w:rsidDel="00FD7EAF">
          <w:fldChar w:fldCharType="separate"/>
        </w:r>
      </w:del>
      <w:ins w:id="12224" w:author="Thu Huyen Tran" w:date="2023-12-05T23:04:00Z">
        <w:del w:id="12225" w:author="Huyen Tran Thu" w:date="2025-04-28T22:49:00Z" w16du:dateUtc="2025-04-28T15:49:00Z">
          <w:r w:rsidR="003E09D4" w:rsidDel="00FD7EAF">
            <w:rPr>
              <w:noProof/>
            </w:rPr>
            <w:delText>22</w:delText>
          </w:r>
          <w:r w:rsidR="003E09D4" w:rsidDel="00FD7EAF">
            <w:fldChar w:fldCharType="end"/>
          </w:r>
        </w:del>
      </w:ins>
      <w:del w:id="12226" w:author="Huyen Tran Thu" w:date="2025-04-28T22:49:00Z" w16du:dateUtc="2025-04-28T15:49:00Z">
        <w:r w:rsidR="00690099" w:rsidDel="00FD7EAF">
          <w:delText>:</w:delText>
        </w:r>
      </w:del>
      <w:del w:id="12227" w:author="Huyen Tran Thu" w:date="2025-04-28T22:59:00Z" w16du:dateUtc="2025-04-28T15:59:00Z">
        <w:r w:rsidR="00690099" w:rsidDel="003902CD">
          <w:delText xml:space="preserve"> </w:delText>
        </w:r>
        <w:bookmarkStart w:id="12228" w:name="_Hlk43127014"/>
        <w:r w:rsidR="00690099" w:rsidDel="003902CD">
          <w:delText>Hàm lượng khô theo thành phần chất thải rắn</w:delText>
        </w:r>
      </w:del>
      <w:bookmarkEnd w:id="12218"/>
      <w:bookmarkEnd w:id="12220"/>
    </w:p>
    <w:tbl>
      <w:tblPr>
        <w:tblStyle w:val="TableGrid"/>
        <w:tblW w:w="0" w:type="auto"/>
        <w:tblLook w:val="04A0" w:firstRow="1" w:lastRow="0" w:firstColumn="1" w:lastColumn="0" w:noHBand="0" w:noVBand="1"/>
        <w:tblPrChange w:id="12229" w:author="Huyen Tran Thu" w:date="2025-04-28T21:24:00Z" w16du:dateUtc="2025-04-28T14:24:00Z">
          <w:tblPr>
            <w:tblStyle w:val="TableGrid"/>
            <w:tblW w:w="0" w:type="auto"/>
            <w:tblLook w:val="04A0" w:firstRow="1" w:lastRow="0" w:firstColumn="1" w:lastColumn="0" w:noHBand="0" w:noVBand="1"/>
          </w:tblPr>
        </w:tblPrChange>
      </w:tblPr>
      <w:tblGrid>
        <w:gridCol w:w="1432"/>
        <w:gridCol w:w="3860"/>
        <w:gridCol w:w="3770"/>
        <w:tblGridChange w:id="12230">
          <w:tblGrid>
            <w:gridCol w:w="1432"/>
            <w:gridCol w:w="3860"/>
            <w:gridCol w:w="3770"/>
          </w:tblGrid>
        </w:tblGridChange>
      </w:tblGrid>
      <w:tr w:rsidR="00690099" w:rsidRPr="00EC6195" w14:paraId="66FD6CB4" w14:textId="77777777" w:rsidTr="00AB6CC1">
        <w:trPr>
          <w:tblHeader/>
          <w:trPrChange w:id="12231" w:author="Huyen Tran Thu" w:date="2025-04-28T21:24:00Z" w16du:dateUtc="2025-04-28T14:24:00Z">
            <w:trPr>
              <w:tblHeader/>
            </w:trPr>
          </w:trPrChange>
        </w:trPr>
        <w:tc>
          <w:tcPr>
            <w:tcW w:w="1432" w:type="dxa"/>
            <w:tcPrChange w:id="12232" w:author="Huyen Tran Thu" w:date="2025-04-28T21:24:00Z" w16du:dateUtc="2025-04-28T14:24:00Z">
              <w:tcPr>
                <w:tcW w:w="1458" w:type="dxa"/>
              </w:tcPr>
            </w:tcPrChange>
          </w:tcPr>
          <w:bookmarkEnd w:id="12228"/>
          <w:p w14:paraId="7D0FE899" w14:textId="77777777" w:rsidR="00690099" w:rsidRPr="00EC6195" w:rsidRDefault="00690099" w:rsidP="00BA5EF5">
            <w:pPr>
              <w:spacing w:before="60" w:after="60"/>
              <w:ind w:firstLine="0"/>
              <w:jc w:val="center"/>
              <w:rPr>
                <w:b/>
                <w:bCs/>
                <w:sz w:val="24"/>
                <w:szCs w:val="24"/>
              </w:rPr>
            </w:pPr>
            <w:r w:rsidRPr="00EC6195">
              <w:rPr>
                <w:b/>
                <w:bCs/>
                <w:sz w:val="24"/>
                <w:szCs w:val="24"/>
              </w:rPr>
              <w:t>STT</w:t>
            </w:r>
          </w:p>
        </w:tc>
        <w:tc>
          <w:tcPr>
            <w:tcW w:w="3860" w:type="dxa"/>
            <w:tcPrChange w:id="12233" w:author="Huyen Tran Thu" w:date="2025-04-28T21:24:00Z" w16du:dateUtc="2025-04-28T14:24:00Z">
              <w:tcPr>
                <w:tcW w:w="3960" w:type="dxa"/>
              </w:tcPr>
            </w:tcPrChange>
          </w:tcPr>
          <w:p w14:paraId="665B31A9" w14:textId="77777777" w:rsidR="00690099" w:rsidRPr="00EC6195" w:rsidRDefault="00690099" w:rsidP="00BA5EF5">
            <w:pPr>
              <w:spacing w:before="60" w:after="60"/>
              <w:ind w:firstLine="0"/>
              <w:jc w:val="center"/>
              <w:rPr>
                <w:b/>
                <w:bCs/>
                <w:sz w:val="24"/>
                <w:szCs w:val="24"/>
              </w:rPr>
            </w:pPr>
            <w:r w:rsidRPr="00EC6195">
              <w:rPr>
                <w:b/>
                <w:bCs/>
                <w:sz w:val="24"/>
                <w:szCs w:val="24"/>
              </w:rPr>
              <w:t>Loại chất thải</w:t>
            </w:r>
          </w:p>
        </w:tc>
        <w:tc>
          <w:tcPr>
            <w:tcW w:w="3770" w:type="dxa"/>
            <w:tcPrChange w:id="12234" w:author="Huyen Tran Thu" w:date="2025-04-28T21:24:00Z" w16du:dateUtc="2025-04-28T14:24:00Z">
              <w:tcPr>
                <w:tcW w:w="3870" w:type="dxa"/>
              </w:tcPr>
            </w:tcPrChange>
          </w:tcPr>
          <w:p w14:paraId="538D18CE" w14:textId="77777777" w:rsidR="00690099" w:rsidRPr="00EC6195" w:rsidRDefault="00690099" w:rsidP="00BA5EF5">
            <w:pPr>
              <w:spacing w:before="60" w:after="60"/>
              <w:ind w:firstLine="0"/>
              <w:jc w:val="center"/>
              <w:rPr>
                <w:b/>
                <w:bCs/>
                <w:sz w:val="24"/>
                <w:szCs w:val="24"/>
              </w:rPr>
            </w:pPr>
            <w:r w:rsidRPr="00EC6195">
              <w:rPr>
                <w:b/>
                <w:bCs/>
                <w:sz w:val="24"/>
                <w:szCs w:val="24"/>
              </w:rPr>
              <w:t>Tỷ lệ (%)</w:t>
            </w:r>
          </w:p>
        </w:tc>
      </w:tr>
      <w:tr w:rsidR="00690099" w:rsidRPr="00EC6195" w14:paraId="606CA12A" w14:textId="77777777" w:rsidTr="00AB6CC1">
        <w:tc>
          <w:tcPr>
            <w:tcW w:w="1432" w:type="dxa"/>
            <w:tcPrChange w:id="12235" w:author="Huyen Tran Thu" w:date="2025-04-28T21:24:00Z" w16du:dateUtc="2025-04-28T14:24:00Z">
              <w:tcPr>
                <w:tcW w:w="1458" w:type="dxa"/>
              </w:tcPr>
            </w:tcPrChange>
          </w:tcPr>
          <w:p w14:paraId="22467A00" w14:textId="426FBA73" w:rsidR="00690099" w:rsidRPr="00EC6195" w:rsidRDefault="00690099" w:rsidP="00BA5EF5">
            <w:pPr>
              <w:spacing w:before="60" w:after="60"/>
              <w:ind w:firstLine="0"/>
              <w:jc w:val="center"/>
              <w:rPr>
                <w:b/>
                <w:bCs/>
                <w:sz w:val="24"/>
                <w:szCs w:val="24"/>
              </w:rPr>
            </w:pPr>
            <w:r w:rsidRPr="00EC6195">
              <w:rPr>
                <w:b/>
                <w:bCs/>
                <w:sz w:val="24"/>
                <w:szCs w:val="24"/>
              </w:rPr>
              <w:t>I</w:t>
            </w:r>
          </w:p>
        </w:tc>
        <w:tc>
          <w:tcPr>
            <w:tcW w:w="3860" w:type="dxa"/>
            <w:tcPrChange w:id="12236" w:author="Huyen Tran Thu" w:date="2025-04-28T21:24:00Z" w16du:dateUtc="2025-04-28T14:24:00Z">
              <w:tcPr>
                <w:tcW w:w="3960" w:type="dxa"/>
              </w:tcPr>
            </w:tcPrChange>
          </w:tcPr>
          <w:p w14:paraId="04C30CAC" w14:textId="1072848C" w:rsidR="00690099" w:rsidRPr="00EC6195" w:rsidRDefault="00690099" w:rsidP="00BA5EF5">
            <w:pPr>
              <w:spacing w:before="60" w:after="60"/>
              <w:ind w:firstLine="0"/>
              <w:rPr>
                <w:b/>
                <w:bCs/>
                <w:sz w:val="24"/>
                <w:szCs w:val="24"/>
              </w:rPr>
            </w:pPr>
            <w:r w:rsidRPr="00EC6195">
              <w:rPr>
                <w:b/>
                <w:bCs/>
                <w:sz w:val="24"/>
                <w:szCs w:val="24"/>
              </w:rPr>
              <w:t>Chất thải sinh hoạt</w:t>
            </w:r>
          </w:p>
        </w:tc>
        <w:tc>
          <w:tcPr>
            <w:tcW w:w="3770" w:type="dxa"/>
            <w:tcPrChange w:id="12237" w:author="Huyen Tran Thu" w:date="2025-04-28T21:24:00Z" w16du:dateUtc="2025-04-28T14:24:00Z">
              <w:tcPr>
                <w:tcW w:w="3870" w:type="dxa"/>
              </w:tcPr>
            </w:tcPrChange>
          </w:tcPr>
          <w:p w14:paraId="49C9DE94" w14:textId="77777777" w:rsidR="00690099" w:rsidRPr="00EC6195" w:rsidRDefault="00690099" w:rsidP="00BA5EF5">
            <w:pPr>
              <w:spacing w:before="60" w:after="60"/>
              <w:ind w:firstLine="0"/>
              <w:jc w:val="center"/>
              <w:rPr>
                <w:b/>
                <w:bCs/>
                <w:sz w:val="24"/>
                <w:szCs w:val="24"/>
              </w:rPr>
            </w:pPr>
          </w:p>
        </w:tc>
      </w:tr>
      <w:tr w:rsidR="00690099" w:rsidRPr="00EC6195" w14:paraId="72665074" w14:textId="77777777" w:rsidTr="00AB6CC1">
        <w:tc>
          <w:tcPr>
            <w:tcW w:w="1432" w:type="dxa"/>
            <w:tcPrChange w:id="12238" w:author="Huyen Tran Thu" w:date="2025-04-28T21:24:00Z" w16du:dateUtc="2025-04-28T14:24:00Z">
              <w:tcPr>
                <w:tcW w:w="1458" w:type="dxa"/>
              </w:tcPr>
            </w:tcPrChange>
          </w:tcPr>
          <w:p w14:paraId="23401560" w14:textId="77777777" w:rsidR="00690099" w:rsidRPr="00EC6195" w:rsidRDefault="00690099" w:rsidP="00BA5EF5">
            <w:pPr>
              <w:spacing w:before="60" w:after="60"/>
              <w:ind w:firstLine="0"/>
              <w:jc w:val="center"/>
              <w:rPr>
                <w:sz w:val="24"/>
                <w:szCs w:val="24"/>
              </w:rPr>
            </w:pPr>
            <w:r w:rsidRPr="00EC6195">
              <w:rPr>
                <w:sz w:val="24"/>
                <w:szCs w:val="24"/>
              </w:rPr>
              <w:t>1</w:t>
            </w:r>
          </w:p>
        </w:tc>
        <w:tc>
          <w:tcPr>
            <w:tcW w:w="3860" w:type="dxa"/>
            <w:tcPrChange w:id="12239" w:author="Huyen Tran Thu" w:date="2025-04-28T21:24:00Z" w16du:dateUtc="2025-04-28T14:24:00Z">
              <w:tcPr>
                <w:tcW w:w="3960" w:type="dxa"/>
              </w:tcPr>
            </w:tcPrChange>
          </w:tcPr>
          <w:p w14:paraId="6C80D180" w14:textId="77777777" w:rsidR="00690099" w:rsidRPr="00EC6195" w:rsidRDefault="00690099" w:rsidP="00BA5EF5">
            <w:pPr>
              <w:spacing w:before="60" w:after="60"/>
              <w:ind w:firstLine="0"/>
              <w:rPr>
                <w:sz w:val="24"/>
                <w:szCs w:val="24"/>
              </w:rPr>
            </w:pPr>
            <w:r w:rsidRPr="00EC6195">
              <w:rPr>
                <w:sz w:val="24"/>
                <w:szCs w:val="24"/>
              </w:rPr>
              <w:t>Nhựa</w:t>
            </w:r>
          </w:p>
        </w:tc>
        <w:tc>
          <w:tcPr>
            <w:tcW w:w="3770" w:type="dxa"/>
            <w:tcPrChange w:id="12240" w:author="Huyen Tran Thu" w:date="2025-04-28T21:24:00Z" w16du:dateUtc="2025-04-28T14:24:00Z">
              <w:tcPr>
                <w:tcW w:w="3870" w:type="dxa"/>
              </w:tcPr>
            </w:tcPrChange>
          </w:tcPr>
          <w:p w14:paraId="24F1FC3C" w14:textId="65C712D1" w:rsidR="00690099" w:rsidRPr="00EC6195" w:rsidRDefault="00690099" w:rsidP="00BA5EF5">
            <w:pPr>
              <w:spacing w:before="60" w:after="60"/>
              <w:ind w:firstLine="0"/>
              <w:jc w:val="center"/>
              <w:rPr>
                <w:sz w:val="24"/>
                <w:szCs w:val="24"/>
              </w:rPr>
            </w:pPr>
            <w:r w:rsidRPr="00EC6195">
              <w:rPr>
                <w:sz w:val="24"/>
                <w:szCs w:val="24"/>
              </w:rPr>
              <w:t>100</w:t>
            </w:r>
          </w:p>
        </w:tc>
      </w:tr>
      <w:tr w:rsidR="00690099" w:rsidRPr="00EC6195" w14:paraId="0197B13F" w14:textId="77777777" w:rsidTr="00AB6CC1">
        <w:tc>
          <w:tcPr>
            <w:tcW w:w="1432" w:type="dxa"/>
            <w:tcPrChange w:id="12241" w:author="Huyen Tran Thu" w:date="2025-04-28T21:24:00Z" w16du:dateUtc="2025-04-28T14:24:00Z">
              <w:tcPr>
                <w:tcW w:w="1458" w:type="dxa"/>
              </w:tcPr>
            </w:tcPrChange>
          </w:tcPr>
          <w:p w14:paraId="5A2956FE" w14:textId="77777777" w:rsidR="00690099" w:rsidRPr="00EC6195" w:rsidRDefault="00690099" w:rsidP="00BA5EF5">
            <w:pPr>
              <w:spacing w:before="60" w:after="60"/>
              <w:ind w:firstLine="0"/>
              <w:jc w:val="center"/>
              <w:rPr>
                <w:sz w:val="24"/>
                <w:szCs w:val="24"/>
              </w:rPr>
            </w:pPr>
            <w:r w:rsidRPr="00EC6195">
              <w:rPr>
                <w:sz w:val="24"/>
                <w:szCs w:val="24"/>
              </w:rPr>
              <w:t>2</w:t>
            </w:r>
          </w:p>
        </w:tc>
        <w:tc>
          <w:tcPr>
            <w:tcW w:w="3860" w:type="dxa"/>
            <w:tcPrChange w:id="12242" w:author="Huyen Tran Thu" w:date="2025-04-28T21:24:00Z" w16du:dateUtc="2025-04-28T14:24:00Z">
              <w:tcPr>
                <w:tcW w:w="3960" w:type="dxa"/>
              </w:tcPr>
            </w:tcPrChange>
          </w:tcPr>
          <w:p w14:paraId="7EFB3AFE" w14:textId="77777777" w:rsidR="00690099" w:rsidRPr="00EC6195" w:rsidRDefault="00690099" w:rsidP="00BA5EF5">
            <w:pPr>
              <w:spacing w:before="60" w:after="60"/>
              <w:ind w:firstLine="0"/>
              <w:rPr>
                <w:sz w:val="24"/>
                <w:szCs w:val="24"/>
              </w:rPr>
            </w:pPr>
            <w:r w:rsidRPr="00EC6195">
              <w:rPr>
                <w:sz w:val="24"/>
                <w:szCs w:val="24"/>
              </w:rPr>
              <w:t>Dệt may</w:t>
            </w:r>
          </w:p>
        </w:tc>
        <w:tc>
          <w:tcPr>
            <w:tcW w:w="3770" w:type="dxa"/>
            <w:tcPrChange w:id="12243" w:author="Huyen Tran Thu" w:date="2025-04-28T21:24:00Z" w16du:dateUtc="2025-04-28T14:24:00Z">
              <w:tcPr>
                <w:tcW w:w="3870" w:type="dxa"/>
              </w:tcPr>
            </w:tcPrChange>
          </w:tcPr>
          <w:p w14:paraId="0713119F" w14:textId="5A231B5F" w:rsidR="00690099" w:rsidRPr="00EC6195" w:rsidRDefault="00690099" w:rsidP="00BA5EF5">
            <w:pPr>
              <w:spacing w:before="60" w:after="60"/>
              <w:ind w:firstLine="0"/>
              <w:jc w:val="center"/>
              <w:rPr>
                <w:sz w:val="24"/>
                <w:szCs w:val="24"/>
              </w:rPr>
            </w:pPr>
            <w:r w:rsidRPr="00EC6195">
              <w:rPr>
                <w:sz w:val="24"/>
                <w:szCs w:val="24"/>
              </w:rPr>
              <w:t>80</w:t>
            </w:r>
          </w:p>
        </w:tc>
      </w:tr>
      <w:tr w:rsidR="00690099" w:rsidRPr="00EC6195" w14:paraId="4D6A94E3" w14:textId="77777777" w:rsidTr="00AB6CC1">
        <w:tc>
          <w:tcPr>
            <w:tcW w:w="1432" w:type="dxa"/>
            <w:tcPrChange w:id="12244" w:author="Huyen Tran Thu" w:date="2025-04-28T21:24:00Z" w16du:dateUtc="2025-04-28T14:24:00Z">
              <w:tcPr>
                <w:tcW w:w="1458" w:type="dxa"/>
              </w:tcPr>
            </w:tcPrChange>
          </w:tcPr>
          <w:p w14:paraId="33775F02" w14:textId="77777777" w:rsidR="00690099" w:rsidRPr="00EC6195" w:rsidRDefault="00690099" w:rsidP="00BA5EF5">
            <w:pPr>
              <w:spacing w:before="60" w:after="60"/>
              <w:ind w:firstLine="0"/>
              <w:jc w:val="center"/>
              <w:rPr>
                <w:sz w:val="24"/>
                <w:szCs w:val="24"/>
              </w:rPr>
            </w:pPr>
            <w:r w:rsidRPr="00EC6195">
              <w:rPr>
                <w:sz w:val="24"/>
                <w:szCs w:val="24"/>
              </w:rPr>
              <w:t>3</w:t>
            </w:r>
          </w:p>
        </w:tc>
        <w:tc>
          <w:tcPr>
            <w:tcW w:w="3860" w:type="dxa"/>
            <w:tcPrChange w:id="12245" w:author="Huyen Tran Thu" w:date="2025-04-28T21:24:00Z" w16du:dateUtc="2025-04-28T14:24:00Z">
              <w:tcPr>
                <w:tcW w:w="3960" w:type="dxa"/>
              </w:tcPr>
            </w:tcPrChange>
          </w:tcPr>
          <w:p w14:paraId="05848E26" w14:textId="77777777" w:rsidR="00690099" w:rsidRPr="00EC6195" w:rsidRDefault="00690099" w:rsidP="00BA5EF5">
            <w:pPr>
              <w:spacing w:before="60" w:after="60"/>
              <w:ind w:firstLine="0"/>
              <w:rPr>
                <w:sz w:val="24"/>
                <w:szCs w:val="24"/>
              </w:rPr>
            </w:pPr>
            <w:r w:rsidRPr="00EC6195">
              <w:rPr>
                <w:sz w:val="24"/>
                <w:szCs w:val="24"/>
              </w:rPr>
              <w:t>Gỗ</w:t>
            </w:r>
          </w:p>
        </w:tc>
        <w:tc>
          <w:tcPr>
            <w:tcW w:w="3770" w:type="dxa"/>
            <w:tcPrChange w:id="12246" w:author="Huyen Tran Thu" w:date="2025-04-28T21:24:00Z" w16du:dateUtc="2025-04-28T14:24:00Z">
              <w:tcPr>
                <w:tcW w:w="3870" w:type="dxa"/>
              </w:tcPr>
            </w:tcPrChange>
          </w:tcPr>
          <w:p w14:paraId="494DEC2F" w14:textId="50696BB5" w:rsidR="00690099" w:rsidRPr="00EC6195" w:rsidRDefault="00690099" w:rsidP="00BA5EF5">
            <w:pPr>
              <w:spacing w:before="60" w:after="60"/>
              <w:ind w:firstLine="0"/>
              <w:jc w:val="center"/>
              <w:rPr>
                <w:sz w:val="24"/>
                <w:szCs w:val="24"/>
              </w:rPr>
            </w:pPr>
            <w:r w:rsidRPr="00EC6195">
              <w:rPr>
                <w:sz w:val="24"/>
                <w:szCs w:val="24"/>
              </w:rPr>
              <w:t>85</w:t>
            </w:r>
          </w:p>
        </w:tc>
      </w:tr>
      <w:tr w:rsidR="00690099" w:rsidRPr="00EC6195" w14:paraId="572EF51D" w14:textId="77777777" w:rsidTr="00AB6CC1">
        <w:tc>
          <w:tcPr>
            <w:tcW w:w="1432" w:type="dxa"/>
            <w:tcPrChange w:id="12247" w:author="Huyen Tran Thu" w:date="2025-04-28T21:24:00Z" w16du:dateUtc="2025-04-28T14:24:00Z">
              <w:tcPr>
                <w:tcW w:w="1458" w:type="dxa"/>
              </w:tcPr>
            </w:tcPrChange>
          </w:tcPr>
          <w:p w14:paraId="0CDEA77A" w14:textId="77777777" w:rsidR="00690099" w:rsidRPr="00EC6195" w:rsidRDefault="00690099" w:rsidP="00BA5EF5">
            <w:pPr>
              <w:spacing w:before="60" w:after="60"/>
              <w:ind w:firstLine="0"/>
              <w:jc w:val="center"/>
              <w:rPr>
                <w:sz w:val="24"/>
                <w:szCs w:val="24"/>
              </w:rPr>
            </w:pPr>
            <w:r w:rsidRPr="00EC6195">
              <w:rPr>
                <w:sz w:val="24"/>
                <w:szCs w:val="24"/>
              </w:rPr>
              <w:t>4</w:t>
            </w:r>
          </w:p>
        </w:tc>
        <w:tc>
          <w:tcPr>
            <w:tcW w:w="3860" w:type="dxa"/>
            <w:tcPrChange w:id="12248" w:author="Huyen Tran Thu" w:date="2025-04-28T21:24:00Z" w16du:dateUtc="2025-04-28T14:24:00Z">
              <w:tcPr>
                <w:tcW w:w="3960" w:type="dxa"/>
              </w:tcPr>
            </w:tcPrChange>
          </w:tcPr>
          <w:p w14:paraId="54CBB315" w14:textId="77777777" w:rsidR="00690099" w:rsidRPr="00EC6195" w:rsidRDefault="00690099" w:rsidP="00BA5EF5">
            <w:pPr>
              <w:spacing w:before="60" w:after="60"/>
              <w:ind w:firstLine="0"/>
              <w:rPr>
                <w:sz w:val="24"/>
                <w:szCs w:val="24"/>
              </w:rPr>
            </w:pPr>
            <w:r w:rsidRPr="00EC6195">
              <w:rPr>
                <w:sz w:val="24"/>
                <w:szCs w:val="24"/>
              </w:rPr>
              <w:t>Tã lót</w:t>
            </w:r>
          </w:p>
        </w:tc>
        <w:tc>
          <w:tcPr>
            <w:tcW w:w="3770" w:type="dxa"/>
            <w:tcPrChange w:id="12249" w:author="Huyen Tran Thu" w:date="2025-04-28T21:24:00Z" w16du:dateUtc="2025-04-28T14:24:00Z">
              <w:tcPr>
                <w:tcW w:w="3870" w:type="dxa"/>
              </w:tcPr>
            </w:tcPrChange>
          </w:tcPr>
          <w:p w14:paraId="25A21C93" w14:textId="372EA52E" w:rsidR="00690099" w:rsidRPr="00EC6195" w:rsidRDefault="00690099" w:rsidP="00BA5EF5">
            <w:pPr>
              <w:spacing w:before="60" w:after="60"/>
              <w:ind w:firstLine="0"/>
              <w:jc w:val="center"/>
              <w:rPr>
                <w:sz w:val="24"/>
                <w:szCs w:val="24"/>
              </w:rPr>
            </w:pPr>
            <w:r w:rsidRPr="00EC6195">
              <w:rPr>
                <w:sz w:val="24"/>
                <w:szCs w:val="24"/>
              </w:rPr>
              <w:t>40</w:t>
            </w:r>
          </w:p>
        </w:tc>
      </w:tr>
      <w:tr w:rsidR="00690099" w:rsidRPr="00EC6195" w14:paraId="7C832B7F" w14:textId="77777777" w:rsidTr="00AB6CC1">
        <w:tc>
          <w:tcPr>
            <w:tcW w:w="1432" w:type="dxa"/>
            <w:tcPrChange w:id="12250" w:author="Huyen Tran Thu" w:date="2025-04-28T21:24:00Z" w16du:dateUtc="2025-04-28T14:24:00Z">
              <w:tcPr>
                <w:tcW w:w="1458" w:type="dxa"/>
              </w:tcPr>
            </w:tcPrChange>
          </w:tcPr>
          <w:p w14:paraId="3F7E3ED7" w14:textId="77777777" w:rsidR="00690099" w:rsidRPr="00EC6195" w:rsidRDefault="00690099" w:rsidP="00BA5EF5">
            <w:pPr>
              <w:spacing w:before="60" w:after="60"/>
              <w:ind w:firstLine="0"/>
              <w:jc w:val="center"/>
              <w:rPr>
                <w:sz w:val="24"/>
                <w:szCs w:val="24"/>
              </w:rPr>
            </w:pPr>
            <w:r w:rsidRPr="00EC6195">
              <w:rPr>
                <w:sz w:val="24"/>
                <w:szCs w:val="24"/>
              </w:rPr>
              <w:t>5</w:t>
            </w:r>
          </w:p>
        </w:tc>
        <w:tc>
          <w:tcPr>
            <w:tcW w:w="3860" w:type="dxa"/>
            <w:tcPrChange w:id="12251" w:author="Huyen Tran Thu" w:date="2025-04-28T21:24:00Z" w16du:dateUtc="2025-04-28T14:24:00Z">
              <w:tcPr>
                <w:tcW w:w="3960" w:type="dxa"/>
              </w:tcPr>
            </w:tcPrChange>
          </w:tcPr>
          <w:p w14:paraId="693D87C2" w14:textId="77777777" w:rsidR="00690099" w:rsidRPr="00EC6195" w:rsidRDefault="00690099" w:rsidP="00BA5EF5">
            <w:pPr>
              <w:spacing w:before="60" w:after="60"/>
              <w:ind w:firstLine="0"/>
              <w:rPr>
                <w:sz w:val="24"/>
                <w:szCs w:val="24"/>
              </w:rPr>
            </w:pPr>
            <w:r w:rsidRPr="00EC6195">
              <w:rPr>
                <w:sz w:val="24"/>
                <w:szCs w:val="24"/>
              </w:rPr>
              <w:t>Thực phẩm, chất hữu cơ</w:t>
            </w:r>
          </w:p>
        </w:tc>
        <w:tc>
          <w:tcPr>
            <w:tcW w:w="3770" w:type="dxa"/>
            <w:tcPrChange w:id="12252" w:author="Huyen Tran Thu" w:date="2025-04-28T21:24:00Z" w16du:dateUtc="2025-04-28T14:24:00Z">
              <w:tcPr>
                <w:tcW w:w="3870" w:type="dxa"/>
              </w:tcPr>
            </w:tcPrChange>
          </w:tcPr>
          <w:p w14:paraId="788E0C84" w14:textId="4939701A" w:rsidR="00690099" w:rsidRPr="00EC6195" w:rsidRDefault="00690099" w:rsidP="00BA5EF5">
            <w:pPr>
              <w:spacing w:before="60" w:after="60"/>
              <w:ind w:firstLine="0"/>
              <w:jc w:val="center"/>
              <w:rPr>
                <w:sz w:val="24"/>
                <w:szCs w:val="24"/>
              </w:rPr>
            </w:pPr>
            <w:r w:rsidRPr="00EC6195">
              <w:rPr>
                <w:sz w:val="24"/>
                <w:szCs w:val="24"/>
              </w:rPr>
              <w:t>40</w:t>
            </w:r>
          </w:p>
        </w:tc>
      </w:tr>
      <w:tr w:rsidR="00690099" w:rsidRPr="00EC6195" w14:paraId="5F16179C" w14:textId="77777777" w:rsidTr="00AB6CC1">
        <w:tc>
          <w:tcPr>
            <w:tcW w:w="1432" w:type="dxa"/>
            <w:tcPrChange w:id="12253" w:author="Huyen Tran Thu" w:date="2025-04-28T21:24:00Z" w16du:dateUtc="2025-04-28T14:24:00Z">
              <w:tcPr>
                <w:tcW w:w="1458" w:type="dxa"/>
              </w:tcPr>
            </w:tcPrChange>
          </w:tcPr>
          <w:p w14:paraId="4F28979A" w14:textId="77777777" w:rsidR="00690099" w:rsidRPr="00EC6195" w:rsidRDefault="00690099" w:rsidP="00BA5EF5">
            <w:pPr>
              <w:spacing w:before="60" w:after="60"/>
              <w:ind w:firstLine="0"/>
              <w:jc w:val="center"/>
              <w:rPr>
                <w:sz w:val="24"/>
                <w:szCs w:val="24"/>
              </w:rPr>
            </w:pPr>
            <w:r w:rsidRPr="00EC6195">
              <w:rPr>
                <w:sz w:val="24"/>
                <w:szCs w:val="24"/>
              </w:rPr>
              <w:t>6</w:t>
            </w:r>
          </w:p>
        </w:tc>
        <w:tc>
          <w:tcPr>
            <w:tcW w:w="3860" w:type="dxa"/>
            <w:tcPrChange w:id="12254" w:author="Huyen Tran Thu" w:date="2025-04-28T21:24:00Z" w16du:dateUtc="2025-04-28T14:24:00Z">
              <w:tcPr>
                <w:tcW w:w="3960" w:type="dxa"/>
              </w:tcPr>
            </w:tcPrChange>
          </w:tcPr>
          <w:p w14:paraId="634CE182" w14:textId="77777777" w:rsidR="00690099" w:rsidRPr="00EC6195" w:rsidRDefault="00690099" w:rsidP="00BA5EF5">
            <w:pPr>
              <w:spacing w:before="60" w:after="60"/>
              <w:ind w:firstLine="0"/>
              <w:rPr>
                <w:sz w:val="24"/>
                <w:szCs w:val="24"/>
              </w:rPr>
            </w:pPr>
            <w:r w:rsidRPr="00EC6195">
              <w:rPr>
                <w:sz w:val="24"/>
                <w:szCs w:val="24"/>
              </w:rPr>
              <w:t>Cây cối</w:t>
            </w:r>
          </w:p>
        </w:tc>
        <w:tc>
          <w:tcPr>
            <w:tcW w:w="3770" w:type="dxa"/>
            <w:tcPrChange w:id="12255" w:author="Huyen Tran Thu" w:date="2025-04-28T21:24:00Z" w16du:dateUtc="2025-04-28T14:24:00Z">
              <w:tcPr>
                <w:tcW w:w="3870" w:type="dxa"/>
              </w:tcPr>
            </w:tcPrChange>
          </w:tcPr>
          <w:p w14:paraId="17742E04" w14:textId="608429E2" w:rsidR="00690099" w:rsidRPr="00EC6195" w:rsidRDefault="00690099" w:rsidP="00BA5EF5">
            <w:pPr>
              <w:spacing w:before="60" w:after="60"/>
              <w:ind w:firstLine="0"/>
              <w:jc w:val="center"/>
              <w:rPr>
                <w:sz w:val="24"/>
                <w:szCs w:val="24"/>
              </w:rPr>
            </w:pPr>
            <w:r w:rsidRPr="00EC6195">
              <w:rPr>
                <w:sz w:val="24"/>
                <w:szCs w:val="24"/>
              </w:rPr>
              <w:t>40</w:t>
            </w:r>
          </w:p>
        </w:tc>
      </w:tr>
      <w:tr w:rsidR="00690099" w:rsidRPr="00EC6195" w14:paraId="66A586CA" w14:textId="77777777" w:rsidTr="00AB6CC1">
        <w:tc>
          <w:tcPr>
            <w:tcW w:w="1432" w:type="dxa"/>
            <w:tcPrChange w:id="12256" w:author="Huyen Tran Thu" w:date="2025-04-28T21:24:00Z" w16du:dateUtc="2025-04-28T14:24:00Z">
              <w:tcPr>
                <w:tcW w:w="1458" w:type="dxa"/>
              </w:tcPr>
            </w:tcPrChange>
          </w:tcPr>
          <w:p w14:paraId="6D949270" w14:textId="77777777" w:rsidR="00690099" w:rsidRPr="00EC6195" w:rsidRDefault="00690099" w:rsidP="00BA5EF5">
            <w:pPr>
              <w:spacing w:before="60" w:after="60"/>
              <w:ind w:firstLine="0"/>
              <w:jc w:val="center"/>
              <w:rPr>
                <w:sz w:val="24"/>
                <w:szCs w:val="24"/>
              </w:rPr>
            </w:pPr>
            <w:r w:rsidRPr="00EC6195">
              <w:rPr>
                <w:sz w:val="24"/>
                <w:szCs w:val="24"/>
              </w:rPr>
              <w:t>7</w:t>
            </w:r>
          </w:p>
        </w:tc>
        <w:tc>
          <w:tcPr>
            <w:tcW w:w="3860" w:type="dxa"/>
            <w:tcPrChange w:id="12257" w:author="Huyen Tran Thu" w:date="2025-04-28T21:24:00Z" w16du:dateUtc="2025-04-28T14:24:00Z">
              <w:tcPr>
                <w:tcW w:w="3960" w:type="dxa"/>
              </w:tcPr>
            </w:tcPrChange>
          </w:tcPr>
          <w:p w14:paraId="77C2B990" w14:textId="77777777" w:rsidR="00690099" w:rsidRPr="00EC6195" w:rsidRDefault="00690099" w:rsidP="00BA5EF5">
            <w:pPr>
              <w:spacing w:before="60" w:after="60"/>
              <w:ind w:firstLine="0"/>
              <w:rPr>
                <w:sz w:val="24"/>
                <w:szCs w:val="24"/>
              </w:rPr>
            </w:pPr>
            <w:r w:rsidRPr="00EC6195">
              <w:rPr>
                <w:sz w:val="24"/>
                <w:szCs w:val="24"/>
              </w:rPr>
              <w:t>Giấy</w:t>
            </w:r>
          </w:p>
        </w:tc>
        <w:tc>
          <w:tcPr>
            <w:tcW w:w="3770" w:type="dxa"/>
            <w:tcPrChange w:id="12258" w:author="Huyen Tran Thu" w:date="2025-04-28T21:24:00Z" w16du:dateUtc="2025-04-28T14:24:00Z">
              <w:tcPr>
                <w:tcW w:w="3870" w:type="dxa"/>
              </w:tcPr>
            </w:tcPrChange>
          </w:tcPr>
          <w:p w14:paraId="0455B24A" w14:textId="5C5F4F95" w:rsidR="00690099" w:rsidRPr="00EC6195" w:rsidRDefault="00690099" w:rsidP="00BA5EF5">
            <w:pPr>
              <w:spacing w:before="60" w:after="60"/>
              <w:ind w:firstLine="0"/>
              <w:jc w:val="center"/>
              <w:rPr>
                <w:sz w:val="24"/>
                <w:szCs w:val="24"/>
              </w:rPr>
            </w:pPr>
            <w:r w:rsidRPr="00EC6195">
              <w:rPr>
                <w:sz w:val="24"/>
                <w:szCs w:val="24"/>
              </w:rPr>
              <w:t>90</w:t>
            </w:r>
          </w:p>
        </w:tc>
      </w:tr>
      <w:tr w:rsidR="00690099" w:rsidRPr="00EC6195" w14:paraId="62662A53" w14:textId="77777777" w:rsidTr="00AB6CC1">
        <w:tc>
          <w:tcPr>
            <w:tcW w:w="1432" w:type="dxa"/>
            <w:tcPrChange w:id="12259" w:author="Huyen Tran Thu" w:date="2025-04-28T21:24:00Z" w16du:dateUtc="2025-04-28T14:24:00Z">
              <w:tcPr>
                <w:tcW w:w="1458" w:type="dxa"/>
              </w:tcPr>
            </w:tcPrChange>
          </w:tcPr>
          <w:p w14:paraId="7FB0D3A8" w14:textId="0D887E6B" w:rsidR="00690099" w:rsidRPr="00EC6195" w:rsidRDefault="00690099" w:rsidP="00BA5EF5">
            <w:pPr>
              <w:spacing w:before="60" w:after="60"/>
              <w:ind w:firstLine="0"/>
              <w:jc w:val="center"/>
              <w:rPr>
                <w:b/>
                <w:bCs/>
                <w:sz w:val="24"/>
                <w:szCs w:val="24"/>
              </w:rPr>
            </w:pPr>
            <w:r w:rsidRPr="00EC6195">
              <w:rPr>
                <w:b/>
                <w:bCs/>
                <w:sz w:val="24"/>
                <w:szCs w:val="24"/>
              </w:rPr>
              <w:t>II</w:t>
            </w:r>
          </w:p>
        </w:tc>
        <w:tc>
          <w:tcPr>
            <w:tcW w:w="3860" w:type="dxa"/>
            <w:tcPrChange w:id="12260" w:author="Huyen Tran Thu" w:date="2025-04-28T21:24:00Z" w16du:dateUtc="2025-04-28T14:24:00Z">
              <w:tcPr>
                <w:tcW w:w="3960" w:type="dxa"/>
              </w:tcPr>
            </w:tcPrChange>
          </w:tcPr>
          <w:p w14:paraId="3DB4C360" w14:textId="4FDE13E4" w:rsidR="00690099" w:rsidRPr="00EC6195" w:rsidRDefault="00690099" w:rsidP="00BA5EF5">
            <w:pPr>
              <w:spacing w:before="60" w:after="60"/>
              <w:ind w:firstLine="0"/>
              <w:rPr>
                <w:b/>
                <w:bCs/>
                <w:sz w:val="24"/>
                <w:szCs w:val="24"/>
              </w:rPr>
            </w:pPr>
            <w:r w:rsidRPr="00EC6195">
              <w:rPr>
                <w:b/>
                <w:bCs/>
                <w:sz w:val="24"/>
                <w:szCs w:val="24"/>
              </w:rPr>
              <w:t xml:space="preserve">Chất thải </w:t>
            </w:r>
            <w:ins w:id="12261" w:author="Huyen Tran Thu" w:date="2025-04-28T21:23:00Z" w16du:dateUtc="2025-04-28T14:23:00Z">
              <w:r w:rsidR="00AB6CC1">
                <w:rPr>
                  <w:b/>
                  <w:bCs/>
                  <w:sz w:val="24"/>
                  <w:szCs w:val="24"/>
                </w:rPr>
                <w:t>nguy hại</w:t>
              </w:r>
            </w:ins>
            <w:del w:id="12262" w:author="Huyen Tran Thu" w:date="2025-04-28T21:23:00Z" w16du:dateUtc="2025-04-28T14:23:00Z">
              <w:r w:rsidRPr="00EC6195" w:rsidDel="00AB6CC1">
                <w:rPr>
                  <w:b/>
                  <w:bCs/>
                  <w:sz w:val="24"/>
                  <w:szCs w:val="24"/>
                </w:rPr>
                <w:delText>y tế</w:delText>
              </w:r>
            </w:del>
          </w:p>
        </w:tc>
        <w:tc>
          <w:tcPr>
            <w:tcW w:w="3770" w:type="dxa"/>
            <w:tcPrChange w:id="12263" w:author="Huyen Tran Thu" w:date="2025-04-28T21:24:00Z" w16du:dateUtc="2025-04-28T14:24:00Z">
              <w:tcPr>
                <w:tcW w:w="3870" w:type="dxa"/>
              </w:tcPr>
            </w:tcPrChange>
          </w:tcPr>
          <w:p w14:paraId="5AB810B7" w14:textId="7A5AE2EF" w:rsidR="00690099" w:rsidRPr="00133CD3" w:rsidRDefault="00AB6CC1" w:rsidP="00BA5EF5">
            <w:pPr>
              <w:spacing w:before="60" w:after="60"/>
              <w:ind w:firstLine="0"/>
              <w:jc w:val="center"/>
              <w:rPr>
                <w:sz w:val="24"/>
                <w:szCs w:val="24"/>
              </w:rPr>
            </w:pPr>
            <w:ins w:id="12264" w:author="Huyen Tran Thu" w:date="2025-04-28T21:24:00Z" w16du:dateUtc="2025-04-28T14:24:00Z">
              <w:r>
                <w:rPr>
                  <w:sz w:val="24"/>
                  <w:szCs w:val="24"/>
                </w:rPr>
                <w:t>51</w:t>
              </w:r>
            </w:ins>
            <w:del w:id="12265" w:author="Huyen Tran Thu" w:date="2025-04-28T21:24:00Z" w16du:dateUtc="2025-04-28T14:24:00Z">
              <w:r w:rsidR="00690099" w:rsidRPr="00133CD3" w:rsidDel="00AB6CC1">
                <w:rPr>
                  <w:sz w:val="24"/>
                  <w:szCs w:val="24"/>
                </w:rPr>
                <w:delText>100</w:delText>
              </w:r>
            </w:del>
          </w:p>
        </w:tc>
      </w:tr>
      <w:tr w:rsidR="00690099" w:rsidRPr="00EC6195" w:rsidDel="00AB6CC1" w14:paraId="15A8252B" w14:textId="284954AF" w:rsidTr="00AB6CC1">
        <w:trPr>
          <w:del w:id="12266" w:author="Huyen Tran Thu" w:date="2025-04-28T21:24:00Z"/>
        </w:trPr>
        <w:tc>
          <w:tcPr>
            <w:tcW w:w="1432" w:type="dxa"/>
            <w:tcPrChange w:id="12267" w:author="Huyen Tran Thu" w:date="2025-04-28T21:24:00Z" w16du:dateUtc="2025-04-28T14:24:00Z">
              <w:tcPr>
                <w:tcW w:w="1458" w:type="dxa"/>
              </w:tcPr>
            </w:tcPrChange>
          </w:tcPr>
          <w:p w14:paraId="047296EF" w14:textId="3C7DF0B0" w:rsidR="00690099" w:rsidRPr="00EC6195" w:rsidDel="00AB6CC1" w:rsidRDefault="00690099" w:rsidP="00BA5EF5">
            <w:pPr>
              <w:spacing w:before="60" w:after="60"/>
              <w:ind w:firstLine="0"/>
              <w:jc w:val="center"/>
              <w:rPr>
                <w:del w:id="12268" w:author="Huyen Tran Thu" w:date="2025-04-28T21:24:00Z" w16du:dateUtc="2025-04-28T14:24:00Z"/>
                <w:b/>
                <w:bCs/>
                <w:sz w:val="24"/>
                <w:szCs w:val="24"/>
              </w:rPr>
            </w:pPr>
            <w:del w:id="12269" w:author="Huyen Tran Thu" w:date="2025-04-28T21:24:00Z" w16du:dateUtc="2025-04-28T14:24:00Z">
              <w:r w:rsidRPr="00EC6195" w:rsidDel="00AB6CC1">
                <w:rPr>
                  <w:b/>
                  <w:bCs/>
                  <w:sz w:val="24"/>
                  <w:szCs w:val="24"/>
                </w:rPr>
                <w:delText>III</w:delText>
              </w:r>
            </w:del>
          </w:p>
        </w:tc>
        <w:tc>
          <w:tcPr>
            <w:tcW w:w="3860" w:type="dxa"/>
            <w:tcPrChange w:id="12270" w:author="Huyen Tran Thu" w:date="2025-04-28T21:24:00Z" w16du:dateUtc="2025-04-28T14:24:00Z">
              <w:tcPr>
                <w:tcW w:w="3960" w:type="dxa"/>
              </w:tcPr>
            </w:tcPrChange>
          </w:tcPr>
          <w:p w14:paraId="3B150E10" w14:textId="5138FAC8" w:rsidR="00690099" w:rsidRPr="00EC6195" w:rsidDel="00AB6CC1" w:rsidRDefault="00690099" w:rsidP="00BA5EF5">
            <w:pPr>
              <w:spacing w:before="60" w:after="60"/>
              <w:ind w:firstLine="0"/>
              <w:rPr>
                <w:del w:id="12271" w:author="Huyen Tran Thu" w:date="2025-04-28T21:24:00Z" w16du:dateUtc="2025-04-28T14:24:00Z"/>
                <w:b/>
                <w:bCs/>
                <w:sz w:val="24"/>
                <w:szCs w:val="24"/>
              </w:rPr>
            </w:pPr>
            <w:del w:id="12272" w:author="Huyen Tran Thu" w:date="2025-04-28T21:24:00Z" w16du:dateUtc="2025-04-28T14:24:00Z">
              <w:r w:rsidRPr="00EC6195" w:rsidDel="00AB6CC1">
                <w:rPr>
                  <w:b/>
                  <w:bCs/>
                  <w:sz w:val="24"/>
                  <w:szCs w:val="24"/>
                </w:rPr>
                <w:delText>Chất thải công nghiệp</w:delText>
              </w:r>
            </w:del>
          </w:p>
        </w:tc>
        <w:tc>
          <w:tcPr>
            <w:tcW w:w="3770" w:type="dxa"/>
            <w:tcPrChange w:id="12273" w:author="Huyen Tran Thu" w:date="2025-04-28T21:24:00Z" w16du:dateUtc="2025-04-28T14:24:00Z">
              <w:tcPr>
                <w:tcW w:w="3870" w:type="dxa"/>
              </w:tcPr>
            </w:tcPrChange>
          </w:tcPr>
          <w:p w14:paraId="31C96157" w14:textId="310BAF1A" w:rsidR="00690099" w:rsidRPr="00133CD3" w:rsidDel="00AB6CC1" w:rsidRDefault="00690099" w:rsidP="00BA5EF5">
            <w:pPr>
              <w:spacing w:before="60" w:after="60"/>
              <w:ind w:firstLine="0"/>
              <w:jc w:val="center"/>
              <w:rPr>
                <w:del w:id="12274" w:author="Huyen Tran Thu" w:date="2025-04-28T21:24:00Z" w16du:dateUtc="2025-04-28T14:24:00Z"/>
                <w:sz w:val="24"/>
                <w:szCs w:val="24"/>
              </w:rPr>
            </w:pPr>
            <w:del w:id="12275" w:author="Huyen Tran Thu" w:date="2025-04-28T21:24:00Z" w16du:dateUtc="2025-04-28T14:24:00Z">
              <w:r w:rsidRPr="00133CD3" w:rsidDel="00AB6CC1">
                <w:rPr>
                  <w:sz w:val="24"/>
                  <w:szCs w:val="24"/>
                </w:rPr>
                <w:delText>50</w:delText>
              </w:r>
            </w:del>
          </w:p>
        </w:tc>
      </w:tr>
      <w:tr w:rsidR="00690099" w:rsidRPr="00EC6195" w:rsidDel="00AB6CC1" w14:paraId="0C79AA05" w14:textId="6B47E6DF" w:rsidTr="00AB6CC1">
        <w:trPr>
          <w:del w:id="12276" w:author="Huyen Tran Thu" w:date="2025-04-28T21:24:00Z"/>
        </w:trPr>
        <w:tc>
          <w:tcPr>
            <w:tcW w:w="1432" w:type="dxa"/>
            <w:tcPrChange w:id="12277" w:author="Huyen Tran Thu" w:date="2025-04-28T21:24:00Z" w16du:dateUtc="2025-04-28T14:24:00Z">
              <w:tcPr>
                <w:tcW w:w="1458" w:type="dxa"/>
              </w:tcPr>
            </w:tcPrChange>
          </w:tcPr>
          <w:p w14:paraId="6EA69EF0" w14:textId="336A49B1" w:rsidR="00690099" w:rsidRPr="00EC6195" w:rsidDel="00AB6CC1" w:rsidRDefault="00690099" w:rsidP="00BA5EF5">
            <w:pPr>
              <w:spacing w:before="60" w:after="60"/>
              <w:ind w:firstLine="0"/>
              <w:jc w:val="center"/>
              <w:rPr>
                <w:del w:id="12278" w:author="Huyen Tran Thu" w:date="2025-04-28T21:24:00Z" w16du:dateUtc="2025-04-28T14:24:00Z"/>
                <w:b/>
                <w:bCs/>
                <w:sz w:val="24"/>
                <w:szCs w:val="24"/>
              </w:rPr>
            </w:pPr>
            <w:del w:id="12279" w:author="Huyen Tran Thu" w:date="2025-04-28T21:24:00Z" w16du:dateUtc="2025-04-28T14:24:00Z">
              <w:r w:rsidRPr="00EC6195" w:rsidDel="00AB6CC1">
                <w:rPr>
                  <w:b/>
                  <w:bCs/>
                  <w:sz w:val="24"/>
                  <w:szCs w:val="24"/>
                </w:rPr>
                <w:delText>IV</w:delText>
              </w:r>
            </w:del>
          </w:p>
        </w:tc>
        <w:tc>
          <w:tcPr>
            <w:tcW w:w="3860" w:type="dxa"/>
            <w:tcPrChange w:id="12280" w:author="Huyen Tran Thu" w:date="2025-04-28T21:24:00Z" w16du:dateUtc="2025-04-28T14:24:00Z">
              <w:tcPr>
                <w:tcW w:w="3960" w:type="dxa"/>
              </w:tcPr>
            </w:tcPrChange>
          </w:tcPr>
          <w:p w14:paraId="092C3F7F" w14:textId="6C9755D8" w:rsidR="00690099" w:rsidRPr="00EC6195" w:rsidDel="00AB6CC1" w:rsidRDefault="00690099" w:rsidP="00BA5EF5">
            <w:pPr>
              <w:spacing w:before="60" w:after="60"/>
              <w:ind w:firstLine="0"/>
              <w:rPr>
                <w:del w:id="12281" w:author="Huyen Tran Thu" w:date="2025-04-28T21:24:00Z" w16du:dateUtc="2025-04-28T14:24:00Z"/>
                <w:b/>
                <w:bCs/>
                <w:sz w:val="24"/>
                <w:szCs w:val="24"/>
              </w:rPr>
            </w:pPr>
            <w:del w:id="12282" w:author="Huyen Tran Thu" w:date="2025-04-28T21:24:00Z" w16du:dateUtc="2025-04-28T14:24:00Z">
              <w:r w:rsidRPr="00EC6195" w:rsidDel="00AB6CC1">
                <w:rPr>
                  <w:b/>
                  <w:bCs/>
                  <w:sz w:val="24"/>
                  <w:szCs w:val="24"/>
                </w:rPr>
                <w:delText>Chất thải nông nghiệp</w:delText>
              </w:r>
            </w:del>
          </w:p>
        </w:tc>
        <w:tc>
          <w:tcPr>
            <w:tcW w:w="3770" w:type="dxa"/>
            <w:tcPrChange w:id="12283" w:author="Huyen Tran Thu" w:date="2025-04-28T21:24:00Z" w16du:dateUtc="2025-04-28T14:24:00Z">
              <w:tcPr>
                <w:tcW w:w="3870" w:type="dxa"/>
              </w:tcPr>
            </w:tcPrChange>
          </w:tcPr>
          <w:p w14:paraId="018CAA9B" w14:textId="1A73E5E9" w:rsidR="00690099" w:rsidRPr="00133CD3" w:rsidDel="00AB6CC1" w:rsidRDefault="00690099" w:rsidP="00BA5EF5">
            <w:pPr>
              <w:spacing w:before="60" w:after="60"/>
              <w:ind w:firstLine="0"/>
              <w:jc w:val="center"/>
              <w:rPr>
                <w:del w:id="12284" w:author="Huyen Tran Thu" w:date="2025-04-28T21:24:00Z" w16du:dateUtc="2025-04-28T14:24:00Z"/>
                <w:sz w:val="24"/>
                <w:szCs w:val="24"/>
              </w:rPr>
            </w:pPr>
            <w:del w:id="12285" w:author="Huyen Tran Thu" w:date="2025-04-28T21:24:00Z" w16du:dateUtc="2025-04-28T14:24:00Z">
              <w:r w:rsidRPr="00133CD3" w:rsidDel="00AB6CC1">
                <w:rPr>
                  <w:sz w:val="24"/>
                  <w:szCs w:val="24"/>
                </w:rPr>
                <w:delText>100</w:delText>
              </w:r>
            </w:del>
          </w:p>
        </w:tc>
      </w:tr>
    </w:tbl>
    <w:p w14:paraId="7E2025EA" w14:textId="77777777" w:rsidR="001331BC" w:rsidRPr="00EC6195" w:rsidRDefault="001331BC" w:rsidP="001331BC">
      <w:pPr>
        <w:spacing w:before="0" w:after="0" w:line="240" w:lineRule="auto"/>
        <w:jc w:val="right"/>
        <w:rPr>
          <w:i/>
          <w:iCs/>
          <w:sz w:val="22"/>
          <w:lang w:val="en-US"/>
        </w:rPr>
      </w:pPr>
      <w:r w:rsidRPr="00EC6195">
        <w:rPr>
          <w:i/>
          <w:iCs/>
          <w:sz w:val="22"/>
        </w:rPr>
        <w:t xml:space="preserve">Nguồn: </w:t>
      </w:r>
      <w:r w:rsidRPr="00EC6195">
        <w:rPr>
          <w:i/>
          <w:iCs/>
          <w:sz w:val="22"/>
          <w:lang w:val="en-US"/>
        </w:rPr>
        <w:t xml:space="preserve">Bảng 2.4, trang 2.14, mục 2.3, chương 2, phần 5: Chất thải, IPCC2006. </w:t>
      </w:r>
    </w:p>
    <w:p w14:paraId="325B7852" w14:textId="294EF236" w:rsidR="001331BC" w:rsidRPr="00EC6195" w:rsidRDefault="001331BC" w:rsidP="001331BC">
      <w:pPr>
        <w:spacing w:before="0" w:after="0" w:line="240" w:lineRule="auto"/>
        <w:jc w:val="right"/>
        <w:rPr>
          <w:i/>
          <w:iCs/>
          <w:sz w:val="22"/>
          <w:lang w:val="en-US"/>
        </w:rPr>
      </w:pPr>
      <w:r w:rsidRPr="00EC6195">
        <w:rPr>
          <w:i/>
          <w:iCs/>
          <w:sz w:val="22"/>
          <w:lang w:val="en-US"/>
        </w:rPr>
        <w:lastRenderedPageBreak/>
        <w:t xml:space="preserve">Đối với chất thải y tế, công nghiệp và nông nghiệp dựa trên tính chất của chất thải tại Việt Nam để lựa chọn hệ số. </w:t>
      </w:r>
    </w:p>
    <w:p w14:paraId="54AEC188" w14:textId="59AE19B0" w:rsidR="00BA5EF5" w:rsidRDefault="00BA5EF5" w:rsidP="001331BC">
      <w:pPr>
        <w:spacing w:before="0" w:after="0" w:line="240" w:lineRule="auto"/>
        <w:jc w:val="right"/>
        <w:rPr>
          <w:i/>
          <w:iCs/>
          <w:lang w:val="en-US"/>
        </w:rPr>
      </w:pPr>
    </w:p>
    <w:p w14:paraId="071C6BDA" w14:textId="0A8E07AF" w:rsidR="00EC6195" w:rsidDel="00142027" w:rsidRDefault="00EC6195" w:rsidP="001331BC">
      <w:pPr>
        <w:spacing w:before="0" w:after="0" w:line="240" w:lineRule="auto"/>
        <w:jc w:val="right"/>
        <w:rPr>
          <w:del w:id="12286" w:author="Huyen Tran Thu" w:date="2023-03-30T09:47:00Z"/>
          <w:i/>
          <w:iCs/>
          <w:lang w:val="en-US"/>
        </w:rPr>
      </w:pPr>
    </w:p>
    <w:p w14:paraId="16E30222" w14:textId="0A6924A5" w:rsidR="00394558" w:rsidRPr="001331BC" w:rsidRDefault="001331BC" w:rsidP="00932054">
      <w:pPr>
        <w:pStyle w:val="ListParagraph"/>
        <w:numPr>
          <w:ilvl w:val="0"/>
          <w:numId w:val="4"/>
        </w:numPr>
        <w:rPr>
          <w:i/>
          <w:iCs/>
          <w:lang w:val="en-US"/>
        </w:rPr>
      </w:pPr>
      <w:r>
        <w:rPr>
          <w:i/>
          <w:iCs/>
          <w:lang w:val="en-US"/>
        </w:rPr>
        <w:t>Tỷ lệ t</w:t>
      </w:r>
      <w:r w:rsidR="00394558" w:rsidRPr="001331BC">
        <w:rPr>
          <w:i/>
          <w:iCs/>
          <w:lang w:val="en-US"/>
        </w:rPr>
        <w:t>ổng hàm lượng các-bon</w:t>
      </w:r>
      <w:r>
        <w:rPr>
          <w:i/>
          <w:iCs/>
          <w:lang w:val="en-US"/>
        </w:rPr>
        <w:t xml:space="preserve"> (CF)</w:t>
      </w:r>
    </w:p>
    <w:p w14:paraId="503DACC7" w14:textId="640D5CE1" w:rsidR="00394558" w:rsidRDefault="00394558" w:rsidP="00394558">
      <w:pPr>
        <w:ind w:firstLine="720"/>
        <w:rPr>
          <w:ins w:id="12287" w:author="Huyen Tran Thu" w:date="2025-04-28T23:00:00Z" w16du:dateUtc="2025-04-28T16:00:00Z"/>
          <w:lang w:val="en-US"/>
        </w:rPr>
      </w:pPr>
      <w:r>
        <w:rPr>
          <w:lang w:val="en-US"/>
        </w:rPr>
        <w:t xml:space="preserve">Sử dụng hệ số mặc định được đưa ra tại Bảng 2.4, trang 2.14, mục 2.3, chương 2, phần 5, IPCC2006. Hàm lượng </w:t>
      </w:r>
      <w:r w:rsidR="00690099">
        <w:rPr>
          <w:lang w:val="en-US"/>
        </w:rPr>
        <w:t>các-bon trong chất thải khô như sau</w:t>
      </w:r>
      <w:r>
        <w:rPr>
          <w:lang w:val="en-US"/>
        </w:rPr>
        <w:t xml:space="preserve">: </w:t>
      </w:r>
    </w:p>
    <w:p w14:paraId="31E0B4D5" w14:textId="7C91C122" w:rsidR="00FD7EAF" w:rsidDel="00FD7EAF" w:rsidRDefault="003902CD">
      <w:pPr>
        <w:pStyle w:val="Caption"/>
        <w:rPr>
          <w:del w:id="12288" w:author="Huyen Tran Thu" w:date="2025-04-28T22:49:00Z" w16du:dateUtc="2025-04-28T15:49:00Z"/>
          <w:lang w:val="en-US"/>
        </w:rPr>
        <w:pPrChange w:id="12289" w:author="Huyen Tran Thu" w:date="2025-04-28T23:00:00Z" w16du:dateUtc="2025-04-28T16:00:00Z">
          <w:pPr>
            <w:ind w:firstLine="720"/>
          </w:pPr>
        </w:pPrChange>
      </w:pPr>
      <w:bookmarkStart w:id="12290" w:name="_Toc196773807"/>
      <w:ins w:id="12291" w:author="Huyen Tran Thu" w:date="2025-04-28T23:00:00Z" w16du:dateUtc="2025-04-28T16:00:00Z">
        <w:r>
          <w:t xml:space="preserve">Bảng 1. </w:t>
        </w:r>
        <w:r>
          <w:rPr>
            <w:b w:val="0"/>
            <w:bCs w:val="0"/>
          </w:rPr>
          <w:fldChar w:fldCharType="begin"/>
        </w:r>
        <w:r>
          <w:instrText xml:space="preserve"> SEQ Bảng_1. \* ARABIC </w:instrText>
        </w:r>
      </w:ins>
      <w:r>
        <w:rPr>
          <w:b w:val="0"/>
          <w:bCs w:val="0"/>
        </w:rPr>
        <w:fldChar w:fldCharType="separate"/>
      </w:r>
      <w:ins w:id="12292" w:author="Huyen Tran Thu" w:date="2025-04-28T23:00:00Z" w16du:dateUtc="2025-04-28T16:00:00Z">
        <w:r>
          <w:rPr>
            <w:noProof/>
          </w:rPr>
          <w:t>26</w:t>
        </w:r>
        <w:r>
          <w:rPr>
            <w:b w:val="0"/>
            <w:bCs w:val="0"/>
          </w:rPr>
          <w:fldChar w:fldCharType="end"/>
        </w:r>
        <w:r>
          <w:t xml:space="preserve"> Tỷ lệ hàm lượng các-bon trong chất thải khô</w:t>
        </w:r>
      </w:ins>
      <w:bookmarkEnd w:id="12290"/>
    </w:p>
    <w:p w14:paraId="3BB3270E" w14:textId="318CCF33" w:rsidR="00394558" w:rsidRDefault="00EC6195" w:rsidP="003902CD">
      <w:pPr>
        <w:pStyle w:val="Caption"/>
      </w:pPr>
      <w:bookmarkStart w:id="12293" w:name="_Toc131781239"/>
      <w:del w:id="12294" w:author="Thu Huyen Tran" w:date="2023-12-05T23:04:00Z">
        <w:r w:rsidDel="003E09D4">
          <w:delText xml:space="preserve">Bảng 1. </w:delText>
        </w:r>
        <w:r w:rsidDel="003E09D4">
          <w:fldChar w:fldCharType="begin"/>
        </w:r>
        <w:r w:rsidDel="003E09D4">
          <w:delInstrText xml:space="preserve"> SEQ Bảng_1. \* ARABIC </w:delInstrText>
        </w:r>
        <w:r w:rsidDel="003E09D4">
          <w:fldChar w:fldCharType="separate"/>
        </w:r>
        <w:r w:rsidR="007A3D0C" w:rsidDel="003E09D4">
          <w:rPr>
            <w:noProof/>
          </w:rPr>
          <w:delText>22</w:delText>
        </w:r>
        <w:r w:rsidDel="003E09D4">
          <w:fldChar w:fldCharType="end"/>
        </w:r>
      </w:del>
      <w:bookmarkStart w:id="12295" w:name="_Toc152710030"/>
      <w:ins w:id="12296" w:author="Thu Huyen Tran" w:date="2023-12-05T23:04:00Z">
        <w:del w:id="12297" w:author="Huyen Tran Thu" w:date="2025-04-28T22:49:00Z" w16du:dateUtc="2025-04-28T15:49:00Z">
          <w:r w:rsidR="003E09D4" w:rsidDel="00FD7EAF">
            <w:delText xml:space="preserve">Bảng 1. </w:delText>
          </w:r>
          <w:r w:rsidR="003E09D4" w:rsidDel="00FD7EAF">
            <w:fldChar w:fldCharType="begin"/>
          </w:r>
          <w:r w:rsidR="003E09D4" w:rsidDel="00FD7EAF">
            <w:delInstrText xml:space="preserve"> SEQ Bảng_1. \* ARABIC </w:delInstrText>
          </w:r>
        </w:del>
      </w:ins>
      <w:del w:id="12298" w:author="Huyen Tran Thu" w:date="2025-04-28T22:49:00Z" w16du:dateUtc="2025-04-28T15:49:00Z">
        <w:r w:rsidR="003E09D4" w:rsidDel="00FD7EAF">
          <w:fldChar w:fldCharType="separate"/>
        </w:r>
      </w:del>
      <w:ins w:id="12299" w:author="Thu Huyen Tran" w:date="2023-12-05T23:04:00Z">
        <w:del w:id="12300" w:author="Huyen Tran Thu" w:date="2025-04-28T22:49:00Z" w16du:dateUtc="2025-04-28T15:49:00Z">
          <w:r w:rsidR="003E09D4" w:rsidDel="00FD7EAF">
            <w:rPr>
              <w:noProof/>
            </w:rPr>
            <w:delText>23</w:delText>
          </w:r>
          <w:r w:rsidR="003E09D4" w:rsidDel="00FD7EAF">
            <w:fldChar w:fldCharType="end"/>
          </w:r>
        </w:del>
      </w:ins>
      <w:del w:id="12301" w:author="Huyen Tran Thu" w:date="2025-04-28T22:49:00Z" w16du:dateUtc="2025-04-28T15:49:00Z">
        <w:r w:rsidR="00394558" w:rsidDel="00FD7EAF">
          <w:delText xml:space="preserve">: </w:delText>
        </w:r>
      </w:del>
      <w:del w:id="12302" w:author="Huyen Tran Thu" w:date="2025-04-28T23:00:00Z" w16du:dateUtc="2025-04-28T16:00:00Z">
        <w:r w:rsidR="001D58DE" w:rsidDel="003902CD">
          <w:delText>Tỷ lệ hàm lượng các-bon trong chất thải khô</w:delText>
        </w:r>
      </w:del>
      <w:bookmarkEnd w:id="12293"/>
      <w:bookmarkEnd w:id="12295"/>
    </w:p>
    <w:tbl>
      <w:tblPr>
        <w:tblStyle w:val="TableGrid"/>
        <w:tblW w:w="0" w:type="auto"/>
        <w:tblLook w:val="04A0" w:firstRow="1" w:lastRow="0" w:firstColumn="1" w:lastColumn="0" w:noHBand="0" w:noVBand="1"/>
        <w:tblPrChange w:id="12303" w:author="Huyen Tran Thu" w:date="2025-04-28T21:24:00Z" w16du:dateUtc="2025-04-28T14:24:00Z">
          <w:tblPr>
            <w:tblStyle w:val="TableGrid"/>
            <w:tblW w:w="0" w:type="auto"/>
            <w:tblLook w:val="04A0" w:firstRow="1" w:lastRow="0" w:firstColumn="1" w:lastColumn="0" w:noHBand="0" w:noVBand="1"/>
          </w:tblPr>
        </w:tblPrChange>
      </w:tblPr>
      <w:tblGrid>
        <w:gridCol w:w="1433"/>
        <w:gridCol w:w="3862"/>
        <w:gridCol w:w="3767"/>
        <w:tblGridChange w:id="12304">
          <w:tblGrid>
            <w:gridCol w:w="1433"/>
            <w:gridCol w:w="3862"/>
            <w:gridCol w:w="3767"/>
          </w:tblGrid>
        </w:tblGridChange>
      </w:tblGrid>
      <w:tr w:rsidR="001D58DE" w:rsidRPr="00EC6195" w14:paraId="6B8EB218" w14:textId="77777777" w:rsidTr="00AB6CC1">
        <w:trPr>
          <w:tblHeader/>
          <w:trPrChange w:id="12305" w:author="Huyen Tran Thu" w:date="2025-04-28T21:24:00Z" w16du:dateUtc="2025-04-28T14:24:00Z">
            <w:trPr>
              <w:tblHeader/>
            </w:trPr>
          </w:trPrChange>
        </w:trPr>
        <w:tc>
          <w:tcPr>
            <w:tcW w:w="1433" w:type="dxa"/>
            <w:tcPrChange w:id="12306" w:author="Huyen Tran Thu" w:date="2025-04-28T21:24:00Z" w16du:dateUtc="2025-04-28T14:24:00Z">
              <w:tcPr>
                <w:tcW w:w="1458" w:type="dxa"/>
              </w:tcPr>
            </w:tcPrChange>
          </w:tcPr>
          <w:p w14:paraId="10868BEC" w14:textId="55AEE1D2" w:rsidR="001D58DE" w:rsidRPr="00EC6195" w:rsidRDefault="001D58DE">
            <w:pPr>
              <w:spacing w:before="0" w:after="60"/>
              <w:ind w:firstLine="0"/>
              <w:jc w:val="center"/>
              <w:rPr>
                <w:b/>
                <w:bCs/>
                <w:sz w:val="24"/>
                <w:szCs w:val="24"/>
              </w:rPr>
              <w:pPrChange w:id="12307" w:author="Huyen Tran Thu" w:date="2023-03-30T14:55:00Z">
                <w:pPr>
                  <w:spacing w:before="60" w:after="60"/>
                  <w:ind w:firstLine="0"/>
                  <w:jc w:val="center"/>
                </w:pPr>
              </w:pPrChange>
            </w:pPr>
            <w:r w:rsidRPr="00EC6195">
              <w:rPr>
                <w:b/>
                <w:bCs/>
                <w:sz w:val="24"/>
                <w:szCs w:val="24"/>
              </w:rPr>
              <w:t>STT</w:t>
            </w:r>
          </w:p>
        </w:tc>
        <w:tc>
          <w:tcPr>
            <w:tcW w:w="3862" w:type="dxa"/>
            <w:tcPrChange w:id="12308" w:author="Huyen Tran Thu" w:date="2025-04-28T21:24:00Z" w16du:dateUtc="2025-04-28T14:24:00Z">
              <w:tcPr>
                <w:tcW w:w="3960" w:type="dxa"/>
              </w:tcPr>
            </w:tcPrChange>
          </w:tcPr>
          <w:p w14:paraId="14B288CC" w14:textId="32AADBD9" w:rsidR="001D58DE" w:rsidRPr="00EC6195" w:rsidRDefault="001D58DE">
            <w:pPr>
              <w:spacing w:before="0" w:after="60"/>
              <w:ind w:firstLine="0"/>
              <w:jc w:val="center"/>
              <w:rPr>
                <w:b/>
                <w:bCs/>
                <w:sz w:val="24"/>
                <w:szCs w:val="24"/>
              </w:rPr>
              <w:pPrChange w:id="12309" w:author="Huyen Tran Thu" w:date="2023-03-30T14:55:00Z">
                <w:pPr>
                  <w:spacing w:before="60" w:after="60"/>
                  <w:ind w:firstLine="0"/>
                  <w:jc w:val="center"/>
                </w:pPr>
              </w:pPrChange>
            </w:pPr>
            <w:r w:rsidRPr="00EC6195">
              <w:rPr>
                <w:b/>
                <w:bCs/>
                <w:sz w:val="24"/>
                <w:szCs w:val="24"/>
              </w:rPr>
              <w:t>Loại chất thải</w:t>
            </w:r>
          </w:p>
        </w:tc>
        <w:tc>
          <w:tcPr>
            <w:tcW w:w="3767" w:type="dxa"/>
            <w:tcPrChange w:id="12310" w:author="Huyen Tran Thu" w:date="2025-04-28T21:24:00Z" w16du:dateUtc="2025-04-28T14:24:00Z">
              <w:tcPr>
                <w:tcW w:w="3870" w:type="dxa"/>
              </w:tcPr>
            </w:tcPrChange>
          </w:tcPr>
          <w:p w14:paraId="2036A618" w14:textId="4BB05B4D" w:rsidR="001D58DE" w:rsidRPr="00EC6195" w:rsidRDefault="001D58DE">
            <w:pPr>
              <w:spacing w:before="0" w:after="60"/>
              <w:ind w:firstLine="0"/>
              <w:jc w:val="center"/>
              <w:rPr>
                <w:b/>
                <w:bCs/>
                <w:sz w:val="24"/>
                <w:szCs w:val="24"/>
              </w:rPr>
              <w:pPrChange w:id="12311" w:author="Huyen Tran Thu" w:date="2023-03-30T14:55:00Z">
                <w:pPr>
                  <w:spacing w:before="60" w:after="60"/>
                  <w:ind w:firstLine="0"/>
                  <w:jc w:val="center"/>
                </w:pPr>
              </w:pPrChange>
            </w:pPr>
            <w:r w:rsidRPr="00EC6195">
              <w:rPr>
                <w:b/>
                <w:bCs/>
                <w:sz w:val="24"/>
                <w:szCs w:val="24"/>
              </w:rPr>
              <w:t>Tỷ lệ (%)</w:t>
            </w:r>
          </w:p>
        </w:tc>
      </w:tr>
      <w:tr w:rsidR="00690099" w:rsidRPr="00EC6195" w14:paraId="0CC108C2" w14:textId="77777777" w:rsidTr="00AB6CC1">
        <w:tc>
          <w:tcPr>
            <w:tcW w:w="1433" w:type="dxa"/>
            <w:tcPrChange w:id="12312" w:author="Huyen Tran Thu" w:date="2025-04-28T21:24:00Z" w16du:dateUtc="2025-04-28T14:24:00Z">
              <w:tcPr>
                <w:tcW w:w="1458" w:type="dxa"/>
              </w:tcPr>
            </w:tcPrChange>
          </w:tcPr>
          <w:p w14:paraId="56E22936" w14:textId="57404D1D" w:rsidR="00690099" w:rsidRPr="00EC6195" w:rsidRDefault="00690099">
            <w:pPr>
              <w:spacing w:before="0" w:after="60"/>
              <w:ind w:firstLine="0"/>
              <w:jc w:val="center"/>
              <w:rPr>
                <w:sz w:val="24"/>
                <w:szCs w:val="24"/>
              </w:rPr>
              <w:pPrChange w:id="12313" w:author="Huyen Tran Thu" w:date="2023-03-30T14:55:00Z">
                <w:pPr>
                  <w:spacing w:before="60" w:after="60"/>
                  <w:ind w:firstLine="0"/>
                  <w:jc w:val="center"/>
                </w:pPr>
              </w:pPrChange>
            </w:pPr>
            <w:r w:rsidRPr="00EC6195">
              <w:rPr>
                <w:b/>
                <w:bCs/>
                <w:sz w:val="24"/>
                <w:szCs w:val="24"/>
              </w:rPr>
              <w:t>I</w:t>
            </w:r>
          </w:p>
        </w:tc>
        <w:tc>
          <w:tcPr>
            <w:tcW w:w="3862" w:type="dxa"/>
            <w:tcPrChange w:id="12314" w:author="Huyen Tran Thu" w:date="2025-04-28T21:24:00Z" w16du:dateUtc="2025-04-28T14:24:00Z">
              <w:tcPr>
                <w:tcW w:w="3960" w:type="dxa"/>
              </w:tcPr>
            </w:tcPrChange>
          </w:tcPr>
          <w:p w14:paraId="3D53D722" w14:textId="58DB4898" w:rsidR="00690099" w:rsidRPr="00EC6195" w:rsidRDefault="00690099">
            <w:pPr>
              <w:spacing w:before="0" w:after="60"/>
              <w:ind w:firstLine="0"/>
              <w:rPr>
                <w:sz w:val="24"/>
                <w:szCs w:val="24"/>
              </w:rPr>
              <w:pPrChange w:id="12315" w:author="Huyen Tran Thu" w:date="2023-03-30T14:55:00Z">
                <w:pPr>
                  <w:spacing w:before="60" w:after="60"/>
                  <w:ind w:firstLine="0"/>
                </w:pPr>
              </w:pPrChange>
            </w:pPr>
            <w:r w:rsidRPr="00EC6195">
              <w:rPr>
                <w:b/>
                <w:bCs/>
                <w:sz w:val="24"/>
                <w:szCs w:val="24"/>
              </w:rPr>
              <w:t>Chất thải sinh hoạt</w:t>
            </w:r>
          </w:p>
        </w:tc>
        <w:tc>
          <w:tcPr>
            <w:tcW w:w="3767" w:type="dxa"/>
            <w:tcPrChange w:id="12316" w:author="Huyen Tran Thu" w:date="2025-04-28T21:24:00Z" w16du:dateUtc="2025-04-28T14:24:00Z">
              <w:tcPr>
                <w:tcW w:w="3870" w:type="dxa"/>
              </w:tcPr>
            </w:tcPrChange>
          </w:tcPr>
          <w:p w14:paraId="5470F703" w14:textId="77777777" w:rsidR="00690099" w:rsidRPr="00EC6195" w:rsidRDefault="00690099">
            <w:pPr>
              <w:spacing w:before="0" w:after="60"/>
              <w:jc w:val="center"/>
              <w:rPr>
                <w:sz w:val="24"/>
                <w:szCs w:val="24"/>
              </w:rPr>
              <w:pPrChange w:id="12317" w:author="Huyen Tran Thu" w:date="2023-03-30T14:55:00Z">
                <w:pPr>
                  <w:spacing w:before="60" w:after="60"/>
                  <w:jc w:val="center"/>
                </w:pPr>
              </w:pPrChange>
            </w:pPr>
          </w:p>
        </w:tc>
      </w:tr>
      <w:tr w:rsidR="001D58DE" w:rsidRPr="00EC6195" w14:paraId="0FBD181F" w14:textId="77777777" w:rsidTr="00AB6CC1">
        <w:tc>
          <w:tcPr>
            <w:tcW w:w="1433" w:type="dxa"/>
            <w:tcPrChange w:id="12318" w:author="Huyen Tran Thu" w:date="2025-04-28T21:24:00Z" w16du:dateUtc="2025-04-28T14:24:00Z">
              <w:tcPr>
                <w:tcW w:w="1458" w:type="dxa"/>
              </w:tcPr>
            </w:tcPrChange>
          </w:tcPr>
          <w:p w14:paraId="5C533894" w14:textId="607EBA82" w:rsidR="001D58DE" w:rsidRPr="00EC6195" w:rsidRDefault="001D58DE">
            <w:pPr>
              <w:spacing w:before="0" w:after="60"/>
              <w:ind w:firstLine="0"/>
              <w:jc w:val="center"/>
              <w:rPr>
                <w:sz w:val="24"/>
                <w:szCs w:val="24"/>
              </w:rPr>
              <w:pPrChange w:id="12319" w:author="Huyen Tran Thu" w:date="2023-03-30T14:55:00Z">
                <w:pPr>
                  <w:spacing w:before="60" w:after="60"/>
                  <w:ind w:firstLine="0"/>
                  <w:jc w:val="center"/>
                </w:pPr>
              </w:pPrChange>
            </w:pPr>
            <w:r w:rsidRPr="00EC6195">
              <w:rPr>
                <w:sz w:val="24"/>
                <w:szCs w:val="24"/>
              </w:rPr>
              <w:t>1</w:t>
            </w:r>
          </w:p>
        </w:tc>
        <w:tc>
          <w:tcPr>
            <w:tcW w:w="3862" w:type="dxa"/>
            <w:tcPrChange w:id="12320" w:author="Huyen Tran Thu" w:date="2025-04-28T21:24:00Z" w16du:dateUtc="2025-04-28T14:24:00Z">
              <w:tcPr>
                <w:tcW w:w="3960" w:type="dxa"/>
              </w:tcPr>
            </w:tcPrChange>
          </w:tcPr>
          <w:p w14:paraId="7FAE7B53" w14:textId="46F52E06" w:rsidR="001D58DE" w:rsidRPr="00EC6195" w:rsidRDefault="001D58DE">
            <w:pPr>
              <w:spacing w:before="0" w:after="60"/>
              <w:ind w:firstLine="0"/>
              <w:rPr>
                <w:sz w:val="24"/>
                <w:szCs w:val="24"/>
              </w:rPr>
              <w:pPrChange w:id="12321" w:author="Huyen Tran Thu" w:date="2023-03-30T14:55:00Z">
                <w:pPr>
                  <w:spacing w:before="60" w:after="60"/>
                  <w:ind w:firstLine="0"/>
                </w:pPr>
              </w:pPrChange>
            </w:pPr>
            <w:r w:rsidRPr="00EC6195">
              <w:rPr>
                <w:sz w:val="24"/>
                <w:szCs w:val="24"/>
              </w:rPr>
              <w:t>Nhựa</w:t>
            </w:r>
          </w:p>
        </w:tc>
        <w:tc>
          <w:tcPr>
            <w:tcW w:w="3767" w:type="dxa"/>
            <w:tcPrChange w:id="12322" w:author="Huyen Tran Thu" w:date="2025-04-28T21:24:00Z" w16du:dateUtc="2025-04-28T14:24:00Z">
              <w:tcPr>
                <w:tcW w:w="3870" w:type="dxa"/>
              </w:tcPr>
            </w:tcPrChange>
          </w:tcPr>
          <w:p w14:paraId="63BE1F21" w14:textId="412400A3" w:rsidR="001D58DE" w:rsidRPr="00EC6195" w:rsidRDefault="00690099">
            <w:pPr>
              <w:spacing w:before="0" w:after="60"/>
              <w:ind w:firstLine="0"/>
              <w:jc w:val="center"/>
              <w:rPr>
                <w:sz w:val="24"/>
                <w:szCs w:val="24"/>
              </w:rPr>
              <w:pPrChange w:id="12323" w:author="Huyen Tran Thu" w:date="2023-03-30T14:55:00Z">
                <w:pPr>
                  <w:spacing w:before="60" w:after="60"/>
                  <w:ind w:firstLine="0"/>
                  <w:jc w:val="center"/>
                </w:pPr>
              </w:pPrChange>
            </w:pPr>
            <w:r w:rsidRPr="00EC6195">
              <w:rPr>
                <w:sz w:val="24"/>
                <w:szCs w:val="24"/>
              </w:rPr>
              <w:t>75</w:t>
            </w:r>
          </w:p>
        </w:tc>
      </w:tr>
      <w:tr w:rsidR="001D58DE" w:rsidRPr="00EC6195" w14:paraId="650D0788" w14:textId="77777777" w:rsidTr="00AB6CC1">
        <w:tc>
          <w:tcPr>
            <w:tcW w:w="1433" w:type="dxa"/>
            <w:tcPrChange w:id="12324" w:author="Huyen Tran Thu" w:date="2025-04-28T21:24:00Z" w16du:dateUtc="2025-04-28T14:24:00Z">
              <w:tcPr>
                <w:tcW w:w="1458" w:type="dxa"/>
              </w:tcPr>
            </w:tcPrChange>
          </w:tcPr>
          <w:p w14:paraId="64531CA6" w14:textId="78C5FF90" w:rsidR="001D58DE" w:rsidRPr="00EC6195" w:rsidRDefault="001D58DE">
            <w:pPr>
              <w:spacing w:before="0" w:after="60"/>
              <w:ind w:firstLine="0"/>
              <w:jc w:val="center"/>
              <w:rPr>
                <w:sz w:val="24"/>
                <w:szCs w:val="24"/>
              </w:rPr>
              <w:pPrChange w:id="12325" w:author="Huyen Tran Thu" w:date="2023-03-30T14:55:00Z">
                <w:pPr>
                  <w:spacing w:before="60" w:after="60"/>
                  <w:ind w:firstLine="0"/>
                  <w:jc w:val="center"/>
                </w:pPr>
              </w:pPrChange>
            </w:pPr>
            <w:r w:rsidRPr="00EC6195">
              <w:rPr>
                <w:sz w:val="24"/>
                <w:szCs w:val="24"/>
              </w:rPr>
              <w:t>2</w:t>
            </w:r>
          </w:p>
        </w:tc>
        <w:tc>
          <w:tcPr>
            <w:tcW w:w="3862" w:type="dxa"/>
            <w:tcPrChange w:id="12326" w:author="Huyen Tran Thu" w:date="2025-04-28T21:24:00Z" w16du:dateUtc="2025-04-28T14:24:00Z">
              <w:tcPr>
                <w:tcW w:w="3960" w:type="dxa"/>
              </w:tcPr>
            </w:tcPrChange>
          </w:tcPr>
          <w:p w14:paraId="637EFFC4" w14:textId="559C8458" w:rsidR="001D58DE" w:rsidRPr="00EC6195" w:rsidRDefault="001D58DE">
            <w:pPr>
              <w:spacing w:before="0" w:after="60"/>
              <w:ind w:firstLine="0"/>
              <w:rPr>
                <w:sz w:val="24"/>
                <w:szCs w:val="24"/>
              </w:rPr>
              <w:pPrChange w:id="12327" w:author="Huyen Tran Thu" w:date="2023-03-30T14:55:00Z">
                <w:pPr>
                  <w:spacing w:before="60" w:after="60"/>
                  <w:ind w:firstLine="0"/>
                </w:pPr>
              </w:pPrChange>
            </w:pPr>
            <w:r w:rsidRPr="00EC6195">
              <w:rPr>
                <w:sz w:val="24"/>
                <w:szCs w:val="24"/>
              </w:rPr>
              <w:t>Dệt may</w:t>
            </w:r>
          </w:p>
        </w:tc>
        <w:tc>
          <w:tcPr>
            <w:tcW w:w="3767" w:type="dxa"/>
            <w:tcPrChange w:id="12328" w:author="Huyen Tran Thu" w:date="2025-04-28T21:24:00Z" w16du:dateUtc="2025-04-28T14:24:00Z">
              <w:tcPr>
                <w:tcW w:w="3870" w:type="dxa"/>
              </w:tcPr>
            </w:tcPrChange>
          </w:tcPr>
          <w:p w14:paraId="1A26FEE3" w14:textId="3970555F" w:rsidR="001D58DE" w:rsidRPr="00EC6195" w:rsidRDefault="00690099">
            <w:pPr>
              <w:spacing w:before="0" w:after="60"/>
              <w:ind w:firstLine="0"/>
              <w:jc w:val="center"/>
              <w:rPr>
                <w:sz w:val="24"/>
                <w:szCs w:val="24"/>
              </w:rPr>
              <w:pPrChange w:id="12329" w:author="Huyen Tran Thu" w:date="2023-03-30T14:55:00Z">
                <w:pPr>
                  <w:spacing w:before="60" w:after="60"/>
                  <w:ind w:firstLine="0"/>
                  <w:jc w:val="center"/>
                </w:pPr>
              </w:pPrChange>
            </w:pPr>
            <w:r w:rsidRPr="00EC6195">
              <w:rPr>
                <w:sz w:val="24"/>
                <w:szCs w:val="24"/>
              </w:rPr>
              <w:t>50</w:t>
            </w:r>
          </w:p>
        </w:tc>
      </w:tr>
      <w:tr w:rsidR="001D58DE" w:rsidRPr="00EC6195" w14:paraId="792746AE" w14:textId="77777777" w:rsidTr="00AB6CC1">
        <w:tc>
          <w:tcPr>
            <w:tcW w:w="1433" w:type="dxa"/>
            <w:tcPrChange w:id="12330" w:author="Huyen Tran Thu" w:date="2025-04-28T21:24:00Z" w16du:dateUtc="2025-04-28T14:24:00Z">
              <w:tcPr>
                <w:tcW w:w="1458" w:type="dxa"/>
              </w:tcPr>
            </w:tcPrChange>
          </w:tcPr>
          <w:p w14:paraId="3FE6C7AB" w14:textId="5EEA3E8E" w:rsidR="001D58DE" w:rsidRPr="00EC6195" w:rsidRDefault="001D58DE">
            <w:pPr>
              <w:spacing w:before="0" w:after="60"/>
              <w:ind w:firstLine="0"/>
              <w:jc w:val="center"/>
              <w:rPr>
                <w:sz w:val="24"/>
                <w:szCs w:val="24"/>
              </w:rPr>
              <w:pPrChange w:id="12331" w:author="Huyen Tran Thu" w:date="2023-03-30T14:55:00Z">
                <w:pPr>
                  <w:spacing w:before="60" w:after="60"/>
                  <w:ind w:firstLine="0"/>
                  <w:jc w:val="center"/>
                </w:pPr>
              </w:pPrChange>
            </w:pPr>
            <w:r w:rsidRPr="00EC6195">
              <w:rPr>
                <w:sz w:val="24"/>
                <w:szCs w:val="24"/>
              </w:rPr>
              <w:t>3</w:t>
            </w:r>
          </w:p>
        </w:tc>
        <w:tc>
          <w:tcPr>
            <w:tcW w:w="3862" w:type="dxa"/>
            <w:tcPrChange w:id="12332" w:author="Huyen Tran Thu" w:date="2025-04-28T21:24:00Z" w16du:dateUtc="2025-04-28T14:24:00Z">
              <w:tcPr>
                <w:tcW w:w="3960" w:type="dxa"/>
              </w:tcPr>
            </w:tcPrChange>
          </w:tcPr>
          <w:p w14:paraId="1386CE1B" w14:textId="0232F351" w:rsidR="001D58DE" w:rsidRPr="00EC6195" w:rsidRDefault="001D58DE">
            <w:pPr>
              <w:spacing w:before="0" w:after="60"/>
              <w:ind w:firstLine="0"/>
              <w:rPr>
                <w:sz w:val="24"/>
                <w:szCs w:val="24"/>
              </w:rPr>
              <w:pPrChange w:id="12333" w:author="Huyen Tran Thu" w:date="2023-03-30T14:55:00Z">
                <w:pPr>
                  <w:spacing w:before="60" w:after="60"/>
                  <w:ind w:firstLine="0"/>
                </w:pPr>
              </w:pPrChange>
            </w:pPr>
            <w:r w:rsidRPr="00EC6195">
              <w:rPr>
                <w:sz w:val="24"/>
                <w:szCs w:val="24"/>
              </w:rPr>
              <w:t>Gỗ</w:t>
            </w:r>
          </w:p>
        </w:tc>
        <w:tc>
          <w:tcPr>
            <w:tcW w:w="3767" w:type="dxa"/>
            <w:tcPrChange w:id="12334" w:author="Huyen Tran Thu" w:date="2025-04-28T21:24:00Z" w16du:dateUtc="2025-04-28T14:24:00Z">
              <w:tcPr>
                <w:tcW w:w="3870" w:type="dxa"/>
              </w:tcPr>
            </w:tcPrChange>
          </w:tcPr>
          <w:p w14:paraId="359D9343" w14:textId="6A3D7F7B" w:rsidR="001D58DE" w:rsidRPr="00EC6195" w:rsidRDefault="00690099">
            <w:pPr>
              <w:spacing w:before="0" w:after="60"/>
              <w:ind w:firstLine="0"/>
              <w:jc w:val="center"/>
              <w:rPr>
                <w:sz w:val="24"/>
                <w:szCs w:val="24"/>
              </w:rPr>
              <w:pPrChange w:id="12335" w:author="Huyen Tran Thu" w:date="2023-03-30T14:55:00Z">
                <w:pPr>
                  <w:spacing w:before="60" w:after="60"/>
                  <w:ind w:firstLine="0"/>
                  <w:jc w:val="center"/>
                </w:pPr>
              </w:pPrChange>
            </w:pPr>
            <w:r w:rsidRPr="00EC6195">
              <w:rPr>
                <w:sz w:val="24"/>
                <w:szCs w:val="24"/>
              </w:rPr>
              <w:t>50</w:t>
            </w:r>
          </w:p>
        </w:tc>
      </w:tr>
      <w:tr w:rsidR="001D58DE" w:rsidRPr="00EC6195" w14:paraId="74456AC3" w14:textId="77777777" w:rsidTr="00AB6CC1">
        <w:tc>
          <w:tcPr>
            <w:tcW w:w="1433" w:type="dxa"/>
            <w:tcPrChange w:id="12336" w:author="Huyen Tran Thu" w:date="2025-04-28T21:24:00Z" w16du:dateUtc="2025-04-28T14:24:00Z">
              <w:tcPr>
                <w:tcW w:w="1458" w:type="dxa"/>
              </w:tcPr>
            </w:tcPrChange>
          </w:tcPr>
          <w:p w14:paraId="72CF7D24" w14:textId="5B6EC88B" w:rsidR="001D58DE" w:rsidRPr="00EC6195" w:rsidRDefault="001D58DE">
            <w:pPr>
              <w:spacing w:before="0" w:after="60"/>
              <w:ind w:firstLine="0"/>
              <w:jc w:val="center"/>
              <w:rPr>
                <w:sz w:val="24"/>
                <w:szCs w:val="24"/>
              </w:rPr>
              <w:pPrChange w:id="12337" w:author="Huyen Tran Thu" w:date="2023-03-30T14:55:00Z">
                <w:pPr>
                  <w:spacing w:before="60" w:after="60"/>
                  <w:ind w:firstLine="0"/>
                  <w:jc w:val="center"/>
                </w:pPr>
              </w:pPrChange>
            </w:pPr>
            <w:r w:rsidRPr="00EC6195">
              <w:rPr>
                <w:sz w:val="24"/>
                <w:szCs w:val="24"/>
              </w:rPr>
              <w:t>4</w:t>
            </w:r>
          </w:p>
        </w:tc>
        <w:tc>
          <w:tcPr>
            <w:tcW w:w="3862" w:type="dxa"/>
            <w:tcPrChange w:id="12338" w:author="Huyen Tran Thu" w:date="2025-04-28T21:24:00Z" w16du:dateUtc="2025-04-28T14:24:00Z">
              <w:tcPr>
                <w:tcW w:w="3960" w:type="dxa"/>
              </w:tcPr>
            </w:tcPrChange>
          </w:tcPr>
          <w:p w14:paraId="1D00B8B4" w14:textId="353A5914" w:rsidR="001D58DE" w:rsidRPr="00EC6195" w:rsidRDefault="001D58DE">
            <w:pPr>
              <w:spacing w:before="0" w:after="60"/>
              <w:ind w:firstLine="0"/>
              <w:rPr>
                <w:sz w:val="24"/>
                <w:szCs w:val="24"/>
              </w:rPr>
              <w:pPrChange w:id="12339" w:author="Huyen Tran Thu" w:date="2023-03-30T14:55:00Z">
                <w:pPr>
                  <w:spacing w:before="60" w:after="60"/>
                  <w:ind w:firstLine="0"/>
                </w:pPr>
              </w:pPrChange>
            </w:pPr>
            <w:r w:rsidRPr="00EC6195">
              <w:rPr>
                <w:sz w:val="24"/>
                <w:szCs w:val="24"/>
              </w:rPr>
              <w:t>Tã lót</w:t>
            </w:r>
          </w:p>
        </w:tc>
        <w:tc>
          <w:tcPr>
            <w:tcW w:w="3767" w:type="dxa"/>
            <w:tcPrChange w:id="12340" w:author="Huyen Tran Thu" w:date="2025-04-28T21:24:00Z" w16du:dateUtc="2025-04-28T14:24:00Z">
              <w:tcPr>
                <w:tcW w:w="3870" w:type="dxa"/>
              </w:tcPr>
            </w:tcPrChange>
          </w:tcPr>
          <w:p w14:paraId="3FBA9726" w14:textId="2E47CDB0" w:rsidR="001D58DE" w:rsidRPr="00EC6195" w:rsidRDefault="00690099">
            <w:pPr>
              <w:spacing w:before="0" w:after="60"/>
              <w:ind w:firstLine="0"/>
              <w:jc w:val="center"/>
              <w:rPr>
                <w:sz w:val="24"/>
                <w:szCs w:val="24"/>
              </w:rPr>
              <w:pPrChange w:id="12341" w:author="Huyen Tran Thu" w:date="2023-03-30T14:55:00Z">
                <w:pPr>
                  <w:spacing w:before="60" w:after="60"/>
                  <w:ind w:firstLine="0"/>
                  <w:jc w:val="center"/>
                </w:pPr>
              </w:pPrChange>
            </w:pPr>
            <w:r w:rsidRPr="00EC6195">
              <w:rPr>
                <w:sz w:val="24"/>
                <w:szCs w:val="24"/>
              </w:rPr>
              <w:t>70</w:t>
            </w:r>
          </w:p>
        </w:tc>
      </w:tr>
      <w:tr w:rsidR="001D58DE" w:rsidRPr="00EC6195" w14:paraId="733E2D96" w14:textId="77777777" w:rsidTr="00AB6CC1">
        <w:tc>
          <w:tcPr>
            <w:tcW w:w="1433" w:type="dxa"/>
            <w:tcPrChange w:id="12342" w:author="Huyen Tran Thu" w:date="2025-04-28T21:24:00Z" w16du:dateUtc="2025-04-28T14:24:00Z">
              <w:tcPr>
                <w:tcW w:w="1458" w:type="dxa"/>
              </w:tcPr>
            </w:tcPrChange>
          </w:tcPr>
          <w:p w14:paraId="261DB281" w14:textId="4410591C" w:rsidR="001D58DE" w:rsidRPr="00EC6195" w:rsidRDefault="001D58DE">
            <w:pPr>
              <w:spacing w:before="0" w:after="60"/>
              <w:ind w:firstLine="0"/>
              <w:jc w:val="center"/>
              <w:rPr>
                <w:sz w:val="24"/>
                <w:szCs w:val="24"/>
              </w:rPr>
              <w:pPrChange w:id="12343" w:author="Huyen Tran Thu" w:date="2023-03-30T14:55:00Z">
                <w:pPr>
                  <w:spacing w:before="60" w:after="60"/>
                  <w:ind w:firstLine="0"/>
                  <w:jc w:val="center"/>
                </w:pPr>
              </w:pPrChange>
            </w:pPr>
            <w:r w:rsidRPr="00EC6195">
              <w:rPr>
                <w:sz w:val="24"/>
                <w:szCs w:val="24"/>
              </w:rPr>
              <w:t>5</w:t>
            </w:r>
          </w:p>
        </w:tc>
        <w:tc>
          <w:tcPr>
            <w:tcW w:w="3862" w:type="dxa"/>
            <w:tcPrChange w:id="12344" w:author="Huyen Tran Thu" w:date="2025-04-28T21:24:00Z" w16du:dateUtc="2025-04-28T14:24:00Z">
              <w:tcPr>
                <w:tcW w:w="3960" w:type="dxa"/>
              </w:tcPr>
            </w:tcPrChange>
          </w:tcPr>
          <w:p w14:paraId="5C55B57C" w14:textId="7A4908D3" w:rsidR="001D58DE" w:rsidRPr="00EC6195" w:rsidRDefault="001D58DE">
            <w:pPr>
              <w:spacing w:before="0" w:after="60"/>
              <w:ind w:firstLine="0"/>
              <w:rPr>
                <w:sz w:val="24"/>
                <w:szCs w:val="24"/>
              </w:rPr>
              <w:pPrChange w:id="12345" w:author="Huyen Tran Thu" w:date="2023-03-30T14:55:00Z">
                <w:pPr>
                  <w:spacing w:before="60" w:after="60"/>
                  <w:ind w:firstLine="0"/>
                </w:pPr>
              </w:pPrChange>
            </w:pPr>
            <w:r w:rsidRPr="00EC6195">
              <w:rPr>
                <w:sz w:val="24"/>
                <w:szCs w:val="24"/>
              </w:rPr>
              <w:t>Thực phẩm, chất hữu cơ</w:t>
            </w:r>
          </w:p>
        </w:tc>
        <w:tc>
          <w:tcPr>
            <w:tcW w:w="3767" w:type="dxa"/>
            <w:tcPrChange w:id="12346" w:author="Huyen Tran Thu" w:date="2025-04-28T21:24:00Z" w16du:dateUtc="2025-04-28T14:24:00Z">
              <w:tcPr>
                <w:tcW w:w="3870" w:type="dxa"/>
              </w:tcPr>
            </w:tcPrChange>
          </w:tcPr>
          <w:p w14:paraId="5F203FD8" w14:textId="12BF5A54" w:rsidR="001D58DE" w:rsidRPr="00EC6195" w:rsidRDefault="00690099">
            <w:pPr>
              <w:spacing w:before="0" w:after="60"/>
              <w:ind w:firstLine="0"/>
              <w:jc w:val="center"/>
              <w:rPr>
                <w:sz w:val="24"/>
                <w:szCs w:val="24"/>
              </w:rPr>
              <w:pPrChange w:id="12347" w:author="Huyen Tran Thu" w:date="2023-03-30T14:55:00Z">
                <w:pPr>
                  <w:spacing w:before="60" w:after="60"/>
                  <w:ind w:firstLine="0"/>
                  <w:jc w:val="center"/>
                </w:pPr>
              </w:pPrChange>
            </w:pPr>
            <w:r w:rsidRPr="00EC6195">
              <w:rPr>
                <w:sz w:val="24"/>
                <w:szCs w:val="24"/>
              </w:rPr>
              <w:t>38</w:t>
            </w:r>
          </w:p>
        </w:tc>
      </w:tr>
      <w:tr w:rsidR="001D58DE" w:rsidRPr="00EC6195" w14:paraId="5A3F7D02" w14:textId="77777777" w:rsidTr="00AB6CC1">
        <w:tc>
          <w:tcPr>
            <w:tcW w:w="1433" w:type="dxa"/>
            <w:tcPrChange w:id="12348" w:author="Huyen Tran Thu" w:date="2025-04-28T21:24:00Z" w16du:dateUtc="2025-04-28T14:24:00Z">
              <w:tcPr>
                <w:tcW w:w="1458" w:type="dxa"/>
              </w:tcPr>
            </w:tcPrChange>
          </w:tcPr>
          <w:p w14:paraId="3367D7D1" w14:textId="42374E21" w:rsidR="001D58DE" w:rsidRPr="00EC6195" w:rsidRDefault="001D58DE">
            <w:pPr>
              <w:spacing w:before="0" w:after="60"/>
              <w:ind w:firstLine="0"/>
              <w:jc w:val="center"/>
              <w:rPr>
                <w:sz w:val="24"/>
                <w:szCs w:val="24"/>
              </w:rPr>
              <w:pPrChange w:id="12349" w:author="Huyen Tran Thu" w:date="2023-03-30T14:55:00Z">
                <w:pPr>
                  <w:spacing w:before="60" w:after="60"/>
                  <w:ind w:firstLine="0"/>
                  <w:jc w:val="center"/>
                </w:pPr>
              </w:pPrChange>
            </w:pPr>
            <w:r w:rsidRPr="00EC6195">
              <w:rPr>
                <w:sz w:val="24"/>
                <w:szCs w:val="24"/>
              </w:rPr>
              <w:t>6</w:t>
            </w:r>
          </w:p>
        </w:tc>
        <w:tc>
          <w:tcPr>
            <w:tcW w:w="3862" w:type="dxa"/>
            <w:tcPrChange w:id="12350" w:author="Huyen Tran Thu" w:date="2025-04-28T21:24:00Z" w16du:dateUtc="2025-04-28T14:24:00Z">
              <w:tcPr>
                <w:tcW w:w="3960" w:type="dxa"/>
              </w:tcPr>
            </w:tcPrChange>
          </w:tcPr>
          <w:p w14:paraId="31CF3E60" w14:textId="74F2ED5E" w:rsidR="001D58DE" w:rsidRPr="00EC6195" w:rsidRDefault="001D58DE">
            <w:pPr>
              <w:spacing w:before="0" w:after="60"/>
              <w:ind w:firstLine="0"/>
              <w:rPr>
                <w:sz w:val="24"/>
                <w:szCs w:val="24"/>
              </w:rPr>
              <w:pPrChange w:id="12351" w:author="Huyen Tran Thu" w:date="2023-03-30T14:55:00Z">
                <w:pPr>
                  <w:spacing w:before="60" w:after="60"/>
                  <w:ind w:firstLine="0"/>
                </w:pPr>
              </w:pPrChange>
            </w:pPr>
            <w:r w:rsidRPr="00EC6195">
              <w:rPr>
                <w:sz w:val="24"/>
                <w:szCs w:val="24"/>
              </w:rPr>
              <w:t>Cây cối</w:t>
            </w:r>
          </w:p>
        </w:tc>
        <w:tc>
          <w:tcPr>
            <w:tcW w:w="3767" w:type="dxa"/>
            <w:tcPrChange w:id="12352" w:author="Huyen Tran Thu" w:date="2025-04-28T21:24:00Z" w16du:dateUtc="2025-04-28T14:24:00Z">
              <w:tcPr>
                <w:tcW w:w="3870" w:type="dxa"/>
              </w:tcPr>
            </w:tcPrChange>
          </w:tcPr>
          <w:p w14:paraId="7698AD5B" w14:textId="56F3BBF0" w:rsidR="001D58DE" w:rsidRPr="00EC6195" w:rsidRDefault="00690099">
            <w:pPr>
              <w:spacing w:before="0" w:after="60"/>
              <w:ind w:firstLine="0"/>
              <w:jc w:val="center"/>
              <w:rPr>
                <w:sz w:val="24"/>
                <w:szCs w:val="24"/>
              </w:rPr>
              <w:pPrChange w:id="12353" w:author="Huyen Tran Thu" w:date="2023-03-30T14:55:00Z">
                <w:pPr>
                  <w:spacing w:before="60" w:after="60"/>
                  <w:ind w:firstLine="0"/>
                  <w:jc w:val="center"/>
                </w:pPr>
              </w:pPrChange>
            </w:pPr>
            <w:r w:rsidRPr="00EC6195">
              <w:rPr>
                <w:sz w:val="24"/>
                <w:szCs w:val="24"/>
              </w:rPr>
              <w:t>49</w:t>
            </w:r>
          </w:p>
        </w:tc>
      </w:tr>
      <w:tr w:rsidR="001D58DE" w:rsidRPr="00EC6195" w14:paraId="109C704B" w14:textId="77777777" w:rsidTr="00AB6CC1">
        <w:tc>
          <w:tcPr>
            <w:tcW w:w="1433" w:type="dxa"/>
            <w:tcPrChange w:id="12354" w:author="Huyen Tran Thu" w:date="2025-04-28T21:24:00Z" w16du:dateUtc="2025-04-28T14:24:00Z">
              <w:tcPr>
                <w:tcW w:w="1458" w:type="dxa"/>
              </w:tcPr>
            </w:tcPrChange>
          </w:tcPr>
          <w:p w14:paraId="50ABA6CB" w14:textId="5EBD225A" w:rsidR="001D58DE" w:rsidRPr="00EC6195" w:rsidRDefault="001D58DE">
            <w:pPr>
              <w:spacing w:before="0" w:after="60"/>
              <w:ind w:firstLine="0"/>
              <w:jc w:val="center"/>
              <w:rPr>
                <w:sz w:val="24"/>
                <w:szCs w:val="24"/>
              </w:rPr>
              <w:pPrChange w:id="12355" w:author="Huyen Tran Thu" w:date="2023-03-30T14:55:00Z">
                <w:pPr>
                  <w:spacing w:before="60" w:after="60"/>
                  <w:ind w:firstLine="0"/>
                  <w:jc w:val="center"/>
                </w:pPr>
              </w:pPrChange>
            </w:pPr>
            <w:r w:rsidRPr="00EC6195">
              <w:rPr>
                <w:sz w:val="24"/>
                <w:szCs w:val="24"/>
              </w:rPr>
              <w:t>7</w:t>
            </w:r>
          </w:p>
        </w:tc>
        <w:tc>
          <w:tcPr>
            <w:tcW w:w="3862" w:type="dxa"/>
            <w:tcPrChange w:id="12356" w:author="Huyen Tran Thu" w:date="2025-04-28T21:24:00Z" w16du:dateUtc="2025-04-28T14:24:00Z">
              <w:tcPr>
                <w:tcW w:w="3960" w:type="dxa"/>
              </w:tcPr>
            </w:tcPrChange>
          </w:tcPr>
          <w:p w14:paraId="642A9741" w14:textId="02F5278E" w:rsidR="001D58DE" w:rsidRPr="00EC6195" w:rsidRDefault="001D58DE">
            <w:pPr>
              <w:spacing w:before="0" w:after="60"/>
              <w:ind w:firstLine="0"/>
              <w:rPr>
                <w:sz w:val="24"/>
                <w:szCs w:val="24"/>
              </w:rPr>
              <w:pPrChange w:id="12357" w:author="Huyen Tran Thu" w:date="2023-03-30T14:55:00Z">
                <w:pPr>
                  <w:spacing w:before="60" w:after="60"/>
                  <w:ind w:firstLine="0"/>
                </w:pPr>
              </w:pPrChange>
            </w:pPr>
            <w:r w:rsidRPr="00EC6195">
              <w:rPr>
                <w:sz w:val="24"/>
                <w:szCs w:val="24"/>
              </w:rPr>
              <w:t>Giấy</w:t>
            </w:r>
          </w:p>
        </w:tc>
        <w:tc>
          <w:tcPr>
            <w:tcW w:w="3767" w:type="dxa"/>
            <w:tcPrChange w:id="12358" w:author="Huyen Tran Thu" w:date="2025-04-28T21:24:00Z" w16du:dateUtc="2025-04-28T14:24:00Z">
              <w:tcPr>
                <w:tcW w:w="3870" w:type="dxa"/>
              </w:tcPr>
            </w:tcPrChange>
          </w:tcPr>
          <w:p w14:paraId="50F98CD4" w14:textId="76EBF653" w:rsidR="001D58DE" w:rsidRPr="00EC6195" w:rsidRDefault="00690099">
            <w:pPr>
              <w:spacing w:before="0" w:after="60"/>
              <w:ind w:firstLine="0"/>
              <w:jc w:val="center"/>
              <w:rPr>
                <w:sz w:val="24"/>
                <w:szCs w:val="24"/>
              </w:rPr>
              <w:pPrChange w:id="12359" w:author="Huyen Tran Thu" w:date="2023-03-30T14:55:00Z">
                <w:pPr>
                  <w:spacing w:before="60" w:after="60"/>
                  <w:ind w:firstLine="0"/>
                  <w:jc w:val="center"/>
                </w:pPr>
              </w:pPrChange>
            </w:pPr>
            <w:r w:rsidRPr="00EC6195">
              <w:rPr>
                <w:sz w:val="24"/>
                <w:szCs w:val="24"/>
              </w:rPr>
              <w:t>46</w:t>
            </w:r>
          </w:p>
        </w:tc>
      </w:tr>
      <w:tr w:rsidR="00690099" w:rsidRPr="00EC6195" w14:paraId="702B5CA6" w14:textId="77777777" w:rsidTr="00AB6CC1">
        <w:tc>
          <w:tcPr>
            <w:tcW w:w="1433" w:type="dxa"/>
            <w:tcPrChange w:id="12360" w:author="Huyen Tran Thu" w:date="2025-04-28T21:24:00Z" w16du:dateUtc="2025-04-28T14:24:00Z">
              <w:tcPr>
                <w:tcW w:w="1458" w:type="dxa"/>
              </w:tcPr>
            </w:tcPrChange>
          </w:tcPr>
          <w:p w14:paraId="4D9B75C5" w14:textId="1ED32C66" w:rsidR="00690099" w:rsidRPr="00EC6195" w:rsidRDefault="00690099">
            <w:pPr>
              <w:spacing w:before="0" w:after="60"/>
              <w:ind w:firstLine="0"/>
              <w:jc w:val="center"/>
              <w:rPr>
                <w:sz w:val="24"/>
                <w:szCs w:val="24"/>
              </w:rPr>
              <w:pPrChange w:id="12361" w:author="Huyen Tran Thu" w:date="2023-03-30T14:55:00Z">
                <w:pPr>
                  <w:spacing w:before="60" w:after="60"/>
                  <w:ind w:firstLine="0"/>
                  <w:jc w:val="center"/>
                </w:pPr>
              </w:pPrChange>
            </w:pPr>
            <w:r w:rsidRPr="00EC6195">
              <w:rPr>
                <w:b/>
                <w:bCs/>
                <w:sz w:val="24"/>
                <w:szCs w:val="24"/>
              </w:rPr>
              <w:t>II</w:t>
            </w:r>
          </w:p>
        </w:tc>
        <w:tc>
          <w:tcPr>
            <w:tcW w:w="3862" w:type="dxa"/>
            <w:tcPrChange w:id="12362" w:author="Huyen Tran Thu" w:date="2025-04-28T21:24:00Z" w16du:dateUtc="2025-04-28T14:24:00Z">
              <w:tcPr>
                <w:tcW w:w="3960" w:type="dxa"/>
              </w:tcPr>
            </w:tcPrChange>
          </w:tcPr>
          <w:p w14:paraId="6001DC35" w14:textId="365C0676" w:rsidR="00690099" w:rsidRPr="00EC6195" w:rsidRDefault="00690099">
            <w:pPr>
              <w:spacing w:before="0" w:after="60"/>
              <w:ind w:firstLine="0"/>
              <w:rPr>
                <w:sz w:val="24"/>
                <w:szCs w:val="24"/>
              </w:rPr>
              <w:pPrChange w:id="12363" w:author="Huyen Tran Thu" w:date="2023-03-30T14:55:00Z">
                <w:pPr>
                  <w:spacing w:before="60" w:after="60"/>
                  <w:ind w:firstLine="0"/>
                </w:pPr>
              </w:pPrChange>
            </w:pPr>
            <w:r w:rsidRPr="00EC6195">
              <w:rPr>
                <w:b/>
                <w:bCs/>
                <w:sz w:val="24"/>
                <w:szCs w:val="24"/>
              </w:rPr>
              <w:t>Chất thải</w:t>
            </w:r>
            <w:ins w:id="12364" w:author="Huyen Tran Thu" w:date="2025-04-28T21:24:00Z" w16du:dateUtc="2025-04-28T14:24:00Z">
              <w:r w:rsidR="00AB6CC1">
                <w:rPr>
                  <w:b/>
                  <w:bCs/>
                  <w:sz w:val="24"/>
                  <w:szCs w:val="24"/>
                </w:rPr>
                <w:t xml:space="preserve"> nguy hại</w:t>
              </w:r>
            </w:ins>
            <w:del w:id="12365" w:author="Huyen Tran Thu" w:date="2025-04-28T21:24:00Z" w16du:dateUtc="2025-04-28T14:24:00Z">
              <w:r w:rsidRPr="00EC6195" w:rsidDel="00AB6CC1">
                <w:rPr>
                  <w:b/>
                  <w:bCs/>
                  <w:sz w:val="24"/>
                  <w:szCs w:val="24"/>
                </w:rPr>
                <w:delText xml:space="preserve"> y tế</w:delText>
              </w:r>
            </w:del>
          </w:p>
        </w:tc>
        <w:tc>
          <w:tcPr>
            <w:tcW w:w="3767" w:type="dxa"/>
            <w:tcPrChange w:id="12366" w:author="Huyen Tran Thu" w:date="2025-04-28T21:24:00Z" w16du:dateUtc="2025-04-28T14:24:00Z">
              <w:tcPr>
                <w:tcW w:w="3870" w:type="dxa"/>
              </w:tcPr>
            </w:tcPrChange>
          </w:tcPr>
          <w:p w14:paraId="4269CEB2" w14:textId="325895B2" w:rsidR="00690099" w:rsidRPr="004D3EF4" w:rsidRDefault="00AB6CC1">
            <w:pPr>
              <w:spacing w:before="0" w:after="60"/>
              <w:ind w:hanging="14"/>
              <w:jc w:val="center"/>
              <w:rPr>
                <w:sz w:val="24"/>
                <w:szCs w:val="24"/>
              </w:rPr>
              <w:pPrChange w:id="12367" w:author="Huyen Tran Thu" w:date="2023-03-30T14:55:00Z">
                <w:pPr>
                  <w:spacing w:before="60" w:after="60"/>
                  <w:ind w:hanging="14"/>
                  <w:jc w:val="center"/>
                </w:pPr>
              </w:pPrChange>
            </w:pPr>
            <w:ins w:id="12368" w:author="Huyen Tran Thu" w:date="2025-04-28T21:24:00Z" w16du:dateUtc="2025-04-28T14:24:00Z">
              <w:r>
                <w:rPr>
                  <w:sz w:val="24"/>
                  <w:szCs w:val="24"/>
                </w:rPr>
                <w:t>51</w:t>
              </w:r>
            </w:ins>
            <w:del w:id="12369" w:author="Huyen Tran Thu" w:date="2023-03-30T09:48:00Z">
              <w:r w:rsidR="00690099" w:rsidRPr="004D3EF4" w:rsidDel="00142027">
                <w:rPr>
                  <w:sz w:val="24"/>
                  <w:szCs w:val="24"/>
                </w:rPr>
                <w:delText>75</w:delText>
              </w:r>
            </w:del>
          </w:p>
        </w:tc>
      </w:tr>
      <w:tr w:rsidR="00690099" w:rsidRPr="00EC6195" w:rsidDel="00AB6CC1" w14:paraId="1BD469C1" w14:textId="144BEFF6" w:rsidTr="00AB6CC1">
        <w:trPr>
          <w:del w:id="12370" w:author="Huyen Tran Thu" w:date="2025-04-28T21:24:00Z"/>
        </w:trPr>
        <w:tc>
          <w:tcPr>
            <w:tcW w:w="1433" w:type="dxa"/>
            <w:tcPrChange w:id="12371" w:author="Huyen Tran Thu" w:date="2025-04-28T21:24:00Z" w16du:dateUtc="2025-04-28T14:24:00Z">
              <w:tcPr>
                <w:tcW w:w="1458" w:type="dxa"/>
              </w:tcPr>
            </w:tcPrChange>
          </w:tcPr>
          <w:p w14:paraId="4A8E5247" w14:textId="79E245AD" w:rsidR="00690099" w:rsidRPr="00EC6195" w:rsidDel="00AB6CC1" w:rsidRDefault="00690099">
            <w:pPr>
              <w:spacing w:before="0" w:after="60"/>
              <w:ind w:firstLine="0"/>
              <w:jc w:val="center"/>
              <w:rPr>
                <w:del w:id="12372" w:author="Huyen Tran Thu" w:date="2025-04-28T21:24:00Z" w16du:dateUtc="2025-04-28T14:24:00Z"/>
                <w:sz w:val="24"/>
                <w:szCs w:val="24"/>
              </w:rPr>
              <w:pPrChange w:id="12373" w:author="Huyen Tran Thu" w:date="2023-03-30T14:55:00Z">
                <w:pPr>
                  <w:spacing w:before="60" w:after="60"/>
                  <w:ind w:firstLine="0"/>
                  <w:jc w:val="center"/>
                </w:pPr>
              </w:pPrChange>
            </w:pPr>
            <w:del w:id="12374" w:author="Huyen Tran Thu" w:date="2025-04-28T21:24:00Z" w16du:dateUtc="2025-04-28T14:24:00Z">
              <w:r w:rsidRPr="00EC6195" w:rsidDel="00AB6CC1">
                <w:rPr>
                  <w:b/>
                  <w:bCs/>
                  <w:sz w:val="24"/>
                  <w:szCs w:val="24"/>
                </w:rPr>
                <w:delText>III</w:delText>
              </w:r>
            </w:del>
          </w:p>
        </w:tc>
        <w:tc>
          <w:tcPr>
            <w:tcW w:w="3862" w:type="dxa"/>
            <w:tcPrChange w:id="12375" w:author="Huyen Tran Thu" w:date="2025-04-28T21:24:00Z" w16du:dateUtc="2025-04-28T14:24:00Z">
              <w:tcPr>
                <w:tcW w:w="3960" w:type="dxa"/>
              </w:tcPr>
            </w:tcPrChange>
          </w:tcPr>
          <w:p w14:paraId="50F73EF1" w14:textId="49CC6B48" w:rsidR="00690099" w:rsidRPr="00EC6195" w:rsidDel="00AB6CC1" w:rsidRDefault="00690099">
            <w:pPr>
              <w:spacing w:before="0" w:after="60"/>
              <w:ind w:firstLine="0"/>
              <w:rPr>
                <w:del w:id="12376" w:author="Huyen Tran Thu" w:date="2025-04-28T21:24:00Z" w16du:dateUtc="2025-04-28T14:24:00Z"/>
                <w:sz w:val="24"/>
                <w:szCs w:val="24"/>
              </w:rPr>
              <w:pPrChange w:id="12377" w:author="Huyen Tran Thu" w:date="2023-03-30T14:55:00Z">
                <w:pPr>
                  <w:spacing w:before="60" w:after="60"/>
                  <w:ind w:firstLine="0"/>
                </w:pPr>
              </w:pPrChange>
            </w:pPr>
            <w:del w:id="12378" w:author="Huyen Tran Thu" w:date="2025-04-28T21:24:00Z" w16du:dateUtc="2025-04-28T14:24:00Z">
              <w:r w:rsidRPr="00EC6195" w:rsidDel="00AB6CC1">
                <w:rPr>
                  <w:b/>
                  <w:bCs/>
                  <w:sz w:val="24"/>
                  <w:szCs w:val="24"/>
                </w:rPr>
                <w:delText>Chất thải công nghiệp</w:delText>
              </w:r>
            </w:del>
          </w:p>
        </w:tc>
        <w:tc>
          <w:tcPr>
            <w:tcW w:w="3767" w:type="dxa"/>
            <w:tcPrChange w:id="12379" w:author="Huyen Tran Thu" w:date="2025-04-28T21:24:00Z" w16du:dateUtc="2025-04-28T14:24:00Z">
              <w:tcPr>
                <w:tcW w:w="3870" w:type="dxa"/>
              </w:tcPr>
            </w:tcPrChange>
          </w:tcPr>
          <w:p w14:paraId="38367287" w14:textId="243B5C2D" w:rsidR="00690099" w:rsidRPr="004D3EF4" w:rsidDel="00AB6CC1" w:rsidRDefault="00690099">
            <w:pPr>
              <w:spacing w:before="0" w:after="60"/>
              <w:ind w:hanging="14"/>
              <w:jc w:val="center"/>
              <w:rPr>
                <w:del w:id="12380" w:author="Huyen Tran Thu" w:date="2025-04-28T21:24:00Z" w16du:dateUtc="2025-04-28T14:24:00Z"/>
                <w:sz w:val="24"/>
                <w:szCs w:val="24"/>
              </w:rPr>
              <w:pPrChange w:id="12381" w:author="Huyen Tran Thu" w:date="2023-03-30T14:55:00Z">
                <w:pPr>
                  <w:spacing w:before="60" w:after="60"/>
                  <w:ind w:hanging="14"/>
                  <w:jc w:val="center"/>
                </w:pPr>
              </w:pPrChange>
            </w:pPr>
            <w:del w:id="12382" w:author="Huyen Tran Thu" w:date="2025-04-28T21:24:00Z" w16du:dateUtc="2025-04-28T14:24:00Z">
              <w:r w:rsidRPr="004D3EF4" w:rsidDel="00AB6CC1">
                <w:rPr>
                  <w:sz w:val="24"/>
                  <w:szCs w:val="24"/>
                </w:rPr>
                <w:delText>50</w:delText>
              </w:r>
            </w:del>
          </w:p>
        </w:tc>
      </w:tr>
      <w:tr w:rsidR="00690099" w:rsidRPr="00EC6195" w:rsidDel="00AB6CC1" w14:paraId="07EF9527" w14:textId="06AABA40" w:rsidTr="00AB6CC1">
        <w:trPr>
          <w:del w:id="12383" w:author="Huyen Tran Thu" w:date="2025-04-28T21:24:00Z"/>
        </w:trPr>
        <w:tc>
          <w:tcPr>
            <w:tcW w:w="1433" w:type="dxa"/>
            <w:tcPrChange w:id="12384" w:author="Huyen Tran Thu" w:date="2025-04-28T21:24:00Z" w16du:dateUtc="2025-04-28T14:24:00Z">
              <w:tcPr>
                <w:tcW w:w="1458" w:type="dxa"/>
              </w:tcPr>
            </w:tcPrChange>
          </w:tcPr>
          <w:p w14:paraId="3EE9DA3E" w14:textId="26279816" w:rsidR="00690099" w:rsidRPr="00EC6195" w:rsidDel="00AB6CC1" w:rsidRDefault="00690099">
            <w:pPr>
              <w:spacing w:before="0" w:after="60"/>
              <w:ind w:firstLine="0"/>
              <w:jc w:val="center"/>
              <w:rPr>
                <w:del w:id="12385" w:author="Huyen Tran Thu" w:date="2025-04-28T21:24:00Z" w16du:dateUtc="2025-04-28T14:24:00Z"/>
                <w:sz w:val="24"/>
                <w:szCs w:val="24"/>
              </w:rPr>
              <w:pPrChange w:id="12386" w:author="Huyen Tran Thu" w:date="2023-03-30T14:55:00Z">
                <w:pPr>
                  <w:spacing w:before="60" w:after="60"/>
                  <w:ind w:firstLine="0"/>
                  <w:jc w:val="center"/>
                </w:pPr>
              </w:pPrChange>
            </w:pPr>
            <w:del w:id="12387" w:author="Huyen Tran Thu" w:date="2025-04-28T21:24:00Z" w16du:dateUtc="2025-04-28T14:24:00Z">
              <w:r w:rsidRPr="00EC6195" w:rsidDel="00AB6CC1">
                <w:rPr>
                  <w:b/>
                  <w:bCs/>
                  <w:sz w:val="24"/>
                  <w:szCs w:val="24"/>
                </w:rPr>
                <w:delText>IV</w:delText>
              </w:r>
            </w:del>
          </w:p>
        </w:tc>
        <w:tc>
          <w:tcPr>
            <w:tcW w:w="3862" w:type="dxa"/>
            <w:tcPrChange w:id="12388" w:author="Huyen Tran Thu" w:date="2025-04-28T21:24:00Z" w16du:dateUtc="2025-04-28T14:24:00Z">
              <w:tcPr>
                <w:tcW w:w="3960" w:type="dxa"/>
              </w:tcPr>
            </w:tcPrChange>
          </w:tcPr>
          <w:p w14:paraId="2C666127" w14:textId="4C22B2DE" w:rsidR="00690099" w:rsidRPr="00EC6195" w:rsidDel="00AB6CC1" w:rsidRDefault="00690099">
            <w:pPr>
              <w:spacing w:before="0" w:after="60"/>
              <w:ind w:firstLine="0"/>
              <w:rPr>
                <w:del w:id="12389" w:author="Huyen Tran Thu" w:date="2025-04-28T21:24:00Z" w16du:dateUtc="2025-04-28T14:24:00Z"/>
                <w:sz w:val="24"/>
                <w:szCs w:val="24"/>
              </w:rPr>
              <w:pPrChange w:id="12390" w:author="Huyen Tran Thu" w:date="2023-03-30T14:55:00Z">
                <w:pPr>
                  <w:spacing w:before="60" w:after="60"/>
                  <w:ind w:firstLine="0"/>
                </w:pPr>
              </w:pPrChange>
            </w:pPr>
            <w:del w:id="12391" w:author="Huyen Tran Thu" w:date="2025-04-28T21:24:00Z" w16du:dateUtc="2025-04-28T14:24:00Z">
              <w:r w:rsidRPr="00EC6195" w:rsidDel="00AB6CC1">
                <w:rPr>
                  <w:b/>
                  <w:bCs/>
                  <w:sz w:val="24"/>
                  <w:szCs w:val="24"/>
                </w:rPr>
                <w:delText>Chất thải nông nghiệp</w:delText>
              </w:r>
            </w:del>
          </w:p>
        </w:tc>
        <w:tc>
          <w:tcPr>
            <w:tcW w:w="3767" w:type="dxa"/>
            <w:tcPrChange w:id="12392" w:author="Huyen Tran Thu" w:date="2025-04-28T21:24:00Z" w16du:dateUtc="2025-04-28T14:24:00Z">
              <w:tcPr>
                <w:tcW w:w="3870" w:type="dxa"/>
              </w:tcPr>
            </w:tcPrChange>
          </w:tcPr>
          <w:p w14:paraId="6EA9ECD5" w14:textId="03E86D03" w:rsidR="00690099" w:rsidRPr="004D3EF4" w:rsidDel="00AB6CC1" w:rsidRDefault="00690099">
            <w:pPr>
              <w:spacing w:before="0" w:after="60"/>
              <w:ind w:hanging="14"/>
              <w:jc w:val="center"/>
              <w:rPr>
                <w:del w:id="12393" w:author="Huyen Tran Thu" w:date="2025-04-28T21:24:00Z" w16du:dateUtc="2025-04-28T14:24:00Z"/>
                <w:sz w:val="24"/>
                <w:szCs w:val="24"/>
              </w:rPr>
              <w:pPrChange w:id="12394" w:author="Huyen Tran Thu" w:date="2023-03-30T14:55:00Z">
                <w:pPr>
                  <w:spacing w:before="60" w:after="60"/>
                  <w:ind w:hanging="14"/>
                  <w:jc w:val="center"/>
                </w:pPr>
              </w:pPrChange>
            </w:pPr>
            <w:del w:id="12395" w:author="Huyen Tran Thu" w:date="2023-03-30T09:48:00Z">
              <w:r w:rsidRPr="004D3EF4" w:rsidDel="00142027">
                <w:rPr>
                  <w:sz w:val="24"/>
                  <w:szCs w:val="24"/>
                </w:rPr>
                <w:delText>75</w:delText>
              </w:r>
            </w:del>
          </w:p>
        </w:tc>
      </w:tr>
    </w:tbl>
    <w:p w14:paraId="167DDE15" w14:textId="77777777" w:rsidR="00142027" w:rsidRDefault="001D58DE" w:rsidP="00EC6195">
      <w:pPr>
        <w:spacing w:before="0" w:after="0" w:line="240" w:lineRule="auto"/>
        <w:jc w:val="right"/>
        <w:rPr>
          <w:ins w:id="12396" w:author="Huyen Tran Thu" w:date="2023-03-30T09:47:00Z"/>
          <w:i/>
          <w:iCs/>
          <w:sz w:val="22"/>
          <w:lang w:val="en-US"/>
        </w:rPr>
      </w:pPr>
      <w:r w:rsidRPr="00EC6195">
        <w:rPr>
          <w:i/>
          <w:iCs/>
          <w:sz w:val="22"/>
        </w:rPr>
        <w:t xml:space="preserve">Nguồn: </w:t>
      </w:r>
      <w:r w:rsidRPr="00EC6195">
        <w:rPr>
          <w:i/>
          <w:iCs/>
          <w:sz w:val="22"/>
          <w:lang w:val="en-US"/>
        </w:rPr>
        <w:t>Bảng 2.4, trang 2.14, mục 2.3, chương 2, phần 5: Chất thải, IPCC2006</w:t>
      </w:r>
      <w:r w:rsidR="001331BC" w:rsidRPr="00EC6195">
        <w:rPr>
          <w:i/>
          <w:iCs/>
          <w:sz w:val="22"/>
          <w:lang w:val="en-US"/>
        </w:rPr>
        <w:t xml:space="preserve">. </w:t>
      </w:r>
      <w:r w:rsidR="00EC6195">
        <w:rPr>
          <w:i/>
          <w:iCs/>
          <w:sz w:val="22"/>
          <w:lang w:val="en-US"/>
        </w:rPr>
        <w:t xml:space="preserve"> </w:t>
      </w:r>
    </w:p>
    <w:p w14:paraId="5977242F" w14:textId="70E69966" w:rsidR="001D58DE" w:rsidRPr="00EC6195" w:rsidRDefault="00D004A8" w:rsidP="00EC6195">
      <w:pPr>
        <w:spacing w:before="0" w:after="0" w:line="240" w:lineRule="auto"/>
        <w:jc w:val="right"/>
        <w:rPr>
          <w:i/>
          <w:iCs/>
          <w:sz w:val="22"/>
          <w:lang w:val="en-US"/>
        </w:rPr>
      </w:pPr>
      <w:ins w:id="12397" w:author="Huyen Tran Thu" w:date="2023-03-30T10:51:00Z">
        <w:r w:rsidRPr="00EC6195">
          <w:rPr>
            <w:i/>
            <w:iCs/>
            <w:sz w:val="22"/>
            <w:lang w:val="en-US"/>
          </w:rPr>
          <w:t>Đối với chất thải y tế, công nghiệp và nông nghiệp dựa trên tính chất của chất thải tại Việt Nam để lựa chọn hệ số.</w:t>
        </w:r>
      </w:ins>
      <w:del w:id="12398" w:author="Huyen Tran Thu" w:date="2023-03-30T10:51:00Z">
        <w:r w:rsidR="001331BC" w:rsidRPr="00EC6195" w:rsidDel="00D004A8">
          <w:rPr>
            <w:i/>
            <w:iCs/>
            <w:sz w:val="22"/>
            <w:lang w:val="en-US"/>
          </w:rPr>
          <w:delText xml:space="preserve">Đối với chất thải y tế, công nghiệp </w:delText>
        </w:r>
      </w:del>
      <w:del w:id="12399" w:author="Huyen Tran Thu" w:date="2023-03-30T09:49:00Z">
        <w:r w:rsidR="001331BC" w:rsidRPr="00EC6195" w:rsidDel="00142027">
          <w:rPr>
            <w:i/>
            <w:iCs/>
            <w:sz w:val="22"/>
            <w:lang w:val="en-US"/>
          </w:rPr>
          <w:delText>và</w:delText>
        </w:r>
      </w:del>
      <w:del w:id="12400" w:author="Huyen Tran Thu" w:date="2023-03-30T10:51:00Z">
        <w:r w:rsidR="001331BC" w:rsidRPr="00EC6195" w:rsidDel="00D004A8">
          <w:rPr>
            <w:i/>
            <w:iCs/>
            <w:sz w:val="22"/>
            <w:lang w:val="en-US"/>
          </w:rPr>
          <w:delText xml:space="preserve"> nông nghiệp dựa trên tính chất của chất thải tại Việt Nam để lựa chọn hệ số.</w:delText>
        </w:r>
      </w:del>
      <w:r w:rsidR="001331BC" w:rsidRPr="00EC6195">
        <w:rPr>
          <w:i/>
          <w:iCs/>
          <w:sz w:val="22"/>
          <w:lang w:val="en-US"/>
        </w:rPr>
        <w:t xml:space="preserve"> </w:t>
      </w:r>
    </w:p>
    <w:p w14:paraId="1F9BB861" w14:textId="7EAF83F6" w:rsidR="001331BC" w:rsidRDefault="001331BC" w:rsidP="00932054">
      <w:pPr>
        <w:pStyle w:val="ListParagraph"/>
        <w:numPr>
          <w:ilvl w:val="0"/>
          <w:numId w:val="4"/>
        </w:numPr>
        <w:rPr>
          <w:i/>
          <w:iCs/>
          <w:lang w:val="en-US"/>
        </w:rPr>
      </w:pPr>
      <w:r>
        <w:rPr>
          <w:i/>
          <w:iCs/>
          <w:lang w:val="en-US"/>
        </w:rPr>
        <w:t>Tỷ lệ các-bon hóa thạch trong tổng số các-bon (FCF)</w:t>
      </w:r>
    </w:p>
    <w:p w14:paraId="5F26F5FE" w14:textId="5453B61B" w:rsidR="001331BC" w:rsidRDefault="001331BC" w:rsidP="001331BC">
      <w:pPr>
        <w:ind w:firstLine="720"/>
        <w:rPr>
          <w:ins w:id="12401" w:author="Huyen Tran Thu" w:date="2025-04-28T23:00:00Z" w16du:dateUtc="2025-04-28T16:00:00Z"/>
          <w:lang w:val="en-US"/>
        </w:rPr>
      </w:pPr>
      <w:r w:rsidRPr="001331BC">
        <w:rPr>
          <w:lang w:val="en-US"/>
        </w:rPr>
        <w:t xml:space="preserve">Sử dụng hệ số mặc định được đưa ra tại Bảng 2.4, trang 2.14, mục 2.3, chương 2, phần 5, IPCC2006. </w:t>
      </w:r>
      <w:r>
        <w:rPr>
          <w:lang w:val="en-US"/>
        </w:rPr>
        <w:t>Tỷ lệ</w:t>
      </w:r>
      <w:r w:rsidRPr="001331BC">
        <w:rPr>
          <w:lang w:val="en-US"/>
        </w:rPr>
        <w:t xml:space="preserve"> các-bon </w:t>
      </w:r>
      <w:r>
        <w:rPr>
          <w:lang w:val="en-US"/>
        </w:rPr>
        <w:t xml:space="preserve">hóa thạch </w:t>
      </w:r>
      <w:r w:rsidRPr="001331BC">
        <w:rPr>
          <w:lang w:val="en-US"/>
        </w:rPr>
        <w:t>trong</w:t>
      </w:r>
      <w:r>
        <w:rPr>
          <w:lang w:val="en-US"/>
        </w:rPr>
        <w:t xml:space="preserve"> tổng số các-bon</w:t>
      </w:r>
      <w:r w:rsidRPr="001331BC">
        <w:rPr>
          <w:lang w:val="en-US"/>
        </w:rPr>
        <w:t xml:space="preserve"> như sau: </w:t>
      </w:r>
    </w:p>
    <w:p w14:paraId="504407FF" w14:textId="0781C8A1" w:rsidR="00FD7EAF" w:rsidDel="00FD7EAF" w:rsidRDefault="003902CD">
      <w:pPr>
        <w:pStyle w:val="Caption"/>
        <w:rPr>
          <w:del w:id="12402" w:author="Huyen Tran Thu" w:date="2025-04-28T22:49:00Z" w16du:dateUtc="2025-04-28T15:49:00Z"/>
          <w:lang w:val="en-US"/>
        </w:rPr>
        <w:pPrChange w:id="12403" w:author="Huyen Tran Thu" w:date="2025-04-28T23:00:00Z" w16du:dateUtc="2025-04-28T16:00:00Z">
          <w:pPr>
            <w:ind w:firstLine="720"/>
          </w:pPr>
        </w:pPrChange>
      </w:pPr>
      <w:bookmarkStart w:id="12404" w:name="_Toc196773808"/>
      <w:ins w:id="12405" w:author="Huyen Tran Thu" w:date="2025-04-28T23:00:00Z" w16du:dateUtc="2025-04-28T16:00:00Z">
        <w:r>
          <w:t xml:space="preserve">Bảng 1. </w:t>
        </w:r>
        <w:r>
          <w:rPr>
            <w:b w:val="0"/>
            <w:bCs w:val="0"/>
          </w:rPr>
          <w:fldChar w:fldCharType="begin"/>
        </w:r>
        <w:r>
          <w:instrText xml:space="preserve"> SEQ Bảng_1. \* ARABIC </w:instrText>
        </w:r>
      </w:ins>
      <w:r>
        <w:rPr>
          <w:b w:val="0"/>
          <w:bCs w:val="0"/>
        </w:rPr>
        <w:fldChar w:fldCharType="separate"/>
      </w:r>
      <w:ins w:id="12406" w:author="Huyen Tran Thu" w:date="2025-04-28T23:00:00Z" w16du:dateUtc="2025-04-28T16:00:00Z">
        <w:r>
          <w:rPr>
            <w:noProof/>
          </w:rPr>
          <w:t>27</w:t>
        </w:r>
        <w:r>
          <w:rPr>
            <w:b w:val="0"/>
            <w:bCs w:val="0"/>
          </w:rPr>
          <w:fldChar w:fldCharType="end"/>
        </w:r>
        <w:r>
          <w:t xml:space="preserve"> </w:t>
        </w:r>
        <w:r>
          <w:rPr>
            <w:lang w:val="en-US"/>
          </w:rPr>
          <w:t>Tỷ lệ</w:t>
        </w:r>
        <w:r w:rsidRPr="001331BC">
          <w:rPr>
            <w:lang w:val="en-US"/>
          </w:rPr>
          <w:t xml:space="preserve"> các-bon </w:t>
        </w:r>
        <w:r>
          <w:rPr>
            <w:lang w:val="en-US"/>
          </w:rPr>
          <w:t xml:space="preserve">hóa thạch </w:t>
        </w:r>
        <w:r w:rsidRPr="001331BC">
          <w:rPr>
            <w:lang w:val="en-US"/>
          </w:rPr>
          <w:t>trong</w:t>
        </w:r>
        <w:r>
          <w:rPr>
            <w:lang w:val="en-US"/>
          </w:rPr>
          <w:t xml:space="preserve"> tổng số các-bon</w:t>
        </w:r>
      </w:ins>
      <w:bookmarkEnd w:id="12404"/>
    </w:p>
    <w:p w14:paraId="2A7DFC62" w14:textId="3606365E" w:rsidR="001331BC" w:rsidRDefault="00EC6195" w:rsidP="003902CD">
      <w:pPr>
        <w:pStyle w:val="Caption"/>
        <w:rPr>
          <w:lang w:val="en-US"/>
        </w:rPr>
      </w:pPr>
      <w:bookmarkStart w:id="12407" w:name="_Toc131781240"/>
      <w:del w:id="12408" w:author="Thu Huyen Tran" w:date="2023-12-05T23:04:00Z">
        <w:r w:rsidDel="003E09D4">
          <w:delText xml:space="preserve">Bảng 1. </w:delText>
        </w:r>
        <w:r w:rsidDel="003E09D4">
          <w:fldChar w:fldCharType="begin"/>
        </w:r>
        <w:r w:rsidDel="003E09D4">
          <w:delInstrText xml:space="preserve"> SEQ Bảng_1. \* ARABIC </w:delInstrText>
        </w:r>
        <w:r w:rsidDel="003E09D4">
          <w:fldChar w:fldCharType="separate"/>
        </w:r>
        <w:r w:rsidR="007A3D0C" w:rsidDel="003E09D4">
          <w:rPr>
            <w:noProof/>
          </w:rPr>
          <w:delText>23</w:delText>
        </w:r>
        <w:r w:rsidDel="003E09D4">
          <w:fldChar w:fldCharType="end"/>
        </w:r>
      </w:del>
      <w:bookmarkStart w:id="12409" w:name="_Toc152710031"/>
      <w:ins w:id="12410" w:author="Thu Huyen Tran" w:date="2023-12-05T23:04:00Z">
        <w:del w:id="12411" w:author="Huyen Tran Thu" w:date="2025-04-28T22:49:00Z" w16du:dateUtc="2025-04-28T15:49:00Z">
          <w:r w:rsidR="003E09D4" w:rsidDel="00FD7EAF">
            <w:delText xml:space="preserve">Bảng 1. </w:delText>
          </w:r>
          <w:r w:rsidR="003E09D4" w:rsidDel="00FD7EAF">
            <w:fldChar w:fldCharType="begin"/>
          </w:r>
          <w:r w:rsidR="003E09D4" w:rsidDel="00FD7EAF">
            <w:delInstrText xml:space="preserve"> SEQ Bảng_1. \* ARABIC </w:delInstrText>
          </w:r>
        </w:del>
      </w:ins>
      <w:del w:id="12412" w:author="Huyen Tran Thu" w:date="2025-04-28T22:49:00Z" w16du:dateUtc="2025-04-28T15:49:00Z">
        <w:r w:rsidR="003E09D4" w:rsidDel="00FD7EAF">
          <w:fldChar w:fldCharType="separate"/>
        </w:r>
      </w:del>
      <w:ins w:id="12413" w:author="Thu Huyen Tran" w:date="2023-12-05T23:04:00Z">
        <w:del w:id="12414" w:author="Huyen Tran Thu" w:date="2025-04-28T22:49:00Z" w16du:dateUtc="2025-04-28T15:49:00Z">
          <w:r w:rsidR="003E09D4" w:rsidDel="00FD7EAF">
            <w:rPr>
              <w:noProof/>
            </w:rPr>
            <w:delText>24</w:delText>
          </w:r>
          <w:r w:rsidR="003E09D4" w:rsidDel="00FD7EAF">
            <w:fldChar w:fldCharType="end"/>
          </w:r>
        </w:del>
      </w:ins>
      <w:del w:id="12415" w:author="Huyen Tran Thu" w:date="2025-04-28T22:49:00Z" w16du:dateUtc="2025-04-28T15:49:00Z">
        <w:r w:rsidR="00981B1A" w:rsidDel="00FD7EAF">
          <w:delText>:</w:delText>
        </w:r>
        <w:r w:rsidR="001331BC" w:rsidDel="00FD7EAF">
          <w:delText xml:space="preserve"> </w:delText>
        </w:r>
      </w:del>
      <w:del w:id="12416" w:author="Huyen Tran Thu" w:date="2025-04-28T23:00:00Z" w16du:dateUtc="2025-04-28T16:00:00Z">
        <w:r w:rsidR="001331BC" w:rsidDel="003902CD">
          <w:rPr>
            <w:lang w:val="en-US"/>
          </w:rPr>
          <w:delText>Tỷ lệ</w:delText>
        </w:r>
        <w:r w:rsidR="001331BC" w:rsidRPr="001331BC" w:rsidDel="003902CD">
          <w:rPr>
            <w:lang w:val="en-US"/>
          </w:rPr>
          <w:delText xml:space="preserve"> các-bon </w:delText>
        </w:r>
        <w:r w:rsidR="001331BC" w:rsidDel="003902CD">
          <w:rPr>
            <w:lang w:val="en-US"/>
          </w:rPr>
          <w:delText xml:space="preserve">hóa thạch </w:delText>
        </w:r>
        <w:r w:rsidR="001331BC" w:rsidRPr="001331BC" w:rsidDel="003902CD">
          <w:rPr>
            <w:lang w:val="en-US"/>
          </w:rPr>
          <w:delText>trong</w:delText>
        </w:r>
        <w:r w:rsidR="001331BC" w:rsidDel="003902CD">
          <w:rPr>
            <w:lang w:val="en-US"/>
          </w:rPr>
          <w:delText xml:space="preserve"> tổng số các-bon</w:delText>
        </w:r>
      </w:del>
      <w:bookmarkEnd w:id="12407"/>
      <w:bookmarkEnd w:id="12409"/>
    </w:p>
    <w:tbl>
      <w:tblPr>
        <w:tblStyle w:val="TableGrid"/>
        <w:tblW w:w="0" w:type="auto"/>
        <w:tblLook w:val="04A0" w:firstRow="1" w:lastRow="0" w:firstColumn="1" w:lastColumn="0" w:noHBand="0" w:noVBand="1"/>
        <w:tblPrChange w:id="12417" w:author="Huyen Tran Thu" w:date="2025-04-28T21:24:00Z" w16du:dateUtc="2025-04-28T14:24:00Z">
          <w:tblPr>
            <w:tblStyle w:val="TableGrid"/>
            <w:tblW w:w="0" w:type="auto"/>
            <w:tblLook w:val="04A0" w:firstRow="1" w:lastRow="0" w:firstColumn="1" w:lastColumn="0" w:noHBand="0" w:noVBand="1"/>
          </w:tblPr>
        </w:tblPrChange>
      </w:tblPr>
      <w:tblGrid>
        <w:gridCol w:w="1432"/>
        <w:gridCol w:w="3858"/>
        <w:gridCol w:w="3772"/>
        <w:tblGridChange w:id="12418">
          <w:tblGrid>
            <w:gridCol w:w="1432"/>
            <w:gridCol w:w="1"/>
            <w:gridCol w:w="3857"/>
            <w:gridCol w:w="6"/>
            <w:gridCol w:w="3766"/>
          </w:tblGrid>
        </w:tblGridChange>
      </w:tblGrid>
      <w:tr w:rsidR="001331BC" w:rsidRPr="00EC6195" w14:paraId="2EAB4627" w14:textId="77777777" w:rsidTr="00AB6CC1">
        <w:trPr>
          <w:tblHeader/>
          <w:trPrChange w:id="12419" w:author="Huyen Tran Thu" w:date="2025-04-28T21:24:00Z" w16du:dateUtc="2025-04-28T14:24:00Z">
            <w:trPr>
              <w:tblHeader/>
            </w:trPr>
          </w:trPrChange>
        </w:trPr>
        <w:tc>
          <w:tcPr>
            <w:tcW w:w="1432" w:type="dxa"/>
            <w:tcPrChange w:id="12420" w:author="Huyen Tran Thu" w:date="2025-04-28T21:24:00Z" w16du:dateUtc="2025-04-28T14:24:00Z">
              <w:tcPr>
                <w:tcW w:w="1458" w:type="dxa"/>
              </w:tcPr>
            </w:tcPrChange>
          </w:tcPr>
          <w:p w14:paraId="6AE81A00" w14:textId="77777777" w:rsidR="001331BC" w:rsidRPr="00EC6195" w:rsidRDefault="001331BC" w:rsidP="00EC6195">
            <w:pPr>
              <w:spacing w:before="60" w:after="60"/>
              <w:ind w:firstLine="0"/>
              <w:jc w:val="center"/>
              <w:rPr>
                <w:b/>
                <w:bCs/>
                <w:sz w:val="24"/>
                <w:szCs w:val="24"/>
              </w:rPr>
            </w:pPr>
            <w:r w:rsidRPr="00EC6195">
              <w:rPr>
                <w:b/>
                <w:bCs/>
                <w:sz w:val="24"/>
                <w:szCs w:val="24"/>
              </w:rPr>
              <w:t>STT</w:t>
            </w:r>
          </w:p>
        </w:tc>
        <w:tc>
          <w:tcPr>
            <w:tcW w:w="3858" w:type="dxa"/>
            <w:tcPrChange w:id="12421" w:author="Huyen Tran Thu" w:date="2025-04-28T21:24:00Z" w16du:dateUtc="2025-04-28T14:24:00Z">
              <w:tcPr>
                <w:tcW w:w="3960" w:type="dxa"/>
                <w:gridSpan w:val="2"/>
              </w:tcPr>
            </w:tcPrChange>
          </w:tcPr>
          <w:p w14:paraId="653A5248" w14:textId="77777777" w:rsidR="001331BC" w:rsidRPr="00EC6195" w:rsidRDefault="001331BC" w:rsidP="00EC6195">
            <w:pPr>
              <w:spacing w:before="60" w:after="60"/>
              <w:ind w:firstLine="0"/>
              <w:jc w:val="center"/>
              <w:rPr>
                <w:b/>
                <w:bCs/>
                <w:sz w:val="24"/>
                <w:szCs w:val="24"/>
              </w:rPr>
            </w:pPr>
            <w:r w:rsidRPr="00EC6195">
              <w:rPr>
                <w:b/>
                <w:bCs/>
                <w:sz w:val="24"/>
                <w:szCs w:val="24"/>
              </w:rPr>
              <w:t>Loại chất thải</w:t>
            </w:r>
          </w:p>
        </w:tc>
        <w:tc>
          <w:tcPr>
            <w:tcW w:w="3772" w:type="dxa"/>
            <w:tcPrChange w:id="12422" w:author="Huyen Tran Thu" w:date="2025-04-28T21:24:00Z" w16du:dateUtc="2025-04-28T14:24:00Z">
              <w:tcPr>
                <w:tcW w:w="3870" w:type="dxa"/>
                <w:gridSpan w:val="2"/>
              </w:tcPr>
            </w:tcPrChange>
          </w:tcPr>
          <w:p w14:paraId="09737DBC" w14:textId="77777777" w:rsidR="001331BC" w:rsidRPr="00EC6195" w:rsidRDefault="001331BC" w:rsidP="00EC6195">
            <w:pPr>
              <w:spacing w:before="60" w:after="60"/>
              <w:ind w:firstLine="0"/>
              <w:jc w:val="center"/>
              <w:rPr>
                <w:b/>
                <w:bCs/>
                <w:sz w:val="24"/>
                <w:szCs w:val="24"/>
              </w:rPr>
            </w:pPr>
            <w:r w:rsidRPr="00EC6195">
              <w:rPr>
                <w:b/>
                <w:bCs/>
                <w:sz w:val="24"/>
                <w:szCs w:val="24"/>
              </w:rPr>
              <w:t>Tỷ lệ (%)</w:t>
            </w:r>
          </w:p>
        </w:tc>
      </w:tr>
      <w:tr w:rsidR="001331BC" w:rsidRPr="00EC6195" w14:paraId="483AB02C" w14:textId="77777777" w:rsidTr="00AB6CC1">
        <w:tc>
          <w:tcPr>
            <w:tcW w:w="1432" w:type="dxa"/>
            <w:tcPrChange w:id="12423" w:author="Huyen Tran Thu" w:date="2025-04-28T21:24:00Z" w16du:dateUtc="2025-04-28T14:24:00Z">
              <w:tcPr>
                <w:tcW w:w="1458" w:type="dxa"/>
              </w:tcPr>
            </w:tcPrChange>
          </w:tcPr>
          <w:p w14:paraId="7BAF0A20" w14:textId="77777777" w:rsidR="001331BC" w:rsidRPr="00EC6195" w:rsidRDefault="001331BC" w:rsidP="00EC6195">
            <w:pPr>
              <w:spacing w:before="60" w:after="60"/>
              <w:ind w:firstLine="0"/>
              <w:jc w:val="center"/>
              <w:rPr>
                <w:sz w:val="24"/>
                <w:szCs w:val="24"/>
              </w:rPr>
            </w:pPr>
            <w:r w:rsidRPr="00EC6195">
              <w:rPr>
                <w:b/>
                <w:bCs/>
                <w:sz w:val="24"/>
                <w:szCs w:val="24"/>
              </w:rPr>
              <w:t>I</w:t>
            </w:r>
          </w:p>
        </w:tc>
        <w:tc>
          <w:tcPr>
            <w:tcW w:w="3858" w:type="dxa"/>
            <w:tcPrChange w:id="12424" w:author="Huyen Tran Thu" w:date="2025-04-28T21:24:00Z" w16du:dateUtc="2025-04-28T14:24:00Z">
              <w:tcPr>
                <w:tcW w:w="3960" w:type="dxa"/>
                <w:gridSpan w:val="2"/>
              </w:tcPr>
            </w:tcPrChange>
          </w:tcPr>
          <w:p w14:paraId="0524642A" w14:textId="77777777" w:rsidR="001331BC" w:rsidRPr="00EC6195" w:rsidRDefault="001331BC" w:rsidP="00EC6195">
            <w:pPr>
              <w:spacing w:before="60" w:after="60"/>
              <w:ind w:firstLine="0"/>
              <w:rPr>
                <w:sz w:val="24"/>
                <w:szCs w:val="24"/>
              </w:rPr>
            </w:pPr>
            <w:r w:rsidRPr="00EC6195">
              <w:rPr>
                <w:b/>
                <w:bCs/>
                <w:sz w:val="24"/>
                <w:szCs w:val="24"/>
              </w:rPr>
              <w:t>Chất thải sinh hoạt</w:t>
            </w:r>
          </w:p>
        </w:tc>
        <w:tc>
          <w:tcPr>
            <w:tcW w:w="3772" w:type="dxa"/>
            <w:tcPrChange w:id="12425" w:author="Huyen Tran Thu" w:date="2025-04-28T21:24:00Z" w16du:dateUtc="2025-04-28T14:24:00Z">
              <w:tcPr>
                <w:tcW w:w="3870" w:type="dxa"/>
                <w:gridSpan w:val="2"/>
              </w:tcPr>
            </w:tcPrChange>
          </w:tcPr>
          <w:p w14:paraId="60236085" w14:textId="77777777" w:rsidR="001331BC" w:rsidRPr="00EC6195" w:rsidRDefault="001331BC" w:rsidP="00EC6195">
            <w:pPr>
              <w:spacing w:before="60" w:after="60"/>
              <w:jc w:val="center"/>
              <w:rPr>
                <w:sz w:val="24"/>
                <w:szCs w:val="24"/>
              </w:rPr>
            </w:pPr>
          </w:p>
        </w:tc>
      </w:tr>
      <w:tr w:rsidR="001331BC" w:rsidRPr="00EC6195" w14:paraId="5019B3D6" w14:textId="77777777" w:rsidTr="00AB6CC1">
        <w:tc>
          <w:tcPr>
            <w:tcW w:w="1432" w:type="dxa"/>
            <w:tcPrChange w:id="12426" w:author="Huyen Tran Thu" w:date="2025-04-28T21:24:00Z" w16du:dateUtc="2025-04-28T14:24:00Z">
              <w:tcPr>
                <w:tcW w:w="1458" w:type="dxa"/>
              </w:tcPr>
            </w:tcPrChange>
          </w:tcPr>
          <w:p w14:paraId="0E856A5E" w14:textId="77777777" w:rsidR="001331BC" w:rsidRPr="00EC6195" w:rsidRDefault="001331BC" w:rsidP="00EC6195">
            <w:pPr>
              <w:spacing w:before="60" w:after="60"/>
              <w:ind w:firstLine="0"/>
              <w:jc w:val="center"/>
              <w:rPr>
                <w:sz w:val="24"/>
                <w:szCs w:val="24"/>
              </w:rPr>
            </w:pPr>
            <w:r w:rsidRPr="00EC6195">
              <w:rPr>
                <w:sz w:val="24"/>
                <w:szCs w:val="24"/>
              </w:rPr>
              <w:t>1</w:t>
            </w:r>
          </w:p>
        </w:tc>
        <w:tc>
          <w:tcPr>
            <w:tcW w:w="3858" w:type="dxa"/>
            <w:tcPrChange w:id="12427" w:author="Huyen Tran Thu" w:date="2025-04-28T21:24:00Z" w16du:dateUtc="2025-04-28T14:24:00Z">
              <w:tcPr>
                <w:tcW w:w="3960" w:type="dxa"/>
                <w:gridSpan w:val="2"/>
              </w:tcPr>
            </w:tcPrChange>
          </w:tcPr>
          <w:p w14:paraId="2F4E5E95" w14:textId="77777777" w:rsidR="001331BC" w:rsidRPr="00EC6195" w:rsidRDefault="001331BC" w:rsidP="00EC6195">
            <w:pPr>
              <w:spacing w:before="60" w:after="60"/>
              <w:ind w:firstLine="0"/>
              <w:rPr>
                <w:sz w:val="24"/>
                <w:szCs w:val="24"/>
              </w:rPr>
            </w:pPr>
            <w:r w:rsidRPr="00EC6195">
              <w:rPr>
                <w:sz w:val="24"/>
                <w:szCs w:val="24"/>
              </w:rPr>
              <w:t>Nhựa</w:t>
            </w:r>
          </w:p>
        </w:tc>
        <w:tc>
          <w:tcPr>
            <w:tcW w:w="3772" w:type="dxa"/>
            <w:tcPrChange w:id="12428" w:author="Huyen Tran Thu" w:date="2025-04-28T21:24:00Z" w16du:dateUtc="2025-04-28T14:24:00Z">
              <w:tcPr>
                <w:tcW w:w="3870" w:type="dxa"/>
                <w:gridSpan w:val="2"/>
              </w:tcPr>
            </w:tcPrChange>
          </w:tcPr>
          <w:p w14:paraId="6C8F4A13" w14:textId="501B625E" w:rsidR="001331BC" w:rsidRPr="00EC6195" w:rsidRDefault="001331BC" w:rsidP="00EC6195">
            <w:pPr>
              <w:spacing w:before="60" w:after="60"/>
              <w:ind w:firstLine="0"/>
              <w:jc w:val="center"/>
              <w:rPr>
                <w:sz w:val="24"/>
                <w:szCs w:val="24"/>
              </w:rPr>
            </w:pPr>
            <w:r w:rsidRPr="00EC6195">
              <w:rPr>
                <w:sz w:val="24"/>
                <w:szCs w:val="24"/>
              </w:rPr>
              <w:t>100</w:t>
            </w:r>
          </w:p>
        </w:tc>
      </w:tr>
      <w:tr w:rsidR="001331BC" w:rsidRPr="00EC6195" w14:paraId="5C24F25A" w14:textId="77777777" w:rsidTr="00AB6CC1">
        <w:tc>
          <w:tcPr>
            <w:tcW w:w="1432" w:type="dxa"/>
            <w:tcPrChange w:id="12429" w:author="Huyen Tran Thu" w:date="2025-04-28T21:24:00Z" w16du:dateUtc="2025-04-28T14:24:00Z">
              <w:tcPr>
                <w:tcW w:w="1458" w:type="dxa"/>
              </w:tcPr>
            </w:tcPrChange>
          </w:tcPr>
          <w:p w14:paraId="0514F92E" w14:textId="77777777" w:rsidR="001331BC" w:rsidRPr="00EC6195" w:rsidRDefault="001331BC" w:rsidP="00EC6195">
            <w:pPr>
              <w:spacing w:before="60" w:after="60"/>
              <w:ind w:firstLine="0"/>
              <w:jc w:val="center"/>
              <w:rPr>
                <w:sz w:val="24"/>
                <w:szCs w:val="24"/>
              </w:rPr>
            </w:pPr>
            <w:r w:rsidRPr="00EC6195">
              <w:rPr>
                <w:sz w:val="24"/>
                <w:szCs w:val="24"/>
              </w:rPr>
              <w:t>2</w:t>
            </w:r>
          </w:p>
        </w:tc>
        <w:tc>
          <w:tcPr>
            <w:tcW w:w="3858" w:type="dxa"/>
            <w:tcPrChange w:id="12430" w:author="Huyen Tran Thu" w:date="2025-04-28T21:24:00Z" w16du:dateUtc="2025-04-28T14:24:00Z">
              <w:tcPr>
                <w:tcW w:w="3960" w:type="dxa"/>
                <w:gridSpan w:val="2"/>
              </w:tcPr>
            </w:tcPrChange>
          </w:tcPr>
          <w:p w14:paraId="10A8046C" w14:textId="77777777" w:rsidR="001331BC" w:rsidRPr="00EC6195" w:rsidRDefault="001331BC" w:rsidP="00EC6195">
            <w:pPr>
              <w:spacing w:before="60" w:after="60"/>
              <w:ind w:firstLine="0"/>
              <w:rPr>
                <w:sz w:val="24"/>
                <w:szCs w:val="24"/>
              </w:rPr>
            </w:pPr>
            <w:r w:rsidRPr="00EC6195">
              <w:rPr>
                <w:sz w:val="24"/>
                <w:szCs w:val="24"/>
              </w:rPr>
              <w:t>Dệt may</w:t>
            </w:r>
          </w:p>
        </w:tc>
        <w:tc>
          <w:tcPr>
            <w:tcW w:w="3772" w:type="dxa"/>
            <w:tcPrChange w:id="12431" w:author="Huyen Tran Thu" w:date="2025-04-28T21:24:00Z" w16du:dateUtc="2025-04-28T14:24:00Z">
              <w:tcPr>
                <w:tcW w:w="3870" w:type="dxa"/>
                <w:gridSpan w:val="2"/>
              </w:tcPr>
            </w:tcPrChange>
          </w:tcPr>
          <w:p w14:paraId="18BE6B3E" w14:textId="2EF07957" w:rsidR="001331BC" w:rsidRPr="00EC6195" w:rsidRDefault="001331BC" w:rsidP="00EC6195">
            <w:pPr>
              <w:spacing w:before="60" w:after="60"/>
              <w:ind w:firstLine="0"/>
              <w:jc w:val="center"/>
              <w:rPr>
                <w:sz w:val="24"/>
                <w:szCs w:val="24"/>
              </w:rPr>
            </w:pPr>
            <w:r w:rsidRPr="00EC6195">
              <w:rPr>
                <w:sz w:val="24"/>
                <w:szCs w:val="24"/>
              </w:rPr>
              <w:t>20</w:t>
            </w:r>
          </w:p>
        </w:tc>
      </w:tr>
      <w:tr w:rsidR="001331BC" w:rsidRPr="00EC6195" w14:paraId="30677FDD" w14:textId="77777777" w:rsidTr="00AB6CC1">
        <w:tc>
          <w:tcPr>
            <w:tcW w:w="1432" w:type="dxa"/>
            <w:tcPrChange w:id="12432" w:author="Huyen Tran Thu" w:date="2025-04-28T21:24:00Z" w16du:dateUtc="2025-04-28T14:24:00Z">
              <w:tcPr>
                <w:tcW w:w="1458" w:type="dxa"/>
              </w:tcPr>
            </w:tcPrChange>
          </w:tcPr>
          <w:p w14:paraId="107255D1" w14:textId="77777777" w:rsidR="001331BC" w:rsidRPr="00EC6195" w:rsidRDefault="001331BC" w:rsidP="00EC6195">
            <w:pPr>
              <w:spacing w:before="60" w:after="60"/>
              <w:ind w:firstLine="0"/>
              <w:jc w:val="center"/>
              <w:rPr>
                <w:sz w:val="24"/>
                <w:szCs w:val="24"/>
              </w:rPr>
            </w:pPr>
            <w:r w:rsidRPr="00EC6195">
              <w:rPr>
                <w:sz w:val="24"/>
                <w:szCs w:val="24"/>
              </w:rPr>
              <w:t>3</w:t>
            </w:r>
          </w:p>
        </w:tc>
        <w:tc>
          <w:tcPr>
            <w:tcW w:w="3858" w:type="dxa"/>
            <w:tcPrChange w:id="12433" w:author="Huyen Tran Thu" w:date="2025-04-28T21:24:00Z" w16du:dateUtc="2025-04-28T14:24:00Z">
              <w:tcPr>
                <w:tcW w:w="3960" w:type="dxa"/>
                <w:gridSpan w:val="2"/>
              </w:tcPr>
            </w:tcPrChange>
          </w:tcPr>
          <w:p w14:paraId="0D52F4B7" w14:textId="77777777" w:rsidR="001331BC" w:rsidRPr="00EC6195" w:rsidRDefault="001331BC" w:rsidP="00EC6195">
            <w:pPr>
              <w:spacing w:before="60" w:after="60"/>
              <w:ind w:firstLine="0"/>
              <w:rPr>
                <w:sz w:val="24"/>
                <w:szCs w:val="24"/>
              </w:rPr>
            </w:pPr>
            <w:r w:rsidRPr="00EC6195">
              <w:rPr>
                <w:sz w:val="24"/>
                <w:szCs w:val="24"/>
              </w:rPr>
              <w:t>Gỗ</w:t>
            </w:r>
          </w:p>
        </w:tc>
        <w:tc>
          <w:tcPr>
            <w:tcW w:w="3772" w:type="dxa"/>
            <w:tcPrChange w:id="12434" w:author="Huyen Tran Thu" w:date="2025-04-28T21:24:00Z" w16du:dateUtc="2025-04-28T14:24:00Z">
              <w:tcPr>
                <w:tcW w:w="3870" w:type="dxa"/>
                <w:gridSpan w:val="2"/>
              </w:tcPr>
            </w:tcPrChange>
          </w:tcPr>
          <w:p w14:paraId="4282D664" w14:textId="5A6BD765" w:rsidR="001331BC" w:rsidRPr="00EC6195" w:rsidRDefault="001331BC" w:rsidP="00EC6195">
            <w:pPr>
              <w:spacing w:before="60" w:after="60"/>
              <w:ind w:firstLine="0"/>
              <w:jc w:val="center"/>
              <w:rPr>
                <w:sz w:val="24"/>
                <w:szCs w:val="24"/>
              </w:rPr>
            </w:pPr>
            <w:r w:rsidRPr="00EC6195">
              <w:rPr>
                <w:sz w:val="24"/>
                <w:szCs w:val="24"/>
              </w:rPr>
              <w:t>-</w:t>
            </w:r>
          </w:p>
        </w:tc>
      </w:tr>
      <w:tr w:rsidR="001331BC" w:rsidRPr="00EC6195" w14:paraId="701D95E1" w14:textId="77777777" w:rsidTr="00AB6CC1">
        <w:tc>
          <w:tcPr>
            <w:tcW w:w="1432" w:type="dxa"/>
            <w:tcPrChange w:id="12435" w:author="Huyen Tran Thu" w:date="2025-04-28T21:24:00Z" w16du:dateUtc="2025-04-28T14:24:00Z">
              <w:tcPr>
                <w:tcW w:w="1458" w:type="dxa"/>
              </w:tcPr>
            </w:tcPrChange>
          </w:tcPr>
          <w:p w14:paraId="0DA10A58" w14:textId="77777777" w:rsidR="001331BC" w:rsidRPr="00EC6195" w:rsidRDefault="001331BC" w:rsidP="00EC6195">
            <w:pPr>
              <w:spacing w:before="60" w:after="60"/>
              <w:ind w:firstLine="0"/>
              <w:jc w:val="center"/>
              <w:rPr>
                <w:sz w:val="24"/>
                <w:szCs w:val="24"/>
              </w:rPr>
            </w:pPr>
            <w:r w:rsidRPr="00EC6195">
              <w:rPr>
                <w:sz w:val="24"/>
                <w:szCs w:val="24"/>
              </w:rPr>
              <w:t>4</w:t>
            </w:r>
          </w:p>
        </w:tc>
        <w:tc>
          <w:tcPr>
            <w:tcW w:w="3858" w:type="dxa"/>
            <w:tcPrChange w:id="12436" w:author="Huyen Tran Thu" w:date="2025-04-28T21:24:00Z" w16du:dateUtc="2025-04-28T14:24:00Z">
              <w:tcPr>
                <w:tcW w:w="3960" w:type="dxa"/>
                <w:gridSpan w:val="2"/>
              </w:tcPr>
            </w:tcPrChange>
          </w:tcPr>
          <w:p w14:paraId="76168943" w14:textId="77777777" w:rsidR="001331BC" w:rsidRPr="00EC6195" w:rsidRDefault="001331BC" w:rsidP="00EC6195">
            <w:pPr>
              <w:spacing w:before="60" w:after="60"/>
              <w:ind w:firstLine="0"/>
              <w:rPr>
                <w:sz w:val="24"/>
                <w:szCs w:val="24"/>
              </w:rPr>
            </w:pPr>
            <w:r w:rsidRPr="00EC6195">
              <w:rPr>
                <w:sz w:val="24"/>
                <w:szCs w:val="24"/>
              </w:rPr>
              <w:t>Tã lót</w:t>
            </w:r>
          </w:p>
        </w:tc>
        <w:tc>
          <w:tcPr>
            <w:tcW w:w="3772" w:type="dxa"/>
            <w:tcPrChange w:id="12437" w:author="Huyen Tran Thu" w:date="2025-04-28T21:24:00Z" w16du:dateUtc="2025-04-28T14:24:00Z">
              <w:tcPr>
                <w:tcW w:w="3870" w:type="dxa"/>
                <w:gridSpan w:val="2"/>
              </w:tcPr>
            </w:tcPrChange>
          </w:tcPr>
          <w:p w14:paraId="599CD17D" w14:textId="2281DDEA" w:rsidR="001331BC" w:rsidRPr="00EC6195" w:rsidRDefault="001331BC" w:rsidP="00EC6195">
            <w:pPr>
              <w:spacing w:before="60" w:after="60"/>
              <w:ind w:firstLine="0"/>
              <w:jc w:val="center"/>
              <w:rPr>
                <w:sz w:val="24"/>
                <w:szCs w:val="24"/>
              </w:rPr>
            </w:pPr>
            <w:r w:rsidRPr="00EC6195">
              <w:rPr>
                <w:sz w:val="24"/>
                <w:szCs w:val="24"/>
              </w:rPr>
              <w:t>10</w:t>
            </w:r>
          </w:p>
        </w:tc>
      </w:tr>
      <w:tr w:rsidR="001331BC" w:rsidRPr="00EC6195" w14:paraId="386FCFC6" w14:textId="77777777" w:rsidTr="00AB6CC1">
        <w:tc>
          <w:tcPr>
            <w:tcW w:w="1432" w:type="dxa"/>
            <w:tcPrChange w:id="12438" w:author="Huyen Tran Thu" w:date="2025-04-28T21:24:00Z" w16du:dateUtc="2025-04-28T14:24:00Z">
              <w:tcPr>
                <w:tcW w:w="1458" w:type="dxa"/>
              </w:tcPr>
            </w:tcPrChange>
          </w:tcPr>
          <w:p w14:paraId="3A0BC10A" w14:textId="77777777" w:rsidR="001331BC" w:rsidRPr="00EC6195" w:rsidRDefault="001331BC" w:rsidP="00EC6195">
            <w:pPr>
              <w:spacing w:before="60" w:after="60"/>
              <w:ind w:firstLine="0"/>
              <w:jc w:val="center"/>
              <w:rPr>
                <w:sz w:val="24"/>
                <w:szCs w:val="24"/>
              </w:rPr>
            </w:pPr>
            <w:r w:rsidRPr="00EC6195">
              <w:rPr>
                <w:sz w:val="24"/>
                <w:szCs w:val="24"/>
              </w:rPr>
              <w:t>5</w:t>
            </w:r>
          </w:p>
        </w:tc>
        <w:tc>
          <w:tcPr>
            <w:tcW w:w="3858" w:type="dxa"/>
            <w:tcPrChange w:id="12439" w:author="Huyen Tran Thu" w:date="2025-04-28T21:24:00Z" w16du:dateUtc="2025-04-28T14:24:00Z">
              <w:tcPr>
                <w:tcW w:w="3960" w:type="dxa"/>
                <w:gridSpan w:val="2"/>
              </w:tcPr>
            </w:tcPrChange>
          </w:tcPr>
          <w:p w14:paraId="6FF9707A" w14:textId="77777777" w:rsidR="001331BC" w:rsidRPr="00EC6195" w:rsidRDefault="001331BC" w:rsidP="00EC6195">
            <w:pPr>
              <w:spacing w:before="60" w:after="60"/>
              <w:ind w:firstLine="0"/>
              <w:rPr>
                <w:sz w:val="24"/>
                <w:szCs w:val="24"/>
              </w:rPr>
            </w:pPr>
            <w:r w:rsidRPr="00EC6195">
              <w:rPr>
                <w:sz w:val="24"/>
                <w:szCs w:val="24"/>
              </w:rPr>
              <w:t>Thực phẩm, chất hữu cơ</w:t>
            </w:r>
          </w:p>
        </w:tc>
        <w:tc>
          <w:tcPr>
            <w:tcW w:w="3772" w:type="dxa"/>
            <w:tcPrChange w:id="12440" w:author="Huyen Tran Thu" w:date="2025-04-28T21:24:00Z" w16du:dateUtc="2025-04-28T14:24:00Z">
              <w:tcPr>
                <w:tcW w:w="3870" w:type="dxa"/>
                <w:gridSpan w:val="2"/>
              </w:tcPr>
            </w:tcPrChange>
          </w:tcPr>
          <w:p w14:paraId="4F5CDBF9" w14:textId="6B2B2310" w:rsidR="001331BC" w:rsidRPr="00EC6195" w:rsidRDefault="001331BC" w:rsidP="00EC6195">
            <w:pPr>
              <w:spacing w:before="60" w:after="60"/>
              <w:ind w:firstLine="0"/>
              <w:jc w:val="center"/>
              <w:rPr>
                <w:sz w:val="24"/>
                <w:szCs w:val="24"/>
              </w:rPr>
            </w:pPr>
            <w:r w:rsidRPr="00EC6195">
              <w:rPr>
                <w:sz w:val="24"/>
                <w:szCs w:val="24"/>
              </w:rPr>
              <w:t>-</w:t>
            </w:r>
          </w:p>
        </w:tc>
      </w:tr>
      <w:tr w:rsidR="001331BC" w:rsidRPr="00EC6195" w14:paraId="5B148C71" w14:textId="77777777" w:rsidTr="00AB6CC1">
        <w:tc>
          <w:tcPr>
            <w:tcW w:w="1432" w:type="dxa"/>
            <w:tcPrChange w:id="12441" w:author="Huyen Tran Thu" w:date="2025-04-28T21:24:00Z" w16du:dateUtc="2025-04-28T14:24:00Z">
              <w:tcPr>
                <w:tcW w:w="1458" w:type="dxa"/>
              </w:tcPr>
            </w:tcPrChange>
          </w:tcPr>
          <w:p w14:paraId="3482C37C" w14:textId="77777777" w:rsidR="001331BC" w:rsidRPr="00EC6195" w:rsidRDefault="001331BC" w:rsidP="00EC6195">
            <w:pPr>
              <w:spacing w:before="60" w:after="60"/>
              <w:ind w:firstLine="0"/>
              <w:jc w:val="center"/>
              <w:rPr>
                <w:sz w:val="24"/>
                <w:szCs w:val="24"/>
              </w:rPr>
            </w:pPr>
            <w:r w:rsidRPr="00EC6195">
              <w:rPr>
                <w:sz w:val="24"/>
                <w:szCs w:val="24"/>
              </w:rPr>
              <w:t>6</w:t>
            </w:r>
          </w:p>
        </w:tc>
        <w:tc>
          <w:tcPr>
            <w:tcW w:w="3858" w:type="dxa"/>
            <w:tcPrChange w:id="12442" w:author="Huyen Tran Thu" w:date="2025-04-28T21:24:00Z" w16du:dateUtc="2025-04-28T14:24:00Z">
              <w:tcPr>
                <w:tcW w:w="3960" w:type="dxa"/>
                <w:gridSpan w:val="2"/>
              </w:tcPr>
            </w:tcPrChange>
          </w:tcPr>
          <w:p w14:paraId="17923CBF" w14:textId="77777777" w:rsidR="001331BC" w:rsidRPr="00EC6195" w:rsidRDefault="001331BC" w:rsidP="00EC6195">
            <w:pPr>
              <w:spacing w:before="60" w:after="60"/>
              <w:ind w:firstLine="0"/>
              <w:rPr>
                <w:sz w:val="24"/>
                <w:szCs w:val="24"/>
              </w:rPr>
            </w:pPr>
            <w:r w:rsidRPr="00EC6195">
              <w:rPr>
                <w:sz w:val="24"/>
                <w:szCs w:val="24"/>
              </w:rPr>
              <w:t>Cây cối</w:t>
            </w:r>
          </w:p>
        </w:tc>
        <w:tc>
          <w:tcPr>
            <w:tcW w:w="3772" w:type="dxa"/>
            <w:tcPrChange w:id="12443" w:author="Huyen Tran Thu" w:date="2025-04-28T21:24:00Z" w16du:dateUtc="2025-04-28T14:24:00Z">
              <w:tcPr>
                <w:tcW w:w="3870" w:type="dxa"/>
                <w:gridSpan w:val="2"/>
              </w:tcPr>
            </w:tcPrChange>
          </w:tcPr>
          <w:p w14:paraId="603136EA" w14:textId="70ECFA78" w:rsidR="001331BC" w:rsidRPr="00EC6195" w:rsidRDefault="001331BC" w:rsidP="00EC6195">
            <w:pPr>
              <w:spacing w:before="60" w:after="60"/>
              <w:ind w:firstLine="0"/>
              <w:jc w:val="center"/>
              <w:rPr>
                <w:sz w:val="24"/>
                <w:szCs w:val="24"/>
              </w:rPr>
            </w:pPr>
            <w:r w:rsidRPr="00EC6195">
              <w:rPr>
                <w:sz w:val="24"/>
                <w:szCs w:val="24"/>
              </w:rPr>
              <w:t>0</w:t>
            </w:r>
          </w:p>
        </w:tc>
      </w:tr>
      <w:tr w:rsidR="001331BC" w:rsidRPr="00EC6195" w14:paraId="5CEFB891" w14:textId="77777777" w:rsidTr="00AB6CC1">
        <w:tc>
          <w:tcPr>
            <w:tcW w:w="1432" w:type="dxa"/>
            <w:tcPrChange w:id="12444" w:author="Huyen Tran Thu" w:date="2025-04-28T21:24:00Z" w16du:dateUtc="2025-04-28T14:24:00Z">
              <w:tcPr>
                <w:tcW w:w="1458" w:type="dxa"/>
              </w:tcPr>
            </w:tcPrChange>
          </w:tcPr>
          <w:p w14:paraId="3E5CB84C" w14:textId="77777777" w:rsidR="001331BC" w:rsidRPr="00EC6195" w:rsidRDefault="001331BC" w:rsidP="00EC6195">
            <w:pPr>
              <w:spacing w:before="60" w:after="60"/>
              <w:ind w:firstLine="0"/>
              <w:jc w:val="center"/>
              <w:rPr>
                <w:sz w:val="24"/>
                <w:szCs w:val="24"/>
              </w:rPr>
            </w:pPr>
            <w:r w:rsidRPr="00EC6195">
              <w:rPr>
                <w:sz w:val="24"/>
                <w:szCs w:val="24"/>
              </w:rPr>
              <w:t>7</w:t>
            </w:r>
          </w:p>
        </w:tc>
        <w:tc>
          <w:tcPr>
            <w:tcW w:w="3858" w:type="dxa"/>
            <w:tcPrChange w:id="12445" w:author="Huyen Tran Thu" w:date="2025-04-28T21:24:00Z" w16du:dateUtc="2025-04-28T14:24:00Z">
              <w:tcPr>
                <w:tcW w:w="3960" w:type="dxa"/>
                <w:gridSpan w:val="2"/>
              </w:tcPr>
            </w:tcPrChange>
          </w:tcPr>
          <w:p w14:paraId="06170F02" w14:textId="77777777" w:rsidR="001331BC" w:rsidRPr="00EC6195" w:rsidRDefault="001331BC" w:rsidP="00EC6195">
            <w:pPr>
              <w:spacing w:before="60" w:after="60"/>
              <w:ind w:firstLine="0"/>
              <w:rPr>
                <w:sz w:val="24"/>
                <w:szCs w:val="24"/>
              </w:rPr>
            </w:pPr>
            <w:r w:rsidRPr="00EC6195">
              <w:rPr>
                <w:sz w:val="24"/>
                <w:szCs w:val="24"/>
              </w:rPr>
              <w:t>Giấy</w:t>
            </w:r>
          </w:p>
        </w:tc>
        <w:tc>
          <w:tcPr>
            <w:tcW w:w="3772" w:type="dxa"/>
            <w:tcPrChange w:id="12446" w:author="Huyen Tran Thu" w:date="2025-04-28T21:24:00Z" w16du:dateUtc="2025-04-28T14:24:00Z">
              <w:tcPr>
                <w:tcW w:w="3870" w:type="dxa"/>
                <w:gridSpan w:val="2"/>
              </w:tcPr>
            </w:tcPrChange>
          </w:tcPr>
          <w:p w14:paraId="3DA77992" w14:textId="1F362FD3" w:rsidR="001331BC" w:rsidRPr="00EC6195" w:rsidRDefault="001331BC" w:rsidP="00EC6195">
            <w:pPr>
              <w:spacing w:before="60" w:after="60"/>
              <w:ind w:firstLine="0"/>
              <w:jc w:val="center"/>
              <w:rPr>
                <w:sz w:val="24"/>
                <w:szCs w:val="24"/>
              </w:rPr>
            </w:pPr>
            <w:r w:rsidRPr="00EC6195">
              <w:rPr>
                <w:sz w:val="24"/>
                <w:szCs w:val="24"/>
              </w:rPr>
              <w:t>1</w:t>
            </w:r>
          </w:p>
        </w:tc>
      </w:tr>
      <w:tr w:rsidR="001331BC" w:rsidRPr="00EC6195" w14:paraId="754AE30F" w14:textId="77777777" w:rsidTr="00AB6CC1">
        <w:tc>
          <w:tcPr>
            <w:tcW w:w="1432" w:type="dxa"/>
            <w:tcPrChange w:id="12447" w:author="Huyen Tran Thu" w:date="2025-04-28T21:24:00Z" w16du:dateUtc="2025-04-28T14:24:00Z">
              <w:tcPr>
                <w:tcW w:w="1458" w:type="dxa"/>
              </w:tcPr>
            </w:tcPrChange>
          </w:tcPr>
          <w:p w14:paraId="73888D68" w14:textId="77777777" w:rsidR="001331BC" w:rsidRPr="00EC6195" w:rsidRDefault="001331BC" w:rsidP="00EC6195">
            <w:pPr>
              <w:spacing w:before="60" w:after="60"/>
              <w:ind w:firstLine="0"/>
              <w:jc w:val="center"/>
              <w:rPr>
                <w:sz w:val="24"/>
                <w:szCs w:val="24"/>
              </w:rPr>
            </w:pPr>
            <w:r w:rsidRPr="00EC6195">
              <w:rPr>
                <w:b/>
                <w:bCs/>
                <w:sz w:val="24"/>
                <w:szCs w:val="24"/>
              </w:rPr>
              <w:t>II</w:t>
            </w:r>
          </w:p>
        </w:tc>
        <w:tc>
          <w:tcPr>
            <w:tcW w:w="3858" w:type="dxa"/>
            <w:tcPrChange w:id="12448" w:author="Huyen Tran Thu" w:date="2025-04-28T21:24:00Z" w16du:dateUtc="2025-04-28T14:24:00Z">
              <w:tcPr>
                <w:tcW w:w="3960" w:type="dxa"/>
                <w:gridSpan w:val="2"/>
              </w:tcPr>
            </w:tcPrChange>
          </w:tcPr>
          <w:p w14:paraId="58A5BCDA" w14:textId="53C94222" w:rsidR="001331BC" w:rsidRPr="00EC6195" w:rsidRDefault="001331BC" w:rsidP="00EC6195">
            <w:pPr>
              <w:spacing w:before="60" w:after="60"/>
              <w:ind w:firstLine="0"/>
              <w:rPr>
                <w:sz w:val="24"/>
                <w:szCs w:val="24"/>
              </w:rPr>
            </w:pPr>
            <w:r w:rsidRPr="00EC6195">
              <w:rPr>
                <w:b/>
                <w:bCs/>
                <w:sz w:val="24"/>
                <w:szCs w:val="24"/>
              </w:rPr>
              <w:t xml:space="preserve">Chất thải </w:t>
            </w:r>
            <w:del w:id="12449" w:author="Huyen Tran Thu" w:date="2025-04-28T21:24:00Z" w16du:dateUtc="2025-04-28T14:24:00Z">
              <w:r w:rsidRPr="00EC6195" w:rsidDel="00AB6CC1">
                <w:rPr>
                  <w:b/>
                  <w:bCs/>
                  <w:sz w:val="24"/>
                  <w:szCs w:val="24"/>
                </w:rPr>
                <w:delText>y tế</w:delText>
              </w:r>
            </w:del>
            <w:ins w:id="12450" w:author="Huyen Tran Thu" w:date="2025-04-28T21:24:00Z" w16du:dateUtc="2025-04-28T14:24:00Z">
              <w:r w:rsidR="00AB6CC1">
                <w:rPr>
                  <w:b/>
                  <w:bCs/>
                  <w:sz w:val="24"/>
                  <w:szCs w:val="24"/>
                </w:rPr>
                <w:t>nguy hại</w:t>
              </w:r>
            </w:ins>
          </w:p>
        </w:tc>
        <w:tc>
          <w:tcPr>
            <w:tcW w:w="3772" w:type="dxa"/>
            <w:tcPrChange w:id="12451" w:author="Huyen Tran Thu" w:date="2025-04-28T21:24:00Z" w16du:dateUtc="2025-04-28T14:24:00Z">
              <w:tcPr>
                <w:tcW w:w="3870" w:type="dxa"/>
                <w:gridSpan w:val="2"/>
              </w:tcPr>
            </w:tcPrChange>
          </w:tcPr>
          <w:p w14:paraId="694ACA97" w14:textId="7CA8EC87" w:rsidR="001331BC" w:rsidRPr="004D3EF4" w:rsidRDefault="00AB6CC1" w:rsidP="00EC6195">
            <w:pPr>
              <w:spacing w:before="60" w:after="60"/>
              <w:ind w:hanging="14"/>
              <w:jc w:val="center"/>
              <w:rPr>
                <w:sz w:val="24"/>
                <w:szCs w:val="24"/>
              </w:rPr>
            </w:pPr>
            <w:ins w:id="12452" w:author="Huyen Tran Thu" w:date="2025-04-28T21:24:00Z" w16du:dateUtc="2025-04-28T14:24:00Z">
              <w:r>
                <w:rPr>
                  <w:sz w:val="24"/>
                  <w:szCs w:val="24"/>
                </w:rPr>
                <w:t>51</w:t>
              </w:r>
            </w:ins>
            <w:del w:id="12453" w:author="Huyen Tran Thu" w:date="2023-03-30T09:51:00Z">
              <w:r w:rsidR="001331BC" w:rsidRPr="004D3EF4" w:rsidDel="00142027">
                <w:rPr>
                  <w:sz w:val="24"/>
                  <w:szCs w:val="24"/>
                </w:rPr>
                <w:delText>100</w:delText>
              </w:r>
            </w:del>
          </w:p>
        </w:tc>
      </w:tr>
      <w:tr w:rsidR="001331BC" w:rsidRPr="00EC6195" w:rsidDel="00AB6CC1" w14:paraId="422C066C" w14:textId="699DB12F" w:rsidTr="00AB6CC1">
        <w:trPr>
          <w:del w:id="12454" w:author="Huyen Tran Thu" w:date="2025-04-28T21:24:00Z"/>
        </w:trPr>
        <w:tc>
          <w:tcPr>
            <w:tcW w:w="1432" w:type="dxa"/>
            <w:tcBorders>
              <w:bottom w:val="single" w:sz="4" w:space="0" w:color="auto"/>
            </w:tcBorders>
            <w:tcPrChange w:id="12455" w:author="Huyen Tran Thu" w:date="2025-04-28T21:24:00Z" w16du:dateUtc="2025-04-28T14:24:00Z">
              <w:tcPr>
                <w:tcW w:w="1458" w:type="dxa"/>
                <w:gridSpan w:val="2"/>
              </w:tcPr>
            </w:tcPrChange>
          </w:tcPr>
          <w:p w14:paraId="54F5BF58" w14:textId="0B46E807" w:rsidR="001331BC" w:rsidRPr="00EC6195" w:rsidDel="00AB6CC1" w:rsidRDefault="001331BC" w:rsidP="00EC6195">
            <w:pPr>
              <w:spacing w:before="60" w:after="60"/>
              <w:ind w:firstLine="0"/>
              <w:jc w:val="center"/>
              <w:rPr>
                <w:del w:id="12456" w:author="Huyen Tran Thu" w:date="2025-04-28T21:24:00Z" w16du:dateUtc="2025-04-28T14:24:00Z"/>
                <w:sz w:val="24"/>
                <w:szCs w:val="24"/>
              </w:rPr>
            </w:pPr>
            <w:del w:id="12457" w:author="Huyen Tran Thu" w:date="2025-04-28T21:24:00Z" w16du:dateUtc="2025-04-28T14:24:00Z">
              <w:r w:rsidRPr="00EC6195" w:rsidDel="00AB6CC1">
                <w:rPr>
                  <w:b/>
                  <w:bCs/>
                  <w:sz w:val="24"/>
                  <w:szCs w:val="24"/>
                </w:rPr>
                <w:delText>III</w:delText>
              </w:r>
            </w:del>
          </w:p>
        </w:tc>
        <w:tc>
          <w:tcPr>
            <w:tcW w:w="3858" w:type="dxa"/>
            <w:tcBorders>
              <w:bottom w:val="single" w:sz="4" w:space="0" w:color="auto"/>
            </w:tcBorders>
            <w:tcPrChange w:id="12458" w:author="Huyen Tran Thu" w:date="2025-04-28T21:24:00Z" w16du:dateUtc="2025-04-28T14:24:00Z">
              <w:tcPr>
                <w:tcW w:w="3960" w:type="dxa"/>
                <w:gridSpan w:val="2"/>
              </w:tcPr>
            </w:tcPrChange>
          </w:tcPr>
          <w:p w14:paraId="72BA6769" w14:textId="462F5F95" w:rsidR="001331BC" w:rsidRPr="00EC6195" w:rsidDel="00AB6CC1" w:rsidRDefault="001331BC" w:rsidP="00EC6195">
            <w:pPr>
              <w:spacing w:before="60" w:after="60"/>
              <w:ind w:firstLine="0"/>
              <w:rPr>
                <w:del w:id="12459" w:author="Huyen Tran Thu" w:date="2025-04-28T21:24:00Z" w16du:dateUtc="2025-04-28T14:24:00Z"/>
                <w:sz w:val="24"/>
                <w:szCs w:val="24"/>
              </w:rPr>
            </w:pPr>
            <w:del w:id="12460" w:author="Huyen Tran Thu" w:date="2025-04-28T21:24:00Z" w16du:dateUtc="2025-04-28T14:24:00Z">
              <w:r w:rsidRPr="00EC6195" w:rsidDel="00AB6CC1">
                <w:rPr>
                  <w:b/>
                  <w:bCs/>
                  <w:sz w:val="24"/>
                  <w:szCs w:val="24"/>
                </w:rPr>
                <w:delText>Chất thải công nghiệp</w:delText>
              </w:r>
            </w:del>
          </w:p>
        </w:tc>
        <w:tc>
          <w:tcPr>
            <w:tcW w:w="3772" w:type="dxa"/>
            <w:tcBorders>
              <w:bottom w:val="single" w:sz="4" w:space="0" w:color="auto"/>
            </w:tcBorders>
            <w:tcPrChange w:id="12461" w:author="Huyen Tran Thu" w:date="2025-04-28T21:24:00Z" w16du:dateUtc="2025-04-28T14:24:00Z">
              <w:tcPr>
                <w:tcW w:w="3870" w:type="dxa"/>
              </w:tcPr>
            </w:tcPrChange>
          </w:tcPr>
          <w:p w14:paraId="741E1C2E" w14:textId="253B28EC" w:rsidR="001331BC" w:rsidRPr="004D3EF4" w:rsidDel="00AB6CC1" w:rsidRDefault="001331BC" w:rsidP="00EC6195">
            <w:pPr>
              <w:spacing w:before="60" w:after="60"/>
              <w:ind w:hanging="14"/>
              <w:jc w:val="center"/>
              <w:rPr>
                <w:del w:id="12462" w:author="Huyen Tran Thu" w:date="2025-04-28T21:24:00Z" w16du:dateUtc="2025-04-28T14:24:00Z"/>
                <w:sz w:val="24"/>
                <w:szCs w:val="24"/>
              </w:rPr>
            </w:pPr>
            <w:del w:id="12463" w:author="Huyen Tran Thu" w:date="2023-03-30T09:51:00Z">
              <w:r w:rsidRPr="004D3EF4" w:rsidDel="00142027">
                <w:rPr>
                  <w:sz w:val="24"/>
                  <w:szCs w:val="24"/>
                </w:rPr>
                <w:delText>50</w:delText>
              </w:r>
            </w:del>
          </w:p>
        </w:tc>
      </w:tr>
      <w:tr w:rsidR="001331BC" w:rsidRPr="00EC6195" w:rsidDel="00AB6CC1" w14:paraId="46B2CC48" w14:textId="29039FD0" w:rsidTr="00AB6CC1">
        <w:trPr>
          <w:del w:id="12464" w:author="Huyen Tran Thu" w:date="2025-04-28T21:24:00Z"/>
        </w:trPr>
        <w:tc>
          <w:tcPr>
            <w:tcW w:w="1432" w:type="dxa"/>
            <w:tcBorders>
              <w:bottom w:val="single" w:sz="4" w:space="0" w:color="auto"/>
            </w:tcBorders>
            <w:tcPrChange w:id="12465" w:author="Huyen Tran Thu" w:date="2025-04-28T21:24:00Z" w16du:dateUtc="2025-04-28T14:24:00Z">
              <w:tcPr>
                <w:tcW w:w="1458" w:type="dxa"/>
                <w:gridSpan w:val="2"/>
              </w:tcPr>
            </w:tcPrChange>
          </w:tcPr>
          <w:p w14:paraId="2DFF44DD" w14:textId="51FD1349" w:rsidR="001331BC" w:rsidRPr="00EC6195" w:rsidDel="00AB6CC1" w:rsidRDefault="001331BC" w:rsidP="00EC6195">
            <w:pPr>
              <w:spacing w:before="60" w:after="60"/>
              <w:ind w:firstLine="0"/>
              <w:jc w:val="center"/>
              <w:rPr>
                <w:del w:id="12466" w:author="Huyen Tran Thu" w:date="2025-04-28T21:24:00Z" w16du:dateUtc="2025-04-28T14:24:00Z"/>
                <w:sz w:val="24"/>
                <w:szCs w:val="24"/>
              </w:rPr>
            </w:pPr>
            <w:del w:id="12467" w:author="Huyen Tran Thu" w:date="2025-04-28T21:24:00Z" w16du:dateUtc="2025-04-28T14:24:00Z">
              <w:r w:rsidRPr="00EC6195" w:rsidDel="00AB6CC1">
                <w:rPr>
                  <w:b/>
                  <w:bCs/>
                  <w:sz w:val="24"/>
                  <w:szCs w:val="24"/>
                </w:rPr>
                <w:delText>IV</w:delText>
              </w:r>
            </w:del>
          </w:p>
        </w:tc>
        <w:tc>
          <w:tcPr>
            <w:tcW w:w="3858" w:type="dxa"/>
            <w:tcBorders>
              <w:bottom w:val="single" w:sz="4" w:space="0" w:color="auto"/>
            </w:tcBorders>
            <w:tcPrChange w:id="12468" w:author="Huyen Tran Thu" w:date="2025-04-28T21:24:00Z" w16du:dateUtc="2025-04-28T14:24:00Z">
              <w:tcPr>
                <w:tcW w:w="3960" w:type="dxa"/>
                <w:gridSpan w:val="2"/>
              </w:tcPr>
            </w:tcPrChange>
          </w:tcPr>
          <w:p w14:paraId="35018DC7" w14:textId="215AE8DC" w:rsidR="001331BC" w:rsidRPr="00EC6195" w:rsidDel="00AB6CC1" w:rsidRDefault="001331BC" w:rsidP="00EC6195">
            <w:pPr>
              <w:spacing w:before="60" w:after="60"/>
              <w:ind w:firstLine="0"/>
              <w:rPr>
                <w:del w:id="12469" w:author="Huyen Tran Thu" w:date="2025-04-28T21:24:00Z" w16du:dateUtc="2025-04-28T14:24:00Z"/>
                <w:sz w:val="24"/>
                <w:szCs w:val="24"/>
              </w:rPr>
            </w:pPr>
            <w:del w:id="12470" w:author="Huyen Tran Thu" w:date="2025-04-28T21:24:00Z" w16du:dateUtc="2025-04-28T14:24:00Z">
              <w:r w:rsidRPr="00EC6195" w:rsidDel="00AB6CC1">
                <w:rPr>
                  <w:b/>
                  <w:bCs/>
                  <w:sz w:val="24"/>
                  <w:szCs w:val="24"/>
                </w:rPr>
                <w:delText>Chất thải nông nghiệp</w:delText>
              </w:r>
            </w:del>
          </w:p>
        </w:tc>
        <w:tc>
          <w:tcPr>
            <w:tcW w:w="3772" w:type="dxa"/>
            <w:tcBorders>
              <w:bottom w:val="single" w:sz="4" w:space="0" w:color="auto"/>
            </w:tcBorders>
            <w:tcPrChange w:id="12471" w:author="Huyen Tran Thu" w:date="2025-04-28T21:24:00Z" w16du:dateUtc="2025-04-28T14:24:00Z">
              <w:tcPr>
                <w:tcW w:w="3870" w:type="dxa"/>
              </w:tcPr>
            </w:tcPrChange>
          </w:tcPr>
          <w:p w14:paraId="17A8EDAD" w14:textId="299A8C43" w:rsidR="001331BC" w:rsidRPr="004D3EF4" w:rsidDel="00AB6CC1" w:rsidRDefault="001331BC" w:rsidP="00EC6195">
            <w:pPr>
              <w:spacing w:before="60" w:after="60"/>
              <w:ind w:hanging="14"/>
              <w:jc w:val="center"/>
              <w:rPr>
                <w:del w:id="12472" w:author="Huyen Tran Thu" w:date="2025-04-28T21:24:00Z" w16du:dateUtc="2025-04-28T14:24:00Z"/>
                <w:sz w:val="24"/>
                <w:szCs w:val="24"/>
              </w:rPr>
            </w:pPr>
            <w:del w:id="12473" w:author="Huyen Tran Thu" w:date="2023-03-30T09:51:00Z">
              <w:r w:rsidRPr="004D3EF4" w:rsidDel="00142027">
                <w:rPr>
                  <w:sz w:val="24"/>
                  <w:szCs w:val="24"/>
                </w:rPr>
                <w:delText>100</w:delText>
              </w:r>
            </w:del>
          </w:p>
        </w:tc>
      </w:tr>
    </w:tbl>
    <w:p w14:paraId="11E6EBFF" w14:textId="5972A56B" w:rsidR="00142027" w:rsidRPr="00142027" w:rsidRDefault="001331BC">
      <w:pPr>
        <w:spacing w:before="0" w:after="240" w:line="240" w:lineRule="auto"/>
        <w:jc w:val="right"/>
        <w:rPr>
          <w:ins w:id="12474" w:author="Huyen Tran Thu" w:date="2023-03-30T09:51:00Z"/>
          <w:i/>
          <w:iCs/>
          <w:sz w:val="22"/>
          <w:lang w:val="en-US"/>
          <w:rPrChange w:id="12475" w:author="Huyen Tran Thu" w:date="2023-03-30T09:51:00Z">
            <w:rPr>
              <w:ins w:id="12476" w:author="Huyen Tran Thu" w:date="2023-03-30T09:51:00Z"/>
              <w:lang w:val="en-US"/>
            </w:rPr>
          </w:rPrChange>
        </w:rPr>
        <w:pPrChange w:id="12477" w:author="Huyen Tran Thu" w:date="2023-03-30T14:56:00Z">
          <w:pPr>
            <w:pStyle w:val="ListParagraph"/>
            <w:numPr>
              <w:numId w:val="4"/>
            </w:numPr>
            <w:spacing w:before="0" w:after="0" w:line="240" w:lineRule="auto"/>
            <w:ind w:left="1440" w:hanging="360"/>
            <w:jc w:val="right"/>
          </w:pPr>
        </w:pPrChange>
      </w:pPr>
      <w:r w:rsidRPr="00EC6195">
        <w:rPr>
          <w:i/>
          <w:iCs/>
          <w:sz w:val="22"/>
        </w:rPr>
        <w:t xml:space="preserve">Nguồn: </w:t>
      </w:r>
      <w:r w:rsidRPr="00EC6195">
        <w:rPr>
          <w:i/>
          <w:iCs/>
          <w:sz w:val="22"/>
          <w:lang w:val="en-US"/>
        </w:rPr>
        <w:t xml:space="preserve">Bảng 2.4, trang 2.14, mục 2.3, chương 2, phần 5: Chất thải, IPCC2006. </w:t>
      </w:r>
      <w:ins w:id="12478" w:author="Huyen Tran Thu" w:date="2023-03-30T10:51:00Z">
        <w:r w:rsidR="00D004A8" w:rsidRPr="00EC6195">
          <w:rPr>
            <w:i/>
            <w:iCs/>
            <w:sz w:val="22"/>
            <w:lang w:val="en-US"/>
          </w:rPr>
          <w:t>Đối với chất thải y tế, công nghiệp và nông nghiệp dựa trên tính chất của chất thải tại Việt Nam để lựa chọn hệ số.</w:t>
        </w:r>
      </w:ins>
    </w:p>
    <w:p w14:paraId="5B3E9C85" w14:textId="735152EB" w:rsidR="001331BC" w:rsidRPr="00EC6195" w:rsidDel="00142027" w:rsidRDefault="001331BC" w:rsidP="00EC6195">
      <w:pPr>
        <w:spacing w:before="0" w:after="0" w:line="240" w:lineRule="auto"/>
        <w:jc w:val="right"/>
        <w:rPr>
          <w:del w:id="12479" w:author="Huyen Tran Thu" w:date="2023-03-30T09:51:00Z"/>
          <w:i/>
          <w:iCs/>
          <w:sz w:val="22"/>
          <w:lang w:val="en-US"/>
        </w:rPr>
      </w:pPr>
      <w:del w:id="12480" w:author="Huyen Tran Thu" w:date="2023-03-30T09:51:00Z">
        <w:r w:rsidRPr="00EC6195" w:rsidDel="00142027">
          <w:rPr>
            <w:i/>
            <w:iCs/>
            <w:sz w:val="22"/>
            <w:lang w:val="en-US"/>
          </w:rPr>
          <w:delText xml:space="preserve">Đối với chất thải y tế, công nghiệp và nông nghiệp dựa trên tính chất của chất thải tại Việt Nam để lựa chọn hệ số. </w:delText>
        </w:r>
      </w:del>
    </w:p>
    <w:p w14:paraId="7EC4120C" w14:textId="4330CA50" w:rsidR="001331BC" w:rsidRPr="00292964" w:rsidRDefault="001331BC">
      <w:pPr>
        <w:pStyle w:val="ListParagraph"/>
        <w:numPr>
          <w:ilvl w:val="0"/>
          <w:numId w:val="4"/>
        </w:numPr>
        <w:spacing w:before="240"/>
        <w:rPr>
          <w:lang w:val="en-US"/>
        </w:rPr>
        <w:pPrChange w:id="12481" w:author="Huyen Tran Thu" w:date="2023-03-30T14:56:00Z">
          <w:pPr>
            <w:pStyle w:val="ListParagraph"/>
            <w:numPr>
              <w:numId w:val="4"/>
            </w:numPr>
            <w:ind w:left="1440" w:hanging="360"/>
          </w:pPr>
        </w:pPrChange>
      </w:pPr>
      <w:r>
        <w:rPr>
          <w:i/>
          <w:iCs/>
          <w:lang w:val="en-US"/>
        </w:rPr>
        <w:t xml:space="preserve">Hệ số ô-xy hóa </w:t>
      </w:r>
      <w:r w:rsidR="00292964">
        <w:rPr>
          <w:i/>
          <w:iCs/>
          <w:lang w:val="en-US"/>
        </w:rPr>
        <w:t>(OF)</w:t>
      </w:r>
    </w:p>
    <w:p w14:paraId="41CE45CA" w14:textId="28AA6266" w:rsidR="00292964" w:rsidRDefault="00292964" w:rsidP="00292964">
      <w:pPr>
        <w:ind w:firstLine="720"/>
        <w:rPr>
          <w:lang w:val="en-US"/>
        </w:rPr>
      </w:pPr>
      <w:r>
        <w:rPr>
          <w:lang w:val="en-US"/>
        </w:rPr>
        <w:lastRenderedPageBreak/>
        <w:t xml:space="preserve">Khi các sản phẩm được thiêu đốt hoặc </w:t>
      </w:r>
      <w:r w:rsidR="002E5402">
        <w:rPr>
          <w:lang w:val="en-US"/>
        </w:rPr>
        <w:t>đốt lộ thiên</w:t>
      </w:r>
      <w:r>
        <w:rPr>
          <w:lang w:val="en-US"/>
        </w:rPr>
        <w:t>, phần lớn các-bon trong sản phẩm đốt chat sẽ oxy hóa thành CO</w:t>
      </w:r>
      <w:r>
        <w:rPr>
          <w:vertAlign w:val="subscript"/>
          <w:lang w:val="en-US"/>
        </w:rPr>
        <w:t>2</w:t>
      </w:r>
      <w:r>
        <w:rPr>
          <w:lang w:val="en-US"/>
        </w:rPr>
        <w:t xml:space="preserve">. Một phần nhỏ có thể ôxy hóa không hoàn toàn do quá trình đốt cháy không hiệu quả, khiến cho một số các-bon không bị đốt cháy hoặc bị ôxy hóa một phần dưới dạng bồ hóng (muội) hoặc tro. Đối với lò thiêu đốt chất thải, hiệu suất gần như bằng 100%, trong khi đó hiệu suất đốt của lò mở thấp hơn đáng kể. Nếu các yếu tố ôxy hóa của thiêu đốt chất thải dưới 100% được áp dụng thì cần phải ghi lại chi tiết nguồn dữ liệu được cung cấp. </w:t>
      </w:r>
    </w:p>
    <w:p w14:paraId="112D8F8A" w14:textId="00942F7D" w:rsidR="00292964" w:rsidRDefault="00292964" w:rsidP="00292964">
      <w:pPr>
        <w:ind w:firstLine="720"/>
        <w:rPr>
          <w:lang w:val="en-US"/>
        </w:rPr>
      </w:pPr>
      <w:r>
        <w:rPr>
          <w:lang w:val="en-US"/>
        </w:rPr>
        <w:t>Do Việt Nam chưa có nghiên cứu về hiệu suất thiêu đốt</w:t>
      </w:r>
      <w:r w:rsidR="00D75473">
        <w:rPr>
          <w:lang w:val="en-US"/>
        </w:rPr>
        <w:t xml:space="preserve"> và </w:t>
      </w:r>
      <w:r w:rsidR="002E5402">
        <w:rPr>
          <w:lang w:val="en-US"/>
        </w:rPr>
        <w:t>đốt lộ thiên</w:t>
      </w:r>
      <w:r w:rsidR="00D75473">
        <w:rPr>
          <w:lang w:val="en-US"/>
        </w:rPr>
        <w:t xml:space="preserve"> chất thải</w:t>
      </w:r>
      <w:r>
        <w:rPr>
          <w:lang w:val="en-US"/>
        </w:rPr>
        <w:t xml:space="preserve"> chất thải tại các lò đốt rác, vì vậy sử dụng hệ số mặc định là </w:t>
      </w:r>
      <w:r w:rsidRPr="00D75473">
        <w:rPr>
          <w:b/>
          <w:bCs/>
          <w:lang w:val="en-US"/>
        </w:rPr>
        <w:t>100%</w:t>
      </w:r>
      <w:r w:rsidR="00D75473" w:rsidRPr="00D75473">
        <w:rPr>
          <w:b/>
          <w:bCs/>
          <w:lang w:val="en-US"/>
        </w:rPr>
        <w:t xml:space="preserve"> đối với thiêu đốt</w:t>
      </w:r>
      <w:r w:rsidRPr="00D75473">
        <w:rPr>
          <w:b/>
          <w:bCs/>
          <w:lang w:val="en-US"/>
        </w:rPr>
        <w:t xml:space="preserve"> và </w:t>
      </w:r>
      <w:ins w:id="12482" w:author="Huyen Tran Thu" w:date="2023-03-30T14:59:00Z">
        <w:r w:rsidR="004D3EF4">
          <w:rPr>
            <w:b/>
            <w:bCs/>
            <w:lang w:val="en-US"/>
          </w:rPr>
          <w:t>71</w:t>
        </w:r>
      </w:ins>
      <w:del w:id="12483" w:author="Huyen Tran Thu" w:date="2023-03-30T14:59:00Z">
        <w:r w:rsidRPr="00D75473" w:rsidDel="004D3EF4">
          <w:rPr>
            <w:b/>
            <w:bCs/>
            <w:lang w:val="en-US"/>
          </w:rPr>
          <w:delText>58</w:delText>
        </w:r>
      </w:del>
      <w:r w:rsidRPr="00D75473">
        <w:rPr>
          <w:b/>
          <w:bCs/>
          <w:lang w:val="en-US"/>
        </w:rPr>
        <w:t>%</w:t>
      </w:r>
      <w:r w:rsidR="00D75473" w:rsidRPr="00D75473">
        <w:rPr>
          <w:b/>
          <w:bCs/>
          <w:lang w:val="en-US"/>
        </w:rPr>
        <w:t xml:space="preserve"> đối với </w:t>
      </w:r>
      <w:r w:rsidR="002E5402">
        <w:rPr>
          <w:b/>
          <w:bCs/>
          <w:lang w:val="en-US"/>
        </w:rPr>
        <w:t>đốt lộ thiên</w:t>
      </w:r>
      <w:r w:rsidR="00D75473">
        <w:rPr>
          <w:lang w:val="en-US"/>
        </w:rPr>
        <w:t xml:space="preserve"> chất thải. Tỷ lệ này </w:t>
      </w:r>
      <w:r>
        <w:rPr>
          <w:lang w:val="en-US"/>
        </w:rPr>
        <w:t>được cung cấp trong Bảng 5.2</w:t>
      </w:r>
      <w:ins w:id="12484" w:author="Huyen Tran Thu" w:date="2023-03-30T14:59:00Z">
        <w:r w:rsidR="004D3EF4">
          <w:rPr>
            <w:lang w:val="en-US"/>
          </w:rPr>
          <w:t xml:space="preserve"> (cập nhật)</w:t>
        </w:r>
      </w:ins>
      <w:r>
        <w:rPr>
          <w:lang w:val="en-US"/>
        </w:rPr>
        <w:t>, trang 5.1</w:t>
      </w:r>
      <w:ins w:id="12485" w:author="Huyen Tran Thu" w:date="2023-03-30T14:59:00Z">
        <w:r w:rsidR="004D3EF4">
          <w:rPr>
            <w:lang w:val="en-US"/>
          </w:rPr>
          <w:t>2</w:t>
        </w:r>
      </w:ins>
      <w:del w:id="12486" w:author="Huyen Tran Thu" w:date="2023-03-30T14:59:00Z">
        <w:r w:rsidDel="004D3EF4">
          <w:rPr>
            <w:lang w:val="en-US"/>
          </w:rPr>
          <w:delText>8</w:delText>
        </w:r>
      </w:del>
      <w:r>
        <w:rPr>
          <w:lang w:val="en-US"/>
        </w:rPr>
        <w:t>, chương 5, phần 5, IPCC</w:t>
      </w:r>
      <w:ins w:id="12487" w:author="Huyen Tran Thu" w:date="2023-03-30T14:59:00Z">
        <w:r w:rsidR="004D3EF4">
          <w:rPr>
            <w:lang w:val="en-US"/>
          </w:rPr>
          <w:t>2019</w:t>
        </w:r>
      </w:ins>
      <w:del w:id="12488" w:author="Huyen Tran Thu" w:date="2023-03-30T14:59:00Z">
        <w:r w:rsidDel="004D3EF4">
          <w:rPr>
            <w:lang w:val="en-US"/>
          </w:rPr>
          <w:delText>2006</w:delText>
        </w:r>
      </w:del>
      <w:r>
        <w:rPr>
          <w:lang w:val="en-US"/>
        </w:rPr>
        <w:t xml:space="preserve">. </w:t>
      </w:r>
    </w:p>
    <w:p w14:paraId="020BC513" w14:textId="6A25DFD3" w:rsidR="006012CB" w:rsidRPr="000850C8" w:rsidRDefault="006012CB" w:rsidP="00796537">
      <w:pPr>
        <w:rPr>
          <w:b/>
          <w:bCs/>
          <w:vertAlign w:val="subscript"/>
          <w:lang w:val="en-US"/>
        </w:rPr>
      </w:pPr>
      <w:r w:rsidRPr="000850C8">
        <w:rPr>
          <w:b/>
          <w:bCs/>
          <w:lang w:val="en-US"/>
        </w:rPr>
        <w:tab/>
        <w:t>b. Hệ số phát thải CH</w:t>
      </w:r>
      <w:r w:rsidRPr="000850C8">
        <w:rPr>
          <w:b/>
          <w:bCs/>
          <w:vertAlign w:val="subscript"/>
          <w:lang w:val="en-US"/>
        </w:rPr>
        <w:t>4</w:t>
      </w:r>
    </w:p>
    <w:p w14:paraId="116DF34E" w14:textId="77777777" w:rsidR="000850C8" w:rsidRDefault="000850C8" w:rsidP="006012CB">
      <w:pPr>
        <w:rPr>
          <w:lang w:val="en-US"/>
        </w:rPr>
      </w:pPr>
      <w:r>
        <w:rPr>
          <w:lang w:val="en-US"/>
        </w:rPr>
        <w:tab/>
        <w:t>Phát thải CH</w:t>
      </w:r>
      <w:r>
        <w:rPr>
          <w:vertAlign w:val="subscript"/>
          <w:lang w:val="en-US"/>
        </w:rPr>
        <w:t>4</w:t>
      </w:r>
      <w:r>
        <w:rPr>
          <w:lang w:val="en-US"/>
        </w:rPr>
        <w:t xml:space="preserve"> từ quá trình thiêu đốt phụ thuộc nhiều vào tính liên tục của quá trình đốt rác, công nghệ đốt rác và thực hành quản lý. </w:t>
      </w:r>
    </w:p>
    <w:p w14:paraId="6CC2628F" w14:textId="175BEDB8" w:rsidR="000850C8" w:rsidRDefault="000850C8" w:rsidP="00702C0E">
      <w:pPr>
        <w:ind w:firstLine="720"/>
        <w:rPr>
          <w:lang w:val="en-US"/>
        </w:rPr>
      </w:pPr>
      <w:r>
        <w:rPr>
          <w:lang w:val="en-US"/>
        </w:rPr>
        <w:t xml:space="preserve">Tại Việt Nam, công nghệ nhiệt để tiêu hủy chất thải, có 50 cơ sở xử lý CTNH được cấp phép có áp dụng công nghệ này với số lượng là 69 lò đốt tĩnh có công suất từ 100 -2.000 kg/h (TCMT,2017). Công nghệ lò đốt tĩnh hai cấp có ưu điểm là công nghệ đơn giản, sẵn có, chi phí đầu tư hợp lý, dễ vận hành phù hợp với điều kiện Việt Nam. </w:t>
      </w:r>
      <w:r w:rsidR="00884180">
        <w:rPr>
          <w:lang w:val="en-US"/>
        </w:rPr>
        <w:tab/>
        <w:t>Dựa trên hiện trạng công nghệ và vận hành đốt rác tại các lò đốt tại Việt Nam, chọn hệ số phát thải CH</w:t>
      </w:r>
      <w:r w:rsidR="00884180">
        <w:rPr>
          <w:vertAlign w:val="subscript"/>
          <w:lang w:val="en-US"/>
        </w:rPr>
        <w:t>4</w:t>
      </w:r>
      <w:r w:rsidR="00884180">
        <w:rPr>
          <w:lang w:val="en-US"/>
        </w:rPr>
        <w:t xml:space="preserve"> dựa vào Bảng 5.3, trang 5.20, chương 5, phần 5, IPCC2006. Hệ số phát thải CH</w:t>
      </w:r>
      <w:r w:rsidR="00884180">
        <w:rPr>
          <w:vertAlign w:val="subscript"/>
          <w:lang w:val="en-US"/>
        </w:rPr>
        <w:t>4</w:t>
      </w:r>
      <w:r w:rsidR="00884180">
        <w:rPr>
          <w:lang w:val="en-US"/>
        </w:rPr>
        <w:t xml:space="preserve"> lựa chọn tính toán là </w:t>
      </w:r>
      <w:r w:rsidR="00884180" w:rsidRPr="001717FA">
        <w:rPr>
          <w:b/>
          <w:bCs/>
          <w:lang w:val="en-US"/>
        </w:rPr>
        <w:t>6kg/</w:t>
      </w:r>
      <w:del w:id="12489" w:author="Thu Huyen Tran" w:date="2023-04-07T15:51:00Z">
        <w:r w:rsidR="00884180" w:rsidRPr="001717FA" w:rsidDel="001C13DF">
          <w:rPr>
            <w:b/>
            <w:bCs/>
            <w:lang w:val="en-US"/>
          </w:rPr>
          <w:delText>Gg</w:delText>
        </w:r>
      </w:del>
      <w:ins w:id="12490" w:author="Thu Huyen Tran" w:date="2023-04-07T15:51:00Z">
        <w:r w:rsidR="001C13DF">
          <w:rPr>
            <w:b/>
            <w:bCs/>
            <w:lang w:val="en-US"/>
          </w:rPr>
          <w:t>Nghìn tấn</w:t>
        </w:r>
      </w:ins>
      <w:r w:rsidR="00884180" w:rsidRPr="001717FA">
        <w:rPr>
          <w:b/>
          <w:bCs/>
          <w:lang w:val="en-US"/>
        </w:rPr>
        <w:t xml:space="preserve"> chất thải theo trọng lượng ướt</w:t>
      </w:r>
      <w:r w:rsidR="001717FA" w:rsidRPr="001717FA">
        <w:rPr>
          <w:b/>
          <w:bCs/>
          <w:lang w:val="en-US"/>
        </w:rPr>
        <w:t xml:space="preserve"> đối với thiêu đốt chất thải, và 6.500g/t chất thải theo trọng lượng ướt với quá trình </w:t>
      </w:r>
      <w:r w:rsidR="002E5402">
        <w:rPr>
          <w:b/>
          <w:bCs/>
          <w:lang w:val="en-US"/>
        </w:rPr>
        <w:t>đốt lộ thiên</w:t>
      </w:r>
      <w:r w:rsidR="001717FA" w:rsidRPr="001717FA">
        <w:rPr>
          <w:b/>
          <w:bCs/>
          <w:lang w:val="en-US"/>
        </w:rPr>
        <w:t xml:space="preserve"> chất thải</w:t>
      </w:r>
      <w:r w:rsidR="001717FA">
        <w:rPr>
          <w:lang w:val="en-US"/>
        </w:rPr>
        <w:t xml:space="preserve">. </w:t>
      </w:r>
    </w:p>
    <w:p w14:paraId="7BF66DD3" w14:textId="79185B85" w:rsidR="006012CB" w:rsidRPr="00D75473" w:rsidRDefault="006012CB" w:rsidP="00932054">
      <w:pPr>
        <w:pStyle w:val="ListParagraph"/>
        <w:numPr>
          <w:ilvl w:val="0"/>
          <w:numId w:val="3"/>
        </w:numPr>
        <w:rPr>
          <w:b/>
          <w:bCs/>
          <w:lang w:val="en-US"/>
        </w:rPr>
      </w:pPr>
      <w:r w:rsidRPr="00D75473">
        <w:rPr>
          <w:b/>
          <w:bCs/>
          <w:lang w:val="en-US"/>
        </w:rPr>
        <w:t>Hệ số phát thải N</w:t>
      </w:r>
      <w:r w:rsidRPr="00D75473">
        <w:rPr>
          <w:b/>
          <w:bCs/>
          <w:vertAlign w:val="subscript"/>
          <w:lang w:val="en-US"/>
        </w:rPr>
        <w:t>2</w:t>
      </w:r>
      <w:r w:rsidRPr="00D75473">
        <w:rPr>
          <w:b/>
          <w:bCs/>
          <w:lang w:val="en-US"/>
        </w:rPr>
        <w:t>O</w:t>
      </w:r>
    </w:p>
    <w:p w14:paraId="61A103B7" w14:textId="170D2BB5" w:rsidR="00D75473" w:rsidRPr="001717FA" w:rsidRDefault="001717FA" w:rsidP="001717FA">
      <w:pPr>
        <w:ind w:firstLine="720"/>
        <w:rPr>
          <w:lang w:val="en-US"/>
        </w:rPr>
      </w:pPr>
      <w:r>
        <w:rPr>
          <w:lang w:val="en-US"/>
        </w:rPr>
        <w:t>Do Việt Nam chưa có hệ số phát thải N</w:t>
      </w:r>
      <w:r>
        <w:rPr>
          <w:vertAlign w:val="subscript"/>
          <w:lang w:val="en-US"/>
        </w:rPr>
        <w:t>2</w:t>
      </w:r>
      <w:r>
        <w:rPr>
          <w:lang w:val="en-US"/>
        </w:rPr>
        <w:t xml:space="preserve">O đối với quá trình thiêu đốt và </w:t>
      </w:r>
      <w:r w:rsidR="002E5402">
        <w:rPr>
          <w:lang w:val="en-US"/>
        </w:rPr>
        <w:t>đốt lộ thiên</w:t>
      </w:r>
      <w:r>
        <w:rPr>
          <w:lang w:val="en-US"/>
        </w:rPr>
        <w:t xml:space="preserve"> chất thải nên sử dụng hệ số mặc định của Nhật Bản tại Bảng 5.4 và 5.6, trang 5.21 và 5.22, chương 5, phần 5, IPCC2006. Hệ số phát thải N</w:t>
      </w:r>
      <w:r>
        <w:rPr>
          <w:vertAlign w:val="subscript"/>
          <w:lang w:val="en-US"/>
        </w:rPr>
        <w:t>2</w:t>
      </w:r>
      <w:r>
        <w:rPr>
          <w:lang w:val="en-US"/>
        </w:rPr>
        <w:t xml:space="preserve">O cho quá trình thiêu đốt chất thải là </w:t>
      </w:r>
      <w:r w:rsidRPr="001717FA">
        <w:rPr>
          <w:b/>
          <w:bCs/>
          <w:lang w:val="en-US"/>
        </w:rPr>
        <w:t>41gN</w:t>
      </w:r>
      <w:r w:rsidRPr="001717FA">
        <w:rPr>
          <w:b/>
          <w:bCs/>
          <w:vertAlign w:val="subscript"/>
          <w:lang w:val="en-US"/>
        </w:rPr>
        <w:t>2</w:t>
      </w:r>
      <w:r w:rsidRPr="001717FA">
        <w:rPr>
          <w:b/>
          <w:bCs/>
          <w:lang w:val="en-US"/>
        </w:rPr>
        <w:t>O/t chất thải thiêu đốt, và 150gN</w:t>
      </w:r>
      <w:r w:rsidRPr="001717FA">
        <w:rPr>
          <w:b/>
          <w:bCs/>
          <w:vertAlign w:val="subscript"/>
          <w:lang w:val="en-US"/>
        </w:rPr>
        <w:t>2</w:t>
      </w:r>
      <w:r w:rsidRPr="001717FA">
        <w:rPr>
          <w:b/>
          <w:bCs/>
          <w:lang w:val="en-US"/>
        </w:rPr>
        <w:t xml:space="preserve">O/t chất thải </w:t>
      </w:r>
      <w:r w:rsidR="002E5402">
        <w:rPr>
          <w:b/>
          <w:bCs/>
          <w:lang w:val="en-US"/>
        </w:rPr>
        <w:t>đốt lộ thiên</w:t>
      </w:r>
      <w:r>
        <w:rPr>
          <w:lang w:val="en-US"/>
        </w:rPr>
        <w:t xml:space="preserve">.  </w:t>
      </w:r>
    </w:p>
    <w:p w14:paraId="0092E8E2" w14:textId="0AC3C1FC" w:rsidR="00176B51" w:rsidRDefault="00697789" w:rsidP="00176B51">
      <w:pPr>
        <w:pStyle w:val="Heading4"/>
        <w:rPr>
          <w:lang w:val="en-US"/>
        </w:rPr>
      </w:pPr>
      <w:bookmarkStart w:id="12491" w:name="_Toc196772495"/>
      <w:r>
        <w:rPr>
          <w:lang w:val="en-US"/>
        </w:rPr>
        <w:t>1</w:t>
      </w:r>
      <w:r w:rsidR="00176B51">
        <w:rPr>
          <w:lang w:val="en-US"/>
        </w:rPr>
        <w:t>.2.3.5. Kết quả ước tính phát thải khí nhà kính</w:t>
      </w:r>
      <w:bookmarkEnd w:id="12491"/>
      <w:r w:rsidR="00176B51">
        <w:rPr>
          <w:lang w:val="en-US"/>
        </w:rPr>
        <w:t xml:space="preserve"> </w:t>
      </w:r>
    </w:p>
    <w:p w14:paraId="17ED0FA0" w14:textId="05113F6F" w:rsidR="001717FA" w:rsidRDefault="00167502" w:rsidP="001717FA">
      <w:pPr>
        <w:rPr>
          <w:b/>
          <w:bCs/>
          <w:lang w:val="en-US"/>
        </w:rPr>
      </w:pPr>
      <w:r w:rsidRPr="00167502">
        <w:rPr>
          <w:b/>
          <w:bCs/>
          <w:lang w:val="en-US"/>
        </w:rPr>
        <w:tab/>
        <w:t xml:space="preserve">a. Kết quả ước tính phát thải khí nhà kính từ quá trình thiêu đốt chất thải </w:t>
      </w:r>
    </w:p>
    <w:p w14:paraId="01BB259F" w14:textId="77A32A3D" w:rsidR="00167502" w:rsidRDefault="00E664E2" w:rsidP="001717FA">
      <w:pPr>
        <w:rPr>
          <w:ins w:id="12492" w:author="Huyen Tran Thu" w:date="2025-04-28T23:00:00Z" w16du:dateUtc="2025-04-28T16:00:00Z"/>
          <w:lang w:val="en-US"/>
        </w:rPr>
      </w:pPr>
      <w:r>
        <w:rPr>
          <w:lang w:val="en-US"/>
        </w:rPr>
        <w:tab/>
        <w:t xml:space="preserve">Dựa trên phương pháp luận và các số liệu hoạt động, hệ số phát thải được đưa ra, kết quả ước tính phát thải khí nhà kính từ quá trình thiêu đốt chất thải như sau: </w:t>
      </w:r>
    </w:p>
    <w:p w14:paraId="53C894BD" w14:textId="5D9E479F" w:rsidR="00FD7EAF" w:rsidDel="00FD7EAF" w:rsidRDefault="003902CD">
      <w:pPr>
        <w:pStyle w:val="Caption"/>
        <w:rPr>
          <w:del w:id="12493" w:author="Huyen Tran Thu" w:date="2025-04-28T22:49:00Z" w16du:dateUtc="2025-04-28T15:49:00Z"/>
          <w:lang w:val="en-US"/>
        </w:rPr>
        <w:pPrChange w:id="12494" w:author="Huyen Tran Thu" w:date="2025-04-28T23:00:00Z" w16du:dateUtc="2025-04-28T16:00:00Z">
          <w:pPr/>
        </w:pPrChange>
      </w:pPr>
      <w:bookmarkStart w:id="12495" w:name="_Toc196773809"/>
      <w:ins w:id="12496" w:author="Huyen Tran Thu" w:date="2025-04-28T23:00:00Z" w16du:dateUtc="2025-04-28T16:00:00Z">
        <w:r>
          <w:t xml:space="preserve">Bảng 1. </w:t>
        </w:r>
        <w:r>
          <w:rPr>
            <w:b w:val="0"/>
            <w:bCs w:val="0"/>
          </w:rPr>
          <w:fldChar w:fldCharType="begin"/>
        </w:r>
        <w:r>
          <w:instrText xml:space="preserve"> SEQ Bảng_1. \* ARABIC </w:instrText>
        </w:r>
      </w:ins>
      <w:r>
        <w:rPr>
          <w:b w:val="0"/>
          <w:bCs w:val="0"/>
        </w:rPr>
        <w:fldChar w:fldCharType="separate"/>
      </w:r>
      <w:ins w:id="12497" w:author="Huyen Tran Thu" w:date="2025-04-28T23:00:00Z" w16du:dateUtc="2025-04-28T16:00:00Z">
        <w:r>
          <w:rPr>
            <w:noProof/>
          </w:rPr>
          <w:t>28</w:t>
        </w:r>
        <w:r>
          <w:rPr>
            <w:b w:val="0"/>
            <w:bCs w:val="0"/>
          </w:rPr>
          <w:fldChar w:fldCharType="end"/>
        </w:r>
        <w:r>
          <w:t xml:space="preserve"> Phát thải khí nhà kính từ quá trình thiêu đốt chất thải</w:t>
        </w:r>
      </w:ins>
      <w:bookmarkEnd w:id="12495"/>
    </w:p>
    <w:p w14:paraId="5C7317B2" w14:textId="767AC5F1" w:rsidR="00E664E2" w:rsidRDefault="00BC389F" w:rsidP="003902CD">
      <w:pPr>
        <w:pStyle w:val="Caption"/>
        <w:rPr>
          <w:lang w:val="en-US"/>
        </w:rPr>
      </w:pPr>
      <w:bookmarkStart w:id="12498" w:name="_Toc131781241"/>
      <w:del w:id="12499" w:author="Thu Huyen Tran" w:date="2023-12-05T23:04:00Z">
        <w:r w:rsidDel="003E09D4">
          <w:delText xml:space="preserve">Bảng 1. </w:delText>
        </w:r>
        <w:r w:rsidDel="003E09D4">
          <w:fldChar w:fldCharType="begin"/>
        </w:r>
        <w:r w:rsidDel="003E09D4">
          <w:delInstrText xml:space="preserve"> SEQ Bảng_1. \* ARABIC </w:delInstrText>
        </w:r>
        <w:r w:rsidDel="003E09D4">
          <w:fldChar w:fldCharType="separate"/>
        </w:r>
        <w:r w:rsidR="007A3D0C" w:rsidDel="003E09D4">
          <w:rPr>
            <w:noProof/>
          </w:rPr>
          <w:delText>24</w:delText>
        </w:r>
        <w:r w:rsidDel="003E09D4">
          <w:fldChar w:fldCharType="end"/>
        </w:r>
      </w:del>
      <w:bookmarkStart w:id="12500" w:name="_Toc152710032"/>
      <w:ins w:id="12501" w:author="Thu Huyen Tran" w:date="2023-12-05T23:04:00Z">
        <w:del w:id="12502" w:author="Huyen Tran Thu" w:date="2025-04-28T22:49:00Z" w16du:dateUtc="2025-04-28T15:49:00Z">
          <w:r w:rsidR="003E09D4" w:rsidDel="00FD7EAF">
            <w:delText xml:space="preserve">Bảng 1. </w:delText>
          </w:r>
          <w:r w:rsidR="003E09D4" w:rsidDel="00FD7EAF">
            <w:fldChar w:fldCharType="begin"/>
          </w:r>
          <w:r w:rsidR="003E09D4" w:rsidDel="00FD7EAF">
            <w:delInstrText xml:space="preserve"> SEQ Bảng_1. \* ARABIC </w:delInstrText>
          </w:r>
        </w:del>
      </w:ins>
      <w:del w:id="12503" w:author="Huyen Tran Thu" w:date="2025-04-28T22:49:00Z" w16du:dateUtc="2025-04-28T15:49:00Z">
        <w:r w:rsidR="003E09D4" w:rsidDel="00FD7EAF">
          <w:fldChar w:fldCharType="separate"/>
        </w:r>
      </w:del>
      <w:ins w:id="12504" w:author="Thu Huyen Tran" w:date="2023-12-05T23:04:00Z">
        <w:del w:id="12505" w:author="Huyen Tran Thu" w:date="2025-04-28T22:49:00Z" w16du:dateUtc="2025-04-28T15:49:00Z">
          <w:r w:rsidR="003E09D4" w:rsidDel="00FD7EAF">
            <w:rPr>
              <w:noProof/>
            </w:rPr>
            <w:delText>25</w:delText>
          </w:r>
          <w:r w:rsidR="003E09D4" w:rsidDel="00FD7EAF">
            <w:fldChar w:fldCharType="end"/>
          </w:r>
        </w:del>
      </w:ins>
      <w:del w:id="12506" w:author="Huyen Tran Thu" w:date="2025-04-28T22:49:00Z" w16du:dateUtc="2025-04-28T15:49:00Z">
        <w:r w:rsidR="00E664E2" w:rsidDel="00FD7EAF">
          <w:delText xml:space="preserve">: </w:delText>
        </w:r>
      </w:del>
      <w:del w:id="12507" w:author="Huyen Tran Thu" w:date="2025-04-28T23:00:00Z" w16du:dateUtc="2025-04-28T16:00:00Z">
        <w:r w:rsidR="00E664E2" w:rsidDel="003902CD">
          <w:delText>Phát thải khí nhà kính từ quá trình thiêu đốt chất thải</w:delText>
        </w:r>
      </w:del>
      <w:bookmarkEnd w:id="12498"/>
      <w:bookmarkEnd w:id="12500"/>
    </w:p>
    <w:tbl>
      <w:tblPr>
        <w:tblStyle w:val="TableGrid"/>
        <w:tblW w:w="0" w:type="auto"/>
        <w:tblLook w:val="04A0" w:firstRow="1" w:lastRow="0" w:firstColumn="1" w:lastColumn="0" w:noHBand="0" w:noVBand="1"/>
      </w:tblPr>
      <w:tblGrid>
        <w:gridCol w:w="1222"/>
        <w:gridCol w:w="1861"/>
        <w:gridCol w:w="2785"/>
        <w:gridCol w:w="3194"/>
      </w:tblGrid>
      <w:tr w:rsidR="00E664E2" w:rsidRPr="00BC389F" w14:paraId="2A4D6848" w14:textId="77777777" w:rsidTr="006C7E08">
        <w:trPr>
          <w:tblHeader/>
        </w:trPr>
        <w:tc>
          <w:tcPr>
            <w:tcW w:w="1222" w:type="dxa"/>
          </w:tcPr>
          <w:p w14:paraId="1D22EC61" w14:textId="02B880B8" w:rsidR="00E664E2" w:rsidRPr="00BC389F" w:rsidRDefault="00E664E2" w:rsidP="00BC389F">
            <w:pPr>
              <w:spacing w:before="60" w:after="60"/>
              <w:ind w:firstLine="0"/>
              <w:jc w:val="center"/>
              <w:rPr>
                <w:b/>
                <w:bCs/>
                <w:sz w:val="24"/>
                <w:szCs w:val="24"/>
                <w:lang w:val="en-US"/>
              </w:rPr>
            </w:pPr>
            <w:r w:rsidRPr="00BC389F">
              <w:rPr>
                <w:b/>
                <w:bCs/>
                <w:sz w:val="24"/>
                <w:szCs w:val="24"/>
                <w:lang w:val="en-US"/>
              </w:rPr>
              <w:t>STT</w:t>
            </w:r>
          </w:p>
        </w:tc>
        <w:tc>
          <w:tcPr>
            <w:tcW w:w="1861" w:type="dxa"/>
          </w:tcPr>
          <w:p w14:paraId="5FD2F62A" w14:textId="5C2D21C2" w:rsidR="00E664E2" w:rsidRPr="00BC389F" w:rsidRDefault="00E664E2" w:rsidP="00BC389F">
            <w:pPr>
              <w:spacing w:before="60" w:after="60"/>
              <w:ind w:firstLine="0"/>
              <w:jc w:val="center"/>
              <w:rPr>
                <w:b/>
                <w:bCs/>
                <w:sz w:val="24"/>
                <w:szCs w:val="24"/>
                <w:lang w:val="en-US"/>
              </w:rPr>
            </w:pPr>
            <w:r w:rsidRPr="00BC389F">
              <w:rPr>
                <w:b/>
                <w:bCs/>
                <w:sz w:val="24"/>
                <w:szCs w:val="24"/>
                <w:lang w:val="en-US"/>
              </w:rPr>
              <w:t>Loại khí</w:t>
            </w:r>
          </w:p>
        </w:tc>
        <w:tc>
          <w:tcPr>
            <w:tcW w:w="2785" w:type="dxa"/>
          </w:tcPr>
          <w:p w14:paraId="75584F11" w14:textId="21082990" w:rsidR="00E664E2" w:rsidRPr="00BC389F" w:rsidRDefault="00E664E2" w:rsidP="00BC389F">
            <w:pPr>
              <w:spacing w:before="60" w:after="60"/>
              <w:ind w:firstLine="0"/>
              <w:jc w:val="center"/>
              <w:rPr>
                <w:b/>
                <w:bCs/>
                <w:sz w:val="24"/>
                <w:szCs w:val="24"/>
                <w:lang w:val="en-US"/>
              </w:rPr>
            </w:pPr>
            <w:r w:rsidRPr="00BC389F">
              <w:rPr>
                <w:b/>
                <w:bCs/>
                <w:sz w:val="24"/>
                <w:szCs w:val="24"/>
                <w:lang w:val="en-US"/>
              </w:rPr>
              <w:t>Tổng lượng phát thải</w:t>
            </w:r>
          </w:p>
          <w:p w14:paraId="3B3A9A8D" w14:textId="16F4C38E" w:rsidR="00E664E2" w:rsidRPr="00BC389F" w:rsidRDefault="00E664E2" w:rsidP="00BC389F">
            <w:pPr>
              <w:spacing w:before="60" w:after="60"/>
              <w:ind w:firstLine="0"/>
              <w:jc w:val="center"/>
              <w:rPr>
                <w:b/>
                <w:bCs/>
                <w:sz w:val="24"/>
                <w:szCs w:val="24"/>
                <w:lang w:val="en-US"/>
              </w:rPr>
            </w:pPr>
            <w:r w:rsidRPr="00BC389F">
              <w:rPr>
                <w:b/>
                <w:bCs/>
                <w:sz w:val="24"/>
                <w:szCs w:val="24"/>
                <w:lang w:val="en-US"/>
              </w:rPr>
              <w:t>(</w:t>
            </w:r>
            <w:del w:id="12508" w:author="Thu Huyen Tran" w:date="2023-04-07T15:51:00Z">
              <w:r w:rsidRPr="00BC389F" w:rsidDel="001C13DF">
                <w:rPr>
                  <w:b/>
                  <w:bCs/>
                  <w:sz w:val="24"/>
                  <w:szCs w:val="24"/>
                  <w:lang w:val="en-US"/>
                </w:rPr>
                <w:delText>Gg</w:delText>
              </w:r>
            </w:del>
            <w:ins w:id="12509" w:author="Thu Huyen Tran" w:date="2023-12-05T22:28:00Z">
              <w:r w:rsidR="00796537">
                <w:rPr>
                  <w:b/>
                  <w:bCs/>
                  <w:sz w:val="24"/>
                  <w:szCs w:val="24"/>
                  <w:lang w:val="en-US"/>
                </w:rPr>
                <w:t>n</w:t>
              </w:r>
            </w:ins>
            <w:ins w:id="12510" w:author="Thu Huyen Tran" w:date="2023-04-07T15:51:00Z">
              <w:r w:rsidR="001C13DF">
                <w:rPr>
                  <w:b/>
                  <w:bCs/>
                  <w:sz w:val="24"/>
                  <w:szCs w:val="24"/>
                  <w:lang w:val="en-US"/>
                </w:rPr>
                <w:t>ghìn tấn</w:t>
              </w:r>
            </w:ins>
            <w:r w:rsidRPr="00BC389F">
              <w:rPr>
                <w:b/>
                <w:bCs/>
                <w:sz w:val="24"/>
                <w:szCs w:val="24"/>
                <w:lang w:val="en-US"/>
              </w:rPr>
              <w:t>)</w:t>
            </w:r>
          </w:p>
        </w:tc>
        <w:tc>
          <w:tcPr>
            <w:tcW w:w="3194" w:type="dxa"/>
          </w:tcPr>
          <w:p w14:paraId="2561C3F4" w14:textId="512F4E35" w:rsidR="00E664E2" w:rsidRPr="00BC389F" w:rsidRDefault="00E664E2" w:rsidP="00BC389F">
            <w:pPr>
              <w:spacing w:before="60" w:after="60"/>
              <w:ind w:firstLine="0"/>
              <w:jc w:val="center"/>
              <w:rPr>
                <w:b/>
                <w:bCs/>
                <w:sz w:val="24"/>
                <w:szCs w:val="24"/>
                <w:lang w:val="en-US"/>
              </w:rPr>
            </w:pPr>
            <w:r w:rsidRPr="00BC389F">
              <w:rPr>
                <w:b/>
                <w:bCs/>
                <w:sz w:val="24"/>
                <w:szCs w:val="24"/>
                <w:lang w:val="en-US"/>
              </w:rPr>
              <w:t>Tổng lượng phát thải</w:t>
            </w:r>
          </w:p>
          <w:p w14:paraId="5247DF46" w14:textId="254D54F1" w:rsidR="00E664E2" w:rsidRPr="00BC389F" w:rsidRDefault="00E664E2" w:rsidP="00BC389F">
            <w:pPr>
              <w:spacing w:before="60" w:after="60"/>
              <w:ind w:firstLine="0"/>
              <w:jc w:val="center"/>
              <w:rPr>
                <w:b/>
                <w:bCs/>
                <w:sz w:val="24"/>
                <w:szCs w:val="24"/>
                <w:lang w:val="en-US"/>
              </w:rPr>
            </w:pPr>
            <w:r w:rsidRPr="00BC389F">
              <w:rPr>
                <w:b/>
                <w:bCs/>
                <w:sz w:val="24"/>
                <w:szCs w:val="24"/>
                <w:lang w:val="en-US"/>
              </w:rPr>
              <w:t>(</w:t>
            </w:r>
            <w:del w:id="12511" w:author="Thu Huyen Tran" w:date="2023-04-07T15:51:00Z">
              <w:r w:rsidRPr="00BC389F" w:rsidDel="001C13DF">
                <w:rPr>
                  <w:b/>
                  <w:bCs/>
                  <w:sz w:val="24"/>
                  <w:szCs w:val="24"/>
                  <w:lang w:val="en-US"/>
                </w:rPr>
                <w:delText>Gg</w:delText>
              </w:r>
            </w:del>
            <w:ins w:id="12512" w:author="Thu Huyen Tran" w:date="2023-12-05T22:28:00Z">
              <w:r w:rsidR="00796537">
                <w:rPr>
                  <w:b/>
                  <w:bCs/>
                  <w:sz w:val="24"/>
                  <w:szCs w:val="24"/>
                  <w:lang w:val="en-US"/>
                </w:rPr>
                <w:t>n</w:t>
              </w:r>
            </w:ins>
            <w:ins w:id="12513" w:author="Thu Huyen Tran" w:date="2023-04-07T15:51:00Z">
              <w:r w:rsidR="001C13DF">
                <w:rPr>
                  <w:b/>
                  <w:bCs/>
                  <w:sz w:val="24"/>
                  <w:szCs w:val="24"/>
                  <w:lang w:val="en-US"/>
                </w:rPr>
                <w:t>ghìn tấn</w:t>
              </w:r>
            </w:ins>
            <w:r w:rsidRPr="00BC389F">
              <w:rPr>
                <w:b/>
                <w:bCs/>
                <w:sz w:val="24"/>
                <w:szCs w:val="24"/>
                <w:lang w:val="en-US"/>
              </w:rPr>
              <w:t>CO</w:t>
            </w:r>
            <w:r w:rsidRPr="00BC389F">
              <w:rPr>
                <w:b/>
                <w:bCs/>
                <w:sz w:val="24"/>
                <w:szCs w:val="24"/>
                <w:vertAlign w:val="subscript"/>
                <w:lang w:val="en-US"/>
              </w:rPr>
              <w:t>2</w:t>
            </w:r>
            <w:r w:rsidRPr="00BC389F">
              <w:rPr>
                <w:b/>
                <w:bCs/>
                <w:sz w:val="24"/>
                <w:szCs w:val="24"/>
                <w:lang w:val="en-US"/>
              </w:rPr>
              <w:t>tương đương)</w:t>
            </w:r>
          </w:p>
        </w:tc>
      </w:tr>
      <w:tr w:rsidR="006C7E08" w:rsidRPr="00BC389F" w14:paraId="0303DBAA" w14:textId="77777777" w:rsidTr="006C7E08">
        <w:trPr>
          <w:ins w:id="12514" w:author="Huyen Tran Thu" w:date="2025-04-28T21:25:00Z"/>
        </w:trPr>
        <w:tc>
          <w:tcPr>
            <w:tcW w:w="5868" w:type="dxa"/>
            <w:gridSpan w:val="3"/>
          </w:tcPr>
          <w:p w14:paraId="7E03E5B1" w14:textId="6B46807F" w:rsidR="006C7E08" w:rsidRPr="006C7E08" w:rsidRDefault="006C7E08">
            <w:pPr>
              <w:spacing w:before="60" w:after="60"/>
              <w:ind w:firstLine="0"/>
              <w:jc w:val="center"/>
              <w:rPr>
                <w:ins w:id="12515" w:author="Huyen Tran Thu" w:date="2025-04-28T21:25:00Z" w16du:dateUtc="2025-04-28T14:25:00Z"/>
                <w:b/>
                <w:bCs/>
                <w:sz w:val="24"/>
                <w:szCs w:val="24"/>
                <w:lang w:val="en-US"/>
                <w:rPrChange w:id="12516" w:author="Huyen Tran Thu" w:date="2025-04-28T21:26:00Z" w16du:dateUtc="2025-04-28T14:26:00Z">
                  <w:rPr>
                    <w:ins w:id="12517" w:author="Huyen Tran Thu" w:date="2025-04-28T21:25:00Z" w16du:dateUtc="2025-04-28T14:25:00Z"/>
                    <w:sz w:val="24"/>
                    <w:szCs w:val="24"/>
                    <w:lang w:val="en-US"/>
                  </w:rPr>
                </w:rPrChange>
              </w:rPr>
              <w:pPrChange w:id="12518" w:author="Huyen Tran Thu" w:date="2025-04-28T21:26:00Z" w16du:dateUtc="2025-04-28T14:26:00Z">
                <w:pPr>
                  <w:spacing w:before="60" w:after="60"/>
                  <w:jc w:val="center"/>
                </w:pPr>
              </w:pPrChange>
            </w:pPr>
            <w:ins w:id="12519" w:author="Huyen Tran Thu" w:date="2025-04-28T21:26:00Z" w16du:dateUtc="2025-04-28T14:26:00Z">
              <w:r w:rsidRPr="006C7E08">
                <w:rPr>
                  <w:b/>
                  <w:bCs/>
                  <w:sz w:val="24"/>
                  <w:szCs w:val="24"/>
                  <w:lang w:val="en-US"/>
                  <w:rPrChange w:id="12520" w:author="Huyen Tran Thu" w:date="2025-04-28T21:26:00Z" w16du:dateUtc="2025-04-28T14:26:00Z">
                    <w:rPr>
                      <w:sz w:val="24"/>
                      <w:szCs w:val="24"/>
                      <w:lang w:val="en-US"/>
                    </w:rPr>
                  </w:rPrChange>
                </w:rPr>
                <w:t>Năm 2021</w:t>
              </w:r>
            </w:ins>
          </w:p>
        </w:tc>
        <w:tc>
          <w:tcPr>
            <w:tcW w:w="3194" w:type="dxa"/>
          </w:tcPr>
          <w:p w14:paraId="768FBAF2" w14:textId="0C9023CA" w:rsidR="006C7E08" w:rsidRPr="00A236FF" w:rsidRDefault="00A236FF">
            <w:pPr>
              <w:spacing w:before="60" w:after="60"/>
              <w:ind w:firstLine="0"/>
              <w:jc w:val="center"/>
              <w:rPr>
                <w:ins w:id="12521" w:author="Huyen Tran Thu" w:date="2025-04-28T21:25:00Z" w16du:dateUtc="2025-04-28T14:25:00Z"/>
                <w:b/>
                <w:bCs/>
                <w:sz w:val="24"/>
                <w:szCs w:val="24"/>
                <w:lang w:val="en-US"/>
                <w:rPrChange w:id="12522" w:author="Huyen Tran Thu" w:date="2025-04-28T21:28:00Z" w16du:dateUtc="2025-04-28T14:28:00Z">
                  <w:rPr>
                    <w:ins w:id="12523" w:author="Huyen Tran Thu" w:date="2025-04-28T21:25:00Z" w16du:dateUtc="2025-04-28T14:25:00Z"/>
                    <w:sz w:val="24"/>
                    <w:szCs w:val="24"/>
                    <w:lang w:val="en-US"/>
                  </w:rPr>
                </w:rPrChange>
              </w:rPr>
              <w:pPrChange w:id="12524" w:author="Huyen Tran Thu" w:date="2025-04-28T21:28:00Z" w16du:dateUtc="2025-04-28T14:28:00Z">
                <w:pPr>
                  <w:spacing w:before="60" w:after="60"/>
                  <w:jc w:val="center"/>
                </w:pPr>
              </w:pPrChange>
            </w:pPr>
            <w:ins w:id="12525" w:author="Huyen Tran Thu" w:date="2025-04-28T21:28:00Z" w16du:dateUtc="2025-04-28T14:28:00Z">
              <w:r w:rsidRPr="00A236FF">
                <w:rPr>
                  <w:b/>
                  <w:bCs/>
                  <w:sz w:val="24"/>
                  <w:szCs w:val="24"/>
                  <w:lang w:val="en-US"/>
                  <w:rPrChange w:id="12526" w:author="Huyen Tran Thu" w:date="2025-04-28T21:28:00Z" w16du:dateUtc="2025-04-28T14:28:00Z">
                    <w:rPr>
                      <w:sz w:val="24"/>
                      <w:szCs w:val="24"/>
                      <w:lang w:val="en-US"/>
                    </w:rPr>
                  </w:rPrChange>
                </w:rPr>
                <w:t>2.076,90</w:t>
              </w:r>
            </w:ins>
          </w:p>
        </w:tc>
      </w:tr>
      <w:tr w:rsidR="00E664E2" w:rsidRPr="00BC389F" w14:paraId="17DC1264" w14:textId="77777777" w:rsidTr="006C7E08">
        <w:tc>
          <w:tcPr>
            <w:tcW w:w="1222" w:type="dxa"/>
          </w:tcPr>
          <w:p w14:paraId="76A6628D" w14:textId="1ED81961" w:rsidR="00E664E2" w:rsidRPr="00BC389F" w:rsidRDefault="00E664E2" w:rsidP="00BC389F">
            <w:pPr>
              <w:spacing w:before="60" w:after="60"/>
              <w:ind w:firstLine="0"/>
              <w:jc w:val="center"/>
              <w:rPr>
                <w:sz w:val="24"/>
                <w:szCs w:val="24"/>
                <w:lang w:val="en-US"/>
              </w:rPr>
            </w:pPr>
            <w:r w:rsidRPr="00BC389F">
              <w:rPr>
                <w:sz w:val="24"/>
                <w:szCs w:val="24"/>
                <w:lang w:val="en-US"/>
              </w:rPr>
              <w:t>1</w:t>
            </w:r>
          </w:p>
        </w:tc>
        <w:tc>
          <w:tcPr>
            <w:tcW w:w="1861" w:type="dxa"/>
          </w:tcPr>
          <w:p w14:paraId="681FB79A" w14:textId="18EB4CDD" w:rsidR="00E664E2" w:rsidRPr="00BC389F" w:rsidRDefault="00E664E2" w:rsidP="00BC389F">
            <w:pPr>
              <w:spacing w:before="60" w:after="60"/>
              <w:ind w:firstLine="0"/>
              <w:jc w:val="center"/>
              <w:rPr>
                <w:sz w:val="24"/>
                <w:szCs w:val="24"/>
                <w:vertAlign w:val="subscript"/>
                <w:lang w:val="en-US"/>
              </w:rPr>
            </w:pPr>
            <w:r w:rsidRPr="00BC389F">
              <w:rPr>
                <w:sz w:val="24"/>
                <w:szCs w:val="24"/>
                <w:lang w:val="en-US"/>
              </w:rPr>
              <w:t>CO</w:t>
            </w:r>
            <w:r w:rsidRPr="00BC389F">
              <w:rPr>
                <w:sz w:val="24"/>
                <w:szCs w:val="24"/>
                <w:vertAlign w:val="subscript"/>
                <w:lang w:val="en-US"/>
              </w:rPr>
              <w:t>2</w:t>
            </w:r>
          </w:p>
        </w:tc>
        <w:tc>
          <w:tcPr>
            <w:tcW w:w="2785" w:type="dxa"/>
          </w:tcPr>
          <w:p w14:paraId="23D37CDE" w14:textId="65167A38" w:rsidR="00E664E2" w:rsidRPr="00BC389F" w:rsidRDefault="00A236FF" w:rsidP="00BC389F">
            <w:pPr>
              <w:spacing w:before="60" w:after="60"/>
              <w:ind w:firstLine="0"/>
              <w:jc w:val="center"/>
              <w:rPr>
                <w:sz w:val="24"/>
                <w:szCs w:val="24"/>
                <w:lang w:val="en-US"/>
              </w:rPr>
            </w:pPr>
            <w:ins w:id="12527" w:author="Huyen Tran Thu" w:date="2025-04-28T21:27:00Z" w16du:dateUtc="2025-04-28T14:27:00Z">
              <w:r>
                <w:rPr>
                  <w:sz w:val="24"/>
                  <w:szCs w:val="24"/>
                  <w:lang w:val="en-US"/>
                </w:rPr>
                <w:t>2.046,27</w:t>
              </w:r>
            </w:ins>
            <w:ins w:id="12528" w:author="Thu Huyen Tran" w:date="2023-12-05T22:28:00Z">
              <w:del w:id="12529" w:author="Huyen Tran Thu" w:date="2025-04-28T21:27:00Z" w16du:dateUtc="2025-04-28T14:27:00Z">
                <w:r w:rsidR="00796537" w:rsidDel="00A236FF">
                  <w:rPr>
                    <w:sz w:val="24"/>
                    <w:szCs w:val="24"/>
                    <w:lang w:val="en-US"/>
                  </w:rPr>
                  <w:delText>1.992,64</w:delText>
                </w:r>
              </w:del>
            </w:ins>
            <w:del w:id="12530" w:author="Huyen Tran Thu" w:date="2025-04-28T21:27:00Z" w16du:dateUtc="2025-04-28T14:27:00Z">
              <w:r w:rsidR="00BC389F" w:rsidDel="00A236FF">
                <w:rPr>
                  <w:sz w:val="24"/>
                  <w:szCs w:val="24"/>
                  <w:lang w:val="en-US"/>
                </w:rPr>
                <w:delText>1.432,47</w:delText>
              </w:r>
            </w:del>
          </w:p>
        </w:tc>
        <w:tc>
          <w:tcPr>
            <w:tcW w:w="3194" w:type="dxa"/>
          </w:tcPr>
          <w:p w14:paraId="036A1609" w14:textId="363B662D" w:rsidR="00E664E2" w:rsidRPr="00BC389F" w:rsidRDefault="00A236FF" w:rsidP="00BC389F">
            <w:pPr>
              <w:spacing w:before="60" w:after="60"/>
              <w:ind w:firstLine="0"/>
              <w:jc w:val="center"/>
              <w:rPr>
                <w:sz w:val="24"/>
                <w:szCs w:val="24"/>
                <w:lang w:val="en-US"/>
              </w:rPr>
            </w:pPr>
            <w:ins w:id="12531" w:author="Huyen Tran Thu" w:date="2025-04-28T21:27:00Z" w16du:dateUtc="2025-04-28T14:27:00Z">
              <w:r>
                <w:rPr>
                  <w:sz w:val="24"/>
                  <w:szCs w:val="24"/>
                  <w:lang w:val="en-US"/>
                </w:rPr>
                <w:t>2.046,27</w:t>
              </w:r>
            </w:ins>
            <w:ins w:id="12532" w:author="Thu Huyen Tran" w:date="2023-12-05T22:28:00Z">
              <w:del w:id="12533" w:author="Huyen Tran Thu" w:date="2025-04-28T21:27:00Z" w16du:dateUtc="2025-04-28T14:27:00Z">
                <w:r w:rsidR="00796537" w:rsidDel="00A236FF">
                  <w:rPr>
                    <w:sz w:val="24"/>
                    <w:szCs w:val="24"/>
                    <w:lang w:val="en-US"/>
                  </w:rPr>
                  <w:delText>1.992,64</w:delText>
                </w:r>
              </w:del>
            </w:ins>
            <w:del w:id="12534" w:author="Huyen Tran Thu" w:date="2025-04-28T21:27:00Z" w16du:dateUtc="2025-04-28T14:27:00Z">
              <w:r w:rsidR="00BC389F" w:rsidDel="00A236FF">
                <w:rPr>
                  <w:sz w:val="24"/>
                  <w:szCs w:val="24"/>
                  <w:lang w:val="en-US"/>
                </w:rPr>
                <w:delText>1.432,47</w:delText>
              </w:r>
            </w:del>
          </w:p>
        </w:tc>
      </w:tr>
      <w:tr w:rsidR="00E664E2" w:rsidRPr="00BC389F" w14:paraId="1FCD3E2E" w14:textId="77777777" w:rsidTr="006C7E08">
        <w:tc>
          <w:tcPr>
            <w:tcW w:w="1222" w:type="dxa"/>
          </w:tcPr>
          <w:p w14:paraId="70BA45DD" w14:textId="635254B6" w:rsidR="00E664E2" w:rsidRPr="00BC389F" w:rsidRDefault="00E664E2" w:rsidP="00BC389F">
            <w:pPr>
              <w:spacing w:before="60" w:after="60"/>
              <w:ind w:firstLine="0"/>
              <w:jc w:val="center"/>
              <w:rPr>
                <w:sz w:val="24"/>
                <w:szCs w:val="24"/>
                <w:lang w:val="en-US"/>
              </w:rPr>
            </w:pPr>
            <w:r w:rsidRPr="00BC389F">
              <w:rPr>
                <w:sz w:val="24"/>
                <w:szCs w:val="24"/>
                <w:lang w:val="en-US"/>
              </w:rPr>
              <w:lastRenderedPageBreak/>
              <w:t>2</w:t>
            </w:r>
          </w:p>
        </w:tc>
        <w:tc>
          <w:tcPr>
            <w:tcW w:w="1861" w:type="dxa"/>
          </w:tcPr>
          <w:p w14:paraId="351730B0" w14:textId="4BDB5F57" w:rsidR="00E664E2" w:rsidRPr="00BC389F" w:rsidRDefault="00E664E2" w:rsidP="00BC389F">
            <w:pPr>
              <w:spacing w:before="60" w:after="60"/>
              <w:ind w:firstLine="0"/>
              <w:jc w:val="center"/>
              <w:rPr>
                <w:sz w:val="24"/>
                <w:szCs w:val="24"/>
                <w:vertAlign w:val="subscript"/>
                <w:lang w:val="en-US"/>
              </w:rPr>
            </w:pPr>
            <w:r w:rsidRPr="00BC389F">
              <w:rPr>
                <w:sz w:val="24"/>
                <w:szCs w:val="24"/>
                <w:lang w:val="en-US"/>
              </w:rPr>
              <w:t>CH</w:t>
            </w:r>
            <w:r w:rsidRPr="00BC389F">
              <w:rPr>
                <w:sz w:val="24"/>
                <w:szCs w:val="24"/>
                <w:vertAlign w:val="subscript"/>
                <w:lang w:val="en-US"/>
              </w:rPr>
              <w:t>4</w:t>
            </w:r>
          </w:p>
        </w:tc>
        <w:tc>
          <w:tcPr>
            <w:tcW w:w="2785" w:type="dxa"/>
          </w:tcPr>
          <w:p w14:paraId="55B39E16" w14:textId="36ADF69E" w:rsidR="00E664E2" w:rsidRPr="00BC389F" w:rsidRDefault="00A236FF" w:rsidP="00BC389F">
            <w:pPr>
              <w:spacing w:before="60" w:after="60"/>
              <w:ind w:firstLine="0"/>
              <w:jc w:val="center"/>
              <w:rPr>
                <w:sz w:val="24"/>
                <w:szCs w:val="24"/>
                <w:lang w:val="en-US"/>
              </w:rPr>
            </w:pPr>
            <w:ins w:id="12535" w:author="Huyen Tran Thu" w:date="2025-04-28T21:27:00Z" w16du:dateUtc="2025-04-28T14:27:00Z">
              <w:r>
                <w:rPr>
                  <w:sz w:val="24"/>
                  <w:szCs w:val="24"/>
                  <w:lang w:val="en-US"/>
                </w:rPr>
                <w:t>0,017</w:t>
              </w:r>
            </w:ins>
            <w:ins w:id="12536" w:author="Thu Huyen Tran" w:date="2023-12-05T22:28:00Z">
              <w:del w:id="12537" w:author="Huyen Tran Thu" w:date="2025-04-28T21:27:00Z" w16du:dateUtc="2025-04-28T14:27:00Z">
                <w:r w:rsidR="00796537" w:rsidDel="00A236FF">
                  <w:rPr>
                    <w:sz w:val="24"/>
                    <w:szCs w:val="24"/>
                    <w:lang w:val="en-US"/>
                  </w:rPr>
                  <w:delText>0,014</w:delText>
                </w:r>
              </w:del>
            </w:ins>
            <w:del w:id="12538" w:author="Huyen Tran Thu" w:date="2025-04-28T21:27:00Z" w16du:dateUtc="2025-04-28T14:27:00Z">
              <w:r w:rsidR="00E664E2" w:rsidRPr="00BC389F" w:rsidDel="00A236FF">
                <w:rPr>
                  <w:sz w:val="24"/>
                  <w:szCs w:val="24"/>
                  <w:lang w:val="en-US"/>
                </w:rPr>
                <w:delText>0,0</w:delText>
              </w:r>
              <w:r w:rsidR="00BC389F" w:rsidDel="00A236FF">
                <w:rPr>
                  <w:sz w:val="24"/>
                  <w:szCs w:val="24"/>
                  <w:lang w:val="en-US"/>
                </w:rPr>
                <w:delText>2</w:delText>
              </w:r>
            </w:del>
          </w:p>
        </w:tc>
        <w:tc>
          <w:tcPr>
            <w:tcW w:w="3194" w:type="dxa"/>
          </w:tcPr>
          <w:p w14:paraId="66C49D23" w14:textId="0DF0B14B" w:rsidR="00E664E2" w:rsidRPr="00BC389F" w:rsidRDefault="00A236FF" w:rsidP="00BC389F">
            <w:pPr>
              <w:spacing w:before="60" w:after="60"/>
              <w:ind w:firstLine="0"/>
              <w:jc w:val="center"/>
              <w:rPr>
                <w:sz w:val="24"/>
                <w:szCs w:val="24"/>
                <w:lang w:val="en-US"/>
              </w:rPr>
            </w:pPr>
            <w:ins w:id="12539" w:author="Huyen Tran Thu" w:date="2025-04-28T21:27:00Z" w16du:dateUtc="2025-04-28T14:27:00Z">
              <w:r>
                <w:rPr>
                  <w:sz w:val="24"/>
                  <w:szCs w:val="24"/>
                  <w:lang w:val="en-US"/>
                </w:rPr>
                <w:t>0,47</w:t>
              </w:r>
            </w:ins>
            <w:ins w:id="12540" w:author="Thu Huyen Tran" w:date="2023-12-05T22:28:00Z">
              <w:del w:id="12541" w:author="Huyen Tran Thu" w:date="2025-04-28T21:27:00Z" w16du:dateUtc="2025-04-28T14:27:00Z">
                <w:r w:rsidR="00796537" w:rsidDel="00A236FF">
                  <w:rPr>
                    <w:sz w:val="24"/>
                    <w:szCs w:val="24"/>
                    <w:lang w:val="en-US"/>
                  </w:rPr>
                  <w:delText>0,40</w:delText>
                </w:r>
              </w:del>
            </w:ins>
            <w:del w:id="12542" w:author="Huyen Tran Thu" w:date="2025-04-28T21:27:00Z" w16du:dateUtc="2025-04-28T14:27:00Z">
              <w:r w:rsidR="00BC389F" w:rsidDel="00A236FF">
                <w:rPr>
                  <w:sz w:val="24"/>
                  <w:szCs w:val="24"/>
                  <w:lang w:val="en-US"/>
                </w:rPr>
                <w:delText>0,43</w:delText>
              </w:r>
            </w:del>
          </w:p>
        </w:tc>
      </w:tr>
      <w:tr w:rsidR="00E664E2" w:rsidRPr="00BC389F" w14:paraId="580423CD" w14:textId="77777777" w:rsidTr="006C7E08">
        <w:tc>
          <w:tcPr>
            <w:tcW w:w="1222" w:type="dxa"/>
          </w:tcPr>
          <w:p w14:paraId="1FD724DC" w14:textId="6888A5FA" w:rsidR="00E664E2" w:rsidRPr="00BC389F" w:rsidRDefault="00E664E2" w:rsidP="00BC389F">
            <w:pPr>
              <w:spacing w:before="60" w:after="60"/>
              <w:ind w:firstLine="0"/>
              <w:jc w:val="center"/>
              <w:rPr>
                <w:sz w:val="24"/>
                <w:szCs w:val="24"/>
                <w:lang w:val="en-US"/>
              </w:rPr>
            </w:pPr>
            <w:r w:rsidRPr="00BC389F">
              <w:rPr>
                <w:sz w:val="24"/>
                <w:szCs w:val="24"/>
                <w:lang w:val="en-US"/>
              </w:rPr>
              <w:t>3</w:t>
            </w:r>
          </w:p>
        </w:tc>
        <w:tc>
          <w:tcPr>
            <w:tcW w:w="1861" w:type="dxa"/>
          </w:tcPr>
          <w:p w14:paraId="1BADBD9A" w14:textId="32A56C24" w:rsidR="00E664E2" w:rsidRPr="00BC389F" w:rsidRDefault="00E664E2" w:rsidP="00BC389F">
            <w:pPr>
              <w:spacing w:before="60" w:after="60"/>
              <w:ind w:firstLine="0"/>
              <w:jc w:val="center"/>
              <w:rPr>
                <w:sz w:val="24"/>
                <w:szCs w:val="24"/>
                <w:lang w:val="en-US"/>
              </w:rPr>
            </w:pPr>
            <w:r w:rsidRPr="00BC389F">
              <w:rPr>
                <w:sz w:val="24"/>
                <w:szCs w:val="24"/>
                <w:lang w:val="en-US"/>
              </w:rPr>
              <w:t>N</w:t>
            </w:r>
            <w:r w:rsidRPr="00BC389F">
              <w:rPr>
                <w:sz w:val="24"/>
                <w:szCs w:val="24"/>
                <w:vertAlign w:val="subscript"/>
                <w:lang w:val="en-US"/>
              </w:rPr>
              <w:t>2</w:t>
            </w:r>
            <w:r w:rsidRPr="00BC389F">
              <w:rPr>
                <w:sz w:val="24"/>
                <w:szCs w:val="24"/>
                <w:lang w:val="en-US"/>
              </w:rPr>
              <w:t>O</w:t>
            </w:r>
          </w:p>
        </w:tc>
        <w:tc>
          <w:tcPr>
            <w:tcW w:w="2785" w:type="dxa"/>
          </w:tcPr>
          <w:p w14:paraId="734F80D4" w14:textId="15E1970A" w:rsidR="00E664E2" w:rsidRPr="00BC389F" w:rsidRDefault="00A236FF" w:rsidP="00BC389F">
            <w:pPr>
              <w:spacing w:before="60" w:after="60"/>
              <w:ind w:firstLine="0"/>
              <w:jc w:val="center"/>
              <w:rPr>
                <w:sz w:val="24"/>
                <w:szCs w:val="24"/>
                <w:lang w:val="en-US"/>
              </w:rPr>
            </w:pPr>
            <w:ins w:id="12543" w:author="Huyen Tran Thu" w:date="2025-04-28T21:27:00Z" w16du:dateUtc="2025-04-28T14:27:00Z">
              <w:r>
                <w:rPr>
                  <w:sz w:val="24"/>
                  <w:szCs w:val="24"/>
                  <w:lang w:val="en-US"/>
                </w:rPr>
                <w:t>0,1138</w:t>
              </w:r>
            </w:ins>
            <w:ins w:id="12544" w:author="Thu Huyen Tran" w:date="2023-12-05T22:28:00Z">
              <w:del w:id="12545" w:author="Huyen Tran Thu" w:date="2025-04-28T21:27:00Z" w16du:dateUtc="2025-04-28T14:27:00Z">
                <w:r w:rsidR="00796537" w:rsidDel="00A236FF">
                  <w:rPr>
                    <w:sz w:val="24"/>
                    <w:szCs w:val="24"/>
                    <w:lang w:val="en-US"/>
                  </w:rPr>
                  <w:delText>0,98</w:delText>
                </w:r>
              </w:del>
            </w:ins>
            <w:del w:id="12546" w:author="Huyen Tran Thu" w:date="2025-04-28T21:27:00Z" w16du:dateUtc="2025-04-28T14:27:00Z">
              <w:r w:rsidR="00E664E2" w:rsidRPr="00BC389F" w:rsidDel="00A236FF">
                <w:rPr>
                  <w:sz w:val="24"/>
                  <w:szCs w:val="24"/>
                  <w:lang w:val="en-US"/>
                </w:rPr>
                <w:delText>0,</w:delText>
              </w:r>
              <w:r w:rsidR="00BC389F" w:rsidDel="00A236FF">
                <w:rPr>
                  <w:sz w:val="24"/>
                  <w:szCs w:val="24"/>
                  <w:lang w:val="en-US"/>
                </w:rPr>
                <w:delText>14</w:delText>
              </w:r>
            </w:del>
          </w:p>
        </w:tc>
        <w:tc>
          <w:tcPr>
            <w:tcW w:w="3194" w:type="dxa"/>
          </w:tcPr>
          <w:p w14:paraId="4C0E3495" w14:textId="0178A74D" w:rsidR="00E664E2" w:rsidRPr="00BC389F" w:rsidRDefault="00A236FF" w:rsidP="00BC389F">
            <w:pPr>
              <w:spacing w:before="60" w:after="60"/>
              <w:ind w:firstLine="0"/>
              <w:jc w:val="center"/>
              <w:rPr>
                <w:sz w:val="24"/>
                <w:szCs w:val="24"/>
                <w:lang w:val="en-US"/>
              </w:rPr>
            </w:pPr>
            <w:ins w:id="12547" w:author="Huyen Tran Thu" w:date="2025-04-28T21:28:00Z" w16du:dateUtc="2025-04-28T14:28:00Z">
              <w:r>
                <w:rPr>
                  <w:sz w:val="24"/>
                  <w:szCs w:val="24"/>
                  <w:lang w:val="en-US"/>
                </w:rPr>
                <w:t>30,16</w:t>
              </w:r>
            </w:ins>
            <w:ins w:id="12548" w:author="Thu Huyen Tran" w:date="2023-12-05T22:28:00Z">
              <w:del w:id="12549" w:author="Huyen Tran Thu" w:date="2025-04-28T21:27:00Z" w16du:dateUtc="2025-04-28T14:27:00Z">
                <w:r w:rsidR="00796537" w:rsidDel="00A236FF">
                  <w:rPr>
                    <w:sz w:val="24"/>
                    <w:szCs w:val="24"/>
                    <w:lang w:val="en-US"/>
                  </w:rPr>
                  <w:delText>26,01</w:delText>
                </w:r>
              </w:del>
            </w:ins>
            <w:del w:id="12550" w:author="Huyen Tran Thu" w:date="2025-04-28T21:27:00Z" w16du:dateUtc="2025-04-28T14:27:00Z">
              <w:r w:rsidR="00BC389F" w:rsidDel="00A236FF">
                <w:rPr>
                  <w:sz w:val="24"/>
                  <w:szCs w:val="24"/>
                  <w:lang w:val="en-US"/>
                </w:rPr>
                <w:delText>37,63</w:delText>
              </w:r>
            </w:del>
          </w:p>
        </w:tc>
      </w:tr>
      <w:tr w:rsidR="006C7E08" w:rsidRPr="00BC389F" w14:paraId="1969E9D1" w14:textId="77777777" w:rsidTr="00780963">
        <w:trPr>
          <w:ins w:id="12551" w:author="Huyen Tran Thu" w:date="2025-04-28T21:26:00Z"/>
        </w:trPr>
        <w:tc>
          <w:tcPr>
            <w:tcW w:w="5868" w:type="dxa"/>
            <w:gridSpan w:val="3"/>
          </w:tcPr>
          <w:p w14:paraId="50DE1C28" w14:textId="5E3C3E3C" w:rsidR="006C7E08" w:rsidRPr="006C7E08" w:rsidRDefault="006C7E08">
            <w:pPr>
              <w:spacing w:before="60" w:after="60"/>
              <w:ind w:hanging="19"/>
              <w:jc w:val="center"/>
              <w:rPr>
                <w:ins w:id="12552" w:author="Huyen Tran Thu" w:date="2025-04-28T21:26:00Z" w16du:dateUtc="2025-04-28T14:26:00Z"/>
                <w:b/>
                <w:bCs/>
                <w:sz w:val="24"/>
                <w:szCs w:val="24"/>
                <w:lang w:val="en-US"/>
                <w:rPrChange w:id="12553" w:author="Huyen Tran Thu" w:date="2025-04-28T21:26:00Z" w16du:dateUtc="2025-04-28T14:26:00Z">
                  <w:rPr>
                    <w:ins w:id="12554" w:author="Huyen Tran Thu" w:date="2025-04-28T21:26:00Z" w16du:dateUtc="2025-04-28T14:26:00Z"/>
                    <w:sz w:val="24"/>
                    <w:szCs w:val="24"/>
                    <w:lang w:val="en-US"/>
                  </w:rPr>
                </w:rPrChange>
              </w:rPr>
              <w:pPrChange w:id="12555" w:author="Huyen Tran Thu" w:date="2025-04-28T21:26:00Z" w16du:dateUtc="2025-04-28T14:26:00Z">
                <w:pPr>
                  <w:spacing w:before="60" w:after="60"/>
                  <w:jc w:val="center"/>
                </w:pPr>
              </w:pPrChange>
            </w:pPr>
            <w:ins w:id="12556" w:author="Huyen Tran Thu" w:date="2025-04-28T21:26:00Z" w16du:dateUtc="2025-04-28T14:26:00Z">
              <w:r w:rsidRPr="006C7E08">
                <w:rPr>
                  <w:b/>
                  <w:bCs/>
                  <w:sz w:val="24"/>
                  <w:szCs w:val="24"/>
                  <w:lang w:val="en-US"/>
                  <w:rPrChange w:id="12557" w:author="Huyen Tran Thu" w:date="2025-04-28T21:26:00Z" w16du:dateUtc="2025-04-28T14:26:00Z">
                    <w:rPr>
                      <w:sz w:val="24"/>
                      <w:szCs w:val="24"/>
                      <w:lang w:val="en-US"/>
                    </w:rPr>
                  </w:rPrChange>
                </w:rPr>
                <w:t>Năm 2022</w:t>
              </w:r>
            </w:ins>
          </w:p>
        </w:tc>
        <w:tc>
          <w:tcPr>
            <w:tcW w:w="3194" w:type="dxa"/>
          </w:tcPr>
          <w:p w14:paraId="73EAFFF2" w14:textId="15E65E9A" w:rsidR="006C7E08" w:rsidRPr="00754587" w:rsidRDefault="00754587">
            <w:pPr>
              <w:spacing w:before="60" w:after="60"/>
              <w:ind w:firstLine="0"/>
              <w:jc w:val="center"/>
              <w:rPr>
                <w:ins w:id="12558" w:author="Huyen Tran Thu" w:date="2025-04-28T21:26:00Z" w16du:dateUtc="2025-04-28T14:26:00Z"/>
                <w:b/>
                <w:bCs/>
                <w:sz w:val="24"/>
                <w:szCs w:val="24"/>
                <w:lang w:val="en-US"/>
                <w:rPrChange w:id="12559" w:author="Huyen Tran Thu" w:date="2025-04-28T21:29:00Z" w16du:dateUtc="2025-04-28T14:29:00Z">
                  <w:rPr>
                    <w:ins w:id="12560" w:author="Huyen Tran Thu" w:date="2025-04-28T21:26:00Z" w16du:dateUtc="2025-04-28T14:26:00Z"/>
                    <w:sz w:val="24"/>
                    <w:szCs w:val="24"/>
                    <w:lang w:val="en-US"/>
                  </w:rPr>
                </w:rPrChange>
              </w:rPr>
              <w:pPrChange w:id="12561" w:author="Huyen Tran Thu" w:date="2025-04-28T21:29:00Z" w16du:dateUtc="2025-04-28T14:29:00Z">
                <w:pPr>
                  <w:spacing w:before="60" w:after="60"/>
                  <w:jc w:val="center"/>
                </w:pPr>
              </w:pPrChange>
            </w:pPr>
            <w:ins w:id="12562" w:author="Huyen Tran Thu" w:date="2025-04-28T21:29:00Z" w16du:dateUtc="2025-04-28T14:29:00Z">
              <w:r>
                <w:rPr>
                  <w:b/>
                  <w:bCs/>
                  <w:sz w:val="24"/>
                  <w:szCs w:val="24"/>
                  <w:lang w:val="en-US"/>
                </w:rPr>
                <w:t>2.067,58</w:t>
              </w:r>
            </w:ins>
          </w:p>
        </w:tc>
      </w:tr>
      <w:tr w:rsidR="006C7E08" w:rsidRPr="00BC389F" w14:paraId="4F43400C" w14:textId="77777777" w:rsidTr="006C7E08">
        <w:trPr>
          <w:ins w:id="12563" w:author="Huyen Tran Thu" w:date="2025-04-28T21:26:00Z"/>
        </w:trPr>
        <w:tc>
          <w:tcPr>
            <w:tcW w:w="1222" w:type="dxa"/>
          </w:tcPr>
          <w:p w14:paraId="350B35ED" w14:textId="1B504A9A" w:rsidR="006C7E08" w:rsidRPr="00BC389F" w:rsidRDefault="006C7E08">
            <w:pPr>
              <w:spacing w:before="60" w:after="60"/>
              <w:ind w:firstLine="0"/>
              <w:jc w:val="center"/>
              <w:rPr>
                <w:ins w:id="12564" w:author="Huyen Tran Thu" w:date="2025-04-28T21:26:00Z" w16du:dateUtc="2025-04-28T14:26:00Z"/>
                <w:sz w:val="24"/>
                <w:szCs w:val="24"/>
                <w:lang w:val="en-US"/>
              </w:rPr>
              <w:pPrChange w:id="12565" w:author="Huyen Tran Thu" w:date="2025-04-28T21:26:00Z" w16du:dateUtc="2025-04-28T14:26:00Z">
                <w:pPr>
                  <w:spacing w:before="60" w:after="60"/>
                  <w:jc w:val="center"/>
                </w:pPr>
              </w:pPrChange>
            </w:pPr>
            <w:ins w:id="12566" w:author="Huyen Tran Thu" w:date="2025-04-28T21:26:00Z" w16du:dateUtc="2025-04-28T14:26:00Z">
              <w:r w:rsidRPr="00BC389F">
                <w:rPr>
                  <w:sz w:val="24"/>
                  <w:szCs w:val="24"/>
                  <w:lang w:val="en-US"/>
                </w:rPr>
                <w:t>1</w:t>
              </w:r>
            </w:ins>
          </w:p>
        </w:tc>
        <w:tc>
          <w:tcPr>
            <w:tcW w:w="1861" w:type="dxa"/>
          </w:tcPr>
          <w:p w14:paraId="0A209221" w14:textId="724AC8E3" w:rsidR="006C7E08" w:rsidRPr="00BC389F" w:rsidRDefault="006C7E08">
            <w:pPr>
              <w:spacing w:before="60" w:after="60"/>
              <w:ind w:firstLine="0"/>
              <w:jc w:val="center"/>
              <w:rPr>
                <w:ins w:id="12567" w:author="Huyen Tran Thu" w:date="2025-04-28T21:26:00Z" w16du:dateUtc="2025-04-28T14:26:00Z"/>
                <w:sz w:val="24"/>
                <w:szCs w:val="24"/>
                <w:lang w:val="en-US"/>
              </w:rPr>
              <w:pPrChange w:id="12568" w:author="Huyen Tran Thu" w:date="2025-04-28T21:26:00Z" w16du:dateUtc="2025-04-28T14:26:00Z">
                <w:pPr>
                  <w:spacing w:before="60" w:after="60"/>
                  <w:jc w:val="center"/>
                </w:pPr>
              </w:pPrChange>
            </w:pPr>
            <w:ins w:id="12569" w:author="Huyen Tran Thu" w:date="2025-04-28T21:26:00Z" w16du:dateUtc="2025-04-28T14:26:00Z">
              <w:r w:rsidRPr="00BC389F">
                <w:rPr>
                  <w:sz w:val="24"/>
                  <w:szCs w:val="24"/>
                  <w:lang w:val="en-US"/>
                </w:rPr>
                <w:t>CO</w:t>
              </w:r>
              <w:r w:rsidRPr="00BC389F">
                <w:rPr>
                  <w:sz w:val="24"/>
                  <w:szCs w:val="24"/>
                  <w:vertAlign w:val="subscript"/>
                  <w:lang w:val="en-US"/>
                </w:rPr>
                <w:t>2</w:t>
              </w:r>
            </w:ins>
          </w:p>
        </w:tc>
        <w:tc>
          <w:tcPr>
            <w:tcW w:w="2785" w:type="dxa"/>
          </w:tcPr>
          <w:p w14:paraId="1E92BBFB" w14:textId="114A4550" w:rsidR="006C7E08" w:rsidRDefault="00754587">
            <w:pPr>
              <w:spacing w:before="60" w:after="60"/>
              <w:ind w:firstLine="0"/>
              <w:jc w:val="center"/>
              <w:rPr>
                <w:ins w:id="12570" w:author="Huyen Tran Thu" w:date="2025-04-28T21:26:00Z" w16du:dateUtc="2025-04-28T14:26:00Z"/>
                <w:sz w:val="24"/>
                <w:szCs w:val="24"/>
                <w:lang w:val="en-US"/>
              </w:rPr>
              <w:pPrChange w:id="12571" w:author="Huyen Tran Thu" w:date="2025-04-28T21:26:00Z" w16du:dateUtc="2025-04-28T14:26:00Z">
                <w:pPr>
                  <w:spacing w:before="60" w:after="60"/>
                  <w:jc w:val="center"/>
                </w:pPr>
              </w:pPrChange>
            </w:pPr>
            <w:ins w:id="12572" w:author="Huyen Tran Thu" w:date="2025-04-28T21:29:00Z" w16du:dateUtc="2025-04-28T14:29:00Z">
              <w:r>
                <w:rPr>
                  <w:sz w:val="24"/>
                  <w:szCs w:val="24"/>
                  <w:lang w:val="en-US"/>
                </w:rPr>
                <w:t>2.036,72</w:t>
              </w:r>
            </w:ins>
          </w:p>
        </w:tc>
        <w:tc>
          <w:tcPr>
            <w:tcW w:w="3194" w:type="dxa"/>
          </w:tcPr>
          <w:p w14:paraId="7E42444D" w14:textId="16CE0F3C" w:rsidR="006C7E08" w:rsidRDefault="00754587">
            <w:pPr>
              <w:spacing w:before="60" w:after="60"/>
              <w:ind w:firstLine="0"/>
              <w:jc w:val="center"/>
              <w:rPr>
                <w:ins w:id="12573" w:author="Huyen Tran Thu" w:date="2025-04-28T21:26:00Z" w16du:dateUtc="2025-04-28T14:26:00Z"/>
                <w:sz w:val="24"/>
                <w:szCs w:val="24"/>
                <w:lang w:val="en-US"/>
              </w:rPr>
              <w:pPrChange w:id="12574" w:author="Huyen Tran Thu" w:date="2025-04-28T21:26:00Z" w16du:dateUtc="2025-04-28T14:26:00Z">
                <w:pPr>
                  <w:spacing w:before="60" w:after="60"/>
                  <w:jc w:val="center"/>
                </w:pPr>
              </w:pPrChange>
            </w:pPr>
            <w:ins w:id="12575" w:author="Huyen Tran Thu" w:date="2025-04-28T21:29:00Z" w16du:dateUtc="2025-04-28T14:29:00Z">
              <w:r>
                <w:rPr>
                  <w:sz w:val="24"/>
                  <w:szCs w:val="24"/>
                  <w:lang w:val="en-US"/>
                </w:rPr>
                <w:t>2.036,72</w:t>
              </w:r>
            </w:ins>
          </w:p>
        </w:tc>
      </w:tr>
      <w:tr w:rsidR="006C7E08" w:rsidRPr="00BC389F" w14:paraId="23162385" w14:textId="77777777" w:rsidTr="006C7E08">
        <w:trPr>
          <w:ins w:id="12576" w:author="Huyen Tran Thu" w:date="2025-04-28T21:26:00Z"/>
        </w:trPr>
        <w:tc>
          <w:tcPr>
            <w:tcW w:w="1222" w:type="dxa"/>
          </w:tcPr>
          <w:p w14:paraId="38EE251D" w14:textId="033C3F9E" w:rsidR="006C7E08" w:rsidRPr="00BC389F" w:rsidRDefault="006C7E08">
            <w:pPr>
              <w:spacing w:before="60" w:after="60"/>
              <w:ind w:firstLine="0"/>
              <w:jc w:val="center"/>
              <w:rPr>
                <w:ins w:id="12577" w:author="Huyen Tran Thu" w:date="2025-04-28T21:26:00Z" w16du:dateUtc="2025-04-28T14:26:00Z"/>
                <w:sz w:val="24"/>
                <w:szCs w:val="24"/>
                <w:lang w:val="en-US"/>
              </w:rPr>
              <w:pPrChange w:id="12578" w:author="Huyen Tran Thu" w:date="2025-04-28T21:26:00Z" w16du:dateUtc="2025-04-28T14:26:00Z">
                <w:pPr>
                  <w:spacing w:before="60" w:after="60"/>
                  <w:jc w:val="center"/>
                </w:pPr>
              </w:pPrChange>
            </w:pPr>
            <w:ins w:id="12579" w:author="Huyen Tran Thu" w:date="2025-04-28T21:26:00Z" w16du:dateUtc="2025-04-28T14:26:00Z">
              <w:r w:rsidRPr="00BC389F">
                <w:rPr>
                  <w:sz w:val="24"/>
                  <w:szCs w:val="24"/>
                  <w:lang w:val="en-US"/>
                </w:rPr>
                <w:t>2</w:t>
              </w:r>
            </w:ins>
          </w:p>
        </w:tc>
        <w:tc>
          <w:tcPr>
            <w:tcW w:w="1861" w:type="dxa"/>
          </w:tcPr>
          <w:p w14:paraId="2312943E" w14:textId="39613EA1" w:rsidR="006C7E08" w:rsidRPr="00BC389F" w:rsidRDefault="006C7E08">
            <w:pPr>
              <w:spacing w:before="60" w:after="60"/>
              <w:ind w:firstLine="0"/>
              <w:jc w:val="center"/>
              <w:rPr>
                <w:ins w:id="12580" w:author="Huyen Tran Thu" w:date="2025-04-28T21:26:00Z" w16du:dateUtc="2025-04-28T14:26:00Z"/>
                <w:sz w:val="24"/>
                <w:szCs w:val="24"/>
                <w:lang w:val="en-US"/>
              </w:rPr>
              <w:pPrChange w:id="12581" w:author="Huyen Tran Thu" w:date="2025-04-28T21:26:00Z" w16du:dateUtc="2025-04-28T14:26:00Z">
                <w:pPr>
                  <w:spacing w:before="60" w:after="60"/>
                  <w:jc w:val="center"/>
                </w:pPr>
              </w:pPrChange>
            </w:pPr>
            <w:ins w:id="12582" w:author="Huyen Tran Thu" w:date="2025-04-28T21:26:00Z" w16du:dateUtc="2025-04-28T14:26:00Z">
              <w:r w:rsidRPr="00BC389F">
                <w:rPr>
                  <w:sz w:val="24"/>
                  <w:szCs w:val="24"/>
                  <w:lang w:val="en-US"/>
                </w:rPr>
                <w:t>CH</w:t>
              </w:r>
              <w:r w:rsidRPr="00BC389F">
                <w:rPr>
                  <w:sz w:val="24"/>
                  <w:szCs w:val="24"/>
                  <w:vertAlign w:val="subscript"/>
                  <w:lang w:val="en-US"/>
                </w:rPr>
                <w:t>4</w:t>
              </w:r>
            </w:ins>
          </w:p>
        </w:tc>
        <w:tc>
          <w:tcPr>
            <w:tcW w:w="2785" w:type="dxa"/>
          </w:tcPr>
          <w:p w14:paraId="1ACDC5AC" w14:textId="5ACE6139" w:rsidR="006C7E08" w:rsidRDefault="00754587">
            <w:pPr>
              <w:spacing w:before="60" w:after="60"/>
              <w:ind w:firstLine="0"/>
              <w:jc w:val="center"/>
              <w:rPr>
                <w:ins w:id="12583" w:author="Huyen Tran Thu" w:date="2025-04-28T21:26:00Z" w16du:dateUtc="2025-04-28T14:26:00Z"/>
                <w:sz w:val="24"/>
                <w:szCs w:val="24"/>
                <w:lang w:val="en-US"/>
              </w:rPr>
              <w:pPrChange w:id="12584" w:author="Huyen Tran Thu" w:date="2025-04-28T21:26:00Z" w16du:dateUtc="2025-04-28T14:26:00Z">
                <w:pPr>
                  <w:spacing w:before="60" w:after="60"/>
                  <w:jc w:val="center"/>
                </w:pPr>
              </w:pPrChange>
            </w:pPr>
            <w:ins w:id="12585" w:author="Huyen Tran Thu" w:date="2025-04-28T21:29:00Z" w16du:dateUtc="2025-04-28T14:29:00Z">
              <w:r>
                <w:rPr>
                  <w:sz w:val="24"/>
                  <w:szCs w:val="24"/>
                  <w:lang w:val="en-US"/>
                </w:rPr>
                <w:t>0,017</w:t>
              </w:r>
            </w:ins>
          </w:p>
        </w:tc>
        <w:tc>
          <w:tcPr>
            <w:tcW w:w="3194" w:type="dxa"/>
          </w:tcPr>
          <w:p w14:paraId="63252555" w14:textId="6DE87DAD" w:rsidR="006C7E08" w:rsidRDefault="00754587">
            <w:pPr>
              <w:spacing w:before="60" w:after="60"/>
              <w:ind w:firstLine="0"/>
              <w:jc w:val="center"/>
              <w:rPr>
                <w:ins w:id="12586" w:author="Huyen Tran Thu" w:date="2025-04-28T21:26:00Z" w16du:dateUtc="2025-04-28T14:26:00Z"/>
                <w:sz w:val="24"/>
                <w:szCs w:val="24"/>
                <w:lang w:val="en-US"/>
              </w:rPr>
              <w:pPrChange w:id="12587" w:author="Huyen Tran Thu" w:date="2025-04-28T21:26:00Z" w16du:dateUtc="2025-04-28T14:26:00Z">
                <w:pPr>
                  <w:spacing w:before="60" w:after="60"/>
                  <w:jc w:val="center"/>
                </w:pPr>
              </w:pPrChange>
            </w:pPr>
            <w:ins w:id="12588" w:author="Huyen Tran Thu" w:date="2025-04-28T21:29:00Z" w16du:dateUtc="2025-04-28T14:29:00Z">
              <w:r>
                <w:rPr>
                  <w:sz w:val="24"/>
                  <w:szCs w:val="24"/>
                  <w:lang w:val="en-US"/>
                </w:rPr>
                <w:t>0,47</w:t>
              </w:r>
            </w:ins>
          </w:p>
        </w:tc>
      </w:tr>
      <w:tr w:rsidR="006C7E08" w:rsidRPr="00BC389F" w14:paraId="579E5348" w14:textId="77777777" w:rsidTr="006C7E08">
        <w:trPr>
          <w:ins w:id="12589" w:author="Huyen Tran Thu" w:date="2025-04-28T21:26:00Z"/>
        </w:trPr>
        <w:tc>
          <w:tcPr>
            <w:tcW w:w="1222" w:type="dxa"/>
          </w:tcPr>
          <w:p w14:paraId="03BE43F8" w14:textId="004F1915" w:rsidR="006C7E08" w:rsidRPr="00BC389F" w:rsidRDefault="006C7E08">
            <w:pPr>
              <w:spacing w:before="60" w:after="60"/>
              <w:ind w:firstLine="0"/>
              <w:jc w:val="center"/>
              <w:rPr>
                <w:ins w:id="12590" w:author="Huyen Tran Thu" w:date="2025-04-28T21:26:00Z" w16du:dateUtc="2025-04-28T14:26:00Z"/>
                <w:sz w:val="24"/>
                <w:szCs w:val="24"/>
                <w:lang w:val="en-US"/>
              </w:rPr>
              <w:pPrChange w:id="12591" w:author="Huyen Tran Thu" w:date="2025-04-28T21:26:00Z" w16du:dateUtc="2025-04-28T14:26:00Z">
                <w:pPr>
                  <w:spacing w:before="60" w:after="60"/>
                  <w:jc w:val="center"/>
                </w:pPr>
              </w:pPrChange>
            </w:pPr>
            <w:ins w:id="12592" w:author="Huyen Tran Thu" w:date="2025-04-28T21:26:00Z" w16du:dateUtc="2025-04-28T14:26:00Z">
              <w:r w:rsidRPr="00BC389F">
                <w:rPr>
                  <w:sz w:val="24"/>
                  <w:szCs w:val="24"/>
                  <w:lang w:val="en-US"/>
                </w:rPr>
                <w:t>3</w:t>
              </w:r>
            </w:ins>
          </w:p>
        </w:tc>
        <w:tc>
          <w:tcPr>
            <w:tcW w:w="1861" w:type="dxa"/>
          </w:tcPr>
          <w:p w14:paraId="35423ACA" w14:textId="7581F12C" w:rsidR="006C7E08" w:rsidRPr="00BC389F" w:rsidRDefault="006C7E08">
            <w:pPr>
              <w:spacing w:before="60" w:after="60"/>
              <w:ind w:firstLine="0"/>
              <w:jc w:val="center"/>
              <w:rPr>
                <w:ins w:id="12593" w:author="Huyen Tran Thu" w:date="2025-04-28T21:26:00Z" w16du:dateUtc="2025-04-28T14:26:00Z"/>
                <w:sz w:val="24"/>
                <w:szCs w:val="24"/>
                <w:lang w:val="en-US"/>
              </w:rPr>
              <w:pPrChange w:id="12594" w:author="Huyen Tran Thu" w:date="2025-04-28T21:26:00Z" w16du:dateUtc="2025-04-28T14:26:00Z">
                <w:pPr>
                  <w:spacing w:before="60" w:after="60"/>
                  <w:jc w:val="center"/>
                </w:pPr>
              </w:pPrChange>
            </w:pPr>
            <w:ins w:id="12595" w:author="Huyen Tran Thu" w:date="2025-04-28T21:26:00Z" w16du:dateUtc="2025-04-28T14:26:00Z">
              <w:r w:rsidRPr="00BC389F">
                <w:rPr>
                  <w:sz w:val="24"/>
                  <w:szCs w:val="24"/>
                  <w:lang w:val="en-US"/>
                </w:rPr>
                <w:t>N</w:t>
              </w:r>
              <w:r w:rsidRPr="00BC389F">
                <w:rPr>
                  <w:sz w:val="24"/>
                  <w:szCs w:val="24"/>
                  <w:vertAlign w:val="subscript"/>
                  <w:lang w:val="en-US"/>
                </w:rPr>
                <w:t>2</w:t>
              </w:r>
              <w:r w:rsidRPr="00BC389F">
                <w:rPr>
                  <w:sz w:val="24"/>
                  <w:szCs w:val="24"/>
                  <w:lang w:val="en-US"/>
                </w:rPr>
                <w:t>O</w:t>
              </w:r>
            </w:ins>
          </w:p>
        </w:tc>
        <w:tc>
          <w:tcPr>
            <w:tcW w:w="2785" w:type="dxa"/>
          </w:tcPr>
          <w:p w14:paraId="48D62BFA" w14:textId="10B3D88F" w:rsidR="006C7E08" w:rsidRDefault="00754587">
            <w:pPr>
              <w:spacing w:before="60" w:after="60"/>
              <w:ind w:firstLine="0"/>
              <w:jc w:val="center"/>
              <w:rPr>
                <w:ins w:id="12596" w:author="Huyen Tran Thu" w:date="2025-04-28T21:26:00Z" w16du:dateUtc="2025-04-28T14:26:00Z"/>
                <w:sz w:val="24"/>
                <w:szCs w:val="24"/>
                <w:lang w:val="en-US"/>
              </w:rPr>
              <w:pPrChange w:id="12597" w:author="Huyen Tran Thu" w:date="2025-04-28T21:26:00Z" w16du:dateUtc="2025-04-28T14:26:00Z">
                <w:pPr>
                  <w:spacing w:before="60" w:after="60"/>
                  <w:jc w:val="center"/>
                </w:pPr>
              </w:pPrChange>
            </w:pPr>
            <w:ins w:id="12598" w:author="Huyen Tran Thu" w:date="2025-04-28T21:29:00Z" w16du:dateUtc="2025-04-28T14:29:00Z">
              <w:r>
                <w:rPr>
                  <w:sz w:val="24"/>
                  <w:szCs w:val="24"/>
                  <w:lang w:val="en-US"/>
                </w:rPr>
                <w:t>0,1147</w:t>
              </w:r>
            </w:ins>
          </w:p>
        </w:tc>
        <w:tc>
          <w:tcPr>
            <w:tcW w:w="3194" w:type="dxa"/>
          </w:tcPr>
          <w:p w14:paraId="5B61F26E" w14:textId="4514230F" w:rsidR="006C7E08" w:rsidRDefault="00754587">
            <w:pPr>
              <w:spacing w:before="60" w:after="60"/>
              <w:ind w:firstLine="0"/>
              <w:jc w:val="center"/>
              <w:rPr>
                <w:ins w:id="12599" w:author="Huyen Tran Thu" w:date="2025-04-28T21:26:00Z" w16du:dateUtc="2025-04-28T14:26:00Z"/>
                <w:sz w:val="24"/>
                <w:szCs w:val="24"/>
                <w:lang w:val="en-US"/>
              </w:rPr>
              <w:pPrChange w:id="12600" w:author="Huyen Tran Thu" w:date="2025-04-28T21:26:00Z" w16du:dateUtc="2025-04-28T14:26:00Z">
                <w:pPr>
                  <w:spacing w:before="60" w:after="60"/>
                  <w:jc w:val="center"/>
                </w:pPr>
              </w:pPrChange>
            </w:pPr>
            <w:ins w:id="12601" w:author="Huyen Tran Thu" w:date="2025-04-28T21:29:00Z" w16du:dateUtc="2025-04-28T14:29:00Z">
              <w:r>
                <w:rPr>
                  <w:sz w:val="24"/>
                  <w:szCs w:val="24"/>
                  <w:lang w:val="en-US"/>
                </w:rPr>
                <w:t>30,39</w:t>
              </w:r>
            </w:ins>
          </w:p>
        </w:tc>
      </w:tr>
      <w:tr w:rsidR="006C7E08" w:rsidRPr="00BC389F" w:rsidDel="006C7E08" w14:paraId="5352A019" w14:textId="4FAA69E7" w:rsidTr="006C7E08">
        <w:trPr>
          <w:del w:id="12602" w:author="Huyen Tran Thu" w:date="2025-04-28T21:26:00Z"/>
        </w:trPr>
        <w:tc>
          <w:tcPr>
            <w:tcW w:w="3083" w:type="dxa"/>
            <w:gridSpan w:val="2"/>
          </w:tcPr>
          <w:p w14:paraId="302A72A2" w14:textId="1333EE5E" w:rsidR="006C7E08" w:rsidRPr="00BC389F" w:rsidDel="006C7E08" w:rsidRDefault="006C7E08" w:rsidP="006C7E08">
            <w:pPr>
              <w:spacing w:before="60" w:after="60"/>
              <w:ind w:firstLine="0"/>
              <w:jc w:val="center"/>
              <w:rPr>
                <w:del w:id="12603" w:author="Huyen Tran Thu" w:date="2025-04-28T21:26:00Z" w16du:dateUtc="2025-04-28T14:26:00Z"/>
                <w:b/>
                <w:bCs/>
                <w:sz w:val="24"/>
                <w:szCs w:val="24"/>
                <w:lang w:val="en-US"/>
              </w:rPr>
            </w:pPr>
            <w:del w:id="12604" w:author="Huyen Tran Thu" w:date="2025-04-28T21:26:00Z" w16du:dateUtc="2025-04-28T14:26:00Z">
              <w:r w:rsidRPr="00BC389F" w:rsidDel="006C7E08">
                <w:rPr>
                  <w:b/>
                  <w:bCs/>
                  <w:sz w:val="24"/>
                  <w:szCs w:val="24"/>
                  <w:lang w:val="en-US"/>
                </w:rPr>
                <w:delText>Tổng</w:delText>
              </w:r>
            </w:del>
          </w:p>
        </w:tc>
        <w:tc>
          <w:tcPr>
            <w:tcW w:w="2785" w:type="dxa"/>
          </w:tcPr>
          <w:p w14:paraId="677C6FCA" w14:textId="4A4C556E" w:rsidR="006C7E08" w:rsidRPr="00BC389F" w:rsidDel="006C7E08" w:rsidRDefault="006C7E08" w:rsidP="006C7E08">
            <w:pPr>
              <w:spacing w:before="60" w:after="60"/>
              <w:rPr>
                <w:del w:id="12605" w:author="Huyen Tran Thu" w:date="2025-04-28T21:26:00Z" w16du:dateUtc="2025-04-28T14:26:00Z"/>
                <w:sz w:val="24"/>
                <w:szCs w:val="24"/>
                <w:lang w:val="en-US"/>
              </w:rPr>
            </w:pPr>
          </w:p>
        </w:tc>
        <w:tc>
          <w:tcPr>
            <w:tcW w:w="3194" w:type="dxa"/>
          </w:tcPr>
          <w:p w14:paraId="2BD98867" w14:textId="430270B3" w:rsidR="006C7E08" w:rsidRPr="00BC389F" w:rsidDel="006C7E08" w:rsidRDefault="006C7E08" w:rsidP="006C7E08">
            <w:pPr>
              <w:spacing w:before="60" w:after="60"/>
              <w:ind w:hanging="14"/>
              <w:jc w:val="center"/>
              <w:rPr>
                <w:del w:id="12606" w:author="Huyen Tran Thu" w:date="2025-04-28T21:26:00Z" w16du:dateUtc="2025-04-28T14:26:00Z"/>
                <w:b/>
                <w:bCs/>
                <w:sz w:val="24"/>
                <w:szCs w:val="24"/>
                <w:lang w:val="en-US"/>
              </w:rPr>
            </w:pPr>
            <w:ins w:id="12607" w:author="Thu Huyen Tran" w:date="2023-12-05T22:28:00Z">
              <w:del w:id="12608" w:author="Huyen Tran Thu" w:date="2025-04-28T21:26:00Z" w16du:dateUtc="2025-04-28T14:26:00Z">
                <w:r w:rsidDel="006C7E08">
                  <w:rPr>
                    <w:b/>
                    <w:bCs/>
                    <w:sz w:val="24"/>
                    <w:szCs w:val="24"/>
                    <w:lang w:val="en-US"/>
                  </w:rPr>
                  <w:delText>2.019,05</w:delText>
                </w:r>
              </w:del>
            </w:ins>
            <w:del w:id="12609" w:author="Huyen Tran Thu" w:date="2025-04-28T21:26:00Z" w16du:dateUtc="2025-04-28T14:26:00Z">
              <w:r w:rsidDel="006C7E08">
                <w:rPr>
                  <w:b/>
                  <w:bCs/>
                  <w:sz w:val="24"/>
                  <w:szCs w:val="24"/>
                  <w:lang w:val="en-US"/>
                </w:rPr>
                <w:delText>1.470,52</w:delText>
              </w:r>
            </w:del>
          </w:p>
        </w:tc>
      </w:tr>
    </w:tbl>
    <w:p w14:paraId="14544978" w14:textId="48067DD7" w:rsidR="00167502" w:rsidRDefault="00167502" w:rsidP="00605836">
      <w:pPr>
        <w:rPr>
          <w:b/>
          <w:bCs/>
          <w:lang w:val="en-US"/>
        </w:rPr>
      </w:pPr>
      <w:r w:rsidRPr="00167502">
        <w:rPr>
          <w:b/>
          <w:bCs/>
          <w:lang w:val="en-US"/>
        </w:rPr>
        <w:tab/>
        <w:t xml:space="preserve">b. Kết quả ước tính phát thải khí nhà kính từ quá trình </w:t>
      </w:r>
      <w:r w:rsidR="002E5402">
        <w:rPr>
          <w:b/>
          <w:bCs/>
          <w:lang w:val="en-US"/>
        </w:rPr>
        <w:t>đốt lộ thiên</w:t>
      </w:r>
      <w:r w:rsidRPr="00167502">
        <w:rPr>
          <w:b/>
          <w:bCs/>
          <w:lang w:val="en-US"/>
        </w:rPr>
        <w:t xml:space="preserve"> chất thải </w:t>
      </w:r>
    </w:p>
    <w:p w14:paraId="10B1BD9C" w14:textId="44ED6DCB" w:rsidR="00E664E2" w:rsidRDefault="00E664E2" w:rsidP="00E664E2">
      <w:pPr>
        <w:ind w:firstLine="720"/>
        <w:rPr>
          <w:ins w:id="12610" w:author="Huyen Tran Thu" w:date="2025-04-28T23:00:00Z" w16du:dateUtc="2025-04-28T16:00:00Z"/>
          <w:lang w:val="en-US"/>
        </w:rPr>
      </w:pPr>
      <w:r>
        <w:rPr>
          <w:lang w:val="en-US"/>
        </w:rPr>
        <w:t xml:space="preserve">Dựa trên phương pháp luận và các số liệu hoạt động, hệ số phát thải được đưa ra, kết quả ước tính phát thải khí nhà kính từ quá trình </w:t>
      </w:r>
      <w:r w:rsidR="002E5402">
        <w:rPr>
          <w:lang w:val="en-US"/>
        </w:rPr>
        <w:t>đốt lộ thiên</w:t>
      </w:r>
      <w:r>
        <w:rPr>
          <w:lang w:val="en-US"/>
        </w:rPr>
        <w:t xml:space="preserve"> chất thải như sau: </w:t>
      </w:r>
    </w:p>
    <w:p w14:paraId="630BE4F8" w14:textId="527F8657" w:rsidR="00FD7EAF" w:rsidDel="00FD7EAF" w:rsidRDefault="003902CD">
      <w:pPr>
        <w:pStyle w:val="Caption"/>
        <w:rPr>
          <w:del w:id="12611" w:author="Huyen Tran Thu" w:date="2025-04-28T22:49:00Z" w16du:dateUtc="2025-04-28T15:49:00Z"/>
          <w:lang w:val="en-US"/>
        </w:rPr>
        <w:pPrChange w:id="12612" w:author="Huyen Tran Thu" w:date="2025-04-28T23:00:00Z" w16du:dateUtc="2025-04-28T16:00:00Z">
          <w:pPr>
            <w:ind w:firstLine="720"/>
          </w:pPr>
        </w:pPrChange>
      </w:pPr>
      <w:bookmarkStart w:id="12613" w:name="_Toc196773810"/>
      <w:ins w:id="12614" w:author="Huyen Tran Thu" w:date="2025-04-28T23:00:00Z" w16du:dateUtc="2025-04-28T16:00:00Z">
        <w:r>
          <w:t xml:space="preserve">Bảng 1. </w:t>
        </w:r>
        <w:r>
          <w:rPr>
            <w:b w:val="0"/>
            <w:bCs w:val="0"/>
          </w:rPr>
          <w:fldChar w:fldCharType="begin"/>
        </w:r>
        <w:r>
          <w:instrText xml:space="preserve"> SEQ Bảng_1. \* ARABIC </w:instrText>
        </w:r>
      </w:ins>
      <w:r>
        <w:rPr>
          <w:b w:val="0"/>
          <w:bCs w:val="0"/>
        </w:rPr>
        <w:fldChar w:fldCharType="separate"/>
      </w:r>
      <w:ins w:id="12615" w:author="Huyen Tran Thu" w:date="2025-04-28T23:00:00Z" w16du:dateUtc="2025-04-28T16:00:00Z">
        <w:r>
          <w:rPr>
            <w:noProof/>
          </w:rPr>
          <w:t>29</w:t>
        </w:r>
        <w:r>
          <w:rPr>
            <w:b w:val="0"/>
            <w:bCs w:val="0"/>
          </w:rPr>
          <w:fldChar w:fldCharType="end"/>
        </w:r>
        <w:r>
          <w:t xml:space="preserve"> Kết quả phát thải khí nhà kính từ quá trình đốt lộ thiên chất thải</w:t>
        </w:r>
      </w:ins>
      <w:bookmarkEnd w:id="12613"/>
    </w:p>
    <w:p w14:paraId="0546B06A" w14:textId="7DFD2F23" w:rsidR="00E664E2" w:rsidRDefault="00BC389F" w:rsidP="003902CD">
      <w:pPr>
        <w:pStyle w:val="Caption"/>
        <w:rPr>
          <w:lang w:val="en-US"/>
        </w:rPr>
      </w:pPr>
      <w:bookmarkStart w:id="12616" w:name="_Toc131781242"/>
      <w:del w:id="12617" w:author="Thu Huyen Tran" w:date="2023-12-05T23:04:00Z">
        <w:r w:rsidDel="003E09D4">
          <w:delText xml:space="preserve">Bảng 1. </w:delText>
        </w:r>
        <w:r w:rsidDel="003E09D4">
          <w:fldChar w:fldCharType="begin"/>
        </w:r>
        <w:r w:rsidDel="003E09D4">
          <w:delInstrText xml:space="preserve"> SEQ Bảng_1. \* ARABIC </w:delInstrText>
        </w:r>
        <w:r w:rsidDel="003E09D4">
          <w:fldChar w:fldCharType="separate"/>
        </w:r>
        <w:r w:rsidR="007A3D0C" w:rsidDel="003E09D4">
          <w:rPr>
            <w:noProof/>
          </w:rPr>
          <w:delText>25</w:delText>
        </w:r>
        <w:r w:rsidDel="003E09D4">
          <w:fldChar w:fldCharType="end"/>
        </w:r>
      </w:del>
      <w:bookmarkStart w:id="12618" w:name="_Toc152710033"/>
      <w:ins w:id="12619" w:author="Thu Huyen Tran" w:date="2023-12-05T23:04:00Z">
        <w:del w:id="12620" w:author="Huyen Tran Thu" w:date="2025-04-28T22:49:00Z" w16du:dateUtc="2025-04-28T15:49:00Z">
          <w:r w:rsidR="003E09D4" w:rsidDel="00FD7EAF">
            <w:delText xml:space="preserve">Bảng 1. </w:delText>
          </w:r>
          <w:r w:rsidR="003E09D4" w:rsidDel="00FD7EAF">
            <w:fldChar w:fldCharType="begin"/>
          </w:r>
          <w:r w:rsidR="003E09D4" w:rsidDel="00FD7EAF">
            <w:delInstrText xml:space="preserve"> SEQ Bảng_1. \* ARABIC </w:delInstrText>
          </w:r>
        </w:del>
      </w:ins>
      <w:del w:id="12621" w:author="Huyen Tran Thu" w:date="2025-04-28T22:49:00Z" w16du:dateUtc="2025-04-28T15:49:00Z">
        <w:r w:rsidR="003E09D4" w:rsidDel="00FD7EAF">
          <w:fldChar w:fldCharType="separate"/>
        </w:r>
      </w:del>
      <w:ins w:id="12622" w:author="Thu Huyen Tran" w:date="2023-12-05T23:04:00Z">
        <w:del w:id="12623" w:author="Huyen Tran Thu" w:date="2025-04-28T22:49:00Z" w16du:dateUtc="2025-04-28T15:49:00Z">
          <w:r w:rsidR="003E09D4" w:rsidDel="00FD7EAF">
            <w:rPr>
              <w:noProof/>
            </w:rPr>
            <w:delText>26</w:delText>
          </w:r>
          <w:r w:rsidR="003E09D4" w:rsidDel="00FD7EAF">
            <w:fldChar w:fldCharType="end"/>
          </w:r>
        </w:del>
      </w:ins>
      <w:del w:id="12624" w:author="Huyen Tran Thu" w:date="2025-04-28T22:49:00Z" w16du:dateUtc="2025-04-28T15:49:00Z">
        <w:r w:rsidR="00E664E2" w:rsidDel="00FD7EAF">
          <w:delText xml:space="preserve">: </w:delText>
        </w:r>
      </w:del>
      <w:del w:id="12625" w:author="Huyen Tran Thu" w:date="2025-04-28T23:00:00Z" w16du:dateUtc="2025-04-28T16:00:00Z">
        <w:r w:rsidR="00E664E2" w:rsidDel="003902CD">
          <w:delText xml:space="preserve">Kết quả phát thải khí nhà kính từ quá trình </w:delText>
        </w:r>
        <w:r w:rsidR="002E5402" w:rsidDel="003902CD">
          <w:delText>đốt lộ thiên</w:delText>
        </w:r>
        <w:r w:rsidR="00E664E2" w:rsidDel="003902CD">
          <w:delText xml:space="preserve"> chất thải</w:delText>
        </w:r>
      </w:del>
      <w:bookmarkEnd w:id="12616"/>
      <w:bookmarkEnd w:id="12618"/>
    </w:p>
    <w:tbl>
      <w:tblPr>
        <w:tblStyle w:val="TableGrid"/>
        <w:tblW w:w="0" w:type="auto"/>
        <w:tblLook w:val="04A0" w:firstRow="1" w:lastRow="0" w:firstColumn="1" w:lastColumn="0" w:noHBand="0" w:noVBand="1"/>
      </w:tblPr>
      <w:tblGrid>
        <w:gridCol w:w="1222"/>
        <w:gridCol w:w="33"/>
        <w:gridCol w:w="1434"/>
        <w:gridCol w:w="394"/>
        <w:gridCol w:w="2299"/>
        <w:gridCol w:w="486"/>
        <w:gridCol w:w="3194"/>
      </w:tblGrid>
      <w:tr w:rsidR="00BC389F" w:rsidRPr="00BC389F" w:rsidDel="00754587" w14:paraId="392A071A" w14:textId="60C299F5" w:rsidTr="00BC389F">
        <w:trPr>
          <w:tblHeader/>
          <w:del w:id="12626" w:author="Huyen Tran Thu" w:date="2025-04-28T21:30:00Z"/>
        </w:trPr>
        <w:tc>
          <w:tcPr>
            <w:tcW w:w="1255" w:type="dxa"/>
            <w:gridSpan w:val="2"/>
          </w:tcPr>
          <w:p w14:paraId="669C7EEC" w14:textId="4895809A" w:rsidR="00E664E2" w:rsidRPr="00BC389F" w:rsidDel="00754587" w:rsidRDefault="00E664E2" w:rsidP="00BC389F">
            <w:pPr>
              <w:spacing w:before="60" w:after="60"/>
              <w:ind w:firstLine="0"/>
              <w:jc w:val="center"/>
              <w:rPr>
                <w:del w:id="12627" w:author="Huyen Tran Thu" w:date="2025-04-28T21:30:00Z" w16du:dateUtc="2025-04-28T14:30:00Z"/>
                <w:b/>
                <w:bCs/>
                <w:sz w:val="24"/>
                <w:szCs w:val="24"/>
                <w:lang w:val="en-US"/>
              </w:rPr>
            </w:pPr>
            <w:del w:id="12628" w:author="Huyen Tran Thu" w:date="2025-04-28T21:30:00Z" w16du:dateUtc="2025-04-28T14:30:00Z">
              <w:r w:rsidRPr="00BC389F" w:rsidDel="00754587">
                <w:rPr>
                  <w:b/>
                  <w:bCs/>
                  <w:sz w:val="24"/>
                  <w:szCs w:val="24"/>
                  <w:lang w:val="en-US"/>
                </w:rPr>
                <w:delText>STT</w:delText>
              </w:r>
            </w:del>
          </w:p>
        </w:tc>
        <w:tc>
          <w:tcPr>
            <w:tcW w:w="1434" w:type="dxa"/>
          </w:tcPr>
          <w:p w14:paraId="1CBDFFF9" w14:textId="4A23213A" w:rsidR="00E664E2" w:rsidRPr="00BC389F" w:rsidDel="00754587" w:rsidRDefault="00E664E2" w:rsidP="00BC389F">
            <w:pPr>
              <w:spacing w:before="60" w:after="60"/>
              <w:ind w:firstLine="0"/>
              <w:jc w:val="center"/>
              <w:rPr>
                <w:del w:id="12629" w:author="Huyen Tran Thu" w:date="2025-04-28T21:30:00Z" w16du:dateUtc="2025-04-28T14:30:00Z"/>
                <w:b/>
                <w:bCs/>
                <w:sz w:val="24"/>
                <w:szCs w:val="24"/>
                <w:lang w:val="en-US"/>
              </w:rPr>
            </w:pPr>
            <w:del w:id="12630" w:author="Huyen Tran Thu" w:date="2025-04-28T21:30:00Z" w16du:dateUtc="2025-04-28T14:30:00Z">
              <w:r w:rsidRPr="00BC389F" w:rsidDel="00754587">
                <w:rPr>
                  <w:b/>
                  <w:bCs/>
                  <w:sz w:val="24"/>
                  <w:szCs w:val="24"/>
                  <w:lang w:val="en-US"/>
                </w:rPr>
                <w:delText>Loại khí</w:delText>
              </w:r>
            </w:del>
          </w:p>
        </w:tc>
        <w:tc>
          <w:tcPr>
            <w:tcW w:w="2693" w:type="dxa"/>
            <w:gridSpan w:val="2"/>
          </w:tcPr>
          <w:p w14:paraId="4011BDF0" w14:textId="1DAEBA09" w:rsidR="00E664E2" w:rsidRPr="00BC389F" w:rsidDel="00754587" w:rsidRDefault="00E664E2" w:rsidP="00BC389F">
            <w:pPr>
              <w:spacing w:before="60" w:after="60"/>
              <w:ind w:firstLine="0"/>
              <w:jc w:val="center"/>
              <w:rPr>
                <w:del w:id="12631" w:author="Huyen Tran Thu" w:date="2025-04-28T21:30:00Z" w16du:dateUtc="2025-04-28T14:30:00Z"/>
                <w:b/>
                <w:bCs/>
                <w:sz w:val="24"/>
                <w:szCs w:val="24"/>
                <w:lang w:val="en-US"/>
              </w:rPr>
            </w:pPr>
            <w:del w:id="12632" w:author="Huyen Tran Thu" w:date="2025-04-28T21:30:00Z" w16du:dateUtc="2025-04-28T14:30:00Z">
              <w:r w:rsidRPr="00BC389F" w:rsidDel="00754587">
                <w:rPr>
                  <w:b/>
                  <w:bCs/>
                  <w:sz w:val="24"/>
                  <w:szCs w:val="24"/>
                  <w:lang w:val="en-US"/>
                </w:rPr>
                <w:delText>Tổng lượng phát thải</w:delText>
              </w:r>
            </w:del>
          </w:p>
          <w:p w14:paraId="03B068CC" w14:textId="60A6CC53" w:rsidR="00E664E2" w:rsidRPr="00BC389F" w:rsidDel="00754587" w:rsidRDefault="00E664E2" w:rsidP="00BC389F">
            <w:pPr>
              <w:spacing w:before="60" w:after="60"/>
              <w:ind w:firstLine="0"/>
              <w:jc w:val="center"/>
              <w:rPr>
                <w:del w:id="12633" w:author="Huyen Tran Thu" w:date="2025-04-28T21:30:00Z" w16du:dateUtc="2025-04-28T14:30:00Z"/>
                <w:b/>
                <w:bCs/>
                <w:sz w:val="24"/>
                <w:szCs w:val="24"/>
                <w:lang w:val="en-US"/>
              </w:rPr>
            </w:pPr>
            <w:del w:id="12634" w:author="Huyen Tran Thu" w:date="2025-04-28T21:30:00Z" w16du:dateUtc="2025-04-28T14:30:00Z">
              <w:r w:rsidRPr="00BC389F" w:rsidDel="00754587">
                <w:rPr>
                  <w:b/>
                  <w:bCs/>
                  <w:sz w:val="24"/>
                  <w:szCs w:val="24"/>
                  <w:lang w:val="en-US"/>
                </w:rPr>
                <w:delText>(</w:delText>
              </w:r>
              <w:r w:rsidR="00BC389F" w:rsidRPr="00BC389F" w:rsidDel="00754587">
                <w:rPr>
                  <w:b/>
                  <w:bCs/>
                  <w:sz w:val="24"/>
                  <w:szCs w:val="24"/>
                  <w:lang w:val="en-US"/>
                </w:rPr>
                <w:delText>nghìn tấn</w:delText>
              </w:r>
              <w:r w:rsidRPr="00BC389F" w:rsidDel="00754587">
                <w:rPr>
                  <w:b/>
                  <w:bCs/>
                  <w:sz w:val="24"/>
                  <w:szCs w:val="24"/>
                  <w:lang w:val="en-US"/>
                </w:rPr>
                <w:delText>)</w:delText>
              </w:r>
            </w:del>
          </w:p>
        </w:tc>
        <w:tc>
          <w:tcPr>
            <w:tcW w:w="3680" w:type="dxa"/>
            <w:gridSpan w:val="2"/>
          </w:tcPr>
          <w:p w14:paraId="21B10DF6" w14:textId="69E471D1" w:rsidR="00E664E2" w:rsidRPr="00BC389F" w:rsidDel="00754587" w:rsidRDefault="00E664E2" w:rsidP="00BC389F">
            <w:pPr>
              <w:spacing w:before="60" w:after="60"/>
              <w:ind w:firstLine="0"/>
              <w:jc w:val="center"/>
              <w:rPr>
                <w:del w:id="12635" w:author="Huyen Tran Thu" w:date="2025-04-28T21:30:00Z" w16du:dateUtc="2025-04-28T14:30:00Z"/>
                <w:b/>
                <w:bCs/>
                <w:sz w:val="24"/>
                <w:szCs w:val="24"/>
                <w:lang w:val="en-US"/>
              </w:rPr>
            </w:pPr>
            <w:del w:id="12636" w:author="Huyen Tran Thu" w:date="2025-04-28T21:30:00Z" w16du:dateUtc="2025-04-28T14:30:00Z">
              <w:r w:rsidRPr="00BC389F" w:rsidDel="00754587">
                <w:rPr>
                  <w:b/>
                  <w:bCs/>
                  <w:sz w:val="24"/>
                  <w:szCs w:val="24"/>
                  <w:lang w:val="en-US"/>
                </w:rPr>
                <w:delText>Tổng lượng phát thải</w:delText>
              </w:r>
            </w:del>
          </w:p>
          <w:p w14:paraId="20716485" w14:textId="54DDEC64" w:rsidR="00E664E2" w:rsidRPr="00BC389F" w:rsidDel="00754587" w:rsidRDefault="00E664E2" w:rsidP="00BC389F">
            <w:pPr>
              <w:spacing w:before="60" w:after="60"/>
              <w:ind w:firstLine="0"/>
              <w:jc w:val="center"/>
              <w:rPr>
                <w:del w:id="12637" w:author="Huyen Tran Thu" w:date="2025-04-28T21:30:00Z" w16du:dateUtc="2025-04-28T14:30:00Z"/>
                <w:b/>
                <w:bCs/>
                <w:sz w:val="24"/>
                <w:szCs w:val="24"/>
                <w:lang w:val="en-US"/>
              </w:rPr>
            </w:pPr>
            <w:del w:id="12638" w:author="Huyen Tran Thu" w:date="2025-04-28T21:30:00Z" w16du:dateUtc="2025-04-28T14:30:00Z">
              <w:r w:rsidRPr="00BC389F" w:rsidDel="00754587">
                <w:rPr>
                  <w:b/>
                  <w:bCs/>
                  <w:sz w:val="24"/>
                  <w:szCs w:val="24"/>
                  <w:lang w:val="en-US"/>
                </w:rPr>
                <w:delText>(</w:delText>
              </w:r>
              <w:r w:rsidR="00BC389F" w:rsidRPr="00BC389F" w:rsidDel="00754587">
                <w:rPr>
                  <w:b/>
                  <w:bCs/>
                  <w:sz w:val="24"/>
                  <w:szCs w:val="24"/>
                  <w:lang w:val="en-US"/>
                </w:rPr>
                <w:delText xml:space="preserve">nghìn tấn </w:delText>
              </w:r>
              <w:r w:rsidRPr="00BC389F" w:rsidDel="00754587">
                <w:rPr>
                  <w:b/>
                  <w:bCs/>
                  <w:sz w:val="24"/>
                  <w:szCs w:val="24"/>
                  <w:lang w:val="en-US"/>
                </w:rPr>
                <w:delText>CO</w:delText>
              </w:r>
              <w:r w:rsidRPr="00BC389F" w:rsidDel="00754587">
                <w:rPr>
                  <w:b/>
                  <w:bCs/>
                  <w:sz w:val="24"/>
                  <w:szCs w:val="24"/>
                  <w:vertAlign w:val="subscript"/>
                  <w:lang w:val="en-US"/>
                </w:rPr>
                <w:delText>2</w:delText>
              </w:r>
              <w:r w:rsidRPr="00BC389F" w:rsidDel="00754587">
                <w:rPr>
                  <w:b/>
                  <w:bCs/>
                  <w:sz w:val="24"/>
                  <w:szCs w:val="24"/>
                  <w:lang w:val="en-US"/>
                </w:rPr>
                <w:delText>tương đương)</w:delText>
              </w:r>
            </w:del>
          </w:p>
        </w:tc>
      </w:tr>
      <w:tr w:rsidR="00BC389F" w:rsidRPr="00BC389F" w:rsidDel="00754587" w14:paraId="08F5F554" w14:textId="227101B5" w:rsidTr="00BC389F">
        <w:trPr>
          <w:del w:id="12639" w:author="Huyen Tran Thu" w:date="2025-04-28T21:30:00Z"/>
        </w:trPr>
        <w:tc>
          <w:tcPr>
            <w:tcW w:w="1255" w:type="dxa"/>
            <w:gridSpan w:val="2"/>
          </w:tcPr>
          <w:p w14:paraId="1C5F408C" w14:textId="26331444" w:rsidR="00C874C0" w:rsidRPr="00BC389F" w:rsidDel="00754587" w:rsidRDefault="00C874C0" w:rsidP="00BC389F">
            <w:pPr>
              <w:spacing w:before="60" w:after="60"/>
              <w:ind w:firstLine="0"/>
              <w:jc w:val="center"/>
              <w:rPr>
                <w:del w:id="12640" w:author="Huyen Tran Thu" w:date="2025-04-28T21:30:00Z" w16du:dateUtc="2025-04-28T14:30:00Z"/>
                <w:sz w:val="24"/>
                <w:szCs w:val="24"/>
                <w:lang w:val="en-US"/>
              </w:rPr>
            </w:pPr>
            <w:del w:id="12641" w:author="Huyen Tran Thu" w:date="2025-04-28T21:30:00Z" w16du:dateUtc="2025-04-28T14:30:00Z">
              <w:r w:rsidRPr="00BC389F" w:rsidDel="00754587">
                <w:rPr>
                  <w:sz w:val="24"/>
                  <w:szCs w:val="24"/>
                  <w:lang w:val="en-US"/>
                </w:rPr>
                <w:delText>1</w:delText>
              </w:r>
            </w:del>
          </w:p>
        </w:tc>
        <w:tc>
          <w:tcPr>
            <w:tcW w:w="1434" w:type="dxa"/>
          </w:tcPr>
          <w:p w14:paraId="0D3BF502" w14:textId="029A0916" w:rsidR="00C874C0" w:rsidRPr="00BC389F" w:rsidDel="00754587" w:rsidRDefault="00C874C0" w:rsidP="00BC389F">
            <w:pPr>
              <w:spacing w:before="60" w:after="60"/>
              <w:ind w:firstLine="0"/>
              <w:jc w:val="center"/>
              <w:rPr>
                <w:del w:id="12642" w:author="Huyen Tran Thu" w:date="2025-04-28T21:30:00Z" w16du:dateUtc="2025-04-28T14:30:00Z"/>
                <w:sz w:val="24"/>
                <w:szCs w:val="24"/>
                <w:vertAlign w:val="subscript"/>
                <w:lang w:val="en-US"/>
              </w:rPr>
            </w:pPr>
            <w:del w:id="12643" w:author="Huyen Tran Thu" w:date="2025-04-28T21:30:00Z" w16du:dateUtc="2025-04-28T14:30:00Z">
              <w:r w:rsidRPr="00BC389F" w:rsidDel="00754587">
                <w:rPr>
                  <w:sz w:val="24"/>
                  <w:szCs w:val="24"/>
                  <w:lang w:val="en-US"/>
                </w:rPr>
                <w:delText>CO</w:delText>
              </w:r>
              <w:r w:rsidRPr="00BC389F" w:rsidDel="00754587">
                <w:rPr>
                  <w:sz w:val="24"/>
                  <w:szCs w:val="24"/>
                  <w:vertAlign w:val="subscript"/>
                  <w:lang w:val="en-US"/>
                </w:rPr>
                <w:delText>2</w:delText>
              </w:r>
            </w:del>
          </w:p>
        </w:tc>
        <w:tc>
          <w:tcPr>
            <w:tcW w:w="2693" w:type="dxa"/>
            <w:gridSpan w:val="2"/>
          </w:tcPr>
          <w:p w14:paraId="5032FF67" w14:textId="0A5865D2" w:rsidR="00C874C0" w:rsidRPr="00BC389F" w:rsidDel="00754587" w:rsidRDefault="00796537" w:rsidP="00BC389F">
            <w:pPr>
              <w:spacing w:before="60" w:after="60"/>
              <w:ind w:firstLine="0"/>
              <w:jc w:val="center"/>
              <w:rPr>
                <w:del w:id="12644" w:author="Huyen Tran Thu" w:date="2025-04-28T21:30:00Z" w16du:dateUtc="2025-04-28T14:30:00Z"/>
                <w:sz w:val="24"/>
                <w:szCs w:val="24"/>
                <w:lang w:val="en-US"/>
              </w:rPr>
            </w:pPr>
            <w:ins w:id="12645" w:author="Thu Huyen Tran" w:date="2023-12-05T22:29:00Z">
              <w:del w:id="12646" w:author="Huyen Tran Thu" w:date="2025-04-28T21:30:00Z" w16du:dateUtc="2025-04-28T14:30:00Z">
                <w:r w:rsidDel="00754587">
                  <w:rPr>
                    <w:sz w:val="24"/>
                    <w:szCs w:val="24"/>
                    <w:lang w:val="en-US"/>
                  </w:rPr>
                  <w:delText>1.649,39</w:delText>
                </w:r>
              </w:del>
            </w:ins>
            <w:del w:id="12647" w:author="Huyen Tran Thu" w:date="2025-04-28T21:30:00Z" w16du:dateUtc="2025-04-28T14:30:00Z">
              <w:r w:rsidR="00BC389F" w:rsidRPr="00BC389F" w:rsidDel="00754587">
                <w:rPr>
                  <w:sz w:val="24"/>
                  <w:szCs w:val="24"/>
                  <w:lang w:val="en-US"/>
                </w:rPr>
                <w:delText>878,49</w:delText>
              </w:r>
            </w:del>
          </w:p>
        </w:tc>
        <w:tc>
          <w:tcPr>
            <w:tcW w:w="3680" w:type="dxa"/>
            <w:gridSpan w:val="2"/>
          </w:tcPr>
          <w:p w14:paraId="4F7CFCAA" w14:textId="6486CCF0" w:rsidR="00C874C0" w:rsidRPr="00BC389F" w:rsidDel="00754587" w:rsidRDefault="00796537" w:rsidP="00BC389F">
            <w:pPr>
              <w:spacing w:before="60" w:after="60"/>
              <w:ind w:firstLine="0"/>
              <w:jc w:val="center"/>
              <w:rPr>
                <w:del w:id="12648" w:author="Huyen Tran Thu" w:date="2025-04-28T21:30:00Z" w16du:dateUtc="2025-04-28T14:30:00Z"/>
                <w:sz w:val="24"/>
                <w:szCs w:val="24"/>
                <w:lang w:val="en-US"/>
              </w:rPr>
            </w:pPr>
            <w:ins w:id="12649" w:author="Thu Huyen Tran" w:date="2023-12-05T22:29:00Z">
              <w:del w:id="12650" w:author="Huyen Tran Thu" w:date="2025-04-28T21:30:00Z" w16du:dateUtc="2025-04-28T14:30:00Z">
                <w:r w:rsidDel="00754587">
                  <w:rPr>
                    <w:sz w:val="24"/>
                    <w:szCs w:val="24"/>
                    <w:lang w:val="en-US"/>
                  </w:rPr>
                  <w:delText>1.649,39</w:delText>
                </w:r>
              </w:del>
            </w:ins>
            <w:del w:id="12651" w:author="Huyen Tran Thu" w:date="2025-04-28T21:30:00Z" w16du:dateUtc="2025-04-28T14:30:00Z">
              <w:r w:rsidR="00BC389F" w:rsidRPr="00BC389F" w:rsidDel="00754587">
                <w:rPr>
                  <w:sz w:val="24"/>
                  <w:szCs w:val="24"/>
                  <w:lang w:val="en-US"/>
                </w:rPr>
                <w:delText>878,49</w:delText>
              </w:r>
            </w:del>
          </w:p>
        </w:tc>
      </w:tr>
      <w:tr w:rsidR="00BC389F" w:rsidRPr="00BC389F" w:rsidDel="00754587" w14:paraId="10061C85" w14:textId="38355710" w:rsidTr="00BC389F">
        <w:trPr>
          <w:del w:id="12652" w:author="Huyen Tran Thu" w:date="2025-04-28T21:30:00Z"/>
        </w:trPr>
        <w:tc>
          <w:tcPr>
            <w:tcW w:w="1255" w:type="dxa"/>
            <w:gridSpan w:val="2"/>
          </w:tcPr>
          <w:p w14:paraId="5ED15CBF" w14:textId="1E9FFC32" w:rsidR="00C874C0" w:rsidRPr="00BC389F" w:rsidDel="00754587" w:rsidRDefault="00C874C0" w:rsidP="00BC389F">
            <w:pPr>
              <w:spacing w:before="60" w:after="60"/>
              <w:ind w:firstLine="0"/>
              <w:jc w:val="center"/>
              <w:rPr>
                <w:del w:id="12653" w:author="Huyen Tran Thu" w:date="2025-04-28T21:30:00Z" w16du:dateUtc="2025-04-28T14:30:00Z"/>
                <w:sz w:val="24"/>
                <w:szCs w:val="24"/>
                <w:lang w:val="en-US"/>
              </w:rPr>
            </w:pPr>
            <w:del w:id="12654" w:author="Huyen Tran Thu" w:date="2025-04-28T21:30:00Z" w16du:dateUtc="2025-04-28T14:30:00Z">
              <w:r w:rsidRPr="00BC389F" w:rsidDel="00754587">
                <w:rPr>
                  <w:sz w:val="24"/>
                  <w:szCs w:val="24"/>
                  <w:lang w:val="en-US"/>
                </w:rPr>
                <w:delText>2</w:delText>
              </w:r>
            </w:del>
          </w:p>
        </w:tc>
        <w:tc>
          <w:tcPr>
            <w:tcW w:w="1434" w:type="dxa"/>
          </w:tcPr>
          <w:p w14:paraId="20E0054C" w14:textId="1DFAAABD" w:rsidR="00C874C0" w:rsidRPr="00BC389F" w:rsidDel="00754587" w:rsidRDefault="00C874C0" w:rsidP="00BC389F">
            <w:pPr>
              <w:spacing w:before="60" w:after="60"/>
              <w:ind w:firstLine="0"/>
              <w:jc w:val="center"/>
              <w:rPr>
                <w:del w:id="12655" w:author="Huyen Tran Thu" w:date="2025-04-28T21:30:00Z" w16du:dateUtc="2025-04-28T14:30:00Z"/>
                <w:sz w:val="24"/>
                <w:szCs w:val="24"/>
                <w:vertAlign w:val="subscript"/>
                <w:lang w:val="en-US"/>
              </w:rPr>
            </w:pPr>
            <w:del w:id="12656" w:author="Huyen Tran Thu" w:date="2025-04-28T21:30:00Z" w16du:dateUtc="2025-04-28T14:30:00Z">
              <w:r w:rsidRPr="00BC389F" w:rsidDel="00754587">
                <w:rPr>
                  <w:sz w:val="24"/>
                  <w:szCs w:val="24"/>
                  <w:lang w:val="en-US"/>
                </w:rPr>
                <w:delText>CH</w:delText>
              </w:r>
              <w:r w:rsidRPr="00BC389F" w:rsidDel="00754587">
                <w:rPr>
                  <w:sz w:val="24"/>
                  <w:szCs w:val="24"/>
                  <w:vertAlign w:val="subscript"/>
                  <w:lang w:val="en-US"/>
                </w:rPr>
                <w:delText>4</w:delText>
              </w:r>
            </w:del>
          </w:p>
        </w:tc>
        <w:tc>
          <w:tcPr>
            <w:tcW w:w="2693" w:type="dxa"/>
            <w:gridSpan w:val="2"/>
          </w:tcPr>
          <w:p w14:paraId="4D37FC64" w14:textId="3F2483AD" w:rsidR="00C874C0" w:rsidRPr="00BC389F" w:rsidDel="00754587" w:rsidRDefault="00796537" w:rsidP="00BC389F">
            <w:pPr>
              <w:spacing w:before="60" w:after="60"/>
              <w:ind w:firstLine="0"/>
              <w:jc w:val="center"/>
              <w:rPr>
                <w:del w:id="12657" w:author="Huyen Tran Thu" w:date="2025-04-28T21:30:00Z" w16du:dateUtc="2025-04-28T14:30:00Z"/>
                <w:sz w:val="24"/>
                <w:szCs w:val="24"/>
                <w:lang w:val="en-US"/>
              </w:rPr>
            </w:pPr>
            <w:ins w:id="12658" w:author="Thu Huyen Tran" w:date="2023-12-05T22:29:00Z">
              <w:del w:id="12659" w:author="Huyen Tran Thu" w:date="2025-04-28T21:30:00Z" w16du:dateUtc="2025-04-28T14:30:00Z">
                <w:r w:rsidDel="00754587">
                  <w:rPr>
                    <w:sz w:val="24"/>
                    <w:szCs w:val="24"/>
                    <w:lang w:val="en-US"/>
                  </w:rPr>
                  <w:delText>15,57</w:delText>
                </w:r>
              </w:del>
            </w:ins>
            <w:del w:id="12660" w:author="Huyen Tran Thu" w:date="2025-04-28T21:30:00Z" w16du:dateUtc="2025-04-28T14:30:00Z">
              <w:r w:rsidR="00BC389F" w:rsidRPr="00BC389F" w:rsidDel="00754587">
                <w:rPr>
                  <w:sz w:val="24"/>
                  <w:szCs w:val="24"/>
                  <w:lang w:val="en-US"/>
                </w:rPr>
                <w:delText>11,78</w:delText>
              </w:r>
            </w:del>
          </w:p>
        </w:tc>
        <w:tc>
          <w:tcPr>
            <w:tcW w:w="3680" w:type="dxa"/>
            <w:gridSpan w:val="2"/>
          </w:tcPr>
          <w:p w14:paraId="77DA629D" w14:textId="3D2E6715" w:rsidR="00C874C0" w:rsidRPr="00BC389F" w:rsidDel="00754587" w:rsidRDefault="00796537" w:rsidP="00BC389F">
            <w:pPr>
              <w:spacing w:before="60" w:after="60"/>
              <w:ind w:firstLine="0"/>
              <w:jc w:val="center"/>
              <w:rPr>
                <w:del w:id="12661" w:author="Huyen Tran Thu" w:date="2025-04-28T21:30:00Z" w16du:dateUtc="2025-04-28T14:30:00Z"/>
                <w:sz w:val="24"/>
                <w:szCs w:val="24"/>
                <w:lang w:val="en-US"/>
              </w:rPr>
            </w:pPr>
            <w:ins w:id="12662" w:author="Thu Huyen Tran" w:date="2023-12-05T22:29:00Z">
              <w:del w:id="12663" w:author="Huyen Tran Thu" w:date="2025-04-28T21:30:00Z" w16du:dateUtc="2025-04-28T14:30:00Z">
                <w:r w:rsidDel="00754587">
                  <w:rPr>
                    <w:sz w:val="24"/>
                    <w:szCs w:val="24"/>
                    <w:lang w:val="en-US"/>
                  </w:rPr>
                  <w:delText>435,90</w:delText>
                </w:r>
              </w:del>
            </w:ins>
            <w:del w:id="12664" w:author="Huyen Tran Thu" w:date="2025-04-28T21:30:00Z" w16du:dateUtc="2025-04-28T14:30:00Z">
              <w:r w:rsidR="00BC389F" w:rsidRPr="00BC389F" w:rsidDel="00754587">
                <w:rPr>
                  <w:sz w:val="24"/>
                  <w:szCs w:val="24"/>
                  <w:lang w:val="en-US"/>
                </w:rPr>
                <w:delText>329,89</w:delText>
              </w:r>
            </w:del>
          </w:p>
        </w:tc>
      </w:tr>
      <w:tr w:rsidR="00BC389F" w:rsidRPr="00BC389F" w:rsidDel="00754587" w14:paraId="76BD0F5E" w14:textId="78BA117A" w:rsidTr="00BC389F">
        <w:trPr>
          <w:del w:id="12665" w:author="Huyen Tran Thu" w:date="2025-04-28T21:30:00Z"/>
        </w:trPr>
        <w:tc>
          <w:tcPr>
            <w:tcW w:w="1255" w:type="dxa"/>
            <w:gridSpan w:val="2"/>
          </w:tcPr>
          <w:p w14:paraId="5580DAFB" w14:textId="1DAA9B6A" w:rsidR="00C874C0" w:rsidRPr="00BC389F" w:rsidDel="00754587" w:rsidRDefault="00C874C0" w:rsidP="00BC389F">
            <w:pPr>
              <w:spacing w:before="60" w:after="60"/>
              <w:ind w:firstLine="0"/>
              <w:jc w:val="center"/>
              <w:rPr>
                <w:del w:id="12666" w:author="Huyen Tran Thu" w:date="2025-04-28T21:30:00Z" w16du:dateUtc="2025-04-28T14:30:00Z"/>
                <w:sz w:val="24"/>
                <w:szCs w:val="24"/>
                <w:lang w:val="en-US"/>
              </w:rPr>
            </w:pPr>
            <w:del w:id="12667" w:author="Huyen Tran Thu" w:date="2025-04-28T21:30:00Z" w16du:dateUtc="2025-04-28T14:30:00Z">
              <w:r w:rsidRPr="00BC389F" w:rsidDel="00754587">
                <w:rPr>
                  <w:sz w:val="24"/>
                  <w:szCs w:val="24"/>
                  <w:lang w:val="en-US"/>
                </w:rPr>
                <w:delText>3</w:delText>
              </w:r>
            </w:del>
          </w:p>
        </w:tc>
        <w:tc>
          <w:tcPr>
            <w:tcW w:w="1434" w:type="dxa"/>
          </w:tcPr>
          <w:p w14:paraId="4B5D9FA8" w14:textId="007E265F" w:rsidR="00C874C0" w:rsidRPr="00BC389F" w:rsidDel="00754587" w:rsidRDefault="00C874C0" w:rsidP="00BC389F">
            <w:pPr>
              <w:spacing w:before="60" w:after="60"/>
              <w:ind w:firstLine="0"/>
              <w:jc w:val="center"/>
              <w:rPr>
                <w:del w:id="12668" w:author="Huyen Tran Thu" w:date="2025-04-28T21:30:00Z" w16du:dateUtc="2025-04-28T14:30:00Z"/>
                <w:sz w:val="24"/>
                <w:szCs w:val="24"/>
                <w:lang w:val="en-US"/>
              </w:rPr>
            </w:pPr>
            <w:del w:id="12669" w:author="Huyen Tran Thu" w:date="2025-04-28T21:30:00Z" w16du:dateUtc="2025-04-28T14:30:00Z">
              <w:r w:rsidRPr="00BC389F" w:rsidDel="00754587">
                <w:rPr>
                  <w:sz w:val="24"/>
                  <w:szCs w:val="24"/>
                  <w:lang w:val="en-US"/>
                </w:rPr>
                <w:delText>N</w:delText>
              </w:r>
              <w:r w:rsidRPr="00BC389F" w:rsidDel="00754587">
                <w:rPr>
                  <w:sz w:val="24"/>
                  <w:szCs w:val="24"/>
                  <w:vertAlign w:val="subscript"/>
                  <w:lang w:val="en-US"/>
                </w:rPr>
                <w:delText>2</w:delText>
              </w:r>
              <w:r w:rsidRPr="00BC389F" w:rsidDel="00754587">
                <w:rPr>
                  <w:sz w:val="24"/>
                  <w:szCs w:val="24"/>
                  <w:lang w:val="en-US"/>
                </w:rPr>
                <w:delText>O</w:delText>
              </w:r>
            </w:del>
          </w:p>
        </w:tc>
        <w:tc>
          <w:tcPr>
            <w:tcW w:w="2693" w:type="dxa"/>
            <w:gridSpan w:val="2"/>
          </w:tcPr>
          <w:p w14:paraId="61C2CD04" w14:textId="6F39DAF8" w:rsidR="00C874C0" w:rsidRPr="00BC389F" w:rsidDel="00754587" w:rsidRDefault="00796537" w:rsidP="00BC389F">
            <w:pPr>
              <w:spacing w:before="60" w:after="60"/>
              <w:ind w:firstLine="0"/>
              <w:jc w:val="center"/>
              <w:rPr>
                <w:del w:id="12670" w:author="Huyen Tran Thu" w:date="2025-04-28T21:30:00Z" w16du:dateUtc="2025-04-28T14:30:00Z"/>
                <w:sz w:val="24"/>
                <w:szCs w:val="24"/>
                <w:lang w:val="en-US"/>
              </w:rPr>
            </w:pPr>
            <w:ins w:id="12671" w:author="Thu Huyen Tran" w:date="2023-12-05T22:29:00Z">
              <w:del w:id="12672" w:author="Huyen Tran Thu" w:date="2025-04-28T21:30:00Z" w16du:dateUtc="2025-04-28T14:30:00Z">
                <w:r w:rsidDel="00754587">
                  <w:rPr>
                    <w:sz w:val="24"/>
                    <w:szCs w:val="24"/>
                    <w:lang w:val="en-US"/>
                  </w:rPr>
                  <w:delText>0,23</w:delText>
                </w:r>
              </w:del>
            </w:ins>
            <w:del w:id="12673" w:author="Huyen Tran Thu" w:date="2025-04-28T21:30:00Z" w16du:dateUtc="2025-04-28T14:30:00Z">
              <w:r w:rsidR="00BC389F" w:rsidRPr="00BC389F" w:rsidDel="00754587">
                <w:rPr>
                  <w:sz w:val="24"/>
                  <w:szCs w:val="24"/>
                  <w:lang w:val="en-US"/>
                </w:rPr>
                <w:delText>0,17</w:delText>
              </w:r>
            </w:del>
          </w:p>
        </w:tc>
        <w:tc>
          <w:tcPr>
            <w:tcW w:w="3680" w:type="dxa"/>
            <w:gridSpan w:val="2"/>
          </w:tcPr>
          <w:p w14:paraId="093FFC41" w14:textId="064AA574" w:rsidR="00C874C0" w:rsidRPr="00BC389F" w:rsidDel="00754587" w:rsidRDefault="00796537" w:rsidP="00BC389F">
            <w:pPr>
              <w:spacing w:before="60" w:after="60"/>
              <w:ind w:firstLine="0"/>
              <w:jc w:val="center"/>
              <w:rPr>
                <w:del w:id="12674" w:author="Huyen Tran Thu" w:date="2025-04-28T21:30:00Z" w16du:dateUtc="2025-04-28T14:30:00Z"/>
                <w:sz w:val="24"/>
                <w:szCs w:val="24"/>
                <w:lang w:val="en-US"/>
              </w:rPr>
            </w:pPr>
            <w:ins w:id="12675" w:author="Thu Huyen Tran" w:date="2023-12-05T22:29:00Z">
              <w:del w:id="12676" w:author="Huyen Tran Thu" w:date="2025-04-28T21:30:00Z" w16du:dateUtc="2025-04-28T14:30:00Z">
                <w:r w:rsidDel="00754587">
                  <w:rPr>
                    <w:sz w:val="24"/>
                    <w:szCs w:val="24"/>
                    <w:lang w:val="en-US"/>
                  </w:rPr>
                  <w:delText>61,90</w:delText>
                </w:r>
              </w:del>
            </w:ins>
            <w:del w:id="12677" w:author="Huyen Tran Thu" w:date="2025-04-28T21:30:00Z" w16du:dateUtc="2025-04-28T14:30:00Z">
              <w:r w:rsidR="00BC389F" w:rsidRPr="00BC389F" w:rsidDel="00754587">
                <w:rPr>
                  <w:sz w:val="24"/>
                  <w:szCs w:val="24"/>
                  <w:lang w:val="en-US"/>
                </w:rPr>
                <w:delText>44,35</w:delText>
              </w:r>
            </w:del>
          </w:p>
        </w:tc>
      </w:tr>
      <w:tr w:rsidR="00BC389F" w:rsidRPr="00BC389F" w:rsidDel="00754587" w14:paraId="1EAD4972" w14:textId="17A3CBA4" w:rsidTr="00BC389F">
        <w:trPr>
          <w:del w:id="12678" w:author="Huyen Tran Thu" w:date="2025-04-28T21:30:00Z"/>
        </w:trPr>
        <w:tc>
          <w:tcPr>
            <w:tcW w:w="2689" w:type="dxa"/>
            <w:gridSpan w:val="3"/>
          </w:tcPr>
          <w:p w14:paraId="4E038D79" w14:textId="2AFDAE3D" w:rsidR="00E664E2" w:rsidRPr="00BC389F" w:rsidDel="00754587" w:rsidRDefault="00E664E2" w:rsidP="00BC389F">
            <w:pPr>
              <w:spacing w:before="60" w:after="60"/>
              <w:ind w:firstLine="0"/>
              <w:jc w:val="center"/>
              <w:rPr>
                <w:del w:id="12679" w:author="Huyen Tran Thu" w:date="2025-04-28T21:30:00Z" w16du:dateUtc="2025-04-28T14:30:00Z"/>
                <w:b/>
                <w:bCs/>
                <w:sz w:val="24"/>
                <w:szCs w:val="24"/>
                <w:lang w:val="en-US"/>
              </w:rPr>
            </w:pPr>
            <w:del w:id="12680" w:author="Huyen Tran Thu" w:date="2025-04-28T21:30:00Z" w16du:dateUtc="2025-04-28T14:30:00Z">
              <w:r w:rsidRPr="00BC389F" w:rsidDel="00754587">
                <w:rPr>
                  <w:b/>
                  <w:bCs/>
                  <w:sz w:val="24"/>
                  <w:szCs w:val="24"/>
                  <w:lang w:val="en-US"/>
                </w:rPr>
                <w:delText>Tổng</w:delText>
              </w:r>
            </w:del>
          </w:p>
        </w:tc>
        <w:tc>
          <w:tcPr>
            <w:tcW w:w="2693" w:type="dxa"/>
            <w:gridSpan w:val="2"/>
          </w:tcPr>
          <w:p w14:paraId="79572C67" w14:textId="611212A8" w:rsidR="00E664E2" w:rsidRPr="00BC389F" w:rsidDel="00754587" w:rsidRDefault="00E664E2" w:rsidP="00BC389F">
            <w:pPr>
              <w:spacing w:before="60" w:after="60"/>
              <w:rPr>
                <w:del w:id="12681" w:author="Huyen Tran Thu" w:date="2025-04-28T21:30:00Z" w16du:dateUtc="2025-04-28T14:30:00Z"/>
                <w:sz w:val="24"/>
                <w:szCs w:val="24"/>
                <w:lang w:val="en-US"/>
              </w:rPr>
            </w:pPr>
          </w:p>
        </w:tc>
        <w:tc>
          <w:tcPr>
            <w:tcW w:w="3680" w:type="dxa"/>
            <w:gridSpan w:val="2"/>
          </w:tcPr>
          <w:p w14:paraId="204F5645" w14:textId="2D86637F" w:rsidR="00E664E2" w:rsidRPr="00BC389F" w:rsidDel="00754587" w:rsidRDefault="00796537" w:rsidP="00BC389F">
            <w:pPr>
              <w:spacing w:before="60" w:after="60"/>
              <w:ind w:hanging="14"/>
              <w:jc w:val="center"/>
              <w:rPr>
                <w:del w:id="12682" w:author="Huyen Tran Thu" w:date="2025-04-28T21:30:00Z" w16du:dateUtc="2025-04-28T14:30:00Z"/>
                <w:b/>
                <w:bCs/>
                <w:sz w:val="24"/>
                <w:szCs w:val="24"/>
                <w:lang w:val="en-US"/>
              </w:rPr>
            </w:pPr>
            <w:ins w:id="12683" w:author="Thu Huyen Tran" w:date="2023-12-05T22:29:00Z">
              <w:del w:id="12684" w:author="Huyen Tran Thu" w:date="2025-04-28T21:30:00Z" w16du:dateUtc="2025-04-28T14:30:00Z">
                <w:r w:rsidDel="00754587">
                  <w:rPr>
                    <w:b/>
                    <w:bCs/>
                    <w:sz w:val="24"/>
                    <w:szCs w:val="24"/>
                    <w:lang w:val="en-US"/>
                  </w:rPr>
                  <w:delText>2.147,19</w:delText>
                </w:r>
              </w:del>
            </w:ins>
            <w:del w:id="12685" w:author="Huyen Tran Thu" w:date="2025-04-28T21:30:00Z" w16du:dateUtc="2025-04-28T14:30:00Z">
              <w:r w:rsidR="00BC389F" w:rsidRPr="00BC389F" w:rsidDel="00754587">
                <w:rPr>
                  <w:b/>
                  <w:bCs/>
                  <w:sz w:val="24"/>
                  <w:szCs w:val="24"/>
                  <w:lang w:val="en-US"/>
                </w:rPr>
                <w:delText>1.252,73</w:delText>
              </w:r>
            </w:del>
          </w:p>
        </w:tc>
      </w:tr>
      <w:tr w:rsidR="00754587" w:rsidRPr="00BC389F" w14:paraId="4E3977D0" w14:textId="77777777" w:rsidTr="006A3F26">
        <w:trPr>
          <w:tblHeader/>
          <w:ins w:id="12686" w:author="Huyen Tran Thu" w:date="2025-04-28T21:30:00Z"/>
        </w:trPr>
        <w:tc>
          <w:tcPr>
            <w:tcW w:w="1222" w:type="dxa"/>
          </w:tcPr>
          <w:p w14:paraId="537B0E7D" w14:textId="77777777" w:rsidR="00754587" w:rsidRPr="00BC389F" w:rsidRDefault="00754587" w:rsidP="006A3F26">
            <w:pPr>
              <w:spacing w:before="60" w:after="60"/>
              <w:ind w:firstLine="0"/>
              <w:jc w:val="center"/>
              <w:rPr>
                <w:ins w:id="12687" w:author="Huyen Tran Thu" w:date="2025-04-28T21:30:00Z" w16du:dateUtc="2025-04-28T14:30:00Z"/>
                <w:b/>
                <w:bCs/>
                <w:sz w:val="24"/>
                <w:szCs w:val="24"/>
                <w:lang w:val="en-US"/>
              </w:rPr>
            </w:pPr>
            <w:ins w:id="12688" w:author="Huyen Tran Thu" w:date="2025-04-28T21:30:00Z" w16du:dateUtc="2025-04-28T14:30:00Z">
              <w:r w:rsidRPr="00BC389F">
                <w:rPr>
                  <w:b/>
                  <w:bCs/>
                  <w:sz w:val="24"/>
                  <w:szCs w:val="24"/>
                  <w:lang w:val="en-US"/>
                </w:rPr>
                <w:t>STT</w:t>
              </w:r>
            </w:ins>
          </w:p>
        </w:tc>
        <w:tc>
          <w:tcPr>
            <w:tcW w:w="1861" w:type="dxa"/>
            <w:gridSpan w:val="3"/>
          </w:tcPr>
          <w:p w14:paraId="32E7C626" w14:textId="77777777" w:rsidR="00754587" w:rsidRPr="00BC389F" w:rsidRDefault="00754587" w:rsidP="006A3F26">
            <w:pPr>
              <w:spacing w:before="60" w:after="60"/>
              <w:ind w:firstLine="0"/>
              <w:jc w:val="center"/>
              <w:rPr>
                <w:ins w:id="12689" w:author="Huyen Tran Thu" w:date="2025-04-28T21:30:00Z" w16du:dateUtc="2025-04-28T14:30:00Z"/>
                <w:b/>
                <w:bCs/>
                <w:sz w:val="24"/>
                <w:szCs w:val="24"/>
                <w:lang w:val="en-US"/>
              </w:rPr>
            </w:pPr>
            <w:ins w:id="12690" w:author="Huyen Tran Thu" w:date="2025-04-28T21:30:00Z" w16du:dateUtc="2025-04-28T14:30:00Z">
              <w:r w:rsidRPr="00BC389F">
                <w:rPr>
                  <w:b/>
                  <w:bCs/>
                  <w:sz w:val="24"/>
                  <w:szCs w:val="24"/>
                  <w:lang w:val="en-US"/>
                </w:rPr>
                <w:t>Loại khí</w:t>
              </w:r>
            </w:ins>
          </w:p>
        </w:tc>
        <w:tc>
          <w:tcPr>
            <w:tcW w:w="2785" w:type="dxa"/>
            <w:gridSpan w:val="2"/>
          </w:tcPr>
          <w:p w14:paraId="00A9797F" w14:textId="77777777" w:rsidR="00754587" w:rsidRPr="00BC389F" w:rsidRDefault="00754587" w:rsidP="006A3F26">
            <w:pPr>
              <w:spacing w:before="60" w:after="60"/>
              <w:ind w:firstLine="0"/>
              <w:jc w:val="center"/>
              <w:rPr>
                <w:ins w:id="12691" w:author="Huyen Tran Thu" w:date="2025-04-28T21:30:00Z" w16du:dateUtc="2025-04-28T14:30:00Z"/>
                <w:b/>
                <w:bCs/>
                <w:sz w:val="24"/>
                <w:szCs w:val="24"/>
                <w:lang w:val="en-US"/>
              </w:rPr>
            </w:pPr>
            <w:ins w:id="12692" w:author="Huyen Tran Thu" w:date="2025-04-28T21:30:00Z" w16du:dateUtc="2025-04-28T14:30:00Z">
              <w:r w:rsidRPr="00BC389F">
                <w:rPr>
                  <w:b/>
                  <w:bCs/>
                  <w:sz w:val="24"/>
                  <w:szCs w:val="24"/>
                  <w:lang w:val="en-US"/>
                </w:rPr>
                <w:t>Tổng lượng phát thải</w:t>
              </w:r>
            </w:ins>
          </w:p>
          <w:p w14:paraId="00A6C0E0" w14:textId="77777777" w:rsidR="00754587" w:rsidRPr="00BC389F" w:rsidRDefault="00754587" w:rsidP="006A3F26">
            <w:pPr>
              <w:spacing w:before="60" w:after="60"/>
              <w:ind w:firstLine="0"/>
              <w:jc w:val="center"/>
              <w:rPr>
                <w:ins w:id="12693" w:author="Huyen Tran Thu" w:date="2025-04-28T21:30:00Z" w16du:dateUtc="2025-04-28T14:30:00Z"/>
                <w:b/>
                <w:bCs/>
                <w:sz w:val="24"/>
                <w:szCs w:val="24"/>
                <w:lang w:val="en-US"/>
              </w:rPr>
            </w:pPr>
            <w:ins w:id="12694" w:author="Huyen Tran Thu" w:date="2025-04-28T21:30:00Z" w16du:dateUtc="2025-04-28T14:30:00Z">
              <w:r w:rsidRPr="00BC389F">
                <w:rPr>
                  <w:b/>
                  <w:bCs/>
                  <w:sz w:val="24"/>
                  <w:szCs w:val="24"/>
                  <w:lang w:val="en-US"/>
                </w:rPr>
                <w:t>(</w:t>
              </w:r>
              <w:r>
                <w:rPr>
                  <w:b/>
                  <w:bCs/>
                  <w:sz w:val="24"/>
                  <w:szCs w:val="24"/>
                  <w:lang w:val="en-US"/>
                </w:rPr>
                <w:t>nghìn tấn</w:t>
              </w:r>
              <w:r w:rsidRPr="00BC389F">
                <w:rPr>
                  <w:b/>
                  <w:bCs/>
                  <w:sz w:val="24"/>
                  <w:szCs w:val="24"/>
                  <w:lang w:val="en-US"/>
                </w:rPr>
                <w:t>)</w:t>
              </w:r>
            </w:ins>
          </w:p>
        </w:tc>
        <w:tc>
          <w:tcPr>
            <w:tcW w:w="3194" w:type="dxa"/>
          </w:tcPr>
          <w:p w14:paraId="18420CA6" w14:textId="77777777" w:rsidR="00754587" w:rsidRPr="00BC389F" w:rsidRDefault="00754587" w:rsidP="006A3F26">
            <w:pPr>
              <w:spacing w:before="60" w:after="60"/>
              <w:ind w:firstLine="0"/>
              <w:jc w:val="center"/>
              <w:rPr>
                <w:ins w:id="12695" w:author="Huyen Tran Thu" w:date="2025-04-28T21:30:00Z" w16du:dateUtc="2025-04-28T14:30:00Z"/>
                <w:b/>
                <w:bCs/>
                <w:sz w:val="24"/>
                <w:szCs w:val="24"/>
                <w:lang w:val="en-US"/>
              </w:rPr>
            </w:pPr>
            <w:ins w:id="12696" w:author="Huyen Tran Thu" w:date="2025-04-28T21:30:00Z" w16du:dateUtc="2025-04-28T14:30:00Z">
              <w:r w:rsidRPr="00BC389F">
                <w:rPr>
                  <w:b/>
                  <w:bCs/>
                  <w:sz w:val="24"/>
                  <w:szCs w:val="24"/>
                  <w:lang w:val="en-US"/>
                </w:rPr>
                <w:t>Tổng lượng phát thải</w:t>
              </w:r>
            </w:ins>
          </w:p>
          <w:p w14:paraId="38EBEEEB" w14:textId="77777777" w:rsidR="00754587" w:rsidRPr="00BC389F" w:rsidRDefault="00754587" w:rsidP="006A3F26">
            <w:pPr>
              <w:spacing w:before="60" w:after="60"/>
              <w:ind w:firstLine="0"/>
              <w:jc w:val="center"/>
              <w:rPr>
                <w:ins w:id="12697" w:author="Huyen Tran Thu" w:date="2025-04-28T21:30:00Z" w16du:dateUtc="2025-04-28T14:30:00Z"/>
                <w:b/>
                <w:bCs/>
                <w:sz w:val="24"/>
                <w:szCs w:val="24"/>
                <w:lang w:val="en-US"/>
              </w:rPr>
            </w:pPr>
            <w:ins w:id="12698" w:author="Huyen Tran Thu" w:date="2025-04-28T21:30:00Z" w16du:dateUtc="2025-04-28T14:30:00Z">
              <w:r w:rsidRPr="00BC389F">
                <w:rPr>
                  <w:b/>
                  <w:bCs/>
                  <w:sz w:val="24"/>
                  <w:szCs w:val="24"/>
                  <w:lang w:val="en-US"/>
                </w:rPr>
                <w:t>(</w:t>
              </w:r>
              <w:r>
                <w:rPr>
                  <w:b/>
                  <w:bCs/>
                  <w:sz w:val="24"/>
                  <w:szCs w:val="24"/>
                  <w:lang w:val="en-US"/>
                </w:rPr>
                <w:t>nghìn tấn</w:t>
              </w:r>
              <w:r w:rsidRPr="00BC389F">
                <w:rPr>
                  <w:b/>
                  <w:bCs/>
                  <w:sz w:val="24"/>
                  <w:szCs w:val="24"/>
                  <w:lang w:val="en-US"/>
                </w:rPr>
                <w:t>CO</w:t>
              </w:r>
              <w:r w:rsidRPr="00BC389F">
                <w:rPr>
                  <w:b/>
                  <w:bCs/>
                  <w:sz w:val="24"/>
                  <w:szCs w:val="24"/>
                  <w:vertAlign w:val="subscript"/>
                  <w:lang w:val="en-US"/>
                </w:rPr>
                <w:t>2</w:t>
              </w:r>
              <w:r w:rsidRPr="00BC389F">
                <w:rPr>
                  <w:b/>
                  <w:bCs/>
                  <w:sz w:val="24"/>
                  <w:szCs w:val="24"/>
                  <w:lang w:val="en-US"/>
                </w:rPr>
                <w:t>tương đương)</w:t>
              </w:r>
            </w:ins>
          </w:p>
        </w:tc>
      </w:tr>
      <w:tr w:rsidR="00754587" w:rsidRPr="00BC389F" w14:paraId="2B8B790B" w14:textId="77777777" w:rsidTr="006A3F26">
        <w:trPr>
          <w:ins w:id="12699" w:author="Huyen Tran Thu" w:date="2025-04-28T21:30:00Z"/>
        </w:trPr>
        <w:tc>
          <w:tcPr>
            <w:tcW w:w="5868" w:type="dxa"/>
            <w:gridSpan w:val="6"/>
          </w:tcPr>
          <w:p w14:paraId="0DB63ED5" w14:textId="77777777" w:rsidR="00754587" w:rsidRPr="006A3F26" w:rsidRDefault="00754587" w:rsidP="006A3F26">
            <w:pPr>
              <w:spacing w:before="60" w:after="60"/>
              <w:ind w:firstLine="0"/>
              <w:jc w:val="center"/>
              <w:rPr>
                <w:ins w:id="12700" w:author="Huyen Tran Thu" w:date="2025-04-28T21:30:00Z" w16du:dateUtc="2025-04-28T14:30:00Z"/>
                <w:b/>
                <w:bCs/>
                <w:sz w:val="24"/>
                <w:szCs w:val="24"/>
                <w:lang w:val="en-US"/>
              </w:rPr>
            </w:pPr>
            <w:ins w:id="12701" w:author="Huyen Tran Thu" w:date="2025-04-28T21:30:00Z" w16du:dateUtc="2025-04-28T14:30:00Z">
              <w:r w:rsidRPr="006A3F26">
                <w:rPr>
                  <w:b/>
                  <w:bCs/>
                  <w:sz w:val="24"/>
                  <w:szCs w:val="24"/>
                  <w:lang w:val="en-US"/>
                </w:rPr>
                <w:t>Năm 2021</w:t>
              </w:r>
            </w:ins>
          </w:p>
        </w:tc>
        <w:tc>
          <w:tcPr>
            <w:tcW w:w="3194" w:type="dxa"/>
          </w:tcPr>
          <w:p w14:paraId="239523CF" w14:textId="1143610F" w:rsidR="00754587" w:rsidRPr="006A3F26" w:rsidRDefault="00754587" w:rsidP="006A3F26">
            <w:pPr>
              <w:spacing w:before="60" w:after="60"/>
              <w:ind w:firstLine="0"/>
              <w:jc w:val="center"/>
              <w:rPr>
                <w:ins w:id="12702" w:author="Huyen Tran Thu" w:date="2025-04-28T21:30:00Z" w16du:dateUtc="2025-04-28T14:30:00Z"/>
                <w:b/>
                <w:bCs/>
                <w:sz w:val="24"/>
                <w:szCs w:val="24"/>
                <w:lang w:val="en-US"/>
              </w:rPr>
            </w:pPr>
            <w:ins w:id="12703" w:author="Huyen Tran Thu" w:date="2025-04-28T21:31:00Z" w16du:dateUtc="2025-04-28T14:31:00Z">
              <w:r>
                <w:rPr>
                  <w:b/>
                  <w:bCs/>
                  <w:sz w:val="24"/>
                  <w:szCs w:val="24"/>
                  <w:lang w:val="en-US"/>
                </w:rPr>
                <w:t>1.599,97</w:t>
              </w:r>
            </w:ins>
          </w:p>
        </w:tc>
      </w:tr>
      <w:tr w:rsidR="00754587" w:rsidRPr="00BC389F" w14:paraId="41FA2679" w14:textId="77777777" w:rsidTr="006A3F26">
        <w:trPr>
          <w:ins w:id="12704" w:author="Huyen Tran Thu" w:date="2025-04-28T21:30:00Z"/>
        </w:trPr>
        <w:tc>
          <w:tcPr>
            <w:tcW w:w="1222" w:type="dxa"/>
          </w:tcPr>
          <w:p w14:paraId="20AF615B" w14:textId="77777777" w:rsidR="00754587" w:rsidRPr="00BC389F" w:rsidRDefault="00754587" w:rsidP="006A3F26">
            <w:pPr>
              <w:spacing w:before="60" w:after="60"/>
              <w:ind w:firstLine="0"/>
              <w:jc w:val="center"/>
              <w:rPr>
                <w:ins w:id="12705" w:author="Huyen Tran Thu" w:date="2025-04-28T21:30:00Z" w16du:dateUtc="2025-04-28T14:30:00Z"/>
                <w:sz w:val="24"/>
                <w:szCs w:val="24"/>
                <w:lang w:val="en-US"/>
              </w:rPr>
            </w:pPr>
            <w:ins w:id="12706" w:author="Huyen Tran Thu" w:date="2025-04-28T21:30:00Z" w16du:dateUtc="2025-04-28T14:30:00Z">
              <w:r w:rsidRPr="00BC389F">
                <w:rPr>
                  <w:sz w:val="24"/>
                  <w:szCs w:val="24"/>
                  <w:lang w:val="en-US"/>
                </w:rPr>
                <w:t>1</w:t>
              </w:r>
            </w:ins>
          </w:p>
        </w:tc>
        <w:tc>
          <w:tcPr>
            <w:tcW w:w="1861" w:type="dxa"/>
            <w:gridSpan w:val="3"/>
          </w:tcPr>
          <w:p w14:paraId="0336A90B" w14:textId="77777777" w:rsidR="00754587" w:rsidRPr="00BC389F" w:rsidRDefault="00754587" w:rsidP="006A3F26">
            <w:pPr>
              <w:spacing w:before="60" w:after="60"/>
              <w:ind w:firstLine="0"/>
              <w:jc w:val="center"/>
              <w:rPr>
                <w:ins w:id="12707" w:author="Huyen Tran Thu" w:date="2025-04-28T21:30:00Z" w16du:dateUtc="2025-04-28T14:30:00Z"/>
                <w:sz w:val="24"/>
                <w:szCs w:val="24"/>
                <w:vertAlign w:val="subscript"/>
                <w:lang w:val="en-US"/>
              </w:rPr>
            </w:pPr>
            <w:ins w:id="12708" w:author="Huyen Tran Thu" w:date="2025-04-28T21:30:00Z" w16du:dateUtc="2025-04-28T14:30:00Z">
              <w:r w:rsidRPr="00BC389F">
                <w:rPr>
                  <w:sz w:val="24"/>
                  <w:szCs w:val="24"/>
                  <w:lang w:val="en-US"/>
                </w:rPr>
                <w:t>CO</w:t>
              </w:r>
              <w:r w:rsidRPr="00BC389F">
                <w:rPr>
                  <w:sz w:val="24"/>
                  <w:szCs w:val="24"/>
                  <w:vertAlign w:val="subscript"/>
                  <w:lang w:val="en-US"/>
                </w:rPr>
                <w:t>2</w:t>
              </w:r>
            </w:ins>
          </w:p>
        </w:tc>
        <w:tc>
          <w:tcPr>
            <w:tcW w:w="2785" w:type="dxa"/>
            <w:gridSpan w:val="2"/>
          </w:tcPr>
          <w:p w14:paraId="62FFBB53" w14:textId="4D6BEF26" w:rsidR="00754587" w:rsidRPr="00BC389F" w:rsidRDefault="00754587" w:rsidP="006A3F26">
            <w:pPr>
              <w:spacing w:before="60" w:after="60"/>
              <w:ind w:firstLine="0"/>
              <w:jc w:val="center"/>
              <w:rPr>
                <w:ins w:id="12709" w:author="Huyen Tran Thu" w:date="2025-04-28T21:30:00Z" w16du:dateUtc="2025-04-28T14:30:00Z"/>
                <w:sz w:val="24"/>
                <w:szCs w:val="24"/>
                <w:lang w:val="en-US"/>
              </w:rPr>
            </w:pPr>
            <w:ins w:id="12710" w:author="Huyen Tran Thu" w:date="2025-04-28T21:31:00Z" w16du:dateUtc="2025-04-28T14:31:00Z">
              <w:r>
                <w:rPr>
                  <w:sz w:val="24"/>
                  <w:szCs w:val="24"/>
                  <w:lang w:val="en-US"/>
                </w:rPr>
                <w:t>1.209,61</w:t>
              </w:r>
            </w:ins>
          </w:p>
        </w:tc>
        <w:tc>
          <w:tcPr>
            <w:tcW w:w="3194" w:type="dxa"/>
          </w:tcPr>
          <w:p w14:paraId="07C23F11" w14:textId="0BFF7765" w:rsidR="00754587" w:rsidRPr="00BC389F" w:rsidRDefault="00754587" w:rsidP="006A3F26">
            <w:pPr>
              <w:spacing w:before="60" w:after="60"/>
              <w:ind w:firstLine="0"/>
              <w:jc w:val="center"/>
              <w:rPr>
                <w:ins w:id="12711" w:author="Huyen Tran Thu" w:date="2025-04-28T21:30:00Z" w16du:dateUtc="2025-04-28T14:30:00Z"/>
                <w:sz w:val="24"/>
                <w:szCs w:val="24"/>
                <w:lang w:val="en-US"/>
              </w:rPr>
            </w:pPr>
            <w:ins w:id="12712" w:author="Huyen Tran Thu" w:date="2025-04-28T21:31:00Z" w16du:dateUtc="2025-04-28T14:31:00Z">
              <w:r>
                <w:rPr>
                  <w:sz w:val="24"/>
                  <w:szCs w:val="24"/>
                  <w:lang w:val="en-US"/>
                </w:rPr>
                <w:t>1.209,61</w:t>
              </w:r>
            </w:ins>
          </w:p>
        </w:tc>
      </w:tr>
      <w:tr w:rsidR="00754587" w:rsidRPr="00BC389F" w14:paraId="044201D8" w14:textId="77777777" w:rsidTr="006A3F26">
        <w:trPr>
          <w:ins w:id="12713" w:author="Huyen Tran Thu" w:date="2025-04-28T21:30:00Z"/>
        </w:trPr>
        <w:tc>
          <w:tcPr>
            <w:tcW w:w="1222" w:type="dxa"/>
          </w:tcPr>
          <w:p w14:paraId="34A2CBBF" w14:textId="77777777" w:rsidR="00754587" w:rsidRPr="00BC389F" w:rsidRDefault="00754587" w:rsidP="006A3F26">
            <w:pPr>
              <w:spacing w:before="60" w:after="60"/>
              <w:ind w:firstLine="0"/>
              <w:jc w:val="center"/>
              <w:rPr>
                <w:ins w:id="12714" w:author="Huyen Tran Thu" w:date="2025-04-28T21:30:00Z" w16du:dateUtc="2025-04-28T14:30:00Z"/>
                <w:sz w:val="24"/>
                <w:szCs w:val="24"/>
                <w:lang w:val="en-US"/>
              </w:rPr>
            </w:pPr>
            <w:ins w:id="12715" w:author="Huyen Tran Thu" w:date="2025-04-28T21:30:00Z" w16du:dateUtc="2025-04-28T14:30:00Z">
              <w:r w:rsidRPr="00BC389F">
                <w:rPr>
                  <w:sz w:val="24"/>
                  <w:szCs w:val="24"/>
                  <w:lang w:val="en-US"/>
                </w:rPr>
                <w:t>2</w:t>
              </w:r>
            </w:ins>
          </w:p>
        </w:tc>
        <w:tc>
          <w:tcPr>
            <w:tcW w:w="1861" w:type="dxa"/>
            <w:gridSpan w:val="3"/>
          </w:tcPr>
          <w:p w14:paraId="646F256B" w14:textId="77777777" w:rsidR="00754587" w:rsidRPr="00BC389F" w:rsidRDefault="00754587" w:rsidP="006A3F26">
            <w:pPr>
              <w:spacing w:before="60" w:after="60"/>
              <w:ind w:firstLine="0"/>
              <w:jc w:val="center"/>
              <w:rPr>
                <w:ins w:id="12716" w:author="Huyen Tran Thu" w:date="2025-04-28T21:30:00Z" w16du:dateUtc="2025-04-28T14:30:00Z"/>
                <w:sz w:val="24"/>
                <w:szCs w:val="24"/>
                <w:vertAlign w:val="subscript"/>
                <w:lang w:val="en-US"/>
              </w:rPr>
            </w:pPr>
            <w:ins w:id="12717" w:author="Huyen Tran Thu" w:date="2025-04-28T21:30:00Z" w16du:dateUtc="2025-04-28T14:30:00Z">
              <w:r w:rsidRPr="00BC389F">
                <w:rPr>
                  <w:sz w:val="24"/>
                  <w:szCs w:val="24"/>
                  <w:lang w:val="en-US"/>
                </w:rPr>
                <w:t>CH</w:t>
              </w:r>
              <w:r w:rsidRPr="00BC389F">
                <w:rPr>
                  <w:sz w:val="24"/>
                  <w:szCs w:val="24"/>
                  <w:vertAlign w:val="subscript"/>
                  <w:lang w:val="en-US"/>
                </w:rPr>
                <w:t>4</w:t>
              </w:r>
            </w:ins>
          </w:p>
        </w:tc>
        <w:tc>
          <w:tcPr>
            <w:tcW w:w="2785" w:type="dxa"/>
            <w:gridSpan w:val="2"/>
          </w:tcPr>
          <w:p w14:paraId="16FB5B35" w14:textId="673B65E0" w:rsidR="00754587" w:rsidRPr="00BC389F" w:rsidRDefault="00754587" w:rsidP="006A3F26">
            <w:pPr>
              <w:spacing w:before="60" w:after="60"/>
              <w:ind w:firstLine="0"/>
              <w:jc w:val="center"/>
              <w:rPr>
                <w:ins w:id="12718" w:author="Huyen Tran Thu" w:date="2025-04-28T21:30:00Z" w16du:dateUtc="2025-04-28T14:30:00Z"/>
                <w:sz w:val="24"/>
                <w:szCs w:val="24"/>
                <w:lang w:val="en-US"/>
              </w:rPr>
            </w:pPr>
            <w:ins w:id="12719" w:author="Huyen Tran Thu" w:date="2025-04-28T21:31:00Z" w16du:dateUtc="2025-04-28T14:31:00Z">
              <w:r>
                <w:rPr>
                  <w:sz w:val="24"/>
                  <w:szCs w:val="24"/>
                  <w:lang w:val="en-US"/>
                </w:rPr>
                <w:t>12,25</w:t>
              </w:r>
            </w:ins>
          </w:p>
        </w:tc>
        <w:tc>
          <w:tcPr>
            <w:tcW w:w="3194" w:type="dxa"/>
          </w:tcPr>
          <w:p w14:paraId="43E6B1DB" w14:textId="6DEB7117" w:rsidR="00754587" w:rsidRPr="00BC389F" w:rsidRDefault="00754587" w:rsidP="006A3F26">
            <w:pPr>
              <w:spacing w:before="60" w:after="60"/>
              <w:ind w:firstLine="0"/>
              <w:jc w:val="center"/>
              <w:rPr>
                <w:ins w:id="12720" w:author="Huyen Tran Thu" w:date="2025-04-28T21:30:00Z" w16du:dateUtc="2025-04-28T14:30:00Z"/>
                <w:sz w:val="24"/>
                <w:szCs w:val="24"/>
                <w:lang w:val="en-US"/>
              </w:rPr>
            </w:pPr>
            <w:ins w:id="12721" w:author="Huyen Tran Thu" w:date="2025-04-28T21:31:00Z" w16du:dateUtc="2025-04-28T14:31:00Z">
              <w:r>
                <w:rPr>
                  <w:sz w:val="24"/>
                  <w:szCs w:val="24"/>
                  <w:lang w:val="en-US"/>
                </w:rPr>
                <w:t>343,13</w:t>
              </w:r>
            </w:ins>
          </w:p>
        </w:tc>
      </w:tr>
      <w:tr w:rsidR="00754587" w:rsidRPr="00BC389F" w14:paraId="0CCC0B69" w14:textId="77777777" w:rsidTr="006A3F26">
        <w:trPr>
          <w:ins w:id="12722" w:author="Huyen Tran Thu" w:date="2025-04-28T21:30:00Z"/>
        </w:trPr>
        <w:tc>
          <w:tcPr>
            <w:tcW w:w="1222" w:type="dxa"/>
          </w:tcPr>
          <w:p w14:paraId="734D626E" w14:textId="77777777" w:rsidR="00754587" w:rsidRPr="00BC389F" w:rsidRDefault="00754587" w:rsidP="006A3F26">
            <w:pPr>
              <w:spacing w:before="60" w:after="60"/>
              <w:ind w:firstLine="0"/>
              <w:jc w:val="center"/>
              <w:rPr>
                <w:ins w:id="12723" w:author="Huyen Tran Thu" w:date="2025-04-28T21:30:00Z" w16du:dateUtc="2025-04-28T14:30:00Z"/>
                <w:sz w:val="24"/>
                <w:szCs w:val="24"/>
                <w:lang w:val="en-US"/>
              </w:rPr>
            </w:pPr>
            <w:ins w:id="12724" w:author="Huyen Tran Thu" w:date="2025-04-28T21:30:00Z" w16du:dateUtc="2025-04-28T14:30:00Z">
              <w:r w:rsidRPr="00BC389F">
                <w:rPr>
                  <w:sz w:val="24"/>
                  <w:szCs w:val="24"/>
                  <w:lang w:val="en-US"/>
                </w:rPr>
                <w:t>3</w:t>
              </w:r>
            </w:ins>
          </w:p>
        </w:tc>
        <w:tc>
          <w:tcPr>
            <w:tcW w:w="1861" w:type="dxa"/>
            <w:gridSpan w:val="3"/>
          </w:tcPr>
          <w:p w14:paraId="7AC6012E" w14:textId="77777777" w:rsidR="00754587" w:rsidRPr="00BC389F" w:rsidRDefault="00754587" w:rsidP="006A3F26">
            <w:pPr>
              <w:spacing w:before="60" w:after="60"/>
              <w:ind w:firstLine="0"/>
              <w:jc w:val="center"/>
              <w:rPr>
                <w:ins w:id="12725" w:author="Huyen Tran Thu" w:date="2025-04-28T21:30:00Z" w16du:dateUtc="2025-04-28T14:30:00Z"/>
                <w:sz w:val="24"/>
                <w:szCs w:val="24"/>
                <w:lang w:val="en-US"/>
              </w:rPr>
            </w:pPr>
            <w:ins w:id="12726" w:author="Huyen Tran Thu" w:date="2025-04-28T21:30:00Z" w16du:dateUtc="2025-04-28T14:30:00Z">
              <w:r w:rsidRPr="00BC389F">
                <w:rPr>
                  <w:sz w:val="24"/>
                  <w:szCs w:val="24"/>
                  <w:lang w:val="en-US"/>
                </w:rPr>
                <w:t>N</w:t>
              </w:r>
              <w:r w:rsidRPr="00BC389F">
                <w:rPr>
                  <w:sz w:val="24"/>
                  <w:szCs w:val="24"/>
                  <w:vertAlign w:val="subscript"/>
                  <w:lang w:val="en-US"/>
                </w:rPr>
                <w:t>2</w:t>
              </w:r>
              <w:r w:rsidRPr="00BC389F">
                <w:rPr>
                  <w:sz w:val="24"/>
                  <w:szCs w:val="24"/>
                  <w:lang w:val="en-US"/>
                </w:rPr>
                <w:t>O</w:t>
              </w:r>
            </w:ins>
          </w:p>
        </w:tc>
        <w:tc>
          <w:tcPr>
            <w:tcW w:w="2785" w:type="dxa"/>
            <w:gridSpan w:val="2"/>
          </w:tcPr>
          <w:p w14:paraId="19283F38" w14:textId="37A48308" w:rsidR="00754587" w:rsidRPr="00BC389F" w:rsidRDefault="00754587" w:rsidP="006A3F26">
            <w:pPr>
              <w:spacing w:before="60" w:after="60"/>
              <w:ind w:firstLine="0"/>
              <w:jc w:val="center"/>
              <w:rPr>
                <w:ins w:id="12727" w:author="Huyen Tran Thu" w:date="2025-04-28T21:30:00Z" w16du:dateUtc="2025-04-28T14:30:00Z"/>
                <w:sz w:val="24"/>
                <w:szCs w:val="24"/>
                <w:lang w:val="en-US"/>
              </w:rPr>
            </w:pPr>
            <w:ins w:id="12728" w:author="Huyen Tran Thu" w:date="2025-04-28T21:31:00Z" w16du:dateUtc="2025-04-28T14:31:00Z">
              <w:r>
                <w:rPr>
                  <w:sz w:val="24"/>
                  <w:szCs w:val="24"/>
                  <w:lang w:val="en-US"/>
                </w:rPr>
                <w:t>0,18</w:t>
              </w:r>
            </w:ins>
          </w:p>
        </w:tc>
        <w:tc>
          <w:tcPr>
            <w:tcW w:w="3194" w:type="dxa"/>
          </w:tcPr>
          <w:p w14:paraId="380E0469" w14:textId="7D7C874C" w:rsidR="00754587" w:rsidRPr="00BC389F" w:rsidRDefault="00754587" w:rsidP="006A3F26">
            <w:pPr>
              <w:spacing w:before="60" w:after="60"/>
              <w:ind w:firstLine="0"/>
              <w:jc w:val="center"/>
              <w:rPr>
                <w:ins w:id="12729" w:author="Huyen Tran Thu" w:date="2025-04-28T21:30:00Z" w16du:dateUtc="2025-04-28T14:30:00Z"/>
                <w:sz w:val="24"/>
                <w:szCs w:val="24"/>
                <w:lang w:val="en-US"/>
              </w:rPr>
            </w:pPr>
            <w:ins w:id="12730" w:author="Huyen Tran Thu" w:date="2025-04-28T21:31:00Z" w16du:dateUtc="2025-04-28T14:31:00Z">
              <w:r>
                <w:rPr>
                  <w:sz w:val="24"/>
                  <w:szCs w:val="24"/>
                  <w:lang w:val="en-US"/>
                </w:rPr>
                <w:t>47,23</w:t>
              </w:r>
            </w:ins>
          </w:p>
        </w:tc>
      </w:tr>
      <w:tr w:rsidR="00754587" w:rsidRPr="00BC389F" w14:paraId="47544160" w14:textId="77777777" w:rsidTr="006A3F26">
        <w:trPr>
          <w:ins w:id="12731" w:author="Huyen Tran Thu" w:date="2025-04-28T21:30:00Z"/>
        </w:trPr>
        <w:tc>
          <w:tcPr>
            <w:tcW w:w="5868" w:type="dxa"/>
            <w:gridSpan w:val="6"/>
          </w:tcPr>
          <w:p w14:paraId="0ADE77C4" w14:textId="77777777" w:rsidR="00754587" w:rsidRPr="006A3F26" w:rsidRDefault="00754587" w:rsidP="006A3F26">
            <w:pPr>
              <w:spacing w:before="60" w:after="60"/>
              <w:ind w:hanging="19"/>
              <w:jc w:val="center"/>
              <w:rPr>
                <w:ins w:id="12732" w:author="Huyen Tran Thu" w:date="2025-04-28T21:30:00Z" w16du:dateUtc="2025-04-28T14:30:00Z"/>
                <w:b/>
                <w:bCs/>
                <w:sz w:val="24"/>
                <w:szCs w:val="24"/>
                <w:lang w:val="en-US"/>
              </w:rPr>
            </w:pPr>
            <w:ins w:id="12733" w:author="Huyen Tran Thu" w:date="2025-04-28T21:30:00Z" w16du:dateUtc="2025-04-28T14:30:00Z">
              <w:r w:rsidRPr="006A3F26">
                <w:rPr>
                  <w:b/>
                  <w:bCs/>
                  <w:sz w:val="24"/>
                  <w:szCs w:val="24"/>
                  <w:lang w:val="en-US"/>
                </w:rPr>
                <w:t>Năm 2022</w:t>
              </w:r>
            </w:ins>
          </w:p>
        </w:tc>
        <w:tc>
          <w:tcPr>
            <w:tcW w:w="3194" w:type="dxa"/>
          </w:tcPr>
          <w:p w14:paraId="13A54BA9" w14:textId="717A9479" w:rsidR="00754587" w:rsidRPr="006A3F26" w:rsidRDefault="00754587" w:rsidP="006A3F26">
            <w:pPr>
              <w:spacing w:before="60" w:after="60"/>
              <w:ind w:firstLine="0"/>
              <w:jc w:val="center"/>
              <w:rPr>
                <w:ins w:id="12734" w:author="Huyen Tran Thu" w:date="2025-04-28T21:30:00Z" w16du:dateUtc="2025-04-28T14:30:00Z"/>
                <w:b/>
                <w:bCs/>
                <w:sz w:val="24"/>
                <w:szCs w:val="24"/>
                <w:lang w:val="en-US"/>
              </w:rPr>
            </w:pPr>
            <w:ins w:id="12735" w:author="Huyen Tran Thu" w:date="2025-04-28T21:32:00Z" w16du:dateUtc="2025-04-28T14:32:00Z">
              <w:r>
                <w:rPr>
                  <w:b/>
                  <w:bCs/>
                  <w:sz w:val="24"/>
                  <w:szCs w:val="24"/>
                  <w:lang w:val="en-US"/>
                </w:rPr>
                <w:t>1.478,12</w:t>
              </w:r>
            </w:ins>
          </w:p>
        </w:tc>
      </w:tr>
      <w:tr w:rsidR="00754587" w:rsidRPr="00BC389F" w14:paraId="6E4ABA11" w14:textId="77777777" w:rsidTr="006A3F26">
        <w:trPr>
          <w:ins w:id="12736" w:author="Huyen Tran Thu" w:date="2025-04-28T21:30:00Z"/>
        </w:trPr>
        <w:tc>
          <w:tcPr>
            <w:tcW w:w="1222" w:type="dxa"/>
          </w:tcPr>
          <w:p w14:paraId="065CD572" w14:textId="77777777" w:rsidR="00754587" w:rsidRPr="00BC389F" w:rsidRDefault="00754587" w:rsidP="006A3F26">
            <w:pPr>
              <w:spacing w:before="60" w:after="60"/>
              <w:ind w:firstLine="0"/>
              <w:jc w:val="center"/>
              <w:rPr>
                <w:ins w:id="12737" w:author="Huyen Tran Thu" w:date="2025-04-28T21:30:00Z" w16du:dateUtc="2025-04-28T14:30:00Z"/>
                <w:sz w:val="24"/>
                <w:szCs w:val="24"/>
                <w:lang w:val="en-US"/>
              </w:rPr>
            </w:pPr>
            <w:ins w:id="12738" w:author="Huyen Tran Thu" w:date="2025-04-28T21:30:00Z" w16du:dateUtc="2025-04-28T14:30:00Z">
              <w:r w:rsidRPr="00BC389F">
                <w:rPr>
                  <w:sz w:val="24"/>
                  <w:szCs w:val="24"/>
                  <w:lang w:val="en-US"/>
                </w:rPr>
                <w:t>1</w:t>
              </w:r>
            </w:ins>
          </w:p>
        </w:tc>
        <w:tc>
          <w:tcPr>
            <w:tcW w:w="1861" w:type="dxa"/>
            <w:gridSpan w:val="3"/>
          </w:tcPr>
          <w:p w14:paraId="32753A86" w14:textId="77777777" w:rsidR="00754587" w:rsidRPr="00BC389F" w:rsidRDefault="00754587" w:rsidP="006A3F26">
            <w:pPr>
              <w:spacing w:before="60" w:after="60"/>
              <w:ind w:firstLine="0"/>
              <w:jc w:val="center"/>
              <w:rPr>
                <w:ins w:id="12739" w:author="Huyen Tran Thu" w:date="2025-04-28T21:30:00Z" w16du:dateUtc="2025-04-28T14:30:00Z"/>
                <w:sz w:val="24"/>
                <w:szCs w:val="24"/>
                <w:lang w:val="en-US"/>
              </w:rPr>
            </w:pPr>
            <w:ins w:id="12740" w:author="Huyen Tran Thu" w:date="2025-04-28T21:30:00Z" w16du:dateUtc="2025-04-28T14:30:00Z">
              <w:r w:rsidRPr="00BC389F">
                <w:rPr>
                  <w:sz w:val="24"/>
                  <w:szCs w:val="24"/>
                  <w:lang w:val="en-US"/>
                </w:rPr>
                <w:t>CO</w:t>
              </w:r>
              <w:r w:rsidRPr="00BC389F">
                <w:rPr>
                  <w:sz w:val="24"/>
                  <w:szCs w:val="24"/>
                  <w:vertAlign w:val="subscript"/>
                  <w:lang w:val="en-US"/>
                </w:rPr>
                <w:t>2</w:t>
              </w:r>
            </w:ins>
          </w:p>
        </w:tc>
        <w:tc>
          <w:tcPr>
            <w:tcW w:w="2785" w:type="dxa"/>
            <w:gridSpan w:val="2"/>
          </w:tcPr>
          <w:p w14:paraId="565304CA" w14:textId="1ED92D44" w:rsidR="00754587" w:rsidRDefault="00754587" w:rsidP="006A3F26">
            <w:pPr>
              <w:spacing w:before="60" w:after="60"/>
              <w:ind w:firstLine="0"/>
              <w:jc w:val="center"/>
              <w:rPr>
                <w:ins w:id="12741" w:author="Huyen Tran Thu" w:date="2025-04-28T21:30:00Z" w16du:dateUtc="2025-04-28T14:30:00Z"/>
                <w:sz w:val="24"/>
                <w:szCs w:val="24"/>
                <w:lang w:val="en-US"/>
              </w:rPr>
            </w:pPr>
            <w:ins w:id="12742" w:author="Huyen Tran Thu" w:date="2025-04-28T21:31:00Z" w16du:dateUtc="2025-04-28T14:31:00Z">
              <w:r>
                <w:rPr>
                  <w:sz w:val="24"/>
                  <w:szCs w:val="24"/>
                  <w:lang w:val="en-US"/>
                </w:rPr>
                <w:t>1.117,49</w:t>
              </w:r>
            </w:ins>
          </w:p>
        </w:tc>
        <w:tc>
          <w:tcPr>
            <w:tcW w:w="3194" w:type="dxa"/>
          </w:tcPr>
          <w:p w14:paraId="49EB989E" w14:textId="597B8DEF" w:rsidR="00754587" w:rsidRDefault="00754587" w:rsidP="006A3F26">
            <w:pPr>
              <w:spacing w:before="60" w:after="60"/>
              <w:ind w:firstLine="0"/>
              <w:jc w:val="center"/>
              <w:rPr>
                <w:ins w:id="12743" w:author="Huyen Tran Thu" w:date="2025-04-28T21:30:00Z" w16du:dateUtc="2025-04-28T14:30:00Z"/>
                <w:sz w:val="24"/>
                <w:szCs w:val="24"/>
                <w:lang w:val="en-US"/>
              </w:rPr>
            </w:pPr>
            <w:ins w:id="12744" w:author="Huyen Tran Thu" w:date="2025-04-28T21:31:00Z" w16du:dateUtc="2025-04-28T14:31:00Z">
              <w:r>
                <w:rPr>
                  <w:sz w:val="24"/>
                  <w:szCs w:val="24"/>
                  <w:lang w:val="en-US"/>
                </w:rPr>
                <w:t>1.117,49</w:t>
              </w:r>
            </w:ins>
          </w:p>
        </w:tc>
      </w:tr>
      <w:tr w:rsidR="00754587" w:rsidRPr="00BC389F" w14:paraId="55321436" w14:textId="77777777" w:rsidTr="006A3F26">
        <w:trPr>
          <w:ins w:id="12745" w:author="Huyen Tran Thu" w:date="2025-04-28T21:30:00Z"/>
        </w:trPr>
        <w:tc>
          <w:tcPr>
            <w:tcW w:w="1222" w:type="dxa"/>
          </w:tcPr>
          <w:p w14:paraId="43D101C1" w14:textId="77777777" w:rsidR="00754587" w:rsidRPr="00BC389F" w:rsidRDefault="00754587" w:rsidP="00754587">
            <w:pPr>
              <w:spacing w:before="60" w:after="60"/>
              <w:ind w:firstLine="0"/>
              <w:jc w:val="center"/>
              <w:rPr>
                <w:ins w:id="12746" w:author="Huyen Tran Thu" w:date="2025-04-28T21:30:00Z" w16du:dateUtc="2025-04-28T14:30:00Z"/>
                <w:sz w:val="24"/>
                <w:szCs w:val="24"/>
                <w:lang w:val="en-US"/>
              </w:rPr>
            </w:pPr>
            <w:ins w:id="12747" w:author="Huyen Tran Thu" w:date="2025-04-28T21:30:00Z" w16du:dateUtc="2025-04-28T14:30:00Z">
              <w:r w:rsidRPr="00BC389F">
                <w:rPr>
                  <w:sz w:val="24"/>
                  <w:szCs w:val="24"/>
                  <w:lang w:val="en-US"/>
                </w:rPr>
                <w:t>2</w:t>
              </w:r>
            </w:ins>
          </w:p>
        </w:tc>
        <w:tc>
          <w:tcPr>
            <w:tcW w:w="1861" w:type="dxa"/>
            <w:gridSpan w:val="3"/>
          </w:tcPr>
          <w:p w14:paraId="443D3263" w14:textId="77777777" w:rsidR="00754587" w:rsidRPr="00BC389F" w:rsidRDefault="00754587" w:rsidP="00754587">
            <w:pPr>
              <w:spacing w:before="60" w:after="60"/>
              <w:ind w:firstLine="0"/>
              <w:jc w:val="center"/>
              <w:rPr>
                <w:ins w:id="12748" w:author="Huyen Tran Thu" w:date="2025-04-28T21:30:00Z" w16du:dateUtc="2025-04-28T14:30:00Z"/>
                <w:sz w:val="24"/>
                <w:szCs w:val="24"/>
                <w:lang w:val="en-US"/>
              </w:rPr>
            </w:pPr>
            <w:ins w:id="12749" w:author="Huyen Tran Thu" w:date="2025-04-28T21:30:00Z" w16du:dateUtc="2025-04-28T14:30:00Z">
              <w:r w:rsidRPr="00BC389F">
                <w:rPr>
                  <w:sz w:val="24"/>
                  <w:szCs w:val="24"/>
                  <w:lang w:val="en-US"/>
                </w:rPr>
                <w:t>CH</w:t>
              </w:r>
              <w:r w:rsidRPr="00BC389F">
                <w:rPr>
                  <w:sz w:val="24"/>
                  <w:szCs w:val="24"/>
                  <w:vertAlign w:val="subscript"/>
                  <w:lang w:val="en-US"/>
                </w:rPr>
                <w:t>4</w:t>
              </w:r>
            </w:ins>
          </w:p>
        </w:tc>
        <w:tc>
          <w:tcPr>
            <w:tcW w:w="2785" w:type="dxa"/>
            <w:gridSpan w:val="2"/>
          </w:tcPr>
          <w:p w14:paraId="7AC2E1AB" w14:textId="3AD75F59" w:rsidR="00754587" w:rsidRDefault="00754587" w:rsidP="00754587">
            <w:pPr>
              <w:spacing w:before="60" w:after="60"/>
              <w:ind w:firstLine="0"/>
              <w:jc w:val="center"/>
              <w:rPr>
                <w:ins w:id="12750" w:author="Huyen Tran Thu" w:date="2025-04-28T21:30:00Z" w16du:dateUtc="2025-04-28T14:30:00Z"/>
                <w:sz w:val="24"/>
                <w:szCs w:val="24"/>
                <w:lang w:val="en-US"/>
              </w:rPr>
            </w:pPr>
            <w:ins w:id="12751" w:author="Huyen Tran Thu" w:date="2025-04-28T21:32:00Z" w16du:dateUtc="2025-04-28T14:32:00Z">
              <w:r>
                <w:rPr>
                  <w:sz w:val="24"/>
                  <w:szCs w:val="24"/>
                  <w:lang w:val="en-US"/>
                </w:rPr>
                <w:t>11,32</w:t>
              </w:r>
            </w:ins>
          </w:p>
        </w:tc>
        <w:tc>
          <w:tcPr>
            <w:tcW w:w="3194" w:type="dxa"/>
          </w:tcPr>
          <w:p w14:paraId="215857EE" w14:textId="1CF874BE" w:rsidR="00754587" w:rsidRDefault="00754587" w:rsidP="00754587">
            <w:pPr>
              <w:spacing w:before="60" w:after="60"/>
              <w:ind w:firstLine="0"/>
              <w:jc w:val="center"/>
              <w:rPr>
                <w:ins w:id="12752" w:author="Huyen Tran Thu" w:date="2025-04-28T21:30:00Z" w16du:dateUtc="2025-04-28T14:30:00Z"/>
                <w:sz w:val="24"/>
                <w:szCs w:val="24"/>
                <w:lang w:val="en-US"/>
              </w:rPr>
            </w:pPr>
            <w:ins w:id="12753" w:author="Huyen Tran Thu" w:date="2025-04-28T21:32:00Z" w16du:dateUtc="2025-04-28T14:32:00Z">
              <w:r>
                <w:rPr>
                  <w:sz w:val="24"/>
                  <w:szCs w:val="24"/>
                  <w:lang w:val="en-US"/>
                </w:rPr>
                <w:t>317,00</w:t>
              </w:r>
            </w:ins>
          </w:p>
        </w:tc>
      </w:tr>
      <w:tr w:rsidR="00754587" w:rsidRPr="00BC389F" w14:paraId="723D3706" w14:textId="77777777" w:rsidTr="006A3F26">
        <w:trPr>
          <w:ins w:id="12754" w:author="Huyen Tran Thu" w:date="2025-04-28T21:30:00Z"/>
        </w:trPr>
        <w:tc>
          <w:tcPr>
            <w:tcW w:w="1222" w:type="dxa"/>
          </w:tcPr>
          <w:p w14:paraId="7D3E31C8" w14:textId="77777777" w:rsidR="00754587" w:rsidRPr="00BC389F" w:rsidRDefault="00754587" w:rsidP="00754587">
            <w:pPr>
              <w:spacing w:before="60" w:after="60"/>
              <w:ind w:firstLine="0"/>
              <w:jc w:val="center"/>
              <w:rPr>
                <w:ins w:id="12755" w:author="Huyen Tran Thu" w:date="2025-04-28T21:30:00Z" w16du:dateUtc="2025-04-28T14:30:00Z"/>
                <w:sz w:val="24"/>
                <w:szCs w:val="24"/>
                <w:lang w:val="en-US"/>
              </w:rPr>
            </w:pPr>
            <w:ins w:id="12756" w:author="Huyen Tran Thu" w:date="2025-04-28T21:30:00Z" w16du:dateUtc="2025-04-28T14:30:00Z">
              <w:r w:rsidRPr="00BC389F">
                <w:rPr>
                  <w:sz w:val="24"/>
                  <w:szCs w:val="24"/>
                  <w:lang w:val="en-US"/>
                </w:rPr>
                <w:t>3</w:t>
              </w:r>
            </w:ins>
          </w:p>
        </w:tc>
        <w:tc>
          <w:tcPr>
            <w:tcW w:w="1861" w:type="dxa"/>
            <w:gridSpan w:val="3"/>
          </w:tcPr>
          <w:p w14:paraId="5608C183" w14:textId="77777777" w:rsidR="00754587" w:rsidRPr="00BC389F" w:rsidRDefault="00754587" w:rsidP="00754587">
            <w:pPr>
              <w:spacing w:before="60" w:after="60"/>
              <w:ind w:firstLine="0"/>
              <w:jc w:val="center"/>
              <w:rPr>
                <w:ins w:id="12757" w:author="Huyen Tran Thu" w:date="2025-04-28T21:30:00Z" w16du:dateUtc="2025-04-28T14:30:00Z"/>
                <w:sz w:val="24"/>
                <w:szCs w:val="24"/>
                <w:lang w:val="en-US"/>
              </w:rPr>
            </w:pPr>
            <w:ins w:id="12758" w:author="Huyen Tran Thu" w:date="2025-04-28T21:30:00Z" w16du:dateUtc="2025-04-28T14:30:00Z">
              <w:r w:rsidRPr="00BC389F">
                <w:rPr>
                  <w:sz w:val="24"/>
                  <w:szCs w:val="24"/>
                  <w:lang w:val="en-US"/>
                </w:rPr>
                <w:t>N</w:t>
              </w:r>
              <w:r w:rsidRPr="00BC389F">
                <w:rPr>
                  <w:sz w:val="24"/>
                  <w:szCs w:val="24"/>
                  <w:vertAlign w:val="subscript"/>
                  <w:lang w:val="en-US"/>
                </w:rPr>
                <w:t>2</w:t>
              </w:r>
              <w:r w:rsidRPr="00BC389F">
                <w:rPr>
                  <w:sz w:val="24"/>
                  <w:szCs w:val="24"/>
                  <w:lang w:val="en-US"/>
                </w:rPr>
                <w:t>O</w:t>
              </w:r>
            </w:ins>
          </w:p>
        </w:tc>
        <w:tc>
          <w:tcPr>
            <w:tcW w:w="2785" w:type="dxa"/>
            <w:gridSpan w:val="2"/>
          </w:tcPr>
          <w:p w14:paraId="28F4A22C" w14:textId="73A7B7F0" w:rsidR="00754587" w:rsidRDefault="00754587" w:rsidP="00754587">
            <w:pPr>
              <w:spacing w:before="60" w:after="60"/>
              <w:ind w:firstLine="0"/>
              <w:jc w:val="center"/>
              <w:rPr>
                <w:ins w:id="12759" w:author="Huyen Tran Thu" w:date="2025-04-28T21:30:00Z" w16du:dateUtc="2025-04-28T14:30:00Z"/>
                <w:sz w:val="24"/>
                <w:szCs w:val="24"/>
                <w:lang w:val="en-US"/>
              </w:rPr>
            </w:pPr>
            <w:ins w:id="12760" w:author="Huyen Tran Thu" w:date="2025-04-28T21:32:00Z" w16du:dateUtc="2025-04-28T14:32:00Z">
              <w:r>
                <w:rPr>
                  <w:sz w:val="24"/>
                  <w:szCs w:val="24"/>
                  <w:lang w:val="en-US"/>
                </w:rPr>
                <w:t>0,16</w:t>
              </w:r>
            </w:ins>
          </w:p>
        </w:tc>
        <w:tc>
          <w:tcPr>
            <w:tcW w:w="3194" w:type="dxa"/>
          </w:tcPr>
          <w:p w14:paraId="4BFE34D2" w14:textId="02A36422" w:rsidR="00754587" w:rsidRDefault="00754587" w:rsidP="00754587">
            <w:pPr>
              <w:spacing w:before="60" w:after="60"/>
              <w:ind w:firstLine="0"/>
              <w:jc w:val="center"/>
              <w:rPr>
                <w:ins w:id="12761" w:author="Huyen Tran Thu" w:date="2025-04-28T21:30:00Z" w16du:dateUtc="2025-04-28T14:30:00Z"/>
                <w:sz w:val="24"/>
                <w:szCs w:val="24"/>
                <w:lang w:val="en-US"/>
              </w:rPr>
            </w:pPr>
            <w:ins w:id="12762" w:author="Huyen Tran Thu" w:date="2025-04-28T21:32:00Z" w16du:dateUtc="2025-04-28T14:32:00Z">
              <w:r>
                <w:rPr>
                  <w:sz w:val="24"/>
                  <w:szCs w:val="24"/>
                  <w:lang w:val="en-US"/>
                </w:rPr>
                <w:t>43,63</w:t>
              </w:r>
            </w:ins>
          </w:p>
        </w:tc>
      </w:tr>
    </w:tbl>
    <w:p w14:paraId="788144AD" w14:textId="19AF79DE" w:rsidR="003D3D1B" w:rsidRPr="0086600C" w:rsidRDefault="003D3D1B" w:rsidP="003D3D1B">
      <w:pPr>
        <w:ind w:firstLine="720"/>
        <w:rPr>
          <w:lang w:val="en-US"/>
        </w:rPr>
      </w:pPr>
      <w:r>
        <w:rPr>
          <w:lang w:val="en-US"/>
        </w:rPr>
        <w:t xml:space="preserve">Như vậy, tổng lượng phát thải khí nhà kính từ quá trình Thiêu đốt và </w:t>
      </w:r>
      <w:r w:rsidR="002E5402">
        <w:rPr>
          <w:lang w:val="en-US"/>
        </w:rPr>
        <w:t>đốt lộ thiên</w:t>
      </w:r>
      <w:r>
        <w:rPr>
          <w:lang w:val="en-US"/>
        </w:rPr>
        <w:t xml:space="preserve"> chất thải </w:t>
      </w:r>
      <w:ins w:id="12763" w:author="Huyen Tran Thu" w:date="2025-04-28T21:32:00Z" w16du:dateUtc="2025-04-28T14:32:00Z">
        <w:r w:rsidR="00F4133B">
          <w:rPr>
            <w:lang w:val="en-US"/>
          </w:rPr>
          <w:t xml:space="preserve">năm 2021 </w:t>
        </w:r>
      </w:ins>
      <w:r>
        <w:rPr>
          <w:lang w:val="en-US"/>
        </w:rPr>
        <w:t xml:space="preserve">bằng </w:t>
      </w:r>
      <w:ins w:id="12764" w:author="Thu Huyen Tran" w:date="2023-12-05T22:29:00Z">
        <w:del w:id="12765" w:author="Huyen Tran Thu" w:date="2025-04-28T21:32:00Z" w16du:dateUtc="2025-04-28T14:32:00Z">
          <w:r w:rsidR="00A80637" w:rsidDel="00F4133B">
            <w:rPr>
              <w:b/>
              <w:bCs/>
              <w:lang w:val="en-US"/>
            </w:rPr>
            <w:delText>4.166,24</w:delText>
          </w:r>
        </w:del>
      </w:ins>
      <w:del w:id="12766" w:author="Huyen Tran Thu" w:date="2023-05-16T15:41:00Z">
        <w:r w:rsidR="00605836" w:rsidDel="00305284">
          <w:rPr>
            <w:b/>
            <w:bCs/>
            <w:lang w:val="en-US"/>
          </w:rPr>
          <w:delText>2.</w:delText>
        </w:r>
      </w:del>
      <w:del w:id="12767" w:author="Huyen Tran Thu" w:date="2023-03-30T15:10:00Z">
        <w:r w:rsidR="00605836" w:rsidDel="0068493E">
          <w:rPr>
            <w:b/>
            <w:bCs/>
            <w:lang w:val="en-US"/>
          </w:rPr>
          <w:delText>723,25</w:delText>
        </w:r>
      </w:del>
      <w:ins w:id="12768" w:author="Huyen Tran Thu" w:date="2025-04-28T21:32:00Z" w16du:dateUtc="2025-04-28T14:32:00Z">
        <w:r w:rsidR="00F4133B">
          <w:rPr>
            <w:b/>
            <w:bCs/>
            <w:lang w:val="en-US"/>
          </w:rPr>
          <w:t>3.676,87</w:t>
        </w:r>
      </w:ins>
      <w:r w:rsidR="00BC389F">
        <w:rPr>
          <w:b/>
          <w:bCs/>
          <w:lang w:val="en-US"/>
        </w:rPr>
        <w:t xml:space="preserve"> </w:t>
      </w:r>
      <w:del w:id="12769" w:author="Thu Huyen Tran" w:date="2023-04-07T15:51:00Z">
        <w:r w:rsidRPr="0086600C" w:rsidDel="001C13DF">
          <w:rPr>
            <w:b/>
            <w:bCs/>
            <w:lang w:val="en-US"/>
          </w:rPr>
          <w:delText>Gg</w:delText>
        </w:r>
      </w:del>
      <w:ins w:id="12770" w:author="Thu Huyen Tran" w:date="2023-04-07T15:51:00Z">
        <w:del w:id="12771" w:author="Huyen Tran Thu" w:date="2023-04-14T10:56:00Z">
          <w:r w:rsidR="001C13DF" w:rsidDel="008B6630">
            <w:rPr>
              <w:b/>
              <w:bCs/>
              <w:lang w:val="en-US"/>
            </w:rPr>
            <w:delText>N</w:delText>
          </w:r>
        </w:del>
      </w:ins>
      <w:ins w:id="12772" w:author="Huyen Tran Thu" w:date="2023-04-14T10:56:00Z">
        <w:r w:rsidR="008B6630">
          <w:rPr>
            <w:b/>
            <w:bCs/>
            <w:lang w:val="en-US"/>
          </w:rPr>
          <w:t>n</w:t>
        </w:r>
      </w:ins>
      <w:ins w:id="12773" w:author="Thu Huyen Tran" w:date="2023-04-07T15:51:00Z">
        <w:r w:rsidR="001C13DF">
          <w:rPr>
            <w:b/>
            <w:bCs/>
            <w:lang w:val="en-US"/>
          </w:rPr>
          <w:t>ghìn tấn</w:t>
        </w:r>
      </w:ins>
      <w:ins w:id="12774" w:author="Huyen Tran Thu" w:date="2025-04-28T21:33:00Z" w16du:dateUtc="2025-04-28T14:33:00Z">
        <w:r w:rsidR="00F4133B">
          <w:rPr>
            <w:b/>
            <w:bCs/>
            <w:lang w:val="en-US"/>
          </w:rPr>
          <w:t xml:space="preserve"> </w:t>
        </w:r>
      </w:ins>
      <w:r w:rsidRPr="0086600C">
        <w:rPr>
          <w:b/>
          <w:bCs/>
          <w:lang w:val="en-US"/>
        </w:rPr>
        <w:t>CO</w:t>
      </w:r>
      <w:r w:rsidRPr="0086600C">
        <w:rPr>
          <w:b/>
          <w:bCs/>
          <w:vertAlign w:val="subscript"/>
          <w:lang w:val="en-US"/>
        </w:rPr>
        <w:t>2</w:t>
      </w:r>
      <w:r w:rsidRPr="0086600C">
        <w:rPr>
          <w:b/>
          <w:bCs/>
          <w:lang w:val="en-US"/>
        </w:rPr>
        <w:t xml:space="preserve"> tương đương</w:t>
      </w:r>
      <w:ins w:id="12775" w:author="Huyen Tran Thu" w:date="2025-04-28T21:32:00Z" w16du:dateUtc="2025-04-28T14:32:00Z">
        <w:r w:rsidR="00F4133B">
          <w:rPr>
            <w:lang w:val="en-US"/>
          </w:rPr>
          <w:t xml:space="preserve"> và năm 2022 bằng </w:t>
        </w:r>
        <w:r w:rsidR="00F4133B" w:rsidRPr="00F4133B">
          <w:rPr>
            <w:b/>
            <w:bCs/>
            <w:lang w:val="en-US"/>
            <w:rPrChange w:id="12776" w:author="Huyen Tran Thu" w:date="2025-04-28T21:33:00Z" w16du:dateUtc="2025-04-28T14:33:00Z">
              <w:rPr>
                <w:lang w:val="en-US"/>
              </w:rPr>
            </w:rPrChange>
          </w:rPr>
          <w:t>3.5</w:t>
        </w:r>
      </w:ins>
      <w:ins w:id="12777" w:author="Huyen Tran Thu" w:date="2025-04-28T21:33:00Z" w16du:dateUtc="2025-04-28T14:33:00Z">
        <w:r w:rsidR="00F4133B" w:rsidRPr="00F4133B">
          <w:rPr>
            <w:b/>
            <w:bCs/>
            <w:lang w:val="en-US"/>
            <w:rPrChange w:id="12778" w:author="Huyen Tran Thu" w:date="2025-04-28T21:33:00Z" w16du:dateUtc="2025-04-28T14:33:00Z">
              <w:rPr>
                <w:lang w:val="en-US"/>
              </w:rPr>
            </w:rPrChange>
          </w:rPr>
          <w:t xml:space="preserve">45,70 </w:t>
        </w:r>
        <w:r w:rsidR="00F4133B" w:rsidRPr="00F4133B">
          <w:rPr>
            <w:b/>
            <w:bCs/>
            <w:lang w:val="en-US"/>
          </w:rPr>
          <w:t>nghìn tấn</w:t>
        </w:r>
        <w:r w:rsidR="00F4133B">
          <w:rPr>
            <w:b/>
            <w:bCs/>
            <w:lang w:val="en-US"/>
          </w:rPr>
          <w:t xml:space="preserve"> </w:t>
        </w:r>
        <w:r w:rsidR="00F4133B" w:rsidRPr="00F4133B">
          <w:rPr>
            <w:b/>
            <w:bCs/>
            <w:lang w:val="en-US"/>
          </w:rPr>
          <w:t>CO</w:t>
        </w:r>
        <w:r w:rsidR="00F4133B" w:rsidRPr="00F4133B">
          <w:rPr>
            <w:b/>
            <w:bCs/>
            <w:vertAlign w:val="subscript"/>
            <w:lang w:val="en-US"/>
          </w:rPr>
          <w:t>2</w:t>
        </w:r>
        <w:r w:rsidR="00F4133B" w:rsidRPr="00F4133B">
          <w:rPr>
            <w:b/>
            <w:bCs/>
            <w:lang w:val="en-US"/>
          </w:rPr>
          <w:t xml:space="preserve"> tương đương</w:t>
        </w:r>
      </w:ins>
      <w:del w:id="12779" w:author="Huyen Tran Thu" w:date="2025-04-28T21:32:00Z" w16du:dateUtc="2025-04-28T14:32:00Z">
        <w:r w:rsidDel="00F4133B">
          <w:rPr>
            <w:lang w:val="en-US"/>
          </w:rPr>
          <w:delText xml:space="preserve">. </w:delText>
        </w:r>
      </w:del>
    </w:p>
    <w:p w14:paraId="3B54DCE5" w14:textId="4C19B406" w:rsidR="00A65E38" w:rsidRDefault="00697789" w:rsidP="00956493">
      <w:pPr>
        <w:pStyle w:val="Heading3"/>
        <w:rPr>
          <w:lang w:val="en-US"/>
        </w:rPr>
      </w:pPr>
      <w:bookmarkStart w:id="12780" w:name="_Toc196772496"/>
      <w:bookmarkEnd w:id="10307"/>
      <w:r>
        <w:rPr>
          <w:lang w:val="en-US"/>
        </w:rPr>
        <w:t>1</w:t>
      </w:r>
      <w:r w:rsidR="00956493">
        <w:rPr>
          <w:lang w:val="en-US"/>
        </w:rPr>
        <w:t>.2.4. Xử lý và xả thải nước thải (khí CH</w:t>
      </w:r>
      <w:r w:rsidR="00956493">
        <w:rPr>
          <w:vertAlign w:val="subscript"/>
          <w:lang w:val="en-US"/>
        </w:rPr>
        <w:t>4</w:t>
      </w:r>
      <w:r w:rsidR="00956493">
        <w:rPr>
          <w:lang w:val="en-US"/>
        </w:rPr>
        <w:t xml:space="preserve"> và N</w:t>
      </w:r>
      <w:r w:rsidR="00956493">
        <w:rPr>
          <w:vertAlign w:val="subscript"/>
          <w:lang w:val="en-US"/>
        </w:rPr>
        <w:t>2</w:t>
      </w:r>
      <w:r w:rsidR="00956493">
        <w:rPr>
          <w:lang w:val="en-US"/>
        </w:rPr>
        <w:t>O</w:t>
      </w:r>
      <w:r w:rsidR="00956493">
        <w:rPr>
          <w:vertAlign w:val="subscript"/>
          <w:lang w:val="en-US"/>
        </w:rPr>
        <w:t xml:space="preserve"> </w:t>
      </w:r>
      <w:r w:rsidR="00956493">
        <w:rPr>
          <w:lang w:val="en-US"/>
        </w:rPr>
        <w:t>– Hạng mục 4D)</w:t>
      </w:r>
      <w:bookmarkEnd w:id="12780"/>
    </w:p>
    <w:p w14:paraId="213091D1" w14:textId="49240E47" w:rsidR="00956493" w:rsidRDefault="00697789" w:rsidP="00F801E4">
      <w:pPr>
        <w:pStyle w:val="Heading4"/>
        <w:rPr>
          <w:lang w:val="en-US"/>
        </w:rPr>
      </w:pPr>
      <w:bookmarkStart w:id="12781" w:name="_Toc196772497"/>
      <w:bookmarkStart w:id="12782" w:name="_Hlk97839230"/>
      <w:r>
        <w:rPr>
          <w:lang w:val="en-US"/>
        </w:rPr>
        <w:t>1</w:t>
      </w:r>
      <w:r w:rsidR="00956493">
        <w:rPr>
          <w:lang w:val="en-US"/>
        </w:rPr>
        <w:t>.2.4.1. Tổng quan</w:t>
      </w:r>
      <w:bookmarkEnd w:id="12781"/>
      <w:r w:rsidR="00956493">
        <w:rPr>
          <w:lang w:val="en-US"/>
        </w:rPr>
        <w:t xml:space="preserve"> </w:t>
      </w:r>
    </w:p>
    <w:p w14:paraId="6FC3A93F" w14:textId="12B56173" w:rsidR="0022173E" w:rsidRDefault="0022173E" w:rsidP="0022173E">
      <w:pPr>
        <w:rPr>
          <w:lang w:val="en-US"/>
        </w:rPr>
      </w:pPr>
      <w:r>
        <w:rPr>
          <w:lang w:val="en-US"/>
        </w:rPr>
        <w:tab/>
        <w:t>Quá trình xử lý nước thải yếm khí là nguồn phát sinh khí mêtan (CH</w:t>
      </w:r>
      <w:r>
        <w:rPr>
          <w:vertAlign w:val="subscript"/>
          <w:lang w:val="en-US"/>
        </w:rPr>
        <w:t>4</w:t>
      </w:r>
      <w:r>
        <w:rPr>
          <w:lang w:val="en-US"/>
        </w:rPr>
        <w:t>) và cũng có thể là nguồn phát thải nitơ ôxit (N</w:t>
      </w:r>
      <w:r>
        <w:rPr>
          <w:vertAlign w:val="subscript"/>
          <w:lang w:val="en-US"/>
        </w:rPr>
        <w:t>2</w:t>
      </w:r>
      <w:r>
        <w:rPr>
          <w:lang w:val="en-US"/>
        </w:rPr>
        <w:t>O). Phát thải CO</w:t>
      </w:r>
      <w:r>
        <w:rPr>
          <w:vertAlign w:val="subscript"/>
          <w:lang w:val="en-US"/>
        </w:rPr>
        <w:t>2</w:t>
      </w:r>
      <w:r>
        <w:rPr>
          <w:lang w:val="en-US"/>
        </w:rPr>
        <w:t xml:space="preserve"> không được xem xét trong Hướng dẫn IPCC. Nước thải được sinh ra từ nhiều nguồn như thương mại, công nghiệp và sinh hoạt. Nước thải công nghiệp có thể được xử lý tại chỗ, tại các cơ sở/nhà máy sản xuất công nghiệp hoặc được xử lý tập trung tại một trạm xử lý nước thải của khu công nghiệp hoặc gần đó. Nước thải sinh hoạt được đ</w:t>
      </w:r>
      <w:r w:rsidR="003522F3">
        <w:rPr>
          <w:lang w:val="en-US"/>
        </w:rPr>
        <w:t>ị</w:t>
      </w:r>
      <w:r>
        <w:rPr>
          <w:lang w:val="en-US"/>
        </w:rPr>
        <w:t xml:space="preserve">nh nghĩa là nước thải từ quá trình sử dụng của các hộ gia đình. </w:t>
      </w:r>
    </w:p>
    <w:p w14:paraId="7EC6BF2C" w14:textId="2637AB68" w:rsidR="003522F3" w:rsidRDefault="003522F3" w:rsidP="0022173E">
      <w:pPr>
        <w:rPr>
          <w:ins w:id="12783" w:author="Thu Huyen Tran" w:date="2023-04-06T21:32:00Z"/>
          <w:lang w:val="en-US"/>
        </w:rPr>
      </w:pPr>
      <w:r>
        <w:rPr>
          <w:lang w:val="en-US"/>
        </w:rPr>
        <w:lastRenderedPageBreak/>
        <w:tab/>
        <w:t xml:space="preserve">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 </w:t>
      </w:r>
    </w:p>
    <w:p w14:paraId="40B78B2D" w14:textId="180B3AAC" w:rsidR="00A63F03" w:rsidRDefault="00A63F03" w:rsidP="0022173E">
      <w:pPr>
        <w:rPr>
          <w:ins w:id="12784" w:author="Thu Huyen Tran" w:date="2023-04-06T21:39:00Z"/>
          <w:lang w:val="en-US"/>
        </w:rPr>
      </w:pPr>
      <w:ins w:id="12785" w:author="Thu Huyen Tran" w:date="2023-04-06T21:32:00Z">
        <w:r>
          <w:rPr>
            <w:lang w:val="en-US"/>
          </w:rPr>
          <w:tab/>
        </w:r>
      </w:ins>
      <w:ins w:id="12786" w:author="Thu Huyen Tran" w:date="2023-04-06T21:33:00Z">
        <w:r>
          <w:rPr>
            <w:lang w:val="en-US"/>
          </w:rPr>
          <w:t>Hệ thống thoát nước/hệ thống xả thải nước thải có thể là hệ thống kênh hở</w:t>
        </w:r>
      </w:ins>
      <w:ins w:id="12787" w:author="Thu Huyen Tran" w:date="2023-04-06T21:34:00Z">
        <w:r>
          <w:rPr>
            <w:lang w:val="en-US"/>
          </w:rPr>
          <w:t>/cống hở</w:t>
        </w:r>
      </w:ins>
      <w:ins w:id="12788" w:author="Thu Huyen Tran" w:date="2023-04-06T21:33:00Z">
        <w:r>
          <w:rPr>
            <w:lang w:val="en-US"/>
          </w:rPr>
          <w:t xml:space="preserve"> hoặc đường </w:t>
        </w:r>
      </w:ins>
      <w:ins w:id="12789" w:author="Thu Huyen Tran" w:date="2023-04-06T21:34:00Z">
        <w:r>
          <w:rPr>
            <w:lang w:val="en-US"/>
          </w:rPr>
          <w:t>ống ngầm kín. Việc ứ đọng nước thường xuyên và nhiệt độ tại điều kiện thuận lợi cho quá trình tạo ra khí me-tan trong cống kín và hở. Đối với các nước đang phát triển hầu hết các hệ thống xả thải là cống h</w:t>
        </w:r>
      </w:ins>
      <w:ins w:id="12790" w:author="Thu Huyen Tran" w:date="2023-04-06T21:35:00Z">
        <w:r>
          <w:rPr>
            <w:lang w:val="en-US"/>
          </w:rPr>
          <w:t>ở. Các hệ thống này dưới tác động của nhiệt độ (mặt trời) và sự ứ đọng nước thải trong cống sẽ tạo ra khí CH</w:t>
        </w:r>
        <w:r>
          <w:rPr>
            <w:vertAlign w:val="subscript"/>
            <w:lang w:val="en-US"/>
          </w:rPr>
          <w:t>4</w:t>
        </w:r>
        <w:r>
          <w:rPr>
            <w:lang w:val="en-US"/>
          </w:rPr>
          <w:t xml:space="preserve"> (Doorn et at. 1997). Ở các quốc gia phát triển v</w:t>
        </w:r>
      </w:ins>
      <w:ins w:id="12791" w:author="Thu Huyen Tran" w:date="2023-04-06T21:36:00Z">
        <w:r>
          <w:rPr>
            <w:lang w:val="en-US"/>
          </w:rPr>
          <w:t>à ở các đô thị có thu nhập cao của các quốc gia khác, hệ thống cống thường được đặt dưới long đất. Nước thải trong cống ngầm kín có khả năng tạo ra CH</w:t>
        </w:r>
        <w:r>
          <w:rPr>
            <w:vertAlign w:val="subscript"/>
            <w:lang w:val="en-US"/>
          </w:rPr>
          <w:t>4</w:t>
        </w:r>
        <w:r>
          <w:rPr>
            <w:lang w:val="en-US"/>
          </w:rPr>
          <w:t xml:space="preserve">, nhưng không có đủ dữ liệu để định lượng </w:t>
        </w:r>
      </w:ins>
      <w:ins w:id="12792" w:author="Thu Huyen Tran" w:date="2023-04-06T21:37:00Z">
        <w:r>
          <w:rPr>
            <w:lang w:val="en-US"/>
          </w:rPr>
          <w:t>khí thải từ hệ thống thu gom này. Tuy nhiên, nghiên cứu cho thấy rằng, một lượng đáng kể khí CH</w:t>
        </w:r>
        <w:r>
          <w:rPr>
            <w:vertAlign w:val="subscript"/>
            <w:lang w:val="en-US"/>
          </w:rPr>
          <w:t>4</w:t>
        </w:r>
        <w:r>
          <w:rPr>
            <w:lang w:val="en-US"/>
          </w:rPr>
          <w:t xml:space="preserve"> được tạo ra trong các hệ thống </w:t>
        </w:r>
      </w:ins>
      <w:ins w:id="12793" w:author="Thu Huyen Tran" w:date="2023-04-06T21:38:00Z">
        <w:r>
          <w:rPr>
            <w:lang w:val="en-US"/>
          </w:rPr>
          <w:t>cống kín thu gom nước thải về nhà máy xử lý nước thải tập trung dưới dạng CH</w:t>
        </w:r>
        <w:r>
          <w:rPr>
            <w:vertAlign w:val="subscript"/>
            <w:lang w:val="en-US"/>
          </w:rPr>
          <w:t>4</w:t>
        </w:r>
        <w:r>
          <w:rPr>
            <w:lang w:val="en-US"/>
          </w:rPr>
          <w:t xml:space="preserve"> hòa tan trong nước thải, sau đó CH</w:t>
        </w:r>
        <w:r>
          <w:rPr>
            <w:vertAlign w:val="subscript"/>
            <w:lang w:val="en-US"/>
          </w:rPr>
          <w:t>4</w:t>
        </w:r>
        <w:r>
          <w:rPr>
            <w:lang w:val="en-US"/>
          </w:rPr>
          <w:t xml:space="preserve"> được thải ra trong quá trình xử lý. </w:t>
        </w:r>
      </w:ins>
    </w:p>
    <w:p w14:paraId="01D6A298" w14:textId="7CB330F3" w:rsidR="00A63F03" w:rsidRDefault="00A63F03" w:rsidP="0022173E">
      <w:pPr>
        <w:rPr>
          <w:ins w:id="12794" w:author="Thu Huyen Tran" w:date="2023-04-06T21:45:00Z"/>
          <w:lang w:val="en-US"/>
        </w:rPr>
      </w:pPr>
      <w:ins w:id="12795" w:author="Thu Huyen Tran" w:date="2023-04-06T21:39:00Z">
        <w:r>
          <w:rPr>
            <w:lang w:val="en-US"/>
          </w:rPr>
          <w:tab/>
          <w:t>Các phương pháp xử lý nước thải tập trung có thể phân loại thành 3 bậc. Xử lý bậc 1</w:t>
        </w:r>
      </w:ins>
      <w:ins w:id="12796" w:author="Thu Huyen Tran" w:date="2023-04-06T21:42:00Z">
        <w:r w:rsidR="003D081E">
          <w:rPr>
            <w:lang w:val="en-US"/>
          </w:rPr>
          <w:t xml:space="preserve"> hay gọi là</w:t>
        </w:r>
      </w:ins>
      <w:ins w:id="12797" w:author="Thu Huyen Tran" w:date="2023-04-06T21:40:00Z">
        <w:r>
          <w:rPr>
            <w:lang w:val="en-US"/>
          </w:rPr>
          <w:t xml:space="preserve"> xử lý sơ cấp</w:t>
        </w:r>
      </w:ins>
      <w:ins w:id="12798" w:author="Thu Huyen Tran" w:date="2023-04-06T21:42:00Z">
        <w:r w:rsidR="003D081E">
          <w:rPr>
            <w:lang w:val="en-US"/>
          </w:rPr>
          <w:t xml:space="preserve"> là</w:t>
        </w:r>
      </w:ins>
      <w:ins w:id="12799" w:author="Thu Huyen Tran" w:date="2023-04-06T21:40:00Z">
        <w:r>
          <w:rPr>
            <w:lang w:val="en-US"/>
          </w:rPr>
          <w:t xml:space="preserve"> loại bỏ các loại rác vô cơ lớn ra khỏi nước thải</w:t>
        </w:r>
      </w:ins>
      <w:ins w:id="12800" w:author="Thu Huyen Tran" w:date="2023-04-06T21:42:00Z">
        <w:r w:rsidR="003D081E">
          <w:rPr>
            <w:lang w:val="en-US"/>
          </w:rPr>
          <w:t>, sau đó nước thải được làm lắng xuống. Xử lý bậc 2 hay xử lý thứ</w:t>
        </w:r>
      </w:ins>
      <w:ins w:id="12801" w:author="Thu Huyen Tran" w:date="2023-04-06T21:43:00Z">
        <w:r w:rsidR="003D081E">
          <w:rPr>
            <w:lang w:val="en-US"/>
          </w:rPr>
          <w:t xml:space="preserve"> cấp bao gồm sự kết hợp của quá trình xử lý sinh học, thúc đẩy quá trình phân hủy sinh học các thành phần trong nước thải bởi vi sinh vật. Xử lý bậc </w:t>
        </w:r>
      </w:ins>
      <w:ins w:id="12802" w:author="Thu Huyen Tran" w:date="2023-04-06T21:44:00Z">
        <w:r w:rsidR="003D081E">
          <w:rPr>
            <w:lang w:val="en-US"/>
          </w:rPr>
          <w:t>3</w:t>
        </w:r>
      </w:ins>
      <w:ins w:id="12803" w:author="Thu Huyen Tran" w:date="2023-04-06T21:43:00Z">
        <w:r w:rsidR="003D081E">
          <w:rPr>
            <w:lang w:val="en-US"/>
          </w:rPr>
          <w:t xml:space="preserve"> hay xử lý nâng cao bao gồm ổn định hiếu khí, bộ lọc nhỏ giọt, quy đình bùn hoạt tính, </w:t>
        </w:r>
      </w:ins>
      <w:ins w:id="12804" w:author="Thu Huyen Tran" w:date="2023-04-06T21:44:00Z">
        <w:r w:rsidR="003D081E">
          <w:rPr>
            <w:lang w:val="en-US"/>
          </w:rPr>
          <w:t xml:space="preserve">hay các bể phản ứng kỵ khí được sử dụng. Xử lý bậc 3 được sử dụng để làm sạch nước thải và các mầm bệnh, chất ô nhiễm trong nước thải. </w:t>
        </w:r>
      </w:ins>
    </w:p>
    <w:p w14:paraId="0169CC19" w14:textId="5003AAFF" w:rsidR="003D081E" w:rsidRPr="00A63F03" w:rsidRDefault="003D081E" w:rsidP="0022173E">
      <w:pPr>
        <w:rPr>
          <w:ins w:id="12805" w:author="Huyen Tran Thu" w:date="2023-03-30T16:36:00Z"/>
          <w:lang w:val="en-US"/>
        </w:rPr>
      </w:pPr>
      <w:ins w:id="12806" w:author="Thu Huyen Tran" w:date="2023-04-06T21:45:00Z">
        <w:r>
          <w:rPr>
            <w:lang w:val="en-US"/>
          </w:rPr>
          <w:tab/>
          <w:t>Bùn được tạ</w:t>
        </w:r>
      </w:ins>
      <w:ins w:id="12807" w:author="Thu Huyen Tran" w:date="2023-04-06T21:51:00Z">
        <w:r>
          <w:rPr>
            <w:lang w:val="en-US"/>
          </w:rPr>
          <w:t>o</w:t>
        </w:r>
      </w:ins>
      <w:ins w:id="12808" w:author="Thu Huyen Tran" w:date="2023-04-06T21:45:00Z">
        <w:r>
          <w:rPr>
            <w:lang w:val="en-US"/>
          </w:rPr>
          <w:t xml:space="preserve"> ra trong tất cả các giai đoạn xử lý sơ cấp, thứ cấp, cao cấp. Bùn được tạo ra trong giai đoạn xử lý sơ cấp bao gồm chất rắn vô cơ được loại ra khỏi nước thải. Bùn được tạo ra trong xử lý bậc 2 và bậc 3 là </w:t>
        </w:r>
      </w:ins>
      <w:ins w:id="12809" w:author="Thu Huyen Tran" w:date="2023-04-06T21:46:00Z">
        <w:r>
          <w:rPr>
            <w:lang w:val="en-US"/>
          </w:rPr>
          <w:t xml:space="preserve">kết quả của quá trình xử lý sinh học bởi vi sinh vật. </w:t>
        </w:r>
      </w:ins>
      <w:ins w:id="12810" w:author="Thu Huyen Tran" w:date="2023-04-06T21:47:00Z">
        <w:r>
          <w:rPr>
            <w:lang w:val="en-US"/>
          </w:rPr>
          <w:t xml:space="preserve">Việc xử lý bùn thải được thực hiện bằng cách ổn định hiếu khí, kỵ khí, điều hòa, ly tâm, ủ phân và sấy khô. Một số bùn được đốt trước khi đưa vào cải tạo đất. </w:t>
        </w:r>
      </w:ins>
      <w:ins w:id="12811" w:author="Thu Huyen Tran" w:date="2023-04-06T21:48:00Z">
        <w:r>
          <w:rPr>
            <w:lang w:val="en-US"/>
          </w:rPr>
          <w:t>Khí thải phát sinh từ phân hủy bùn kị khí mà mục đích chính của quá trình phân hủy là để xử lý nước thải sẽ được báo cáo trong phần Xử lý và xả thải nước thải.</w:t>
        </w:r>
      </w:ins>
    </w:p>
    <w:p w14:paraId="62D87B34" w14:textId="5191CCDC" w:rsidR="00AA4746" w:rsidRDefault="00AA4746" w:rsidP="00A63F03">
      <w:pPr>
        <w:ind w:firstLine="720"/>
        <w:rPr>
          <w:ins w:id="12812" w:author="Thu Huyen Tran" w:date="2023-04-06T21:50:00Z"/>
          <w:lang w:val="en-US"/>
        </w:rPr>
      </w:pPr>
      <w:ins w:id="12813" w:author="Huyen Tran Thu" w:date="2023-03-30T16:36:00Z">
        <w:del w:id="12814" w:author="Thu Huyen Tran" w:date="2023-04-06T21:30:00Z">
          <w:r w:rsidRPr="00A63F03" w:rsidDel="00A63F03">
            <w:rPr>
              <w:b/>
              <w:bCs/>
              <w:lang w:val="en-US"/>
              <w:rPrChange w:id="12815" w:author="Thu Huyen Tran" w:date="2023-04-06T21:32:00Z">
                <w:rPr>
                  <w:lang w:val="en-US"/>
                </w:rPr>
              </w:rPrChange>
            </w:rPr>
            <w:tab/>
          </w:r>
        </w:del>
        <w:r>
          <w:rPr>
            <w:lang w:val="en-US"/>
          </w:rPr>
          <w:t>Hướng dẫn IPCC</w:t>
        </w:r>
      </w:ins>
      <w:ins w:id="12816" w:author="Huyen Tran Thu" w:date="2023-03-30T16:37:00Z">
        <w:r>
          <w:rPr>
            <w:lang w:val="en-US"/>
          </w:rPr>
          <w:t xml:space="preserve"> 2019 </w:t>
        </w:r>
      </w:ins>
      <w:ins w:id="12817" w:author="Huyen Tran Thu" w:date="2023-03-30T16:39:00Z">
        <w:r w:rsidR="008B0A95">
          <w:rPr>
            <w:lang w:val="en-US"/>
          </w:rPr>
          <w:t xml:space="preserve">đã cập nhật và đơn giản </w:t>
        </w:r>
      </w:ins>
      <w:ins w:id="12818" w:author="Huyen Tran Thu" w:date="2023-03-30T16:40:00Z">
        <w:r w:rsidR="008B0A95">
          <w:rPr>
            <w:lang w:val="en-US"/>
          </w:rPr>
          <w:t>hóa lộ trình xả thải của nước thải được thu gom</w:t>
        </w:r>
      </w:ins>
      <w:ins w:id="12819" w:author="Huyen Tran Thu" w:date="2023-04-03T22:23:00Z">
        <w:r w:rsidR="008A7B04">
          <w:rPr>
            <w:lang w:val="en-US"/>
          </w:rPr>
          <w:t xml:space="preserve"> (dẫn đến nhà máy xử lý tập trung)</w:t>
        </w:r>
      </w:ins>
      <w:ins w:id="12820" w:author="Huyen Tran Thu" w:date="2023-03-30T16:40:00Z">
        <w:r w:rsidR="008B0A95">
          <w:rPr>
            <w:lang w:val="en-US"/>
          </w:rPr>
          <w:t xml:space="preserve"> và không được thu gom</w:t>
        </w:r>
      </w:ins>
      <w:ins w:id="12821" w:author="Huyen Tran Thu" w:date="2023-03-30T16:41:00Z">
        <w:r w:rsidR="008B0A95">
          <w:rPr>
            <w:lang w:val="en-US"/>
          </w:rPr>
          <w:t xml:space="preserve"> </w:t>
        </w:r>
      </w:ins>
      <w:ins w:id="12822" w:author="Huyen Tran Thu" w:date="2023-04-03T22:23:00Z">
        <w:r w:rsidR="008A7B04">
          <w:rPr>
            <w:lang w:val="en-US"/>
          </w:rPr>
          <w:t xml:space="preserve">(có thể được xử lý tại chỗ, hoặc xả bỏ không </w:t>
        </w:r>
      </w:ins>
      <w:ins w:id="12823" w:author="Huyen Tran Thu" w:date="2023-04-03T22:24:00Z">
        <w:r w:rsidR="008A7B04">
          <w:rPr>
            <w:lang w:val="en-US"/>
          </w:rPr>
          <w:t xml:space="preserve">qua xử lý) </w:t>
        </w:r>
      </w:ins>
      <w:ins w:id="12824" w:author="Huyen Tran Thu" w:date="2023-03-30T16:41:00Z">
        <w:r w:rsidR="008B0A95">
          <w:rPr>
            <w:lang w:val="en-US"/>
          </w:rPr>
          <w:t>(Hình 6.1</w:t>
        </w:r>
      </w:ins>
      <w:ins w:id="12825" w:author="Huyen Tran Thu" w:date="2023-03-30T16:43:00Z">
        <w:r w:rsidR="008B0A95">
          <w:rPr>
            <w:lang w:val="en-US"/>
          </w:rPr>
          <w:t xml:space="preserve"> cập nhật,</w:t>
        </w:r>
      </w:ins>
      <w:ins w:id="12826" w:author="Huyen Tran Thu" w:date="2023-03-30T16:41:00Z">
        <w:r w:rsidR="008B0A95">
          <w:rPr>
            <w:lang w:val="en-US"/>
          </w:rPr>
          <w:t xml:space="preserve"> trang 6.8</w:t>
        </w:r>
      </w:ins>
      <w:ins w:id="12827" w:author="Huyen Tran Thu" w:date="2023-03-30T16:43:00Z">
        <w:r w:rsidR="008B0A95">
          <w:rPr>
            <w:lang w:val="en-US"/>
          </w:rPr>
          <w:t>,</w:t>
        </w:r>
      </w:ins>
      <w:ins w:id="12828" w:author="Huyen Tran Thu" w:date="2023-03-30T16:41:00Z">
        <w:r w:rsidR="008B0A95">
          <w:rPr>
            <w:lang w:val="en-US"/>
          </w:rPr>
          <w:t xml:space="preserve"> Chương 6, Phần 5</w:t>
        </w:r>
      </w:ins>
      <w:ins w:id="12829" w:author="Huyen Tran Thu" w:date="2023-03-30T16:43:00Z">
        <w:r w:rsidR="008B0A95">
          <w:rPr>
            <w:lang w:val="en-US"/>
          </w:rPr>
          <w:t>, IPCC2019</w:t>
        </w:r>
      </w:ins>
      <w:ins w:id="12830" w:author="Huyen Tran Thu" w:date="2023-03-30T16:42:00Z">
        <w:r w:rsidR="008B0A95">
          <w:rPr>
            <w:lang w:val="en-US"/>
          </w:rPr>
          <w:t>) và cập nhật hệ thống xử lý và xả thải nước thải ở các nước phát triển và đang phát triển và tiềm năng phát thải CH</w:t>
        </w:r>
        <w:r w:rsidR="008B0A95">
          <w:rPr>
            <w:vertAlign w:val="subscript"/>
            <w:lang w:val="en-US"/>
          </w:rPr>
          <w:t>4</w:t>
        </w:r>
        <w:r w:rsidR="008B0A95">
          <w:rPr>
            <w:lang w:val="en-US"/>
          </w:rPr>
          <w:t xml:space="preserve"> và N</w:t>
        </w:r>
        <w:r w:rsidR="008B0A95">
          <w:rPr>
            <w:vertAlign w:val="subscript"/>
            <w:lang w:val="en-US"/>
          </w:rPr>
          <w:t>2</w:t>
        </w:r>
        <w:r w:rsidR="008B0A95">
          <w:rPr>
            <w:lang w:val="en-US"/>
          </w:rPr>
          <w:t>O của các hệ thống tương ứng (Bảng 6.1</w:t>
        </w:r>
      </w:ins>
      <w:ins w:id="12831" w:author="Huyen Tran Thu" w:date="2023-03-30T16:43:00Z">
        <w:r w:rsidR="008B0A95">
          <w:rPr>
            <w:lang w:val="en-US"/>
          </w:rPr>
          <w:t xml:space="preserve"> cập nhật, trang 6.9, Chương 6, Phần 5, IPCC2019)</w:t>
        </w:r>
      </w:ins>
      <w:ins w:id="12832" w:author="Huyen Tran Thu" w:date="2023-03-30T16:51:00Z">
        <w:r w:rsidR="00C87A97">
          <w:rPr>
            <w:lang w:val="en-US"/>
          </w:rPr>
          <w:t xml:space="preserve">. </w:t>
        </w:r>
      </w:ins>
    </w:p>
    <w:p w14:paraId="616CEDE9" w14:textId="2F71C239" w:rsidR="003D081E" w:rsidRDefault="003D081E" w:rsidP="00A63F03">
      <w:pPr>
        <w:ind w:firstLine="720"/>
        <w:rPr>
          <w:ins w:id="12833" w:author="Thu Huyen Tran" w:date="2023-04-06T21:51:00Z"/>
          <w:lang w:val="en-US"/>
        </w:rPr>
      </w:pPr>
      <w:ins w:id="12834" w:author="Thu Huyen Tran" w:date="2023-04-06T21:51:00Z">
        <w:r>
          <w:rPr>
            <w:lang w:val="en-US"/>
          </w:rPr>
          <w:t>Như vậy, quá trình xử lý nước thải sẽ phát thải</w:t>
        </w:r>
      </w:ins>
      <w:ins w:id="12835" w:author="Thu Huyen Tran" w:date="2023-04-06T21:52:00Z">
        <w:r>
          <w:rPr>
            <w:lang w:val="en-US"/>
          </w:rPr>
          <w:t xml:space="preserve"> khí KNK</w:t>
        </w:r>
      </w:ins>
      <w:ins w:id="12836" w:author="Thu Huyen Tran" w:date="2023-04-06T21:51:00Z">
        <w:r>
          <w:rPr>
            <w:lang w:val="en-US"/>
          </w:rPr>
          <w:t xml:space="preserve"> từ Hệ thống xử lý nước thải tập trung hoặc không tập trung và quá trình xả thải nước thải</w:t>
        </w:r>
      </w:ins>
      <w:ins w:id="12837" w:author="Thu Huyen Tran" w:date="2023-04-06T21:52:00Z">
        <w:r>
          <w:rPr>
            <w:lang w:val="en-US"/>
          </w:rPr>
          <w:t xml:space="preserve"> vào nguồn tiếp nhận</w:t>
        </w:r>
      </w:ins>
      <w:ins w:id="12838" w:author="Thu Huyen Tran" w:date="2023-04-06T21:51:00Z">
        <w:r>
          <w:rPr>
            <w:lang w:val="en-US"/>
          </w:rPr>
          <w:t xml:space="preserve">. </w:t>
        </w:r>
      </w:ins>
    </w:p>
    <w:p w14:paraId="258E751F" w14:textId="52400089" w:rsidR="003D081E" w:rsidRDefault="003D081E" w:rsidP="003D081E">
      <w:pPr>
        <w:pStyle w:val="ListParagraph"/>
        <w:numPr>
          <w:ilvl w:val="0"/>
          <w:numId w:val="21"/>
        </w:numPr>
        <w:rPr>
          <w:ins w:id="12839" w:author="Thu Huyen Tran" w:date="2023-04-06T21:52:00Z"/>
          <w:i/>
          <w:iCs/>
          <w:lang w:val="en-US"/>
        </w:rPr>
      </w:pPr>
      <w:ins w:id="12840" w:author="Thu Huyen Tran" w:date="2023-04-06T21:51:00Z">
        <w:r w:rsidRPr="003D081E">
          <w:rPr>
            <w:i/>
            <w:iCs/>
            <w:lang w:val="en-US"/>
            <w:rPrChange w:id="12841" w:author="Thu Huyen Tran" w:date="2023-04-06T21:51:00Z">
              <w:rPr>
                <w:lang w:val="en-US"/>
              </w:rPr>
            </w:rPrChange>
          </w:rPr>
          <w:t xml:space="preserve">Hệ thống xử lý nước thải tập trung </w:t>
        </w:r>
      </w:ins>
    </w:p>
    <w:p w14:paraId="7C617C5B" w14:textId="5C7ED96E" w:rsidR="003D081E" w:rsidRDefault="003D081E" w:rsidP="003D081E">
      <w:pPr>
        <w:ind w:firstLine="720"/>
        <w:rPr>
          <w:ins w:id="12842" w:author="Thu Huyen Tran" w:date="2023-04-06T22:00:00Z"/>
          <w:lang w:val="en-US"/>
        </w:rPr>
      </w:pPr>
      <w:ins w:id="12843" w:author="Thu Huyen Tran" w:date="2023-04-06T21:52:00Z">
        <w:r>
          <w:rPr>
            <w:lang w:val="en-US"/>
          </w:rPr>
          <w:t>Hệ thống xử lý nước thải tập trung c</w:t>
        </w:r>
      </w:ins>
      <w:ins w:id="12844" w:author="Thu Huyen Tran" w:date="2023-04-06T21:56:00Z">
        <w:r>
          <w:rPr>
            <w:lang w:val="en-US"/>
          </w:rPr>
          <w:t>ó</w:t>
        </w:r>
      </w:ins>
      <w:ins w:id="12845" w:author="Thu Huyen Tran" w:date="2023-04-06T21:52:00Z">
        <w:r>
          <w:rPr>
            <w:lang w:val="en-US"/>
          </w:rPr>
          <w:t xml:space="preserve"> thể bao gồm nhiều quy trình xử lý nước thải</w:t>
        </w:r>
      </w:ins>
      <w:ins w:id="12846" w:author="Thu Huyen Tran" w:date="2023-04-06T21:53:00Z">
        <w:r>
          <w:rPr>
            <w:lang w:val="en-US"/>
          </w:rPr>
          <w:t xml:space="preserve"> theo thứ bậc và các cấp độ xử lý. </w:t>
        </w:r>
      </w:ins>
      <w:ins w:id="12847" w:author="Thu Huyen Tran" w:date="2023-04-06T21:56:00Z">
        <w:r>
          <w:rPr>
            <w:lang w:val="en-US"/>
          </w:rPr>
          <w:t xml:space="preserve">Khí </w:t>
        </w:r>
      </w:ins>
      <w:ins w:id="12848" w:author="Thu Huyen Tran" w:date="2023-04-06T21:57:00Z">
        <w:r>
          <w:rPr>
            <w:lang w:val="en-US"/>
          </w:rPr>
          <w:t>CH</w:t>
        </w:r>
        <w:r>
          <w:rPr>
            <w:vertAlign w:val="subscript"/>
            <w:lang w:val="en-US"/>
          </w:rPr>
          <w:t>4</w:t>
        </w:r>
        <w:r>
          <w:rPr>
            <w:lang w:val="en-US"/>
          </w:rPr>
          <w:t xml:space="preserve"> được tạo ra từ quá trình </w:t>
        </w:r>
      </w:ins>
      <w:ins w:id="12849" w:author="Thu Huyen Tran" w:date="2023-04-06T21:56:00Z">
        <w:r>
          <w:rPr>
            <w:lang w:val="en-US"/>
          </w:rPr>
          <w:t xml:space="preserve">thu gom nước </w:t>
        </w:r>
        <w:r>
          <w:rPr>
            <w:lang w:val="en-US"/>
          </w:rPr>
          <w:lastRenderedPageBreak/>
          <w:t xml:space="preserve">thải </w:t>
        </w:r>
      </w:ins>
      <w:ins w:id="12850" w:author="Thu Huyen Tran" w:date="2023-04-06T21:57:00Z">
        <w:r>
          <w:rPr>
            <w:lang w:val="en-US"/>
          </w:rPr>
          <w:t xml:space="preserve">từ hệ thống cống </w:t>
        </w:r>
      </w:ins>
      <w:ins w:id="12851" w:author="Thu Huyen Tran" w:date="2023-04-06T21:56:00Z">
        <w:r>
          <w:rPr>
            <w:lang w:val="en-US"/>
          </w:rPr>
          <w:t xml:space="preserve">về hệ thống xử lý tập trung </w:t>
        </w:r>
      </w:ins>
      <w:ins w:id="12852" w:author="Thu Huyen Tran" w:date="2023-04-06T21:57:00Z">
        <w:r>
          <w:rPr>
            <w:lang w:val="en-US"/>
          </w:rPr>
          <w:t xml:space="preserve">dưới dạng mê-tan hòa tan, mặc dù lượng </w:t>
        </w:r>
      </w:ins>
      <w:ins w:id="12853" w:author="Thu Huyen Tran" w:date="2023-04-06T21:58:00Z">
        <w:r>
          <w:rPr>
            <w:lang w:val="en-US"/>
          </w:rPr>
          <w:t>khí thải CH</w:t>
        </w:r>
        <w:r>
          <w:rPr>
            <w:vertAlign w:val="subscript"/>
            <w:lang w:val="en-US"/>
          </w:rPr>
          <w:t>4</w:t>
        </w:r>
        <w:r>
          <w:rPr>
            <w:lang w:val="en-US"/>
          </w:rPr>
          <w:t xml:space="preserve"> từ các nhà máy hiếu khí tập trung có thể nhỏ, nhưng chúng không bằng 0 và có thể là đáng kể đối với một số nhà máy nhận nước thải từ hệ thống cống mở (Willis 2017). Ngoài ra, các điều kiện yếm khí có thể hình </w:t>
        </w:r>
      </w:ins>
      <w:ins w:id="12854" w:author="Thu Huyen Tran" w:date="2023-04-06T21:59:00Z">
        <w:r>
          <w:rPr>
            <w:lang w:val="en-US"/>
          </w:rPr>
          <w:t>thành</w:t>
        </w:r>
      </w:ins>
      <w:ins w:id="12855" w:author="Thu Huyen Tran" w:date="2023-04-06T21:58:00Z">
        <w:r>
          <w:rPr>
            <w:lang w:val="en-US"/>
          </w:rPr>
          <w:t xml:space="preserve"> trong hệ thống xử </w:t>
        </w:r>
      </w:ins>
      <w:ins w:id="12856" w:author="Thu Huyen Tran" w:date="2023-04-06T21:59:00Z">
        <w:r>
          <w:rPr>
            <w:lang w:val="en-US"/>
          </w:rPr>
          <w:t>lý làm tăng khả năng tạo ra CH</w:t>
        </w:r>
        <w:r>
          <w:rPr>
            <w:vertAlign w:val="subscript"/>
            <w:lang w:val="en-US"/>
          </w:rPr>
          <w:t>4</w:t>
        </w:r>
        <w:r>
          <w:rPr>
            <w:lang w:val="en-US"/>
          </w:rPr>
          <w:t xml:space="preserve"> từ một hệ thống hiếu khí khác. </w:t>
        </w:r>
      </w:ins>
      <w:ins w:id="12857" w:author="Thu Huyen Tran" w:date="2023-04-06T21:56:00Z">
        <w:r>
          <w:rPr>
            <w:lang w:val="en-US"/>
          </w:rPr>
          <w:t xml:space="preserve"> </w:t>
        </w:r>
      </w:ins>
      <w:ins w:id="12858" w:author="Thu Huyen Tran" w:date="2023-04-06T21:59:00Z">
        <w:r>
          <w:rPr>
            <w:lang w:val="en-US"/>
          </w:rPr>
          <w:t xml:space="preserve">Hướng dẫn cải tiến IPCC 2019 cung cấp hệ số MCF mới </w:t>
        </w:r>
      </w:ins>
      <w:ins w:id="12859" w:author="Thu Huyen Tran" w:date="2023-04-06T22:00:00Z">
        <w:r>
          <w:rPr>
            <w:lang w:val="en-US"/>
          </w:rPr>
          <w:t>liên quan đến hệ thống này, cũng như hệ số phát thải N</w:t>
        </w:r>
        <w:r>
          <w:rPr>
            <w:vertAlign w:val="subscript"/>
            <w:lang w:val="en-US"/>
          </w:rPr>
          <w:t>2</w:t>
        </w:r>
        <w:r>
          <w:rPr>
            <w:lang w:val="en-US"/>
          </w:rPr>
          <w:t xml:space="preserve">O được sửa đổi cho các hệ thống xử lý nước thải tập trung. </w:t>
        </w:r>
      </w:ins>
    </w:p>
    <w:p w14:paraId="7EFAD9DE" w14:textId="0FBD55C1" w:rsidR="003D081E" w:rsidRDefault="003D081E" w:rsidP="003D081E">
      <w:pPr>
        <w:pStyle w:val="ListParagraph"/>
        <w:numPr>
          <w:ilvl w:val="0"/>
          <w:numId w:val="21"/>
        </w:numPr>
        <w:rPr>
          <w:ins w:id="12860" w:author="Thu Huyen Tran" w:date="2023-04-06T22:01:00Z"/>
          <w:i/>
          <w:iCs/>
          <w:lang w:val="en-US"/>
        </w:rPr>
      </w:pPr>
      <w:ins w:id="12861" w:author="Thu Huyen Tran" w:date="2023-04-06T21:51:00Z">
        <w:r>
          <w:rPr>
            <w:i/>
            <w:iCs/>
            <w:lang w:val="en-US"/>
          </w:rPr>
          <w:t xml:space="preserve">Hệ thống xử lý nước thải </w:t>
        </w:r>
      </w:ins>
      <w:ins w:id="12862" w:author="Thu Huyen Tran" w:date="2023-04-06T22:01:00Z">
        <w:r>
          <w:rPr>
            <w:i/>
            <w:iCs/>
            <w:lang w:val="en-US"/>
          </w:rPr>
          <w:t xml:space="preserve">phi tập trung </w:t>
        </w:r>
      </w:ins>
    </w:p>
    <w:p w14:paraId="6D8F9830" w14:textId="7EAB0B63" w:rsidR="003D081E" w:rsidRDefault="003D081E" w:rsidP="003D081E">
      <w:pPr>
        <w:ind w:firstLine="720"/>
        <w:rPr>
          <w:ins w:id="12863" w:author="Thu Huyen Tran" w:date="2023-04-06T22:02:00Z"/>
          <w:lang w:val="en-US"/>
        </w:rPr>
      </w:pPr>
      <w:ins w:id="12864" w:author="Thu Huyen Tran" w:date="2023-04-06T22:01:00Z">
        <w:r>
          <w:rPr>
            <w:lang w:val="en-US"/>
          </w:rPr>
          <w:t>Tùy theo mỗi quốc gia, nước thải sinh hoạt không đấu nối vào nhà máy xử lý nước thải tập trung có thể được thải trực tiếp ra môi trường nước tự nhiên (s</w:t>
        </w:r>
      </w:ins>
      <w:ins w:id="12865" w:author="Thu Huyen Tran" w:date="2023-04-06T22:02:00Z">
        <w:r>
          <w:rPr>
            <w:lang w:val="en-US"/>
          </w:rPr>
          <w:t>ông, hồ, biển…)</w:t>
        </w:r>
      </w:ins>
      <w:ins w:id="12866" w:author="Thu Huyen Tran" w:date="2023-04-06T22:01:00Z">
        <w:r>
          <w:rPr>
            <w:lang w:val="en-US"/>
          </w:rPr>
          <w:t xml:space="preserve"> </w:t>
        </w:r>
      </w:ins>
      <w:ins w:id="12867" w:author="Thu Huyen Tran" w:date="2023-04-06T22:02:00Z">
        <w:r w:rsidR="00702A8B">
          <w:rPr>
            <w:lang w:val="en-US"/>
          </w:rPr>
          <w:t>hoặc được xử lý tại chỗ bằng hệ thống tự hoại, bể chứa, nhà vệ sinh…</w:t>
        </w:r>
      </w:ins>
    </w:p>
    <w:p w14:paraId="02E0BE9E" w14:textId="2EB7DC81" w:rsidR="00702A8B" w:rsidRPr="00466086" w:rsidRDefault="00702A8B">
      <w:pPr>
        <w:ind w:firstLine="720"/>
        <w:rPr>
          <w:ins w:id="12868" w:author="Thu Huyen Tran" w:date="2023-04-06T21:51:00Z"/>
          <w:lang w:val="en-US"/>
        </w:rPr>
        <w:pPrChange w:id="12869" w:author="Thu Huyen Tran" w:date="2023-04-06T22:01:00Z">
          <w:pPr>
            <w:pStyle w:val="ListParagraph"/>
            <w:numPr>
              <w:numId w:val="21"/>
            </w:numPr>
            <w:ind w:left="720" w:hanging="360"/>
          </w:pPr>
        </w:pPrChange>
      </w:pPr>
      <w:ins w:id="12870" w:author="Thu Huyen Tran" w:date="2023-04-06T22:02:00Z">
        <w:r>
          <w:rPr>
            <w:lang w:val="en-US"/>
          </w:rPr>
          <w:t xml:space="preserve">Một hệ thống tự hoại thường bao gồm bể tự hoại </w:t>
        </w:r>
      </w:ins>
      <w:ins w:id="12871" w:author="Thu Huyen Tran" w:date="2023-04-06T22:05:00Z">
        <w:r w:rsidR="00466086">
          <w:rPr>
            <w:lang w:val="en-US"/>
          </w:rPr>
          <w:t xml:space="preserve">nhiều ngăn được </w:t>
        </w:r>
      </w:ins>
      <w:ins w:id="12872" w:author="Thu Huyen Tran" w:date="2023-04-06T22:02:00Z">
        <w:r>
          <w:rPr>
            <w:lang w:val="en-US"/>
          </w:rPr>
          <w:t>chôn dưới l</w:t>
        </w:r>
      </w:ins>
      <w:ins w:id="12873" w:author="Thu Huyen Tran" w:date="2023-04-06T22:03:00Z">
        <w:r>
          <w:rPr>
            <w:lang w:val="en-US"/>
          </w:rPr>
          <w:t>ò</w:t>
        </w:r>
      </w:ins>
      <w:ins w:id="12874" w:author="Thu Huyen Tran" w:date="2023-04-06T22:02:00Z">
        <w:r>
          <w:rPr>
            <w:lang w:val="en-US"/>
          </w:rPr>
          <w:t xml:space="preserve">ng </w:t>
        </w:r>
      </w:ins>
      <w:ins w:id="12875" w:author="Thu Huyen Tran" w:date="2023-04-06T22:05:00Z">
        <w:r w:rsidR="00466086">
          <w:rPr>
            <w:lang w:val="en-US"/>
          </w:rPr>
          <w:t>đất. Chất cặn bã được lắng duống đáy bể</w:t>
        </w:r>
      </w:ins>
      <w:ins w:id="12876" w:author="Thu Huyen Tran" w:date="2023-04-06T22:06:00Z">
        <w:r w:rsidR="00466086">
          <w:rPr>
            <w:lang w:val="en-US"/>
          </w:rPr>
          <w:t xml:space="preserve"> dưới dạng bùn và phân hủy kỵ khí, nước thải trong bể được </w:t>
        </w:r>
      </w:ins>
      <w:ins w:id="12877" w:author="Thu Huyen Tran" w:date="2023-04-06T22:07:00Z">
        <w:r w:rsidR="00466086">
          <w:rPr>
            <w:lang w:val="en-US"/>
          </w:rPr>
          <w:t>lưu chứa trong một thời gian ngắn, khi tải trọng của bể đầy, nước thải sẽ được xả qua h</w:t>
        </w:r>
      </w:ins>
      <w:ins w:id="12878" w:author="Thu Huyen Tran" w:date="2023-04-06T22:08:00Z">
        <w:r w:rsidR="00466086">
          <w:rPr>
            <w:lang w:val="en-US"/>
          </w:rPr>
          <w:t>ệ thống cống. Thời gian lưu chất rắn phụ thuộc vào tần suất hút bùn. Khí sinh ra t</w:t>
        </w:r>
      </w:ins>
      <w:ins w:id="12879" w:author="Thu Huyen Tran" w:date="2023-04-06T22:09:00Z">
        <w:r w:rsidR="00466086">
          <w:rPr>
            <w:lang w:val="en-US"/>
          </w:rPr>
          <w:t>ừ quá trình phân hủy kị khí bùn (chủ yếu là CH</w:t>
        </w:r>
        <w:r w:rsidR="00466086">
          <w:rPr>
            <w:vertAlign w:val="subscript"/>
            <w:lang w:val="en-US"/>
          </w:rPr>
          <w:t>4</w:t>
        </w:r>
        <w:r w:rsidR="00466086">
          <w:rPr>
            <w:lang w:val="en-US"/>
          </w:rPr>
          <w:t xml:space="preserve"> và phần lớn là CO</w:t>
        </w:r>
        <w:r w:rsidR="00466086">
          <w:rPr>
            <w:vertAlign w:val="subscript"/>
            <w:lang w:val="en-US"/>
          </w:rPr>
          <w:t>2</w:t>
        </w:r>
        <w:r w:rsidR="00466086">
          <w:rPr>
            <w:lang w:val="en-US"/>
          </w:rPr>
          <w:t xml:space="preserve"> sinh học) nổi lên trên bề mặt chất lỏng và thường thoát ra ngoài qua các lỗ thông hơi. Khí sinh ra từ các ngăn chứa nước thải (chủ yếu là N</w:t>
        </w:r>
        <w:r w:rsidR="00466086">
          <w:rPr>
            <w:vertAlign w:val="subscript"/>
            <w:lang w:val="en-US"/>
          </w:rPr>
          <w:t>2</w:t>
        </w:r>
        <w:r w:rsidR="00466086">
          <w:rPr>
            <w:lang w:val="en-US"/>
          </w:rPr>
          <w:t>O</w:t>
        </w:r>
      </w:ins>
      <w:ins w:id="12880" w:author="Thu Huyen Tran" w:date="2023-04-06T22:10:00Z">
        <w:r w:rsidR="00466086">
          <w:rPr>
            <w:lang w:val="en-US"/>
          </w:rPr>
          <w:t xml:space="preserve"> và CO</w:t>
        </w:r>
        <w:r w:rsidR="00466086">
          <w:rPr>
            <w:vertAlign w:val="subscript"/>
            <w:lang w:val="en-US"/>
          </w:rPr>
          <w:t>2</w:t>
        </w:r>
        <w:r w:rsidR="00466086">
          <w:rPr>
            <w:lang w:val="en-US"/>
          </w:rPr>
          <w:t xml:space="preserve"> sinh học) được thải ra ngoài. </w:t>
        </w:r>
      </w:ins>
    </w:p>
    <w:p w14:paraId="24D06F48" w14:textId="7601ED0A" w:rsidR="003D081E" w:rsidRDefault="003D081E" w:rsidP="003D081E">
      <w:pPr>
        <w:pStyle w:val="ListParagraph"/>
        <w:numPr>
          <w:ilvl w:val="0"/>
          <w:numId w:val="21"/>
        </w:numPr>
        <w:rPr>
          <w:ins w:id="12881" w:author="Thu Huyen Tran" w:date="2023-04-06T22:08:00Z"/>
          <w:i/>
          <w:iCs/>
          <w:lang w:val="en-US"/>
        </w:rPr>
      </w:pPr>
      <w:ins w:id="12882" w:author="Thu Huyen Tran" w:date="2023-04-06T21:51:00Z">
        <w:r>
          <w:rPr>
            <w:i/>
            <w:iCs/>
            <w:lang w:val="en-US"/>
          </w:rPr>
          <w:t>Ph</w:t>
        </w:r>
      </w:ins>
      <w:ins w:id="12883" w:author="Thu Huyen Tran" w:date="2023-04-06T21:52:00Z">
        <w:r>
          <w:rPr>
            <w:i/>
            <w:iCs/>
            <w:lang w:val="en-US"/>
          </w:rPr>
          <w:t>át thải từ nguồn tiếp nhận</w:t>
        </w:r>
      </w:ins>
    </w:p>
    <w:p w14:paraId="6974ECC2" w14:textId="7E7B3E7B" w:rsidR="00466086" w:rsidRPr="0092344D" w:rsidRDefault="00466086" w:rsidP="00466086">
      <w:pPr>
        <w:ind w:firstLine="720"/>
        <w:rPr>
          <w:ins w:id="12884" w:author="Thu Huyen Tran" w:date="2023-04-06T21:50:00Z"/>
          <w:lang w:val="en-US"/>
          <w:rPrChange w:id="12885" w:author="Thu Huyen Tran" w:date="2023-04-06T22:17:00Z">
            <w:rPr>
              <w:ins w:id="12886" w:author="Thu Huyen Tran" w:date="2023-04-06T21:50:00Z"/>
            </w:rPr>
          </w:rPrChange>
        </w:rPr>
      </w:pPr>
      <w:ins w:id="12887" w:author="Thu Huyen Tran" w:date="2023-04-06T22:11:00Z">
        <w:r>
          <w:rPr>
            <w:lang w:val="en-US"/>
          </w:rPr>
          <w:t>Khí CH</w:t>
        </w:r>
        <w:r>
          <w:rPr>
            <w:vertAlign w:val="subscript"/>
            <w:lang w:val="en-US"/>
          </w:rPr>
          <w:t>4</w:t>
        </w:r>
        <w:r>
          <w:rPr>
            <w:lang w:val="en-US"/>
          </w:rPr>
          <w:t xml:space="preserve"> và N</w:t>
        </w:r>
        <w:r>
          <w:rPr>
            <w:vertAlign w:val="subscript"/>
            <w:lang w:val="en-US"/>
          </w:rPr>
          <w:t>2</w:t>
        </w:r>
        <w:r>
          <w:rPr>
            <w:lang w:val="en-US"/>
          </w:rPr>
          <w:t xml:space="preserve">O </w:t>
        </w:r>
      </w:ins>
      <w:ins w:id="12888" w:author="Thu Huyen Tran" w:date="2023-04-06T22:12:00Z">
        <w:r>
          <w:rPr>
            <w:lang w:val="en-US"/>
          </w:rPr>
          <w:t xml:space="preserve">có khả năng </w:t>
        </w:r>
      </w:ins>
      <w:ins w:id="12889" w:author="Thu Huyen Tran" w:date="2023-04-06T22:11:00Z">
        <w:r>
          <w:rPr>
            <w:lang w:val="en-US"/>
          </w:rPr>
          <w:t>được tạo ra trong cống rãnh, hoặc có trong chất thải chưa được xử lý, hoặc đ</w:t>
        </w:r>
      </w:ins>
      <w:ins w:id="12890" w:author="Thu Huyen Tran" w:date="2023-04-06T22:12:00Z">
        <w:r>
          <w:rPr>
            <w:lang w:val="en-US"/>
          </w:rPr>
          <w:t>ã qua xử lý (Short et al. 2014; Short et al. 2017). Người ta đã quan sát thấy mối tương quan chặt chẽ giữa đi</w:t>
        </w:r>
      </w:ins>
      <w:ins w:id="12891" w:author="Thu Huyen Tran" w:date="2023-04-06T22:13:00Z">
        <w:r>
          <w:rPr>
            <w:lang w:val="en-US"/>
          </w:rPr>
          <w:t>ều kiện của môi trường nước – nơi tiếp nhận nước thải và việc tạp ra CH</w:t>
        </w:r>
        <w:r>
          <w:rPr>
            <w:vertAlign w:val="subscript"/>
            <w:lang w:val="en-US"/>
          </w:rPr>
          <w:t>4</w:t>
        </w:r>
        <w:r>
          <w:rPr>
            <w:lang w:val="en-US"/>
          </w:rPr>
          <w:t xml:space="preserve"> và N</w:t>
        </w:r>
        <w:r>
          <w:rPr>
            <w:vertAlign w:val="subscript"/>
            <w:lang w:val="en-US"/>
          </w:rPr>
          <w:t>2</w:t>
        </w:r>
        <w:r>
          <w:rPr>
            <w:lang w:val="en-US"/>
          </w:rPr>
          <w:t>O (ví dụ: Smith và cộng sự 2017). Do đó, khi nước thải</w:t>
        </w:r>
      </w:ins>
      <w:ins w:id="12892" w:author="Thu Huyen Tran" w:date="2023-04-06T22:14:00Z">
        <w:r>
          <w:rPr>
            <w:lang w:val="en-US"/>
          </w:rPr>
          <w:t xml:space="preserve"> (được xử lý, hoặc chưa được xử lý) được thải ra môi trường </w:t>
        </w:r>
      </w:ins>
      <w:ins w:id="12893" w:author="Thu Huyen Tran" w:date="2023-04-06T22:15:00Z">
        <w:r>
          <w:rPr>
            <w:lang w:val="en-US"/>
          </w:rPr>
          <w:t xml:space="preserve">(bị ảnh hưởng bởi chất dinh dưỡng hay phú dưỡng), thì chất hữu cơ có trong nước thải sẽ làm tang lượng khí thải lên. </w:t>
        </w:r>
      </w:ins>
      <w:ins w:id="12894" w:author="Thu Huyen Tran" w:date="2023-04-06T22:16:00Z">
        <w:r w:rsidR="0092344D">
          <w:rPr>
            <w:lang w:val="en-US"/>
          </w:rPr>
          <w:t>Hướng dẫn IPCC 2019 không phân biệt nguồn nước tiếp nhận phú dưỡng hay ít dinh dưỡng, nhưng phân biệt giữa vùng nước mặ</w:t>
        </w:r>
      </w:ins>
      <w:ins w:id="12895" w:author="Thu Huyen Tran" w:date="2023-04-06T22:17:00Z">
        <w:r w:rsidR="0092344D">
          <w:rPr>
            <w:lang w:val="en-US"/>
          </w:rPr>
          <w:t>c định (song và suối) và hồ, hồ chứa nơi chứa lượng khí thải CH</w:t>
        </w:r>
        <w:r w:rsidR="0092344D">
          <w:rPr>
            <w:vertAlign w:val="subscript"/>
            <w:lang w:val="en-US"/>
          </w:rPr>
          <w:t>4</w:t>
        </w:r>
        <w:r w:rsidR="0092344D">
          <w:rPr>
            <w:lang w:val="en-US"/>
          </w:rPr>
          <w:t xml:space="preserve"> cao hơn. </w:t>
        </w:r>
      </w:ins>
    </w:p>
    <w:p w14:paraId="6540E493" w14:textId="7843AB89" w:rsidR="003D081E" w:rsidRDefault="003D081E" w:rsidP="00A63F03">
      <w:pPr>
        <w:ind w:firstLine="720"/>
        <w:rPr>
          <w:ins w:id="12896" w:author="Thu Huyen Tran" w:date="2023-04-06T22:17:00Z"/>
          <w:b/>
          <w:bCs/>
          <w:lang w:val="en-US"/>
        </w:rPr>
      </w:pPr>
      <w:ins w:id="12897" w:author="Thu Huyen Tran" w:date="2023-04-06T21:50:00Z">
        <w:r w:rsidRPr="003D081E">
          <w:rPr>
            <w:b/>
            <w:bCs/>
            <w:lang w:val="en-US"/>
            <w:rPrChange w:id="12898" w:author="Thu Huyen Tran" w:date="2023-04-06T21:50:00Z">
              <w:rPr>
                <w:lang w:val="en-US"/>
              </w:rPr>
            </w:rPrChange>
          </w:rPr>
          <w:t>Những cập nhật so với phiên bản Hướng dẫn 2006</w:t>
        </w:r>
      </w:ins>
    </w:p>
    <w:p w14:paraId="5718AF5D" w14:textId="3212EF1D" w:rsidR="0092344D" w:rsidRPr="0092344D" w:rsidDel="0092344D" w:rsidRDefault="0092344D">
      <w:pPr>
        <w:ind w:firstLine="720"/>
        <w:rPr>
          <w:ins w:id="12899" w:author="Huyen Tran Thu" w:date="2023-04-03T22:28:00Z"/>
          <w:del w:id="12900" w:author="Thu Huyen Tran" w:date="2023-04-06T22:17:00Z"/>
          <w:lang w:val="en-US"/>
        </w:rPr>
        <w:pPrChange w:id="12901" w:author="Thu Huyen Tran" w:date="2023-04-06T21:32:00Z">
          <w:pPr/>
        </w:pPrChange>
      </w:pPr>
      <w:ins w:id="12902" w:author="Thu Huyen Tran" w:date="2023-04-06T22:17:00Z">
        <w:r>
          <w:rPr>
            <w:lang w:val="en-US"/>
          </w:rPr>
          <w:t xml:space="preserve">Hướng dẫn IPCC2006 bao gồm các phương trình </w:t>
        </w:r>
      </w:ins>
    </w:p>
    <w:p w14:paraId="3660560A" w14:textId="77777777" w:rsidR="0092344D" w:rsidRDefault="00C87A97" w:rsidP="0092344D">
      <w:pPr>
        <w:ind w:firstLine="720"/>
        <w:rPr>
          <w:ins w:id="12903" w:author="Thu Huyen Tran" w:date="2023-04-06T22:18:00Z"/>
          <w:lang w:val="en-US"/>
        </w:rPr>
      </w:pPr>
      <w:ins w:id="12904" w:author="Huyen Tran Thu" w:date="2023-03-30T16:55:00Z">
        <w:del w:id="12905" w:author="Thu Huyen Tran" w:date="2023-04-06T22:17:00Z">
          <w:r w:rsidDel="0092344D">
            <w:rPr>
              <w:lang w:val="en-US"/>
            </w:rPr>
            <w:tab/>
            <w:delText xml:space="preserve">Đồng thời Hướng dẫn IPCC2006 bao gồm các phương trình </w:delText>
          </w:r>
        </w:del>
        <w:r>
          <w:rPr>
            <w:lang w:val="en-US"/>
          </w:rPr>
          <w:t>kết hợp để ước tính lư</w:t>
        </w:r>
      </w:ins>
      <w:ins w:id="12906" w:author="Huyen Tran Thu" w:date="2023-03-30T16:56:00Z">
        <w:r>
          <w:rPr>
            <w:lang w:val="en-US"/>
          </w:rPr>
          <w:t>ợng khí thải CH</w:t>
        </w:r>
        <w:r>
          <w:rPr>
            <w:vertAlign w:val="subscript"/>
            <w:lang w:val="en-US"/>
          </w:rPr>
          <w:t>4</w:t>
        </w:r>
        <w:r>
          <w:rPr>
            <w:lang w:val="en-US"/>
          </w:rPr>
          <w:t xml:space="preserve"> từ nước thải và từ bùn thải. Tuy nhiên, trong một số trường hợp, phương trình này gây ra sự nhầm lẫn </w:t>
        </w:r>
      </w:ins>
      <w:ins w:id="12907" w:author="Huyen Tran Thu" w:date="2023-03-30T16:57:00Z">
        <w:r>
          <w:rPr>
            <w:lang w:val="en-US"/>
          </w:rPr>
          <w:t>cho những người thực hiện</w:t>
        </w:r>
      </w:ins>
      <w:ins w:id="12908" w:author="Huyen Tran Thu" w:date="2023-03-30T16:56:00Z">
        <w:r>
          <w:rPr>
            <w:lang w:val="en-US"/>
          </w:rPr>
          <w:t xml:space="preserve"> kiểm kê khi tính toán lượng phát t</w:t>
        </w:r>
      </w:ins>
      <w:ins w:id="12909" w:author="Huyen Tran Thu" w:date="2023-03-30T16:57:00Z">
        <w:r>
          <w:rPr>
            <w:lang w:val="en-US"/>
          </w:rPr>
          <w:t>hải CH</w:t>
        </w:r>
        <w:r>
          <w:rPr>
            <w:vertAlign w:val="subscript"/>
            <w:lang w:val="en-US"/>
          </w:rPr>
          <w:t>4</w:t>
        </w:r>
        <w:r>
          <w:rPr>
            <w:lang w:val="en-US"/>
          </w:rPr>
          <w:t xml:space="preserve"> từ các hệ thống hiếu khí với quá trình phân hủy bùn kỵ khí. Trong trường hợp này, một số </w:t>
        </w:r>
      </w:ins>
      <w:ins w:id="12910" w:author="Huyen Tran Thu" w:date="2023-03-30T16:58:00Z">
        <w:r>
          <w:rPr>
            <w:lang w:val="en-US"/>
          </w:rPr>
          <w:t>người thực hiện kiểm kê đã ước tính lượng phát thải CH</w:t>
        </w:r>
        <w:r>
          <w:rPr>
            <w:vertAlign w:val="subscript"/>
            <w:lang w:val="en-US"/>
          </w:rPr>
          <w:t>4</w:t>
        </w:r>
        <w:r>
          <w:rPr>
            <w:lang w:val="en-US"/>
          </w:rPr>
          <w:t xml:space="preserve"> bằng 0 từ các hệ thống xử lý nước thải được vận hành tốt sau đó trừ đi lượng phát thải liên quan đến phân hủy bùn mà không ước tính lượng </w:t>
        </w:r>
      </w:ins>
      <w:ins w:id="12911" w:author="Huyen Tran Thu" w:date="2023-03-30T16:59:00Z">
        <w:r>
          <w:rPr>
            <w:lang w:val="en-US"/>
          </w:rPr>
          <w:t>khí thải CH</w:t>
        </w:r>
        <w:r>
          <w:rPr>
            <w:vertAlign w:val="subscript"/>
            <w:lang w:val="en-US"/>
          </w:rPr>
          <w:t>4</w:t>
        </w:r>
        <w:r>
          <w:rPr>
            <w:lang w:val="en-US"/>
          </w:rPr>
          <w:t xml:space="preserve"> từ quá trình xử lý bùn, dẫn đến phát thải âm. </w:t>
        </w:r>
      </w:ins>
    </w:p>
    <w:p w14:paraId="29DFE732" w14:textId="705CE23E" w:rsidR="00C87A97" w:rsidRDefault="00C87A97">
      <w:pPr>
        <w:ind w:firstLine="720"/>
        <w:rPr>
          <w:ins w:id="12912" w:author="Huyen Tran Thu" w:date="2023-03-30T17:06:00Z"/>
          <w:lang w:val="en-US"/>
        </w:rPr>
        <w:pPrChange w:id="12913" w:author="Thu Huyen Tran" w:date="2023-04-06T22:18:00Z">
          <w:pPr/>
        </w:pPrChange>
      </w:pPr>
      <w:ins w:id="12914" w:author="Huyen Tran Thu" w:date="2023-03-30T16:59:00Z">
        <w:r>
          <w:rPr>
            <w:lang w:val="en-US"/>
          </w:rPr>
          <w:t xml:space="preserve">Trong phiên bản cập nhật IPCC2019, </w:t>
        </w:r>
      </w:ins>
      <w:ins w:id="12915" w:author="Huyen Tran Thu" w:date="2023-03-30T17:00:00Z">
        <w:r>
          <w:rPr>
            <w:lang w:val="en-US"/>
          </w:rPr>
          <w:t xml:space="preserve">đã cập nhật hướng dẫn tính toán thành phần hữu cơ được loại bỏ trong bùn. Các quốc gia phải ước tính lượng (khối lượng) bùn mà họ tạo ra từ quá trình xử lý nước thải và dữ liệu mặc định được cung cấp cho mỗi quốc </w:t>
        </w:r>
        <w:r>
          <w:rPr>
            <w:lang w:val="en-US"/>
          </w:rPr>
          <w:lastRenderedPageBreak/>
          <w:t>tia. Với hướng dẫn bổ su</w:t>
        </w:r>
      </w:ins>
      <w:ins w:id="12916" w:author="Huyen Tran Thu" w:date="2023-03-30T17:01:00Z">
        <w:r>
          <w:rPr>
            <w:lang w:val="en-US"/>
          </w:rPr>
          <w:t xml:space="preserve">ng này, việc sử dụng giá trị mặc định bằng 0 để loại bỏ bùn từ hệ thống xử lý hiếu khí và hệ thống tự hoại không còn được áp dụng. </w:t>
        </w:r>
      </w:ins>
    </w:p>
    <w:p w14:paraId="05FF3C24" w14:textId="22217B7F" w:rsidR="008976EF" w:rsidRPr="0092344D" w:rsidRDefault="008976EF" w:rsidP="0022173E">
      <w:pPr>
        <w:rPr>
          <w:ins w:id="12917" w:author="Huyen Tran Thu" w:date="2023-03-30T17:08:00Z"/>
          <w:lang w:val="en-US"/>
          <w:rPrChange w:id="12918" w:author="Thu Huyen Tran" w:date="2023-04-06T22:18:00Z">
            <w:rPr>
              <w:ins w:id="12919" w:author="Huyen Tran Thu" w:date="2023-03-30T17:08:00Z"/>
              <w:color w:val="FF0000"/>
              <w:lang w:val="en-US"/>
            </w:rPr>
          </w:rPrChange>
        </w:rPr>
      </w:pPr>
      <w:ins w:id="12920" w:author="Huyen Tran Thu" w:date="2023-03-30T17:06:00Z">
        <w:r>
          <w:rPr>
            <w:lang w:val="en-US"/>
          </w:rPr>
          <w:tab/>
        </w:r>
        <w:r w:rsidRPr="0092344D">
          <w:rPr>
            <w:lang w:val="en-US"/>
          </w:rPr>
          <w:t>Ngoài ra, một số hệ số phát thải CH</w:t>
        </w:r>
        <w:r w:rsidRPr="0092344D">
          <w:rPr>
            <w:vertAlign w:val="subscript"/>
            <w:lang w:val="en-US"/>
          </w:rPr>
          <w:t>4</w:t>
        </w:r>
        <w:r w:rsidRPr="0092344D">
          <w:rPr>
            <w:lang w:val="en-US"/>
          </w:rPr>
          <w:t xml:space="preserve"> mặc định từ xử lý nước thải sinh hoạt và công nghiệp đã được cập nhật cho hệ </w:t>
        </w:r>
      </w:ins>
      <w:ins w:id="12921" w:author="Huyen Tran Thu" w:date="2023-03-30T17:07:00Z">
        <w:r w:rsidRPr="0092344D">
          <w:rPr>
            <w:lang w:val="en-US"/>
          </w:rPr>
          <w:t>thống tự hoại và nhà máy xử lý nước thải tập trung. Ngoài ra, hệ số phát thải CH</w:t>
        </w:r>
        <w:r w:rsidRPr="0092344D">
          <w:rPr>
            <w:vertAlign w:val="subscript"/>
            <w:lang w:val="en-US"/>
          </w:rPr>
          <w:t>4</w:t>
        </w:r>
        <w:r w:rsidRPr="0092344D">
          <w:rPr>
            <w:lang w:val="en-US"/>
          </w:rPr>
          <w:t xml:space="preserve"> đối với nước thải được xả ra môi trường đã được cập nhật hệ số phát thải mới đối với xả ra hồ chứa, hồ, và cửa s</w:t>
        </w:r>
      </w:ins>
      <w:ins w:id="12922" w:author="Thu Huyen Tran" w:date="2023-04-06T22:19:00Z">
        <w:r w:rsidR="0092344D">
          <w:rPr>
            <w:lang w:val="en-US"/>
          </w:rPr>
          <w:t>ô</w:t>
        </w:r>
      </w:ins>
      <w:ins w:id="12923" w:author="Huyen Tran Thu" w:date="2023-03-30T17:07:00Z">
        <w:del w:id="12924" w:author="Thu Huyen Tran" w:date="2023-04-06T22:19:00Z">
          <w:r w:rsidRPr="0092344D" w:rsidDel="0092344D">
            <w:rPr>
              <w:lang w:val="en-US"/>
            </w:rPr>
            <w:delText>o</w:delText>
          </w:r>
        </w:del>
        <w:r w:rsidRPr="0092344D">
          <w:rPr>
            <w:lang w:val="en-US"/>
          </w:rPr>
          <w:t>ng. Việc tính toán phát thải CH</w:t>
        </w:r>
        <w:r w:rsidRPr="0092344D">
          <w:rPr>
            <w:vertAlign w:val="subscript"/>
            <w:lang w:val="en-US"/>
          </w:rPr>
          <w:t>4</w:t>
        </w:r>
        <w:r w:rsidRPr="0092344D">
          <w:rPr>
            <w:lang w:val="en-US"/>
          </w:rPr>
          <w:t xml:space="preserve"> từ nước xả thải vào các hệ thống thủy sinh cũng được c</w:t>
        </w:r>
      </w:ins>
      <w:ins w:id="12925" w:author="Huyen Tran Thu" w:date="2023-03-30T17:08:00Z">
        <w:r w:rsidRPr="0092344D">
          <w:rPr>
            <w:lang w:val="en-US"/>
          </w:rPr>
          <w:t xml:space="preserve">ập nhật. </w:t>
        </w:r>
      </w:ins>
    </w:p>
    <w:p w14:paraId="0F707E3B" w14:textId="59F3868C" w:rsidR="00AD10F1" w:rsidRPr="0092344D" w:rsidRDefault="00AD10F1">
      <w:pPr>
        <w:ind w:firstLine="720"/>
        <w:rPr>
          <w:ins w:id="12926" w:author="Huyen Tran Thu" w:date="2023-04-03T22:29:00Z"/>
          <w:lang w:val="en-US"/>
          <w:rPrChange w:id="12927" w:author="Thu Huyen Tran" w:date="2023-04-06T22:18:00Z">
            <w:rPr>
              <w:ins w:id="12928" w:author="Huyen Tran Thu" w:date="2023-04-03T22:29:00Z"/>
              <w:color w:val="FF0000"/>
              <w:lang w:val="en-US"/>
            </w:rPr>
          </w:rPrChange>
        </w:rPr>
      </w:pPr>
      <w:ins w:id="12929" w:author="Huyen Tran Thu" w:date="2023-03-30T17:08:00Z">
        <w:r w:rsidRPr="0092344D">
          <w:rPr>
            <w:lang w:val="en-US"/>
            <w:rPrChange w:id="12930" w:author="Thu Huyen Tran" w:date="2023-04-06T22:18:00Z">
              <w:rPr>
                <w:color w:val="FF0000"/>
                <w:lang w:val="en-US"/>
              </w:rPr>
            </w:rPrChange>
          </w:rPr>
          <w:t>Phiên bản IPCC 2019</w:t>
        </w:r>
      </w:ins>
      <w:ins w:id="12931" w:author="Huyen Tran Thu" w:date="2023-03-30T17:09:00Z">
        <w:r w:rsidRPr="0092344D">
          <w:rPr>
            <w:lang w:val="en-US"/>
            <w:rPrChange w:id="12932" w:author="Thu Huyen Tran" w:date="2023-04-06T22:18:00Z">
              <w:rPr>
                <w:color w:val="FF0000"/>
                <w:lang w:val="en-US"/>
              </w:rPr>
            </w:rPrChange>
          </w:rPr>
          <w:t xml:space="preserve"> cũng bao gồm hướng dẫn mới về cách tính phát thải N</w:t>
        </w:r>
        <w:r w:rsidRPr="0092344D">
          <w:rPr>
            <w:vertAlign w:val="subscript"/>
            <w:lang w:val="en-US"/>
            <w:rPrChange w:id="12933" w:author="Thu Huyen Tran" w:date="2023-04-06T22:18:00Z">
              <w:rPr>
                <w:color w:val="FF0000"/>
                <w:vertAlign w:val="subscript"/>
                <w:lang w:val="en-US"/>
              </w:rPr>
            </w:rPrChange>
          </w:rPr>
          <w:t>2</w:t>
        </w:r>
        <w:r w:rsidRPr="0092344D">
          <w:rPr>
            <w:lang w:val="en-US"/>
            <w:rPrChange w:id="12934" w:author="Thu Huyen Tran" w:date="2023-04-06T22:18:00Z">
              <w:rPr>
                <w:color w:val="FF0000"/>
                <w:lang w:val="en-US"/>
              </w:rPr>
            </w:rPrChange>
          </w:rPr>
          <w:t>O từ nước thải sinh hoạt và công nghiệp, và trình bày hướng dẫn cập nhật để nước tính phát thải N</w:t>
        </w:r>
        <w:r w:rsidRPr="0092344D">
          <w:rPr>
            <w:vertAlign w:val="subscript"/>
            <w:lang w:val="en-US"/>
            <w:rPrChange w:id="12935" w:author="Thu Huyen Tran" w:date="2023-04-06T22:18:00Z">
              <w:rPr>
                <w:color w:val="FF0000"/>
                <w:vertAlign w:val="subscript"/>
                <w:lang w:val="en-US"/>
              </w:rPr>
            </w:rPrChange>
          </w:rPr>
          <w:t>2</w:t>
        </w:r>
        <w:r w:rsidRPr="0092344D">
          <w:rPr>
            <w:lang w:val="en-US"/>
            <w:rPrChange w:id="12936" w:author="Thu Huyen Tran" w:date="2023-04-06T22:18:00Z">
              <w:rPr>
                <w:color w:val="FF0000"/>
                <w:lang w:val="en-US"/>
              </w:rPr>
            </w:rPrChange>
          </w:rPr>
          <w:t>O từ các nhà máy xử lý nước thải tập trung. Ngoài ra, hệ số phát thải N</w:t>
        </w:r>
        <w:r w:rsidRPr="0092344D">
          <w:rPr>
            <w:vertAlign w:val="subscript"/>
            <w:lang w:val="en-US"/>
            <w:rPrChange w:id="12937" w:author="Thu Huyen Tran" w:date="2023-04-06T22:18:00Z">
              <w:rPr>
                <w:color w:val="FF0000"/>
                <w:vertAlign w:val="subscript"/>
                <w:lang w:val="en-US"/>
              </w:rPr>
            </w:rPrChange>
          </w:rPr>
          <w:t>2</w:t>
        </w:r>
        <w:r w:rsidRPr="0092344D">
          <w:rPr>
            <w:lang w:val="en-US"/>
            <w:rPrChange w:id="12938" w:author="Thu Huyen Tran" w:date="2023-04-06T22:18:00Z">
              <w:rPr>
                <w:color w:val="FF0000"/>
                <w:lang w:val="en-US"/>
              </w:rPr>
            </w:rPrChange>
          </w:rPr>
          <w:t>O đối với trường hợp nước thải xả ra môi trường</w:t>
        </w:r>
      </w:ins>
      <w:ins w:id="12939" w:author="Huyen Tran Thu" w:date="2023-03-30T17:10:00Z">
        <w:r w:rsidRPr="0092344D">
          <w:rPr>
            <w:lang w:val="en-US"/>
            <w:rPrChange w:id="12940" w:author="Thu Huyen Tran" w:date="2023-04-06T22:18:00Z">
              <w:rPr>
                <w:color w:val="FF0000"/>
                <w:lang w:val="en-US"/>
              </w:rPr>
            </w:rPrChange>
          </w:rPr>
          <w:t xml:space="preserve"> và ước tính phát thải N</w:t>
        </w:r>
        <w:r w:rsidRPr="0092344D">
          <w:rPr>
            <w:vertAlign w:val="subscript"/>
            <w:lang w:val="en-US"/>
            <w:rPrChange w:id="12941" w:author="Thu Huyen Tran" w:date="2023-04-06T22:18:00Z">
              <w:rPr>
                <w:color w:val="FF0000"/>
                <w:vertAlign w:val="subscript"/>
                <w:lang w:val="en-US"/>
              </w:rPr>
            </w:rPrChange>
          </w:rPr>
          <w:t>2</w:t>
        </w:r>
        <w:r w:rsidRPr="0092344D">
          <w:rPr>
            <w:lang w:val="en-US"/>
            <w:rPrChange w:id="12942" w:author="Thu Huyen Tran" w:date="2023-04-06T22:18:00Z">
              <w:rPr>
                <w:color w:val="FF0000"/>
                <w:lang w:val="en-US"/>
              </w:rPr>
            </w:rPrChange>
          </w:rPr>
          <w:t>O từ nước thải xả vào hệ thống thủy sinh cũng được cập nhật để phản ánh việc loại bỏ ni-tơ xảy r</w:t>
        </w:r>
      </w:ins>
      <w:ins w:id="12943" w:author="Huyen Tran Thu" w:date="2023-03-30T17:11:00Z">
        <w:r w:rsidRPr="0092344D">
          <w:rPr>
            <w:lang w:val="en-US"/>
            <w:rPrChange w:id="12944" w:author="Thu Huyen Tran" w:date="2023-04-06T22:18:00Z">
              <w:rPr>
                <w:color w:val="FF0000"/>
                <w:lang w:val="en-US"/>
              </w:rPr>
            </w:rPrChange>
          </w:rPr>
          <w:t xml:space="preserve">a trong quá trình xử lý. </w:t>
        </w:r>
      </w:ins>
    </w:p>
    <w:p w14:paraId="6E7D91AE" w14:textId="4A855CD2" w:rsidR="008A7B04" w:rsidRPr="0092344D" w:rsidDel="0092344D" w:rsidRDefault="008A7B04">
      <w:pPr>
        <w:ind w:firstLine="720"/>
        <w:rPr>
          <w:ins w:id="12945" w:author="Huyen Tran Thu" w:date="2023-04-03T23:19:00Z"/>
          <w:del w:id="12946" w:author="Thu Huyen Tran" w:date="2023-04-06T22:19:00Z"/>
          <w:lang w:val="en-US"/>
          <w:rPrChange w:id="12947" w:author="Thu Huyen Tran" w:date="2023-04-06T22:19:00Z">
            <w:rPr>
              <w:ins w:id="12948" w:author="Huyen Tran Thu" w:date="2023-04-03T23:19:00Z"/>
              <w:del w:id="12949" w:author="Thu Huyen Tran" w:date="2023-04-06T22:19:00Z"/>
              <w:color w:val="FF0000"/>
              <w:lang w:val="en-US"/>
            </w:rPr>
          </w:rPrChange>
        </w:rPr>
      </w:pPr>
      <w:ins w:id="12950" w:author="Huyen Tran Thu" w:date="2023-04-03T22:29:00Z">
        <w:del w:id="12951" w:author="Thu Huyen Tran" w:date="2023-04-06T22:19:00Z">
          <w:r w:rsidRPr="0092344D" w:rsidDel="0092344D">
            <w:rPr>
              <w:lang w:val="en-US"/>
              <w:rPrChange w:id="12952" w:author="Thu Huyen Tran" w:date="2023-04-06T22:19:00Z">
                <w:rPr>
                  <w:color w:val="FF0000"/>
                  <w:lang w:val="en-US"/>
                </w:rPr>
              </w:rPrChange>
            </w:rPr>
            <w:delText>Tại Việt Nam, ở khu vực thành thị, tỷ lệ nước thải sinh hoạt được thu gom xử lý tập trung tại các nhà máy xử lý nước thải thấp, chủ yếu n</w:delText>
          </w:r>
        </w:del>
      </w:ins>
      <w:ins w:id="12953" w:author="Huyen Tran Thu" w:date="2023-04-03T22:30:00Z">
        <w:del w:id="12954" w:author="Thu Huyen Tran" w:date="2023-04-06T22:19:00Z">
          <w:r w:rsidRPr="0092344D" w:rsidDel="0092344D">
            <w:rPr>
              <w:lang w:val="en-US"/>
              <w:rPrChange w:id="12955" w:author="Thu Huyen Tran" w:date="2023-04-06T22:19:00Z">
                <w:rPr>
                  <w:color w:val="FF0000"/>
                  <w:lang w:val="en-US"/>
                </w:rPr>
              </w:rPrChange>
            </w:rPr>
            <w:delText>ước thải không được thu gom đến hệ thống xử lý tập trung mà được xử lý tại chỗ bằng hệ thống tự hoại của hộ gia đình, sau đó xả thải ra đường cống hở, hoặc kín ra môi tr</w:delText>
          </w:r>
        </w:del>
      </w:ins>
      <w:ins w:id="12956" w:author="Huyen Tran Thu" w:date="2023-04-03T22:31:00Z">
        <w:del w:id="12957" w:author="Thu Huyen Tran" w:date="2023-04-06T22:19:00Z">
          <w:r w:rsidRPr="0092344D" w:rsidDel="0092344D">
            <w:rPr>
              <w:lang w:val="en-US"/>
              <w:rPrChange w:id="12958" w:author="Thu Huyen Tran" w:date="2023-04-06T22:19:00Z">
                <w:rPr>
                  <w:color w:val="FF0000"/>
                  <w:lang w:val="en-US"/>
                </w:rPr>
              </w:rPrChange>
            </w:rPr>
            <w:delText>ường nước ngọt, cửa s</w:delText>
          </w:r>
        </w:del>
      </w:ins>
      <w:ins w:id="12959" w:author="Huyen Tran Thu" w:date="2023-04-03T23:18:00Z">
        <w:del w:id="12960" w:author="Thu Huyen Tran" w:date="2023-04-06T22:19:00Z">
          <w:r w:rsidR="00EE1C50" w:rsidRPr="0092344D" w:rsidDel="0092344D">
            <w:rPr>
              <w:lang w:val="en-US"/>
              <w:rPrChange w:id="12961" w:author="Thu Huyen Tran" w:date="2023-04-06T22:19:00Z">
                <w:rPr>
                  <w:color w:val="FF0000"/>
                  <w:lang w:val="en-US"/>
                </w:rPr>
              </w:rPrChange>
            </w:rPr>
            <w:delText>ô</w:delText>
          </w:r>
        </w:del>
      </w:ins>
      <w:ins w:id="12962" w:author="Huyen Tran Thu" w:date="2023-04-03T22:31:00Z">
        <w:del w:id="12963" w:author="Thu Huyen Tran" w:date="2023-04-06T22:19:00Z">
          <w:r w:rsidRPr="0092344D" w:rsidDel="0092344D">
            <w:rPr>
              <w:lang w:val="en-US"/>
              <w:rPrChange w:id="12964" w:author="Thu Huyen Tran" w:date="2023-04-06T22:19:00Z">
                <w:rPr>
                  <w:color w:val="FF0000"/>
                  <w:lang w:val="en-US"/>
                </w:rPr>
              </w:rPrChange>
            </w:rPr>
            <w:delText xml:space="preserve">ng hoặc biển. </w:delText>
          </w:r>
        </w:del>
      </w:ins>
      <w:ins w:id="12965" w:author="Huyen Tran Thu" w:date="2023-04-03T23:18:00Z">
        <w:del w:id="12966" w:author="Thu Huyen Tran" w:date="2023-04-06T22:19:00Z">
          <w:r w:rsidR="00EE1C50" w:rsidRPr="0092344D" w:rsidDel="0092344D">
            <w:rPr>
              <w:lang w:val="en-US"/>
              <w:rPrChange w:id="12967" w:author="Thu Huyen Tran" w:date="2023-04-06T22:19:00Z">
                <w:rPr>
                  <w:color w:val="FF0000"/>
                  <w:lang w:val="en-US"/>
                </w:rPr>
              </w:rPrChange>
            </w:rPr>
            <w:delText>Như vậy, v</w:delText>
          </w:r>
        </w:del>
      </w:ins>
      <w:ins w:id="12968" w:author="Huyen Tran Thu" w:date="2023-04-03T23:19:00Z">
        <w:del w:id="12969" w:author="Thu Huyen Tran" w:date="2023-04-06T22:19:00Z">
          <w:r w:rsidR="00EE1C50" w:rsidRPr="0092344D" w:rsidDel="0092344D">
            <w:rPr>
              <w:lang w:val="en-US"/>
              <w:rPrChange w:id="12970" w:author="Thu Huyen Tran" w:date="2023-04-06T22:19:00Z">
                <w:rPr>
                  <w:color w:val="FF0000"/>
                  <w:lang w:val="en-US"/>
                </w:rPr>
              </w:rPrChange>
            </w:rPr>
            <w:delText xml:space="preserve">ề hệ thống xả thải Việt Nam có các loại hình xả thải như sau: </w:delText>
          </w:r>
        </w:del>
      </w:ins>
    </w:p>
    <w:p w14:paraId="3F9ECFEA" w14:textId="2CECC7A6" w:rsidR="00EE1C50" w:rsidRPr="00AD10F1" w:rsidDel="0092344D" w:rsidRDefault="00EE1C50">
      <w:pPr>
        <w:ind w:firstLine="720"/>
        <w:rPr>
          <w:del w:id="12971" w:author="Thu Huyen Tran" w:date="2023-04-06T22:19:00Z"/>
          <w:color w:val="FF0000"/>
          <w:lang w:val="en-US"/>
          <w:rPrChange w:id="12972" w:author="Huyen Tran Thu" w:date="2023-03-30T17:10:00Z">
            <w:rPr>
              <w:del w:id="12973" w:author="Thu Huyen Tran" w:date="2023-04-06T22:19:00Z"/>
              <w:lang w:val="en-US"/>
            </w:rPr>
          </w:rPrChange>
        </w:rPr>
        <w:pPrChange w:id="12974" w:author="Huyen Tran Thu" w:date="2023-03-30T17:16:00Z">
          <w:pPr/>
        </w:pPrChange>
      </w:pPr>
      <w:ins w:id="12975" w:author="Huyen Tran Thu" w:date="2023-04-03T23:19:00Z">
        <w:del w:id="12976" w:author="Thu Huyen Tran" w:date="2023-04-06T22:19:00Z">
          <w:r w:rsidDel="0092344D">
            <w:rPr>
              <w:color w:val="FF0000"/>
              <w:lang w:val="en-US"/>
            </w:rPr>
            <w:delText xml:space="preserve">1) </w:delText>
          </w:r>
        </w:del>
      </w:ins>
    </w:p>
    <w:p w14:paraId="4C4EE25B" w14:textId="57025FE8" w:rsidR="00681C81" w:rsidRDefault="00697789" w:rsidP="00F801E4">
      <w:pPr>
        <w:pStyle w:val="Heading4"/>
        <w:rPr>
          <w:ins w:id="12977" w:author="Thu Huyen Tran" w:date="2023-04-07T11:52:00Z"/>
          <w:lang w:val="en-US"/>
        </w:rPr>
      </w:pPr>
      <w:bookmarkStart w:id="12978" w:name="_Toc196772498"/>
      <w:r>
        <w:rPr>
          <w:lang w:val="en-US"/>
        </w:rPr>
        <w:t>1</w:t>
      </w:r>
      <w:r w:rsidR="00956493">
        <w:rPr>
          <w:lang w:val="en-US"/>
        </w:rPr>
        <w:t xml:space="preserve">.2.4.2. </w:t>
      </w:r>
      <w:ins w:id="12979" w:author="Thu Huyen Tran" w:date="2023-04-07T11:52:00Z">
        <w:r w:rsidR="00681C81">
          <w:rPr>
            <w:lang w:val="en-US"/>
          </w:rPr>
          <w:t>Phương pháp luận</w:t>
        </w:r>
        <w:bookmarkEnd w:id="12978"/>
      </w:ins>
    </w:p>
    <w:p w14:paraId="7E51CE93" w14:textId="6B2D5DA2" w:rsidR="006C29AE" w:rsidRDefault="00681C81">
      <w:pPr>
        <w:pStyle w:val="Heading5"/>
        <w:rPr>
          <w:ins w:id="12980" w:author="Huyen Tran Thu" w:date="2023-03-30T17:23:00Z"/>
          <w:lang w:val="en-US"/>
        </w:rPr>
        <w:pPrChange w:id="12981" w:author="Thu Huyen Tran" w:date="2023-04-07T11:52:00Z">
          <w:pPr>
            <w:pStyle w:val="Heading4"/>
          </w:pPr>
        </w:pPrChange>
      </w:pPr>
      <w:ins w:id="12982" w:author="Thu Huyen Tran" w:date="2023-04-07T11:52:00Z">
        <w:r>
          <w:rPr>
            <w:lang w:val="en-US"/>
          </w:rPr>
          <w:t xml:space="preserve">1.2.4.2.1. </w:t>
        </w:r>
      </w:ins>
      <w:ins w:id="12983" w:author="Huyen Tran Thu" w:date="2023-03-30T17:22:00Z">
        <w:r w:rsidR="006C29AE">
          <w:rPr>
            <w:lang w:val="en-US"/>
          </w:rPr>
          <w:t>Phát thải CH</w:t>
        </w:r>
      </w:ins>
      <w:ins w:id="12984" w:author="Huyen Tran Thu" w:date="2023-03-30T17:23:00Z">
        <w:r w:rsidR="006C29AE">
          <w:rPr>
            <w:vertAlign w:val="subscript"/>
            <w:lang w:val="en-US"/>
          </w:rPr>
          <w:t>4</w:t>
        </w:r>
        <w:r w:rsidR="006C29AE">
          <w:rPr>
            <w:lang w:val="en-US"/>
          </w:rPr>
          <w:t xml:space="preserve"> từ nước thải</w:t>
        </w:r>
      </w:ins>
    </w:p>
    <w:p w14:paraId="693CA00E" w14:textId="37F9199B" w:rsidR="00956493" w:rsidDel="00A1610B" w:rsidRDefault="00956493" w:rsidP="00F801E4">
      <w:pPr>
        <w:pStyle w:val="Heading4"/>
        <w:rPr>
          <w:del w:id="12985" w:author="Huyen Tran Thu" w:date="2023-03-30T17:38:00Z"/>
          <w:lang w:val="en-US"/>
        </w:rPr>
      </w:pPr>
      <w:del w:id="12986" w:author="Huyen Tran Thu" w:date="2023-03-30T17:38:00Z">
        <w:r w:rsidDel="00A1610B">
          <w:rPr>
            <w:lang w:val="en-US"/>
          </w:rPr>
          <w:delText xml:space="preserve">Phương pháp luận </w:delText>
        </w:r>
      </w:del>
    </w:p>
    <w:p w14:paraId="7E4DC6B0" w14:textId="5B424C92" w:rsidR="005711BF" w:rsidDel="00A1610B" w:rsidRDefault="005711BF" w:rsidP="004A35D7">
      <w:pPr>
        <w:rPr>
          <w:del w:id="12987" w:author="Huyen Tran Thu" w:date="2023-03-30T17:38:00Z"/>
          <w:lang w:val="en-US"/>
        </w:rPr>
      </w:pPr>
      <w:del w:id="12988" w:author="Huyen Tran Thu" w:date="2023-03-30T17:38:00Z">
        <w:r w:rsidDel="00A1610B">
          <w:rPr>
            <w:lang w:val="en-US"/>
          </w:rPr>
          <w:tab/>
          <w:delText>Hướng dẫn IPCC 1996 sửa đổi (Hướng dẫn năm 1996, IPCC, 1997) bao gồm các phương trình riêng biệt để ước tính lượng phát thải từ nước thải và bùn thải. Tại Hướng dẫn IPCC2006, sự tách biệt này được loại bỏ vì phát thải CH</w:delText>
        </w:r>
        <w:r w:rsidDel="00A1610B">
          <w:rPr>
            <w:vertAlign w:val="subscript"/>
            <w:lang w:val="en-US"/>
          </w:rPr>
          <w:delText>4</w:delText>
        </w:r>
        <w:r w:rsidDel="00A1610B">
          <w:rPr>
            <w:lang w:val="en-US"/>
          </w:rPr>
          <w:delText xml:space="preserve"> đối với bùn thải và nước thải có chất hữu cơ hòa tan nói chung là như nhau, và phương trình riêng biệt là không cần thiết. </w:delText>
        </w:r>
      </w:del>
    </w:p>
    <w:p w14:paraId="24D56583" w14:textId="45498730" w:rsidR="00C77FD9" w:rsidRDefault="005711BF" w:rsidP="005711BF">
      <w:pPr>
        <w:rPr>
          <w:lang w:val="en-US"/>
        </w:rPr>
      </w:pPr>
      <w:r>
        <w:rPr>
          <w:lang w:val="en-US"/>
        </w:rPr>
        <w:tab/>
        <w:t>Có 3 bậc tính phát thải CH</w:t>
      </w:r>
      <w:r>
        <w:rPr>
          <w:vertAlign w:val="subscript"/>
          <w:lang w:val="en-US"/>
        </w:rPr>
        <w:t>4</w:t>
      </w:r>
      <w:r>
        <w:rPr>
          <w:lang w:val="en-US"/>
        </w:rPr>
        <w:t xml:space="preserve"> từ mục này, phương pháp bậc 1 áp dụng các giá trị mặc định cho các </w:t>
      </w:r>
      <w:del w:id="12989" w:author="Huyen Tran Thu" w:date="2023-04-03T22:35:00Z">
        <w:r w:rsidDel="0099178F">
          <w:rPr>
            <w:lang w:val="en-US"/>
          </w:rPr>
          <w:delText>tham số</w:delText>
        </w:r>
      </w:del>
      <w:ins w:id="12990" w:author="Huyen Tran Thu" w:date="2023-04-03T22:35:00Z">
        <w:r w:rsidR="0099178F">
          <w:rPr>
            <w:lang w:val="en-US"/>
          </w:rPr>
          <w:t>số liệu</w:t>
        </w:r>
      </w:ins>
      <w:r>
        <w:rPr>
          <w:lang w:val="en-US"/>
        </w:rPr>
        <w:t xml:space="preserve"> hoạt động và hệ số phát thải. Phương pháp bậc 2 tuân thủ theo phương pháp bậc 1 nhưng cho phép kết hợp hệ số phát thải cụ thể của </w:t>
      </w:r>
      <w:ins w:id="12991" w:author="Huyen Tran Thu" w:date="2023-04-03T22:35:00Z">
        <w:r w:rsidR="0099178F">
          <w:rPr>
            <w:lang w:val="en-US"/>
          </w:rPr>
          <w:t>q</w:t>
        </w:r>
      </w:ins>
      <w:del w:id="12992" w:author="Huyen Tran Thu" w:date="2023-04-03T22:35:00Z">
        <w:r w:rsidDel="0099178F">
          <w:rPr>
            <w:lang w:val="en-US"/>
          </w:rPr>
          <w:delText>c</w:delText>
        </w:r>
      </w:del>
      <w:r>
        <w:rPr>
          <w:lang w:val="en-US"/>
        </w:rPr>
        <w:t>uốc gia và dữ liệu hoạt động cụ thể của quốc gia. Đối với quốc gia có dữ liệu tốt và phương pháp luận tiên tiến, phương pháp cụ thể của quốc gia được áp dụng như là phương pháp bậc 3.</w:t>
      </w:r>
    </w:p>
    <w:p w14:paraId="4D8E092F" w14:textId="743401B7" w:rsidR="004A35D7" w:rsidRPr="004A35D7" w:rsidRDefault="00A97F24" w:rsidP="00932054">
      <w:pPr>
        <w:pStyle w:val="ListParagraph"/>
        <w:numPr>
          <w:ilvl w:val="0"/>
          <w:numId w:val="6"/>
        </w:numPr>
        <w:rPr>
          <w:b/>
          <w:bCs/>
          <w:lang w:val="en-US"/>
        </w:rPr>
      </w:pPr>
      <w:del w:id="12993" w:author="Huyen Tran Thu" w:date="2023-04-03T22:36:00Z">
        <w:r w:rsidDel="0099178F">
          <w:rPr>
            <w:b/>
            <w:bCs/>
            <w:lang w:val="en-US"/>
          </w:rPr>
          <w:delText>Phát thải CH</w:delText>
        </w:r>
        <w:r w:rsidDel="0099178F">
          <w:rPr>
            <w:b/>
            <w:bCs/>
            <w:vertAlign w:val="subscript"/>
            <w:lang w:val="en-US"/>
          </w:rPr>
          <w:delText xml:space="preserve">4 </w:delText>
        </w:r>
        <w:r w:rsidDel="0099178F">
          <w:rPr>
            <w:b/>
            <w:bCs/>
            <w:lang w:val="en-US"/>
          </w:rPr>
          <w:delText xml:space="preserve">từ </w:delText>
        </w:r>
      </w:del>
      <w:r w:rsidR="004A35D7" w:rsidRPr="004A35D7">
        <w:rPr>
          <w:b/>
          <w:bCs/>
          <w:lang w:val="en-US"/>
        </w:rPr>
        <w:t xml:space="preserve">Nước thải sinh hoạt </w:t>
      </w:r>
    </w:p>
    <w:p w14:paraId="34084769" w14:textId="55005F9D" w:rsidR="00A64699" w:rsidRDefault="00A64699" w:rsidP="005711BF">
      <w:pPr>
        <w:rPr>
          <w:lang w:val="en-US"/>
        </w:rPr>
      </w:pPr>
      <w:r>
        <w:rPr>
          <w:lang w:val="en-US"/>
        </w:rPr>
        <w:tab/>
        <w:t>Dựa vào cây quyết định tại Hình 6.2</w:t>
      </w:r>
      <w:ins w:id="12994" w:author="Huyen Tran Thu" w:date="2023-03-30T17:40:00Z">
        <w:r w:rsidR="00CF2954">
          <w:rPr>
            <w:lang w:val="en-US"/>
          </w:rPr>
          <w:t xml:space="preserve"> (cập nhật)</w:t>
        </w:r>
      </w:ins>
      <w:r>
        <w:rPr>
          <w:lang w:val="en-US"/>
        </w:rPr>
        <w:t>, trang 6.1</w:t>
      </w:r>
      <w:ins w:id="12995" w:author="Huyen Tran Thu" w:date="2023-03-30T17:41:00Z">
        <w:r w:rsidR="00CF2954">
          <w:rPr>
            <w:lang w:val="en-US"/>
          </w:rPr>
          <w:t>5</w:t>
        </w:r>
      </w:ins>
      <w:del w:id="12996" w:author="Huyen Tran Thu" w:date="2023-03-30T17:41:00Z">
        <w:r w:rsidDel="00CF2954">
          <w:rPr>
            <w:lang w:val="en-US"/>
          </w:rPr>
          <w:delText>0</w:delText>
        </w:r>
      </w:del>
      <w:r>
        <w:rPr>
          <w:lang w:val="en-US"/>
        </w:rPr>
        <w:t>, chương 6, phần 5, IPCC20</w:t>
      </w:r>
      <w:ins w:id="12997" w:author="Huyen Tran Thu" w:date="2023-03-30T17:41:00Z">
        <w:r w:rsidR="00CF2954">
          <w:rPr>
            <w:lang w:val="en-US"/>
          </w:rPr>
          <w:t>19</w:t>
        </w:r>
      </w:ins>
      <w:del w:id="12998" w:author="Huyen Tran Thu" w:date="2023-03-30T17:41:00Z">
        <w:r w:rsidDel="00CF2954">
          <w:rPr>
            <w:lang w:val="en-US"/>
          </w:rPr>
          <w:delText>06</w:delText>
        </w:r>
      </w:del>
      <w:r>
        <w:rPr>
          <w:lang w:val="en-US"/>
        </w:rPr>
        <w:t>, phương pháp bậc 1 được áp dụng để tính toán cho tiểu mục này. Công thức tính được đưa ra tại trang 6.1</w:t>
      </w:r>
      <w:ins w:id="12999" w:author="Huyen Tran Thu" w:date="2023-03-30T17:46:00Z">
        <w:r w:rsidR="00CF2954">
          <w:rPr>
            <w:lang w:val="en-US"/>
          </w:rPr>
          <w:t>7</w:t>
        </w:r>
      </w:ins>
      <w:del w:id="13000" w:author="Huyen Tran Thu" w:date="2023-03-30T17:46:00Z">
        <w:r w:rsidDel="00CF2954">
          <w:rPr>
            <w:lang w:val="en-US"/>
          </w:rPr>
          <w:delText>1</w:delText>
        </w:r>
      </w:del>
      <w:r>
        <w:rPr>
          <w:lang w:val="en-US"/>
        </w:rPr>
        <w:t>, chương 6, phần 6, IPCC200</w:t>
      </w:r>
      <w:ins w:id="13001" w:author="Huyen Tran Thu" w:date="2023-03-30T17:46:00Z">
        <w:r w:rsidR="00CF2954">
          <w:rPr>
            <w:lang w:val="en-US"/>
          </w:rPr>
          <w:t>19</w:t>
        </w:r>
      </w:ins>
      <w:del w:id="13002" w:author="Huyen Tran Thu" w:date="2023-03-30T17:46:00Z">
        <w:r w:rsidDel="00CF2954">
          <w:rPr>
            <w:lang w:val="en-US"/>
          </w:rPr>
          <w:delText>6</w:delText>
        </w:r>
      </w:del>
      <w:r>
        <w:rPr>
          <w:lang w:val="en-US"/>
        </w:rPr>
        <w:t xml:space="preserve"> như sau: </w:t>
      </w:r>
    </w:p>
    <w:p w14:paraId="11D57990" w14:textId="188B1493" w:rsidR="000509C9" w:rsidDel="00CF2954" w:rsidRDefault="000509C9" w:rsidP="005711BF">
      <w:pPr>
        <w:rPr>
          <w:del w:id="13003" w:author="Huyen Tran Thu" w:date="2023-03-30T17:41:00Z"/>
          <w:lang w:val="en-US"/>
        </w:rPr>
      </w:pPr>
    </w:p>
    <w:tbl>
      <w:tblPr>
        <w:tblStyle w:val="TableGrid"/>
        <w:tblW w:w="0" w:type="auto"/>
        <w:tblLook w:val="04A0" w:firstRow="1" w:lastRow="0" w:firstColumn="1" w:lastColumn="0" w:noHBand="0" w:noVBand="1"/>
      </w:tblPr>
      <w:tblGrid>
        <w:gridCol w:w="9062"/>
      </w:tblGrid>
      <w:tr w:rsidR="00A64699" w14:paraId="0AE7B5CF" w14:textId="77777777" w:rsidTr="00A64699">
        <w:tc>
          <w:tcPr>
            <w:tcW w:w="9288" w:type="dxa"/>
          </w:tcPr>
          <w:p w14:paraId="7B3EAAA5" w14:textId="4C90F0EA" w:rsidR="00A64699" w:rsidRPr="00A64699" w:rsidRDefault="00A64699" w:rsidP="00A64699">
            <w:pPr>
              <w:ind w:firstLine="0"/>
              <w:jc w:val="center"/>
              <w:rPr>
                <w:b/>
                <w:bCs/>
              </w:rPr>
            </w:pPr>
            <w:r w:rsidRPr="00A64699">
              <w:rPr>
                <w:b/>
                <w:bCs/>
              </w:rPr>
              <w:t>Công thức 6.1</w:t>
            </w:r>
            <w:ins w:id="13004" w:author="Huyen Tran Thu" w:date="2023-03-30T17:46:00Z">
              <w:r w:rsidR="00CF2954">
                <w:rPr>
                  <w:b/>
                  <w:bCs/>
                </w:rPr>
                <w:t xml:space="preserve"> (Cập nhật)</w:t>
              </w:r>
            </w:ins>
            <w:r w:rsidRPr="00A64699">
              <w:rPr>
                <w:b/>
                <w:bCs/>
              </w:rPr>
              <w:t>. Lượng khí CH</w:t>
            </w:r>
            <w:r w:rsidRPr="00A64699">
              <w:rPr>
                <w:b/>
                <w:bCs/>
                <w:vertAlign w:val="subscript"/>
              </w:rPr>
              <w:t>4</w:t>
            </w:r>
            <w:r w:rsidRPr="00A64699">
              <w:rPr>
                <w:b/>
                <w:bCs/>
              </w:rPr>
              <w:t xml:space="preserve"> từ nước thải sinh hoạt</w:t>
            </w:r>
            <w:ins w:id="13005" w:author="Thu Huyen Tran" w:date="2023-04-06T22:20:00Z">
              <w:r w:rsidR="0092344D">
                <w:rPr>
                  <w:b/>
                  <w:bCs/>
                </w:rPr>
                <w:t xml:space="preserve"> cho mỗi loại hình xả thải</w:t>
              </w:r>
            </w:ins>
            <w:ins w:id="13006" w:author="Thu Huyen Tran" w:date="2023-04-06T22:21:00Z">
              <w:r w:rsidR="0092344D">
                <w:rPr>
                  <w:b/>
                  <w:bCs/>
                </w:rPr>
                <w:t>/xử lý</w:t>
              </w:r>
            </w:ins>
            <w:ins w:id="13007" w:author="Thu Huyen Tran" w:date="2023-04-06T22:20:00Z">
              <w:r w:rsidR="0092344D">
                <w:rPr>
                  <w:b/>
                  <w:bCs/>
                </w:rPr>
                <w:t xml:space="preserve"> hoặc hệ thống, j</w:t>
              </w:r>
            </w:ins>
          </w:p>
          <w:p w14:paraId="32734340" w14:textId="615F500B" w:rsidR="00A64699" w:rsidRPr="00A64699" w:rsidRDefault="00A64699" w:rsidP="00A64699">
            <w:pPr>
              <w:ind w:firstLine="0"/>
              <w:jc w:val="center"/>
              <w:rPr>
                <w:rFonts w:eastAsiaTheme="minorEastAsia"/>
              </w:rPr>
            </w:pPr>
            <w:r w:rsidRPr="00A64699">
              <w:t>CH</w:t>
            </w:r>
            <w:r w:rsidRPr="00A64699">
              <w:rPr>
                <w:vertAlign w:val="subscript"/>
              </w:rPr>
              <w:t>4</w:t>
            </w:r>
            <w:r w:rsidRPr="00A64699">
              <w:t xml:space="preserve"> Emissions</w:t>
            </w:r>
            <w:ins w:id="13008" w:author="Huyen Tran Thu" w:date="2023-03-30T17:47:00Z">
              <w:r w:rsidR="00CF2954">
                <w:rPr>
                  <w:vertAlign w:val="subscript"/>
                </w:rPr>
                <w:t xml:space="preserve">j </w:t>
              </w:r>
              <w:r w:rsidR="00CF2954">
                <w:t>=</w:t>
              </w:r>
            </w:ins>
            <w:r w:rsidRPr="00A64699">
              <w:t xml:space="preserve"> </w:t>
            </w:r>
            <m:oMath>
              <m:r>
                <w:ins w:id="13009" w:author="Huyen Tran Thu" w:date="2023-03-30T17:47:00Z">
                  <w:rPr>
                    <w:rFonts w:ascii="Cambria Math" w:hAnsi="Cambria Math"/>
                  </w:rPr>
                  <m:t xml:space="preserve"> </m:t>
                </w:ins>
              </m:r>
            </m:oMath>
            <w:del w:id="13010" w:author="Huyen Tran Thu" w:date="2023-03-30T17:47:00Z">
              <w:r w:rsidRPr="00A64699" w:rsidDel="00CF2954">
                <w:delText xml:space="preserve">= </w:delText>
              </w:r>
            </w:del>
            <m:oMath>
              <m:d>
                <m:dPr>
                  <m:begChr m:val="["/>
                  <m:endChr m:val="]"/>
                  <m:ctrlPr>
                    <w:del w:id="13011" w:author="Huyen Tran Thu" w:date="2023-03-30T17:47:00Z">
                      <w:rPr>
                        <w:rFonts w:ascii="Cambria Math" w:hAnsi="Cambria Math"/>
                        <w:i/>
                      </w:rPr>
                    </w:del>
                  </m:ctrlPr>
                </m:dPr>
                <m:e>
                  <m:nary>
                    <m:naryPr>
                      <m:chr m:val="∑"/>
                      <m:limLoc m:val="undOvr"/>
                      <m:supHide m:val="1"/>
                      <m:ctrlPr>
                        <w:del w:id="13012" w:author="Huyen Tran Thu" w:date="2023-03-30T17:47:00Z">
                          <w:rPr>
                            <w:rFonts w:ascii="Cambria Math" w:hAnsi="Cambria Math"/>
                            <w:i/>
                          </w:rPr>
                        </w:del>
                      </m:ctrlPr>
                    </m:naryPr>
                    <m:sub>
                      <m:r>
                        <w:del w:id="13013" w:author="Huyen Tran Thu" w:date="2023-03-30T17:47:00Z">
                          <w:rPr>
                            <w:rFonts w:ascii="Cambria Math" w:hAnsi="Cambria Math"/>
                          </w:rPr>
                          <m:t>i,j</m:t>
                        </w:del>
                      </m:r>
                    </m:sub>
                    <m:sup/>
                    <m:e>
                      <m:r>
                        <w:ins w:id="13014" w:author="Huyen Tran Thu" w:date="2023-03-30T17:47:00Z">
                          <w:rPr>
                            <w:rFonts w:ascii="Cambria Math" w:hAnsi="Cambria Math"/>
                          </w:rPr>
                          <m:t>[</m:t>
                        </w:ins>
                      </m:r>
                      <m:d>
                        <m:dPr>
                          <m:ctrlPr>
                            <w:del w:id="13015" w:author="Huyen Tran Thu" w:date="2023-03-30T17:47:00Z">
                              <w:rPr>
                                <w:rFonts w:ascii="Cambria Math" w:hAnsi="Cambria Math"/>
                                <w:i/>
                              </w:rPr>
                            </w:del>
                          </m:ctrlPr>
                        </m:dPr>
                        <m:e>
                          <m:sSub>
                            <m:sSubPr>
                              <m:ctrlPr>
                                <w:del w:id="13016" w:author="Huyen Tran Thu" w:date="2023-03-30T17:47:00Z">
                                  <w:rPr>
                                    <w:rFonts w:ascii="Cambria Math" w:hAnsi="Cambria Math"/>
                                    <w:i/>
                                  </w:rPr>
                                </w:del>
                              </m:ctrlPr>
                            </m:sSubPr>
                            <m:e>
                              <m:r>
                                <w:del w:id="13017" w:author="Huyen Tran Thu" w:date="2023-03-30T17:47:00Z">
                                  <w:rPr>
                                    <w:rFonts w:ascii="Cambria Math" w:hAnsi="Cambria Math"/>
                                  </w:rPr>
                                  <m:t>U</m:t>
                                </w:del>
                              </m:r>
                            </m:e>
                            <m:sub>
                              <m:r>
                                <w:del w:id="13018" w:author="Huyen Tran Thu" w:date="2023-03-30T17:47:00Z">
                                  <w:rPr>
                                    <w:rFonts w:ascii="Cambria Math" w:hAnsi="Cambria Math"/>
                                  </w:rPr>
                                  <m:t>i</m:t>
                                </w:del>
                              </m:r>
                            </m:sub>
                          </m:sSub>
                          <m:r>
                            <w:del w:id="13019" w:author="Huyen Tran Thu" w:date="2023-03-30T17:47:00Z">
                              <w:rPr>
                                <w:rFonts w:ascii="Cambria Math" w:hAnsi="Cambria Math"/>
                              </w:rPr>
                              <m:t>×</m:t>
                            </w:del>
                          </m:r>
                          <m:sSub>
                            <m:sSubPr>
                              <m:ctrlPr>
                                <w:del w:id="13020" w:author="Huyen Tran Thu" w:date="2023-03-30T17:47:00Z">
                                  <w:rPr>
                                    <w:rFonts w:ascii="Cambria Math" w:hAnsi="Cambria Math"/>
                                    <w:i/>
                                  </w:rPr>
                                </w:del>
                              </m:ctrlPr>
                            </m:sSubPr>
                            <m:e>
                              <m:r>
                                <w:del w:id="13021" w:author="Huyen Tran Thu" w:date="2023-03-30T17:47:00Z">
                                  <w:rPr>
                                    <w:rFonts w:ascii="Cambria Math" w:hAnsi="Cambria Math"/>
                                  </w:rPr>
                                  <m:t>T</m:t>
                                </w:del>
                              </m:r>
                            </m:e>
                            <m:sub>
                              <m:r>
                                <w:del w:id="13022" w:author="Huyen Tran Thu" w:date="2023-03-30T17:47:00Z">
                                  <w:rPr>
                                    <w:rFonts w:ascii="Cambria Math" w:hAnsi="Cambria Math"/>
                                  </w:rPr>
                                  <m:t>i,j</m:t>
                                </w:del>
                              </m:r>
                            </m:sub>
                          </m:sSub>
                          <m:r>
                            <w:del w:id="13023" w:author="Huyen Tran Thu" w:date="2023-03-30T17:47:00Z">
                              <w:rPr>
                                <w:rFonts w:ascii="Cambria Math" w:hAnsi="Cambria Math"/>
                              </w:rPr>
                              <m:t>×</m:t>
                            </w:del>
                          </m:r>
                          <m:sSub>
                            <m:sSubPr>
                              <m:ctrlPr>
                                <w:del w:id="13024" w:author="Huyen Tran Thu" w:date="2023-03-30T17:47:00Z">
                                  <w:rPr>
                                    <w:rFonts w:ascii="Cambria Math" w:hAnsi="Cambria Math"/>
                                    <w:i/>
                                  </w:rPr>
                                </w:del>
                              </m:ctrlPr>
                            </m:sSubPr>
                            <m:e>
                              <m:r>
                                <w:del w:id="13025" w:author="Huyen Tran Thu" w:date="2023-03-30T17:47:00Z">
                                  <w:rPr>
                                    <w:rFonts w:ascii="Cambria Math" w:hAnsi="Cambria Math"/>
                                  </w:rPr>
                                  <m:t>EF</m:t>
                                </w:del>
                              </m:r>
                            </m:e>
                            <m:sub>
                              <m:r>
                                <w:del w:id="13026" w:author="Huyen Tran Thu" w:date="2023-03-30T17:47:00Z">
                                  <w:rPr>
                                    <w:rFonts w:ascii="Cambria Math" w:hAnsi="Cambria Math"/>
                                  </w:rPr>
                                  <m:t>j</m:t>
                                </w:del>
                              </m:r>
                            </m:sub>
                          </m:sSub>
                        </m:e>
                      </m:d>
                    </m:e>
                  </m:nary>
                </m:e>
              </m:d>
              <m:r>
                <w:del w:id="13027" w:author="Huyen Tran Thu" w:date="2023-03-30T17:47:00Z">
                  <w:rPr>
                    <w:rFonts w:ascii="Cambria Math" w:hAnsi="Cambria Math"/>
                  </w:rPr>
                  <m:t>×</m:t>
                </w:del>
              </m:r>
              <m:d>
                <m:dPr>
                  <m:ctrlPr>
                    <w:rPr>
                      <w:rFonts w:ascii="Cambria Math" w:hAnsi="Cambria Math"/>
                      <w:i/>
                    </w:rPr>
                  </m:ctrlPr>
                </m:dPr>
                <m:e>
                  <m:r>
                    <w:rPr>
                      <w:rFonts w:ascii="Cambria Math" w:hAnsi="Cambria Math"/>
                    </w:rPr>
                    <m:t>TOW</m:t>
                  </m:r>
                  <m:r>
                    <w:ins w:id="13028" w:author="Huyen Tran Thu" w:date="2023-03-30T17:47:00Z">
                      <w:rPr>
                        <w:rFonts w:ascii="Cambria Math" w:hAnsi="Cambria Math"/>
                      </w:rPr>
                      <m:t>j</m:t>
                    </w:ins>
                  </m:r>
                  <m:r>
                    <w:rPr>
                      <w:rFonts w:ascii="Cambria Math" w:hAnsi="Cambria Math"/>
                    </w:rPr>
                    <m:t>-S</m:t>
                  </m:r>
                  <m:r>
                    <w:ins w:id="13029" w:author="Huyen Tran Thu" w:date="2023-03-30T17:47:00Z">
                      <w:rPr>
                        <w:rFonts w:ascii="Cambria Math" w:hAnsi="Cambria Math"/>
                      </w:rPr>
                      <m:t>j</m:t>
                    </w:ins>
                  </m:r>
                </m:e>
              </m:d>
              <m:r>
                <w:ins w:id="13030" w:author="Huyen Tran Thu" w:date="2023-03-30T17:46:00Z">
                  <m:rPr>
                    <m:sty m:val="p"/>
                  </m:rPr>
                  <w:rPr>
                    <w:rFonts w:ascii="Cambria Math" w:hAnsi="Cambria Math"/>
                  </w:rPr>
                  <m:t xml:space="preserve"> x </m:t>
                </w:ins>
              </m:r>
              <m:sSub>
                <m:sSubPr>
                  <m:ctrlPr>
                    <w:ins w:id="13031" w:author="Huyen Tran Thu" w:date="2023-03-30T17:47:00Z">
                      <w:rPr>
                        <w:rFonts w:ascii="Cambria Math" w:hAnsi="Cambria Math"/>
                        <w:i/>
                      </w:rPr>
                    </w:ins>
                  </m:ctrlPr>
                </m:sSubPr>
                <m:e>
                  <m:r>
                    <w:ins w:id="13032" w:author="Huyen Tran Thu" w:date="2023-03-30T17:47:00Z">
                      <w:rPr>
                        <w:rFonts w:ascii="Cambria Math" w:hAnsi="Cambria Math"/>
                      </w:rPr>
                      <m:t>EF</m:t>
                    </w:ins>
                  </m:r>
                </m:e>
                <m:sub>
                  <m:r>
                    <w:ins w:id="13033" w:author="Huyen Tran Thu" w:date="2023-03-30T17:47:00Z">
                      <w:rPr>
                        <w:rFonts w:ascii="Cambria Math" w:hAnsi="Cambria Math"/>
                      </w:rPr>
                      <m:t>j</m:t>
                    </w:ins>
                  </m:r>
                </m:sub>
              </m:sSub>
              <m:r>
                <w:rPr>
                  <w:rFonts w:ascii="Cambria Math" w:hAnsi="Cambria Math"/>
                </w:rPr>
                <m:t>-R</m:t>
              </m:r>
              <m:r>
                <w:ins w:id="13034" w:author="Huyen Tran Thu" w:date="2023-03-30T17:47:00Z">
                  <w:rPr>
                    <w:rFonts w:ascii="Cambria Math" w:hAnsi="Cambria Math"/>
                  </w:rPr>
                  <m:t>j]</m:t>
                </w:ins>
              </m:r>
            </m:oMath>
          </w:p>
        </w:tc>
      </w:tr>
    </w:tbl>
    <w:p w14:paraId="11E7E343" w14:textId="1EB67F46" w:rsidR="00A64699" w:rsidRDefault="00A64699" w:rsidP="005711BF">
      <w:pPr>
        <w:rPr>
          <w:lang w:val="en-US"/>
        </w:rPr>
      </w:pPr>
      <w:r>
        <w:rPr>
          <w:lang w:val="en-US"/>
        </w:rPr>
        <w:t xml:space="preserve">Trong đó: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3035" w:author="Thu Huyen Tran" w:date="2023-12-05T22:29: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2553"/>
        <w:gridCol w:w="6519"/>
        <w:tblGridChange w:id="13036">
          <w:tblGrid>
            <w:gridCol w:w="1863"/>
            <w:gridCol w:w="690"/>
            <w:gridCol w:w="6519"/>
          </w:tblGrid>
        </w:tblGridChange>
      </w:tblGrid>
      <w:tr w:rsidR="00A64699" w:rsidRPr="00A14A44" w14:paraId="3E58BA61" w14:textId="77777777" w:rsidTr="00DF166A">
        <w:tc>
          <w:tcPr>
            <w:tcW w:w="1407" w:type="pct"/>
            <w:vAlign w:val="center"/>
            <w:tcPrChange w:id="13037" w:author="Thu Huyen Tran" w:date="2023-12-05T22:29:00Z">
              <w:tcPr>
                <w:tcW w:w="1027" w:type="pct"/>
                <w:vAlign w:val="center"/>
              </w:tcPr>
            </w:tcPrChange>
          </w:tcPr>
          <w:p w14:paraId="334D5227" w14:textId="3F7946B6" w:rsidR="00A64699" w:rsidRPr="00CF2954" w:rsidRDefault="00A64699" w:rsidP="000D06D2">
            <w:pPr>
              <w:ind w:firstLine="0"/>
              <w:rPr>
                <w:vertAlign w:val="subscript"/>
                <w:rPrChange w:id="13038" w:author="Huyen Tran Thu" w:date="2023-03-30T17:48:00Z">
                  <w:rPr/>
                </w:rPrChange>
              </w:rPr>
            </w:pPr>
            <w:r>
              <w:t>CH</w:t>
            </w:r>
            <w:r>
              <w:rPr>
                <w:vertAlign w:val="subscript"/>
              </w:rPr>
              <w:t>4</w:t>
            </w:r>
            <w:r>
              <w:t xml:space="preserve"> Emissions</w:t>
            </w:r>
            <w:ins w:id="13039" w:author="Huyen Tran Thu" w:date="2023-03-30T17:48:00Z">
              <w:r w:rsidR="00CF2954">
                <w:rPr>
                  <w:vertAlign w:val="subscript"/>
                </w:rPr>
                <w:t>j</w:t>
              </w:r>
            </w:ins>
          </w:p>
        </w:tc>
        <w:tc>
          <w:tcPr>
            <w:tcW w:w="3593" w:type="pct"/>
            <w:vAlign w:val="center"/>
            <w:tcPrChange w:id="13040" w:author="Thu Huyen Tran" w:date="2023-12-05T22:29:00Z">
              <w:tcPr>
                <w:tcW w:w="3973" w:type="pct"/>
                <w:gridSpan w:val="2"/>
                <w:vAlign w:val="center"/>
              </w:tcPr>
            </w:tcPrChange>
          </w:tcPr>
          <w:p w14:paraId="38556036" w14:textId="188DF754" w:rsidR="00A64699" w:rsidRPr="00D93500" w:rsidRDefault="00A64699" w:rsidP="000D06D2">
            <w:pPr>
              <w:ind w:firstLine="0"/>
            </w:pPr>
            <w:r>
              <w:t>Phát thải CH</w:t>
            </w:r>
            <w:r>
              <w:rPr>
                <w:vertAlign w:val="subscript"/>
              </w:rPr>
              <w:t>4</w:t>
            </w:r>
            <w:r>
              <w:t xml:space="preserve"> </w:t>
            </w:r>
            <w:ins w:id="13041" w:author="Huyen Tran Thu" w:date="2023-03-30T17:53:00Z">
              <w:r w:rsidR="00094BC9">
                <w:t>từ quá trình xả thải/xử lý</w:t>
              </w:r>
            </w:ins>
            <w:ins w:id="13042" w:author="Huyen Tran Thu" w:date="2023-03-30T17:54:00Z">
              <w:r w:rsidR="00094BC9">
                <w:t xml:space="preserve"> hoặc hệ thống, j, </w:t>
              </w:r>
            </w:ins>
            <w:r>
              <w:t xml:space="preserve">trong năm kiểm kê, </w:t>
            </w:r>
            <w:ins w:id="13043" w:author="Huyen Tran Thu" w:date="2023-03-30T17:54:00Z">
              <w:r w:rsidR="00094BC9">
                <w:t>kgCH</w:t>
              </w:r>
              <w:r w:rsidR="00094BC9">
                <w:rPr>
                  <w:vertAlign w:val="subscript"/>
                </w:rPr>
                <w:t>4</w:t>
              </w:r>
              <w:r w:rsidR="00094BC9">
                <w:t>/năm</w:t>
              </w:r>
            </w:ins>
            <w:del w:id="13044" w:author="Huyen Tran Thu" w:date="2023-03-30T17:54:00Z">
              <w:r w:rsidDel="00094BC9">
                <w:delText>Gg</w:delText>
              </w:r>
            </w:del>
          </w:p>
        </w:tc>
      </w:tr>
      <w:tr w:rsidR="00A64699" w:rsidRPr="00A14A44" w14:paraId="192B3C83" w14:textId="77777777" w:rsidTr="00DF166A">
        <w:tc>
          <w:tcPr>
            <w:tcW w:w="1407" w:type="pct"/>
            <w:vAlign w:val="center"/>
            <w:tcPrChange w:id="13045" w:author="Thu Huyen Tran" w:date="2023-12-05T22:29:00Z">
              <w:tcPr>
                <w:tcW w:w="1027" w:type="pct"/>
                <w:vAlign w:val="center"/>
              </w:tcPr>
            </w:tcPrChange>
          </w:tcPr>
          <w:p w14:paraId="6CF2EF01" w14:textId="6D6B6788" w:rsidR="00A64699" w:rsidRPr="00094BC9" w:rsidRDefault="00A64699" w:rsidP="000D06D2">
            <w:pPr>
              <w:ind w:firstLine="0"/>
              <w:rPr>
                <w:vertAlign w:val="subscript"/>
                <w:rPrChange w:id="13046" w:author="Huyen Tran Thu" w:date="2023-03-30T17:55:00Z">
                  <w:rPr/>
                </w:rPrChange>
              </w:rPr>
            </w:pPr>
            <w:r>
              <w:t>TOW</w:t>
            </w:r>
            <w:ins w:id="13047" w:author="Huyen Tran Thu" w:date="2023-03-30T17:55:00Z">
              <w:r w:rsidR="00094BC9">
                <w:rPr>
                  <w:vertAlign w:val="subscript"/>
                </w:rPr>
                <w:t>j</w:t>
              </w:r>
            </w:ins>
          </w:p>
        </w:tc>
        <w:tc>
          <w:tcPr>
            <w:tcW w:w="3593" w:type="pct"/>
            <w:vAlign w:val="center"/>
            <w:tcPrChange w:id="13048" w:author="Thu Huyen Tran" w:date="2023-12-05T22:29:00Z">
              <w:tcPr>
                <w:tcW w:w="3973" w:type="pct"/>
                <w:gridSpan w:val="2"/>
                <w:vAlign w:val="center"/>
              </w:tcPr>
            </w:tcPrChange>
          </w:tcPr>
          <w:p w14:paraId="3EC7FC6A" w14:textId="163A6DE6" w:rsidR="00A64699" w:rsidRPr="00A14A44" w:rsidRDefault="00A64699" w:rsidP="000D06D2">
            <w:pPr>
              <w:ind w:firstLine="0"/>
            </w:pPr>
            <w:r>
              <w:t>Lượng chất thải hữu cơ trong nước thải sinh hoạt</w:t>
            </w:r>
            <w:ins w:id="13049" w:author="Huyen Tran Thu" w:date="2023-03-30T17:55:00Z">
              <w:r w:rsidR="00094BC9">
                <w:t xml:space="preserve"> từ quá trình xả thải/xử lý hoặc hệ thống, j, </w:t>
              </w:r>
            </w:ins>
            <w:del w:id="13050" w:author="Huyen Tran Thu" w:date="2023-03-30T17:55:00Z">
              <w:r w:rsidDel="00094BC9">
                <w:delText xml:space="preserve"> </w:delText>
              </w:r>
            </w:del>
            <w:r>
              <w:t>năm kiểm kê, kg BOD/năm</w:t>
            </w:r>
          </w:p>
        </w:tc>
      </w:tr>
      <w:tr w:rsidR="00A64699" w:rsidRPr="00A14A44" w14:paraId="68CCAD4D" w14:textId="77777777" w:rsidTr="00DF166A">
        <w:tc>
          <w:tcPr>
            <w:tcW w:w="1407" w:type="pct"/>
            <w:vAlign w:val="center"/>
            <w:tcPrChange w:id="13051" w:author="Thu Huyen Tran" w:date="2023-12-05T22:29:00Z">
              <w:tcPr>
                <w:tcW w:w="1027" w:type="pct"/>
                <w:vAlign w:val="center"/>
              </w:tcPr>
            </w:tcPrChange>
          </w:tcPr>
          <w:p w14:paraId="2ABD2470" w14:textId="177DFA5A" w:rsidR="00A64699" w:rsidRPr="00094BC9" w:rsidRDefault="00A64699" w:rsidP="000D06D2">
            <w:pPr>
              <w:ind w:firstLine="0"/>
              <w:rPr>
                <w:vertAlign w:val="subscript"/>
                <w:rPrChange w:id="13052" w:author="Huyen Tran Thu" w:date="2023-03-30T17:55:00Z">
                  <w:rPr/>
                </w:rPrChange>
              </w:rPr>
            </w:pPr>
            <w:r>
              <w:t>S</w:t>
            </w:r>
            <w:ins w:id="13053" w:author="Huyen Tran Thu" w:date="2023-03-30T17:55:00Z">
              <w:r w:rsidR="00094BC9">
                <w:rPr>
                  <w:vertAlign w:val="subscript"/>
                </w:rPr>
                <w:t>j</w:t>
              </w:r>
            </w:ins>
          </w:p>
        </w:tc>
        <w:tc>
          <w:tcPr>
            <w:tcW w:w="3593" w:type="pct"/>
            <w:vAlign w:val="center"/>
            <w:tcPrChange w:id="13054" w:author="Thu Huyen Tran" w:date="2023-12-05T22:29:00Z">
              <w:tcPr>
                <w:tcW w:w="3973" w:type="pct"/>
                <w:gridSpan w:val="2"/>
                <w:vAlign w:val="center"/>
              </w:tcPr>
            </w:tcPrChange>
          </w:tcPr>
          <w:p w14:paraId="352BB507" w14:textId="45010ED0" w:rsidR="0092344D" w:rsidRPr="0092344D" w:rsidRDefault="00A64699" w:rsidP="000D06D2">
            <w:pPr>
              <w:ind w:firstLine="0"/>
            </w:pPr>
            <w:r>
              <w:t>Thành phần hữu cơ được loại bỏ dưới dạng bùn</w:t>
            </w:r>
            <w:ins w:id="13055" w:author="Thu Huyen Tran" w:date="2023-04-06T22:22:00Z">
              <w:r w:rsidR="0092344D">
                <w:t xml:space="preserve"> từ hệ thống xả thải/xử lý hoặc hệ thống, j</w:t>
              </w:r>
            </w:ins>
            <w:r>
              <w:t xml:space="preserve"> trong năm kiểm kê, kg BOD/năm</w:t>
            </w:r>
            <w:ins w:id="13056" w:author="Thu Huyen Tran" w:date="2023-04-06T22:23:00Z">
              <w:r w:rsidR="0092344D">
                <w:t>. Xem công thức 6.3b và 6.3c. Đối với nước thải ra môi trường mà không loại bỏ bùn (Sj = 0) và không thu hồi CH</w:t>
              </w:r>
              <w:r w:rsidR="0092344D">
                <w:rPr>
                  <w:vertAlign w:val="subscript"/>
                </w:rPr>
                <w:t>4</w:t>
              </w:r>
              <w:r w:rsidR="0092344D">
                <w:t xml:space="preserve"> (Rj = 0)</w:t>
              </w:r>
            </w:ins>
            <w:ins w:id="13057" w:author="Thu Huyen Tran" w:date="2023-04-06T22:24:00Z">
              <w:r w:rsidR="0092344D">
                <w:t xml:space="preserve">. Đối với hệ thống xử lý nước thải, xem phần </w:t>
              </w:r>
              <w:r w:rsidR="0092344D">
                <w:lastRenderedPageBreak/>
                <w:t>6.2.2.3 để biết th</w:t>
              </w:r>
            </w:ins>
            <w:ins w:id="13058" w:author="Thu Huyen Tran" w:date="2023-04-06T22:25:00Z">
              <w:r w:rsidR="0092344D">
                <w:t>ê</w:t>
              </w:r>
            </w:ins>
            <w:ins w:id="13059" w:author="Thu Huyen Tran" w:date="2023-04-06T22:24:00Z">
              <w:r w:rsidR="0092344D">
                <w:t>m hướng dẫn về cách tính S</w:t>
              </w:r>
            </w:ins>
            <w:ins w:id="13060" w:author="Thu Huyen Tran" w:date="2023-04-06T22:25:00Z">
              <w:r w:rsidR="0092344D">
                <w:t xml:space="preserve">, thành phần hữu cơ được loại bỏ dưới dạng bùn, nếu không có dữ liệu cụ thể theo quốc gia. </w:t>
              </w:r>
            </w:ins>
          </w:p>
        </w:tc>
      </w:tr>
      <w:tr w:rsidR="0092344D" w:rsidRPr="00A14A44" w14:paraId="5637AC9A" w14:textId="77777777" w:rsidTr="00DF166A">
        <w:trPr>
          <w:ins w:id="13061" w:author="Thu Huyen Tran" w:date="2023-04-06T22:26:00Z"/>
        </w:trPr>
        <w:tc>
          <w:tcPr>
            <w:tcW w:w="1407" w:type="pct"/>
            <w:vAlign w:val="center"/>
            <w:tcPrChange w:id="13062" w:author="Thu Huyen Tran" w:date="2023-12-05T22:29:00Z">
              <w:tcPr>
                <w:tcW w:w="1027" w:type="pct"/>
                <w:vAlign w:val="center"/>
              </w:tcPr>
            </w:tcPrChange>
          </w:tcPr>
          <w:p w14:paraId="47EEBF0B" w14:textId="55A54959" w:rsidR="0092344D" w:rsidRDefault="0092344D">
            <w:pPr>
              <w:ind w:firstLine="0"/>
              <w:rPr>
                <w:ins w:id="13063" w:author="Thu Huyen Tran" w:date="2023-04-06T22:26:00Z"/>
              </w:rPr>
              <w:pPrChange w:id="13064" w:author="Thu Huyen Tran" w:date="2023-04-06T22:26:00Z">
                <w:pPr/>
              </w:pPrChange>
            </w:pPr>
            <w:ins w:id="13065" w:author="Thu Huyen Tran" w:date="2023-04-06T22:26:00Z">
              <w:r>
                <w:lastRenderedPageBreak/>
                <w:t>j</w:t>
              </w:r>
            </w:ins>
          </w:p>
        </w:tc>
        <w:tc>
          <w:tcPr>
            <w:tcW w:w="3593" w:type="pct"/>
            <w:vAlign w:val="center"/>
            <w:tcPrChange w:id="13066" w:author="Thu Huyen Tran" w:date="2023-12-05T22:29:00Z">
              <w:tcPr>
                <w:tcW w:w="3973" w:type="pct"/>
                <w:gridSpan w:val="2"/>
                <w:vAlign w:val="center"/>
              </w:tcPr>
            </w:tcPrChange>
          </w:tcPr>
          <w:p w14:paraId="2D23EC94" w14:textId="1F457385" w:rsidR="0092344D" w:rsidRPr="0092344D" w:rsidRDefault="0092344D">
            <w:pPr>
              <w:ind w:firstLine="0"/>
              <w:rPr>
                <w:ins w:id="13067" w:author="Thu Huyen Tran" w:date="2023-04-06T22:26:00Z"/>
              </w:rPr>
              <w:pPrChange w:id="13068" w:author="Thu Huyen Tran" w:date="2023-04-06T22:26:00Z">
                <w:pPr/>
              </w:pPrChange>
            </w:pPr>
            <w:ins w:id="13069" w:author="Thu Huyen Tran" w:date="2023-04-06T22:26:00Z">
              <w:r>
                <w:t>Mỗi loại hình xả thải/xử lý hoặc hệ thống</w:t>
              </w:r>
            </w:ins>
            <w:ins w:id="13070" w:author="Thu Huyen Tran" w:date="2023-04-06T22:27:00Z">
              <w:r>
                <w:t xml:space="preserve"> </w:t>
              </w:r>
            </w:ins>
          </w:p>
        </w:tc>
      </w:tr>
      <w:tr w:rsidR="00A64699" w:rsidRPr="00D93500" w:rsidDel="00094BC9" w14:paraId="5743D088" w14:textId="2DFFFB2F" w:rsidTr="00DF166A">
        <w:trPr>
          <w:del w:id="13071" w:author="Huyen Tran Thu" w:date="2023-03-30T17:55:00Z"/>
        </w:trPr>
        <w:tc>
          <w:tcPr>
            <w:tcW w:w="1407" w:type="pct"/>
            <w:vAlign w:val="center"/>
            <w:tcPrChange w:id="13072" w:author="Thu Huyen Tran" w:date="2023-12-05T22:29:00Z">
              <w:tcPr>
                <w:tcW w:w="1027" w:type="pct"/>
                <w:vAlign w:val="center"/>
              </w:tcPr>
            </w:tcPrChange>
          </w:tcPr>
          <w:p w14:paraId="0F21420F" w14:textId="35622836" w:rsidR="00A64699" w:rsidRPr="00D93500" w:rsidDel="00094BC9" w:rsidRDefault="00A64699" w:rsidP="000D06D2">
            <w:pPr>
              <w:ind w:firstLine="0"/>
              <w:rPr>
                <w:del w:id="13073" w:author="Huyen Tran Thu" w:date="2023-03-30T17:55:00Z"/>
                <w:vertAlign w:val="subscript"/>
              </w:rPr>
            </w:pPr>
            <w:del w:id="13074" w:author="Huyen Tran Thu" w:date="2023-03-30T17:55:00Z">
              <w:r w:rsidDel="00094BC9">
                <w:delText>U</w:delText>
              </w:r>
              <w:r w:rsidDel="00094BC9">
                <w:rPr>
                  <w:vertAlign w:val="subscript"/>
                </w:rPr>
                <w:delText>i</w:delText>
              </w:r>
            </w:del>
          </w:p>
        </w:tc>
        <w:tc>
          <w:tcPr>
            <w:tcW w:w="3593" w:type="pct"/>
            <w:vAlign w:val="center"/>
            <w:tcPrChange w:id="13075" w:author="Thu Huyen Tran" w:date="2023-12-05T22:29:00Z">
              <w:tcPr>
                <w:tcW w:w="3973" w:type="pct"/>
                <w:gridSpan w:val="2"/>
                <w:vAlign w:val="center"/>
              </w:tcPr>
            </w:tcPrChange>
          </w:tcPr>
          <w:p w14:paraId="09F0002F" w14:textId="4538C590" w:rsidR="00A64699" w:rsidRPr="00D93500" w:rsidDel="00094BC9" w:rsidRDefault="00A64699" w:rsidP="000D06D2">
            <w:pPr>
              <w:ind w:firstLine="0"/>
              <w:rPr>
                <w:del w:id="13076" w:author="Huyen Tran Thu" w:date="2023-03-30T17:55:00Z"/>
              </w:rPr>
            </w:pPr>
            <w:del w:id="13077" w:author="Huyen Tran Thu" w:date="2023-03-30T17:55:00Z">
              <w:r w:rsidDel="00094BC9">
                <w:delText xml:space="preserve">Tỷ lệ dân số trong nhóm thu nhập i trong năm kiểm kê, </w:delText>
              </w:r>
            </w:del>
          </w:p>
        </w:tc>
      </w:tr>
      <w:tr w:rsidR="00A64699" w:rsidRPr="00D93500" w:rsidDel="00094BC9" w14:paraId="39204D05" w14:textId="7DF9A852" w:rsidTr="00DF166A">
        <w:trPr>
          <w:del w:id="13078" w:author="Huyen Tran Thu" w:date="2023-03-30T17:55:00Z"/>
        </w:trPr>
        <w:tc>
          <w:tcPr>
            <w:tcW w:w="1407" w:type="pct"/>
            <w:vAlign w:val="center"/>
            <w:tcPrChange w:id="13079" w:author="Thu Huyen Tran" w:date="2023-12-05T22:29:00Z">
              <w:tcPr>
                <w:tcW w:w="1027" w:type="pct"/>
                <w:vAlign w:val="center"/>
              </w:tcPr>
            </w:tcPrChange>
          </w:tcPr>
          <w:p w14:paraId="5FA3D9DB" w14:textId="2DDC149E" w:rsidR="00A64699" w:rsidRPr="00035E7E" w:rsidDel="00094BC9" w:rsidRDefault="00A64699" w:rsidP="000D06D2">
            <w:pPr>
              <w:ind w:firstLine="0"/>
              <w:rPr>
                <w:del w:id="13080" w:author="Huyen Tran Thu" w:date="2023-03-30T17:55:00Z"/>
                <w:vertAlign w:val="subscript"/>
              </w:rPr>
            </w:pPr>
            <w:del w:id="13081" w:author="Huyen Tran Thu" w:date="2023-03-30T17:55:00Z">
              <w:r w:rsidDel="00094BC9">
                <w:delText>T</w:delText>
              </w:r>
              <w:r w:rsidDel="00094BC9">
                <w:rPr>
                  <w:vertAlign w:val="subscript"/>
                </w:rPr>
                <w:delText>i,j</w:delText>
              </w:r>
            </w:del>
          </w:p>
        </w:tc>
        <w:tc>
          <w:tcPr>
            <w:tcW w:w="3593" w:type="pct"/>
            <w:vAlign w:val="center"/>
            <w:tcPrChange w:id="13082" w:author="Thu Huyen Tran" w:date="2023-12-05T22:29:00Z">
              <w:tcPr>
                <w:tcW w:w="3973" w:type="pct"/>
                <w:gridSpan w:val="2"/>
                <w:vAlign w:val="center"/>
              </w:tcPr>
            </w:tcPrChange>
          </w:tcPr>
          <w:p w14:paraId="2BE98857" w14:textId="68B189A0" w:rsidR="00A64699" w:rsidRPr="00D93500" w:rsidDel="00094BC9" w:rsidRDefault="00A64699" w:rsidP="000D06D2">
            <w:pPr>
              <w:ind w:firstLine="0"/>
              <w:rPr>
                <w:del w:id="13083" w:author="Huyen Tran Thu" w:date="2023-03-30T17:55:00Z"/>
              </w:rPr>
            </w:pPr>
            <w:del w:id="13084" w:author="Huyen Tran Thu" w:date="2023-03-30T17:55:00Z">
              <w:r w:rsidDel="00094BC9">
                <w:delText>M</w:delText>
              </w:r>
              <w:r w:rsidRPr="00035E7E" w:rsidDel="00094BC9">
                <w:delText>ức độ sử dụng xử lý</w:delText>
              </w:r>
              <w:r w:rsidDel="00094BC9">
                <w:delText xml:space="preserve"> nước thải</w:delText>
              </w:r>
              <w:r w:rsidRPr="00035E7E" w:rsidDel="00094BC9">
                <w:delText xml:space="preserve">/xả thải, j, cho mỗi </w:delText>
              </w:r>
              <w:r w:rsidDel="00094BC9">
                <w:delText>nhóm</w:delText>
              </w:r>
              <w:r w:rsidRPr="00035E7E" w:rsidDel="00094BC9">
                <w:delText xml:space="preserve"> thu nhập i trong </w:delText>
              </w:r>
              <w:r w:rsidDel="00094BC9">
                <w:delText>năm kiểm kê,</w:delText>
              </w:r>
            </w:del>
          </w:p>
        </w:tc>
      </w:tr>
      <w:tr w:rsidR="00A64699" w:rsidRPr="00D93500" w:rsidDel="00094BC9" w14:paraId="7AF85915" w14:textId="2B99FC9A" w:rsidTr="00DF166A">
        <w:trPr>
          <w:del w:id="13085" w:author="Huyen Tran Thu" w:date="2023-03-30T17:55:00Z"/>
        </w:trPr>
        <w:tc>
          <w:tcPr>
            <w:tcW w:w="1407" w:type="pct"/>
            <w:vAlign w:val="center"/>
            <w:tcPrChange w:id="13086" w:author="Thu Huyen Tran" w:date="2023-12-05T22:29:00Z">
              <w:tcPr>
                <w:tcW w:w="1027" w:type="pct"/>
                <w:vAlign w:val="center"/>
              </w:tcPr>
            </w:tcPrChange>
          </w:tcPr>
          <w:p w14:paraId="2737835F" w14:textId="4667CD78" w:rsidR="00A64699" w:rsidDel="00094BC9" w:rsidRDefault="00A64699" w:rsidP="000D06D2">
            <w:pPr>
              <w:ind w:firstLine="0"/>
              <w:rPr>
                <w:del w:id="13087" w:author="Huyen Tran Thu" w:date="2023-03-30T17:55:00Z"/>
              </w:rPr>
            </w:pPr>
            <w:del w:id="13088" w:author="Huyen Tran Thu" w:date="2023-03-30T17:55:00Z">
              <w:r w:rsidDel="00094BC9">
                <w:delText>i</w:delText>
              </w:r>
            </w:del>
          </w:p>
        </w:tc>
        <w:tc>
          <w:tcPr>
            <w:tcW w:w="3593" w:type="pct"/>
            <w:vAlign w:val="center"/>
            <w:tcPrChange w:id="13089" w:author="Thu Huyen Tran" w:date="2023-12-05T22:29:00Z">
              <w:tcPr>
                <w:tcW w:w="3973" w:type="pct"/>
                <w:gridSpan w:val="2"/>
                <w:vAlign w:val="center"/>
              </w:tcPr>
            </w:tcPrChange>
          </w:tcPr>
          <w:p w14:paraId="17B7A317" w14:textId="78FD61B3" w:rsidR="00A64699" w:rsidRPr="00D93500" w:rsidDel="00094BC9" w:rsidRDefault="00A64699" w:rsidP="000D06D2">
            <w:pPr>
              <w:ind w:firstLine="0"/>
              <w:rPr>
                <w:del w:id="13090" w:author="Huyen Tran Thu" w:date="2023-03-30T17:55:00Z"/>
              </w:rPr>
            </w:pPr>
            <w:del w:id="13091" w:author="Huyen Tran Thu" w:date="2023-03-30T17:55:00Z">
              <w:r w:rsidDel="00094BC9">
                <w:delText>N</w:delText>
              </w:r>
              <w:r w:rsidRPr="005D41EF" w:rsidDel="00094BC9">
                <w:delText>hóm thu nhập: nông thôn, thành thị thu nhập cao và thu nhập thấp ở thành thị</w:delText>
              </w:r>
            </w:del>
          </w:p>
        </w:tc>
      </w:tr>
      <w:tr w:rsidR="00A64699" w:rsidRPr="00D93500" w:rsidDel="00094BC9" w14:paraId="2034C9A0" w14:textId="2BC2F730" w:rsidTr="00DF166A">
        <w:trPr>
          <w:del w:id="13092" w:author="Huyen Tran Thu" w:date="2023-03-30T17:55:00Z"/>
        </w:trPr>
        <w:tc>
          <w:tcPr>
            <w:tcW w:w="1407" w:type="pct"/>
            <w:vAlign w:val="center"/>
            <w:tcPrChange w:id="13093" w:author="Thu Huyen Tran" w:date="2023-12-05T22:29:00Z">
              <w:tcPr>
                <w:tcW w:w="1027" w:type="pct"/>
                <w:vAlign w:val="center"/>
              </w:tcPr>
            </w:tcPrChange>
          </w:tcPr>
          <w:p w14:paraId="247E6F85" w14:textId="36BE5AB7" w:rsidR="00A64699" w:rsidDel="00094BC9" w:rsidRDefault="00A64699" w:rsidP="000D06D2">
            <w:pPr>
              <w:ind w:firstLine="0"/>
              <w:rPr>
                <w:del w:id="13094" w:author="Huyen Tran Thu" w:date="2023-03-30T17:55:00Z"/>
              </w:rPr>
            </w:pPr>
            <w:del w:id="13095" w:author="Huyen Tran Thu" w:date="2023-03-30T17:55:00Z">
              <w:r w:rsidDel="00094BC9">
                <w:delText>j</w:delText>
              </w:r>
            </w:del>
          </w:p>
        </w:tc>
        <w:tc>
          <w:tcPr>
            <w:tcW w:w="3593" w:type="pct"/>
            <w:vAlign w:val="center"/>
            <w:tcPrChange w:id="13096" w:author="Thu Huyen Tran" w:date="2023-12-05T22:29:00Z">
              <w:tcPr>
                <w:tcW w:w="3973" w:type="pct"/>
                <w:gridSpan w:val="2"/>
                <w:vAlign w:val="center"/>
              </w:tcPr>
            </w:tcPrChange>
          </w:tcPr>
          <w:p w14:paraId="21890295" w14:textId="5D79FBEF" w:rsidR="00A64699" w:rsidRPr="00D93500" w:rsidDel="00094BC9" w:rsidRDefault="00A64699" w:rsidP="000D06D2">
            <w:pPr>
              <w:ind w:firstLine="0"/>
              <w:rPr>
                <w:del w:id="13097" w:author="Huyen Tran Thu" w:date="2023-03-30T17:55:00Z"/>
              </w:rPr>
            </w:pPr>
            <w:del w:id="13098" w:author="Huyen Tran Thu" w:date="2023-03-30T17:55:00Z">
              <w:r w:rsidDel="00094BC9">
                <w:delText>Hình thức xả thải/xử lý nước thải</w:delText>
              </w:r>
            </w:del>
          </w:p>
        </w:tc>
      </w:tr>
      <w:tr w:rsidR="00A64699" w:rsidRPr="00D93500" w14:paraId="661CA152" w14:textId="77777777" w:rsidTr="00DF166A">
        <w:tc>
          <w:tcPr>
            <w:tcW w:w="1407" w:type="pct"/>
            <w:vAlign w:val="center"/>
            <w:tcPrChange w:id="13099" w:author="Thu Huyen Tran" w:date="2023-12-05T22:29:00Z">
              <w:tcPr>
                <w:tcW w:w="1027" w:type="pct"/>
                <w:vAlign w:val="center"/>
              </w:tcPr>
            </w:tcPrChange>
          </w:tcPr>
          <w:p w14:paraId="2427BB25" w14:textId="77777777" w:rsidR="00A64699" w:rsidRPr="00035E7E" w:rsidRDefault="00A64699" w:rsidP="000D06D2">
            <w:pPr>
              <w:ind w:firstLine="0"/>
              <w:rPr>
                <w:vertAlign w:val="subscript"/>
              </w:rPr>
            </w:pPr>
            <w:r>
              <w:t>EF</w:t>
            </w:r>
            <w:r>
              <w:rPr>
                <w:vertAlign w:val="subscript"/>
              </w:rPr>
              <w:t>j</w:t>
            </w:r>
          </w:p>
        </w:tc>
        <w:tc>
          <w:tcPr>
            <w:tcW w:w="3593" w:type="pct"/>
            <w:vAlign w:val="center"/>
            <w:tcPrChange w:id="13100" w:author="Thu Huyen Tran" w:date="2023-12-05T22:29:00Z">
              <w:tcPr>
                <w:tcW w:w="3973" w:type="pct"/>
                <w:gridSpan w:val="2"/>
                <w:vAlign w:val="center"/>
              </w:tcPr>
            </w:tcPrChange>
          </w:tcPr>
          <w:p w14:paraId="234340E0" w14:textId="71363D93" w:rsidR="00A64699" w:rsidRPr="005D41EF" w:rsidRDefault="00A64699" w:rsidP="000D06D2">
            <w:pPr>
              <w:ind w:firstLine="0"/>
            </w:pPr>
            <w:r>
              <w:t>Hệ số phát thải</w:t>
            </w:r>
            <w:ins w:id="13101" w:author="Thu Huyen Tran" w:date="2023-04-06T22:27:00Z">
              <w:r w:rsidR="0092344D">
                <w:t xml:space="preserve"> của mỗi loại hình xả thải/xử lý hoặc hệ thống</w:t>
              </w:r>
            </w:ins>
            <w:del w:id="13102" w:author="Thu Huyen Tran" w:date="2023-04-06T22:27:00Z">
              <w:r w:rsidDel="0092344D">
                <w:delText>, kg CH</w:delText>
              </w:r>
              <w:r w:rsidDel="0092344D">
                <w:rPr>
                  <w:vertAlign w:val="subscript"/>
                </w:rPr>
                <w:delText>4</w:delText>
              </w:r>
              <w:r w:rsidDel="0092344D">
                <w:delText>/kg BOD</w:delText>
              </w:r>
            </w:del>
            <w:ins w:id="13103" w:author="Thu Huyen Tran" w:date="2023-04-06T22:27:00Z">
              <w:r w:rsidR="0092344D">
                <w:t>, j, kgCH</w:t>
              </w:r>
              <w:r w:rsidR="0092344D">
                <w:rPr>
                  <w:vertAlign w:val="subscript"/>
                </w:rPr>
                <w:t>4</w:t>
              </w:r>
              <w:r w:rsidR="0092344D">
                <w:t>/kgBOD. Xem Công thức 6.2 và Bảng 6.3 cập nhật.</w:t>
              </w:r>
            </w:ins>
          </w:p>
        </w:tc>
      </w:tr>
      <w:tr w:rsidR="00A64699" w:rsidRPr="00D93500" w14:paraId="397B30FC" w14:textId="77777777" w:rsidTr="00DF166A">
        <w:tc>
          <w:tcPr>
            <w:tcW w:w="1407" w:type="pct"/>
            <w:vAlign w:val="center"/>
            <w:tcPrChange w:id="13104" w:author="Thu Huyen Tran" w:date="2023-12-05T22:29:00Z">
              <w:tcPr>
                <w:tcW w:w="1027" w:type="pct"/>
                <w:vAlign w:val="center"/>
              </w:tcPr>
            </w:tcPrChange>
          </w:tcPr>
          <w:p w14:paraId="7365BFB8" w14:textId="77777777" w:rsidR="00A64699" w:rsidRPr="00D93500" w:rsidRDefault="00A64699" w:rsidP="000D06D2">
            <w:pPr>
              <w:ind w:firstLine="0"/>
            </w:pPr>
            <w:r>
              <w:t>R</w:t>
            </w:r>
          </w:p>
        </w:tc>
        <w:tc>
          <w:tcPr>
            <w:tcW w:w="3593" w:type="pct"/>
            <w:vAlign w:val="center"/>
            <w:tcPrChange w:id="13105" w:author="Thu Huyen Tran" w:date="2023-12-05T22:29:00Z">
              <w:tcPr>
                <w:tcW w:w="3973" w:type="pct"/>
                <w:gridSpan w:val="2"/>
                <w:vAlign w:val="center"/>
              </w:tcPr>
            </w:tcPrChange>
          </w:tcPr>
          <w:p w14:paraId="7C5ECDE8" w14:textId="663D5CB5" w:rsidR="00A64699" w:rsidDel="0092344D" w:rsidRDefault="00A64699" w:rsidP="000D06D2">
            <w:pPr>
              <w:ind w:firstLine="0"/>
              <w:rPr>
                <w:del w:id="13106" w:author="Thu Huyen Tran" w:date="2023-04-06T22:27:00Z"/>
              </w:rPr>
            </w:pPr>
            <w:r>
              <w:t>L</w:t>
            </w:r>
            <w:r w:rsidRPr="005D41EF">
              <w:t>ượng CH</w:t>
            </w:r>
            <w:r w:rsidRPr="005D41EF">
              <w:rPr>
                <w:vertAlign w:val="subscript"/>
              </w:rPr>
              <w:t>4</w:t>
            </w:r>
            <w:r w:rsidRPr="005D41EF">
              <w:t xml:space="preserve"> thu hồi được trong năm </w:t>
            </w:r>
            <w:r>
              <w:t>kiểm kê</w:t>
            </w:r>
            <w:r w:rsidRPr="005D41EF">
              <w:t>, kg CH</w:t>
            </w:r>
            <w:r w:rsidRPr="005D41EF">
              <w:rPr>
                <w:vertAlign w:val="subscript"/>
              </w:rPr>
              <w:t>4</w:t>
            </w:r>
            <w:r w:rsidRPr="005D41EF">
              <w:t xml:space="preserve"> / năm</w:t>
            </w:r>
          </w:p>
          <w:p w14:paraId="2178FC7E" w14:textId="18291D89" w:rsidR="00F94ED0" w:rsidRPr="00D93500" w:rsidRDefault="00F94ED0" w:rsidP="000D06D2">
            <w:pPr>
              <w:ind w:firstLine="0"/>
            </w:pPr>
          </w:p>
        </w:tc>
      </w:tr>
      <w:tr w:rsidR="00525DF9" w:rsidDel="0097110A" w14:paraId="05D9BC41" w14:textId="20C0D23C" w:rsidTr="00DF166A">
        <w:tblPrEx>
          <w:tblPrExChange w:id="13107" w:author="Thu Huyen Tran" w:date="2023-12-05T22:29: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gridAfter w:val="1"/>
          <w:wAfter w:w="6519" w:type="dxa"/>
          <w:del w:id="13108" w:author="Thu Huyen Tran" w:date="2023-04-06T22:28:00Z"/>
          <w:trPrChange w:id="13109" w:author="Thu Huyen Tran" w:date="2023-12-05T22:29:00Z">
            <w:trPr>
              <w:gridAfter w:val="1"/>
            </w:trPr>
          </w:trPrChange>
        </w:trPr>
        <w:tc>
          <w:tcPr>
            <w:tcW w:w="1407" w:type="pct"/>
            <w:tcPrChange w:id="13110" w:author="Thu Huyen Tran" w:date="2023-12-05T22:29:00Z">
              <w:tcPr>
                <w:tcW w:w="5000" w:type="pct"/>
              </w:tcPr>
            </w:tcPrChange>
          </w:tcPr>
          <w:p w14:paraId="36C3746C" w14:textId="508B6C42" w:rsidR="00525DF9" w:rsidDel="0097110A" w:rsidRDefault="00525DF9" w:rsidP="00525DF9">
            <w:pPr>
              <w:ind w:firstLine="0"/>
              <w:jc w:val="center"/>
              <w:rPr>
                <w:del w:id="13111" w:author="Thu Huyen Tran" w:date="2023-04-06T22:28:00Z"/>
              </w:rPr>
            </w:pPr>
            <w:del w:id="13112" w:author="Thu Huyen Tran" w:date="2023-04-06T22:28:00Z">
              <w:r w:rsidRPr="002E338B" w:rsidDel="0097110A">
                <w:rPr>
                  <w:b/>
                  <w:bCs/>
                </w:rPr>
                <w:delText>Công thức 6.2.</w:delText>
              </w:r>
              <w:r w:rsidDel="0097110A">
                <w:delText xml:space="preserve"> </w:delText>
              </w:r>
              <w:r w:rsidRPr="00525DF9" w:rsidDel="0097110A">
                <w:rPr>
                  <w:b/>
                  <w:bCs/>
                </w:rPr>
                <w:delText>Hệ số phát thải CH</w:delText>
              </w:r>
              <w:r w:rsidRPr="00525DF9" w:rsidDel="0097110A">
                <w:rPr>
                  <w:b/>
                  <w:bCs/>
                  <w:vertAlign w:val="subscript"/>
                </w:rPr>
                <w:delText>4</w:delText>
              </w:r>
              <w:r w:rsidRPr="00525DF9" w:rsidDel="0097110A">
                <w:rPr>
                  <w:b/>
                  <w:bCs/>
                </w:rPr>
                <w:delText xml:space="preserve"> cho mỗi hệ thống xả thải/xử lý nước thải</w:delText>
              </w:r>
            </w:del>
          </w:p>
          <w:p w14:paraId="556B0633" w14:textId="62B6FACF" w:rsidR="00525DF9" w:rsidRPr="00525DF9" w:rsidDel="0097110A" w:rsidRDefault="00525DF9" w:rsidP="00525DF9">
            <w:pPr>
              <w:ind w:firstLine="0"/>
              <w:jc w:val="center"/>
              <w:rPr>
                <w:del w:id="13113" w:author="Thu Huyen Tran" w:date="2023-04-06T22:28:00Z"/>
                <w:vertAlign w:val="subscript"/>
              </w:rPr>
            </w:pPr>
            <w:del w:id="13114" w:author="Thu Huyen Tran" w:date="2023-04-06T22:28:00Z">
              <w:r w:rsidRPr="00525DF9" w:rsidDel="0097110A">
                <w:delText>EF</w:delText>
              </w:r>
              <w:r w:rsidRPr="00525DF9" w:rsidDel="0097110A">
                <w:rPr>
                  <w:vertAlign w:val="subscript"/>
                </w:rPr>
                <w:delText>j</w:delText>
              </w:r>
              <w:r w:rsidRPr="00525DF9" w:rsidDel="0097110A">
                <w:delText xml:space="preserve"> = B</w:delText>
              </w:r>
              <w:r w:rsidRPr="00525DF9" w:rsidDel="0097110A">
                <w:rPr>
                  <w:vertAlign w:val="subscript"/>
                </w:rPr>
                <w:delText>o</w:delText>
              </w:r>
              <w:r w:rsidRPr="00525DF9" w:rsidDel="0097110A">
                <w:delText xml:space="preserve"> x MCF</w:delText>
              </w:r>
              <w:r w:rsidRPr="00525DF9" w:rsidDel="0097110A">
                <w:rPr>
                  <w:vertAlign w:val="subscript"/>
                </w:rPr>
                <w:delText>j</w:delText>
              </w:r>
            </w:del>
          </w:p>
        </w:tc>
      </w:tr>
    </w:tbl>
    <w:p w14:paraId="58151F82" w14:textId="565F4AE7" w:rsidR="0097110A" w:rsidRDefault="0097110A" w:rsidP="00525DF9">
      <w:pPr>
        <w:rPr>
          <w:ins w:id="13115" w:author="Thu Huyen Tran" w:date="2023-04-06T22:28:00Z"/>
          <w:lang w:val="en-US"/>
        </w:rPr>
      </w:pPr>
    </w:p>
    <w:tbl>
      <w:tblPr>
        <w:tblStyle w:val="TableGrid"/>
        <w:tblW w:w="0" w:type="auto"/>
        <w:tblLook w:val="04A0" w:firstRow="1" w:lastRow="0" w:firstColumn="1" w:lastColumn="0" w:noHBand="0" w:noVBand="1"/>
      </w:tblPr>
      <w:tblGrid>
        <w:gridCol w:w="9062"/>
      </w:tblGrid>
      <w:tr w:rsidR="0097110A" w14:paraId="3612F56C" w14:textId="77777777" w:rsidTr="0097110A">
        <w:trPr>
          <w:ins w:id="13116" w:author="Thu Huyen Tran" w:date="2023-04-06T22:29:00Z"/>
        </w:trPr>
        <w:tc>
          <w:tcPr>
            <w:tcW w:w="9062" w:type="dxa"/>
          </w:tcPr>
          <w:p w14:paraId="044E585F" w14:textId="77777777" w:rsidR="0097110A" w:rsidRDefault="0097110A">
            <w:pPr>
              <w:jc w:val="center"/>
              <w:rPr>
                <w:ins w:id="13117" w:author="Thu Huyen Tran" w:date="2023-04-06T22:29:00Z"/>
                <w:b/>
                <w:bCs/>
                <w:lang w:val="en-US"/>
              </w:rPr>
              <w:pPrChange w:id="13118" w:author="Thu Huyen Tran" w:date="2023-04-06T22:29:00Z">
                <w:pPr/>
              </w:pPrChange>
            </w:pPr>
            <w:ins w:id="13119" w:author="Thu Huyen Tran" w:date="2023-04-06T22:29:00Z">
              <w:r>
                <w:rPr>
                  <w:b/>
                  <w:bCs/>
                  <w:lang w:val="en-US"/>
                </w:rPr>
                <w:t>Công thức 6.1A (mới)</w:t>
              </w:r>
            </w:ins>
          </w:p>
          <w:p w14:paraId="1CC67854" w14:textId="77777777" w:rsidR="0097110A" w:rsidRDefault="0097110A" w:rsidP="0097110A">
            <w:pPr>
              <w:jc w:val="center"/>
              <w:rPr>
                <w:ins w:id="13120" w:author="Thu Huyen Tran" w:date="2023-04-06T22:29:00Z"/>
                <w:b/>
                <w:bCs/>
                <w:lang w:val="en-US"/>
              </w:rPr>
            </w:pPr>
            <w:ins w:id="13121" w:author="Thu Huyen Tran" w:date="2023-04-06T22:29:00Z">
              <w:r>
                <w:rPr>
                  <w:b/>
                  <w:bCs/>
                  <w:lang w:val="en-US"/>
                </w:rPr>
                <w:t>Tổng phát thải CH</w:t>
              </w:r>
              <w:r>
                <w:rPr>
                  <w:b/>
                  <w:bCs/>
                  <w:vertAlign w:val="subscript"/>
                  <w:lang w:val="en-US"/>
                </w:rPr>
                <w:t>4</w:t>
              </w:r>
              <w:r>
                <w:rPr>
                  <w:b/>
                  <w:bCs/>
                  <w:lang w:val="en-US"/>
                </w:rPr>
                <w:t xml:space="preserve"> từ xử lý và xả thải nước thải sinh hoạt</w:t>
              </w:r>
            </w:ins>
          </w:p>
          <w:p w14:paraId="519AAE06" w14:textId="191CA091" w:rsidR="0097110A" w:rsidRPr="0097110A" w:rsidRDefault="0097110A">
            <w:pPr>
              <w:jc w:val="center"/>
              <w:rPr>
                <w:ins w:id="13122" w:author="Thu Huyen Tran" w:date="2023-04-06T22:29:00Z"/>
                <w:i/>
                <w:iCs/>
                <w:lang w:val="en-US"/>
                <w:rPrChange w:id="13123" w:author="Thu Huyen Tran" w:date="2023-04-06T22:31:00Z">
                  <w:rPr>
                    <w:ins w:id="13124" w:author="Thu Huyen Tran" w:date="2023-04-06T22:29:00Z"/>
                    <w:lang w:val="en-US"/>
                  </w:rPr>
                </w:rPrChange>
              </w:rPr>
              <w:pPrChange w:id="13125" w:author="Thu Huyen Tran" w:date="2023-04-06T22:29:00Z">
                <w:pPr/>
              </w:pPrChange>
            </w:pPr>
            <w:ins w:id="13126" w:author="Thu Huyen Tran" w:date="2023-04-06T22:29:00Z">
              <w:r w:rsidRPr="0097110A">
                <w:rPr>
                  <w:i/>
                  <w:iCs/>
                  <w:lang w:val="en-US"/>
                  <w:rPrChange w:id="13127" w:author="Thu Huyen Tran" w:date="2023-04-06T22:30:00Z">
                    <w:rPr>
                      <w:b/>
                      <w:bCs/>
                      <w:lang w:val="en-US"/>
                    </w:rPr>
                  </w:rPrChange>
                </w:rPr>
                <w:t>CH</w:t>
              </w:r>
            </w:ins>
            <w:ins w:id="13128" w:author="Thu Huyen Tran" w:date="2023-04-06T22:30:00Z">
              <w:r w:rsidRPr="0097110A">
                <w:rPr>
                  <w:i/>
                  <w:iCs/>
                  <w:vertAlign w:val="subscript"/>
                  <w:lang w:val="en-US"/>
                  <w:rPrChange w:id="13129" w:author="Thu Huyen Tran" w:date="2023-04-06T22:30:00Z">
                    <w:rPr>
                      <w:b/>
                      <w:bCs/>
                      <w:vertAlign w:val="subscript"/>
                      <w:lang w:val="en-US"/>
                    </w:rPr>
                  </w:rPrChange>
                </w:rPr>
                <w:t>4</w:t>
              </w:r>
              <w:r w:rsidRPr="0097110A">
                <w:rPr>
                  <w:i/>
                  <w:iCs/>
                  <w:lang w:val="en-US"/>
                  <w:rPrChange w:id="13130" w:author="Thu Huyen Tran" w:date="2023-04-06T22:30:00Z">
                    <w:rPr>
                      <w:b/>
                      <w:bCs/>
                      <w:lang w:val="en-US"/>
                    </w:rPr>
                  </w:rPrChange>
                </w:rPr>
                <w:t xml:space="preserve"> Emission = </w:t>
              </w:r>
              <w:r>
                <w:rPr>
                  <w:i/>
                  <w:iCs/>
                  <w:lang w:val="en-US"/>
                </w:rPr>
                <w:t>∑</w:t>
              </w:r>
            </w:ins>
            <w:ins w:id="13131" w:author="Thu Huyen Tran" w:date="2023-04-06T22:35:00Z">
              <w:r w:rsidR="00133685">
                <w:rPr>
                  <w:i/>
                  <w:iCs/>
                  <w:vertAlign w:val="subscript"/>
                  <w:lang w:val="en-US"/>
                </w:rPr>
                <w:t>j</w:t>
              </w:r>
            </w:ins>
            <w:ins w:id="13132" w:author="Thu Huyen Tran" w:date="2023-04-06T22:31:00Z">
              <w:r>
                <w:rPr>
                  <w:i/>
                  <w:iCs/>
                  <w:lang w:val="en-US"/>
                </w:rPr>
                <w:t>[CH</w:t>
              </w:r>
              <w:r>
                <w:rPr>
                  <w:i/>
                  <w:iCs/>
                  <w:vertAlign w:val="subscript"/>
                  <w:lang w:val="en-US"/>
                </w:rPr>
                <w:t>4</w:t>
              </w:r>
              <w:r>
                <w:rPr>
                  <w:i/>
                  <w:iCs/>
                  <w:lang w:val="en-US"/>
                </w:rPr>
                <w:t xml:space="preserve"> Emission</w:t>
              </w:r>
            </w:ins>
            <w:ins w:id="13133" w:author="Thu Huyen Tran" w:date="2023-04-06T22:35:00Z">
              <w:r w:rsidR="00133685">
                <w:rPr>
                  <w:i/>
                  <w:iCs/>
                  <w:vertAlign w:val="subscript"/>
                  <w:lang w:val="en-US"/>
                </w:rPr>
                <w:t>j</w:t>
              </w:r>
            </w:ins>
            <w:ins w:id="13134" w:author="Thu Huyen Tran" w:date="2023-04-06T22:31:00Z">
              <w:r>
                <w:rPr>
                  <w:i/>
                  <w:iCs/>
                  <w:lang w:val="en-US"/>
                </w:rPr>
                <w:t>] x [10</w:t>
              </w:r>
              <w:r>
                <w:rPr>
                  <w:i/>
                  <w:iCs/>
                  <w:vertAlign w:val="superscript"/>
                  <w:lang w:val="en-US"/>
                </w:rPr>
                <w:t>-6</w:t>
              </w:r>
              <w:r>
                <w:rPr>
                  <w:i/>
                  <w:iCs/>
                  <w:lang w:val="en-US"/>
                </w:rPr>
                <w:t>]</w:t>
              </w:r>
            </w:ins>
          </w:p>
        </w:tc>
      </w:tr>
    </w:tbl>
    <w:p w14:paraId="20C9769B" w14:textId="4A8FCFCB" w:rsidR="0097110A" w:rsidRDefault="0097110A" w:rsidP="00525DF9">
      <w:pPr>
        <w:rPr>
          <w:ins w:id="13135" w:author="Thu Huyen Tran" w:date="2023-04-06T22:31:00Z"/>
          <w:lang w:val="en-US"/>
        </w:rPr>
      </w:pPr>
      <w:ins w:id="13136" w:author="Thu Huyen Tran" w:date="2023-04-06T22:31:00Z">
        <w:r>
          <w:rPr>
            <w:lang w:val="en-US"/>
          </w:rPr>
          <w:t xml:space="preserve">Trong đó: </w:t>
        </w:r>
      </w:ins>
    </w:p>
    <w:p w14:paraId="0A238660" w14:textId="0A737B3C" w:rsidR="0097110A" w:rsidRDefault="0097110A" w:rsidP="00525DF9">
      <w:pPr>
        <w:rPr>
          <w:ins w:id="13137" w:author="Thu Huyen Tran" w:date="2023-04-06T22:35:00Z"/>
          <w:lang w:val="en-US"/>
        </w:rPr>
      </w:pPr>
      <w:ins w:id="13138" w:author="Thu Huyen Tran" w:date="2023-04-06T22:31:00Z">
        <w:r w:rsidRPr="0097110A">
          <w:rPr>
            <w:lang w:val="en-US"/>
            <w:rPrChange w:id="13139" w:author="Thu Huyen Tran" w:date="2023-04-06T22:31:00Z">
              <w:rPr>
                <w:i/>
                <w:iCs/>
                <w:lang w:val="en-US"/>
              </w:rPr>
            </w:rPrChange>
          </w:rPr>
          <w:t>CH</w:t>
        </w:r>
        <w:r w:rsidRPr="0097110A">
          <w:rPr>
            <w:vertAlign w:val="subscript"/>
            <w:lang w:val="en-US"/>
            <w:rPrChange w:id="13140" w:author="Thu Huyen Tran" w:date="2023-04-06T22:31:00Z">
              <w:rPr>
                <w:i/>
                <w:iCs/>
                <w:vertAlign w:val="subscript"/>
                <w:lang w:val="en-US"/>
              </w:rPr>
            </w:rPrChange>
          </w:rPr>
          <w:t>4</w:t>
        </w:r>
        <w:r w:rsidRPr="0097110A">
          <w:rPr>
            <w:lang w:val="en-US"/>
            <w:rPrChange w:id="13141" w:author="Thu Huyen Tran" w:date="2023-04-06T22:31:00Z">
              <w:rPr>
                <w:i/>
                <w:iCs/>
                <w:lang w:val="en-US"/>
              </w:rPr>
            </w:rPrChange>
          </w:rPr>
          <w:t xml:space="preserve"> Emission</w:t>
        </w:r>
        <w:r>
          <w:rPr>
            <w:lang w:val="en-US"/>
          </w:rPr>
          <w:tab/>
        </w:r>
      </w:ins>
      <w:ins w:id="13142" w:author="Thu Huyen Tran" w:date="2023-04-06T22:35:00Z">
        <w:r w:rsidR="00133685">
          <w:rPr>
            <w:lang w:val="en-US"/>
          </w:rPr>
          <w:t>Phát thải CH</w:t>
        </w:r>
        <w:r w:rsidR="00133685">
          <w:rPr>
            <w:vertAlign w:val="subscript"/>
            <w:lang w:val="en-US"/>
          </w:rPr>
          <w:t>4</w:t>
        </w:r>
        <w:r w:rsidR="00133685">
          <w:rPr>
            <w:lang w:val="en-US"/>
          </w:rPr>
          <w:t xml:space="preserve"> trong năm kiểm kê, kgCH</w:t>
        </w:r>
        <w:r w:rsidR="00133685">
          <w:rPr>
            <w:vertAlign w:val="subscript"/>
            <w:lang w:val="en-US"/>
          </w:rPr>
          <w:t>4</w:t>
        </w:r>
        <w:r w:rsidR="00133685">
          <w:rPr>
            <w:lang w:val="en-US"/>
          </w:rPr>
          <w:t>/năm</w:t>
        </w:r>
      </w:ins>
    </w:p>
    <w:p w14:paraId="0B4B52DD" w14:textId="51996689" w:rsidR="00133685" w:rsidRPr="00133685" w:rsidRDefault="00133685">
      <w:pPr>
        <w:ind w:left="2160" w:hanging="2160"/>
        <w:rPr>
          <w:ins w:id="13143" w:author="Thu Huyen Tran" w:date="2023-04-06T22:28:00Z"/>
          <w:lang w:val="en-US"/>
        </w:rPr>
        <w:pPrChange w:id="13144" w:author="Thu Huyen Tran" w:date="2023-04-06T22:36:00Z">
          <w:pPr/>
        </w:pPrChange>
      </w:pPr>
      <w:ins w:id="13145" w:author="Thu Huyen Tran" w:date="2023-04-06T22:35:00Z">
        <w:r>
          <w:rPr>
            <w:i/>
            <w:iCs/>
            <w:lang w:val="en-US"/>
          </w:rPr>
          <w:t>CH</w:t>
        </w:r>
        <w:r>
          <w:rPr>
            <w:i/>
            <w:iCs/>
            <w:vertAlign w:val="subscript"/>
            <w:lang w:val="en-US"/>
          </w:rPr>
          <w:t>4</w:t>
        </w:r>
        <w:r>
          <w:rPr>
            <w:i/>
            <w:iCs/>
            <w:lang w:val="en-US"/>
          </w:rPr>
          <w:t xml:space="preserve"> Emission</w:t>
        </w:r>
        <w:r>
          <w:rPr>
            <w:i/>
            <w:iCs/>
            <w:vertAlign w:val="subscript"/>
            <w:lang w:val="en-US"/>
          </w:rPr>
          <w:t>j</w:t>
        </w:r>
        <w:r>
          <w:rPr>
            <w:i/>
            <w:iCs/>
            <w:vertAlign w:val="subscript"/>
            <w:lang w:val="en-US"/>
          </w:rPr>
          <w:tab/>
        </w:r>
        <w:r>
          <w:rPr>
            <w:lang w:val="en-US"/>
          </w:rPr>
          <w:t>Phát thải CH</w:t>
        </w:r>
        <w:r>
          <w:rPr>
            <w:vertAlign w:val="subscript"/>
            <w:lang w:val="en-US"/>
          </w:rPr>
          <w:t>4</w:t>
        </w:r>
      </w:ins>
      <w:ins w:id="13146" w:author="Thu Huyen Tran" w:date="2023-04-06T22:36:00Z">
        <w:r>
          <w:rPr>
            <w:lang w:val="en-US"/>
          </w:rPr>
          <w:t xml:space="preserve"> từ </w:t>
        </w:r>
        <w:r>
          <w:t>loại hình xả thải/xử lý hoặc hệ thống, j, trong năm kiểm kê, kgCH</w:t>
        </w:r>
        <w:r>
          <w:rPr>
            <w:vertAlign w:val="subscript"/>
          </w:rPr>
          <w:t>4</w:t>
        </w:r>
        <w:r>
          <w:t>/năm</w:t>
        </w:r>
      </w:ins>
    </w:p>
    <w:p w14:paraId="52B01755" w14:textId="2D04F5FF" w:rsidR="0097110A" w:rsidRDefault="00EE4417" w:rsidP="00525DF9">
      <w:pPr>
        <w:rPr>
          <w:ins w:id="13147" w:author="Thu Huyen Tran" w:date="2023-04-06T22:40:00Z"/>
        </w:rPr>
      </w:pPr>
      <w:ins w:id="13148" w:author="Thu Huyen Tran" w:date="2023-04-06T22:40:00Z">
        <w:r>
          <w:rPr>
            <w:lang w:val="en-US"/>
          </w:rPr>
          <w:t xml:space="preserve">j </w:t>
        </w:r>
        <w:r>
          <w:rPr>
            <w:lang w:val="en-US"/>
          </w:rPr>
          <w:tab/>
        </w:r>
        <w:r>
          <w:rPr>
            <w:lang w:val="en-US"/>
          </w:rPr>
          <w:tab/>
        </w:r>
        <w:r>
          <w:rPr>
            <w:lang w:val="en-US"/>
          </w:rPr>
          <w:tab/>
        </w:r>
        <w:r>
          <w:t>Mỗi loại hình xả thải/xử lý hoặc hệ thống</w:t>
        </w:r>
      </w:ins>
    </w:p>
    <w:p w14:paraId="325DFF7E" w14:textId="303BD32C" w:rsidR="00EE4417" w:rsidRPr="00EE4417" w:rsidRDefault="00EE4417" w:rsidP="00525DF9">
      <w:pPr>
        <w:rPr>
          <w:ins w:id="13149" w:author="Thu Huyen Tran" w:date="2023-04-06T22:28:00Z"/>
          <w:lang w:val="en-US"/>
        </w:rPr>
      </w:pPr>
      <w:ins w:id="13150" w:author="Thu Huyen Tran" w:date="2023-04-06T22:40:00Z">
        <w:r>
          <w:t>10</w:t>
        </w:r>
        <w:r>
          <w:rPr>
            <w:vertAlign w:val="superscript"/>
          </w:rPr>
          <w:t>-6</w:t>
        </w:r>
        <w:r>
          <w:rPr>
            <w:vertAlign w:val="superscript"/>
          </w:rPr>
          <w:tab/>
        </w:r>
        <w:r>
          <w:rPr>
            <w:vertAlign w:val="superscript"/>
          </w:rPr>
          <w:tab/>
        </w:r>
        <w:r>
          <w:rPr>
            <w:vertAlign w:val="superscript"/>
          </w:rPr>
          <w:tab/>
        </w:r>
      </w:ins>
      <w:ins w:id="13151" w:author="Thu Huyen Tran" w:date="2023-04-06T22:41:00Z">
        <w:r>
          <w:t xml:space="preserve">Chuyển đổi từ kg sang </w:t>
        </w:r>
      </w:ins>
      <w:ins w:id="13152" w:author="Thu Huyen Tran" w:date="2023-04-07T15:51:00Z">
        <w:r w:rsidR="001C13DF">
          <w:t>Nghìn tấn</w:t>
        </w:r>
      </w:ins>
    </w:p>
    <w:tbl>
      <w:tblPr>
        <w:tblStyle w:val="TableGrid"/>
        <w:tblW w:w="0" w:type="auto"/>
        <w:tblLook w:val="04A0" w:firstRow="1" w:lastRow="0" w:firstColumn="1" w:lastColumn="0" w:noHBand="0" w:noVBand="1"/>
      </w:tblPr>
      <w:tblGrid>
        <w:gridCol w:w="9062"/>
      </w:tblGrid>
      <w:tr w:rsidR="0097110A" w14:paraId="13A64D10" w14:textId="77777777" w:rsidTr="0097110A">
        <w:trPr>
          <w:ins w:id="13153" w:author="Thu Huyen Tran" w:date="2023-04-06T22:28:00Z"/>
        </w:trPr>
        <w:tc>
          <w:tcPr>
            <w:tcW w:w="9062" w:type="dxa"/>
          </w:tcPr>
          <w:p w14:paraId="6DEB82BC" w14:textId="27D4853A" w:rsidR="0097110A" w:rsidRDefault="0097110A" w:rsidP="0097110A">
            <w:pPr>
              <w:ind w:firstLine="0"/>
              <w:jc w:val="center"/>
              <w:rPr>
                <w:ins w:id="13154" w:author="Thu Huyen Tran" w:date="2023-04-06T22:28:00Z"/>
              </w:rPr>
            </w:pPr>
            <w:ins w:id="13155" w:author="Thu Huyen Tran" w:date="2023-04-06T22:28:00Z">
              <w:r w:rsidRPr="002E338B">
                <w:rPr>
                  <w:b/>
                  <w:bCs/>
                </w:rPr>
                <w:t>Công thức 6.2.</w:t>
              </w:r>
              <w:r>
                <w:t xml:space="preserve"> </w:t>
              </w:r>
              <w:r w:rsidRPr="00525DF9">
                <w:rPr>
                  <w:b/>
                  <w:bCs/>
                </w:rPr>
                <w:t>Hệ số phát thải CH</w:t>
              </w:r>
              <w:r w:rsidRPr="00525DF9">
                <w:rPr>
                  <w:b/>
                  <w:bCs/>
                  <w:vertAlign w:val="subscript"/>
                </w:rPr>
                <w:t>4</w:t>
              </w:r>
              <w:r w:rsidRPr="00525DF9">
                <w:rPr>
                  <w:b/>
                  <w:bCs/>
                </w:rPr>
                <w:t xml:space="preserve"> cho </w:t>
              </w:r>
            </w:ins>
            <w:ins w:id="13156" w:author="Thu Huyen Tran" w:date="2023-04-06T22:47:00Z">
              <w:r w:rsidR="00EE4417" w:rsidRPr="00EE4417">
                <w:rPr>
                  <w:b/>
                  <w:bCs/>
                  <w:rPrChange w:id="13157" w:author="Thu Huyen Tran" w:date="2023-04-06T22:47:00Z">
                    <w:rPr/>
                  </w:rPrChange>
                </w:rPr>
                <w:t>mỗi loại hình xả thải/xử lý hoặc hệ thống</w:t>
              </w:r>
            </w:ins>
          </w:p>
          <w:p w14:paraId="539B9B6B" w14:textId="7F03477A" w:rsidR="0097110A" w:rsidRDefault="0097110A">
            <w:pPr>
              <w:jc w:val="center"/>
              <w:rPr>
                <w:ins w:id="13158" w:author="Thu Huyen Tran" w:date="2023-04-06T22:28:00Z"/>
                <w:lang w:val="en-US"/>
              </w:rPr>
              <w:pPrChange w:id="13159" w:author="Thu Huyen Tran" w:date="2023-04-06T22:28:00Z">
                <w:pPr/>
              </w:pPrChange>
            </w:pPr>
            <w:ins w:id="13160" w:author="Thu Huyen Tran" w:date="2023-04-06T22:28:00Z">
              <w:r w:rsidRPr="00525DF9">
                <w:t>EF</w:t>
              </w:r>
              <w:r w:rsidRPr="00525DF9">
                <w:rPr>
                  <w:vertAlign w:val="subscript"/>
                </w:rPr>
                <w:t>j</w:t>
              </w:r>
              <w:r w:rsidRPr="00525DF9">
                <w:t xml:space="preserve"> = B</w:t>
              </w:r>
              <w:r w:rsidRPr="00525DF9">
                <w:rPr>
                  <w:vertAlign w:val="subscript"/>
                </w:rPr>
                <w:t>o</w:t>
              </w:r>
              <w:r w:rsidRPr="00525DF9">
                <w:t xml:space="preserve"> x MCF</w:t>
              </w:r>
              <w:r w:rsidRPr="00525DF9">
                <w:rPr>
                  <w:vertAlign w:val="subscript"/>
                </w:rPr>
                <w:t>j</w:t>
              </w:r>
            </w:ins>
          </w:p>
        </w:tc>
      </w:tr>
    </w:tbl>
    <w:p w14:paraId="49937D46" w14:textId="7B272731" w:rsidR="00525DF9" w:rsidRPr="00525DF9" w:rsidRDefault="00525DF9" w:rsidP="00525DF9">
      <w:pPr>
        <w:rPr>
          <w:lang w:val="en-US"/>
        </w:rPr>
      </w:pPr>
      <w:r w:rsidRPr="00525DF9">
        <w:rPr>
          <w:lang w:val="en-US"/>
        </w:rPr>
        <w:t xml:space="preserve">Trong đó: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3"/>
        <w:gridCol w:w="7209"/>
      </w:tblGrid>
      <w:tr w:rsidR="00525DF9" w:rsidRPr="004566A4" w14:paraId="670794CE" w14:textId="77777777" w:rsidTr="005D2AA2">
        <w:tc>
          <w:tcPr>
            <w:tcW w:w="1027" w:type="pct"/>
            <w:vAlign w:val="center"/>
          </w:tcPr>
          <w:p w14:paraId="41B5D393" w14:textId="33B99016" w:rsidR="00525DF9" w:rsidRPr="004566A4" w:rsidRDefault="00EE4417" w:rsidP="000D06D2">
            <w:pPr>
              <w:ind w:firstLine="0"/>
            </w:pPr>
            <w:ins w:id="13161" w:author="Thu Huyen Tran" w:date="2023-04-06T22:41:00Z">
              <w:r w:rsidRPr="00525DF9">
                <w:t>EF</w:t>
              </w:r>
              <w:r w:rsidRPr="00525DF9">
                <w:rPr>
                  <w:vertAlign w:val="subscript"/>
                </w:rPr>
                <w:t>j</w:t>
              </w:r>
            </w:ins>
            <w:del w:id="13162" w:author="Thu Huyen Tran" w:date="2023-04-06T22:41:00Z">
              <w:r w:rsidR="00525DF9" w:rsidDel="00EE4417">
                <w:delText>TOW</w:delText>
              </w:r>
            </w:del>
          </w:p>
        </w:tc>
        <w:tc>
          <w:tcPr>
            <w:tcW w:w="3973" w:type="pct"/>
            <w:vAlign w:val="center"/>
          </w:tcPr>
          <w:p w14:paraId="77829128" w14:textId="5761F1CF" w:rsidR="00525DF9" w:rsidRPr="00EE4417" w:rsidRDefault="00525DF9" w:rsidP="000D06D2">
            <w:pPr>
              <w:ind w:firstLine="0"/>
            </w:pPr>
            <w:del w:id="13163" w:author="Thu Huyen Tran" w:date="2023-04-06T22:42:00Z">
              <w:r w:rsidDel="00EE4417">
                <w:delText>Tổng lượng chất hữu cơ phân huỷ trong nước thải sinh hoạt, kg BOD/năm</w:delText>
              </w:r>
            </w:del>
            <w:ins w:id="13164" w:author="Thu Huyen Tran" w:date="2023-04-06T22:42:00Z">
              <w:r w:rsidR="00EE4417">
                <w:t>Hệ số phát thải, kgCH</w:t>
              </w:r>
              <w:r w:rsidR="00EE4417">
                <w:rPr>
                  <w:vertAlign w:val="subscript"/>
                </w:rPr>
                <w:t>4</w:t>
              </w:r>
              <w:r w:rsidR="00EE4417">
                <w:t>/kgBOD</w:t>
              </w:r>
            </w:ins>
          </w:p>
        </w:tc>
      </w:tr>
      <w:tr w:rsidR="00EE4417" w:rsidRPr="004566A4" w14:paraId="39EB27E8" w14:textId="77777777" w:rsidTr="005D2AA2">
        <w:trPr>
          <w:ins w:id="13165" w:author="Thu Huyen Tran" w:date="2023-04-06T22:42:00Z"/>
        </w:trPr>
        <w:tc>
          <w:tcPr>
            <w:tcW w:w="1027" w:type="pct"/>
            <w:vAlign w:val="center"/>
          </w:tcPr>
          <w:p w14:paraId="4EAF2F78" w14:textId="45F68F1F" w:rsidR="00EE4417" w:rsidRPr="00525DF9" w:rsidRDefault="00EE4417">
            <w:pPr>
              <w:ind w:firstLine="0"/>
              <w:rPr>
                <w:ins w:id="13166" w:author="Thu Huyen Tran" w:date="2023-04-06T22:42:00Z"/>
              </w:rPr>
              <w:pPrChange w:id="13167" w:author="Thu Huyen Tran" w:date="2023-04-06T22:43:00Z">
                <w:pPr/>
              </w:pPrChange>
            </w:pPr>
            <w:ins w:id="13168" w:author="Thu Huyen Tran" w:date="2023-04-06T22:43:00Z">
              <w:r>
                <w:t>j</w:t>
              </w:r>
            </w:ins>
          </w:p>
        </w:tc>
        <w:tc>
          <w:tcPr>
            <w:tcW w:w="3973" w:type="pct"/>
            <w:vAlign w:val="center"/>
          </w:tcPr>
          <w:p w14:paraId="31BCFAB8" w14:textId="61F0160B" w:rsidR="00EE4417" w:rsidDel="00EE4417" w:rsidRDefault="00EE4417">
            <w:pPr>
              <w:ind w:firstLine="0"/>
              <w:rPr>
                <w:ins w:id="13169" w:author="Thu Huyen Tran" w:date="2023-04-06T22:42:00Z"/>
              </w:rPr>
              <w:pPrChange w:id="13170" w:author="Thu Huyen Tran" w:date="2023-04-06T22:43:00Z">
                <w:pPr/>
              </w:pPrChange>
            </w:pPr>
            <w:ins w:id="13171" w:author="Thu Huyen Tran" w:date="2023-04-06T22:43:00Z">
              <w:r>
                <w:t>Mỗi loại hình xả thải/xử lý hoặc hệ thống</w:t>
              </w:r>
            </w:ins>
          </w:p>
        </w:tc>
      </w:tr>
      <w:tr w:rsidR="00525DF9" w:rsidRPr="004566A4" w14:paraId="3081021E" w14:textId="77777777" w:rsidTr="005D2AA2">
        <w:tc>
          <w:tcPr>
            <w:tcW w:w="1027" w:type="pct"/>
            <w:vAlign w:val="center"/>
          </w:tcPr>
          <w:p w14:paraId="28E4849E" w14:textId="595CE869" w:rsidR="00525DF9" w:rsidRPr="004566A4" w:rsidRDefault="00EE4417" w:rsidP="000D06D2">
            <w:pPr>
              <w:ind w:firstLine="0"/>
            </w:pPr>
            <w:ins w:id="13172" w:author="Thu Huyen Tran" w:date="2023-04-06T22:42:00Z">
              <w:r w:rsidRPr="00525DF9">
                <w:t>B</w:t>
              </w:r>
              <w:r w:rsidRPr="00525DF9">
                <w:rPr>
                  <w:vertAlign w:val="subscript"/>
                </w:rPr>
                <w:t>o</w:t>
              </w:r>
            </w:ins>
            <w:del w:id="13173" w:author="Thu Huyen Tran" w:date="2023-04-06T22:42:00Z">
              <w:r w:rsidR="00525DF9" w:rsidDel="00EE4417">
                <w:delText>P</w:delText>
              </w:r>
            </w:del>
          </w:p>
        </w:tc>
        <w:tc>
          <w:tcPr>
            <w:tcW w:w="3973" w:type="pct"/>
            <w:vAlign w:val="center"/>
          </w:tcPr>
          <w:p w14:paraId="61C07CCF" w14:textId="272C4B1F" w:rsidR="00525DF9" w:rsidRPr="004566A4" w:rsidRDefault="00EE4417" w:rsidP="000D06D2">
            <w:pPr>
              <w:ind w:firstLine="0"/>
            </w:pPr>
            <w:ins w:id="13174" w:author="Thu Huyen Tran" w:date="2023-04-06T22:43:00Z">
              <w:r w:rsidRPr="00724DD1">
                <w:t>Công suất tối đa phát thải CH</w:t>
              </w:r>
              <w:r w:rsidRPr="00724DD1">
                <w:rPr>
                  <w:vertAlign w:val="subscript"/>
                </w:rPr>
                <w:t xml:space="preserve">4, </w:t>
              </w:r>
              <w:r w:rsidRPr="00724DD1">
                <w:t>kg CH</w:t>
              </w:r>
              <w:r w:rsidRPr="00724DD1">
                <w:rPr>
                  <w:vertAlign w:val="subscript"/>
                </w:rPr>
                <w:t>4</w:t>
              </w:r>
              <w:r w:rsidRPr="00724DD1">
                <w:t>/kg BOD</w:t>
              </w:r>
              <w:r w:rsidDel="00EE4417">
                <w:t xml:space="preserve"> </w:t>
              </w:r>
            </w:ins>
            <w:del w:id="13175" w:author="Thu Huyen Tran" w:date="2023-04-06T22:43:00Z">
              <w:r w:rsidR="00525DF9" w:rsidDel="00EE4417">
                <w:delText>Tổng dân số quốc gia trong năm kiểm kê, người</w:delText>
              </w:r>
            </w:del>
          </w:p>
        </w:tc>
      </w:tr>
      <w:tr w:rsidR="00525DF9" w:rsidRPr="004566A4" w14:paraId="29602140" w14:textId="77777777" w:rsidTr="005D2AA2">
        <w:tc>
          <w:tcPr>
            <w:tcW w:w="1027" w:type="pct"/>
            <w:vAlign w:val="center"/>
          </w:tcPr>
          <w:p w14:paraId="603B0878" w14:textId="43FEC96E" w:rsidR="00525DF9" w:rsidRPr="004566A4" w:rsidRDefault="00EE4417" w:rsidP="000D06D2">
            <w:pPr>
              <w:ind w:firstLine="0"/>
            </w:pPr>
            <w:ins w:id="13176" w:author="Thu Huyen Tran" w:date="2023-04-06T22:42:00Z">
              <w:r w:rsidRPr="00525DF9">
                <w:t>MCF</w:t>
              </w:r>
              <w:r w:rsidRPr="00525DF9">
                <w:rPr>
                  <w:vertAlign w:val="subscript"/>
                </w:rPr>
                <w:t>j</w:t>
              </w:r>
            </w:ins>
            <w:del w:id="13177" w:author="Thu Huyen Tran" w:date="2023-04-06T22:42:00Z">
              <w:r w:rsidR="00525DF9" w:rsidDel="00EE4417">
                <w:delText>BOD</w:delText>
              </w:r>
            </w:del>
          </w:p>
        </w:tc>
        <w:tc>
          <w:tcPr>
            <w:tcW w:w="3973" w:type="pct"/>
            <w:vAlign w:val="center"/>
          </w:tcPr>
          <w:p w14:paraId="53C0E00C" w14:textId="2F90F6AC" w:rsidR="00525DF9" w:rsidRPr="004566A4" w:rsidRDefault="00EE4417" w:rsidP="000D06D2">
            <w:pPr>
              <w:ind w:firstLine="0"/>
            </w:pPr>
            <w:ins w:id="13178" w:author="Thu Huyen Tran" w:date="2023-04-06T22:43:00Z">
              <w:r w:rsidRPr="00724DD1">
                <w:t>Hệ số hiệu chỉnh CH</w:t>
              </w:r>
              <w:r w:rsidRPr="00724DD1">
                <w:rPr>
                  <w:vertAlign w:val="subscript"/>
                </w:rPr>
                <w:t>4</w:t>
              </w:r>
            </w:ins>
            <w:del w:id="13179" w:author="Thu Huyen Tran" w:date="2023-04-06T22:43:00Z">
              <w:r w:rsidR="00525DF9" w:rsidDel="00EE4417">
                <w:delText>Hệ số quốc gia tính theo đầu người trong năm kiểm kê, g/người/ngày</w:delText>
              </w:r>
            </w:del>
            <w:ins w:id="13180" w:author="Thu Huyen Tran" w:date="2023-04-06T22:43:00Z">
              <w:r>
                <w:softHyphen/>
                <w:t xml:space="preserve"> (hệ số). Xem Bảng </w:t>
              </w:r>
            </w:ins>
            <w:ins w:id="13181" w:author="Thu Huyen Tran" w:date="2023-04-06T22:44:00Z">
              <w:r>
                <w:t>6.3 cập nhật</w:t>
              </w:r>
            </w:ins>
          </w:p>
        </w:tc>
      </w:tr>
      <w:tr w:rsidR="00EE4417" w:rsidRPr="004566A4" w14:paraId="42E6F797" w14:textId="77777777" w:rsidTr="005D2AA2">
        <w:trPr>
          <w:ins w:id="13182" w:author="Thu Huyen Tran" w:date="2023-04-06T22:44:00Z"/>
        </w:trPr>
        <w:tc>
          <w:tcPr>
            <w:tcW w:w="1027" w:type="pct"/>
            <w:vAlign w:val="center"/>
          </w:tcPr>
          <w:p w14:paraId="1638564D" w14:textId="77777777" w:rsidR="00EE4417" w:rsidRPr="00525DF9" w:rsidRDefault="00EE4417">
            <w:pPr>
              <w:ind w:firstLine="0"/>
              <w:rPr>
                <w:ins w:id="13183" w:author="Thu Huyen Tran" w:date="2023-04-06T22:44:00Z"/>
              </w:rPr>
              <w:pPrChange w:id="13184" w:author="Thu Huyen Tran" w:date="2023-04-06T22:44:00Z">
                <w:pPr/>
              </w:pPrChange>
            </w:pPr>
          </w:p>
        </w:tc>
        <w:tc>
          <w:tcPr>
            <w:tcW w:w="3973" w:type="pct"/>
            <w:vAlign w:val="center"/>
          </w:tcPr>
          <w:p w14:paraId="0A5390CE" w14:textId="77777777" w:rsidR="00EE4417" w:rsidRPr="00724DD1" w:rsidRDefault="00EE4417" w:rsidP="000D06D2">
            <w:pPr>
              <w:rPr>
                <w:ins w:id="13185" w:author="Thu Huyen Tran" w:date="2023-04-06T22:44:00Z"/>
              </w:rPr>
            </w:pPr>
          </w:p>
        </w:tc>
      </w:tr>
      <w:tr w:rsidR="00525DF9" w:rsidRPr="004566A4" w:rsidDel="00EE4417" w14:paraId="508B4BCB" w14:textId="56818111" w:rsidTr="005D2AA2">
        <w:trPr>
          <w:del w:id="13186" w:author="Thu Huyen Tran" w:date="2023-04-06T22:42:00Z"/>
        </w:trPr>
        <w:tc>
          <w:tcPr>
            <w:tcW w:w="1027" w:type="pct"/>
            <w:vAlign w:val="center"/>
          </w:tcPr>
          <w:p w14:paraId="67E85583" w14:textId="5FE3D64C" w:rsidR="00525DF9" w:rsidRPr="004566A4" w:rsidDel="00EE4417" w:rsidRDefault="00525DF9" w:rsidP="000D06D2">
            <w:pPr>
              <w:ind w:firstLine="0"/>
              <w:rPr>
                <w:del w:id="13187" w:author="Thu Huyen Tran" w:date="2023-04-06T22:42:00Z"/>
              </w:rPr>
            </w:pPr>
            <w:del w:id="13188" w:author="Thu Huyen Tran" w:date="2023-04-06T22:42:00Z">
              <w:r w:rsidDel="00EE4417">
                <w:delText>0,001</w:delText>
              </w:r>
            </w:del>
          </w:p>
        </w:tc>
        <w:tc>
          <w:tcPr>
            <w:tcW w:w="3973" w:type="pct"/>
            <w:vAlign w:val="center"/>
          </w:tcPr>
          <w:p w14:paraId="57256472" w14:textId="3E18BFC3" w:rsidR="00525DF9" w:rsidRPr="004566A4" w:rsidDel="00EE4417" w:rsidRDefault="00525DF9" w:rsidP="000D06D2">
            <w:pPr>
              <w:ind w:firstLine="0"/>
              <w:rPr>
                <w:del w:id="13189" w:author="Thu Huyen Tran" w:date="2023-04-06T22:42:00Z"/>
              </w:rPr>
            </w:pPr>
            <w:del w:id="13190" w:author="Thu Huyen Tran" w:date="2023-04-06T22:42:00Z">
              <w:r w:rsidDel="00EE4417">
                <w:delText>Chuyển đổi từ g BOD sang kg BOD</w:delText>
              </w:r>
            </w:del>
          </w:p>
        </w:tc>
      </w:tr>
      <w:tr w:rsidR="00525DF9" w:rsidRPr="004566A4" w:rsidDel="00EE4417" w14:paraId="27FF0AFD" w14:textId="1927CBF2" w:rsidTr="005D2AA2">
        <w:trPr>
          <w:del w:id="13191" w:author="Thu Huyen Tran" w:date="2023-04-06T22:42:00Z"/>
        </w:trPr>
        <w:tc>
          <w:tcPr>
            <w:tcW w:w="1027" w:type="pct"/>
            <w:vAlign w:val="center"/>
          </w:tcPr>
          <w:p w14:paraId="0AE7978C" w14:textId="01FC47E0" w:rsidR="00525DF9" w:rsidDel="00EE4417" w:rsidRDefault="00525DF9" w:rsidP="000D06D2">
            <w:pPr>
              <w:ind w:firstLine="0"/>
              <w:rPr>
                <w:del w:id="13192" w:author="Thu Huyen Tran" w:date="2023-04-06T22:42:00Z"/>
              </w:rPr>
            </w:pPr>
            <w:del w:id="13193" w:author="Thu Huyen Tran" w:date="2023-04-06T22:42:00Z">
              <w:r w:rsidDel="00EE4417">
                <w:delText>I</w:delText>
              </w:r>
            </w:del>
          </w:p>
        </w:tc>
        <w:tc>
          <w:tcPr>
            <w:tcW w:w="3973" w:type="pct"/>
            <w:vAlign w:val="center"/>
          </w:tcPr>
          <w:p w14:paraId="71AD7F71" w14:textId="4C8804AA" w:rsidR="00525DF9" w:rsidRPr="004566A4" w:rsidDel="00EE4417" w:rsidRDefault="00525DF9" w:rsidP="000D06D2">
            <w:pPr>
              <w:ind w:firstLine="0"/>
              <w:rPr>
                <w:del w:id="13194" w:author="Thu Huyen Tran" w:date="2023-04-06T22:42:00Z"/>
              </w:rPr>
            </w:pPr>
            <w:del w:id="13195" w:author="Thu Huyen Tran" w:date="2023-04-06T22:42:00Z">
              <w:r w:rsidDel="00EE4417">
                <w:delText xml:space="preserve">Hệ số điều chỉnh BOD công nghiệp xả thải vào đường nước thải (cống, rãnh,…) </w:delText>
              </w:r>
              <w:r w:rsidRPr="004566A4" w:rsidDel="00EE4417">
                <w:delText xml:space="preserve">(mặc định là 1,25, đối với </w:delText>
              </w:r>
              <w:r w:rsidDel="00EE4417">
                <w:delText xml:space="preserve">việc xả thải </w:delText>
              </w:r>
              <w:r w:rsidRPr="004566A4" w:rsidDel="00EE4417">
                <w:delText>không bị chặn, mặc định là 1,00.)</w:delText>
              </w:r>
            </w:del>
          </w:p>
        </w:tc>
      </w:tr>
      <w:tr w:rsidR="00525DF9" w14:paraId="3B844F2B" w14:textId="77777777" w:rsidTr="005D2A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2"/>
          </w:tcPr>
          <w:p w14:paraId="7623A6AC" w14:textId="0A7B3F24" w:rsidR="00EE4417" w:rsidRDefault="00525DF9">
            <w:pPr>
              <w:ind w:firstLine="15"/>
              <w:jc w:val="center"/>
              <w:rPr>
                <w:ins w:id="13196" w:author="Thu Huyen Tran" w:date="2023-04-06T22:45:00Z"/>
                <w:b/>
                <w:bCs/>
              </w:rPr>
              <w:pPrChange w:id="13197" w:author="Thu Huyen Tran" w:date="2023-04-06T22:45:00Z">
                <w:pPr>
                  <w:ind w:firstLine="15"/>
                </w:pPr>
              </w:pPrChange>
            </w:pPr>
            <w:bookmarkStart w:id="13198" w:name="_Hlk75185027"/>
            <w:r w:rsidRPr="004566A4">
              <w:rPr>
                <w:b/>
                <w:bCs/>
              </w:rPr>
              <w:t xml:space="preserve">Công </w:t>
            </w:r>
            <w:r w:rsidRPr="00525DF9">
              <w:rPr>
                <w:b/>
                <w:bCs/>
              </w:rPr>
              <w:t xml:space="preserve">thức 6.3. </w:t>
            </w:r>
            <w:ins w:id="13199" w:author="Thu Huyen Tran" w:date="2023-04-06T22:45:00Z">
              <w:r w:rsidR="00EE4417">
                <w:rPr>
                  <w:b/>
                  <w:bCs/>
                </w:rPr>
                <w:t>Cập nhật</w:t>
              </w:r>
            </w:ins>
          </w:p>
          <w:p w14:paraId="2C395FC8" w14:textId="609603FB" w:rsidR="00525DF9" w:rsidRDefault="00525DF9">
            <w:pPr>
              <w:ind w:firstLine="15"/>
              <w:jc w:val="center"/>
              <w:pPrChange w:id="13200" w:author="Thu Huyen Tran" w:date="2023-04-06T22:45:00Z">
                <w:pPr>
                  <w:ind w:firstLine="15"/>
                </w:pPr>
              </w:pPrChange>
            </w:pPr>
            <w:r w:rsidRPr="00525DF9">
              <w:rPr>
                <w:b/>
                <w:bCs/>
              </w:rPr>
              <w:t>Tổng lượng chất hữu cơ phân huỷ trong nước thải sinh hoạt</w:t>
            </w:r>
          </w:p>
          <w:p w14:paraId="6B7325F6" w14:textId="653BB0D9" w:rsidR="00525DF9" w:rsidRPr="00525DF9" w:rsidRDefault="00525DF9" w:rsidP="00525DF9">
            <w:pPr>
              <w:ind w:firstLine="0"/>
              <w:jc w:val="center"/>
            </w:pPr>
            <w:r w:rsidRPr="00525DF9">
              <w:t xml:space="preserve">TOW = P x BOD x 0,001 </w:t>
            </w:r>
            <w:del w:id="13201" w:author="Thu Huyen Tran" w:date="2023-04-06T22:45:00Z">
              <w:r w:rsidRPr="00525DF9" w:rsidDel="00EE4417">
                <w:delText xml:space="preserve">x I </w:delText>
              </w:r>
            </w:del>
            <w:r w:rsidRPr="00525DF9">
              <w:t>x 365</w:t>
            </w:r>
          </w:p>
        </w:tc>
      </w:tr>
    </w:tbl>
    <w:p w14:paraId="78A3C2E2" w14:textId="0A087920" w:rsidR="00525DF9" w:rsidRPr="00525DF9" w:rsidRDefault="00525DF9" w:rsidP="00525DF9">
      <w:bookmarkStart w:id="13202" w:name="_Hlk75185034"/>
      <w:bookmarkEnd w:id="13198"/>
      <w:r w:rsidRPr="00525DF9">
        <w:t xml:space="preserve">Trong đó: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7374"/>
      </w:tblGrid>
      <w:tr w:rsidR="00525DF9" w:rsidRPr="004566A4" w14:paraId="6112210F" w14:textId="77777777" w:rsidTr="00525DF9">
        <w:tc>
          <w:tcPr>
            <w:tcW w:w="936" w:type="pct"/>
            <w:vAlign w:val="center"/>
          </w:tcPr>
          <w:p w14:paraId="63FB6103" w14:textId="77777777" w:rsidR="00525DF9" w:rsidRPr="004566A4" w:rsidRDefault="00525DF9" w:rsidP="000D06D2">
            <w:pPr>
              <w:ind w:firstLine="0"/>
            </w:pPr>
            <w:r>
              <w:lastRenderedPageBreak/>
              <w:t>TOW</w:t>
            </w:r>
          </w:p>
        </w:tc>
        <w:tc>
          <w:tcPr>
            <w:tcW w:w="4064" w:type="pct"/>
            <w:vAlign w:val="center"/>
          </w:tcPr>
          <w:p w14:paraId="3DC59C83" w14:textId="77777777" w:rsidR="00525DF9" w:rsidRPr="004566A4" w:rsidRDefault="00525DF9" w:rsidP="000D06D2">
            <w:pPr>
              <w:ind w:firstLine="0"/>
            </w:pPr>
            <w:r>
              <w:t>Tổng lượng chất hữu cơ phân huỷ trong nước thải sinh hoạt, kg BOD/năm</w:t>
            </w:r>
          </w:p>
        </w:tc>
      </w:tr>
      <w:tr w:rsidR="00525DF9" w:rsidRPr="004566A4" w14:paraId="79A94F83" w14:textId="77777777" w:rsidTr="00525DF9">
        <w:tc>
          <w:tcPr>
            <w:tcW w:w="936" w:type="pct"/>
            <w:vAlign w:val="center"/>
          </w:tcPr>
          <w:p w14:paraId="0F8B23A1" w14:textId="77777777" w:rsidR="00525DF9" w:rsidRPr="004566A4" w:rsidRDefault="00525DF9" w:rsidP="000D06D2">
            <w:pPr>
              <w:ind w:firstLine="0"/>
            </w:pPr>
            <w:r>
              <w:t>P</w:t>
            </w:r>
          </w:p>
        </w:tc>
        <w:tc>
          <w:tcPr>
            <w:tcW w:w="4064" w:type="pct"/>
            <w:vAlign w:val="center"/>
          </w:tcPr>
          <w:p w14:paraId="67E28F88" w14:textId="77777777" w:rsidR="00525DF9" w:rsidRPr="004566A4" w:rsidRDefault="00525DF9" w:rsidP="000D06D2">
            <w:pPr>
              <w:ind w:firstLine="0"/>
            </w:pPr>
            <w:r>
              <w:t>Tổng dân số quốc gia trong năm kiểm kê, người</w:t>
            </w:r>
          </w:p>
        </w:tc>
      </w:tr>
      <w:tr w:rsidR="00525DF9" w:rsidRPr="004566A4" w14:paraId="2CEA34AD" w14:textId="77777777" w:rsidTr="00525DF9">
        <w:tc>
          <w:tcPr>
            <w:tcW w:w="936" w:type="pct"/>
            <w:vAlign w:val="center"/>
          </w:tcPr>
          <w:p w14:paraId="6F5C3F23" w14:textId="77777777" w:rsidR="00525DF9" w:rsidRPr="004566A4" w:rsidRDefault="00525DF9" w:rsidP="000D06D2">
            <w:pPr>
              <w:ind w:firstLine="0"/>
            </w:pPr>
            <w:r>
              <w:t>BOD</w:t>
            </w:r>
          </w:p>
        </w:tc>
        <w:tc>
          <w:tcPr>
            <w:tcW w:w="4064" w:type="pct"/>
            <w:vAlign w:val="center"/>
          </w:tcPr>
          <w:p w14:paraId="40EF06F1" w14:textId="35BBCBD8" w:rsidR="00525DF9" w:rsidRPr="004566A4" w:rsidRDefault="00525DF9" w:rsidP="000D06D2">
            <w:pPr>
              <w:ind w:firstLine="0"/>
            </w:pPr>
            <w:r>
              <w:t>Hệ số quốc gia tính theo đầu người trong năm kiểm kê, g/người/ngày</w:t>
            </w:r>
            <w:ins w:id="13203" w:author="Thu Huyen Tran" w:date="2023-04-06T22:46:00Z">
              <w:r w:rsidR="00EE4417">
                <w:t>. Xem Bảng 6.4</w:t>
              </w:r>
            </w:ins>
          </w:p>
        </w:tc>
      </w:tr>
      <w:tr w:rsidR="00525DF9" w:rsidRPr="004566A4" w14:paraId="4631FFEB" w14:textId="77777777" w:rsidTr="00525DF9">
        <w:tc>
          <w:tcPr>
            <w:tcW w:w="936" w:type="pct"/>
            <w:vAlign w:val="center"/>
          </w:tcPr>
          <w:p w14:paraId="2FF3A49E" w14:textId="77777777" w:rsidR="00525DF9" w:rsidRPr="004566A4" w:rsidRDefault="00525DF9" w:rsidP="000D06D2">
            <w:pPr>
              <w:ind w:firstLine="0"/>
            </w:pPr>
            <w:r>
              <w:t>0,001</w:t>
            </w:r>
          </w:p>
        </w:tc>
        <w:tc>
          <w:tcPr>
            <w:tcW w:w="4064" w:type="pct"/>
            <w:vAlign w:val="center"/>
          </w:tcPr>
          <w:p w14:paraId="30FF1E16" w14:textId="77777777" w:rsidR="00525DF9" w:rsidRPr="004566A4" w:rsidRDefault="00525DF9" w:rsidP="000D06D2">
            <w:pPr>
              <w:ind w:firstLine="0"/>
            </w:pPr>
            <w:r>
              <w:t>Chuyển đổi từ g BOD sang kg BOD</w:t>
            </w:r>
          </w:p>
        </w:tc>
      </w:tr>
      <w:tr w:rsidR="00525DF9" w:rsidRPr="004566A4" w:rsidDel="00EE4417" w14:paraId="7E8F0E84" w14:textId="0C446F76" w:rsidTr="00525DF9">
        <w:trPr>
          <w:del w:id="13204" w:author="Thu Huyen Tran" w:date="2023-04-06T22:45:00Z"/>
        </w:trPr>
        <w:tc>
          <w:tcPr>
            <w:tcW w:w="936" w:type="pct"/>
            <w:vAlign w:val="center"/>
          </w:tcPr>
          <w:p w14:paraId="0733B09E" w14:textId="5ED24624" w:rsidR="00525DF9" w:rsidDel="00EE4417" w:rsidRDefault="00525DF9" w:rsidP="000D06D2">
            <w:pPr>
              <w:ind w:firstLine="0"/>
              <w:rPr>
                <w:del w:id="13205" w:author="Thu Huyen Tran" w:date="2023-04-06T22:45:00Z"/>
              </w:rPr>
            </w:pPr>
            <w:del w:id="13206" w:author="Thu Huyen Tran" w:date="2023-04-06T22:45:00Z">
              <w:r w:rsidDel="00EE4417">
                <w:delText>I</w:delText>
              </w:r>
            </w:del>
          </w:p>
        </w:tc>
        <w:tc>
          <w:tcPr>
            <w:tcW w:w="4064" w:type="pct"/>
            <w:vAlign w:val="center"/>
          </w:tcPr>
          <w:p w14:paraId="650B537F" w14:textId="417DA58A" w:rsidR="00525DF9" w:rsidRPr="004566A4" w:rsidDel="00EE4417" w:rsidRDefault="00433F2F" w:rsidP="000D06D2">
            <w:pPr>
              <w:ind w:firstLine="0"/>
              <w:rPr>
                <w:del w:id="13207" w:author="Thu Huyen Tran" w:date="2023-04-06T22:45:00Z"/>
              </w:rPr>
            </w:pPr>
            <w:del w:id="13208" w:author="Thu Huyen Tran" w:date="2023-04-06T22:45:00Z">
              <w:r w:rsidRPr="007E0D27" w:rsidDel="00EE4417">
                <w:rPr>
                  <w:szCs w:val="26"/>
                  <w:lang w:val="vi-VN"/>
                </w:rPr>
                <w:delText>Hệ số điều chỉnh</w:delText>
              </w:r>
              <w:r w:rsidRPr="00433F2F" w:rsidDel="00EE4417">
                <w:rPr>
                  <w:szCs w:val="26"/>
                  <w:lang w:val="vi-VN"/>
                </w:rPr>
                <w:delText xml:space="preserve"> </w:delText>
              </w:r>
              <w:r w:rsidRPr="007E0D27" w:rsidDel="00EE4417">
                <w:rPr>
                  <w:szCs w:val="26"/>
                  <w:lang w:val="vi-VN"/>
                </w:rPr>
                <w:delText xml:space="preserve">BOD </w:delText>
              </w:r>
              <w:r w:rsidRPr="00433F2F" w:rsidDel="00EE4417">
                <w:rPr>
                  <w:szCs w:val="26"/>
                  <w:lang w:val="vi-VN"/>
                </w:rPr>
                <w:delText xml:space="preserve">từ nước thải </w:delText>
              </w:r>
              <w:r w:rsidRPr="007E0D27" w:rsidDel="00EE4417">
                <w:rPr>
                  <w:szCs w:val="26"/>
                  <w:lang w:val="vi-VN"/>
                </w:rPr>
                <w:delText>công nghiệp thải chung vào hệ thống nước thải sinh hoạt</w:delText>
              </w:r>
              <w:r w:rsidDel="00EE4417">
                <w:rPr>
                  <w:szCs w:val="26"/>
                </w:rPr>
                <w:delText xml:space="preserve"> </w:delText>
              </w:r>
              <w:r w:rsidR="00525DF9" w:rsidRPr="004566A4" w:rsidDel="00EE4417">
                <w:delText xml:space="preserve">(mặc định là 1,25, đối với </w:delText>
              </w:r>
              <w:r w:rsidR="00525DF9" w:rsidDel="00EE4417">
                <w:delText xml:space="preserve">việc xả thải </w:delText>
              </w:r>
              <w:r w:rsidR="00525DF9" w:rsidRPr="004566A4" w:rsidDel="00EE4417">
                <w:delText>không bị chặn, mặc định là 1,00.)</w:delText>
              </w:r>
            </w:del>
          </w:p>
        </w:tc>
      </w:tr>
      <w:bookmarkEnd w:id="13202"/>
      <w:tr w:rsidR="00EE4417" w14:paraId="6350B1E6" w14:textId="77777777" w:rsidTr="00C41C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ins w:id="13209" w:author="Thu Huyen Tran" w:date="2023-04-06T22:46:00Z"/>
        </w:trPr>
        <w:tc>
          <w:tcPr>
            <w:tcW w:w="5000" w:type="pct"/>
            <w:gridSpan w:val="2"/>
          </w:tcPr>
          <w:p w14:paraId="6B9618C0" w14:textId="2CD4D13F" w:rsidR="00EE4417" w:rsidRDefault="00EE4417" w:rsidP="00C41CF6">
            <w:pPr>
              <w:ind w:firstLine="15"/>
              <w:jc w:val="center"/>
              <w:rPr>
                <w:ins w:id="13210" w:author="Thu Huyen Tran" w:date="2023-04-06T22:46:00Z"/>
                <w:b/>
                <w:bCs/>
              </w:rPr>
            </w:pPr>
            <w:ins w:id="13211" w:author="Thu Huyen Tran" w:date="2023-04-06T22:46:00Z">
              <w:r w:rsidRPr="004566A4">
                <w:rPr>
                  <w:b/>
                  <w:bCs/>
                </w:rPr>
                <w:t xml:space="preserve">Công </w:t>
              </w:r>
              <w:r w:rsidRPr="00525DF9">
                <w:rPr>
                  <w:b/>
                  <w:bCs/>
                </w:rPr>
                <w:t>thức 6.3</w:t>
              </w:r>
              <w:r>
                <w:rPr>
                  <w:b/>
                  <w:bCs/>
                </w:rPr>
                <w:t>A</w:t>
              </w:r>
              <w:r w:rsidRPr="00525DF9">
                <w:rPr>
                  <w:b/>
                  <w:bCs/>
                </w:rPr>
                <w:t xml:space="preserve"> </w:t>
              </w:r>
            </w:ins>
            <w:ins w:id="13212" w:author="Thu Huyen Tran" w:date="2023-04-06T23:08:00Z">
              <w:r w:rsidR="00FC6D33">
                <w:rPr>
                  <w:b/>
                  <w:bCs/>
                </w:rPr>
                <w:t>(</w:t>
              </w:r>
            </w:ins>
            <w:ins w:id="13213" w:author="Thu Huyen Tran" w:date="2023-04-06T22:46:00Z">
              <w:r>
                <w:rPr>
                  <w:b/>
                  <w:bCs/>
                </w:rPr>
                <w:t>Mới</w:t>
              </w:r>
            </w:ins>
            <w:ins w:id="13214" w:author="Thu Huyen Tran" w:date="2023-04-06T23:08:00Z">
              <w:r w:rsidR="00FC6D33">
                <w:rPr>
                  <w:b/>
                  <w:bCs/>
                </w:rPr>
                <w:t>)</w:t>
              </w:r>
            </w:ins>
          </w:p>
          <w:p w14:paraId="78408059" w14:textId="08591DE9" w:rsidR="00EE4417" w:rsidRDefault="00EE4417" w:rsidP="00C41CF6">
            <w:pPr>
              <w:ind w:firstLine="15"/>
              <w:jc w:val="center"/>
              <w:rPr>
                <w:ins w:id="13215" w:author="Thu Huyen Tran" w:date="2023-04-06T22:46:00Z"/>
              </w:rPr>
            </w:pPr>
            <w:ins w:id="13216" w:author="Thu Huyen Tran" w:date="2023-04-06T22:46:00Z">
              <w:r w:rsidRPr="00525DF9">
                <w:rPr>
                  <w:b/>
                  <w:bCs/>
                </w:rPr>
                <w:t>Tổng lượng chất hữu trong nước thải sinh hoạt</w:t>
              </w:r>
            </w:ins>
            <w:ins w:id="13217" w:author="Thu Huyen Tran" w:date="2023-04-06T22:47:00Z">
              <w:r>
                <w:rPr>
                  <w:b/>
                  <w:bCs/>
                </w:rPr>
                <w:t xml:space="preserve"> </w:t>
              </w:r>
            </w:ins>
            <w:ins w:id="13218" w:author="Thu Huyen Tran" w:date="2023-04-06T22:48:00Z">
              <w:r>
                <w:rPr>
                  <w:b/>
                  <w:bCs/>
                </w:rPr>
                <w:t xml:space="preserve">cho </w:t>
              </w:r>
              <w:r w:rsidRPr="00C41CF6">
                <w:rPr>
                  <w:b/>
                  <w:bCs/>
                </w:rPr>
                <w:t>mỗi loại hình xả thải/xử lý hoặc hệ thống</w:t>
              </w:r>
            </w:ins>
          </w:p>
          <w:p w14:paraId="5D88C73F" w14:textId="1B418487" w:rsidR="00EE4417" w:rsidRPr="00EE4417" w:rsidRDefault="00EE4417" w:rsidP="00C41CF6">
            <w:pPr>
              <w:ind w:firstLine="0"/>
              <w:jc w:val="center"/>
              <w:rPr>
                <w:ins w:id="13219" w:author="Thu Huyen Tran" w:date="2023-04-06T22:46:00Z"/>
              </w:rPr>
            </w:pPr>
            <w:ins w:id="13220" w:author="Thu Huyen Tran" w:date="2023-04-06T22:46:00Z">
              <w:r w:rsidRPr="00525DF9">
                <w:t>TOW</w:t>
              </w:r>
            </w:ins>
            <w:ins w:id="13221" w:author="Thu Huyen Tran" w:date="2023-04-06T22:48:00Z">
              <w:r>
                <w:rPr>
                  <w:vertAlign w:val="subscript"/>
                </w:rPr>
                <w:t>j</w:t>
              </w:r>
            </w:ins>
            <w:ins w:id="13222" w:author="Thu Huyen Tran" w:date="2023-04-06T22:46:00Z">
              <w:r w:rsidRPr="00525DF9">
                <w:t xml:space="preserve"> = </w:t>
              </w:r>
            </w:ins>
            <w:ins w:id="13223" w:author="Thu Huyen Tran" w:date="2023-04-06T22:48:00Z">
              <w:r>
                <w:t>∑</w:t>
              </w:r>
              <w:r>
                <w:rPr>
                  <w:vertAlign w:val="subscript"/>
                </w:rPr>
                <w:t>j</w:t>
              </w:r>
            </w:ins>
            <w:ins w:id="13224" w:author="Thu Huyen Tran" w:date="2023-04-06T22:49:00Z">
              <w:r>
                <w:rPr>
                  <w:vertAlign w:val="subscript"/>
                </w:rPr>
                <w:t xml:space="preserve"> </w:t>
              </w:r>
              <w:r>
                <w:t>[TOW * U</w:t>
              </w:r>
              <w:r>
                <w:rPr>
                  <w:vertAlign w:val="subscript"/>
                </w:rPr>
                <w:t>i</w:t>
              </w:r>
              <w:r>
                <w:t xml:space="preserve"> * T</w:t>
              </w:r>
              <w:r w:rsidRPr="00EE4417">
                <w:rPr>
                  <w:vertAlign w:val="subscript"/>
                  <w:rPrChange w:id="13225" w:author="Thu Huyen Tran" w:date="2023-04-06T22:49:00Z">
                    <w:rPr/>
                  </w:rPrChange>
                </w:rPr>
                <w:t>ij</w:t>
              </w:r>
              <w:r>
                <w:t xml:space="preserve"> * I</w:t>
              </w:r>
              <w:r>
                <w:rPr>
                  <w:vertAlign w:val="subscript"/>
                </w:rPr>
                <w:t>j</w:t>
              </w:r>
            </w:ins>
            <w:ins w:id="13226" w:author="Thu Huyen Tran" w:date="2023-04-06T22:50:00Z">
              <w:r>
                <w:rPr>
                  <w:vertAlign w:val="subscript"/>
                </w:rPr>
                <w:t xml:space="preserve"> </w:t>
              </w:r>
              <w:r>
                <w:t>]</w:t>
              </w:r>
            </w:ins>
          </w:p>
        </w:tc>
      </w:tr>
    </w:tbl>
    <w:p w14:paraId="45352DC4" w14:textId="46840F3E" w:rsidR="00EE4417" w:rsidRDefault="00EE4417" w:rsidP="00EE4417">
      <w:pPr>
        <w:rPr>
          <w:ins w:id="13227" w:author="Thu Huyen Tran" w:date="2023-04-06T22:50:00Z"/>
          <w:lang w:val="en-US"/>
        </w:rPr>
      </w:pPr>
      <w:ins w:id="13228" w:author="Thu Huyen Tran" w:date="2023-04-06T22:50:00Z">
        <w:r w:rsidRPr="00EE4417">
          <w:rPr>
            <w:lang w:val="en-US"/>
            <w:rPrChange w:id="13229" w:author="Thu Huyen Tran" w:date="2023-04-06T22:50:00Z">
              <w:rPr>
                <w:b/>
                <w:bCs/>
                <w:lang w:val="en-US"/>
              </w:rPr>
            </w:rPrChange>
          </w:rPr>
          <w:t>Trong đó</w:t>
        </w:r>
      </w:ins>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3230" w:author="Thu Huyen Tran" w:date="2023-04-06T23:15: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698"/>
        <w:gridCol w:w="7374"/>
        <w:tblGridChange w:id="13231">
          <w:tblGrid>
            <w:gridCol w:w="5"/>
            <w:gridCol w:w="1693"/>
            <w:gridCol w:w="7369"/>
            <w:gridCol w:w="5"/>
          </w:tblGrid>
        </w:tblGridChange>
      </w:tblGrid>
      <w:tr w:rsidR="00EE4417" w:rsidRPr="004566A4" w14:paraId="7FD4FD99" w14:textId="77777777" w:rsidTr="002E66A0">
        <w:trPr>
          <w:ins w:id="13232" w:author="Thu Huyen Tran" w:date="2023-04-06T22:50:00Z"/>
        </w:trPr>
        <w:tc>
          <w:tcPr>
            <w:tcW w:w="936" w:type="pct"/>
            <w:vAlign w:val="center"/>
            <w:tcPrChange w:id="13233" w:author="Thu Huyen Tran" w:date="2023-04-06T23:15:00Z">
              <w:tcPr>
                <w:tcW w:w="936" w:type="pct"/>
                <w:gridSpan w:val="2"/>
                <w:vAlign w:val="center"/>
              </w:tcPr>
            </w:tcPrChange>
          </w:tcPr>
          <w:p w14:paraId="53123CFE" w14:textId="15FE820A" w:rsidR="00EE4417" w:rsidRPr="00EE4417" w:rsidRDefault="00EE4417" w:rsidP="00C41CF6">
            <w:pPr>
              <w:ind w:firstLine="0"/>
              <w:rPr>
                <w:ins w:id="13234" w:author="Thu Huyen Tran" w:date="2023-04-06T22:50:00Z"/>
                <w:vertAlign w:val="subscript"/>
                <w:rPrChange w:id="13235" w:author="Thu Huyen Tran" w:date="2023-04-06T22:50:00Z">
                  <w:rPr>
                    <w:ins w:id="13236" w:author="Thu Huyen Tran" w:date="2023-04-06T22:50:00Z"/>
                  </w:rPr>
                </w:rPrChange>
              </w:rPr>
            </w:pPr>
            <w:ins w:id="13237" w:author="Thu Huyen Tran" w:date="2023-04-06T22:50:00Z">
              <w:r>
                <w:t>TOW</w:t>
              </w:r>
              <w:r>
                <w:rPr>
                  <w:vertAlign w:val="subscript"/>
                </w:rPr>
                <w:t>j</w:t>
              </w:r>
            </w:ins>
          </w:p>
        </w:tc>
        <w:tc>
          <w:tcPr>
            <w:tcW w:w="4064" w:type="pct"/>
            <w:vAlign w:val="center"/>
            <w:tcPrChange w:id="13238" w:author="Thu Huyen Tran" w:date="2023-04-06T23:15:00Z">
              <w:tcPr>
                <w:tcW w:w="4064" w:type="pct"/>
                <w:gridSpan w:val="2"/>
                <w:vAlign w:val="center"/>
              </w:tcPr>
            </w:tcPrChange>
          </w:tcPr>
          <w:p w14:paraId="7DBABC41" w14:textId="26E150DE" w:rsidR="00EE4417" w:rsidRPr="004566A4" w:rsidRDefault="00EE4417" w:rsidP="00C41CF6">
            <w:pPr>
              <w:ind w:firstLine="0"/>
              <w:rPr>
                <w:ins w:id="13239" w:author="Thu Huyen Tran" w:date="2023-04-06T22:50:00Z"/>
              </w:rPr>
            </w:pPr>
            <w:ins w:id="13240" w:author="Thu Huyen Tran" w:date="2023-04-06T22:50:00Z">
              <w:r>
                <w:t>Tổng lượng chất hữu cơ trong nước thải sinh hoạt trong năm kiểm kê, kg BOD/năm</w:t>
              </w:r>
            </w:ins>
            <w:ins w:id="13241" w:author="Thu Huyen Tran" w:date="2023-04-06T22:51:00Z">
              <w:r>
                <w:t>, cho nhóm thu nhập i và loại hình xả thải/xử lý hoặc hệ thống, j.</w:t>
              </w:r>
            </w:ins>
          </w:p>
        </w:tc>
      </w:tr>
      <w:tr w:rsidR="00EE4417" w:rsidRPr="004566A4" w14:paraId="0EB08381" w14:textId="77777777" w:rsidTr="002E66A0">
        <w:trPr>
          <w:ins w:id="13242" w:author="Thu Huyen Tran" w:date="2023-04-06T22:50:00Z"/>
        </w:trPr>
        <w:tc>
          <w:tcPr>
            <w:tcW w:w="936" w:type="pct"/>
            <w:vAlign w:val="center"/>
            <w:tcPrChange w:id="13243" w:author="Thu Huyen Tran" w:date="2023-04-06T23:15:00Z">
              <w:tcPr>
                <w:tcW w:w="936" w:type="pct"/>
                <w:gridSpan w:val="2"/>
                <w:vAlign w:val="center"/>
              </w:tcPr>
            </w:tcPrChange>
          </w:tcPr>
          <w:p w14:paraId="2911DDAE" w14:textId="49FF3DC4" w:rsidR="00EE4417" w:rsidRPr="004F5ED3" w:rsidRDefault="004F5ED3" w:rsidP="00C41CF6">
            <w:pPr>
              <w:ind w:firstLine="0"/>
              <w:rPr>
                <w:ins w:id="13244" w:author="Thu Huyen Tran" w:date="2023-04-06T22:50:00Z"/>
                <w:vertAlign w:val="subscript"/>
                <w:rPrChange w:id="13245" w:author="Thu Huyen Tran" w:date="2023-04-06T22:54:00Z">
                  <w:rPr>
                    <w:ins w:id="13246" w:author="Thu Huyen Tran" w:date="2023-04-06T22:50:00Z"/>
                  </w:rPr>
                </w:rPrChange>
              </w:rPr>
            </w:pPr>
            <w:ins w:id="13247" w:author="Thu Huyen Tran" w:date="2023-04-06T22:54:00Z">
              <w:r>
                <w:t>U</w:t>
              </w:r>
              <w:r>
                <w:rPr>
                  <w:vertAlign w:val="subscript"/>
                </w:rPr>
                <w:t>i</w:t>
              </w:r>
            </w:ins>
          </w:p>
        </w:tc>
        <w:tc>
          <w:tcPr>
            <w:tcW w:w="4064" w:type="pct"/>
            <w:vAlign w:val="center"/>
            <w:tcPrChange w:id="13248" w:author="Thu Huyen Tran" w:date="2023-04-06T23:15:00Z">
              <w:tcPr>
                <w:tcW w:w="4064" w:type="pct"/>
                <w:gridSpan w:val="2"/>
                <w:vAlign w:val="center"/>
              </w:tcPr>
            </w:tcPrChange>
          </w:tcPr>
          <w:p w14:paraId="2D7222DF" w14:textId="01E56C33" w:rsidR="00EE4417" w:rsidRPr="004566A4" w:rsidRDefault="00565DE4" w:rsidP="00C41CF6">
            <w:pPr>
              <w:ind w:firstLine="0"/>
              <w:rPr>
                <w:ins w:id="13249" w:author="Thu Huyen Tran" w:date="2023-04-06T22:50:00Z"/>
              </w:rPr>
            </w:pPr>
            <w:ins w:id="13250" w:author="Thu Huyen Tran" w:date="2023-04-07T10:38:00Z">
              <w:r>
                <w:t>Hệ số (fraction)</w:t>
              </w:r>
            </w:ins>
            <w:ins w:id="13251" w:author="Thu Huyen Tran" w:date="2023-04-06T22:54:00Z">
              <w:r w:rsidR="0058630A">
                <w:t xml:space="preserve"> dân số trong nhóm thu nhập i trong năm kiểm kê. Xem bảng </w:t>
              </w:r>
            </w:ins>
            <w:ins w:id="13252" w:author="Thu Huyen Tran" w:date="2023-04-06T22:55:00Z">
              <w:r w:rsidR="0058630A">
                <w:t>6.5</w:t>
              </w:r>
            </w:ins>
          </w:p>
        </w:tc>
      </w:tr>
      <w:tr w:rsidR="00EE4417" w:rsidRPr="004566A4" w14:paraId="0D9A4BDA" w14:textId="77777777" w:rsidTr="002E66A0">
        <w:trPr>
          <w:ins w:id="13253" w:author="Thu Huyen Tran" w:date="2023-04-06T22:50:00Z"/>
        </w:trPr>
        <w:tc>
          <w:tcPr>
            <w:tcW w:w="936" w:type="pct"/>
            <w:vAlign w:val="center"/>
            <w:tcPrChange w:id="13254" w:author="Thu Huyen Tran" w:date="2023-04-06T23:15:00Z">
              <w:tcPr>
                <w:tcW w:w="936" w:type="pct"/>
                <w:gridSpan w:val="2"/>
                <w:vAlign w:val="center"/>
              </w:tcPr>
            </w:tcPrChange>
          </w:tcPr>
          <w:p w14:paraId="24B1B213" w14:textId="54159140" w:rsidR="00EE4417" w:rsidRPr="004F5ED3" w:rsidRDefault="004F5ED3" w:rsidP="00C41CF6">
            <w:pPr>
              <w:ind w:firstLine="0"/>
              <w:rPr>
                <w:ins w:id="13255" w:author="Thu Huyen Tran" w:date="2023-04-06T22:50:00Z"/>
                <w:vertAlign w:val="subscript"/>
                <w:rPrChange w:id="13256" w:author="Thu Huyen Tran" w:date="2023-04-06T22:54:00Z">
                  <w:rPr>
                    <w:ins w:id="13257" w:author="Thu Huyen Tran" w:date="2023-04-06T22:50:00Z"/>
                  </w:rPr>
                </w:rPrChange>
              </w:rPr>
            </w:pPr>
            <w:ins w:id="13258" w:author="Thu Huyen Tran" w:date="2023-04-06T22:54:00Z">
              <w:r>
                <w:t>T</w:t>
              </w:r>
              <w:r w:rsidRPr="00C41CF6">
                <w:rPr>
                  <w:vertAlign w:val="subscript"/>
                </w:rPr>
                <w:t>i</w:t>
              </w:r>
              <w:r>
                <w:rPr>
                  <w:vertAlign w:val="subscript"/>
                </w:rPr>
                <w:t>j</w:t>
              </w:r>
            </w:ins>
          </w:p>
        </w:tc>
        <w:tc>
          <w:tcPr>
            <w:tcW w:w="4064" w:type="pct"/>
            <w:vAlign w:val="center"/>
            <w:tcPrChange w:id="13259" w:author="Thu Huyen Tran" w:date="2023-04-06T23:15:00Z">
              <w:tcPr>
                <w:tcW w:w="4064" w:type="pct"/>
                <w:gridSpan w:val="2"/>
                <w:vAlign w:val="center"/>
              </w:tcPr>
            </w:tcPrChange>
          </w:tcPr>
          <w:p w14:paraId="50093DF2" w14:textId="0AD71336" w:rsidR="00EE4417" w:rsidRPr="004566A4" w:rsidRDefault="0058630A" w:rsidP="00C41CF6">
            <w:pPr>
              <w:ind w:firstLine="0"/>
              <w:rPr>
                <w:ins w:id="13260" w:author="Thu Huyen Tran" w:date="2023-04-06T22:50:00Z"/>
              </w:rPr>
            </w:pPr>
            <w:ins w:id="13261" w:author="Thu Huyen Tran" w:date="2023-04-06T22:59:00Z">
              <w:r>
                <w:t xml:space="preserve">Mức độ/tỷ lệ mỗi loại hình xả thải/xử lý hoặc hệ thống, j, cho từng nhóm thu nhập. </w:t>
              </w:r>
            </w:ins>
          </w:p>
        </w:tc>
      </w:tr>
      <w:tr w:rsidR="00EE4417" w:rsidRPr="004566A4" w14:paraId="5ECFB33B" w14:textId="77777777" w:rsidTr="002E66A0">
        <w:trPr>
          <w:ins w:id="13262" w:author="Thu Huyen Tran" w:date="2023-04-06T22:50:00Z"/>
        </w:trPr>
        <w:tc>
          <w:tcPr>
            <w:tcW w:w="936" w:type="pct"/>
            <w:vAlign w:val="center"/>
            <w:tcPrChange w:id="13263" w:author="Thu Huyen Tran" w:date="2023-04-06T23:15:00Z">
              <w:tcPr>
                <w:tcW w:w="936" w:type="pct"/>
                <w:gridSpan w:val="2"/>
                <w:vAlign w:val="center"/>
              </w:tcPr>
            </w:tcPrChange>
          </w:tcPr>
          <w:p w14:paraId="735CA2FD" w14:textId="277991B6" w:rsidR="00EE4417" w:rsidRPr="004566A4" w:rsidRDefault="004F5ED3" w:rsidP="00C41CF6">
            <w:pPr>
              <w:ind w:firstLine="0"/>
              <w:rPr>
                <w:ins w:id="13264" w:author="Thu Huyen Tran" w:date="2023-04-06T22:50:00Z"/>
              </w:rPr>
            </w:pPr>
            <w:ins w:id="13265" w:author="Thu Huyen Tran" w:date="2023-04-06T22:54:00Z">
              <w:r>
                <w:t>I</w:t>
              </w:r>
              <w:r>
                <w:rPr>
                  <w:vertAlign w:val="subscript"/>
                </w:rPr>
                <w:t>j</w:t>
              </w:r>
            </w:ins>
          </w:p>
        </w:tc>
        <w:tc>
          <w:tcPr>
            <w:tcW w:w="4064" w:type="pct"/>
            <w:vAlign w:val="center"/>
            <w:tcPrChange w:id="13266" w:author="Thu Huyen Tran" w:date="2023-04-06T23:15:00Z">
              <w:tcPr>
                <w:tcW w:w="4064" w:type="pct"/>
                <w:gridSpan w:val="2"/>
                <w:vAlign w:val="center"/>
              </w:tcPr>
            </w:tcPrChange>
          </w:tcPr>
          <w:p w14:paraId="43E5B7F9" w14:textId="3CD7FF1C" w:rsidR="00EE4417" w:rsidRPr="004566A4" w:rsidRDefault="000F2741" w:rsidP="00C41CF6">
            <w:pPr>
              <w:ind w:firstLine="0"/>
              <w:rPr>
                <w:ins w:id="13267" w:author="Thu Huyen Tran" w:date="2023-04-06T22:50:00Z"/>
              </w:rPr>
            </w:pPr>
            <w:ins w:id="13268" w:author="Thu Huyen Tran" w:date="2023-04-06T23:05:00Z">
              <w:r>
                <w:t xml:space="preserve">Hệ số điều chỉnh BOD công nghiệp xả thải vào </w:t>
              </w:r>
            </w:ins>
            <w:ins w:id="13269" w:author="Thu Huyen Tran" w:date="2023-04-06T23:06:00Z">
              <w:r>
                <w:t>mỗi loại hình xả thải/xử lý hoặc hệ thống, j</w:t>
              </w:r>
            </w:ins>
            <w:ins w:id="13270" w:author="Thu Huyen Tran" w:date="2023-04-06T23:05:00Z">
              <w:r>
                <w:t xml:space="preserve"> </w:t>
              </w:r>
              <w:r w:rsidRPr="004566A4">
                <w:t>(</w:t>
              </w:r>
            </w:ins>
            <w:ins w:id="13271" w:author="Thu Huyen Tran" w:date="2023-04-06T23:06:00Z">
              <w:r>
                <w:t>giá trị mặc định cho loại hình thu gom là 1,25;</w:t>
              </w:r>
            </w:ins>
            <w:ins w:id="13272" w:author="Thu Huyen Tran" w:date="2023-04-06T23:07:00Z">
              <w:r>
                <w:t xml:space="preserve"> không thug om là 1,00)</w:t>
              </w:r>
            </w:ins>
          </w:p>
        </w:tc>
      </w:tr>
      <w:tr w:rsidR="00FC6D33" w14:paraId="79079A44" w14:textId="77777777" w:rsidTr="002E66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3273" w:author="Thu Huyen Tran" w:date="2023-04-06T23:15:00Z">
            <w:tblPrEx>
              <w:tblW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13274" w:author="Thu Huyen Tran" w:date="2023-04-06T23:08:00Z"/>
          <w:trPrChange w:id="13275" w:author="Thu Huyen Tran" w:date="2023-04-06T23:15:00Z">
            <w:trPr>
              <w:gridBefore w:val="1"/>
              <w:gridAfter w:val="0"/>
            </w:trPr>
          </w:trPrChange>
        </w:trPr>
        <w:tc>
          <w:tcPr>
            <w:tcW w:w="4994" w:type="pct"/>
            <w:gridSpan w:val="2"/>
            <w:tcPrChange w:id="13276" w:author="Thu Huyen Tran" w:date="2023-04-06T23:15:00Z">
              <w:tcPr>
                <w:tcW w:w="0" w:type="auto"/>
                <w:gridSpan w:val="2"/>
              </w:tcPr>
            </w:tcPrChange>
          </w:tcPr>
          <w:p w14:paraId="78026606" w14:textId="77777777" w:rsidR="00FC6D33" w:rsidRDefault="00FC6D33" w:rsidP="00FC6D33">
            <w:pPr>
              <w:jc w:val="center"/>
              <w:rPr>
                <w:ins w:id="13277" w:author="Thu Huyen Tran" w:date="2023-04-06T23:08:00Z"/>
                <w:b/>
                <w:bCs/>
                <w:lang w:val="en-US"/>
              </w:rPr>
            </w:pPr>
            <w:ins w:id="13278" w:author="Thu Huyen Tran" w:date="2023-04-06T23:08:00Z">
              <w:r>
                <w:rPr>
                  <w:b/>
                  <w:bCs/>
                  <w:lang w:val="en-US"/>
                </w:rPr>
                <w:t>Công thức 6.3B (Mới)</w:t>
              </w:r>
            </w:ins>
          </w:p>
          <w:p w14:paraId="698FE614" w14:textId="7197489F" w:rsidR="00FC6D33" w:rsidRDefault="00FC6D33" w:rsidP="00FC6D33">
            <w:pPr>
              <w:jc w:val="center"/>
              <w:rPr>
                <w:ins w:id="13279" w:author="Thu Huyen Tran" w:date="2023-04-06T23:09:00Z"/>
                <w:b/>
                <w:bCs/>
                <w:lang w:val="en-US"/>
              </w:rPr>
            </w:pPr>
            <w:ins w:id="13280" w:author="Thu Huyen Tran" w:date="2023-04-06T23:11:00Z">
              <w:r>
                <w:rPr>
                  <w:b/>
                  <w:bCs/>
                  <w:lang w:val="en-US"/>
                </w:rPr>
                <w:t>Hàm lượng</w:t>
              </w:r>
            </w:ins>
            <w:ins w:id="13281" w:author="Thu Huyen Tran" w:date="2023-04-06T23:08:00Z">
              <w:r>
                <w:rPr>
                  <w:b/>
                  <w:bCs/>
                  <w:lang w:val="en-US"/>
                </w:rPr>
                <w:t xml:space="preserve"> chất hữu cơ được loại bỏ dưới dạng bùn t</w:t>
              </w:r>
            </w:ins>
            <w:ins w:id="13282" w:author="Thu Huyen Tran" w:date="2023-04-06T23:09:00Z">
              <w:r>
                <w:rPr>
                  <w:b/>
                  <w:bCs/>
                  <w:lang w:val="en-US"/>
                </w:rPr>
                <w:t>ừ hệ thống xử lý hiếu khí</w:t>
              </w:r>
            </w:ins>
          </w:p>
          <w:p w14:paraId="0AD3C3B5" w14:textId="2B4B4052" w:rsidR="00FC6D33" w:rsidRPr="00FC6D33" w:rsidRDefault="00FC6D33">
            <w:pPr>
              <w:jc w:val="center"/>
              <w:rPr>
                <w:ins w:id="13283" w:author="Thu Huyen Tran" w:date="2023-04-06T23:08:00Z"/>
                <w:lang w:val="en-US"/>
                <w:rPrChange w:id="13284" w:author="Thu Huyen Tran" w:date="2023-04-06T23:09:00Z">
                  <w:rPr>
                    <w:ins w:id="13285" w:author="Thu Huyen Tran" w:date="2023-04-06T23:08:00Z"/>
                    <w:b/>
                    <w:bCs/>
                    <w:lang w:val="en-US"/>
                  </w:rPr>
                </w:rPrChange>
              </w:rPr>
              <w:pPrChange w:id="13286" w:author="Thu Huyen Tran" w:date="2023-04-06T23:08:00Z">
                <w:pPr/>
              </w:pPrChange>
            </w:pPr>
            <w:ins w:id="13287" w:author="Thu Huyen Tran" w:date="2023-04-06T23:09:00Z">
              <w:r w:rsidRPr="00FC6D33">
                <w:rPr>
                  <w:lang w:val="en-US"/>
                  <w:rPrChange w:id="13288" w:author="Thu Huyen Tran" w:date="2023-04-06T23:09:00Z">
                    <w:rPr>
                      <w:b/>
                      <w:bCs/>
                      <w:lang w:val="en-US"/>
                    </w:rPr>
                  </w:rPrChange>
                </w:rPr>
                <w:t>S</w:t>
              </w:r>
              <w:r w:rsidRPr="00FC6D33">
                <w:rPr>
                  <w:vertAlign w:val="subscript"/>
                  <w:lang w:val="en-US"/>
                  <w:rPrChange w:id="13289" w:author="Thu Huyen Tran" w:date="2023-04-06T23:09:00Z">
                    <w:rPr>
                      <w:b/>
                      <w:bCs/>
                      <w:vertAlign w:val="subscript"/>
                      <w:lang w:val="en-US"/>
                    </w:rPr>
                  </w:rPrChange>
                </w:rPr>
                <w:t>aerobic</w:t>
              </w:r>
              <w:r w:rsidRPr="00FC6D33">
                <w:rPr>
                  <w:lang w:val="en-US"/>
                  <w:rPrChange w:id="13290" w:author="Thu Huyen Tran" w:date="2023-04-06T23:09:00Z">
                    <w:rPr>
                      <w:b/>
                      <w:bCs/>
                      <w:lang w:val="en-US"/>
                    </w:rPr>
                  </w:rPrChange>
                </w:rPr>
                <w:t xml:space="preserve"> = (S</w:t>
              </w:r>
              <w:r w:rsidRPr="00FC6D33">
                <w:rPr>
                  <w:vertAlign w:val="subscript"/>
                  <w:lang w:val="en-US"/>
                  <w:rPrChange w:id="13291" w:author="Thu Huyen Tran" w:date="2023-04-06T23:09:00Z">
                    <w:rPr>
                      <w:b/>
                      <w:bCs/>
                      <w:vertAlign w:val="subscript"/>
                      <w:lang w:val="en-US"/>
                    </w:rPr>
                  </w:rPrChange>
                </w:rPr>
                <w:t xml:space="preserve">mass </w:t>
              </w:r>
              <w:r w:rsidRPr="00FC6D33">
                <w:rPr>
                  <w:lang w:val="en-US"/>
                  <w:rPrChange w:id="13292" w:author="Thu Huyen Tran" w:date="2023-04-06T23:09:00Z">
                    <w:rPr>
                      <w:b/>
                      <w:bCs/>
                      <w:lang w:val="en-US"/>
                    </w:rPr>
                  </w:rPrChange>
                </w:rPr>
                <w:t>* K</w:t>
              </w:r>
              <w:r w:rsidRPr="00FC6D33">
                <w:rPr>
                  <w:vertAlign w:val="subscript"/>
                  <w:lang w:val="en-US"/>
                  <w:rPrChange w:id="13293" w:author="Thu Huyen Tran" w:date="2023-04-06T23:09:00Z">
                    <w:rPr>
                      <w:b/>
                      <w:bCs/>
                      <w:vertAlign w:val="subscript"/>
                      <w:lang w:val="en-US"/>
                    </w:rPr>
                  </w:rPrChange>
                </w:rPr>
                <w:t>rem</w:t>
              </w:r>
              <w:r w:rsidRPr="00FC6D33">
                <w:rPr>
                  <w:lang w:val="en-US"/>
                  <w:rPrChange w:id="13294" w:author="Thu Huyen Tran" w:date="2023-04-06T23:09:00Z">
                    <w:rPr>
                      <w:b/>
                      <w:bCs/>
                      <w:lang w:val="en-US"/>
                    </w:rPr>
                  </w:rPrChange>
                </w:rPr>
                <w:t xml:space="preserve"> * 1000)</w:t>
              </w:r>
            </w:ins>
          </w:p>
        </w:tc>
      </w:tr>
    </w:tbl>
    <w:p w14:paraId="2632DEF7" w14:textId="39026A25" w:rsidR="00FC6D33" w:rsidRDefault="00FC6D33" w:rsidP="00FC6D33">
      <w:pPr>
        <w:rPr>
          <w:ins w:id="13295" w:author="Thu Huyen Tran" w:date="2023-04-06T23:09:00Z"/>
          <w:lang w:val="en-US"/>
        </w:rPr>
      </w:pPr>
      <w:ins w:id="13296" w:author="Thu Huyen Tran" w:date="2023-04-06T23:09:00Z">
        <w:r w:rsidRPr="00FC6D33">
          <w:rPr>
            <w:lang w:val="en-US"/>
            <w:rPrChange w:id="13297" w:author="Thu Huyen Tran" w:date="2023-04-06T23:09:00Z">
              <w:rPr>
                <w:b/>
                <w:bCs/>
                <w:lang w:val="en-US"/>
              </w:rPr>
            </w:rPrChange>
          </w:rPr>
          <w:t>Trong đó</w:t>
        </w:r>
      </w:ins>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7374"/>
      </w:tblGrid>
      <w:tr w:rsidR="00FC6D33" w:rsidRPr="004566A4" w14:paraId="16C4BA1C" w14:textId="77777777" w:rsidTr="00C41CF6">
        <w:trPr>
          <w:ins w:id="13298" w:author="Thu Huyen Tran" w:date="2023-04-06T23:10:00Z"/>
        </w:trPr>
        <w:tc>
          <w:tcPr>
            <w:tcW w:w="936" w:type="pct"/>
            <w:vAlign w:val="center"/>
          </w:tcPr>
          <w:p w14:paraId="0BA6F87E" w14:textId="5842D691" w:rsidR="00FC6D33" w:rsidRPr="00C41CF6" w:rsidRDefault="00FC6D33" w:rsidP="00C41CF6">
            <w:pPr>
              <w:ind w:firstLine="0"/>
              <w:rPr>
                <w:ins w:id="13299" w:author="Thu Huyen Tran" w:date="2023-04-06T23:10:00Z"/>
                <w:vertAlign w:val="subscript"/>
              </w:rPr>
            </w:pPr>
            <w:ins w:id="13300" w:author="Thu Huyen Tran" w:date="2023-04-06T23:10:00Z">
              <w:r w:rsidRPr="00C41CF6">
                <w:rPr>
                  <w:lang w:val="en-US"/>
                </w:rPr>
                <w:t>S</w:t>
              </w:r>
              <w:r w:rsidRPr="00C41CF6">
                <w:rPr>
                  <w:vertAlign w:val="subscript"/>
                  <w:lang w:val="en-US"/>
                </w:rPr>
                <w:t>aerobic</w:t>
              </w:r>
            </w:ins>
          </w:p>
        </w:tc>
        <w:tc>
          <w:tcPr>
            <w:tcW w:w="4064" w:type="pct"/>
            <w:vAlign w:val="center"/>
          </w:tcPr>
          <w:p w14:paraId="1F979F3D" w14:textId="6BEE9B5D" w:rsidR="00FC6D33" w:rsidRPr="004566A4" w:rsidRDefault="00FC6D33" w:rsidP="00C41CF6">
            <w:pPr>
              <w:ind w:firstLine="0"/>
              <w:rPr>
                <w:ins w:id="13301" w:author="Thu Huyen Tran" w:date="2023-04-06T23:10:00Z"/>
              </w:rPr>
            </w:pPr>
            <w:ins w:id="13302" w:author="Thu Huyen Tran" w:date="2023-04-06T23:11:00Z">
              <w:r>
                <w:t>Hàm lượng</w:t>
              </w:r>
            </w:ins>
            <w:ins w:id="13303" w:author="Thu Huyen Tran" w:date="2023-04-06T23:10:00Z">
              <w:r>
                <w:t xml:space="preserve"> chất hữu cơ </w:t>
              </w:r>
            </w:ins>
            <w:ins w:id="13304" w:author="Thu Huyen Tran" w:date="2023-04-06T23:11:00Z">
              <w:r>
                <w:t>được loại bỏ dưới dạng bùn từ nước thải của hệ thống xử lý hiếu khí, kgBOD/năm</w:t>
              </w:r>
            </w:ins>
          </w:p>
        </w:tc>
      </w:tr>
      <w:tr w:rsidR="00FC6D33" w:rsidRPr="004566A4" w14:paraId="62602DF2" w14:textId="77777777" w:rsidTr="00C41CF6">
        <w:trPr>
          <w:ins w:id="13305" w:author="Thu Huyen Tran" w:date="2023-04-06T23:10:00Z"/>
        </w:trPr>
        <w:tc>
          <w:tcPr>
            <w:tcW w:w="936" w:type="pct"/>
            <w:vAlign w:val="center"/>
          </w:tcPr>
          <w:p w14:paraId="14247A93" w14:textId="1B02906E" w:rsidR="00FC6D33" w:rsidRPr="00C41CF6" w:rsidRDefault="00FC6D33" w:rsidP="00C41CF6">
            <w:pPr>
              <w:ind w:firstLine="0"/>
              <w:rPr>
                <w:ins w:id="13306" w:author="Thu Huyen Tran" w:date="2023-04-06T23:10:00Z"/>
                <w:vertAlign w:val="subscript"/>
              </w:rPr>
            </w:pPr>
            <w:ins w:id="13307" w:author="Thu Huyen Tran" w:date="2023-04-06T23:10:00Z">
              <w:r w:rsidRPr="00C41CF6">
                <w:rPr>
                  <w:lang w:val="en-US"/>
                </w:rPr>
                <w:t>S</w:t>
              </w:r>
              <w:r w:rsidRPr="00C41CF6">
                <w:rPr>
                  <w:vertAlign w:val="subscript"/>
                  <w:lang w:val="en-US"/>
                </w:rPr>
                <w:t>mass</w:t>
              </w:r>
            </w:ins>
          </w:p>
        </w:tc>
        <w:tc>
          <w:tcPr>
            <w:tcW w:w="4064" w:type="pct"/>
            <w:vAlign w:val="center"/>
          </w:tcPr>
          <w:p w14:paraId="567F07EF" w14:textId="2BAC7E5B" w:rsidR="00FC6D33" w:rsidRPr="004566A4" w:rsidRDefault="00FC6D33" w:rsidP="00C41CF6">
            <w:pPr>
              <w:ind w:firstLine="0"/>
              <w:rPr>
                <w:ins w:id="13308" w:author="Thu Huyen Tran" w:date="2023-04-06T23:10:00Z"/>
              </w:rPr>
            </w:pPr>
            <w:ins w:id="13309" w:author="Thu Huyen Tran" w:date="2023-04-06T23:11:00Z">
              <w:r>
                <w:t>Lượng bùn được loại bỏ từ hệ thống dưới dạng khô, tấn/năm</w:t>
              </w:r>
            </w:ins>
          </w:p>
        </w:tc>
      </w:tr>
      <w:tr w:rsidR="00FC6D33" w:rsidRPr="004566A4" w14:paraId="0FEE1C84" w14:textId="77777777" w:rsidTr="00C41CF6">
        <w:trPr>
          <w:ins w:id="13310" w:author="Thu Huyen Tran" w:date="2023-04-06T23:10:00Z"/>
        </w:trPr>
        <w:tc>
          <w:tcPr>
            <w:tcW w:w="936" w:type="pct"/>
            <w:vAlign w:val="center"/>
          </w:tcPr>
          <w:p w14:paraId="7A0E6032" w14:textId="35923A92" w:rsidR="00FC6D33" w:rsidRDefault="00FC6D33">
            <w:pPr>
              <w:ind w:firstLine="0"/>
              <w:rPr>
                <w:ins w:id="13311" w:author="Thu Huyen Tran" w:date="2023-04-06T23:10:00Z"/>
              </w:rPr>
              <w:pPrChange w:id="13312" w:author="Thu Huyen Tran" w:date="2023-04-06T23:10:00Z">
                <w:pPr/>
              </w:pPrChange>
            </w:pPr>
            <w:ins w:id="13313" w:author="Thu Huyen Tran" w:date="2023-04-06T23:10:00Z">
              <w:r w:rsidRPr="00C41CF6">
                <w:rPr>
                  <w:lang w:val="en-US"/>
                </w:rPr>
                <w:t>K</w:t>
              </w:r>
              <w:r w:rsidRPr="00C41CF6">
                <w:rPr>
                  <w:vertAlign w:val="subscript"/>
                  <w:lang w:val="en-US"/>
                </w:rPr>
                <w:t>rem</w:t>
              </w:r>
            </w:ins>
          </w:p>
        </w:tc>
        <w:tc>
          <w:tcPr>
            <w:tcW w:w="4064" w:type="pct"/>
            <w:vAlign w:val="center"/>
          </w:tcPr>
          <w:p w14:paraId="148D687C" w14:textId="66F0C4F2" w:rsidR="00FC6D33" w:rsidRDefault="00FC6D33">
            <w:pPr>
              <w:ind w:firstLine="0"/>
              <w:rPr>
                <w:ins w:id="13314" w:author="Thu Huyen Tran" w:date="2023-04-06T23:10:00Z"/>
              </w:rPr>
              <w:pPrChange w:id="13315" w:author="Thu Huyen Tran" w:date="2023-04-06T23:11:00Z">
                <w:pPr/>
              </w:pPrChange>
            </w:pPr>
            <w:ins w:id="13316" w:author="Thu Huyen Tran" w:date="2023-04-06T23:12:00Z">
              <w:r>
                <w:t>Hệ số bùn, kgBOD/kg bùn. Xem bảng 6.6a</w:t>
              </w:r>
            </w:ins>
            <w:ins w:id="13317" w:author="Thu Huyen Tran" w:date="2023-04-06T23:15:00Z">
              <w:r w:rsidR="002E66A0">
                <w:t xml:space="preserve"> </w:t>
              </w:r>
            </w:ins>
          </w:p>
        </w:tc>
      </w:tr>
      <w:tr w:rsidR="00FC6D33" w:rsidRPr="004566A4" w14:paraId="10BBF15B" w14:textId="77777777" w:rsidTr="00C41CF6">
        <w:trPr>
          <w:ins w:id="13318" w:author="Thu Huyen Tran" w:date="2023-04-06T23:12:00Z"/>
        </w:trPr>
        <w:tc>
          <w:tcPr>
            <w:tcW w:w="936" w:type="pct"/>
            <w:vAlign w:val="center"/>
          </w:tcPr>
          <w:p w14:paraId="044585EE" w14:textId="57FE80B9" w:rsidR="00FC6D33" w:rsidRPr="00C41CF6" w:rsidRDefault="00FC6D33">
            <w:pPr>
              <w:ind w:firstLine="0"/>
              <w:rPr>
                <w:ins w:id="13319" w:author="Thu Huyen Tran" w:date="2023-04-06T23:12:00Z"/>
                <w:lang w:val="en-US"/>
              </w:rPr>
              <w:pPrChange w:id="13320" w:author="Thu Huyen Tran" w:date="2023-04-06T23:12:00Z">
                <w:pPr/>
              </w:pPrChange>
            </w:pPr>
            <w:ins w:id="13321" w:author="Thu Huyen Tran" w:date="2023-04-06T23:12:00Z">
              <w:r>
                <w:rPr>
                  <w:lang w:val="en-US"/>
                </w:rPr>
                <w:t>1000</w:t>
              </w:r>
            </w:ins>
          </w:p>
        </w:tc>
        <w:tc>
          <w:tcPr>
            <w:tcW w:w="4064" w:type="pct"/>
            <w:vAlign w:val="center"/>
          </w:tcPr>
          <w:p w14:paraId="7A2FA438" w14:textId="163F7F61" w:rsidR="00FC6D33" w:rsidRDefault="00FC6D33">
            <w:pPr>
              <w:ind w:firstLine="0"/>
              <w:rPr>
                <w:ins w:id="13322" w:author="Thu Huyen Tran" w:date="2023-04-06T23:12:00Z"/>
              </w:rPr>
              <w:pPrChange w:id="13323" w:author="Thu Huyen Tran" w:date="2023-04-06T23:12:00Z">
                <w:pPr/>
              </w:pPrChange>
            </w:pPr>
            <w:ins w:id="13324" w:author="Thu Huyen Tran" w:date="2023-04-06T23:12:00Z">
              <w:r>
                <w:t>Hệ số chuyển đổi từ tấn sang kg</w:t>
              </w:r>
            </w:ins>
          </w:p>
        </w:tc>
      </w:tr>
      <w:tr w:rsidR="002E66A0" w14:paraId="737A2970" w14:textId="77777777" w:rsidTr="00C41C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ins w:id="13325" w:author="Thu Huyen Tran" w:date="2023-04-06T23:15:00Z"/>
        </w:trPr>
        <w:tc>
          <w:tcPr>
            <w:tcW w:w="4994" w:type="pct"/>
            <w:gridSpan w:val="2"/>
          </w:tcPr>
          <w:p w14:paraId="7626E08E" w14:textId="287463B3" w:rsidR="002E66A0" w:rsidRDefault="002E66A0" w:rsidP="00C41CF6">
            <w:pPr>
              <w:jc w:val="center"/>
              <w:rPr>
                <w:ins w:id="13326" w:author="Thu Huyen Tran" w:date="2023-04-06T23:15:00Z"/>
                <w:b/>
                <w:bCs/>
                <w:lang w:val="en-US"/>
              </w:rPr>
            </w:pPr>
            <w:ins w:id="13327" w:author="Thu Huyen Tran" w:date="2023-04-06T23:15:00Z">
              <w:r>
                <w:rPr>
                  <w:b/>
                  <w:bCs/>
                  <w:lang w:val="en-US"/>
                </w:rPr>
                <w:t>Công thức 6.3</w:t>
              </w:r>
            </w:ins>
            <w:ins w:id="13328" w:author="Thu Huyen Tran" w:date="2023-04-07T12:21:00Z">
              <w:r w:rsidR="00C706C2">
                <w:rPr>
                  <w:b/>
                  <w:bCs/>
                  <w:lang w:val="en-US"/>
                </w:rPr>
                <w:t>C</w:t>
              </w:r>
            </w:ins>
            <w:ins w:id="13329" w:author="Thu Huyen Tran" w:date="2023-04-06T23:15:00Z">
              <w:r>
                <w:rPr>
                  <w:b/>
                  <w:bCs/>
                  <w:lang w:val="en-US"/>
                </w:rPr>
                <w:t xml:space="preserve"> (Mới)</w:t>
              </w:r>
            </w:ins>
          </w:p>
          <w:p w14:paraId="4C81A70A" w14:textId="5EAE451A" w:rsidR="002E66A0" w:rsidRDefault="002E66A0" w:rsidP="00C41CF6">
            <w:pPr>
              <w:jc w:val="center"/>
              <w:rPr>
                <w:ins w:id="13330" w:author="Thu Huyen Tran" w:date="2023-04-06T23:15:00Z"/>
                <w:b/>
                <w:bCs/>
                <w:lang w:val="en-US"/>
              </w:rPr>
            </w:pPr>
            <w:ins w:id="13331" w:author="Thu Huyen Tran" w:date="2023-04-06T23:15:00Z">
              <w:r>
                <w:rPr>
                  <w:b/>
                  <w:bCs/>
                  <w:lang w:val="en-US"/>
                </w:rPr>
                <w:lastRenderedPageBreak/>
                <w:t>Hàm lượng chất hữu cơ được loại bỏ dưới dạng bùn từ hệ thống tự hoại</w:t>
              </w:r>
            </w:ins>
          </w:p>
          <w:p w14:paraId="24F2036D" w14:textId="659EC1A6" w:rsidR="002E66A0" w:rsidRPr="00C41CF6" w:rsidRDefault="002E66A0" w:rsidP="00C41CF6">
            <w:pPr>
              <w:jc w:val="center"/>
              <w:rPr>
                <w:ins w:id="13332" w:author="Thu Huyen Tran" w:date="2023-04-06T23:15:00Z"/>
                <w:lang w:val="en-US"/>
              </w:rPr>
            </w:pPr>
            <w:ins w:id="13333" w:author="Thu Huyen Tran" w:date="2023-04-06T23:15:00Z">
              <w:r w:rsidRPr="00C41CF6">
                <w:rPr>
                  <w:lang w:val="en-US"/>
                </w:rPr>
                <w:t>S</w:t>
              </w:r>
              <w:r>
                <w:rPr>
                  <w:vertAlign w:val="subscript"/>
                  <w:lang w:val="en-US"/>
                </w:rPr>
                <w:t>septi</w:t>
              </w:r>
              <w:r w:rsidRPr="00C41CF6">
                <w:rPr>
                  <w:vertAlign w:val="subscript"/>
                  <w:lang w:val="en-US"/>
                </w:rPr>
                <w:t>c</w:t>
              </w:r>
              <w:r w:rsidRPr="00C41CF6">
                <w:rPr>
                  <w:lang w:val="en-US"/>
                </w:rPr>
                <w:t xml:space="preserve"> = (</w:t>
              </w:r>
            </w:ins>
            <w:ins w:id="13334" w:author="Thu Huyen Tran" w:date="2023-04-06T23:16:00Z">
              <w:r>
                <w:rPr>
                  <w:lang w:val="en-US"/>
                </w:rPr>
                <w:t>TOW</w:t>
              </w:r>
              <w:r>
                <w:rPr>
                  <w:vertAlign w:val="subscript"/>
                  <w:lang w:val="en-US"/>
                </w:rPr>
                <w:t>septic</w:t>
              </w:r>
            </w:ins>
            <w:ins w:id="13335" w:author="Thu Huyen Tran" w:date="2023-04-06T23:15:00Z">
              <w:r w:rsidRPr="00C41CF6">
                <w:rPr>
                  <w:vertAlign w:val="subscript"/>
                  <w:lang w:val="en-US"/>
                </w:rPr>
                <w:t xml:space="preserve"> </w:t>
              </w:r>
              <w:r w:rsidRPr="00C41CF6">
                <w:rPr>
                  <w:lang w:val="en-US"/>
                </w:rPr>
                <w:t xml:space="preserve">* </w:t>
              </w:r>
            </w:ins>
            <w:ins w:id="13336" w:author="Thu Huyen Tran" w:date="2023-04-06T23:16:00Z">
              <w:r>
                <w:rPr>
                  <w:lang w:val="en-US"/>
                </w:rPr>
                <w:t>F</w:t>
              </w:r>
            </w:ins>
            <w:ins w:id="13337" w:author="Thu Huyen Tran" w:date="2023-04-06T23:15:00Z">
              <w:r w:rsidRPr="00C41CF6">
                <w:rPr>
                  <w:lang w:val="en-US"/>
                </w:rPr>
                <w:t xml:space="preserve"> * </w:t>
              </w:r>
            </w:ins>
            <w:ins w:id="13338" w:author="Thu Huyen Tran" w:date="2023-04-06T23:16:00Z">
              <w:r>
                <w:rPr>
                  <w:lang w:val="en-US"/>
                </w:rPr>
                <w:t>0,5</w:t>
              </w:r>
            </w:ins>
            <w:ins w:id="13339" w:author="Thu Huyen Tran" w:date="2023-04-06T23:15:00Z">
              <w:r w:rsidRPr="00C41CF6">
                <w:rPr>
                  <w:lang w:val="en-US"/>
                </w:rPr>
                <w:t>)</w:t>
              </w:r>
            </w:ins>
          </w:p>
        </w:tc>
      </w:tr>
    </w:tbl>
    <w:p w14:paraId="30949A69" w14:textId="77777777" w:rsidR="002E66A0" w:rsidRDefault="002E66A0" w:rsidP="002E66A0">
      <w:pPr>
        <w:rPr>
          <w:ins w:id="13340" w:author="Thu Huyen Tran" w:date="2023-04-06T23:15:00Z"/>
          <w:lang w:val="en-US"/>
        </w:rPr>
      </w:pPr>
      <w:ins w:id="13341" w:author="Thu Huyen Tran" w:date="2023-04-06T23:15:00Z">
        <w:r w:rsidRPr="00C41CF6">
          <w:rPr>
            <w:lang w:val="en-US"/>
          </w:rPr>
          <w:lastRenderedPageBreak/>
          <w:t>Trong đó</w:t>
        </w:r>
      </w:ins>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7374"/>
      </w:tblGrid>
      <w:tr w:rsidR="002E66A0" w:rsidRPr="004566A4" w14:paraId="089FB63A" w14:textId="77777777" w:rsidTr="00C41CF6">
        <w:trPr>
          <w:ins w:id="13342" w:author="Thu Huyen Tran" w:date="2023-04-06T23:15:00Z"/>
        </w:trPr>
        <w:tc>
          <w:tcPr>
            <w:tcW w:w="936" w:type="pct"/>
            <w:vAlign w:val="center"/>
          </w:tcPr>
          <w:p w14:paraId="4FF47733" w14:textId="2E862AAF" w:rsidR="002E66A0" w:rsidRPr="00C41CF6" w:rsidRDefault="002E66A0" w:rsidP="00C41CF6">
            <w:pPr>
              <w:ind w:firstLine="0"/>
              <w:rPr>
                <w:ins w:id="13343" w:author="Thu Huyen Tran" w:date="2023-04-06T23:15:00Z"/>
                <w:vertAlign w:val="subscript"/>
              </w:rPr>
            </w:pPr>
            <w:ins w:id="13344" w:author="Thu Huyen Tran" w:date="2023-04-06T23:15:00Z">
              <w:r w:rsidRPr="00C41CF6">
                <w:rPr>
                  <w:lang w:val="en-US"/>
                </w:rPr>
                <w:t>S</w:t>
              </w:r>
              <w:r>
                <w:rPr>
                  <w:vertAlign w:val="subscript"/>
                  <w:lang w:val="en-US"/>
                </w:rPr>
                <w:t>septic</w:t>
              </w:r>
            </w:ins>
          </w:p>
        </w:tc>
        <w:tc>
          <w:tcPr>
            <w:tcW w:w="4064" w:type="pct"/>
            <w:vAlign w:val="center"/>
          </w:tcPr>
          <w:p w14:paraId="708DBD2F" w14:textId="1CF5C7B4" w:rsidR="002E66A0" w:rsidRPr="004566A4" w:rsidRDefault="002E66A0" w:rsidP="00C41CF6">
            <w:pPr>
              <w:ind w:firstLine="0"/>
              <w:rPr>
                <w:ins w:id="13345" w:author="Thu Huyen Tran" w:date="2023-04-06T23:15:00Z"/>
              </w:rPr>
            </w:pPr>
            <w:ins w:id="13346" w:author="Thu Huyen Tran" w:date="2023-04-06T23:15:00Z">
              <w:r>
                <w:t>Hàm lượng chất hữu cơ được loại bỏ dưới dạng bùn từ nước thải của hệ thống tự hoại, kgBOD/năm</w:t>
              </w:r>
            </w:ins>
          </w:p>
        </w:tc>
      </w:tr>
      <w:tr w:rsidR="002E66A0" w:rsidRPr="004566A4" w14:paraId="74AEC826" w14:textId="77777777" w:rsidTr="00C41CF6">
        <w:trPr>
          <w:ins w:id="13347" w:author="Thu Huyen Tran" w:date="2023-04-06T23:15:00Z"/>
        </w:trPr>
        <w:tc>
          <w:tcPr>
            <w:tcW w:w="936" w:type="pct"/>
            <w:vAlign w:val="center"/>
          </w:tcPr>
          <w:p w14:paraId="721E962D" w14:textId="339CE35B" w:rsidR="002E66A0" w:rsidRPr="002E66A0" w:rsidRDefault="002E66A0" w:rsidP="00C41CF6">
            <w:pPr>
              <w:ind w:firstLine="0"/>
              <w:rPr>
                <w:ins w:id="13348" w:author="Thu Huyen Tran" w:date="2023-04-06T23:15:00Z"/>
                <w:vertAlign w:val="subscript"/>
              </w:rPr>
            </w:pPr>
            <w:ins w:id="13349" w:author="Thu Huyen Tran" w:date="2023-04-06T23:15:00Z">
              <w:r>
                <w:rPr>
                  <w:lang w:val="en-US"/>
                </w:rPr>
                <w:t>TOW</w:t>
              </w:r>
              <w:r>
                <w:rPr>
                  <w:vertAlign w:val="subscript"/>
                  <w:lang w:val="en-US"/>
                </w:rPr>
                <w:t>septic</w:t>
              </w:r>
            </w:ins>
          </w:p>
        </w:tc>
        <w:tc>
          <w:tcPr>
            <w:tcW w:w="4064" w:type="pct"/>
            <w:vAlign w:val="center"/>
          </w:tcPr>
          <w:p w14:paraId="1A7424A7" w14:textId="462428B9" w:rsidR="002E66A0" w:rsidRPr="004566A4" w:rsidRDefault="002E66A0" w:rsidP="00C41CF6">
            <w:pPr>
              <w:ind w:firstLine="0"/>
              <w:rPr>
                <w:ins w:id="13350" w:author="Thu Huyen Tran" w:date="2023-04-06T23:15:00Z"/>
              </w:rPr>
            </w:pPr>
            <w:ins w:id="13351" w:author="Thu Huyen Tran" w:date="2023-04-06T23:16:00Z">
              <w:r>
                <w:t>Tổng hữu cơ trong nước của hệ thống tự hoại trong năm kiểm kê, kgBOD/năm</w:t>
              </w:r>
            </w:ins>
          </w:p>
        </w:tc>
      </w:tr>
      <w:tr w:rsidR="002E66A0" w:rsidRPr="004566A4" w14:paraId="4B4FD9EB" w14:textId="77777777" w:rsidTr="00C41CF6">
        <w:trPr>
          <w:ins w:id="13352" w:author="Thu Huyen Tran" w:date="2023-04-06T23:15:00Z"/>
        </w:trPr>
        <w:tc>
          <w:tcPr>
            <w:tcW w:w="936" w:type="pct"/>
            <w:vAlign w:val="center"/>
          </w:tcPr>
          <w:p w14:paraId="70413D75" w14:textId="784003F4" w:rsidR="002E66A0" w:rsidRDefault="002E66A0" w:rsidP="00C41CF6">
            <w:pPr>
              <w:ind w:firstLine="0"/>
              <w:rPr>
                <w:ins w:id="13353" w:author="Thu Huyen Tran" w:date="2023-04-06T23:15:00Z"/>
              </w:rPr>
            </w:pPr>
            <w:ins w:id="13354" w:author="Thu Huyen Tran" w:date="2023-04-06T23:16:00Z">
              <w:r>
                <w:rPr>
                  <w:lang w:val="en-US"/>
                </w:rPr>
                <w:t>F</w:t>
              </w:r>
            </w:ins>
          </w:p>
        </w:tc>
        <w:tc>
          <w:tcPr>
            <w:tcW w:w="4064" w:type="pct"/>
            <w:vAlign w:val="center"/>
          </w:tcPr>
          <w:p w14:paraId="11DFA1D3" w14:textId="16EB9574" w:rsidR="002E66A0" w:rsidRDefault="00C76112" w:rsidP="00C41CF6">
            <w:pPr>
              <w:ind w:firstLine="0"/>
              <w:rPr>
                <w:ins w:id="13355" w:author="Thu Huyen Tran" w:date="2023-04-06T23:15:00Z"/>
              </w:rPr>
            </w:pPr>
            <w:ins w:id="13356" w:author="Thu Huyen Tran" w:date="2023-04-06T23:43:00Z">
              <w:r>
                <w:t>Hệ số (</w:t>
              </w:r>
            </w:ins>
            <w:ins w:id="13357" w:author="Thu Huyen Tran" w:date="2023-04-06T23:44:00Z">
              <w:r>
                <w:t>fraction)</w:t>
              </w:r>
            </w:ins>
            <w:ins w:id="13358" w:author="Thu Huyen Tran" w:date="2023-04-06T23:17:00Z">
              <w:r w:rsidR="002E66A0">
                <w:t xml:space="preserve"> dân số quản lý bể tự hoại tuân thủ việc hút bùn định kỳ</w:t>
              </w:r>
            </w:ins>
            <w:ins w:id="13359" w:author="Thu Huyen Tran" w:date="2023-04-06T23:15:00Z">
              <w:r w:rsidR="002E66A0">
                <w:t xml:space="preserve"> </w:t>
              </w:r>
            </w:ins>
          </w:p>
        </w:tc>
      </w:tr>
      <w:tr w:rsidR="002E66A0" w:rsidRPr="004566A4" w14:paraId="47AE2C71" w14:textId="77777777" w:rsidTr="00C41CF6">
        <w:trPr>
          <w:ins w:id="13360" w:author="Thu Huyen Tran" w:date="2023-04-06T23:15:00Z"/>
        </w:trPr>
        <w:tc>
          <w:tcPr>
            <w:tcW w:w="936" w:type="pct"/>
            <w:vAlign w:val="center"/>
          </w:tcPr>
          <w:p w14:paraId="5167E409" w14:textId="2F8B15C2" w:rsidR="002E66A0" w:rsidRPr="00C41CF6" w:rsidRDefault="002E66A0" w:rsidP="00C41CF6">
            <w:pPr>
              <w:ind w:firstLine="0"/>
              <w:rPr>
                <w:ins w:id="13361" w:author="Thu Huyen Tran" w:date="2023-04-06T23:15:00Z"/>
                <w:lang w:val="en-US"/>
              </w:rPr>
            </w:pPr>
            <w:ins w:id="13362" w:author="Thu Huyen Tran" w:date="2023-04-06T23:17:00Z">
              <w:r>
                <w:rPr>
                  <w:lang w:val="en-US"/>
                </w:rPr>
                <w:t>0,5</w:t>
              </w:r>
            </w:ins>
          </w:p>
        </w:tc>
        <w:tc>
          <w:tcPr>
            <w:tcW w:w="4064" w:type="pct"/>
            <w:vAlign w:val="center"/>
          </w:tcPr>
          <w:p w14:paraId="19A41B0B" w14:textId="6EE16585" w:rsidR="002E66A0" w:rsidRDefault="002E66A0" w:rsidP="00C41CF6">
            <w:pPr>
              <w:ind w:firstLine="0"/>
              <w:rPr>
                <w:ins w:id="13363" w:author="Thu Huyen Tran" w:date="2023-04-06T23:15:00Z"/>
              </w:rPr>
            </w:pPr>
            <w:ins w:id="13364" w:author="Thu Huyen Tran" w:date="2023-04-06T23:17:00Z">
              <w:r>
                <w:t xml:space="preserve">Tỷ </w:t>
              </w:r>
            </w:ins>
            <w:ins w:id="13365" w:author="Thu Huyen Tran" w:date="2023-04-06T23:18:00Z">
              <w:r>
                <w:t>lệ chất hữu cơ trong nước thải được loại bỏ trong bùn khi bể tự hoại được quản lý tuân thủ hút bùn định kỳ</w:t>
              </w:r>
            </w:ins>
          </w:p>
        </w:tc>
      </w:tr>
    </w:tbl>
    <w:p w14:paraId="2CAED021" w14:textId="3787F7C5" w:rsidR="00FC6D33" w:rsidRDefault="007D6E91" w:rsidP="00FC6D33">
      <w:pPr>
        <w:rPr>
          <w:ins w:id="13366" w:author="Thu Huyen Tran" w:date="2023-04-06T23:20:00Z"/>
          <w:lang w:val="en-US"/>
        </w:rPr>
      </w:pPr>
      <w:ins w:id="13367" w:author="Thu Huyen Tran" w:date="2023-04-06T23:19:00Z">
        <w:r>
          <w:rPr>
            <w:lang w:val="en-US"/>
          </w:rPr>
          <w:t>Đối với hoạt động xả thải nước thải từ n</w:t>
        </w:r>
      </w:ins>
      <w:ins w:id="13368" w:author="Thu Huyen Tran" w:date="2023-04-06T23:20:00Z">
        <w:r>
          <w:rPr>
            <w:lang w:val="en-US"/>
          </w:rPr>
          <w:t>ước thải được xử lý, nên ước tính lượng TOW từ hoạt động xả</w:t>
        </w:r>
      </w:ins>
      <w:ins w:id="13369" w:author="Thu Huyen Tran" w:date="2023-04-06T23:22:00Z">
        <w:r>
          <w:rPr>
            <w:lang w:val="en-US"/>
          </w:rPr>
          <w:t xml:space="preserve"> thải</w:t>
        </w:r>
      </w:ins>
      <w:ins w:id="13370" w:author="Thu Huyen Tran" w:date="2023-04-06T23:20:00Z">
        <w:r>
          <w:rPr>
            <w:lang w:val="en-US"/>
          </w:rPr>
          <w:t xml:space="preserve"> (TOW</w:t>
        </w:r>
        <w:r>
          <w:rPr>
            <w:vertAlign w:val="subscript"/>
            <w:lang w:val="en-US"/>
          </w:rPr>
          <w:t>EFFLUENT</w:t>
        </w:r>
        <w:r>
          <w:rPr>
            <w:lang w:val="en-US"/>
          </w:rPr>
          <w:t xml:space="preserve">) như trong công thức dưới đây </w:t>
        </w:r>
      </w:ins>
    </w:p>
    <w:tbl>
      <w:tblPr>
        <w:tblStyle w:val="TableGrid"/>
        <w:tblW w:w="0" w:type="auto"/>
        <w:tblLook w:val="04A0" w:firstRow="1" w:lastRow="0" w:firstColumn="1" w:lastColumn="0" w:noHBand="0" w:noVBand="1"/>
      </w:tblPr>
      <w:tblGrid>
        <w:gridCol w:w="9062"/>
      </w:tblGrid>
      <w:tr w:rsidR="007D6E91" w14:paraId="7EA2BA76" w14:textId="77777777" w:rsidTr="007D6E91">
        <w:trPr>
          <w:ins w:id="13371" w:author="Thu Huyen Tran" w:date="2023-04-06T23:20:00Z"/>
        </w:trPr>
        <w:tc>
          <w:tcPr>
            <w:tcW w:w="9062" w:type="dxa"/>
          </w:tcPr>
          <w:p w14:paraId="79D05C2F" w14:textId="1E33C44D" w:rsidR="007D6E91" w:rsidRPr="007D6E91" w:rsidRDefault="007D6E91">
            <w:pPr>
              <w:jc w:val="center"/>
              <w:rPr>
                <w:ins w:id="13372" w:author="Thu Huyen Tran" w:date="2023-04-06T23:21:00Z"/>
                <w:b/>
                <w:bCs/>
                <w:lang w:val="en-US"/>
                <w:rPrChange w:id="13373" w:author="Thu Huyen Tran" w:date="2023-04-06T23:21:00Z">
                  <w:rPr>
                    <w:ins w:id="13374" w:author="Thu Huyen Tran" w:date="2023-04-06T23:21:00Z"/>
                    <w:lang w:val="en-US"/>
                  </w:rPr>
                </w:rPrChange>
              </w:rPr>
              <w:pPrChange w:id="13375" w:author="Thu Huyen Tran" w:date="2023-04-06T23:21:00Z">
                <w:pPr/>
              </w:pPrChange>
            </w:pPr>
            <w:ins w:id="13376" w:author="Thu Huyen Tran" w:date="2023-04-06T23:20:00Z">
              <w:r w:rsidRPr="007D6E91">
                <w:rPr>
                  <w:b/>
                  <w:bCs/>
                  <w:lang w:val="en-US"/>
                  <w:rPrChange w:id="13377" w:author="Thu Huyen Tran" w:date="2023-04-06T23:21:00Z">
                    <w:rPr>
                      <w:lang w:val="en-US"/>
                    </w:rPr>
                  </w:rPrChange>
                </w:rPr>
                <w:t xml:space="preserve">Công </w:t>
              </w:r>
            </w:ins>
            <w:ins w:id="13378" w:author="Thu Huyen Tran" w:date="2023-04-06T23:21:00Z">
              <w:r w:rsidRPr="007D6E91">
                <w:rPr>
                  <w:b/>
                  <w:bCs/>
                  <w:lang w:val="en-US"/>
                  <w:rPrChange w:id="13379" w:author="Thu Huyen Tran" w:date="2023-04-06T23:21:00Z">
                    <w:rPr>
                      <w:lang w:val="en-US"/>
                    </w:rPr>
                  </w:rPrChange>
                </w:rPr>
                <w:t>thức 6.3D (Mới)</w:t>
              </w:r>
            </w:ins>
          </w:p>
          <w:p w14:paraId="3487E0AA" w14:textId="2378EBED" w:rsidR="007D6E91" w:rsidRDefault="007D6E91" w:rsidP="007D6E91">
            <w:pPr>
              <w:jc w:val="center"/>
              <w:rPr>
                <w:ins w:id="13380" w:author="Thu Huyen Tran" w:date="2023-04-06T23:22:00Z"/>
                <w:b/>
                <w:bCs/>
                <w:lang w:val="en-US"/>
              </w:rPr>
            </w:pPr>
            <w:ins w:id="13381" w:author="Thu Huyen Tran" w:date="2023-04-06T23:21:00Z">
              <w:r w:rsidRPr="007D6E91">
                <w:rPr>
                  <w:b/>
                  <w:bCs/>
                  <w:lang w:val="en-US"/>
                  <w:rPrChange w:id="13382" w:author="Thu Huyen Tran" w:date="2023-04-06T23:21:00Z">
                    <w:rPr>
                      <w:lang w:val="en-US"/>
                    </w:rPr>
                  </w:rPrChange>
                </w:rPr>
                <w:t>Tổng hữu cơ trong nước thải đã được xử lý</w:t>
              </w:r>
            </w:ins>
            <w:ins w:id="13383" w:author="Thu Huyen Tran" w:date="2023-04-06T23:24:00Z">
              <w:r w:rsidR="009871A5">
                <w:rPr>
                  <w:b/>
                  <w:bCs/>
                  <w:lang w:val="en-US"/>
                </w:rPr>
                <w:t xml:space="preserve"> và</w:t>
              </w:r>
            </w:ins>
            <w:ins w:id="13384" w:author="Thu Huyen Tran" w:date="2023-04-06T23:21:00Z">
              <w:r w:rsidRPr="007D6E91">
                <w:rPr>
                  <w:b/>
                  <w:bCs/>
                  <w:lang w:val="en-US"/>
                  <w:rPrChange w:id="13385" w:author="Thu Huyen Tran" w:date="2023-04-06T23:21:00Z">
                    <w:rPr>
                      <w:lang w:val="en-US"/>
                    </w:rPr>
                  </w:rPrChange>
                </w:rPr>
                <w:t xml:space="preserve"> </w:t>
              </w:r>
            </w:ins>
            <w:ins w:id="13386" w:author="Thu Huyen Tran" w:date="2023-04-06T23:22:00Z">
              <w:r>
                <w:rPr>
                  <w:b/>
                  <w:bCs/>
                  <w:lang w:val="en-US"/>
                </w:rPr>
                <w:t>xả thải</w:t>
              </w:r>
            </w:ins>
          </w:p>
          <w:p w14:paraId="5C7138F3" w14:textId="3B57B111" w:rsidR="007D6E91" w:rsidRPr="007D6E91" w:rsidRDefault="007D6E91">
            <w:pPr>
              <w:jc w:val="center"/>
              <w:rPr>
                <w:ins w:id="13387" w:author="Thu Huyen Tran" w:date="2023-04-06T23:20:00Z"/>
                <w:lang w:val="en-US"/>
              </w:rPr>
              <w:pPrChange w:id="13388" w:author="Thu Huyen Tran" w:date="2023-04-06T23:22:00Z">
                <w:pPr/>
              </w:pPrChange>
            </w:pPr>
            <w:ins w:id="13389" w:author="Thu Huyen Tran" w:date="2023-04-06T23:22:00Z">
              <w:r w:rsidRPr="007D6E91">
                <w:rPr>
                  <w:lang w:val="en-US"/>
                  <w:rPrChange w:id="13390" w:author="Thu Huyen Tran" w:date="2023-04-06T23:23:00Z">
                    <w:rPr>
                      <w:b/>
                      <w:bCs/>
                      <w:lang w:val="en-US"/>
                    </w:rPr>
                  </w:rPrChange>
                </w:rPr>
                <w:t>TOW</w:t>
              </w:r>
              <w:r w:rsidRPr="007D6E91">
                <w:rPr>
                  <w:vertAlign w:val="subscript"/>
                  <w:lang w:val="en-US"/>
                  <w:rPrChange w:id="13391" w:author="Thu Huyen Tran" w:date="2023-04-06T23:23:00Z">
                    <w:rPr>
                      <w:b/>
                      <w:bCs/>
                      <w:vertAlign w:val="subscript"/>
                      <w:lang w:val="en-US"/>
                    </w:rPr>
                  </w:rPrChange>
                </w:rPr>
                <w:t>EFFtreat</w:t>
              </w:r>
              <w:r w:rsidRPr="007D6E91">
                <w:rPr>
                  <w:lang w:val="en-US"/>
                  <w:rPrChange w:id="13392" w:author="Thu Huyen Tran" w:date="2023-04-06T23:23:00Z">
                    <w:rPr>
                      <w:b/>
                      <w:bCs/>
                      <w:lang w:val="en-US"/>
                    </w:rPr>
                  </w:rPrChange>
                </w:rPr>
                <w:t xml:space="preserve"> = ∑</w:t>
              </w:r>
              <w:r w:rsidRPr="007D6E91">
                <w:rPr>
                  <w:vertAlign w:val="subscript"/>
                  <w:lang w:val="en-US"/>
                  <w:rPrChange w:id="13393" w:author="Thu Huyen Tran" w:date="2023-04-06T23:23:00Z">
                    <w:rPr>
                      <w:b/>
                      <w:bCs/>
                      <w:vertAlign w:val="subscript"/>
                      <w:lang w:val="en-US"/>
                    </w:rPr>
                  </w:rPrChange>
                </w:rPr>
                <w:t>j</w:t>
              </w:r>
              <w:r w:rsidRPr="007D6E91">
                <w:rPr>
                  <w:lang w:val="en-US"/>
                  <w:rPrChange w:id="13394" w:author="Thu Huyen Tran" w:date="2023-04-06T23:23:00Z">
                    <w:rPr>
                      <w:b/>
                      <w:bCs/>
                      <w:lang w:val="en-US"/>
                    </w:rPr>
                  </w:rPrChange>
                </w:rPr>
                <w:t xml:space="preserve"> [TOW * T</w:t>
              </w:r>
              <w:r w:rsidRPr="007D6E91">
                <w:rPr>
                  <w:vertAlign w:val="subscript"/>
                  <w:lang w:val="en-US"/>
                  <w:rPrChange w:id="13395" w:author="Thu Huyen Tran" w:date="2023-04-06T23:23:00Z">
                    <w:rPr>
                      <w:b/>
                      <w:bCs/>
                      <w:vertAlign w:val="subscript"/>
                      <w:lang w:val="en-US"/>
                    </w:rPr>
                  </w:rPrChange>
                </w:rPr>
                <w:t>j</w:t>
              </w:r>
              <w:r w:rsidRPr="007D6E91">
                <w:rPr>
                  <w:lang w:val="en-US"/>
                  <w:rPrChange w:id="13396" w:author="Thu Huyen Tran" w:date="2023-04-06T23:23:00Z">
                    <w:rPr>
                      <w:b/>
                      <w:bCs/>
                      <w:lang w:val="en-US"/>
                    </w:rPr>
                  </w:rPrChange>
                </w:rPr>
                <w:t xml:space="preserve"> * </w:t>
              </w:r>
            </w:ins>
            <w:ins w:id="13397" w:author="Thu Huyen Tran" w:date="2023-04-06T23:23:00Z">
              <w:r w:rsidRPr="007D6E91">
                <w:rPr>
                  <w:lang w:val="en-US"/>
                  <w:rPrChange w:id="13398" w:author="Thu Huyen Tran" w:date="2023-04-06T23:23:00Z">
                    <w:rPr>
                      <w:b/>
                      <w:bCs/>
                      <w:lang w:val="en-US"/>
                    </w:rPr>
                  </w:rPrChange>
                </w:rPr>
                <w:t>(1 – TOW</w:t>
              </w:r>
              <w:r w:rsidRPr="007D6E91">
                <w:rPr>
                  <w:vertAlign w:val="subscript"/>
                  <w:lang w:val="en-US"/>
                  <w:rPrChange w:id="13399" w:author="Thu Huyen Tran" w:date="2023-04-06T23:23:00Z">
                    <w:rPr>
                      <w:b/>
                      <w:bCs/>
                      <w:vertAlign w:val="subscript"/>
                      <w:lang w:val="en-US"/>
                    </w:rPr>
                  </w:rPrChange>
                </w:rPr>
                <w:t>REM,j</w:t>
              </w:r>
              <w:r w:rsidRPr="007D6E91">
                <w:rPr>
                  <w:lang w:val="en-US"/>
                  <w:rPrChange w:id="13400" w:author="Thu Huyen Tran" w:date="2023-04-06T23:23:00Z">
                    <w:rPr>
                      <w:b/>
                      <w:bCs/>
                      <w:lang w:val="en-US"/>
                    </w:rPr>
                  </w:rPrChange>
                </w:rPr>
                <w:t>)]</w:t>
              </w:r>
            </w:ins>
          </w:p>
        </w:tc>
      </w:tr>
    </w:tbl>
    <w:p w14:paraId="210C5814" w14:textId="45E35293" w:rsidR="007D6E91" w:rsidRDefault="007D6E91" w:rsidP="00FC6D33">
      <w:pPr>
        <w:rPr>
          <w:ins w:id="13401" w:author="Thu Huyen Tran" w:date="2023-04-06T23:23:00Z"/>
          <w:lang w:val="en-US"/>
        </w:rPr>
      </w:pPr>
      <w:ins w:id="13402" w:author="Thu Huyen Tran" w:date="2023-04-06T23:23:00Z">
        <w:r>
          <w:rPr>
            <w:lang w:val="en-US"/>
          </w:rPr>
          <w:t xml:space="preserve">Trong đó </w:t>
        </w:r>
      </w:ins>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7374"/>
      </w:tblGrid>
      <w:tr w:rsidR="009871A5" w:rsidRPr="004566A4" w14:paraId="70A44F8E" w14:textId="77777777" w:rsidTr="00C41CF6">
        <w:trPr>
          <w:ins w:id="13403" w:author="Thu Huyen Tran" w:date="2023-04-06T23:23:00Z"/>
        </w:trPr>
        <w:tc>
          <w:tcPr>
            <w:tcW w:w="936" w:type="pct"/>
            <w:vAlign w:val="center"/>
          </w:tcPr>
          <w:p w14:paraId="37730AA4" w14:textId="3BABAA9C" w:rsidR="009871A5" w:rsidRPr="00C41CF6" w:rsidRDefault="009871A5" w:rsidP="00C41CF6">
            <w:pPr>
              <w:ind w:firstLine="0"/>
              <w:rPr>
                <w:ins w:id="13404" w:author="Thu Huyen Tran" w:date="2023-04-06T23:23:00Z"/>
                <w:vertAlign w:val="subscript"/>
              </w:rPr>
            </w:pPr>
            <w:ins w:id="13405" w:author="Thu Huyen Tran" w:date="2023-04-06T23:23:00Z">
              <w:r w:rsidRPr="00C41CF6">
                <w:rPr>
                  <w:lang w:val="en-US"/>
                </w:rPr>
                <w:t>TOW</w:t>
              </w:r>
              <w:r w:rsidRPr="00C41CF6">
                <w:rPr>
                  <w:vertAlign w:val="subscript"/>
                  <w:lang w:val="en-US"/>
                </w:rPr>
                <w:t>EFFtreat</w:t>
              </w:r>
            </w:ins>
          </w:p>
        </w:tc>
        <w:tc>
          <w:tcPr>
            <w:tcW w:w="4064" w:type="pct"/>
            <w:vAlign w:val="center"/>
          </w:tcPr>
          <w:p w14:paraId="536BFBB6" w14:textId="6E09C4FB" w:rsidR="009871A5" w:rsidRPr="004566A4" w:rsidRDefault="009871A5" w:rsidP="00C41CF6">
            <w:pPr>
              <w:ind w:firstLine="0"/>
              <w:rPr>
                <w:ins w:id="13406" w:author="Thu Huyen Tran" w:date="2023-04-06T23:23:00Z"/>
              </w:rPr>
            </w:pPr>
            <w:ins w:id="13407" w:author="Thu Huyen Tran" w:date="2023-04-06T23:23:00Z">
              <w:r>
                <w:t xml:space="preserve">Tổng hưu cơ trong nước thải đã được xử lý </w:t>
              </w:r>
            </w:ins>
            <w:ins w:id="13408" w:author="Thu Huyen Tran" w:date="2023-04-06T23:24:00Z">
              <w:r>
                <w:t>và xả thải vào môi trường nước thủy sinh trong năm kiểm kê, kgBOD/năm</w:t>
              </w:r>
            </w:ins>
          </w:p>
        </w:tc>
      </w:tr>
      <w:tr w:rsidR="009871A5" w:rsidRPr="004566A4" w14:paraId="11696FC0" w14:textId="77777777" w:rsidTr="00C41CF6">
        <w:trPr>
          <w:ins w:id="13409" w:author="Thu Huyen Tran" w:date="2023-04-06T23:23:00Z"/>
        </w:trPr>
        <w:tc>
          <w:tcPr>
            <w:tcW w:w="936" w:type="pct"/>
            <w:vAlign w:val="center"/>
          </w:tcPr>
          <w:p w14:paraId="6A8CDDA4" w14:textId="7D24C1D6" w:rsidR="009871A5" w:rsidRPr="002E66A0" w:rsidRDefault="009871A5" w:rsidP="00C41CF6">
            <w:pPr>
              <w:ind w:firstLine="0"/>
              <w:rPr>
                <w:ins w:id="13410" w:author="Thu Huyen Tran" w:date="2023-04-06T23:23:00Z"/>
                <w:vertAlign w:val="subscript"/>
              </w:rPr>
            </w:pPr>
            <w:ins w:id="13411" w:author="Thu Huyen Tran" w:date="2023-04-06T23:24:00Z">
              <w:r w:rsidRPr="00C41CF6">
                <w:rPr>
                  <w:lang w:val="en-US"/>
                </w:rPr>
                <w:t>TOW</w:t>
              </w:r>
            </w:ins>
          </w:p>
        </w:tc>
        <w:tc>
          <w:tcPr>
            <w:tcW w:w="4064" w:type="pct"/>
            <w:vAlign w:val="center"/>
          </w:tcPr>
          <w:p w14:paraId="391FBB83" w14:textId="4C45F9F0" w:rsidR="009871A5" w:rsidRPr="004566A4" w:rsidRDefault="009871A5" w:rsidP="00C41CF6">
            <w:pPr>
              <w:ind w:firstLine="0"/>
              <w:rPr>
                <w:ins w:id="13412" w:author="Thu Huyen Tran" w:date="2023-04-06T23:23:00Z"/>
              </w:rPr>
            </w:pPr>
            <w:ins w:id="13413" w:author="Thu Huyen Tran" w:date="2023-04-06T23:25:00Z">
              <w:r>
                <w:t>Tổng lượng chất hữu cơ trong nước thải sinh hoạt trong năm kiểm kê, kg BOD/năm. Xem Bảng 6.3 (cập nhật)</w:t>
              </w:r>
            </w:ins>
          </w:p>
        </w:tc>
      </w:tr>
      <w:tr w:rsidR="009871A5" w:rsidRPr="004566A4" w14:paraId="53367E25" w14:textId="77777777" w:rsidTr="00C41CF6">
        <w:trPr>
          <w:ins w:id="13414" w:author="Thu Huyen Tran" w:date="2023-04-06T23:23:00Z"/>
        </w:trPr>
        <w:tc>
          <w:tcPr>
            <w:tcW w:w="936" w:type="pct"/>
            <w:vAlign w:val="center"/>
          </w:tcPr>
          <w:p w14:paraId="14F0E674" w14:textId="407B6719" w:rsidR="009871A5" w:rsidRDefault="009871A5" w:rsidP="00C41CF6">
            <w:pPr>
              <w:ind w:firstLine="0"/>
              <w:rPr>
                <w:ins w:id="13415" w:author="Thu Huyen Tran" w:date="2023-04-06T23:23:00Z"/>
              </w:rPr>
            </w:pPr>
            <w:ins w:id="13416" w:author="Thu Huyen Tran" w:date="2023-04-06T23:25:00Z">
              <w:r w:rsidRPr="00C41CF6">
                <w:rPr>
                  <w:lang w:val="en-US"/>
                </w:rPr>
                <w:t>T</w:t>
              </w:r>
              <w:r w:rsidRPr="00C41CF6">
                <w:rPr>
                  <w:vertAlign w:val="subscript"/>
                  <w:lang w:val="en-US"/>
                </w:rPr>
                <w:t>j</w:t>
              </w:r>
            </w:ins>
          </w:p>
        </w:tc>
        <w:tc>
          <w:tcPr>
            <w:tcW w:w="4064" w:type="pct"/>
            <w:vAlign w:val="center"/>
          </w:tcPr>
          <w:p w14:paraId="78C5B17A" w14:textId="3C4A218B" w:rsidR="009871A5" w:rsidRPr="009871A5" w:rsidRDefault="009871A5" w:rsidP="00C41CF6">
            <w:pPr>
              <w:ind w:firstLine="0"/>
              <w:rPr>
                <w:ins w:id="13417" w:author="Thu Huyen Tran" w:date="2023-04-06T23:23:00Z"/>
              </w:rPr>
            </w:pPr>
            <w:ins w:id="13418" w:author="Thu Huyen Tran" w:date="2023-04-06T23:27:00Z">
              <w:r>
                <w:t>Mức độ sử dụng hệ thống xử lý j trong năm kiểm kê (∑</w:t>
              </w:r>
              <w:r>
                <w:rPr>
                  <w:vertAlign w:val="subscript"/>
                </w:rPr>
                <w:t>i</w:t>
              </w:r>
              <w:r>
                <w:t>T</w:t>
              </w:r>
              <w:r>
                <w:rPr>
                  <w:vertAlign w:val="subscript"/>
                </w:rPr>
                <w:t>ij</w:t>
              </w:r>
              <w:r>
                <w:t>). Xem Bảng 6.5</w:t>
              </w:r>
            </w:ins>
          </w:p>
        </w:tc>
      </w:tr>
      <w:tr w:rsidR="009871A5" w:rsidRPr="004566A4" w14:paraId="2A564DD0" w14:textId="77777777" w:rsidTr="00C41CF6">
        <w:trPr>
          <w:ins w:id="13419" w:author="Thu Huyen Tran" w:date="2023-04-06T23:27:00Z"/>
        </w:trPr>
        <w:tc>
          <w:tcPr>
            <w:tcW w:w="936" w:type="pct"/>
            <w:vAlign w:val="center"/>
          </w:tcPr>
          <w:p w14:paraId="054AE63A" w14:textId="235A69DE" w:rsidR="009871A5" w:rsidRPr="00C41CF6" w:rsidRDefault="009871A5">
            <w:pPr>
              <w:ind w:firstLine="0"/>
              <w:rPr>
                <w:ins w:id="13420" w:author="Thu Huyen Tran" w:date="2023-04-06T23:27:00Z"/>
                <w:lang w:val="en-US"/>
              </w:rPr>
              <w:pPrChange w:id="13421" w:author="Thu Huyen Tran" w:date="2023-04-06T23:28:00Z">
                <w:pPr/>
              </w:pPrChange>
            </w:pPr>
            <w:ins w:id="13422" w:author="Thu Huyen Tran" w:date="2023-04-06T23:28:00Z">
              <w:r>
                <w:rPr>
                  <w:lang w:val="en-US"/>
                </w:rPr>
                <w:t>j</w:t>
              </w:r>
            </w:ins>
          </w:p>
        </w:tc>
        <w:tc>
          <w:tcPr>
            <w:tcW w:w="4064" w:type="pct"/>
            <w:vAlign w:val="center"/>
          </w:tcPr>
          <w:p w14:paraId="256EE510" w14:textId="035E1A22" w:rsidR="009871A5" w:rsidRDefault="009871A5">
            <w:pPr>
              <w:ind w:firstLine="0"/>
              <w:rPr>
                <w:ins w:id="13423" w:author="Thu Huyen Tran" w:date="2023-04-06T23:27:00Z"/>
              </w:rPr>
              <w:pPrChange w:id="13424" w:author="Thu Huyen Tran" w:date="2023-04-06T23:28:00Z">
                <w:pPr/>
              </w:pPrChange>
            </w:pPr>
            <w:ins w:id="13425" w:author="Thu Huyen Tran" w:date="2023-04-06T23:28:00Z">
              <w:r>
                <w:t>Mỗi loại hình xử lý nước thải được sử dụng trong năm kiểm kê</w:t>
              </w:r>
            </w:ins>
          </w:p>
        </w:tc>
      </w:tr>
      <w:tr w:rsidR="009871A5" w:rsidRPr="004566A4" w14:paraId="09C58200" w14:textId="77777777" w:rsidTr="00C41CF6">
        <w:trPr>
          <w:ins w:id="13426" w:author="Thu Huyen Tran" w:date="2023-04-06T23:23:00Z"/>
        </w:trPr>
        <w:tc>
          <w:tcPr>
            <w:tcW w:w="936" w:type="pct"/>
            <w:vAlign w:val="center"/>
          </w:tcPr>
          <w:p w14:paraId="6C922FC6" w14:textId="36B95495" w:rsidR="009871A5" w:rsidRPr="00C41CF6" w:rsidRDefault="009871A5" w:rsidP="00C41CF6">
            <w:pPr>
              <w:ind w:firstLine="0"/>
              <w:rPr>
                <w:ins w:id="13427" w:author="Thu Huyen Tran" w:date="2023-04-06T23:23:00Z"/>
                <w:lang w:val="en-US"/>
              </w:rPr>
            </w:pPr>
            <w:ins w:id="13428" w:author="Thu Huyen Tran" w:date="2023-04-06T23:25:00Z">
              <w:r w:rsidRPr="00C41CF6">
                <w:rPr>
                  <w:lang w:val="en-US"/>
                </w:rPr>
                <w:t>TOW</w:t>
              </w:r>
              <w:r w:rsidRPr="00C41CF6">
                <w:rPr>
                  <w:vertAlign w:val="subscript"/>
                  <w:lang w:val="en-US"/>
                </w:rPr>
                <w:t>REM,j</w:t>
              </w:r>
            </w:ins>
          </w:p>
        </w:tc>
        <w:tc>
          <w:tcPr>
            <w:tcW w:w="4064" w:type="pct"/>
            <w:vAlign w:val="center"/>
          </w:tcPr>
          <w:p w14:paraId="3F3FB312" w14:textId="334F0BD5" w:rsidR="009871A5" w:rsidRDefault="00C76112" w:rsidP="00C41CF6">
            <w:pPr>
              <w:ind w:firstLine="0"/>
              <w:rPr>
                <w:ins w:id="13429" w:author="Thu Huyen Tran" w:date="2023-04-06T23:23:00Z"/>
              </w:rPr>
            </w:pPr>
            <w:ins w:id="13430" w:author="Thu Huyen Tran" w:date="2023-04-06T23:43:00Z">
              <w:r>
                <w:t>Hệ số (fraction)</w:t>
              </w:r>
            </w:ins>
            <w:ins w:id="13431" w:author="Thu Huyen Tran" w:date="2023-04-06T23:28:00Z">
              <w:r w:rsidR="009871A5">
                <w:t xml:space="preserve"> tổng lượng hữu cơ được loại bỏ trong nước thải </w:t>
              </w:r>
            </w:ins>
            <w:ins w:id="13432" w:author="Thu Huyen Tran" w:date="2023-04-06T23:29:00Z">
              <w:r w:rsidR="009871A5">
                <w:t xml:space="preserve">đối với mỗi loại hình xử lý j. Xem bảng 6.6b. Loại bỏ chất hữu cơ bao gồm loại bỏ bùn và phân hủy sinh học. </w:t>
              </w:r>
            </w:ins>
          </w:p>
        </w:tc>
      </w:tr>
    </w:tbl>
    <w:p w14:paraId="61640DE8" w14:textId="1B51A4FB" w:rsidR="00A64699" w:rsidRDefault="00A97F24" w:rsidP="00932054">
      <w:pPr>
        <w:pStyle w:val="ListParagraph"/>
        <w:numPr>
          <w:ilvl w:val="0"/>
          <w:numId w:val="6"/>
        </w:numPr>
        <w:rPr>
          <w:b/>
          <w:bCs/>
          <w:lang w:val="en-US"/>
        </w:rPr>
      </w:pPr>
      <w:del w:id="13433" w:author="Huyen Tran Thu" w:date="2023-04-03T22:59:00Z">
        <w:r w:rsidDel="00AD0BE4">
          <w:rPr>
            <w:b/>
            <w:bCs/>
            <w:lang w:val="en-US"/>
          </w:rPr>
          <w:delText>Phát thải CH</w:delText>
        </w:r>
        <w:r w:rsidDel="00AD0BE4">
          <w:rPr>
            <w:b/>
            <w:bCs/>
            <w:vertAlign w:val="subscript"/>
            <w:lang w:val="en-US"/>
          </w:rPr>
          <w:delText>4</w:delText>
        </w:r>
        <w:r w:rsidDel="00AD0BE4">
          <w:rPr>
            <w:b/>
            <w:bCs/>
            <w:lang w:val="en-US"/>
          </w:rPr>
          <w:delText xml:space="preserve"> từ </w:delText>
        </w:r>
      </w:del>
      <w:r w:rsidR="004A35D7" w:rsidRPr="004A35D7">
        <w:rPr>
          <w:b/>
          <w:bCs/>
          <w:lang w:val="en-US"/>
        </w:rPr>
        <w:t xml:space="preserve">Nước thải công nghiệp </w:t>
      </w:r>
    </w:p>
    <w:p w14:paraId="5ABBEC98" w14:textId="442BD32E" w:rsidR="004A35D7" w:rsidRDefault="004A35D7" w:rsidP="004A35D7">
      <w:pPr>
        <w:ind w:firstLine="720"/>
        <w:rPr>
          <w:lang w:val="en-US"/>
        </w:rPr>
      </w:pPr>
      <w:r>
        <w:rPr>
          <w:lang w:val="en-US"/>
        </w:rPr>
        <w:t>Nước thải công nghiệp có thể được xử lý tại chỗ hoặc thải vào hệ thống thoát nước sinh hoạt. Nếu được thải vào hệ thống thoat snước sinh hoạt, lượng khí thải sẽ bao gồm trong lượng phát thải nước thải sinh hoạt. Phần này tập trung ước tính phát thải CH</w:t>
      </w:r>
      <w:r>
        <w:rPr>
          <w:vertAlign w:val="subscript"/>
          <w:lang w:val="en-US"/>
        </w:rPr>
        <w:t>4</w:t>
      </w:r>
      <w:r>
        <w:rPr>
          <w:lang w:val="en-US"/>
        </w:rPr>
        <w:t xml:space="preserve"> từ quá trình xử lý nước thải công nghiệp tại chỗ</w:t>
      </w:r>
      <w:r w:rsidR="00525DF9">
        <w:rPr>
          <w:lang w:val="en-US"/>
        </w:rPr>
        <w:t xml:space="preserve">. Chỉ có nước thải công nghiệp có tải lượng các-bon đáng kể được xử lý trong điều kiện kị ký theo công nghệ hoặc ngoài </w:t>
      </w:r>
      <w:r w:rsidR="00525DF9">
        <w:rPr>
          <w:lang w:val="en-US"/>
        </w:rPr>
        <w:lastRenderedPageBreak/>
        <w:t>ý muốn mới tạo ra CH</w:t>
      </w:r>
      <w:r w:rsidR="00525DF9">
        <w:rPr>
          <w:vertAlign w:val="subscript"/>
          <w:lang w:val="en-US"/>
        </w:rPr>
        <w:t>4</w:t>
      </w:r>
      <w:r w:rsidR="00525DF9">
        <w:rPr>
          <w:lang w:val="en-US"/>
        </w:rPr>
        <w:t xml:space="preserve">. Các chất hữu cơ trong nước thải công nghiệp thường được thể hiện dưới dạng COD. </w:t>
      </w:r>
    </w:p>
    <w:p w14:paraId="60517762" w14:textId="179BB4FA" w:rsidR="00525DF9" w:rsidRDefault="00525DF9" w:rsidP="004A35D7">
      <w:pPr>
        <w:ind w:firstLine="720"/>
        <w:rPr>
          <w:lang w:val="en-US"/>
        </w:rPr>
      </w:pPr>
      <w:r>
        <w:rPr>
          <w:lang w:val="en-US"/>
        </w:rPr>
        <w:t>Dựa vào cây quyết định tại Hình 6.3 trang 6.19, chương 6, phần 5, IPCC 2006, phương pháp bậc 1 được lựa chọn để tính toán phát thải CH</w:t>
      </w:r>
      <w:r>
        <w:rPr>
          <w:vertAlign w:val="subscript"/>
          <w:lang w:val="en-US"/>
        </w:rPr>
        <w:t>4</w:t>
      </w:r>
      <w:r>
        <w:rPr>
          <w:lang w:val="en-US"/>
        </w:rPr>
        <w:t xml:space="preserve"> từ xử lý nước thải công nghiệp như sau: </w:t>
      </w:r>
    </w:p>
    <w:tbl>
      <w:tblPr>
        <w:tblStyle w:val="TableGrid"/>
        <w:tblW w:w="0" w:type="auto"/>
        <w:tblLook w:val="04A0" w:firstRow="1" w:lastRow="0" w:firstColumn="1" w:lastColumn="0" w:noHBand="0" w:noVBand="1"/>
      </w:tblPr>
      <w:tblGrid>
        <w:gridCol w:w="9062"/>
      </w:tblGrid>
      <w:tr w:rsidR="00525DF9" w14:paraId="0D1141EE" w14:textId="77777777" w:rsidTr="00525DF9">
        <w:tc>
          <w:tcPr>
            <w:tcW w:w="9288" w:type="dxa"/>
          </w:tcPr>
          <w:p w14:paraId="62BEFB29" w14:textId="77777777" w:rsidR="00525DF9" w:rsidRDefault="00525DF9" w:rsidP="00525DF9">
            <w:pPr>
              <w:ind w:firstLine="0"/>
              <w:jc w:val="center"/>
            </w:pPr>
            <w:r w:rsidRPr="004566A4">
              <w:rPr>
                <w:b/>
                <w:bCs/>
              </w:rPr>
              <w:t>Công thức 6.4</w:t>
            </w:r>
            <w:r w:rsidRPr="00525DF9">
              <w:rPr>
                <w:b/>
                <w:bCs/>
              </w:rPr>
              <w:t>. Phát thải CH</w:t>
            </w:r>
            <w:r w:rsidRPr="00525DF9">
              <w:rPr>
                <w:b/>
                <w:bCs/>
                <w:vertAlign w:val="subscript"/>
              </w:rPr>
              <w:t>4</w:t>
            </w:r>
            <w:r w:rsidRPr="00525DF9">
              <w:rPr>
                <w:b/>
                <w:bCs/>
              </w:rPr>
              <w:t xml:space="preserve"> từ nguồn nước thải Công nghiệp</w:t>
            </w:r>
          </w:p>
          <w:p w14:paraId="2556C6B1" w14:textId="17B0D382" w:rsidR="00525DF9" w:rsidRPr="00C76112" w:rsidRDefault="00525DF9" w:rsidP="00525DF9">
            <w:pPr>
              <w:ind w:firstLine="0"/>
              <w:jc w:val="center"/>
              <w:rPr>
                <w:rFonts w:eastAsiaTheme="minorEastAsia"/>
                <w:vertAlign w:val="superscript"/>
                <w:rPrChange w:id="13434" w:author="Thu Huyen Tran" w:date="2023-04-06T23:32:00Z">
                  <w:rPr>
                    <w:rFonts w:eastAsiaTheme="minorEastAsia"/>
                  </w:rPr>
                </w:rPrChange>
              </w:rPr>
            </w:pPr>
            <w:r w:rsidRPr="00525DF9">
              <w:t>CH</w:t>
            </w:r>
            <w:r w:rsidRPr="00525DF9">
              <w:rPr>
                <w:vertAlign w:val="subscript"/>
              </w:rPr>
              <w:t>4</w:t>
            </w:r>
            <w:r w:rsidRPr="00525DF9">
              <w:t xml:space="preserve"> Emissions = </w:t>
            </w:r>
            <m:oMath>
              <m:nary>
                <m:naryPr>
                  <m:chr m:val="∑"/>
                  <m:limLoc m:val="undOvr"/>
                  <m:supHide m:val="1"/>
                  <m:ctrlPr>
                    <w:rPr>
                      <w:rFonts w:ascii="Cambria Math" w:hAnsi="Cambria Math"/>
                      <w:i/>
                    </w:rPr>
                  </m:ctrlPr>
                </m:naryPr>
                <m:sub>
                  <m:r>
                    <w:rPr>
                      <w:rFonts w:ascii="Cambria Math" w:hAnsi="Cambria Math"/>
                    </w:rPr>
                    <m:t>i</m:t>
                  </m:r>
                </m:sub>
                <m:sup/>
                <m:e>
                  <m:r>
                    <w:rPr>
                      <w:rFonts w:ascii="Cambria Math" w:hAnsi="Cambria Math"/>
                    </w:rPr>
                    <m:t>[(</m:t>
                  </m:r>
                  <m:sSub>
                    <m:sSubPr>
                      <m:ctrlPr>
                        <w:rPr>
                          <w:rFonts w:ascii="Cambria Math" w:hAnsi="Cambria Math"/>
                          <w:i/>
                        </w:rPr>
                      </m:ctrlPr>
                    </m:sSubPr>
                    <m:e>
                      <m:r>
                        <w:rPr>
                          <w:rFonts w:ascii="Cambria Math" w:hAnsi="Cambria Math"/>
                        </w:rPr>
                        <m:t>TOW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EF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oMath>
            <w:ins w:id="13435" w:author="Thu Huyen Tran" w:date="2023-04-06T23:32:00Z">
              <w:r w:rsidR="00C76112">
                <w:t xml:space="preserve"> x 10</w:t>
              </w:r>
              <w:r w:rsidR="00C76112">
                <w:rPr>
                  <w:vertAlign w:val="superscript"/>
                </w:rPr>
                <w:t>-6</w:t>
              </w:r>
            </w:ins>
          </w:p>
        </w:tc>
      </w:tr>
    </w:tbl>
    <w:p w14:paraId="4B7A9A6F" w14:textId="2E2E8DF0" w:rsidR="00525DF9" w:rsidRDefault="00525DF9" w:rsidP="00525DF9">
      <w:pPr>
        <w:rPr>
          <w:lang w:val="en-US"/>
        </w:rPr>
      </w:pPr>
      <w:r>
        <w:rPr>
          <w:lang w:val="en-US"/>
        </w:rPr>
        <w:t xml:space="preserve">Trong đó: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1"/>
        <w:gridCol w:w="7091"/>
      </w:tblGrid>
      <w:tr w:rsidR="00525DF9" w:rsidRPr="004566A4" w14:paraId="1EA62570" w14:textId="77777777" w:rsidTr="00D551AC">
        <w:tc>
          <w:tcPr>
            <w:tcW w:w="1092" w:type="pct"/>
            <w:vAlign w:val="center"/>
          </w:tcPr>
          <w:p w14:paraId="4C652A7B" w14:textId="77777777" w:rsidR="00525DF9" w:rsidRPr="00EA62E7" w:rsidRDefault="00525DF9" w:rsidP="000D06D2">
            <w:pPr>
              <w:ind w:firstLine="0"/>
            </w:pPr>
            <w:r w:rsidRPr="00EA62E7">
              <w:t>CH</w:t>
            </w:r>
            <w:r w:rsidRPr="00EA62E7">
              <w:rPr>
                <w:vertAlign w:val="subscript"/>
              </w:rPr>
              <w:t>4</w:t>
            </w:r>
            <w:r w:rsidRPr="00EA62E7">
              <w:t xml:space="preserve"> Emissions</w:t>
            </w:r>
          </w:p>
        </w:tc>
        <w:tc>
          <w:tcPr>
            <w:tcW w:w="3908" w:type="pct"/>
            <w:vAlign w:val="center"/>
          </w:tcPr>
          <w:p w14:paraId="601B9EC0" w14:textId="2FEF22EC" w:rsidR="00525DF9" w:rsidRPr="00C76112" w:rsidRDefault="00525DF9" w:rsidP="000D06D2">
            <w:pPr>
              <w:ind w:firstLine="0"/>
            </w:pPr>
            <w:r>
              <w:t>Lượng phát thải CH</w:t>
            </w:r>
            <w:r>
              <w:rPr>
                <w:vertAlign w:val="subscript"/>
              </w:rPr>
              <w:t xml:space="preserve">4 </w:t>
            </w:r>
            <w:r>
              <w:t xml:space="preserve">trong năm kiểm kê, </w:t>
            </w:r>
            <w:del w:id="13436" w:author="Thu Huyen Tran" w:date="2023-04-07T15:51:00Z">
              <w:r w:rsidDel="001C13DF">
                <w:delText>Gg</w:delText>
              </w:r>
            </w:del>
            <w:ins w:id="13437" w:author="Thu Huyen Tran" w:date="2023-04-07T15:51:00Z">
              <w:r w:rsidR="001C13DF">
                <w:t>Nghìn tấn</w:t>
              </w:r>
            </w:ins>
            <w:ins w:id="13438" w:author="Thu Huyen Tran" w:date="2023-04-06T23:32:00Z">
              <w:r w:rsidR="00C76112">
                <w:t>CH</w:t>
              </w:r>
              <w:r w:rsidR="00C76112">
                <w:rPr>
                  <w:vertAlign w:val="subscript"/>
                </w:rPr>
                <w:t>4</w:t>
              </w:r>
              <w:r w:rsidR="00C76112">
                <w:t>/năm</w:t>
              </w:r>
            </w:ins>
          </w:p>
        </w:tc>
      </w:tr>
      <w:tr w:rsidR="00525DF9" w:rsidRPr="004566A4" w14:paraId="4CEF75BA" w14:textId="77777777" w:rsidTr="00D551AC">
        <w:tc>
          <w:tcPr>
            <w:tcW w:w="1092" w:type="pct"/>
            <w:vAlign w:val="center"/>
          </w:tcPr>
          <w:p w14:paraId="66F6EC90" w14:textId="77777777" w:rsidR="00525DF9" w:rsidRPr="00EA62E7" w:rsidRDefault="00525DF9" w:rsidP="000D06D2">
            <w:pPr>
              <w:ind w:firstLine="0"/>
              <w:rPr>
                <w:vertAlign w:val="subscript"/>
              </w:rPr>
            </w:pPr>
            <w:r>
              <w:t>TOW</w:t>
            </w:r>
            <w:r>
              <w:rPr>
                <w:vertAlign w:val="subscript"/>
              </w:rPr>
              <w:t>i</w:t>
            </w:r>
          </w:p>
        </w:tc>
        <w:tc>
          <w:tcPr>
            <w:tcW w:w="3908" w:type="pct"/>
            <w:vAlign w:val="center"/>
          </w:tcPr>
          <w:p w14:paraId="29DE36F7" w14:textId="1BCAF4DD" w:rsidR="00525DF9" w:rsidRPr="004566A4" w:rsidRDefault="00525DF9" w:rsidP="000D06D2">
            <w:pPr>
              <w:ind w:firstLine="0"/>
            </w:pPr>
            <w:r>
              <w:t>T</w:t>
            </w:r>
            <w:r w:rsidRPr="00EA62E7">
              <w:t xml:space="preserve">ổng </w:t>
            </w:r>
            <w:del w:id="13439" w:author="Thu Huyen Tran" w:date="2023-04-06T23:33:00Z">
              <w:r w:rsidRPr="00EA62E7" w:rsidDel="00C76112">
                <w:delText>nguyên liệu</w:delText>
              </w:r>
            </w:del>
            <w:ins w:id="13440" w:author="Thu Huyen Tran" w:date="2023-04-06T23:33:00Z">
              <w:r w:rsidR="00C76112">
                <w:t>lượng</w:t>
              </w:r>
            </w:ins>
            <w:r w:rsidRPr="00EA62E7">
              <w:t xml:space="preserve"> hữu cơ có thể phân hủy trong nước thải công nghiệp i trong năm </w:t>
            </w:r>
            <w:r>
              <w:t>kiểm kê</w:t>
            </w:r>
            <w:r w:rsidRPr="00EA62E7">
              <w:t>, kg</w:t>
            </w:r>
            <w:del w:id="13441" w:author="Thu Huyen Tran" w:date="2023-04-06T23:33:00Z">
              <w:r w:rsidRPr="00EA62E7" w:rsidDel="00C76112">
                <w:delText xml:space="preserve"> </w:delText>
              </w:r>
            </w:del>
            <w:r w:rsidRPr="00EA62E7">
              <w:t>COD/năm</w:t>
            </w:r>
          </w:p>
        </w:tc>
      </w:tr>
      <w:tr w:rsidR="00525DF9" w:rsidRPr="004566A4" w14:paraId="1F7A45A3" w14:textId="77777777" w:rsidTr="00D551AC">
        <w:tc>
          <w:tcPr>
            <w:tcW w:w="1092" w:type="pct"/>
            <w:vAlign w:val="center"/>
          </w:tcPr>
          <w:p w14:paraId="19842BCD" w14:textId="77777777" w:rsidR="00525DF9" w:rsidRDefault="00525DF9" w:rsidP="000D06D2">
            <w:pPr>
              <w:ind w:firstLine="0"/>
            </w:pPr>
            <w:r>
              <w:t>i</w:t>
            </w:r>
          </w:p>
        </w:tc>
        <w:tc>
          <w:tcPr>
            <w:tcW w:w="3908" w:type="pct"/>
            <w:vAlign w:val="center"/>
          </w:tcPr>
          <w:p w14:paraId="7E911908" w14:textId="77777777" w:rsidR="00525DF9" w:rsidRDefault="00525DF9" w:rsidP="000D06D2">
            <w:pPr>
              <w:ind w:firstLine="0"/>
            </w:pPr>
            <w:r>
              <w:t>Lĩnh vực công nghiệp</w:t>
            </w:r>
          </w:p>
        </w:tc>
      </w:tr>
      <w:tr w:rsidR="00525DF9" w:rsidRPr="004566A4" w14:paraId="2AB1013D" w14:textId="77777777" w:rsidTr="00D551AC">
        <w:tc>
          <w:tcPr>
            <w:tcW w:w="1092" w:type="pct"/>
            <w:vAlign w:val="center"/>
          </w:tcPr>
          <w:p w14:paraId="30CE5043" w14:textId="77777777" w:rsidR="00525DF9" w:rsidRPr="00EA62E7" w:rsidRDefault="00525DF9" w:rsidP="000D06D2">
            <w:pPr>
              <w:ind w:firstLine="0"/>
              <w:rPr>
                <w:vertAlign w:val="subscript"/>
              </w:rPr>
            </w:pPr>
            <w:r>
              <w:t>S</w:t>
            </w:r>
            <w:r>
              <w:rPr>
                <w:vertAlign w:val="subscript"/>
              </w:rPr>
              <w:t>i</w:t>
            </w:r>
          </w:p>
        </w:tc>
        <w:tc>
          <w:tcPr>
            <w:tcW w:w="3908" w:type="pct"/>
            <w:vAlign w:val="center"/>
          </w:tcPr>
          <w:p w14:paraId="75E9F034" w14:textId="77777777" w:rsidR="00525DF9" w:rsidRPr="004566A4" w:rsidRDefault="00525DF9" w:rsidP="000D06D2">
            <w:pPr>
              <w:ind w:firstLine="0"/>
            </w:pPr>
            <w:r>
              <w:t>Tỷ lệ</w:t>
            </w:r>
            <w:r w:rsidRPr="00EA62E7">
              <w:t xml:space="preserve"> hữu cơ được loại bỏ dưới dạng bùn trong </w:t>
            </w:r>
            <w:r>
              <w:t>năm kiểm kê, kg COD/năm</w:t>
            </w:r>
          </w:p>
        </w:tc>
      </w:tr>
      <w:tr w:rsidR="00525DF9" w:rsidRPr="004566A4" w14:paraId="014CFD97" w14:textId="77777777" w:rsidTr="00D551AC">
        <w:tc>
          <w:tcPr>
            <w:tcW w:w="1092" w:type="pct"/>
            <w:vAlign w:val="center"/>
          </w:tcPr>
          <w:p w14:paraId="63894EDC" w14:textId="77777777" w:rsidR="00525DF9" w:rsidRPr="00EA62E7" w:rsidRDefault="00525DF9" w:rsidP="000D06D2">
            <w:pPr>
              <w:ind w:firstLine="0"/>
              <w:rPr>
                <w:vertAlign w:val="subscript"/>
              </w:rPr>
            </w:pPr>
            <w:r>
              <w:t>EF</w:t>
            </w:r>
            <w:r>
              <w:rPr>
                <w:vertAlign w:val="subscript"/>
              </w:rPr>
              <w:t>i</w:t>
            </w:r>
          </w:p>
        </w:tc>
        <w:tc>
          <w:tcPr>
            <w:tcW w:w="3908" w:type="pct"/>
            <w:vAlign w:val="center"/>
          </w:tcPr>
          <w:p w14:paraId="25A335A0" w14:textId="77777777" w:rsidR="00525DF9" w:rsidRPr="00EA62E7" w:rsidRDefault="00525DF9" w:rsidP="000D06D2">
            <w:pPr>
              <w:ind w:firstLine="0"/>
            </w:pPr>
            <w:r>
              <w:t>Hệ số phát thải cho ngành công nghiệp i, kg CH</w:t>
            </w:r>
            <w:r>
              <w:rPr>
                <w:vertAlign w:val="subscript"/>
              </w:rPr>
              <w:t>4</w:t>
            </w:r>
            <w:r>
              <w:t>/kg COD, cho loại hình xử lý/xả thải nước thải công nghiệp (Nếu có nhiều hơn 1 hình thức xử lý thì cần phải tính trung bình trọng số).</w:t>
            </w:r>
          </w:p>
        </w:tc>
      </w:tr>
      <w:tr w:rsidR="00525DF9" w:rsidRPr="004566A4" w14:paraId="6BA2E8A8" w14:textId="77777777" w:rsidTr="00D551AC">
        <w:tc>
          <w:tcPr>
            <w:tcW w:w="1092" w:type="pct"/>
            <w:vAlign w:val="center"/>
          </w:tcPr>
          <w:p w14:paraId="01A941C2" w14:textId="77777777" w:rsidR="00525DF9" w:rsidRPr="00EA62E7" w:rsidRDefault="00525DF9" w:rsidP="000D06D2">
            <w:pPr>
              <w:ind w:firstLine="0"/>
              <w:rPr>
                <w:vertAlign w:val="subscript"/>
              </w:rPr>
            </w:pPr>
            <w:r>
              <w:t>R</w:t>
            </w:r>
            <w:r>
              <w:rPr>
                <w:vertAlign w:val="subscript"/>
              </w:rPr>
              <w:t>i</w:t>
            </w:r>
          </w:p>
        </w:tc>
        <w:tc>
          <w:tcPr>
            <w:tcW w:w="3908" w:type="pct"/>
            <w:vAlign w:val="center"/>
          </w:tcPr>
          <w:p w14:paraId="554C4FEC" w14:textId="43176F9F" w:rsidR="00C76112" w:rsidRPr="00C531D0" w:rsidRDefault="00525DF9" w:rsidP="000D06D2">
            <w:pPr>
              <w:ind w:firstLine="0"/>
            </w:pPr>
            <w:r>
              <w:t>Lượng CH</w:t>
            </w:r>
            <w:r>
              <w:rPr>
                <w:vertAlign w:val="subscript"/>
              </w:rPr>
              <w:t>4</w:t>
            </w:r>
            <w:r>
              <w:t xml:space="preserve"> thu hồi được trong năm kiểm kê, kg CH</w:t>
            </w:r>
            <w:r>
              <w:rPr>
                <w:vertAlign w:val="subscript"/>
              </w:rPr>
              <w:t>4</w:t>
            </w:r>
            <w:r>
              <w:t>/năm</w:t>
            </w:r>
          </w:p>
        </w:tc>
      </w:tr>
      <w:tr w:rsidR="00C76112" w:rsidRPr="004566A4" w14:paraId="4A465AA1" w14:textId="77777777" w:rsidTr="00D551AC">
        <w:trPr>
          <w:ins w:id="13442" w:author="Thu Huyen Tran" w:date="2023-04-06T23:32:00Z"/>
        </w:trPr>
        <w:tc>
          <w:tcPr>
            <w:tcW w:w="1092" w:type="pct"/>
            <w:vAlign w:val="center"/>
          </w:tcPr>
          <w:p w14:paraId="41A06212" w14:textId="61C06EFD" w:rsidR="00C76112" w:rsidRPr="00C76112" w:rsidRDefault="00C76112">
            <w:pPr>
              <w:ind w:firstLine="0"/>
              <w:rPr>
                <w:ins w:id="13443" w:author="Thu Huyen Tran" w:date="2023-04-06T23:32:00Z"/>
              </w:rPr>
              <w:pPrChange w:id="13444" w:author="Thu Huyen Tran" w:date="2023-04-06T23:32:00Z">
                <w:pPr/>
              </w:pPrChange>
            </w:pPr>
            <w:ins w:id="13445" w:author="Thu Huyen Tran" w:date="2023-04-06T23:32:00Z">
              <w:r>
                <w:t>10</w:t>
              </w:r>
              <w:r>
                <w:rPr>
                  <w:vertAlign w:val="superscript"/>
                </w:rPr>
                <w:t>-6</w:t>
              </w:r>
              <w:r>
                <w:t xml:space="preserve"> </w:t>
              </w:r>
            </w:ins>
          </w:p>
        </w:tc>
        <w:tc>
          <w:tcPr>
            <w:tcW w:w="3908" w:type="pct"/>
            <w:vAlign w:val="center"/>
          </w:tcPr>
          <w:p w14:paraId="40DF1C1D" w14:textId="72BAC138" w:rsidR="00C76112" w:rsidRDefault="00C76112">
            <w:pPr>
              <w:ind w:firstLine="0"/>
              <w:rPr>
                <w:ins w:id="13446" w:author="Thu Huyen Tran" w:date="2023-04-06T23:32:00Z"/>
              </w:rPr>
              <w:pPrChange w:id="13447" w:author="Thu Huyen Tran" w:date="2023-04-06T23:41:00Z">
                <w:pPr/>
              </w:pPrChange>
            </w:pPr>
            <w:ins w:id="13448" w:author="Thu Huyen Tran" w:date="2023-04-06T23:41:00Z">
              <w:r>
                <w:t xml:space="preserve">Hệ số chuyển đổi từ kg sang </w:t>
              </w:r>
            </w:ins>
            <w:ins w:id="13449" w:author="Thu Huyen Tran" w:date="2023-04-07T15:51:00Z">
              <w:r w:rsidR="001C13DF">
                <w:t>Nghìn tấn</w:t>
              </w:r>
            </w:ins>
          </w:p>
        </w:tc>
      </w:tr>
      <w:tr w:rsidR="00525DF9" w14:paraId="4DD2D90B" w14:textId="77777777" w:rsidTr="00D551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2"/>
          </w:tcPr>
          <w:p w14:paraId="3013D1F9" w14:textId="77777777" w:rsidR="00525DF9" w:rsidRPr="00525DF9" w:rsidRDefault="00525DF9" w:rsidP="00525DF9">
            <w:pPr>
              <w:ind w:firstLine="0"/>
              <w:jc w:val="center"/>
              <w:rPr>
                <w:b/>
                <w:bCs/>
              </w:rPr>
            </w:pPr>
            <w:r w:rsidRPr="00525DF9">
              <w:rPr>
                <w:b/>
                <w:bCs/>
              </w:rPr>
              <w:t>Công thức 6.5. Hệ số phát thải CH</w:t>
            </w:r>
            <w:r w:rsidRPr="00525DF9">
              <w:rPr>
                <w:b/>
                <w:bCs/>
                <w:vertAlign w:val="subscript"/>
              </w:rPr>
              <w:t>4</w:t>
            </w:r>
            <w:r w:rsidRPr="00525DF9">
              <w:rPr>
                <w:b/>
                <w:bCs/>
              </w:rPr>
              <w:t xml:space="preserve"> cho nước thải công nghiệp</w:t>
            </w:r>
          </w:p>
          <w:p w14:paraId="3FC3990A" w14:textId="15D1E454" w:rsidR="00525DF9" w:rsidRPr="00525DF9" w:rsidRDefault="00525DF9" w:rsidP="00525DF9">
            <w:pPr>
              <w:ind w:firstLine="0"/>
              <w:jc w:val="center"/>
              <w:rPr>
                <w:rFonts w:eastAsiaTheme="minorEastAsia"/>
                <w:b/>
                <w:bCs/>
                <w:vertAlign w:val="subscript"/>
              </w:rPr>
            </w:pPr>
            <w:r w:rsidRPr="00525DF9">
              <w:t>EF</w:t>
            </w:r>
            <w:r w:rsidRPr="00525DF9">
              <w:rPr>
                <w:vertAlign w:val="subscript"/>
              </w:rPr>
              <w:t>j</w:t>
            </w:r>
            <w:r w:rsidRPr="00525DF9">
              <w:t xml:space="preserve"> = B</w:t>
            </w:r>
            <w:r w:rsidRPr="00525DF9">
              <w:rPr>
                <w:vertAlign w:val="subscript"/>
              </w:rPr>
              <w:t>o</w:t>
            </w:r>
            <w:r w:rsidRPr="00525DF9">
              <w:t xml:space="preserve"> x MCF</w:t>
            </w:r>
            <w:r w:rsidRPr="00525DF9">
              <w:rPr>
                <w:vertAlign w:val="subscript"/>
              </w:rPr>
              <w:t>j</w:t>
            </w:r>
          </w:p>
        </w:tc>
      </w:tr>
    </w:tbl>
    <w:p w14:paraId="14B37BA8" w14:textId="3E07FCF5" w:rsidR="00525DF9" w:rsidRDefault="00525DF9" w:rsidP="00525DF9">
      <w:r>
        <w:t xml:space="preserve">Trong đó: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3450" w:author="Thu Huyen Tran" w:date="2023-04-06T23:41: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2126"/>
        <w:gridCol w:w="6946"/>
        <w:tblGridChange w:id="13451">
          <w:tblGrid>
            <w:gridCol w:w="858"/>
            <w:gridCol w:w="1268"/>
            <w:gridCol w:w="6946"/>
          </w:tblGrid>
        </w:tblGridChange>
      </w:tblGrid>
      <w:tr w:rsidR="00525DF9" w:rsidRPr="00724DD1" w14:paraId="0840F2F9" w14:textId="77777777" w:rsidTr="00C76112">
        <w:tc>
          <w:tcPr>
            <w:tcW w:w="1172" w:type="pct"/>
            <w:vAlign w:val="center"/>
            <w:tcPrChange w:id="13452" w:author="Thu Huyen Tran" w:date="2023-04-06T23:41:00Z">
              <w:tcPr>
                <w:tcW w:w="473" w:type="pct"/>
                <w:vAlign w:val="center"/>
              </w:tcPr>
            </w:tcPrChange>
          </w:tcPr>
          <w:p w14:paraId="192DE11F" w14:textId="77777777" w:rsidR="00525DF9" w:rsidRPr="00724DD1" w:rsidRDefault="00525DF9" w:rsidP="000D06D2">
            <w:pPr>
              <w:ind w:firstLine="0"/>
              <w:rPr>
                <w:vertAlign w:val="subscript"/>
              </w:rPr>
            </w:pPr>
            <w:r w:rsidRPr="00724DD1">
              <w:t>EF</w:t>
            </w:r>
            <w:r w:rsidRPr="00724DD1">
              <w:rPr>
                <w:vertAlign w:val="subscript"/>
              </w:rPr>
              <w:t>j</w:t>
            </w:r>
          </w:p>
        </w:tc>
        <w:tc>
          <w:tcPr>
            <w:tcW w:w="3828" w:type="pct"/>
            <w:vAlign w:val="center"/>
            <w:tcPrChange w:id="13453" w:author="Thu Huyen Tran" w:date="2023-04-06T23:41:00Z">
              <w:tcPr>
                <w:tcW w:w="4527" w:type="pct"/>
                <w:gridSpan w:val="2"/>
                <w:vAlign w:val="center"/>
              </w:tcPr>
            </w:tcPrChange>
          </w:tcPr>
          <w:p w14:paraId="10222061" w14:textId="6E2805B1" w:rsidR="00525DF9" w:rsidRPr="00724DD1" w:rsidRDefault="00525DF9" w:rsidP="000D06D2">
            <w:pPr>
              <w:ind w:firstLine="0"/>
            </w:pPr>
            <w:r w:rsidRPr="00724DD1">
              <w:t>HSPT CH</w:t>
            </w:r>
            <w:r w:rsidRPr="00724DD1">
              <w:rPr>
                <w:vertAlign w:val="subscript"/>
              </w:rPr>
              <w:t>4</w:t>
            </w:r>
            <w:r w:rsidRPr="00724DD1">
              <w:t xml:space="preserve"> cho loại hệ thống xả thải/xử lý</w:t>
            </w:r>
            <w:ins w:id="13454" w:author="Thu Huyen Tran" w:date="2023-04-06T23:41:00Z">
              <w:r w:rsidR="00C76112">
                <w:t xml:space="preserve"> hoặc hệ t</w:t>
              </w:r>
            </w:ins>
            <w:ins w:id="13455" w:author="Thu Huyen Tran" w:date="2023-04-06T23:42:00Z">
              <w:r w:rsidR="00C76112">
                <w:t>hống</w:t>
              </w:r>
            </w:ins>
            <w:del w:id="13456" w:author="Thu Huyen Tran" w:date="2023-04-06T23:41:00Z">
              <w:r w:rsidRPr="00724DD1" w:rsidDel="00C76112">
                <w:delText xml:space="preserve"> nước thải</w:delText>
              </w:r>
            </w:del>
            <w:r w:rsidRPr="00724DD1">
              <w:t>, kg CH</w:t>
            </w:r>
            <w:r w:rsidRPr="00724DD1">
              <w:rPr>
                <w:vertAlign w:val="subscript"/>
              </w:rPr>
              <w:t>4</w:t>
            </w:r>
            <w:r w:rsidRPr="00724DD1">
              <w:t>/kg BOD</w:t>
            </w:r>
            <w:ins w:id="13457" w:author="Thu Huyen Tran" w:date="2023-04-06T23:42:00Z">
              <w:r w:rsidR="00C76112">
                <w:t xml:space="preserve"> (xem bảng 6.8)</w:t>
              </w:r>
            </w:ins>
          </w:p>
        </w:tc>
      </w:tr>
      <w:tr w:rsidR="00525DF9" w:rsidRPr="00724DD1" w14:paraId="7E3E8F64" w14:textId="77777777" w:rsidTr="00C76112">
        <w:tc>
          <w:tcPr>
            <w:tcW w:w="1172" w:type="pct"/>
            <w:vAlign w:val="center"/>
            <w:tcPrChange w:id="13458" w:author="Thu Huyen Tran" w:date="2023-04-06T23:41:00Z">
              <w:tcPr>
                <w:tcW w:w="473" w:type="pct"/>
                <w:vAlign w:val="center"/>
              </w:tcPr>
            </w:tcPrChange>
          </w:tcPr>
          <w:p w14:paraId="3EB5E3BE" w14:textId="77777777" w:rsidR="00525DF9" w:rsidRPr="00724DD1" w:rsidRDefault="00525DF9" w:rsidP="000D06D2">
            <w:pPr>
              <w:ind w:firstLine="0"/>
            </w:pPr>
            <w:r w:rsidRPr="00724DD1">
              <w:t>j</w:t>
            </w:r>
          </w:p>
        </w:tc>
        <w:tc>
          <w:tcPr>
            <w:tcW w:w="3828" w:type="pct"/>
            <w:vAlign w:val="center"/>
            <w:tcPrChange w:id="13459" w:author="Thu Huyen Tran" w:date="2023-04-06T23:41:00Z">
              <w:tcPr>
                <w:tcW w:w="4527" w:type="pct"/>
                <w:gridSpan w:val="2"/>
                <w:vAlign w:val="center"/>
              </w:tcPr>
            </w:tcPrChange>
          </w:tcPr>
          <w:p w14:paraId="62EECD15" w14:textId="7EE20F53" w:rsidR="00525DF9" w:rsidRPr="00724DD1" w:rsidRDefault="00525DF9" w:rsidP="000D06D2">
            <w:pPr>
              <w:ind w:firstLine="0"/>
            </w:pPr>
            <w:r w:rsidRPr="00724DD1">
              <w:t xml:space="preserve">Loại hình xả thải/ xử lý </w:t>
            </w:r>
            <w:ins w:id="13460" w:author="Thu Huyen Tran" w:date="2023-04-06T23:42:00Z">
              <w:r w:rsidR="00C76112">
                <w:t xml:space="preserve">hoặc hệ thống </w:t>
              </w:r>
            </w:ins>
            <w:del w:id="13461" w:author="Thu Huyen Tran" w:date="2023-04-06T23:42:00Z">
              <w:r w:rsidRPr="00724DD1" w:rsidDel="00C76112">
                <w:delText>nước thải công nghiệp</w:delText>
              </w:r>
            </w:del>
          </w:p>
        </w:tc>
      </w:tr>
      <w:tr w:rsidR="00525DF9" w:rsidRPr="00724DD1" w14:paraId="77A333FD" w14:textId="77777777" w:rsidTr="00C76112">
        <w:tc>
          <w:tcPr>
            <w:tcW w:w="1172" w:type="pct"/>
            <w:vAlign w:val="center"/>
            <w:tcPrChange w:id="13462" w:author="Thu Huyen Tran" w:date="2023-04-06T23:41:00Z">
              <w:tcPr>
                <w:tcW w:w="473" w:type="pct"/>
                <w:vAlign w:val="center"/>
              </w:tcPr>
            </w:tcPrChange>
          </w:tcPr>
          <w:p w14:paraId="410FFDB1" w14:textId="77777777" w:rsidR="00525DF9" w:rsidRPr="00724DD1" w:rsidRDefault="00525DF9" w:rsidP="000D06D2">
            <w:pPr>
              <w:ind w:firstLine="0"/>
              <w:rPr>
                <w:vertAlign w:val="subscript"/>
              </w:rPr>
            </w:pPr>
            <w:r w:rsidRPr="00724DD1">
              <w:t>B</w:t>
            </w:r>
            <w:r w:rsidRPr="00724DD1">
              <w:rPr>
                <w:vertAlign w:val="subscript"/>
              </w:rPr>
              <w:t>o</w:t>
            </w:r>
          </w:p>
        </w:tc>
        <w:tc>
          <w:tcPr>
            <w:tcW w:w="3828" w:type="pct"/>
            <w:vAlign w:val="center"/>
            <w:tcPrChange w:id="13463" w:author="Thu Huyen Tran" w:date="2023-04-06T23:41:00Z">
              <w:tcPr>
                <w:tcW w:w="4527" w:type="pct"/>
                <w:gridSpan w:val="2"/>
                <w:vAlign w:val="center"/>
              </w:tcPr>
            </w:tcPrChange>
          </w:tcPr>
          <w:p w14:paraId="1D844DA3" w14:textId="55D3F16E" w:rsidR="00525DF9" w:rsidRPr="00724DD1" w:rsidRDefault="00525DF9" w:rsidP="000D06D2">
            <w:pPr>
              <w:ind w:firstLine="0"/>
            </w:pPr>
            <w:r w:rsidRPr="00724DD1">
              <w:t>Công suất tối đa phát thải CH</w:t>
            </w:r>
            <w:r w:rsidRPr="00724DD1">
              <w:rPr>
                <w:vertAlign w:val="subscript"/>
              </w:rPr>
              <w:t xml:space="preserve">4, </w:t>
            </w:r>
            <w:r w:rsidRPr="00724DD1">
              <w:t>kg</w:t>
            </w:r>
            <w:del w:id="13464" w:author="Thu Huyen Tran" w:date="2023-04-06T23:42:00Z">
              <w:r w:rsidRPr="00724DD1" w:rsidDel="00C76112">
                <w:delText xml:space="preserve"> </w:delText>
              </w:r>
            </w:del>
            <w:r w:rsidRPr="00724DD1">
              <w:t>CH</w:t>
            </w:r>
            <w:r w:rsidRPr="00724DD1">
              <w:rPr>
                <w:vertAlign w:val="subscript"/>
              </w:rPr>
              <w:t>4</w:t>
            </w:r>
            <w:r w:rsidRPr="00724DD1">
              <w:t>/kg</w:t>
            </w:r>
            <w:del w:id="13465" w:author="Thu Huyen Tran" w:date="2023-04-06T23:42:00Z">
              <w:r w:rsidRPr="00724DD1" w:rsidDel="00C76112">
                <w:delText xml:space="preserve"> </w:delText>
              </w:r>
            </w:del>
            <w:ins w:id="13466" w:author="Thu Huyen Tran" w:date="2023-04-06T23:42:00Z">
              <w:r w:rsidR="00C76112">
                <w:t>C</w:t>
              </w:r>
            </w:ins>
            <w:del w:id="13467" w:author="Thu Huyen Tran" w:date="2023-04-06T23:42:00Z">
              <w:r w:rsidRPr="00724DD1" w:rsidDel="00C76112">
                <w:delText>B</w:delText>
              </w:r>
            </w:del>
            <w:r w:rsidRPr="00724DD1">
              <w:t>OD</w:t>
            </w:r>
          </w:p>
        </w:tc>
      </w:tr>
      <w:tr w:rsidR="00525DF9" w:rsidRPr="00A14A44" w14:paraId="16F6DB1A" w14:textId="77777777" w:rsidTr="00C76112">
        <w:tc>
          <w:tcPr>
            <w:tcW w:w="1172" w:type="pct"/>
            <w:vAlign w:val="center"/>
            <w:tcPrChange w:id="13468" w:author="Thu Huyen Tran" w:date="2023-04-06T23:41:00Z">
              <w:tcPr>
                <w:tcW w:w="473" w:type="pct"/>
                <w:vAlign w:val="center"/>
              </w:tcPr>
            </w:tcPrChange>
          </w:tcPr>
          <w:p w14:paraId="4B0E5F94" w14:textId="77777777" w:rsidR="00525DF9" w:rsidRPr="00724DD1" w:rsidRDefault="00525DF9" w:rsidP="000D06D2">
            <w:pPr>
              <w:ind w:firstLine="0"/>
              <w:rPr>
                <w:vertAlign w:val="subscript"/>
              </w:rPr>
            </w:pPr>
            <w:r w:rsidRPr="00724DD1">
              <w:t>MCF</w:t>
            </w:r>
            <w:r w:rsidRPr="00724DD1">
              <w:rPr>
                <w:vertAlign w:val="subscript"/>
              </w:rPr>
              <w:t>j</w:t>
            </w:r>
          </w:p>
        </w:tc>
        <w:tc>
          <w:tcPr>
            <w:tcW w:w="3828" w:type="pct"/>
            <w:vAlign w:val="center"/>
            <w:tcPrChange w:id="13469" w:author="Thu Huyen Tran" w:date="2023-04-06T23:41:00Z">
              <w:tcPr>
                <w:tcW w:w="4527" w:type="pct"/>
                <w:gridSpan w:val="2"/>
                <w:vAlign w:val="center"/>
              </w:tcPr>
            </w:tcPrChange>
          </w:tcPr>
          <w:p w14:paraId="0175958C" w14:textId="1CBC97C4" w:rsidR="00525DF9" w:rsidRPr="00C76112" w:rsidRDefault="00525DF9" w:rsidP="000D06D2">
            <w:pPr>
              <w:ind w:firstLine="0"/>
            </w:pPr>
            <w:r w:rsidRPr="00724DD1">
              <w:t>Hệ số hiệu chỉnh CH</w:t>
            </w:r>
            <w:r w:rsidRPr="00724DD1">
              <w:rPr>
                <w:vertAlign w:val="subscript"/>
              </w:rPr>
              <w:t>4</w:t>
            </w:r>
            <w:ins w:id="13470" w:author="Thu Huyen Tran" w:date="2023-04-06T23:42:00Z">
              <w:r w:rsidR="00C76112">
                <w:t xml:space="preserve">. Xem Bảng 6.8. </w:t>
              </w:r>
            </w:ins>
          </w:p>
        </w:tc>
      </w:tr>
    </w:tbl>
    <w:p w14:paraId="53801B6B" w14:textId="6E2B6F28" w:rsidR="00525DF9" w:rsidRDefault="00525DF9" w:rsidP="00525DF9"/>
    <w:tbl>
      <w:tblPr>
        <w:tblStyle w:val="TableGrid"/>
        <w:tblW w:w="0" w:type="auto"/>
        <w:tblLook w:val="04A0" w:firstRow="1" w:lastRow="0" w:firstColumn="1" w:lastColumn="0" w:noHBand="0" w:noVBand="1"/>
      </w:tblPr>
      <w:tblGrid>
        <w:gridCol w:w="9062"/>
      </w:tblGrid>
      <w:tr w:rsidR="004F51A2" w14:paraId="02F40DD3" w14:textId="77777777" w:rsidTr="004F51A2">
        <w:tc>
          <w:tcPr>
            <w:tcW w:w="9288" w:type="dxa"/>
          </w:tcPr>
          <w:p w14:paraId="6CE37B6E" w14:textId="77777777" w:rsidR="004F51A2" w:rsidRPr="004F51A2" w:rsidRDefault="004F51A2" w:rsidP="004F51A2">
            <w:pPr>
              <w:ind w:firstLine="0"/>
              <w:jc w:val="center"/>
              <w:rPr>
                <w:b/>
                <w:bCs/>
              </w:rPr>
            </w:pPr>
            <w:r w:rsidRPr="004F51A2">
              <w:rPr>
                <w:b/>
                <w:bCs/>
              </w:rPr>
              <w:t>Công thức 6.6. Chất thải hữu cơ phân huỷ trong nước thải công nghiệp</w:t>
            </w:r>
          </w:p>
          <w:p w14:paraId="171E5D75" w14:textId="221CE614" w:rsidR="004F51A2" w:rsidRPr="004F51A2" w:rsidRDefault="004F51A2" w:rsidP="004F51A2">
            <w:pPr>
              <w:ind w:firstLine="0"/>
              <w:jc w:val="center"/>
              <w:rPr>
                <w:b/>
                <w:bCs/>
                <w:vertAlign w:val="subscript"/>
              </w:rPr>
            </w:pPr>
            <w:r w:rsidRPr="004F51A2">
              <w:t>TOW</w:t>
            </w:r>
            <w:r w:rsidRPr="004F51A2">
              <w:rPr>
                <w:vertAlign w:val="subscript"/>
              </w:rPr>
              <w:t>i</w:t>
            </w:r>
            <w:r w:rsidRPr="004F51A2">
              <w:t xml:space="preserve"> = P</w:t>
            </w:r>
            <w:r w:rsidRPr="004F51A2">
              <w:rPr>
                <w:vertAlign w:val="subscript"/>
              </w:rPr>
              <w:t>i</w:t>
            </w:r>
            <w:r w:rsidRPr="004F51A2">
              <w:t xml:space="preserve"> x W</w:t>
            </w:r>
            <w:r w:rsidRPr="004F51A2">
              <w:rPr>
                <w:vertAlign w:val="subscript"/>
              </w:rPr>
              <w:t>i</w:t>
            </w:r>
            <w:r w:rsidRPr="004F51A2">
              <w:t xml:space="preserve"> x COD</w:t>
            </w:r>
            <w:r w:rsidRPr="004F51A2">
              <w:rPr>
                <w:vertAlign w:val="subscript"/>
              </w:rPr>
              <w:t>i</w:t>
            </w:r>
          </w:p>
        </w:tc>
      </w:tr>
    </w:tbl>
    <w:p w14:paraId="13543F3B" w14:textId="2841CC45" w:rsidR="004F51A2" w:rsidRDefault="004F51A2" w:rsidP="00525DF9">
      <w:r>
        <w:t xml:space="preserve">Trong đó: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7374"/>
      </w:tblGrid>
      <w:tr w:rsidR="004F51A2" w:rsidRPr="004566A4" w14:paraId="4AD41645" w14:textId="77777777" w:rsidTr="004F51A2">
        <w:tc>
          <w:tcPr>
            <w:tcW w:w="936" w:type="pct"/>
            <w:vAlign w:val="center"/>
          </w:tcPr>
          <w:p w14:paraId="73165B4B" w14:textId="43FC2A37" w:rsidR="004F51A2" w:rsidRPr="00AE7BBC" w:rsidRDefault="004F51A2" w:rsidP="000D06D2">
            <w:pPr>
              <w:ind w:firstLine="0"/>
              <w:rPr>
                <w:vertAlign w:val="subscript"/>
                <w:rPrChange w:id="13471" w:author="Thu Huyen Tran" w:date="2023-04-06T23:46:00Z">
                  <w:rPr/>
                </w:rPrChange>
              </w:rPr>
            </w:pPr>
            <w:r>
              <w:lastRenderedPageBreak/>
              <w:t>TOW</w:t>
            </w:r>
            <w:ins w:id="13472" w:author="Thu Huyen Tran" w:date="2023-04-06T23:46:00Z">
              <w:r w:rsidR="00AE7BBC">
                <w:rPr>
                  <w:vertAlign w:val="subscript"/>
                </w:rPr>
                <w:t>i</w:t>
              </w:r>
            </w:ins>
          </w:p>
        </w:tc>
        <w:tc>
          <w:tcPr>
            <w:tcW w:w="4064" w:type="pct"/>
            <w:vAlign w:val="center"/>
          </w:tcPr>
          <w:p w14:paraId="3BB93286" w14:textId="77777777" w:rsidR="004F51A2" w:rsidRPr="004566A4" w:rsidRDefault="004F51A2" w:rsidP="000D06D2">
            <w:pPr>
              <w:ind w:firstLine="0"/>
            </w:pPr>
            <w:r>
              <w:t>Tổng lượng chất hữu cơ phân huỷ trong nước thải công nghiệp, kg COD/năm</w:t>
            </w:r>
          </w:p>
        </w:tc>
      </w:tr>
      <w:tr w:rsidR="004F51A2" w:rsidRPr="004566A4" w14:paraId="0E27381E" w14:textId="77777777" w:rsidTr="004F51A2">
        <w:tc>
          <w:tcPr>
            <w:tcW w:w="936" w:type="pct"/>
            <w:vAlign w:val="center"/>
          </w:tcPr>
          <w:p w14:paraId="45673BDE" w14:textId="77777777" w:rsidR="004F51A2" w:rsidRDefault="004F51A2" w:rsidP="000D06D2">
            <w:pPr>
              <w:ind w:firstLine="0"/>
            </w:pPr>
            <w:r>
              <w:t>i</w:t>
            </w:r>
          </w:p>
        </w:tc>
        <w:tc>
          <w:tcPr>
            <w:tcW w:w="4064" w:type="pct"/>
            <w:vAlign w:val="center"/>
          </w:tcPr>
          <w:p w14:paraId="24709595" w14:textId="77777777" w:rsidR="004F51A2" w:rsidRDefault="004F51A2" w:rsidP="000D06D2">
            <w:pPr>
              <w:ind w:firstLine="0"/>
            </w:pPr>
            <w:r>
              <w:t>Loại hình công nghiệp</w:t>
            </w:r>
          </w:p>
        </w:tc>
      </w:tr>
      <w:tr w:rsidR="004F51A2" w:rsidRPr="004566A4" w14:paraId="1B1FF89A" w14:textId="77777777" w:rsidTr="004F51A2">
        <w:tc>
          <w:tcPr>
            <w:tcW w:w="936" w:type="pct"/>
            <w:vAlign w:val="center"/>
          </w:tcPr>
          <w:p w14:paraId="11A09937" w14:textId="77777777" w:rsidR="004F51A2" w:rsidRPr="00724DD1" w:rsidRDefault="004F51A2" w:rsidP="000D06D2">
            <w:pPr>
              <w:ind w:firstLine="0"/>
              <w:rPr>
                <w:vertAlign w:val="subscript"/>
              </w:rPr>
            </w:pPr>
            <w:r>
              <w:t>P</w:t>
            </w:r>
            <w:r>
              <w:rPr>
                <w:vertAlign w:val="subscript"/>
              </w:rPr>
              <w:t>i</w:t>
            </w:r>
          </w:p>
        </w:tc>
        <w:tc>
          <w:tcPr>
            <w:tcW w:w="4064" w:type="pct"/>
            <w:vAlign w:val="center"/>
          </w:tcPr>
          <w:p w14:paraId="59227CF0" w14:textId="77777777" w:rsidR="004F51A2" w:rsidRPr="004566A4" w:rsidRDefault="004F51A2" w:rsidP="000D06D2">
            <w:pPr>
              <w:ind w:firstLine="0"/>
            </w:pPr>
            <w:r>
              <w:t>Tổng sản phẩm của ngành công nghiệp i, tấn/năm</w:t>
            </w:r>
          </w:p>
        </w:tc>
      </w:tr>
      <w:tr w:rsidR="004F51A2" w:rsidRPr="004566A4" w14:paraId="00F24F5C" w14:textId="77777777" w:rsidTr="004F51A2">
        <w:tc>
          <w:tcPr>
            <w:tcW w:w="936" w:type="pct"/>
            <w:vAlign w:val="center"/>
          </w:tcPr>
          <w:p w14:paraId="3490F7A0" w14:textId="77777777" w:rsidR="004F51A2" w:rsidRPr="00724DD1" w:rsidRDefault="004F51A2" w:rsidP="000D06D2">
            <w:pPr>
              <w:ind w:firstLine="0"/>
              <w:rPr>
                <w:vertAlign w:val="subscript"/>
              </w:rPr>
            </w:pPr>
            <w:r>
              <w:t>W</w:t>
            </w:r>
            <w:r>
              <w:rPr>
                <w:vertAlign w:val="subscript"/>
              </w:rPr>
              <w:t>i</w:t>
            </w:r>
          </w:p>
        </w:tc>
        <w:tc>
          <w:tcPr>
            <w:tcW w:w="4064" w:type="pct"/>
            <w:vAlign w:val="center"/>
          </w:tcPr>
          <w:p w14:paraId="38787A22" w14:textId="77777777" w:rsidR="004F51A2" w:rsidRPr="00724DD1" w:rsidRDefault="004F51A2" w:rsidP="000D06D2">
            <w:pPr>
              <w:ind w:firstLine="0"/>
            </w:pPr>
            <w:r>
              <w:t>Lượng nước thải phát sinh, m</w:t>
            </w:r>
            <w:r>
              <w:rPr>
                <w:vertAlign w:val="superscript"/>
              </w:rPr>
              <w:t>3</w:t>
            </w:r>
            <w:r>
              <w:t>/tấn sản phẩm</w:t>
            </w:r>
          </w:p>
        </w:tc>
      </w:tr>
      <w:tr w:rsidR="004F51A2" w:rsidRPr="004566A4" w14:paraId="0BFC9250" w14:textId="77777777" w:rsidTr="004F51A2">
        <w:tc>
          <w:tcPr>
            <w:tcW w:w="936" w:type="pct"/>
            <w:vAlign w:val="center"/>
          </w:tcPr>
          <w:p w14:paraId="6ADB2A33" w14:textId="77777777" w:rsidR="004F51A2" w:rsidRPr="00724DD1" w:rsidRDefault="004F51A2" w:rsidP="000D06D2">
            <w:pPr>
              <w:ind w:firstLine="0"/>
              <w:rPr>
                <w:vertAlign w:val="subscript"/>
              </w:rPr>
            </w:pPr>
            <w:r>
              <w:t>COD</w:t>
            </w:r>
            <w:r>
              <w:rPr>
                <w:vertAlign w:val="subscript"/>
              </w:rPr>
              <w:t>i</w:t>
            </w:r>
          </w:p>
        </w:tc>
        <w:tc>
          <w:tcPr>
            <w:tcW w:w="4064" w:type="pct"/>
            <w:vAlign w:val="center"/>
          </w:tcPr>
          <w:p w14:paraId="74EEE60E" w14:textId="77777777" w:rsidR="004F51A2" w:rsidRPr="00724DD1" w:rsidRDefault="004F51A2" w:rsidP="000D06D2">
            <w:pPr>
              <w:ind w:firstLine="0"/>
              <w:rPr>
                <w:vertAlign w:val="superscript"/>
              </w:rPr>
            </w:pPr>
            <w:r>
              <w:t>Nhu cầu oxy hoá học (cho lượng chất thải hữu cơ phân huỷ trong nước thải công nghiệp), kg COD/m</w:t>
            </w:r>
            <w:r>
              <w:rPr>
                <w:vertAlign w:val="superscript"/>
              </w:rPr>
              <w:t>3</w:t>
            </w:r>
          </w:p>
        </w:tc>
      </w:tr>
    </w:tbl>
    <w:p w14:paraId="35409162" w14:textId="70829C84" w:rsidR="00B5705B" w:rsidDel="006C29AE" w:rsidRDefault="00B5705B">
      <w:pPr>
        <w:pStyle w:val="Heading5"/>
        <w:rPr>
          <w:del w:id="13473" w:author="Huyen Tran Thu" w:date="2023-03-30T17:21:00Z"/>
        </w:rPr>
        <w:pPrChange w:id="13474" w:author="Thu Huyen Tran" w:date="2023-04-07T11:53:00Z">
          <w:pPr>
            <w:pStyle w:val="ListParagraph"/>
            <w:numPr>
              <w:numId w:val="0"/>
            </w:numPr>
            <w:ind w:left="1080" w:firstLine="0"/>
          </w:pPr>
        </w:pPrChange>
      </w:pPr>
    </w:p>
    <w:p w14:paraId="7E3B5F9E" w14:textId="46F698A9" w:rsidR="00B5705B" w:rsidRPr="00B5705B" w:rsidDel="002A2419" w:rsidRDefault="00B5705B">
      <w:pPr>
        <w:pStyle w:val="Heading5"/>
        <w:rPr>
          <w:del w:id="13475" w:author="Thu Huyen Tran" w:date="2023-04-07T10:55:00Z"/>
        </w:rPr>
        <w:pPrChange w:id="13476" w:author="Thu Huyen Tran" w:date="2023-04-07T11:53:00Z">
          <w:pPr>
            <w:pStyle w:val="ListParagraph"/>
            <w:numPr>
              <w:numId w:val="0"/>
            </w:numPr>
            <w:ind w:left="1080" w:firstLine="0"/>
          </w:pPr>
        </w:pPrChange>
      </w:pPr>
    </w:p>
    <w:p w14:paraId="7F462B7C" w14:textId="0B6EAE7A" w:rsidR="004F51A2" w:rsidRPr="002B5C43" w:rsidRDefault="002B5C43">
      <w:pPr>
        <w:pStyle w:val="Heading5"/>
        <w:pPrChange w:id="13477" w:author="Thu Huyen Tran" w:date="2023-04-07T11:53:00Z">
          <w:pPr>
            <w:pStyle w:val="ListParagraph"/>
            <w:numPr>
              <w:numId w:val="6"/>
            </w:numPr>
            <w:ind w:left="1080" w:hanging="360"/>
          </w:pPr>
        </w:pPrChange>
      </w:pPr>
      <w:ins w:id="13478" w:author="Thu Huyen Tran" w:date="2023-04-07T09:20:00Z">
        <w:r>
          <w:t>1.2.4.</w:t>
        </w:r>
      </w:ins>
      <w:ins w:id="13479" w:author="Thu Huyen Tran" w:date="2023-04-07T11:53:00Z">
        <w:r w:rsidR="00681C81">
          <w:t>2</w:t>
        </w:r>
      </w:ins>
      <w:ins w:id="13480" w:author="Thu Huyen Tran" w:date="2023-04-07T09:20:00Z">
        <w:r>
          <w:t>.</w:t>
        </w:r>
      </w:ins>
      <w:ins w:id="13481" w:author="Thu Huyen Tran" w:date="2023-04-07T11:53:00Z">
        <w:r w:rsidR="00681C81">
          <w:t>2.</w:t>
        </w:r>
      </w:ins>
      <w:ins w:id="13482" w:author="Thu Huyen Tran" w:date="2023-04-07T09:20:00Z">
        <w:r>
          <w:t xml:space="preserve"> </w:t>
        </w:r>
      </w:ins>
      <w:r w:rsidR="004F51A2" w:rsidRPr="002B5C43">
        <w:t xml:space="preserve">Phát thải </w:t>
      </w:r>
      <w:r w:rsidR="00A97F24" w:rsidRPr="002B5C43">
        <w:t>N</w:t>
      </w:r>
      <w:r w:rsidR="00A97F24" w:rsidRPr="002B5C43">
        <w:rPr>
          <w:vertAlign w:val="subscript"/>
        </w:rPr>
        <w:t>2</w:t>
      </w:r>
      <w:r w:rsidR="00A97F24" w:rsidRPr="002B5C43">
        <w:t>O</w:t>
      </w:r>
      <w:r w:rsidR="004F51A2" w:rsidRPr="002B5C43">
        <w:t xml:space="preserve"> từ nước thải </w:t>
      </w:r>
    </w:p>
    <w:p w14:paraId="68C835F9" w14:textId="7833C606" w:rsidR="002B5C43" w:rsidRPr="002B5C43" w:rsidRDefault="002B5C43" w:rsidP="004F51A2">
      <w:pPr>
        <w:ind w:firstLine="720"/>
        <w:rPr>
          <w:ins w:id="13483" w:author="Thu Huyen Tran" w:date="2023-04-07T09:21:00Z"/>
          <w:b/>
          <w:bCs/>
          <w:lang w:val="en-US"/>
          <w:rPrChange w:id="13484" w:author="Thu Huyen Tran" w:date="2023-04-07T09:21:00Z">
            <w:rPr>
              <w:ins w:id="13485" w:author="Thu Huyen Tran" w:date="2023-04-07T09:21:00Z"/>
              <w:lang w:val="en-US"/>
            </w:rPr>
          </w:rPrChange>
        </w:rPr>
      </w:pPr>
      <w:bookmarkStart w:id="13486" w:name="_Hlk75185189"/>
      <w:ins w:id="13487" w:author="Thu Huyen Tran" w:date="2023-04-07T09:21:00Z">
        <w:r w:rsidRPr="002B5C43">
          <w:rPr>
            <w:b/>
            <w:bCs/>
            <w:lang w:val="en-US"/>
            <w:rPrChange w:id="13488" w:author="Thu Huyen Tran" w:date="2023-04-07T09:21:00Z">
              <w:rPr>
                <w:lang w:val="en-US"/>
              </w:rPr>
            </w:rPrChange>
          </w:rPr>
          <w:t>a. Phát thải N</w:t>
        </w:r>
        <w:r w:rsidRPr="002B5C43">
          <w:rPr>
            <w:b/>
            <w:bCs/>
            <w:vertAlign w:val="subscript"/>
            <w:lang w:val="en-US"/>
            <w:rPrChange w:id="13489" w:author="Thu Huyen Tran" w:date="2023-04-07T09:21:00Z">
              <w:rPr>
                <w:vertAlign w:val="subscript"/>
                <w:lang w:val="en-US"/>
              </w:rPr>
            </w:rPrChange>
          </w:rPr>
          <w:t>2</w:t>
        </w:r>
        <w:r w:rsidRPr="002B5C43">
          <w:rPr>
            <w:b/>
            <w:bCs/>
            <w:lang w:val="en-US"/>
            <w:rPrChange w:id="13490" w:author="Thu Huyen Tran" w:date="2023-04-07T09:21:00Z">
              <w:rPr>
                <w:lang w:val="en-US"/>
              </w:rPr>
            </w:rPrChange>
          </w:rPr>
          <w:t>O từ nước thải sinh hoạt</w:t>
        </w:r>
      </w:ins>
    </w:p>
    <w:p w14:paraId="7540DE58" w14:textId="589154AF" w:rsidR="002B5C43" w:rsidRPr="002B5C43" w:rsidRDefault="002B5C43" w:rsidP="004F51A2">
      <w:pPr>
        <w:ind w:firstLine="720"/>
        <w:rPr>
          <w:ins w:id="13491" w:author="Thu Huyen Tran" w:date="2023-04-07T09:21:00Z"/>
          <w:lang w:val="en-US"/>
          <w:rPrChange w:id="13492" w:author="Thu Huyen Tran" w:date="2023-04-07T09:22:00Z">
            <w:rPr>
              <w:ins w:id="13493" w:author="Thu Huyen Tran" w:date="2023-04-07T09:21:00Z"/>
              <w:lang w:val="vi-VN"/>
            </w:rPr>
          </w:rPrChange>
        </w:rPr>
      </w:pPr>
      <w:ins w:id="13494" w:author="Thu Huyen Tran" w:date="2023-04-07T09:21:00Z">
        <w:r>
          <w:rPr>
            <w:lang w:val="en-US"/>
          </w:rPr>
          <w:t>Hương dẫn IPCC 2019</w:t>
        </w:r>
      </w:ins>
      <w:ins w:id="13495" w:author="Thu Huyen Tran" w:date="2023-04-07T09:22:00Z">
        <w:r>
          <w:rPr>
            <w:lang w:val="en-US"/>
          </w:rPr>
          <w:t xml:space="preserve"> cập nhật hướng dẫn mới để ước tính lượng N</w:t>
        </w:r>
        <w:r>
          <w:rPr>
            <w:vertAlign w:val="subscript"/>
            <w:lang w:val="en-US"/>
          </w:rPr>
          <w:t>2</w:t>
        </w:r>
        <w:r>
          <w:rPr>
            <w:lang w:val="en-US"/>
          </w:rPr>
          <w:t xml:space="preserve">O trong nước từ các nhà máy xử lý nước thải và sau khi xả thải nước thải chưa được xử lý hoặc đã được xử lý vào môi trường. </w:t>
        </w:r>
      </w:ins>
    </w:p>
    <w:p w14:paraId="78400706" w14:textId="29187E5C" w:rsidR="004F51A2" w:rsidRDefault="004F51A2" w:rsidP="002B5C43">
      <w:pPr>
        <w:ind w:firstLine="720"/>
        <w:rPr>
          <w:ins w:id="13496" w:author="Thu Huyen Tran" w:date="2023-04-07T09:27:00Z"/>
          <w:lang w:val="en-US"/>
        </w:rPr>
      </w:pPr>
      <w:r w:rsidRPr="004F51A2">
        <w:rPr>
          <w:lang w:val="vi-VN"/>
        </w:rPr>
        <w:t>Phát thải ôxit nitơ (N</w:t>
      </w:r>
      <w:r w:rsidRPr="004F51A2">
        <w:rPr>
          <w:vertAlign w:val="subscript"/>
          <w:lang w:val="vi-VN"/>
        </w:rPr>
        <w:t>2</w:t>
      </w:r>
      <w:r w:rsidRPr="004F51A2">
        <w:rPr>
          <w:lang w:val="vi-VN"/>
        </w:rPr>
        <w:t xml:space="preserve">O) </w:t>
      </w:r>
      <w:ins w:id="13497" w:author="Thu Huyen Tran" w:date="2023-04-07T09:24:00Z">
        <w:r w:rsidR="002B5C43">
          <w:rPr>
            <w:lang w:val="en-US"/>
          </w:rPr>
          <w:t xml:space="preserve">dưới dạng khí từ các nhà máy xử lý nước thải hoặc từ môi trường tiếp nhận sau khi nước thải được xử </w:t>
        </w:r>
      </w:ins>
      <w:ins w:id="13498" w:author="Thu Huyen Tran" w:date="2023-04-07T09:25:00Z">
        <w:r w:rsidR="002B5C43">
          <w:rPr>
            <w:lang w:val="en-US"/>
          </w:rPr>
          <w:t xml:space="preserve">lý hoặc chưa được xử lý. Trước đây, </w:t>
        </w:r>
      </w:ins>
      <w:del w:id="13499" w:author="Thu Huyen Tran" w:date="2023-04-07T09:25:00Z">
        <w:r w:rsidRPr="004F51A2" w:rsidDel="002B5C43">
          <w:rPr>
            <w:lang w:val="vi-VN"/>
          </w:rPr>
          <w:delText xml:space="preserve">có thể xảy ra dưới dạng </w:delText>
        </w:r>
      </w:del>
      <w:del w:id="13500" w:author="Thu Huyen Tran" w:date="2023-04-07T09:24:00Z">
        <w:r w:rsidRPr="004F51A2" w:rsidDel="002B5C43">
          <w:rPr>
            <w:lang w:val="vi-VN"/>
          </w:rPr>
          <w:delText>phất thải</w:delText>
        </w:r>
      </w:del>
      <w:del w:id="13501" w:author="Thu Huyen Tran" w:date="2023-04-07T09:25:00Z">
        <w:r w:rsidRPr="004F51A2" w:rsidDel="002B5C43">
          <w:rPr>
            <w:lang w:val="vi-VN"/>
          </w:rPr>
          <w:delText xml:space="preserve"> trực tiếp xừ các nhà máy xử lý hoặc từ khí thải gián tiếp từ nước thải sinh hoạt sau khi </w:delText>
        </w:r>
        <w:r w:rsidR="00336221" w:rsidRPr="00336221" w:rsidDel="002B5C43">
          <w:rPr>
            <w:lang w:val="vi-VN"/>
          </w:rPr>
          <w:delText>nước thải được xả ra vào hồ, sông, biển. P</w:delText>
        </w:r>
      </w:del>
      <w:ins w:id="13502" w:author="Thu Huyen Tran" w:date="2023-04-07T09:25:00Z">
        <w:r w:rsidR="002B5C43">
          <w:rPr>
            <w:lang w:val="en-US"/>
          </w:rPr>
          <w:t>p</w:t>
        </w:r>
      </w:ins>
      <w:r w:rsidR="00336221" w:rsidRPr="00336221">
        <w:rPr>
          <w:lang w:val="vi-VN"/>
        </w:rPr>
        <w:t>hát thải trực tiếp từ quá trình nitrat hóa và khử nitrat tại các nhà máy xử lý nước thải có thể được coi là một nguồn nhỏ</w:t>
      </w:r>
      <w:ins w:id="13503" w:author="Thu Huyen Tran" w:date="2023-04-07T09:26:00Z">
        <w:r w:rsidR="002B5C43">
          <w:rPr>
            <w:lang w:val="en-US"/>
          </w:rPr>
          <w:t xml:space="preserve"> nhưng trên thực tế có thể phát sinh khí thải đáng kể</w:t>
        </w:r>
      </w:ins>
      <w:r w:rsidR="00336221" w:rsidRPr="00336221">
        <w:rPr>
          <w:lang w:val="vi-VN"/>
        </w:rPr>
        <w:t xml:space="preserve">. </w:t>
      </w:r>
      <w:ins w:id="13504" w:author="Thu Huyen Tran" w:date="2023-04-07T09:26:00Z">
        <w:r w:rsidR="002B5C43">
          <w:rPr>
            <w:lang w:val="en-US"/>
          </w:rPr>
          <w:t>N</w:t>
        </w:r>
        <w:r w:rsidR="002B5C43">
          <w:rPr>
            <w:vertAlign w:val="subscript"/>
            <w:lang w:val="en-US"/>
          </w:rPr>
          <w:t>2</w:t>
        </w:r>
        <w:r w:rsidR="002B5C43">
          <w:rPr>
            <w:lang w:val="en-US"/>
          </w:rPr>
          <w:t>O được tạo ra sau quá trình nitrat hóa hoặc là sản phẩm trung gian của quá trình khử nit</w:t>
        </w:r>
      </w:ins>
      <w:ins w:id="13505" w:author="Thu Huyen Tran" w:date="2023-04-07T09:27:00Z">
        <w:r w:rsidR="002B5C43">
          <w:rPr>
            <w:lang w:val="en-US"/>
          </w:rPr>
          <w:t>rat. Có nhiều yếu tố ảnh hưởng đến phát thải N</w:t>
        </w:r>
        <w:r w:rsidR="002B5C43">
          <w:rPr>
            <w:vertAlign w:val="subscript"/>
            <w:lang w:val="en-US"/>
          </w:rPr>
          <w:t>2</w:t>
        </w:r>
        <w:r w:rsidR="002B5C43">
          <w:rPr>
            <w:vertAlign w:val="subscript"/>
            <w:lang w:val="en-US"/>
          </w:rPr>
          <w:softHyphen/>
          <w:t xml:space="preserve">O </w:t>
        </w:r>
        <w:r w:rsidR="002B5C43">
          <w:rPr>
            <w:lang w:val="en-US"/>
          </w:rPr>
          <w:t xml:space="preserve">từ các hệ thống xử lý nước thải như nhiệt độ, nồng độ oxy hòa tan trong nước thải và các điều kiện vận hành cụ thể. </w:t>
        </w:r>
      </w:ins>
      <w:del w:id="13506" w:author="Thu Huyen Tran" w:date="2023-04-07T09:26:00Z">
        <w:r w:rsidR="00336221" w:rsidRPr="00336221" w:rsidDel="002B5C43">
          <w:rPr>
            <w:lang w:val="vi-VN"/>
          </w:rPr>
          <w:delText xml:space="preserve">Thông thường, những phátt hải này chỉ được các nước quan tâm đối với các nhà máy xử lý nước thải tập trung tiên tiến có các bước khử nitrat. </w:delText>
        </w:r>
      </w:del>
    </w:p>
    <w:p w14:paraId="2BB4551B" w14:textId="49BB0423" w:rsidR="002B5C43" w:rsidRPr="002B5C43" w:rsidRDefault="002B5C43" w:rsidP="002B5C43">
      <w:pPr>
        <w:ind w:firstLine="720"/>
        <w:rPr>
          <w:lang w:val="en-US"/>
          <w:rPrChange w:id="13507" w:author="Thu Huyen Tran" w:date="2023-04-07T09:25:00Z">
            <w:rPr>
              <w:lang w:val="vi-VN"/>
            </w:rPr>
          </w:rPrChange>
        </w:rPr>
      </w:pPr>
      <w:ins w:id="13508" w:author="Thu Huyen Tran" w:date="2023-04-07T09:27:00Z">
        <w:r>
          <w:rPr>
            <w:lang w:val="en-US"/>
          </w:rPr>
          <w:t xml:space="preserve">Khí thải cũng là kết quả của </w:t>
        </w:r>
      </w:ins>
      <w:ins w:id="13509" w:author="Thu Huyen Tran" w:date="2023-04-07T09:28:00Z">
        <w:r>
          <w:rPr>
            <w:lang w:val="en-US"/>
          </w:rPr>
          <w:t xml:space="preserve">việc xả thải vào môi trường khi chưa được xử lý hoặc đã được xử lý trước đó. Điều quan trọng là lượng khí thải phụ thuộc vào chất dinh dưỡng và mức độ oxy hóa của môi trường nước tiếp nhận nước thải. Hiện tại, hướng dẫn IPCC </w:t>
        </w:r>
      </w:ins>
      <w:ins w:id="13510" w:author="Thu Huyen Tran" w:date="2023-04-07T09:29:00Z">
        <w:r>
          <w:rPr>
            <w:lang w:val="en-US"/>
          </w:rPr>
          <w:t xml:space="preserve">2006 mặc định nguồn tiếp nhận tương đối sạch/hoặc được cung cấp oxy tốt. Tuy nhiên, trong trường hợp xả thải vào các vùng nước bị ảnh hưởng bởi chất dinh dưỡng như hồ phú dưỡng, cửa sông hoặc </w:t>
        </w:r>
      </w:ins>
      <w:ins w:id="13511" w:author="Thu Huyen Tran" w:date="2023-04-07T09:30:00Z">
        <w:r>
          <w:rPr>
            <w:lang w:val="en-US"/>
          </w:rPr>
          <w:t xml:space="preserve">sông bị tù đọng, thì lượng phát thải có thể cao hơn. </w:t>
        </w:r>
      </w:ins>
    </w:p>
    <w:p w14:paraId="4D82A873" w14:textId="5A7DD0BB" w:rsidR="00336221" w:rsidDel="000817FD" w:rsidRDefault="000817FD" w:rsidP="004F51A2">
      <w:pPr>
        <w:ind w:firstLine="720"/>
        <w:rPr>
          <w:del w:id="13512" w:author="Thu Huyen Tran" w:date="2023-04-07T10:01:00Z"/>
          <w:lang w:val="en-US"/>
        </w:rPr>
      </w:pPr>
      <w:ins w:id="13513" w:author="Thu Huyen Tran" w:date="2023-04-07T10:24:00Z">
        <w:r>
          <w:rPr>
            <w:lang w:val="en-US"/>
          </w:rPr>
          <w:t>Phương pháp lựa chọn chia thành 3 bậc tùy vào điều ki</w:t>
        </w:r>
      </w:ins>
      <w:ins w:id="13514" w:author="Thu Huyen Tran" w:date="2023-04-07T10:25:00Z">
        <w:r>
          <w:rPr>
            <w:lang w:val="en-US"/>
          </w:rPr>
          <w:t xml:space="preserve">ện số liệu của quốc gia như sau: </w:t>
        </w:r>
      </w:ins>
      <w:del w:id="13515" w:author="Thu Huyen Tran" w:date="2023-04-07T10:01:00Z">
        <w:r w:rsidR="00336221" w:rsidRPr="00336221" w:rsidDel="004628CF">
          <w:rPr>
            <w:lang w:val="vi-VN"/>
          </w:rPr>
          <w:delText>Không có sự phân chia bậc tính toán cho tiểu mục này, vì vậy ước tính N</w:delText>
        </w:r>
        <w:r w:rsidR="00336221" w:rsidRPr="00336221" w:rsidDel="004628CF">
          <w:rPr>
            <w:vertAlign w:val="subscript"/>
            <w:lang w:val="vi-VN"/>
          </w:rPr>
          <w:delText>2</w:delText>
        </w:r>
        <w:r w:rsidR="00336221" w:rsidRPr="00336221" w:rsidDel="004628CF">
          <w:rPr>
            <w:lang w:val="vi-VN"/>
          </w:rPr>
          <w:delText xml:space="preserve">O từ nước thải sinh hoạt bằng phương pháp được đưa ra dưới đây. Không có cây quyết định nào được cung cấp. Phát thải trực tiếp chỉ cần được ước tính đối với các quốc gia có nhà máy xử lý nước thải tập trung và tiên tiến với các bước nitrat hóa và khử nitrat. </w:delText>
        </w:r>
      </w:del>
    </w:p>
    <w:p w14:paraId="27BD892D" w14:textId="3614103C" w:rsidR="000817FD" w:rsidRDefault="000817FD" w:rsidP="004F51A2">
      <w:pPr>
        <w:ind w:firstLine="720"/>
        <w:rPr>
          <w:ins w:id="13516" w:author="Thu Huyen Tran" w:date="2023-04-07T10:25:00Z"/>
          <w:lang w:val="en-US"/>
        </w:rPr>
      </w:pPr>
    </w:p>
    <w:p w14:paraId="3ABF9401" w14:textId="1E8B8EA9" w:rsidR="000817FD" w:rsidRDefault="000817FD" w:rsidP="004F51A2">
      <w:pPr>
        <w:ind w:firstLine="720"/>
        <w:rPr>
          <w:ins w:id="13517" w:author="Thu Huyen Tran" w:date="2023-04-07T10:25:00Z"/>
          <w:lang w:val="en-US"/>
        </w:rPr>
      </w:pPr>
      <w:ins w:id="13518" w:author="Thu Huyen Tran" w:date="2023-04-07T10:25:00Z">
        <w:r>
          <w:rPr>
            <w:lang w:val="en-US"/>
          </w:rPr>
          <w:t xml:space="preserve">Bậc 1: áp dụng hệ số mặc định cho hệ số phát thải và thông số. Phương pháp này được sử dụng cho các quốc gia có dữ liệu hạn chế. </w:t>
        </w:r>
      </w:ins>
    </w:p>
    <w:p w14:paraId="6AECA842" w14:textId="1FEF54EC" w:rsidR="000817FD" w:rsidRDefault="000817FD" w:rsidP="004F51A2">
      <w:pPr>
        <w:ind w:firstLine="720"/>
        <w:rPr>
          <w:ins w:id="13519" w:author="Thu Huyen Tran" w:date="2023-04-07T10:29:00Z"/>
          <w:lang w:val="en-US"/>
        </w:rPr>
      </w:pPr>
      <w:ins w:id="13520" w:author="Thu Huyen Tran" w:date="2023-04-07T10:25:00Z">
        <w:r>
          <w:rPr>
            <w:lang w:val="en-US"/>
          </w:rPr>
          <w:t xml:space="preserve">Bậc 2: </w:t>
        </w:r>
      </w:ins>
      <w:ins w:id="13521" w:author="Thu Huyen Tran" w:date="2023-04-07T10:28:00Z">
        <w:r w:rsidR="00605AFB">
          <w:rPr>
            <w:lang w:val="en-US"/>
          </w:rPr>
          <w:t>tuân theo phương pháp tương tự bậc 1 nhưng cho phép kết hợp hệ số phát thải cụ thể của quốc gia và dữ liệu hoạt động cụ thể của quốc gia. Ví dụ, một hệ số phát thải cụ thể cho một hệ thống xử lý dựa trên phép đo</w:t>
        </w:r>
      </w:ins>
      <w:ins w:id="13522" w:author="Thu Huyen Tran" w:date="2023-04-07T10:29:00Z">
        <w:r w:rsidR="00605AFB">
          <w:rPr>
            <w:lang w:val="en-US"/>
          </w:rPr>
          <w:t xml:space="preserve"> tại hiện trường có thể được kết hợp theo phương pháp này. </w:t>
        </w:r>
      </w:ins>
    </w:p>
    <w:p w14:paraId="3B99B4D5" w14:textId="17271786" w:rsidR="00605AFB" w:rsidRDefault="00605AFB" w:rsidP="004F51A2">
      <w:pPr>
        <w:ind w:firstLine="720"/>
        <w:rPr>
          <w:ins w:id="13523" w:author="Thu Huyen Tran" w:date="2023-04-07T10:25:00Z"/>
          <w:lang w:val="vi-VN"/>
        </w:rPr>
      </w:pPr>
      <w:ins w:id="13524" w:author="Thu Huyen Tran" w:date="2023-04-07T10:29:00Z">
        <w:r>
          <w:rPr>
            <w:lang w:val="en-US"/>
          </w:rPr>
          <w:t xml:space="preserve">Bậc 3: sử dụng cho các quốc gia có dữ liệu tốt, có dữ liệu phát thải cụ thể của nhà máy xử lý nước thải lớn, hoặc sử dụng </w:t>
        </w:r>
      </w:ins>
      <w:ins w:id="13525" w:author="Thu Huyen Tran" w:date="2023-04-07T10:30:00Z">
        <w:r>
          <w:rPr>
            <w:lang w:val="en-US"/>
          </w:rPr>
          <w:t xml:space="preserve">phương pháp đo ni-tơ cụ thể được thải vào môi trường nước bị ảnh hưởng bởi chất dinh dưỡng khác nhau. </w:t>
        </w:r>
      </w:ins>
    </w:p>
    <w:p w14:paraId="00167A61" w14:textId="53A81BD7" w:rsidR="004628CF" w:rsidRPr="004F42CF" w:rsidRDefault="004F42CF" w:rsidP="004F51A2">
      <w:pPr>
        <w:ind w:firstLine="720"/>
        <w:rPr>
          <w:ins w:id="13526" w:author="Thu Huyen Tran" w:date="2023-04-07T10:01:00Z"/>
          <w:lang w:val="en-US"/>
          <w:rPrChange w:id="13527" w:author="Thu Huyen Tran" w:date="2023-04-07T10:33:00Z">
            <w:rPr>
              <w:ins w:id="13528" w:author="Thu Huyen Tran" w:date="2023-04-07T10:01:00Z"/>
              <w:lang w:val="vi-VN"/>
            </w:rPr>
          </w:rPrChange>
        </w:rPr>
      </w:pPr>
      <w:ins w:id="13529" w:author="Thu Huyen Tran" w:date="2023-04-07T10:33:00Z">
        <w:r>
          <w:rPr>
            <w:lang w:val="en-US"/>
          </w:rPr>
          <w:lastRenderedPageBreak/>
          <w:t>Lựa chọn phương pháp luận được đưa ra tại Hình 6.4 trang 6.37</w:t>
        </w:r>
      </w:ins>
      <w:ins w:id="13530" w:author="Thu Huyen Tran" w:date="2023-04-07T10:34:00Z">
        <w:r>
          <w:rPr>
            <w:lang w:val="en-US"/>
          </w:rPr>
          <w:t>, chương 6, phần 5, IPCC 2019.</w:t>
        </w:r>
      </w:ins>
    </w:p>
    <w:p w14:paraId="7101C3CC" w14:textId="7E159923" w:rsidR="00336221" w:rsidRDefault="00336221" w:rsidP="004F51A2">
      <w:pPr>
        <w:ind w:firstLine="720"/>
        <w:rPr>
          <w:ins w:id="13531" w:author="Thu Huyen Tran" w:date="2023-04-07T10:34:00Z"/>
          <w:lang w:val="vi-VN"/>
        </w:rPr>
      </w:pPr>
      <w:r w:rsidRPr="00336221">
        <w:rPr>
          <w:lang w:val="vi-VN"/>
        </w:rPr>
        <w:t>Công thức ước tính phát thải N</w:t>
      </w:r>
      <w:r w:rsidRPr="00336221">
        <w:rPr>
          <w:vertAlign w:val="subscript"/>
          <w:lang w:val="vi-VN"/>
        </w:rPr>
        <w:t>2</w:t>
      </w:r>
      <w:r w:rsidRPr="00336221">
        <w:rPr>
          <w:lang w:val="vi-VN"/>
        </w:rPr>
        <w:t>O từ nước thải như sau:</w:t>
      </w:r>
    </w:p>
    <w:tbl>
      <w:tblPr>
        <w:tblStyle w:val="TableGrid"/>
        <w:tblW w:w="0" w:type="auto"/>
        <w:tblLook w:val="04A0" w:firstRow="1" w:lastRow="0" w:firstColumn="1" w:lastColumn="0" w:noHBand="0" w:noVBand="1"/>
      </w:tblPr>
      <w:tblGrid>
        <w:gridCol w:w="9062"/>
      </w:tblGrid>
      <w:tr w:rsidR="004F42CF" w14:paraId="11081628" w14:textId="77777777" w:rsidTr="004F42CF">
        <w:trPr>
          <w:ins w:id="13532" w:author="Thu Huyen Tran" w:date="2023-04-07T10:34:00Z"/>
        </w:trPr>
        <w:tc>
          <w:tcPr>
            <w:tcW w:w="9062" w:type="dxa"/>
          </w:tcPr>
          <w:p w14:paraId="16CF964A" w14:textId="13005D1E" w:rsidR="004F42CF" w:rsidRPr="004F42CF" w:rsidRDefault="004F42CF">
            <w:pPr>
              <w:jc w:val="center"/>
              <w:rPr>
                <w:ins w:id="13533" w:author="Thu Huyen Tran" w:date="2023-04-07T10:34:00Z"/>
                <w:b/>
                <w:bCs/>
                <w:lang w:val="en-US"/>
                <w:rPrChange w:id="13534" w:author="Thu Huyen Tran" w:date="2023-04-07T10:35:00Z">
                  <w:rPr>
                    <w:ins w:id="13535" w:author="Thu Huyen Tran" w:date="2023-04-07T10:34:00Z"/>
                    <w:lang w:val="en-US"/>
                  </w:rPr>
                </w:rPrChange>
              </w:rPr>
              <w:pPrChange w:id="13536" w:author="Thu Huyen Tran" w:date="2023-04-07T10:35:00Z">
                <w:pPr/>
              </w:pPrChange>
            </w:pPr>
            <w:ins w:id="13537" w:author="Thu Huyen Tran" w:date="2023-04-07T10:34:00Z">
              <w:r w:rsidRPr="004F42CF">
                <w:rPr>
                  <w:b/>
                  <w:bCs/>
                  <w:lang w:val="en-US"/>
                  <w:rPrChange w:id="13538" w:author="Thu Huyen Tran" w:date="2023-04-07T10:35:00Z">
                    <w:rPr>
                      <w:lang w:val="en-US"/>
                    </w:rPr>
                  </w:rPrChange>
                </w:rPr>
                <w:t>Công thức 6.9 (Cập nhật)</w:t>
              </w:r>
            </w:ins>
          </w:p>
          <w:p w14:paraId="25DA0389" w14:textId="77777777" w:rsidR="004F42CF" w:rsidRDefault="004F42CF" w:rsidP="004F42CF">
            <w:pPr>
              <w:jc w:val="center"/>
              <w:rPr>
                <w:ins w:id="13539" w:author="Thu Huyen Tran" w:date="2023-04-07T10:35:00Z"/>
                <w:b/>
                <w:bCs/>
                <w:lang w:val="en-US"/>
              </w:rPr>
            </w:pPr>
            <w:ins w:id="13540" w:author="Thu Huyen Tran" w:date="2023-04-07T10:35:00Z">
              <w:r w:rsidRPr="004F42CF">
                <w:rPr>
                  <w:b/>
                  <w:bCs/>
                  <w:lang w:val="en-US"/>
                  <w:rPrChange w:id="13541" w:author="Thu Huyen Tran" w:date="2023-04-07T10:35:00Z">
                    <w:rPr>
                      <w:lang w:val="en-US"/>
                    </w:rPr>
                  </w:rPrChange>
                </w:rPr>
                <w:t>Phát thải N</w:t>
              </w:r>
              <w:r w:rsidRPr="004F42CF">
                <w:rPr>
                  <w:b/>
                  <w:bCs/>
                  <w:vertAlign w:val="subscript"/>
                  <w:lang w:val="en-US"/>
                  <w:rPrChange w:id="13542" w:author="Thu Huyen Tran" w:date="2023-04-07T10:35:00Z">
                    <w:rPr>
                      <w:vertAlign w:val="subscript"/>
                      <w:lang w:val="en-US"/>
                    </w:rPr>
                  </w:rPrChange>
                </w:rPr>
                <w:t>2</w:t>
              </w:r>
              <w:r w:rsidRPr="004F42CF">
                <w:rPr>
                  <w:b/>
                  <w:bCs/>
                  <w:lang w:val="en-US"/>
                  <w:rPrChange w:id="13543" w:author="Thu Huyen Tran" w:date="2023-04-07T10:35:00Z">
                    <w:rPr>
                      <w:lang w:val="en-US"/>
                    </w:rPr>
                  </w:rPrChange>
                </w:rPr>
                <w:t>O từ nước thải sinh hoạt tại các công trình xử lý nước</w:t>
              </w:r>
            </w:ins>
          </w:p>
          <w:p w14:paraId="039BF4B9" w14:textId="0F7026C5" w:rsidR="004F42CF" w:rsidRPr="004F42CF" w:rsidRDefault="004F42CF">
            <w:pPr>
              <w:jc w:val="center"/>
              <w:rPr>
                <w:ins w:id="13544" w:author="Thu Huyen Tran" w:date="2023-04-07T10:34:00Z"/>
                <w:lang w:val="en-US"/>
                <w:rPrChange w:id="13545" w:author="Thu Huyen Tran" w:date="2023-04-07T10:36:00Z">
                  <w:rPr>
                    <w:ins w:id="13546" w:author="Thu Huyen Tran" w:date="2023-04-07T10:34:00Z"/>
                    <w:lang w:val="vi-VN"/>
                  </w:rPr>
                </w:rPrChange>
              </w:rPr>
              <w:pPrChange w:id="13547" w:author="Thu Huyen Tran" w:date="2023-04-07T10:35:00Z">
                <w:pPr/>
              </w:pPrChange>
            </w:pPr>
            <w:ins w:id="13548" w:author="Thu Huyen Tran" w:date="2023-04-07T10:35:00Z">
              <w:r>
                <w:rPr>
                  <w:lang w:val="en-US"/>
                </w:rPr>
                <w:t>N</w:t>
              </w:r>
              <w:r>
                <w:rPr>
                  <w:vertAlign w:val="subscript"/>
                  <w:lang w:val="en-US"/>
                </w:rPr>
                <w:t>2</w:t>
              </w:r>
              <w:r>
                <w:rPr>
                  <w:lang w:val="en-US"/>
                </w:rPr>
                <w:t>O Plants</w:t>
              </w:r>
              <w:r>
                <w:rPr>
                  <w:vertAlign w:val="subscript"/>
                  <w:lang w:val="en-US"/>
                </w:rPr>
                <w:t>DOM</w:t>
              </w:r>
              <w:r>
                <w:rPr>
                  <w:lang w:val="en-US"/>
                </w:rPr>
                <w:t xml:space="preserve"> = [∑</w:t>
              </w:r>
            </w:ins>
            <w:ins w:id="13549" w:author="Thu Huyen Tran" w:date="2023-04-07T10:36:00Z">
              <w:r>
                <w:rPr>
                  <w:vertAlign w:val="subscript"/>
                  <w:lang w:val="en-US"/>
                </w:rPr>
                <w:t>i,j</w:t>
              </w:r>
              <w:r>
                <w:rPr>
                  <w:lang w:val="en-US"/>
                </w:rPr>
                <w:t xml:space="preserve"> (U</w:t>
              </w:r>
              <w:r>
                <w:rPr>
                  <w:vertAlign w:val="subscript"/>
                  <w:lang w:val="en-US"/>
                </w:rPr>
                <w:t>i</w:t>
              </w:r>
              <w:r>
                <w:rPr>
                  <w:lang w:val="en-US"/>
                </w:rPr>
                <w:t xml:space="preserve"> x T</w:t>
              </w:r>
              <w:r>
                <w:rPr>
                  <w:vertAlign w:val="subscript"/>
                  <w:lang w:val="en-US"/>
                </w:rPr>
                <w:t>ij</w:t>
              </w:r>
              <w:r>
                <w:rPr>
                  <w:lang w:val="en-US"/>
                </w:rPr>
                <w:t xml:space="preserve"> x EF</w:t>
              </w:r>
              <w:r>
                <w:rPr>
                  <w:vertAlign w:val="subscript"/>
                  <w:lang w:val="en-US"/>
                </w:rPr>
                <w:t>j</w:t>
              </w:r>
              <w:r>
                <w:rPr>
                  <w:lang w:val="en-US"/>
                </w:rPr>
                <w:t>)] x TN</w:t>
              </w:r>
              <w:r>
                <w:rPr>
                  <w:vertAlign w:val="subscript"/>
                  <w:lang w:val="en-US"/>
                </w:rPr>
                <w:t>DOM</w:t>
              </w:r>
              <w:r>
                <w:rPr>
                  <w:lang w:val="en-US"/>
                </w:rPr>
                <w:t xml:space="preserve"> x 44/28</w:t>
              </w:r>
            </w:ins>
          </w:p>
        </w:tc>
      </w:tr>
    </w:tbl>
    <w:p w14:paraId="1DA0CC34" w14:textId="33873B97" w:rsidR="004F42CF" w:rsidRDefault="00A02369" w:rsidP="004F51A2">
      <w:pPr>
        <w:ind w:firstLine="720"/>
        <w:rPr>
          <w:ins w:id="13550" w:author="Thu Huyen Tran" w:date="2023-04-07T10:36:00Z"/>
          <w:lang w:val="en-US"/>
        </w:rPr>
      </w:pPr>
      <w:ins w:id="13551" w:author="Thu Huyen Tran" w:date="2023-04-07T10:36:00Z">
        <w:r>
          <w:rPr>
            <w:lang w:val="en-US"/>
          </w:rPr>
          <w:t xml:space="preserve">Trong đó: </w:t>
        </w:r>
      </w:ins>
    </w:p>
    <w:p w14:paraId="6605D6D0" w14:textId="5FF998EE" w:rsidR="00A02369" w:rsidRDefault="00565DE4" w:rsidP="00565DE4">
      <w:pPr>
        <w:ind w:left="2160" w:hanging="2160"/>
        <w:rPr>
          <w:ins w:id="13552" w:author="Thu Huyen Tran" w:date="2023-04-07T10:37:00Z"/>
          <w:lang w:val="en-US"/>
        </w:rPr>
      </w:pPr>
      <w:ins w:id="13553" w:author="Thu Huyen Tran" w:date="2023-04-07T10:36:00Z">
        <w:r>
          <w:rPr>
            <w:lang w:val="en-US"/>
          </w:rPr>
          <w:t>N</w:t>
        </w:r>
        <w:r>
          <w:rPr>
            <w:vertAlign w:val="subscript"/>
            <w:lang w:val="en-US"/>
          </w:rPr>
          <w:t>2</w:t>
        </w:r>
        <w:r>
          <w:rPr>
            <w:lang w:val="en-US"/>
          </w:rPr>
          <w:t>O Plants</w:t>
        </w:r>
        <w:r>
          <w:rPr>
            <w:vertAlign w:val="subscript"/>
            <w:lang w:val="en-US"/>
          </w:rPr>
          <w:t>DOM</w:t>
        </w:r>
      </w:ins>
      <w:ins w:id="13554" w:author="Thu Huyen Tran" w:date="2023-04-07T10:37:00Z">
        <w:r>
          <w:rPr>
            <w:lang w:val="en-US"/>
          </w:rPr>
          <w:t xml:space="preserve"> </w:t>
        </w:r>
        <w:r>
          <w:rPr>
            <w:lang w:val="en-US"/>
          </w:rPr>
          <w:tab/>
          <w:t>Phát thải N</w:t>
        </w:r>
        <w:r>
          <w:rPr>
            <w:vertAlign w:val="subscript"/>
            <w:lang w:val="en-US"/>
          </w:rPr>
          <w:t>2</w:t>
        </w:r>
        <w:r>
          <w:rPr>
            <w:lang w:val="en-US"/>
          </w:rPr>
          <w:t>O từ nước thải sinh hoạt tại các công trình xử lý nước trong năm kiểm kê, kgN</w:t>
        </w:r>
        <w:r>
          <w:rPr>
            <w:vertAlign w:val="subscript"/>
            <w:lang w:val="en-US"/>
          </w:rPr>
          <w:t>2</w:t>
        </w:r>
        <w:r>
          <w:rPr>
            <w:lang w:val="en-US"/>
          </w:rPr>
          <w:t xml:space="preserve">O/năm. </w:t>
        </w:r>
      </w:ins>
    </w:p>
    <w:p w14:paraId="056CDBA0" w14:textId="71934E15" w:rsidR="00565DE4" w:rsidRDefault="00565DE4" w:rsidP="00565DE4">
      <w:pPr>
        <w:ind w:left="2160" w:hanging="2160"/>
        <w:rPr>
          <w:ins w:id="13555" w:author="Thu Huyen Tran" w:date="2023-04-07T10:38:00Z"/>
          <w:lang w:val="en-US"/>
        </w:rPr>
      </w:pPr>
      <w:ins w:id="13556" w:author="Thu Huyen Tran" w:date="2023-04-07T10:37:00Z">
        <w:r>
          <w:rPr>
            <w:lang w:val="en-US"/>
          </w:rPr>
          <w:t>TN</w:t>
        </w:r>
        <w:r>
          <w:rPr>
            <w:vertAlign w:val="subscript"/>
            <w:lang w:val="en-US"/>
          </w:rPr>
          <w:t>DOM</w:t>
        </w:r>
        <w:r>
          <w:rPr>
            <w:lang w:val="en-US"/>
          </w:rPr>
          <w:tab/>
          <w:t>Tổng ni-tơ trong nước thải tại năm kiểm kê, kgN/năm. Xem C</w:t>
        </w:r>
      </w:ins>
      <w:ins w:id="13557" w:author="Thu Huyen Tran" w:date="2023-04-07T10:38:00Z">
        <w:r>
          <w:rPr>
            <w:lang w:val="en-US"/>
          </w:rPr>
          <w:t>ông thức 6.10</w:t>
        </w:r>
      </w:ins>
    </w:p>
    <w:p w14:paraId="7DA88F8D" w14:textId="7C24A6E2" w:rsidR="00565DE4" w:rsidRDefault="00565DE4" w:rsidP="00565DE4">
      <w:pPr>
        <w:ind w:left="2160" w:hanging="2160"/>
        <w:rPr>
          <w:ins w:id="13558" w:author="Thu Huyen Tran" w:date="2023-04-07T10:39:00Z"/>
        </w:rPr>
      </w:pPr>
      <w:ins w:id="13559" w:author="Thu Huyen Tran" w:date="2023-04-07T10:38:00Z">
        <w:r>
          <w:rPr>
            <w:lang w:val="en-US"/>
          </w:rPr>
          <w:t>U</w:t>
        </w:r>
        <w:r>
          <w:rPr>
            <w:vertAlign w:val="subscript"/>
            <w:lang w:val="en-US"/>
          </w:rPr>
          <w:t>i</w:t>
        </w:r>
      </w:ins>
      <w:ins w:id="13560" w:author="Thu Huyen Tran" w:date="2023-04-07T10:39:00Z">
        <w:r>
          <w:rPr>
            <w:vertAlign w:val="subscript"/>
            <w:lang w:val="en-US"/>
          </w:rPr>
          <w:tab/>
        </w:r>
        <w:r>
          <w:t>Hệ số (fraction) dân số trong nhóm thu nhập i trong năm kiểm kê. Xem bảng 6.5</w:t>
        </w:r>
      </w:ins>
    </w:p>
    <w:p w14:paraId="25231B60" w14:textId="2616A20A" w:rsidR="00565DE4" w:rsidRDefault="00565DE4" w:rsidP="00565DE4">
      <w:pPr>
        <w:ind w:left="2160" w:hanging="2160"/>
        <w:rPr>
          <w:ins w:id="13561" w:author="Thu Huyen Tran" w:date="2023-04-07T10:39:00Z"/>
        </w:rPr>
      </w:pPr>
      <w:ins w:id="13562" w:author="Thu Huyen Tran" w:date="2023-04-07T10:39:00Z">
        <w:r>
          <w:t>T</w:t>
        </w:r>
        <w:r w:rsidRPr="00C41CF6">
          <w:rPr>
            <w:vertAlign w:val="subscript"/>
          </w:rPr>
          <w:t>i</w:t>
        </w:r>
        <w:r>
          <w:rPr>
            <w:vertAlign w:val="subscript"/>
          </w:rPr>
          <w:t>j</w:t>
        </w:r>
        <w:r>
          <w:rPr>
            <w:vertAlign w:val="subscript"/>
          </w:rPr>
          <w:tab/>
        </w:r>
        <w:r>
          <w:t>Mức độ/tỷ lệ mỗi loại hình xả thải/xử lý hoặc hệ thống, j, cho từng nhóm thu nhập</w:t>
        </w:r>
      </w:ins>
    </w:p>
    <w:p w14:paraId="4D531520" w14:textId="54BBB5F7" w:rsidR="00565DE4" w:rsidRDefault="00565DE4" w:rsidP="00565DE4">
      <w:pPr>
        <w:ind w:left="2160" w:hanging="2160"/>
        <w:rPr>
          <w:ins w:id="13563" w:author="Thu Huyen Tran" w:date="2023-04-07T10:39:00Z"/>
        </w:rPr>
      </w:pPr>
      <w:ins w:id="13564" w:author="Thu Huyen Tran" w:date="2023-04-07T10:39:00Z">
        <w:r>
          <w:t>i</w:t>
        </w:r>
        <w:r>
          <w:tab/>
          <w:t>nhóm thu nhập: nông thôn, thu nhập cao ở thành thị và thu nhập thấp ở thành thị</w:t>
        </w:r>
      </w:ins>
    </w:p>
    <w:p w14:paraId="4040ABAF" w14:textId="78C8BA0D" w:rsidR="00565DE4" w:rsidRDefault="00565DE4" w:rsidP="00565DE4">
      <w:pPr>
        <w:ind w:left="2160" w:hanging="2160"/>
        <w:rPr>
          <w:ins w:id="13565" w:author="Thu Huyen Tran" w:date="2023-04-07T10:40:00Z"/>
        </w:rPr>
      </w:pPr>
      <w:ins w:id="13566" w:author="Thu Huyen Tran" w:date="2023-04-07T10:39:00Z">
        <w:r>
          <w:t>j</w:t>
        </w:r>
        <w:r>
          <w:tab/>
        </w:r>
      </w:ins>
      <w:ins w:id="13567" w:author="Thu Huyen Tran" w:date="2023-04-07T10:40:00Z">
        <w:r>
          <w:t>mỗi loại hình xử lý/xả thải hoặc hệ thống</w:t>
        </w:r>
      </w:ins>
    </w:p>
    <w:p w14:paraId="479674BE" w14:textId="4DD306CE" w:rsidR="00565DE4" w:rsidRDefault="00565DE4" w:rsidP="00565DE4">
      <w:pPr>
        <w:ind w:left="2160" w:hanging="2160"/>
        <w:rPr>
          <w:ins w:id="13568" w:author="Thu Huyen Tran" w:date="2023-04-07T10:40:00Z"/>
        </w:rPr>
      </w:pPr>
      <w:ins w:id="13569" w:author="Thu Huyen Tran" w:date="2023-04-07T10:40:00Z">
        <w:r>
          <w:t>EF</w:t>
        </w:r>
        <w:r>
          <w:tab/>
          <w:t>hệ số phát thải cho mỗi loại hình xử lý/xả thải hoặc hệ thống, j, kgN</w:t>
        </w:r>
        <w:r>
          <w:rPr>
            <w:vertAlign w:val="subscript"/>
          </w:rPr>
          <w:t>2</w:t>
        </w:r>
        <w:r>
          <w:t>O-N/kgN</w:t>
        </w:r>
      </w:ins>
    </w:p>
    <w:p w14:paraId="33B8DB70" w14:textId="02277A3A" w:rsidR="00565DE4" w:rsidRPr="00565DE4" w:rsidRDefault="00565DE4" w:rsidP="00565DE4">
      <w:pPr>
        <w:ind w:left="2160" w:hanging="2160"/>
        <w:rPr>
          <w:ins w:id="13570" w:author="Thu Huyen Tran" w:date="2023-04-07T10:38:00Z"/>
          <w:lang w:val="en-US"/>
          <w:rPrChange w:id="13571" w:author="Thu Huyen Tran" w:date="2023-04-07T10:41:00Z">
            <w:rPr>
              <w:ins w:id="13572" w:author="Thu Huyen Tran" w:date="2023-04-07T10:38:00Z"/>
              <w:vertAlign w:val="subscript"/>
              <w:lang w:val="en-US"/>
            </w:rPr>
          </w:rPrChange>
        </w:rPr>
      </w:pPr>
      <w:ins w:id="13573" w:author="Thu Huyen Tran" w:date="2023-04-07T10:40:00Z">
        <w:r>
          <w:t>44</w:t>
        </w:r>
      </w:ins>
      <w:ins w:id="13574" w:author="Thu Huyen Tran" w:date="2023-04-07T10:41:00Z">
        <w:r>
          <w:t>/28</w:t>
        </w:r>
        <w:r>
          <w:tab/>
          <w:t>hệ số chuyển đổi từ kgN</w:t>
        </w:r>
        <w:r>
          <w:rPr>
            <w:vertAlign w:val="subscript"/>
          </w:rPr>
          <w:t>2</w:t>
        </w:r>
        <w:r>
          <w:t>O-N sang kgN</w:t>
        </w:r>
        <w:r>
          <w:rPr>
            <w:vertAlign w:val="subscript"/>
          </w:rPr>
          <w:t>2</w:t>
        </w:r>
        <w:r>
          <w:t>O</w:t>
        </w:r>
      </w:ins>
    </w:p>
    <w:p w14:paraId="675EC8AC" w14:textId="544C4B0C" w:rsidR="002A2419" w:rsidRDefault="002A2419" w:rsidP="00102A30">
      <w:pPr>
        <w:rPr>
          <w:ins w:id="13575" w:author="Thu Huyen Tran" w:date="2023-04-07T10:59:00Z"/>
          <w:lang w:val="en-US"/>
        </w:rPr>
      </w:pPr>
    </w:p>
    <w:p w14:paraId="0DE7FC94" w14:textId="77777777" w:rsidR="002A2419" w:rsidRDefault="002A2419" w:rsidP="00102A30">
      <w:pPr>
        <w:rPr>
          <w:ins w:id="13576" w:author="Thu Huyen Tran" w:date="2023-04-07T10:59:00Z"/>
          <w:lang w:val="en-US"/>
        </w:rPr>
      </w:pPr>
    </w:p>
    <w:tbl>
      <w:tblPr>
        <w:tblStyle w:val="TableGrid"/>
        <w:tblW w:w="0" w:type="auto"/>
        <w:tblLook w:val="04A0" w:firstRow="1" w:lastRow="0" w:firstColumn="1" w:lastColumn="0" w:noHBand="0" w:noVBand="1"/>
      </w:tblPr>
      <w:tblGrid>
        <w:gridCol w:w="9062"/>
      </w:tblGrid>
      <w:tr w:rsidR="002A2419" w14:paraId="6C8093D9" w14:textId="77777777" w:rsidTr="002A2419">
        <w:trPr>
          <w:ins w:id="13577" w:author="Thu Huyen Tran" w:date="2023-04-07T10:59:00Z"/>
        </w:trPr>
        <w:tc>
          <w:tcPr>
            <w:tcW w:w="9062" w:type="dxa"/>
          </w:tcPr>
          <w:p w14:paraId="3395EDCF" w14:textId="7C827372" w:rsidR="002A2419" w:rsidRPr="002A2419" w:rsidRDefault="002A2419">
            <w:pPr>
              <w:jc w:val="center"/>
              <w:rPr>
                <w:ins w:id="13578" w:author="Thu Huyen Tran" w:date="2023-04-07T10:59:00Z"/>
                <w:b/>
                <w:bCs/>
                <w:lang w:val="en-US"/>
                <w:rPrChange w:id="13579" w:author="Thu Huyen Tran" w:date="2023-04-07T11:00:00Z">
                  <w:rPr>
                    <w:ins w:id="13580" w:author="Thu Huyen Tran" w:date="2023-04-07T10:59:00Z"/>
                    <w:lang w:val="en-US"/>
                  </w:rPr>
                </w:rPrChange>
              </w:rPr>
              <w:pPrChange w:id="13581" w:author="Thu Huyen Tran" w:date="2023-04-07T11:00:00Z">
                <w:pPr/>
              </w:pPrChange>
            </w:pPr>
            <w:ins w:id="13582" w:author="Thu Huyen Tran" w:date="2023-04-07T10:59:00Z">
              <w:r w:rsidRPr="002A2419">
                <w:rPr>
                  <w:b/>
                  <w:bCs/>
                  <w:lang w:val="en-US"/>
                  <w:rPrChange w:id="13583" w:author="Thu Huyen Tran" w:date="2023-04-07T11:00:00Z">
                    <w:rPr>
                      <w:lang w:val="en-US"/>
                    </w:rPr>
                  </w:rPrChange>
                </w:rPr>
                <w:t>Công thức 6.10 (mới)</w:t>
              </w:r>
            </w:ins>
          </w:p>
          <w:p w14:paraId="1A47CCE2" w14:textId="356EB4DC" w:rsidR="002A2419" w:rsidRDefault="002A2419" w:rsidP="002A2419">
            <w:pPr>
              <w:jc w:val="center"/>
              <w:rPr>
                <w:ins w:id="13584" w:author="Thu Huyen Tran" w:date="2023-04-07T11:00:00Z"/>
                <w:b/>
                <w:bCs/>
                <w:lang w:val="en-US"/>
              </w:rPr>
            </w:pPr>
            <w:ins w:id="13585" w:author="Thu Huyen Tran" w:date="2023-04-07T11:00:00Z">
              <w:r w:rsidRPr="002A2419">
                <w:rPr>
                  <w:b/>
                  <w:bCs/>
                  <w:lang w:val="en-US"/>
                  <w:rPrChange w:id="13586" w:author="Thu Huyen Tran" w:date="2023-04-07T11:00:00Z">
                    <w:rPr>
                      <w:lang w:val="en-US"/>
                    </w:rPr>
                  </w:rPrChange>
                </w:rPr>
                <w:t>Tổng ni-tơ trong nước thải tại năm kiểm kê</w:t>
              </w:r>
            </w:ins>
            <w:ins w:id="13587" w:author="Thu Huyen Tran" w:date="2023-04-07T11:02:00Z">
              <w:r w:rsidR="00BA6232">
                <w:rPr>
                  <w:b/>
                  <w:bCs/>
                  <w:lang w:val="en-US"/>
                </w:rPr>
                <w:t xml:space="preserve"> cho công trình xử lý</w:t>
              </w:r>
            </w:ins>
          </w:p>
          <w:p w14:paraId="2B4761D3" w14:textId="2B951AB8" w:rsidR="002A2419" w:rsidRPr="002A2419" w:rsidRDefault="002A2419">
            <w:pPr>
              <w:jc w:val="center"/>
              <w:rPr>
                <w:ins w:id="13588" w:author="Thu Huyen Tran" w:date="2023-04-07T10:59:00Z"/>
                <w:lang w:val="en-US"/>
              </w:rPr>
              <w:pPrChange w:id="13589" w:author="Thu Huyen Tran" w:date="2023-04-07T11:00:00Z">
                <w:pPr/>
              </w:pPrChange>
            </w:pPr>
            <w:ins w:id="13590" w:author="Thu Huyen Tran" w:date="2023-04-07T11:00:00Z">
              <w:r>
                <w:rPr>
                  <w:lang w:val="en-US"/>
                </w:rPr>
                <w:t>TN</w:t>
              </w:r>
              <w:r>
                <w:rPr>
                  <w:vertAlign w:val="subscript"/>
                  <w:lang w:val="en-US"/>
                </w:rPr>
                <w:t>DOM</w:t>
              </w:r>
              <w:r>
                <w:rPr>
                  <w:vertAlign w:val="subscript"/>
                  <w:lang w:val="en-US"/>
                </w:rPr>
                <w:softHyphen/>
                <w:t>_j</w:t>
              </w:r>
              <w:r>
                <w:rPr>
                  <w:lang w:val="en-US"/>
                </w:rPr>
                <w:t xml:space="preserve"> = (P</w:t>
              </w:r>
              <w:r>
                <w:rPr>
                  <w:vertAlign w:val="subscript"/>
                  <w:lang w:val="en-US"/>
                </w:rPr>
                <w:t>treatment</w:t>
              </w:r>
              <w:r>
                <w:rPr>
                  <w:vertAlign w:val="subscript"/>
                  <w:lang w:val="en-US"/>
                </w:rPr>
                <w:softHyphen/>
                <w:t>_j</w:t>
              </w:r>
              <w:r>
                <w:rPr>
                  <w:lang w:val="en-US"/>
                </w:rPr>
                <w:t xml:space="preserve"> x Prote</w:t>
              </w:r>
            </w:ins>
            <w:ins w:id="13591" w:author="Thu Huyen Tran" w:date="2023-04-07T11:01:00Z">
              <w:r>
                <w:rPr>
                  <w:lang w:val="en-US"/>
                </w:rPr>
                <w:t>in x F</w:t>
              </w:r>
              <w:r>
                <w:rPr>
                  <w:vertAlign w:val="subscript"/>
                  <w:lang w:val="en-US"/>
                </w:rPr>
                <w:t xml:space="preserve">NPR x </w:t>
              </w:r>
              <w:r>
                <w:rPr>
                  <w:lang w:val="en-US"/>
                </w:rPr>
                <w:t>N</w:t>
              </w:r>
              <w:r>
                <w:rPr>
                  <w:vertAlign w:val="subscript"/>
                  <w:lang w:val="en-US"/>
                </w:rPr>
                <w:t xml:space="preserve">HH </w:t>
              </w:r>
              <w:r>
                <w:rPr>
                  <w:lang w:val="en-US"/>
                </w:rPr>
                <w:t>x F</w:t>
              </w:r>
              <w:r>
                <w:rPr>
                  <w:vertAlign w:val="subscript"/>
                  <w:lang w:val="en-US"/>
                </w:rPr>
                <w:t xml:space="preserve">NON-CON </w:t>
              </w:r>
              <w:r>
                <w:rPr>
                  <w:lang w:val="en-US"/>
                </w:rPr>
                <w:t>x F</w:t>
              </w:r>
              <w:r>
                <w:rPr>
                  <w:vertAlign w:val="subscript"/>
                  <w:lang w:val="en-US"/>
                </w:rPr>
                <w:t>IND-COM</w:t>
              </w:r>
              <w:r>
                <w:rPr>
                  <w:lang w:val="en-US"/>
                </w:rPr>
                <w:t>)</w:t>
              </w:r>
            </w:ins>
          </w:p>
        </w:tc>
      </w:tr>
    </w:tbl>
    <w:p w14:paraId="1E302AFD" w14:textId="49DCEB82" w:rsidR="002A2419" w:rsidRDefault="002A2419" w:rsidP="00102A30">
      <w:pPr>
        <w:rPr>
          <w:ins w:id="13592" w:author="Thu Huyen Tran" w:date="2023-04-07T11:01:00Z"/>
          <w:lang w:val="en-US"/>
        </w:rPr>
      </w:pPr>
      <w:ins w:id="13593" w:author="Thu Huyen Tran" w:date="2023-04-07T11:01:00Z">
        <w:r>
          <w:rPr>
            <w:lang w:val="en-US"/>
          </w:rPr>
          <w:t>Trong đó</w:t>
        </w:r>
      </w:ins>
    </w:p>
    <w:p w14:paraId="3B43B75D" w14:textId="38363F70" w:rsidR="002A2419" w:rsidRPr="00BA6232" w:rsidRDefault="002A2419">
      <w:pPr>
        <w:ind w:left="2160" w:hanging="2160"/>
        <w:jc w:val="left"/>
        <w:rPr>
          <w:ins w:id="13594" w:author="Thu Huyen Tran" w:date="2023-04-07T11:01:00Z"/>
          <w:b/>
          <w:bCs/>
          <w:lang w:val="en-US"/>
          <w:rPrChange w:id="13595" w:author="Thu Huyen Tran" w:date="2023-04-07T11:02:00Z">
            <w:rPr>
              <w:ins w:id="13596" w:author="Thu Huyen Tran" w:date="2023-04-07T11:01:00Z"/>
              <w:vertAlign w:val="subscript"/>
              <w:lang w:val="en-US"/>
            </w:rPr>
          </w:rPrChange>
        </w:rPr>
        <w:pPrChange w:id="13597" w:author="Thu Huyen Tran" w:date="2023-04-07T11:02:00Z">
          <w:pPr/>
        </w:pPrChange>
      </w:pPr>
      <w:ins w:id="13598" w:author="Thu Huyen Tran" w:date="2023-04-07T11:01:00Z">
        <w:r>
          <w:rPr>
            <w:lang w:val="en-US"/>
          </w:rPr>
          <w:t>TN</w:t>
        </w:r>
        <w:r>
          <w:rPr>
            <w:vertAlign w:val="subscript"/>
            <w:lang w:val="en-US"/>
          </w:rPr>
          <w:t>DOM</w:t>
        </w:r>
        <w:r>
          <w:rPr>
            <w:vertAlign w:val="subscript"/>
            <w:lang w:val="en-US"/>
          </w:rPr>
          <w:softHyphen/>
          <w:t>_j</w:t>
        </w:r>
      </w:ins>
      <w:ins w:id="13599" w:author="Thu Huyen Tran" w:date="2023-04-07T11:02:00Z">
        <w:r>
          <w:rPr>
            <w:lang w:val="en-US"/>
          </w:rPr>
          <w:tab/>
        </w:r>
        <w:r w:rsidR="00BA6232" w:rsidRPr="00BA6232">
          <w:rPr>
            <w:lang w:val="en-US"/>
            <w:rPrChange w:id="13600" w:author="Thu Huyen Tran" w:date="2023-04-07T11:03:00Z">
              <w:rPr>
                <w:b/>
                <w:bCs/>
                <w:lang w:val="en-US"/>
              </w:rPr>
            </w:rPrChange>
          </w:rPr>
          <w:t>Tổng ni-tơ trong nước thải tại năm kiểm kê cho công trình xử lý</w:t>
        </w:r>
      </w:ins>
      <w:ins w:id="13601" w:author="Thu Huyen Tran" w:date="2023-04-07T11:03:00Z">
        <w:r w:rsidR="00BA6232">
          <w:rPr>
            <w:lang w:val="en-US"/>
          </w:rPr>
          <w:t xml:space="preserve"> j, kgN/năm</w:t>
        </w:r>
      </w:ins>
    </w:p>
    <w:p w14:paraId="2ACA63D2" w14:textId="18BD8A73" w:rsidR="002A2419" w:rsidRPr="00BA6232" w:rsidRDefault="002A2419">
      <w:pPr>
        <w:ind w:left="2160" w:hanging="2160"/>
        <w:rPr>
          <w:ins w:id="13602" w:author="Thu Huyen Tran" w:date="2023-04-07T11:02:00Z"/>
          <w:lang w:val="en-US"/>
          <w:rPrChange w:id="13603" w:author="Thu Huyen Tran" w:date="2023-04-07T11:03:00Z">
            <w:rPr>
              <w:ins w:id="13604" w:author="Thu Huyen Tran" w:date="2023-04-07T11:02:00Z"/>
              <w:vertAlign w:val="subscript"/>
              <w:lang w:val="en-US"/>
            </w:rPr>
          </w:rPrChange>
        </w:rPr>
        <w:pPrChange w:id="13605" w:author="Thu Huyen Tran" w:date="2023-04-07T11:04:00Z">
          <w:pPr/>
        </w:pPrChange>
      </w:pPr>
      <w:ins w:id="13606" w:author="Thu Huyen Tran" w:date="2023-04-07T11:01:00Z">
        <w:r>
          <w:rPr>
            <w:lang w:val="en-US"/>
          </w:rPr>
          <w:t>P</w:t>
        </w:r>
        <w:r>
          <w:rPr>
            <w:vertAlign w:val="subscript"/>
            <w:lang w:val="en-US"/>
          </w:rPr>
          <w:t>treatment</w:t>
        </w:r>
        <w:r>
          <w:rPr>
            <w:vertAlign w:val="subscript"/>
            <w:lang w:val="en-US"/>
          </w:rPr>
          <w:softHyphen/>
          <w:t>_j</w:t>
        </w:r>
      </w:ins>
      <w:ins w:id="13607" w:author="Thu Huyen Tran" w:date="2023-04-07T11:03:00Z">
        <w:r w:rsidR="00BA6232">
          <w:rPr>
            <w:vertAlign w:val="subscript"/>
            <w:lang w:val="en-US"/>
          </w:rPr>
          <w:tab/>
        </w:r>
      </w:ins>
      <w:ins w:id="13608" w:author="Thu Huyen Tran" w:date="2023-04-07T11:04:00Z">
        <w:r w:rsidR="00BA6232">
          <w:rPr>
            <w:lang w:val="en-US"/>
          </w:rPr>
          <w:t>D</w:t>
        </w:r>
      </w:ins>
      <w:ins w:id="13609" w:author="Thu Huyen Tran" w:date="2023-04-07T11:03:00Z">
        <w:r w:rsidR="00BA6232">
          <w:rPr>
            <w:lang w:val="en-US"/>
          </w:rPr>
          <w:t xml:space="preserve">ân số mà lượng </w:t>
        </w:r>
      </w:ins>
      <w:ins w:id="13610" w:author="Thu Huyen Tran" w:date="2023-04-07T11:04:00Z">
        <w:r w:rsidR="00BA6232">
          <w:rPr>
            <w:lang w:val="en-US"/>
          </w:rPr>
          <w:t>nước thải phát sinh từ đó được đưa đến xử lý tại công trình j, người/năm</w:t>
        </w:r>
      </w:ins>
    </w:p>
    <w:p w14:paraId="2CCA591C" w14:textId="13D69876" w:rsidR="002A2419" w:rsidRDefault="002A2419">
      <w:pPr>
        <w:ind w:left="2160" w:hanging="2160"/>
        <w:rPr>
          <w:ins w:id="13611" w:author="Thu Huyen Tran" w:date="2023-04-07T11:02:00Z"/>
          <w:lang w:val="en-US"/>
        </w:rPr>
        <w:pPrChange w:id="13612" w:author="Thu Huyen Tran" w:date="2023-04-07T11:05:00Z">
          <w:pPr/>
        </w:pPrChange>
      </w:pPr>
      <w:ins w:id="13613" w:author="Thu Huyen Tran" w:date="2023-04-07T11:02:00Z">
        <w:r>
          <w:rPr>
            <w:lang w:val="en-US"/>
          </w:rPr>
          <w:t>Protein</w:t>
        </w:r>
      </w:ins>
      <w:ins w:id="13614" w:author="Thu Huyen Tran" w:date="2023-04-07T11:04:00Z">
        <w:r w:rsidR="00BA6232">
          <w:rPr>
            <w:lang w:val="en-US"/>
          </w:rPr>
          <w:tab/>
          <w:t>Tiêu thụ protein trên đầu người tại năm k</w:t>
        </w:r>
      </w:ins>
      <w:ins w:id="13615" w:author="Thu Huyen Tran" w:date="2023-04-07T11:05:00Z">
        <w:r w:rsidR="00BA6232">
          <w:rPr>
            <w:lang w:val="en-US"/>
          </w:rPr>
          <w:t>iểm kê, kgProtein/người/năm</w:t>
        </w:r>
      </w:ins>
    </w:p>
    <w:p w14:paraId="6FA8A6F3" w14:textId="7451B0F4" w:rsidR="002A2419" w:rsidRPr="00BA6232" w:rsidRDefault="002A2419" w:rsidP="00102A30">
      <w:pPr>
        <w:rPr>
          <w:ins w:id="13616" w:author="Thu Huyen Tran" w:date="2023-04-07T11:02:00Z"/>
          <w:lang w:val="en-US"/>
          <w:rPrChange w:id="13617" w:author="Thu Huyen Tran" w:date="2023-04-07T11:05:00Z">
            <w:rPr>
              <w:ins w:id="13618" w:author="Thu Huyen Tran" w:date="2023-04-07T11:02:00Z"/>
              <w:vertAlign w:val="subscript"/>
              <w:lang w:val="en-US"/>
            </w:rPr>
          </w:rPrChange>
        </w:rPr>
      </w:pPr>
      <w:ins w:id="13619" w:author="Thu Huyen Tran" w:date="2023-04-07T11:02:00Z">
        <w:r>
          <w:rPr>
            <w:lang w:val="en-US"/>
          </w:rPr>
          <w:lastRenderedPageBreak/>
          <w:t>F</w:t>
        </w:r>
        <w:r>
          <w:rPr>
            <w:vertAlign w:val="subscript"/>
            <w:lang w:val="en-US"/>
          </w:rPr>
          <w:t>NPR</w:t>
        </w:r>
      </w:ins>
      <w:ins w:id="13620" w:author="Thu Huyen Tran" w:date="2023-04-07T11:05:00Z">
        <w:r w:rsidR="00BA6232">
          <w:rPr>
            <w:vertAlign w:val="subscript"/>
            <w:lang w:val="en-US"/>
          </w:rPr>
          <w:tab/>
        </w:r>
        <w:r w:rsidR="00BA6232">
          <w:rPr>
            <w:vertAlign w:val="subscript"/>
            <w:lang w:val="en-US"/>
          </w:rPr>
          <w:tab/>
        </w:r>
        <w:r w:rsidR="00BA6232">
          <w:rPr>
            <w:vertAlign w:val="subscript"/>
            <w:lang w:val="en-US"/>
          </w:rPr>
          <w:tab/>
        </w:r>
      </w:ins>
      <w:ins w:id="13621" w:author="Thu Huyen Tran" w:date="2023-04-07T11:06:00Z">
        <w:r w:rsidR="00BA6232">
          <w:rPr>
            <w:lang w:val="en-US"/>
          </w:rPr>
          <w:t>Hệ số của Ni-tơ trong protein, mặc định = 0,16 kgN/kg protein</w:t>
        </w:r>
      </w:ins>
    </w:p>
    <w:p w14:paraId="6A45DB0A" w14:textId="144EAFC1" w:rsidR="002A2419" w:rsidRPr="00BA6232" w:rsidRDefault="002A2419">
      <w:pPr>
        <w:ind w:left="2160" w:hanging="2160"/>
        <w:rPr>
          <w:ins w:id="13622" w:author="Thu Huyen Tran" w:date="2023-04-07T11:02:00Z"/>
          <w:lang w:val="en-US"/>
          <w:rPrChange w:id="13623" w:author="Thu Huyen Tran" w:date="2023-04-07T11:09:00Z">
            <w:rPr>
              <w:ins w:id="13624" w:author="Thu Huyen Tran" w:date="2023-04-07T11:02:00Z"/>
              <w:vertAlign w:val="subscript"/>
              <w:lang w:val="en-US"/>
            </w:rPr>
          </w:rPrChange>
        </w:rPr>
        <w:pPrChange w:id="13625" w:author="Thu Huyen Tran" w:date="2023-04-07T11:08:00Z">
          <w:pPr/>
        </w:pPrChange>
      </w:pPr>
      <w:ins w:id="13626" w:author="Thu Huyen Tran" w:date="2023-04-07T11:02:00Z">
        <w:r>
          <w:rPr>
            <w:lang w:val="en-US"/>
          </w:rPr>
          <w:t>N</w:t>
        </w:r>
        <w:r>
          <w:rPr>
            <w:vertAlign w:val="subscript"/>
            <w:lang w:val="en-US"/>
          </w:rPr>
          <w:t>HH</w:t>
        </w:r>
      </w:ins>
      <w:ins w:id="13627" w:author="Thu Huyen Tran" w:date="2023-04-07T11:06:00Z">
        <w:r w:rsidR="00BA6232">
          <w:rPr>
            <w:vertAlign w:val="subscript"/>
            <w:lang w:val="en-US"/>
          </w:rPr>
          <w:tab/>
        </w:r>
      </w:ins>
      <w:ins w:id="13628" w:author="Thu Huyen Tran" w:date="2023-04-07T11:09:00Z">
        <w:r w:rsidR="00BA6232">
          <w:rPr>
            <w:lang w:val="en-US"/>
          </w:rPr>
          <w:t>ni</w:t>
        </w:r>
      </w:ins>
      <w:ins w:id="13629" w:author="Thu Huyen Tran" w:date="2023-04-07T11:10:00Z">
        <w:r w:rsidR="00BA6232">
          <w:rPr>
            <w:lang w:val="en-US"/>
          </w:rPr>
          <w:t>-tơ được thêm vào nước thải từ các sản phẩm của hộ gia đình, mặc định bằng 1,1 (một số hệ số của các nước được đưa ra tại Bảng 6.10a)</w:t>
        </w:r>
      </w:ins>
    </w:p>
    <w:p w14:paraId="394B6136" w14:textId="640A36EB" w:rsidR="002A2419" w:rsidRPr="00BA6232" w:rsidRDefault="002A2419">
      <w:pPr>
        <w:ind w:left="2160" w:hanging="2160"/>
        <w:rPr>
          <w:ins w:id="13630" w:author="Thu Huyen Tran" w:date="2023-04-07T11:02:00Z"/>
          <w:lang w:val="en-US"/>
          <w:rPrChange w:id="13631" w:author="Thu Huyen Tran" w:date="2023-04-07T11:08:00Z">
            <w:rPr>
              <w:ins w:id="13632" w:author="Thu Huyen Tran" w:date="2023-04-07T11:02:00Z"/>
              <w:vertAlign w:val="subscript"/>
              <w:lang w:val="en-US"/>
            </w:rPr>
          </w:rPrChange>
        </w:rPr>
        <w:pPrChange w:id="13633" w:author="Thu Huyen Tran" w:date="2023-04-07T11:09:00Z">
          <w:pPr/>
        </w:pPrChange>
      </w:pPr>
      <w:ins w:id="13634" w:author="Thu Huyen Tran" w:date="2023-04-07T11:02:00Z">
        <w:r>
          <w:rPr>
            <w:lang w:val="en-US"/>
          </w:rPr>
          <w:t>F</w:t>
        </w:r>
        <w:r>
          <w:rPr>
            <w:vertAlign w:val="subscript"/>
            <w:lang w:val="en-US"/>
          </w:rPr>
          <w:t>NON-CON</w:t>
        </w:r>
      </w:ins>
      <w:ins w:id="13635" w:author="Thu Huyen Tran" w:date="2023-04-07T11:08:00Z">
        <w:r w:rsidR="00BA6232">
          <w:rPr>
            <w:vertAlign w:val="subscript"/>
            <w:lang w:val="en-US"/>
          </w:rPr>
          <w:tab/>
        </w:r>
      </w:ins>
      <w:ins w:id="13636" w:author="Thu Huyen Tran" w:date="2023-04-07T11:09:00Z">
        <w:r w:rsidR="00BA6232">
          <w:rPr>
            <w:lang w:val="en-US"/>
          </w:rPr>
          <w:t>Hệ số ni-tơ không tiêu thụ được thải qua hệ thống cống, kgN/kg/N. Xem Bảng 6.10 mới.</w:t>
        </w:r>
      </w:ins>
    </w:p>
    <w:p w14:paraId="1B0B6034" w14:textId="10E56CEA" w:rsidR="002A2419" w:rsidRDefault="002A2419">
      <w:pPr>
        <w:ind w:left="2160" w:hanging="2160"/>
        <w:rPr>
          <w:ins w:id="13637" w:author="Thu Huyen Tran" w:date="2023-04-07T10:59:00Z"/>
          <w:lang w:val="en-US"/>
        </w:rPr>
        <w:pPrChange w:id="13638" w:author="Thu Huyen Tran" w:date="2023-04-07T11:09:00Z">
          <w:pPr/>
        </w:pPrChange>
      </w:pPr>
      <w:ins w:id="13639" w:author="Thu Huyen Tran" w:date="2023-04-07T11:02:00Z">
        <w:r>
          <w:rPr>
            <w:lang w:val="en-US"/>
          </w:rPr>
          <w:t>F</w:t>
        </w:r>
        <w:r>
          <w:rPr>
            <w:vertAlign w:val="subscript"/>
            <w:lang w:val="en-US"/>
          </w:rPr>
          <w:t>IND-COM</w:t>
        </w:r>
      </w:ins>
      <w:ins w:id="13640" w:author="Thu Huyen Tran" w:date="2023-04-07T11:09:00Z">
        <w:r w:rsidR="00BA6232">
          <w:rPr>
            <w:vertAlign w:val="subscript"/>
            <w:lang w:val="en-US"/>
          </w:rPr>
          <w:tab/>
        </w:r>
        <w:r w:rsidR="00BA6232">
          <w:rPr>
            <w:lang w:val="en-US"/>
          </w:rPr>
          <w:t>Hệ số protein trong nước thải công nghiệp và thương mại được xả chung vào hệ thống cống, kgN/kgN</w:t>
        </w:r>
      </w:ins>
      <w:ins w:id="13641" w:author="Thu Huyen Tran" w:date="2023-04-07T11:20:00Z">
        <w:r w:rsidR="00283151">
          <w:rPr>
            <w:lang w:val="en-US"/>
          </w:rPr>
          <w:t>. Giá trị mặc định là 1,35 đối với hệ th</w:t>
        </w:r>
      </w:ins>
      <w:ins w:id="13642" w:author="Thu Huyen Tran" w:date="2023-04-07T11:21:00Z">
        <w:r w:rsidR="00283151">
          <w:rPr>
            <w:lang w:val="en-US"/>
          </w:rPr>
          <w:t>ống xử lý tập trung và bằng 0 đối với các hệ thống không tập trung (hệ thống tự hoại, hố tiêu, xả thải)</w:t>
        </w:r>
      </w:ins>
    </w:p>
    <w:p w14:paraId="7BAF9053" w14:textId="6AF37638" w:rsidR="00FD5E41" w:rsidRDefault="00FD5E41" w:rsidP="00102A30">
      <w:pPr>
        <w:rPr>
          <w:ins w:id="13643" w:author="Thu Huyen Tran" w:date="2023-04-07T11:11:00Z"/>
          <w:lang w:val="en-US"/>
        </w:rPr>
      </w:pPr>
      <w:ins w:id="13644" w:author="Thu Huyen Tran" w:date="2023-04-07T11:11:00Z">
        <w:r>
          <w:rPr>
            <w:lang w:val="en-US"/>
          </w:rPr>
          <w:t xml:space="preserve">Nếu chỉ số Protein không có sẵn, có thể sử dụng công thức 6.10a sau đây để ước tính </w:t>
        </w:r>
      </w:ins>
    </w:p>
    <w:tbl>
      <w:tblPr>
        <w:tblStyle w:val="TableGrid"/>
        <w:tblW w:w="0" w:type="auto"/>
        <w:tblLook w:val="04A0" w:firstRow="1" w:lastRow="0" w:firstColumn="1" w:lastColumn="0" w:noHBand="0" w:noVBand="1"/>
      </w:tblPr>
      <w:tblGrid>
        <w:gridCol w:w="9062"/>
      </w:tblGrid>
      <w:tr w:rsidR="00FD5E41" w14:paraId="5CB3DF15" w14:textId="77777777" w:rsidTr="00FD5E41">
        <w:trPr>
          <w:ins w:id="13645" w:author="Thu Huyen Tran" w:date="2023-04-07T11:11:00Z"/>
        </w:trPr>
        <w:tc>
          <w:tcPr>
            <w:tcW w:w="9062" w:type="dxa"/>
          </w:tcPr>
          <w:p w14:paraId="351C39D1" w14:textId="13A65E7A" w:rsidR="00FD5E41" w:rsidRDefault="00283151" w:rsidP="00283151">
            <w:pPr>
              <w:jc w:val="center"/>
              <w:rPr>
                <w:ins w:id="13646" w:author="Thu Huyen Tran" w:date="2023-04-07T11:17:00Z"/>
                <w:b/>
                <w:bCs/>
                <w:lang w:val="en-US"/>
              </w:rPr>
            </w:pPr>
            <w:ins w:id="13647" w:author="Thu Huyen Tran" w:date="2023-04-07T11:16:00Z">
              <w:r w:rsidRPr="00283151">
                <w:rPr>
                  <w:b/>
                  <w:bCs/>
                  <w:lang w:val="en-US"/>
                  <w:rPrChange w:id="13648" w:author="Thu Huyen Tran" w:date="2023-04-07T11:16:00Z">
                    <w:rPr>
                      <w:lang w:val="en-US"/>
                    </w:rPr>
                  </w:rPrChange>
                </w:rPr>
                <w:t>Công thức 6.10 (mới)</w:t>
              </w:r>
            </w:ins>
          </w:p>
          <w:p w14:paraId="70831B20" w14:textId="306E3150" w:rsidR="00283151" w:rsidRPr="00283151" w:rsidRDefault="00283151">
            <w:pPr>
              <w:jc w:val="center"/>
              <w:rPr>
                <w:ins w:id="13649" w:author="Thu Huyen Tran" w:date="2023-04-07T11:16:00Z"/>
                <w:b/>
                <w:bCs/>
                <w:lang w:val="en-US"/>
                <w:rPrChange w:id="13650" w:author="Thu Huyen Tran" w:date="2023-04-07T11:16:00Z">
                  <w:rPr>
                    <w:ins w:id="13651" w:author="Thu Huyen Tran" w:date="2023-04-07T11:16:00Z"/>
                    <w:lang w:val="en-US"/>
                  </w:rPr>
                </w:rPrChange>
              </w:rPr>
              <w:pPrChange w:id="13652" w:author="Thu Huyen Tran" w:date="2023-04-07T11:17:00Z">
                <w:pPr/>
              </w:pPrChange>
            </w:pPr>
            <w:ins w:id="13653" w:author="Thu Huyen Tran" w:date="2023-04-07T11:17:00Z">
              <w:r>
                <w:rPr>
                  <w:b/>
                  <w:bCs/>
                  <w:lang w:val="en-US"/>
                </w:rPr>
                <w:t>Ước tính lượng Protein tiêu thụ</w:t>
              </w:r>
            </w:ins>
          </w:p>
          <w:p w14:paraId="56DFA46D" w14:textId="74451887" w:rsidR="00283151" w:rsidRPr="00283151" w:rsidRDefault="00283151">
            <w:pPr>
              <w:jc w:val="center"/>
              <w:rPr>
                <w:ins w:id="13654" w:author="Thu Huyen Tran" w:date="2023-04-07T11:11:00Z"/>
                <w:lang w:val="en-US"/>
              </w:rPr>
              <w:pPrChange w:id="13655" w:author="Thu Huyen Tran" w:date="2023-04-07T11:17:00Z">
                <w:pPr/>
              </w:pPrChange>
            </w:pPr>
            <w:ins w:id="13656" w:author="Thu Huyen Tran" w:date="2023-04-07T11:16:00Z">
              <w:r>
                <w:rPr>
                  <w:lang w:val="en-US"/>
                </w:rPr>
                <w:t>Prote</w:t>
              </w:r>
            </w:ins>
            <w:ins w:id="13657" w:author="Thu Huyen Tran" w:date="2023-04-07T11:17:00Z">
              <w:r>
                <w:rPr>
                  <w:lang w:val="en-US"/>
                </w:rPr>
                <w:t>in = Protein</w:t>
              </w:r>
              <w:r>
                <w:rPr>
                  <w:vertAlign w:val="subscript"/>
                  <w:lang w:val="en-US"/>
                </w:rPr>
                <w:t>SUPPLY</w:t>
              </w:r>
              <w:r>
                <w:rPr>
                  <w:lang w:val="en-US"/>
                </w:rPr>
                <w:t xml:space="preserve"> x FPC</w:t>
              </w:r>
            </w:ins>
          </w:p>
        </w:tc>
      </w:tr>
    </w:tbl>
    <w:p w14:paraId="190B3390" w14:textId="0BBCF6AF" w:rsidR="00FD5E41" w:rsidRDefault="00283151" w:rsidP="00102A30">
      <w:pPr>
        <w:rPr>
          <w:ins w:id="13658" w:author="Thu Huyen Tran" w:date="2023-04-07T11:17:00Z"/>
          <w:lang w:val="en-US"/>
        </w:rPr>
      </w:pPr>
      <w:ins w:id="13659" w:author="Thu Huyen Tran" w:date="2023-04-07T11:17:00Z">
        <w:r>
          <w:rPr>
            <w:lang w:val="en-US"/>
          </w:rPr>
          <w:t xml:space="preserve">Trong đó: </w:t>
        </w:r>
      </w:ins>
    </w:p>
    <w:p w14:paraId="6B5054B7" w14:textId="291A938B" w:rsidR="00283151" w:rsidRDefault="00283151" w:rsidP="00102A30">
      <w:pPr>
        <w:rPr>
          <w:ins w:id="13660" w:author="Thu Huyen Tran" w:date="2023-04-07T11:18:00Z"/>
          <w:lang w:val="en-US"/>
        </w:rPr>
      </w:pPr>
      <w:ins w:id="13661" w:author="Thu Huyen Tran" w:date="2023-04-07T11:17:00Z">
        <w:r>
          <w:rPr>
            <w:lang w:val="en-US"/>
          </w:rPr>
          <w:t>Protein</w:t>
        </w:r>
        <w:r>
          <w:rPr>
            <w:vertAlign w:val="subscript"/>
            <w:lang w:val="en-US"/>
          </w:rPr>
          <w:t>SUPPLY</w:t>
        </w:r>
        <w:r>
          <w:rPr>
            <w:lang w:val="en-US"/>
          </w:rPr>
          <w:tab/>
        </w:r>
        <w:r>
          <w:rPr>
            <w:lang w:val="en-US"/>
          </w:rPr>
          <w:tab/>
          <w:t xml:space="preserve">lượng protein cung cấp cho </w:t>
        </w:r>
      </w:ins>
      <w:ins w:id="13662" w:author="Thu Huyen Tran" w:date="2023-04-07T11:18:00Z">
        <w:r>
          <w:rPr>
            <w:lang w:val="en-US"/>
          </w:rPr>
          <w:t>một người, kg protein/người/năm</w:t>
        </w:r>
      </w:ins>
    </w:p>
    <w:p w14:paraId="7B9B018D" w14:textId="70F8442A" w:rsidR="00283151" w:rsidRPr="00283151" w:rsidRDefault="00283151">
      <w:pPr>
        <w:ind w:left="2160" w:hanging="2160"/>
        <w:rPr>
          <w:ins w:id="13663" w:author="Thu Huyen Tran" w:date="2023-04-07T11:11:00Z"/>
          <w:lang w:val="en-US"/>
        </w:rPr>
        <w:pPrChange w:id="13664" w:author="Thu Huyen Tran" w:date="2023-04-07T11:18:00Z">
          <w:pPr/>
        </w:pPrChange>
      </w:pPr>
      <w:ins w:id="13665" w:author="Thu Huyen Tran" w:date="2023-04-07T11:18:00Z">
        <w:r>
          <w:rPr>
            <w:lang w:val="en-US"/>
          </w:rPr>
          <w:t>FPC</w:t>
        </w:r>
        <w:r>
          <w:rPr>
            <w:lang w:val="en-US"/>
          </w:rPr>
          <w:tab/>
          <w:t>hệ số tiêu thụ protein. Giá trị mặc định đưa ra trong Bảng 6.10a mới</w:t>
        </w:r>
      </w:ins>
    </w:p>
    <w:p w14:paraId="3B277CCE" w14:textId="79C2F771" w:rsidR="00565DE4" w:rsidRPr="00102A30" w:rsidRDefault="00102A30">
      <w:pPr>
        <w:rPr>
          <w:lang w:val="en-US"/>
          <w:rPrChange w:id="13666" w:author="Thu Huyen Tran" w:date="2023-04-07T10:43:00Z">
            <w:rPr>
              <w:lang w:val="vi-VN"/>
            </w:rPr>
          </w:rPrChange>
        </w:rPr>
        <w:pPrChange w:id="13667" w:author="Thu Huyen Tran" w:date="2023-04-07T10:44:00Z">
          <w:pPr>
            <w:ind w:firstLine="720"/>
          </w:pPr>
        </w:pPrChange>
      </w:pPr>
      <w:ins w:id="13668" w:author="Thu Huyen Tran" w:date="2023-04-07T10:43:00Z">
        <w:r>
          <w:rPr>
            <w:lang w:val="en-US"/>
          </w:rPr>
          <w:t>Cần ước tính phát thải N</w:t>
        </w:r>
        <w:r>
          <w:rPr>
            <w:vertAlign w:val="subscript"/>
            <w:lang w:val="en-US"/>
          </w:rPr>
          <w:t>2</w:t>
        </w:r>
        <w:r>
          <w:rPr>
            <w:lang w:val="en-US"/>
          </w:rPr>
          <w:t xml:space="preserve">O trực </w:t>
        </w:r>
      </w:ins>
      <w:ins w:id="13669" w:author="Thu Huyen Tran" w:date="2023-04-07T10:44:00Z">
        <w:r>
          <w:rPr>
            <w:lang w:val="en-US"/>
          </w:rPr>
          <w:t xml:space="preserve">tiếp từ quá trình xả thải nước thải (đã xử lý hoặc chưa xử lý) vào môi trường tiếp nhận. Sử dụng công thức sau:  </w:t>
        </w:r>
      </w:ins>
    </w:p>
    <w:tbl>
      <w:tblPr>
        <w:tblStyle w:val="TableGrid"/>
        <w:tblW w:w="0" w:type="auto"/>
        <w:tblLook w:val="04A0" w:firstRow="1" w:lastRow="0" w:firstColumn="1" w:lastColumn="0" w:noHBand="0" w:noVBand="1"/>
      </w:tblPr>
      <w:tblGrid>
        <w:gridCol w:w="9062"/>
      </w:tblGrid>
      <w:tr w:rsidR="004F51A2" w14:paraId="0F0ECB34" w14:textId="77777777" w:rsidTr="004F51A2">
        <w:tc>
          <w:tcPr>
            <w:tcW w:w="9288" w:type="dxa"/>
          </w:tcPr>
          <w:p w14:paraId="58A99430" w14:textId="77777777" w:rsidR="00102A30" w:rsidRDefault="004F51A2" w:rsidP="004F51A2">
            <w:pPr>
              <w:ind w:firstLine="0"/>
              <w:jc w:val="center"/>
              <w:rPr>
                <w:ins w:id="13670" w:author="Thu Huyen Tran" w:date="2023-04-07T10:44:00Z"/>
                <w:b/>
                <w:bCs/>
                <w:lang w:val="en-US"/>
              </w:rPr>
            </w:pPr>
            <w:r w:rsidRPr="002058D6">
              <w:rPr>
                <w:b/>
                <w:bCs/>
                <w:lang w:val="vi-VN"/>
              </w:rPr>
              <w:t xml:space="preserve">Công thức 6.7. </w:t>
            </w:r>
            <w:ins w:id="13671" w:author="Thu Huyen Tran" w:date="2023-04-07T10:44:00Z">
              <w:r w:rsidR="00102A30">
                <w:rPr>
                  <w:b/>
                  <w:bCs/>
                  <w:lang w:val="en-US"/>
                </w:rPr>
                <w:t>(cập nhật)</w:t>
              </w:r>
            </w:ins>
          </w:p>
          <w:p w14:paraId="5FA3686B" w14:textId="78E3DD31" w:rsidR="004F51A2" w:rsidRPr="002058D6" w:rsidRDefault="004F51A2" w:rsidP="004F51A2">
            <w:pPr>
              <w:ind w:firstLine="0"/>
              <w:jc w:val="center"/>
              <w:rPr>
                <w:b/>
                <w:bCs/>
                <w:lang w:val="vi-VN"/>
              </w:rPr>
            </w:pPr>
            <w:r w:rsidRPr="002058D6">
              <w:rPr>
                <w:b/>
                <w:bCs/>
                <w:lang w:val="vi-VN"/>
              </w:rPr>
              <w:t>Phát thải N</w:t>
            </w:r>
            <w:r w:rsidRPr="002058D6">
              <w:rPr>
                <w:b/>
                <w:bCs/>
                <w:vertAlign w:val="subscript"/>
                <w:lang w:val="vi-VN"/>
              </w:rPr>
              <w:t>2</w:t>
            </w:r>
            <w:r w:rsidRPr="002058D6">
              <w:rPr>
                <w:b/>
                <w:bCs/>
                <w:lang w:val="vi-VN"/>
              </w:rPr>
              <w:t>O phát sinh từ nước thải</w:t>
            </w:r>
          </w:p>
          <w:p w14:paraId="28E5B2F3" w14:textId="2FB92F86" w:rsidR="004F51A2" w:rsidRPr="004F51A2" w:rsidRDefault="004F51A2" w:rsidP="004F51A2">
            <w:pPr>
              <w:ind w:firstLine="0"/>
              <w:jc w:val="center"/>
              <w:rPr>
                <w:b/>
                <w:bCs/>
              </w:rPr>
            </w:pPr>
            <w:r w:rsidRPr="004F51A2">
              <w:t>N</w:t>
            </w:r>
            <w:r w:rsidRPr="004F51A2">
              <w:rPr>
                <w:vertAlign w:val="subscript"/>
              </w:rPr>
              <w:t>2</w:t>
            </w:r>
            <w:r w:rsidRPr="004F51A2">
              <w:t>O</w:t>
            </w:r>
            <w:ins w:id="13672" w:author="Thu Huyen Tran" w:date="2023-04-07T10:45:00Z">
              <w:r w:rsidR="00102A30" w:rsidRPr="00102A30">
                <w:rPr>
                  <w:vertAlign w:val="subscript"/>
                  <w:rPrChange w:id="13673" w:author="Thu Huyen Tran" w:date="2023-04-07T10:45:00Z">
                    <w:rPr/>
                  </w:rPrChange>
                </w:rPr>
                <w:t>EFFLUENT,DOM</w:t>
              </w:r>
            </w:ins>
            <w:del w:id="13674" w:author="Thu Huyen Tran" w:date="2023-04-07T10:44:00Z">
              <w:r w:rsidRPr="004F51A2" w:rsidDel="00102A30">
                <w:delText xml:space="preserve"> Emissions </w:delText>
              </w:r>
            </w:del>
            <w:r w:rsidRPr="004F51A2">
              <w:t>= N</w:t>
            </w:r>
            <w:r w:rsidRPr="004F51A2">
              <w:rPr>
                <w:vertAlign w:val="subscript"/>
              </w:rPr>
              <w:t>EFFLULENT</w:t>
            </w:r>
            <w:ins w:id="13675" w:author="Thu Huyen Tran" w:date="2023-04-07T10:45:00Z">
              <w:r w:rsidR="00102A30">
                <w:rPr>
                  <w:vertAlign w:val="subscript"/>
                </w:rPr>
                <w:t>,DOM</w:t>
              </w:r>
            </w:ins>
            <w:r w:rsidRPr="004F51A2">
              <w:rPr>
                <w:vertAlign w:val="subscript"/>
              </w:rPr>
              <w:t xml:space="preserve"> </w:t>
            </w:r>
            <w:r w:rsidRPr="004F51A2">
              <w:t>x EF</w:t>
            </w:r>
            <w:r w:rsidRPr="004F51A2">
              <w:rPr>
                <w:vertAlign w:val="subscript"/>
              </w:rPr>
              <w:t xml:space="preserve">EFFLULENT </w:t>
            </w:r>
            <w:r w:rsidRPr="004F51A2">
              <w:t>x 44/28</w:t>
            </w:r>
          </w:p>
        </w:tc>
      </w:tr>
    </w:tbl>
    <w:p w14:paraId="528E28D0" w14:textId="45EB8356" w:rsidR="004F51A2" w:rsidRDefault="004F51A2" w:rsidP="00525DF9">
      <w:r>
        <w:t xml:space="preserve">Trong đó: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7"/>
        <w:gridCol w:w="6645"/>
      </w:tblGrid>
      <w:tr w:rsidR="004F51A2" w:rsidRPr="004A4BFF" w14:paraId="055324E5" w14:textId="77777777" w:rsidTr="00981B1A">
        <w:tc>
          <w:tcPr>
            <w:tcW w:w="1092" w:type="pct"/>
            <w:vAlign w:val="center"/>
          </w:tcPr>
          <w:p w14:paraId="2DD31D4C" w14:textId="0934246D" w:rsidR="004F51A2" w:rsidRPr="004A4BFF" w:rsidRDefault="00102A30" w:rsidP="000D06D2">
            <w:pPr>
              <w:ind w:firstLine="0"/>
            </w:pPr>
            <w:ins w:id="13676" w:author="Thu Huyen Tran" w:date="2023-04-07T10:45:00Z">
              <w:r w:rsidRPr="004F51A2">
                <w:t>N</w:t>
              </w:r>
              <w:r w:rsidRPr="004F51A2">
                <w:rPr>
                  <w:vertAlign w:val="subscript"/>
                </w:rPr>
                <w:t>2</w:t>
              </w:r>
              <w:r w:rsidRPr="004F51A2">
                <w:t>O</w:t>
              </w:r>
              <w:r w:rsidRPr="00AF34C5">
                <w:rPr>
                  <w:vertAlign w:val="subscript"/>
                </w:rPr>
                <w:t>EFFLUENT,DOM</w:t>
              </w:r>
            </w:ins>
            <w:del w:id="13677" w:author="Thu Huyen Tran" w:date="2023-04-07T10:45:00Z">
              <w:r w:rsidR="004F51A2" w:rsidRPr="004A4BFF" w:rsidDel="00102A30">
                <w:delText>N</w:delText>
              </w:r>
              <w:r w:rsidR="004F51A2" w:rsidRPr="004A4BFF" w:rsidDel="00102A30">
                <w:rPr>
                  <w:vertAlign w:val="subscript"/>
                </w:rPr>
                <w:delText>2</w:delText>
              </w:r>
              <w:r w:rsidR="004F51A2" w:rsidRPr="004A4BFF" w:rsidDel="00102A30">
                <w:delText>O Emissions</w:delText>
              </w:r>
            </w:del>
          </w:p>
        </w:tc>
        <w:tc>
          <w:tcPr>
            <w:tcW w:w="3908" w:type="pct"/>
            <w:vAlign w:val="center"/>
          </w:tcPr>
          <w:p w14:paraId="1717C0FB" w14:textId="4C1EE167" w:rsidR="004F51A2" w:rsidRPr="004A4BFF" w:rsidRDefault="004F51A2" w:rsidP="000D06D2">
            <w:pPr>
              <w:ind w:firstLine="0"/>
            </w:pPr>
            <w:r w:rsidRPr="004A4BFF">
              <w:t>Phát thải N</w:t>
            </w:r>
            <w:r w:rsidRPr="004A4BFF">
              <w:rPr>
                <w:vertAlign w:val="subscript"/>
              </w:rPr>
              <w:t>2</w:t>
            </w:r>
            <w:r w:rsidRPr="004A4BFF">
              <w:t>O trong năm kiểm kê</w:t>
            </w:r>
            <w:ins w:id="13678" w:author="Thu Huyen Tran" w:date="2023-04-07T10:45:00Z">
              <w:r w:rsidR="00102A30">
                <w:t xml:space="preserve"> từ xả thải</w:t>
              </w:r>
            </w:ins>
            <w:r w:rsidRPr="004A4BFF">
              <w:t>, kg N</w:t>
            </w:r>
            <w:r w:rsidRPr="004A4BFF">
              <w:rPr>
                <w:vertAlign w:val="subscript"/>
              </w:rPr>
              <w:t>2</w:t>
            </w:r>
            <w:r w:rsidRPr="004A4BFF">
              <w:t>O/năm</w:t>
            </w:r>
          </w:p>
        </w:tc>
      </w:tr>
      <w:tr w:rsidR="004F51A2" w:rsidRPr="004A4BFF" w14:paraId="77982DA5" w14:textId="77777777" w:rsidTr="00981B1A">
        <w:tc>
          <w:tcPr>
            <w:tcW w:w="1092" w:type="pct"/>
            <w:vAlign w:val="center"/>
          </w:tcPr>
          <w:p w14:paraId="61BB1226" w14:textId="77777777" w:rsidR="004F51A2" w:rsidRPr="004A4BFF" w:rsidRDefault="004F51A2" w:rsidP="000D06D2">
            <w:pPr>
              <w:ind w:firstLine="0"/>
            </w:pPr>
            <w:r w:rsidRPr="004A4BFF">
              <w:t>N</w:t>
            </w:r>
            <w:r w:rsidRPr="004A4BFF">
              <w:rPr>
                <w:vertAlign w:val="subscript"/>
              </w:rPr>
              <w:t>EFFLULENT</w:t>
            </w:r>
          </w:p>
        </w:tc>
        <w:tc>
          <w:tcPr>
            <w:tcW w:w="3908" w:type="pct"/>
            <w:vAlign w:val="center"/>
          </w:tcPr>
          <w:p w14:paraId="60B4150B" w14:textId="623C0143" w:rsidR="004F51A2" w:rsidRPr="004A4BFF" w:rsidRDefault="004F51A2" w:rsidP="000D06D2">
            <w:pPr>
              <w:ind w:firstLine="0"/>
            </w:pPr>
            <w:r>
              <w:t>N</w:t>
            </w:r>
            <w:r w:rsidRPr="004A4BFF">
              <w:t>itơ trong nước thải thải ra môi trường nước, kg N/năm</w:t>
            </w:r>
            <w:ins w:id="13679" w:author="Thu Huyen Tran" w:date="2023-04-07T10:45:00Z">
              <w:r w:rsidR="00102A30">
                <w:t>. Xem Bảng 6.8 cập nhật</w:t>
              </w:r>
            </w:ins>
          </w:p>
        </w:tc>
      </w:tr>
      <w:tr w:rsidR="004F51A2" w:rsidRPr="004A4BFF" w14:paraId="522B8253" w14:textId="77777777" w:rsidTr="00981B1A">
        <w:tc>
          <w:tcPr>
            <w:tcW w:w="1092" w:type="pct"/>
            <w:vAlign w:val="center"/>
          </w:tcPr>
          <w:p w14:paraId="241C0D4D" w14:textId="77777777" w:rsidR="004F51A2" w:rsidRPr="004A4BFF" w:rsidRDefault="004F51A2" w:rsidP="000D06D2">
            <w:pPr>
              <w:ind w:firstLine="0"/>
              <w:rPr>
                <w:vertAlign w:val="subscript"/>
              </w:rPr>
            </w:pPr>
            <w:r w:rsidRPr="004A4BFF">
              <w:t>EF</w:t>
            </w:r>
            <w:r w:rsidRPr="004A4BFF">
              <w:rPr>
                <w:vertAlign w:val="subscript"/>
              </w:rPr>
              <w:t>EFFLULENT</w:t>
            </w:r>
          </w:p>
        </w:tc>
        <w:tc>
          <w:tcPr>
            <w:tcW w:w="3908" w:type="pct"/>
            <w:vAlign w:val="center"/>
          </w:tcPr>
          <w:p w14:paraId="63370E46" w14:textId="50ADF6F3" w:rsidR="004F51A2" w:rsidRPr="0065495C" w:rsidRDefault="004F51A2" w:rsidP="000D06D2">
            <w:pPr>
              <w:ind w:firstLine="0"/>
            </w:pPr>
            <w:r>
              <w:t>H</w:t>
            </w:r>
            <w:r w:rsidRPr="001F17BE">
              <w:t>ệ số phát thải đối với khí thải N</w:t>
            </w:r>
            <w:r w:rsidRPr="0065495C">
              <w:rPr>
                <w:vertAlign w:val="subscript"/>
              </w:rPr>
              <w:t>2</w:t>
            </w:r>
            <w:r w:rsidRPr="001F17BE">
              <w:t xml:space="preserve">O </w:t>
            </w:r>
            <w:r>
              <w:t>phát sinh từ</w:t>
            </w:r>
            <w:r w:rsidRPr="001F17BE">
              <w:t xml:space="preserve"> nước thải</w:t>
            </w:r>
            <w:ins w:id="13680" w:author="Thu Huyen Tran" w:date="2023-04-07T10:46:00Z">
              <w:r w:rsidR="00102A30">
                <w:t xml:space="preserve"> được xả thải ra môi trường</w:t>
              </w:r>
            </w:ins>
            <w:r>
              <w:t>, kgN</w:t>
            </w:r>
            <w:r>
              <w:rPr>
                <w:vertAlign w:val="subscript"/>
              </w:rPr>
              <w:t>2</w:t>
            </w:r>
            <w:r>
              <w:t>O-N/kg N</w:t>
            </w:r>
          </w:p>
        </w:tc>
      </w:tr>
      <w:tr w:rsidR="004F51A2" w:rsidRPr="004A4BFF" w14:paraId="49074EED" w14:textId="77777777" w:rsidTr="00981B1A">
        <w:tc>
          <w:tcPr>
            <w:tcW w:w="1092" w:type="pct"/>
            <w:vAlign w:val="center"/>
          </w:tcPr>
          <w:p w14:paraId="6A337D65" w14:textId="77777777" w:rsidR="004F51A2" w:rsidRPr="004A4BFF" w:rsidRDefault="004F51A2" w:rsidP="000D06D2">
            <w:pPr>
              <w:ind w:firstLine="0"/>
            </w:pPr>
            <w:r w:rsidRPr="004A4BFF">
              <w:t>44/28</w:t>
            </w:r>
          </w:p>
        </w:tc>
        <w:tc>
          <w:tcPr>
            <w:tcW w:w="3908" w:type="pct"/>
            <w:vAlign w:val="center"/>
          </w:tcPr>
          <w:p w14:paraId="545E8453" w14:textId="11B8B029" w:rsidR="004F51A2" w:rsidRPr="004A4BFF" w:rsidRDefault="004F51A2" w:rsidP="000D06D2">
            <w:pPr>
              <w:ind w:firstLine="0"/>
            </w:pPr>
            <w:del w:id="13681" w:author="Thu Huyen Tran" w:date="2023-04-07T10:46:00Z">
              <w:r w:rsidRPr="0065495C" w:rsidDel="00102A30">
                <w:delText>Yếu tố 44</w:delText>
              </w:r>
              <w:r w:rsidDel="00102A30">
                <w:delText>/</w:delText>
              </w:r>
              <w:r w:rsidRPr="0065495C" w:rsidDel="00102A30">
                <w:delText>28 là sự</w:delText>
              </w:r>
            </w:del>
            <w:ins w:id="13682" w:author="Thu Huyen Tran" w:date="2023-04-07T10:46:00Z">
              <w:r w:rsidR="00102A30">
                <w:t>hệ số</w:t>
              </w:r>
            </w:ins>
            <w:r w:rsidRPr="0065495C">
              <w:t xml:space="preserve"> chuyển đổi kg N</w:t>
            </w:r>
            <w:r w:rsidRPr="0065495C">
              <w:rPr>
                <w:vertAlign w:val="subscript"/>
              </w:rPr>
              <w:t>2</w:t>
            </w:r>
            <w:r w:rsidRPr="0065495C">
              <w:t>O-N thành kg N</w:t>
            </w:r>
            <w:r w:rsidRPr="0065495C">
              <w:rPr>
                <w:vertAlign w:val="subscript"/>
              </w:rPr>
              <w:t>2</w:t>
            </w:r>
            <w:r w:rsidRPr="0065495C">
              <w:t>O</w:t>
            </w:r>
          </w:p>
        </w:tc>
      </w:tr>
      <w:tr w:rsidR="00336221" w14:paraId="304616B3" w14:textId="77777777" w:rsidTr="00981B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2"/>
          </w:tcPr>
          <w:p w14:paraId="7198E389" w14:textId="6B008A86" w:rsidR="00102A30" w:rsidRDefault="00336221" w:rsidP="00336221">
            <w:pPr>
              <w:ind w:firstLine="0"/>
              <w:jc w:val="center"/>
              <w:rPr>
                <w:ins w:id="13683" w:author="Thu Huyen Tran" w:date="2023-04-07T10:47:00Z"/>
                <w:b/>
                <w:bCs/>
              </w:rPr>
            </w:pPr>
            <w:r w:rsidRPr="00336221">
              <w:rPr>
                <w:b/>
                <w:bCs/>
              </w:rPr>
              <w:t>Công thức 6.8</w:t>
            </w:r>
            <w:ins w:id="13684" w:author="Thu Huyen Tran" w:date="2023-04-07T10:47:00Z">
              <w:r w:rsidR="00102A30">
                <w:rPr>
                  <w:b/>
                  <w:bCs/>
                </w:rPr>
                <w:t xml:space="preserve"> (cập nhật)</w:t>
              </w:r>
            </w:ins>
            <w:del w:id="13685" w:author="Thu Huyen Tran" w:date="2023-04-07T10:47:00Z">
              <w:r w:rsidRPr="00336221" w:rsidDel="00102A30">
                <w:rPr>
                  <w:b/>
                  <w:bCs/>
                </w:rPr>
                <w:delText>.</w:delText>
              </w:r>
            </w:del>
            <w:r w:rsidRPr="00336221">
              <w:rPr>
                <w:b/>
                <w:bCs/>
              </w:rPr>
              <w:t xml:space="preserve"> </w:t>
            </w:r>
          </w:p>
          <w:p w14:paraId="2A2E3354" w14:textId="13BDC0C4" w:rsidR="00336221" w:rsidRPr="00336221" w:rsidRDefault="00336221" w:rsidP="00336221">
            <w:pPr>
              <w:ind w:firstLine="0"/>
              <w:jc w:val="center"/>
              <w:rPr>
                <w:b/>
                <w:bCs/>
              </w:rPr>
            </w:pPr>
            <w:r w:rsidRPr="00336221">
              <w:rPr>
                <w:b/>
                <w:bCs/>
              </w:rPr>
              <w:t>Tổng lượng ni-tơ phát sinh từ nước thải</w:t>
            </w:r>
            <w:ins w:id="13686" w:author="Thu Huyen Tran" w:date="2023-04-07T10:47:00Z">
              <w:r w:rsidR="00102A30">
                <w:rPr>
                  <w:b/>
                  <w:bCs/>
                </w:rPr>
                <w:t xml:space="preserve"> được xả thải ra môi trường</w:t>
              </w:r>
            </w:ins>
          </w:p>
          <w:p w14:paraId="5540C157" w14:textId="42AA6297" w:rsidR="00336221" w:rsidRPr="00336221" w:rsidRDefault="00336221" w:rsidP="00336221">
            <w:pPr>
              <w:ind w:firstLine="0"/>
              <w:jc w:val="center"/>
              <w:rPr>
                <w:vertAlign w:val="subscript"/>
              </w:rPr>
            </w:pPr>
            <w:r w:rsidRPr="00336221">
              <w:lastRenderedPageBreak/>
              <w:t>N</w:t>
            </w:r>
            <w:r w:rsidRPr="00336221">
              <w:rPr>
                <w:vertAlign w:val="subscript"/>
              </w:rPr>
              <w:t>EFFLULENT</w:t>
            </w:r>
            <w:ins w:id="13687" w:author="Thu Huyen Tran" w:date="2023-04-07T10:47:00Z">
              <w:r w:rsidR="00102A30">
                <w:rPr>
                  <w:vertAlign w:val="subscript"/>
                </w:rPr>
                <w:t>,DOM</w:t>
              </w:r>
            </w:ins>
            <w:r w:rsidRPr="00336221">
              <w:rPr>
                <w:vertAlign w:val="subscript"/>
              </w:rPr>
              <w:t xml:space="preserve"> </w:t>
            </w:r>
            <w:r w:rsidRPr="00336221">
              <w:t xml:space="preserve">= </w:t>
            </w:r>
            <w:ins w:id="13688" w:author="Thu Huyen Tran" w:date="2023-04-07T10:49:00Z">
              <w:r w:rsidR="002A2419">
                <w:t>∑</w:t>
              </w:r>
              <w:r w:rsidR="002A2419">
                <w:rPr>
                  <w:vertAlign w:val="subscript"/>
                </w:rPr>
                <w:t xml:space="preserve">j  </w:t>
              </w:r>
              <w:r w:rsidR="002A2419" w:rsidRPr="002A2419">
                <w:rPr>
                  <w:rPrChange w:id="13689" w:author="Thu Huyen Tran" w:date="2023-04-07T10:49:00Z">
                    <w:rPr>
                      <w:vertAlign w:val="subscript"/>
                    </w:rPr>
                  </w:rPrChange>
                </w:rPr>
                <w:t>[</w:t>
              </w:r>
              <w:r w:rsidR="002A2419">
                <w:t>(T</w:t>
              </w:r>
            </w:ins>
            <w:ins w:id="13690" w:author="Thu Huyen Tran" w:date="2023-04-07T10:50:00Z">
              <w:r w:rsidR="002A2419">
                <w:t>N</w:t>
              </w:r>
              <w:r w:rsidR="002A2419">
                <w:rPr>
                  <w:vertAlign w:val="subscript"/>
                </w:rPr>
                <w:t>DOM</w:t>
              </w:r>
              <w:r w:rsidR="002A2419">
                <w:t xml:space="preserve"> x T</w:t>
              </w:r>
              <w:r w:rsidR="002A2419">
                <w:rPr>
                  <w:vertAlign w:val="subscript"/>
                </w:rPr>
                <w:t>j</w:t>
              </w:r>
              <w:r w:rsidR="002A2419">
                <w:t>) x (1-N</w:t>
              </w:r>
              <w:r w:rsidR="002A2419">
                <w:rPr>
                  <w:vertAlign w:val="subscript"/>
                </w:rPr>
                <w:t>REM,j</w:t>
              </w:r>
              <w:r w:rsidR="002A2419">
                <w:t>)]</w:t>
              </w:r>
            </w:ins>
            <w:del w:id="13691" w:author="Thu Huyen Tran" w:date="2023-04-07T10:47:00Z">
              <w:r w:rsidRPr="00336221" w:rsidDel="00102A30">
                <w:delText>(P x Protein x F</w:delText>
              </w:r>
              <w:r w:rsidRPr="00336221" w:rsidDel="00102A30">
                <w:rPr>
                  <w:vertAlign w:val="subscript"/>
                </w:rPr>
                <w:delText>NPR</w:delText>
              </w:r>
              <w:r w:rsidRPr="00336221" w:rsidDel="00102A30">
                <w:delText xml:space="preserve"> x F</w:delText>
              </w:r>
              <w:r w:rsidRPr="00336221" w:rsidDel="00102A30">
                <w:rPr>
                  <w:vertAlign w:val="subscript"/>
                </w:rPr>
                <w:delText xml:space="preserve">NON-CON </w:delText>
              </w:r>
              <w:r w:rsidRPr="00336221" w:rsidDel="00102A30">
                <w:delText>x F</w:delText>
              </w:r>
              <w:r w:rsidRPr="00336221" w:rsidDel="00102A30">
                <w:rPr>
                  <w:vertAlign w:val="subscript"/>
                </w:rPr>
                <w:delText>IND-COM</w:delText>
              </w:r>
              <w:r w:rsidRPr="00336221" w:rsidDel="00102A30">
                <w:delText>) – N</w:delText>
              </w:r>
              <w:r w:rsidRPr="00336221" w:rsidDel="00102A30">
                <w:rPr>
                  <w:vertAlign w:val="subscript"/>
                </w:rPr>
                <w:delText>SLUDGE</w:delText>
              </w:r>
            </w:del>
          </w:p>
        </w:tc>
      </w:tr>
    </w:tbl>
    <w:p w14:paraId="1B0E8CF5" w14:textId="3B65A1AC" w:rsidR="00336221" w:rsidRDefault="00336221" w:rsidP="00525DF9">
      <w:r>
        <w:lastRenderedPageBreak/>
        <w:t xml:space="preserve">Trong đó: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3692" w:author="Thu Huyen Tran" w:date="2023-04-07T10:54:00Z">
          <w:tblPr>
            <w:tblStyle w:val="TableGrid"/>
            <w:tblW w:w="5000" w:type="pct"/>
            <w:tblLook w:val="04A0" w:firstRow="1" w:lastRow="0" w:firstColumn="1" w:lastColumn="0" w:noHBand="0" w:noVBand="1"/>
          </w:tblPr>
        </w:tblPrChange>
      </w:tblPr>
      <w:tblGrid>
        <w:gridCol w:w="2939"/>
        <w:gridCol w:w="6133"/>
        <w:tblGridChange w:id="13693">
          <w:tblGrid>
            <w:gridCol w:w="25"/>
            <w:gridCol w:w="2914"/>
            <w:gridCol w:w="25"/>
            <w:gridCol w:w="5164"/>
            <w:gridCol w:w="944"/>
            <w:gridCol w:w="15"/>
          </w:tblGrid>
        </w:tblGridChange>
      </w:tblGrid>
      <w:tr w:rsidR="002A2419" w:rsidRPr="004A4BFF" w14:paraId="0207D133" w14:textId="77777777" w:rsidTr="00E91B61">
        <w:trPr>
          <w:trPrChange w:id="13694" w:author="Thu Huyen Tran" w:date="2023-04-07T10:54:00Z">
            <w:trPr>
              <w:gridBefore w:val="1"/>
            </w:trPr>
          </w:trPrChange>
        </w:trPr>
        <w:tc>
          <w:tcPr>
            <w:tcW w:w="1620" w:type="pct"/>
            <w:vAlign w:val="center"/>
            <w:tcPrChange w:id="13695" w:author="Thu Huyen Tran" w:date="2023-04-07T10:54:00Z">
              <w:tcPr>
                <w:tcW w:w="1249" w:type="pct"/>
                <w:gridSpan w:val="2"/>
                <w:vAlign w:val="center"/>
              </w:tcPr>
            </w:tcPrChange>
          </w:tcPr>
          <w:p w14:paraId="07FC08AD" w14:textId="77B3713E" w:rsidR="00336221" w:rsidRPr="004A4BFF" w:rsidRDefault="002A2419">
            <w:pPr>
              <w:ind w:right="-991" w:firstLine="0"/>
              <w:pPrChange w:id="13696" w:author="Thu Huyen Tran" w:date="2023-04-07T10:53:00Z">
                <w:pPr>
                  <w:ind w:firstLine="0"/>
                </w:pPr>
              </w:pPrChange>
            </w:pPr>
            <w:ins w:id="13697" w:author="Thu Huyen Tran" w:date="2023-04-07T10:50:00Z">
              <w:r w:rsidRPr="00336221">
                <w:t>N</w:t>
              </w:r>
              <w:r w:rsidRPr="00336221">
                <w:rPr>
                  <w:vertAlign w:val="subscript"/>
                </w:rPr>
                <w:t>EFFLULENT</w:t>
              </w:r>
              <w:r>
                <w:rPr>
                  <w:vertAlign w:val="subscript"/>
                </w:rPr>
                <w:t>,DOM</w:t>
              </w:r>
            </w:ins>
            <w:del w:id="13698" w:author="Thu Huyen Tran" w:date="2023-04-07T10:50:00Z">
              <w:r w:rsidR="00336221" w:rsidRPr="004A4BFF" w:rsidDel="002A2419">
                <w:delText>N</w:delText>
              </w:r>
              <w:r w:rsidR="00336221" w:rsidRPr="004A4BFF" w:rsidDel="002A2419">
                <w:rPr>
                  <w:vertAlign w:val="subscript"/>
                </w:rPr>
                <w:delText>EFFLULENT</w:delText>
              </w:r>
            </w:del>
          </w:p>
        </w:tc>
        <w:tc>
          <w:tcPr>
            <w:tcW w:w="3380" w:type="pct"/>
            <w:vAlign w:val="center"/>
            <w:tcPrChange w:id="13699" w:author="Thu Huyen Tran" w:date="2023-04-07T10:54:00Z">
              <w:tcPr>
                <w:tcW w:w="3751" w:type="pct"/>
                <w:gridSpan w:val="3"/>
                <w:vAlign w:val="center"/>
              </w:tcPr>
            </w:tcPrChange>
          </w:tcPr>
          <w:p w14:paraId="6AE5840D" w14:textId="30365D9C" w:rsidR="00336221" w:rsidRPr="004A4BFF" w:rsidRDefault="002A2419" w:rsidP="000D06D2">
            <w:pPr>
              <w:ind w:firstLine="0"/>
            </w:pPr>
            <w:ins w:id="13700" w:author="Thu Huyen Tran" w:date="2023-04-07T10:50:00Z">
              <w:r>
                <w:t>Tổng lư</w:t>
              </w:r>
            </w:ins>
            <w:ins w:id="13701" w:author="Thu Huyen Tran" w:date="2023-04-07T10:51:00Z">
              <w:r>
                <w:t>ợng ni-tơ trong nước thải được xả thải ra môi trường trong năm kiểm kê, kgN/năm</w:t>
              </w:r>
            </w:ins>
            <w:del w:id="13702" w:author="Thu Huyen Tran" w:date="2023-04-07T10:50:00Z">
              <w:r w:rsidR="00336221" w:rsidDel="002A2419">
                <w:delText>Tổng lượng ni-tơ trong nước thải hằng năm, kgN/năm</w:delText>
              </w:r>
            </w:del>
          </w:p>
        </w:tc>
      </w:tr>
      <w:tr w:rsidR="002A2419" w:rsidRPr="0065495C" w14:paraId="2FE88C51" w14:textId="77777777" w:rsidTr="00E91B61">
        <w:tblPrEx>
          <w:tblPrExChange w:id="13703" w:author="Thu Huyen Tran" w:date="2023-04-07T10:54:00Z">
            <w:tblPrEx>
              <w:tblW w:w="4471" w:type="pct"/>
            </w:tblPrEx>
          </w:tblPrExChange>
        </w:tblPrEx>
        <w:trPr>
          <w:trPrChange w:id="13704" w:author="Thu Huyen Tran" w:date="2023-04-07T10:54:00Z">
            <w:trPr>
              <w:gridBefore w:val="1"/>
              <w:gridAfter w:val="0"/>
            </w:trPr>
          </w:trPrChange>
        </w:trPr>
        <w:tc>
          <w:tcPr>
            <w:tcW w:w="1620" w:type="pct"/>
            <w:vAlign w:val="center"/>
            <w:tcPrChange w:id="13705" w:author="Thu Huyen Tran" w:date="2023-04-07T10:54:00Z">
              <w:tcPr>
                <w:tcW w:w="1222" w:type="pct"/>
                <w:gridSpan w:val="2"/>
                <w:vAlign w:val="center"/>
              </w:tcPr>
            </w:tcPrChange>
          </w:tcPr>
          <w:p w14:paraId="00F1495A" w14:textId="446620C9" w:rsidR="00336221" w:rsidRPr="0065495C" w:rsidRDefault="002A2419" w:rsidP="000D06D2">
            <w:pPr>
              <w:ind w:firstLine="0"/>
            </w:pPr>
            <w:ins w:id="13706" w:author="Thu Huyen Tran" w:date="2023-04-07T10:50:00Z">
              <w:r>
                <w:t>TN</w:t>
              </w:r>
              <w:r>
                <w:rPr>
                  <w:vertAlign w:val="subscript"/>
                </w:rPr>
                <w:t>DOM</w:t>
              </w:r>
            </w:ins>
            <w:del w:id="13707" w:author="Thu Huyen Tran" w:date="2023-04-07T10:50:00Z">
              <w:r w:rsidR="00336221" w:rsidDel="002A2419">
                <w:delText>P</w:delText>
              </w:r>
            </w:del>
          </w:p>
        </w:tc>
        <w:tc>
          <w:tcPr>
            <w:tcW w:w="3380" w:type="pct"/>
            <w:vAlign w:val="center"/>
            <w:tcPrChange w:id="13708" w:author="Thu Huyen Tran" w:date="2023-04-07T10:54:00Z">
              <w:tcPr>
                <w:tcW w:w="3778" w:type="pct"/>
                <w:vAlign w:val="center"/>
              </w:tcPr>
            </w:tcPrChange>
          </w:tcPr>
          <w:p w14:paraId="4397C189" w14:textId="52F5BD0C" w:rsidR="00336221" w:rsidRPr="0065495C" w:rsidRDefault="002A2419" w:rsidP="000D06D2">
            <w:pPr>
              <w:ind w:firstLine="0"/>
            </w:pPr>
            <w:ins w:id="13709" w:author="Thu Huyen Tran" w:date="2023-04-07T10:51:00Z">
              <w:r>
                <w:t xml:space="preserve">Tổng ni-tơ có trong nước thải sinh hoạt trong năm kiểm kê, kgN/năm. </w:t>
              </w:r>
            </w:ins>
            <w:ins w:id="13710" w:author="Thu Huyen Tran" w:date="2023-04-07T10:52:00Z">
              <w:r>
                <w:t>Xem công thức 6.10</w:t>
              </w:r>
            </w:ins>
            <w:del w:id="13711" w:author="Thu Huyen Tran" w:date="2023-04-07T10:50:00Z">
              <w:r w:rsidR="00336221" w:rsidDel="002A2419">
                <w:delText xml:space="preserve">Dân số </w:delText>
              </w:r>
            </w:del>
          </w:p>
        </w:tc>
      </w:tr>
      <w:tr w:rsidR="002A2419" w:rsidRPr="0065495C" w14:paraId="09CBA79E" w14:textId="77777777" w:rsidTr="00E91B61">
        <w:tblPrEx>
          <w:tblPrExChange w:id="13712" w:author="Thu Huyen Tran" w:date="2023-04-07T10:54:00Z">
            <w:tblPrEx>
              <w:tblW w:w="4471" w:type="pct"/>
            </w:tblPrEx>
          </w:tblPrExChange>
        </w:tblPrEx>
        <w:trPr>
          <w:trPrChange w:id="13713" w:author="Thu Huyen Tran" w:date="2023-04-07T10:54:00Z">
            <w:trPr>
              <w:gridBefore w:val="1"/>
              <w:gridAfter w:val="0"/>
            </w:trPr>
          </w:trPrChange>
        </w:trPr>
        <w:tc>
          <w:tcPr>
            <w:tcW w:w="1620" w:type="pct"/>
            <w:vAlign w:val="center"/>
            <w:tcPrChange w:id="13714" w:author="Thu Huyen Tran" w:date="2023-04-07T10:54:00Z">
              <w:tcPr>
                <w:tcW w:w="1222" w:type="pct"/>
                <w:gridSpan w:val="2"/>
                <w:vAlign w:val="center"/>
              </w:tcPr>
            </w:tcPrChange>
          </w:tcPr>
          <w:p w14:paraId="075BC736" w14:textId="7901C547" w:rsidR="00336221" w:rsidRPr="0065495C" w:rsidRDefault="002A2419" w:rsidP="000D06D2">
            <w:pPr>
              <w:ind w:firstLine="0"/>
            </w:pPr>
            <w:ins w:id="13715" w:author="Thu Huyen Tran" w:date="2023-04-07T10:50:00Z">
              <w:r>
                <w:t>T</w:t>
              </w:r>
              <w:r>
                <w:rPr>
                  <w:vertAlign w:val="subscript"/>
                </w:rPr>
                <w:t>j</w:t>
              </w:r>
            </w:ins>
            <w:del w:id="13716" w:author="Thu Huyen Tran" w:date="2023-04-07T10:50:00Z">
              <w:r w:rsidR="00336221" w:rsidDel="002A2419">
                <w:delText>Protein</w:delText>
              </w:r>
            </w:del>
          </w:p>
        </w:tc>
        <w:tc>
          <w:tcPr>
            <w:tcW w:w="3380" w:type="pct"/>
            <w:vAlign w:val="center"/>
            <w:tcPrChange w:id="13717" w:author="Thu Huyen Tran" w:date="2023-04-07T10:54:00Z">
              <w:tcPr>
                <w:tcW w:w="3778" w:type="pct"/>
                <w:vAlign w:val="center"/>
              </w:tcPr>
            </w:tcPrChange>
          </w:tcPr>
          <w:p w14:paraId="66F6168A" w14:textId="4C2AFEE9" w:rsidR="00336221" w:rsidRPr="0065495C" w:rsidRDefault="002A2419" w:rsidP="000D06D2">
            <w:pPr>
              <w:ind w:firstLine="0"/>
            </w:pPr>
            <w:ins w:id="13718" w:author="Thu Huyen Tran" w:date="2023-04-07T10:52:00Z">
              <w:r>
                <w:t>Mức độ sử dụng hệ thống xử lý j trong năm kiểm kê (∑</w:t>
              </w:r>
              <w:r>
                <w:rPr>
                  <w:vertAlign w:val="subscript"/>
                </w:rPr>
                <w:t>i</w:t>
              </w:r>
              <w:r>
                <w:t>T</w:t>
              </w:r>
              <w:r>
                <w:rPr>
                  <w:vertAlign w:val="subscript"/>
                </w:rPr>
                <w:t>ij</w:t>
              </w:r>
              <w:r>
                <w:t>). Xem Bảng 6.5</w:t>
              </w:r>
            </w:ins>
            <w:del w:id="13719" w:author="Thu Huyen Tran" w:date="2023-04-07T10:50:00Z">
              <w:r w:rsidR="00336221" w:rsidDel="002A2419">
                <w:delText>T</w:delText>
              </w:r>
              <w:r w:rsidR="00336221" w:rsidRPr="0065495C" w:rsidDel="002A2419">
                <w:delText>iêu thụ protein bình quân đầu người hàng năm, kg/người/năm</w:delText>
              </w:r>
            </w:del>
          </w:p>
        </w:tc>
      </w:tr>
      <w:tr w:rsidR="002A2419" w:rsidRPr="0065495C" w14:paraId="68E50C81" w14:textId="77777777" w:rsidTr="00E91B61">
        <w:tblPrEx>
          <w:tblPrExChange w:id="13720" w:author="Thu Huyen Tran" w:date="2023-04-07T10:54:00Z">
            <w:tblPrEx>
              <w:tblW w:w="4471" w:type="pct"/>
            </w:tblPrEx>
          </w:tblPrExChange>
        </w:tblPrEx>
        <w:trPr>
          <w:trPrChange w:id="13721" w:author="Thu Huyen Tran" w:date="2023-04-07T10:54:00Z">
            <w:trPr>
              <w:gridBefore w:val="1"/>
              <w:gridAfter w:val="0"/>
            </w:trPr>
          </w:trPrChange>
        </w:trPr>
        <w:tc>
          <w:tcPr>
            <w:tcW w:w="1620" w:type="pct"/>
            <w:vAlign w:val="center"/>
            <w:tcPrChange w:id="13722" w:author="Thu Huyen Tran" w:date="2023-04-07T10:54:00Z">
              <w:tcPr>
                <w:tcW w:w="1222" w:type="pct"/>
                <w:gridSpan w:val="2"/>
                <w:vAlign w:val="center"/>
              </w:tcPr>
            </w:tcPrChange>
          </w:tcPr>
          <w:p w14:paraId="64EA190F" w14:textId="09097D73" w:rsidR="00336221" w:rsidRPr="0065495C" w:rsidRDefault="002A2419" w:rsidP="000D06D2">
            <w:pPr>
              <w:ind w:firstLine="0"/>
              <w:rPr>
                <w:vertAlign w:val="subscript"/>
              </w:rPr>
            </w:pPr>
            <w:ins w:id="13723" w:author="Thu Huyen Tran" w:date="2023-04-07T10:50:00Z">
              <w:r>
                <w:t>N</w:t>
              </w:r>
              <w:r>
                <w:rPr>
                  <w:vertAlign w:val="subscript"/>
                </w:rPr>
                <w:t>REM,j</w:t>
              </w:r>
            </w:ins>
            <w:del w:id="13724" w:author="Thu Huyen Tran" w:date="2023-04-07T10:50:00Z">
              <w:r w:rsidR="00336221" w:rsidDel="002A2419">
                <w:delText>F</w:delText>
              </w:r>
              <w:r w:rsidR="00336221" w:rsidDel="002A2419">
                <w:rPr>
                  <w:vertAlign w:val="subscript"/>
                </w:rPr>
                <w:delText>NPR</w:delText>
              </w:r>
            </w:del>
          </w:p>
        </w:tc>
        <w:tc>
          <w:tcPr>
            <w:tcW w:w="3380" w:type="pct"/>
            <w:vAlign w:val="center"/>
            <w:tcPrChange w:id="13725" w:author="Thu Huyen Tran" w:date="2023-04-07T10:54:00Z">
              <w:tcPr>
                <w:tcW w:w="3778" w:type="pct"/>
                <w:vAlign w:val="center"/>
              </w:tcPr>
            </w:tcPrChange>
          </w:tcPr>
          <w:p w14:paraId="03D04B4A" w14:textId="450530C8" w:rsidR="00336221" w:rsidRPr="0065495C" w:rsidRDefault="002A2419" w:rsidP="000D06D2">
            <w:pPr>
              <w:ind w:firstLine="0"/>
            </w:pPr>
            <w:ins w:id="13726" w:author="Thu Huyen Tran" w:date="2023-04-07T10:52:00Z">
              <w:r>
                <w:t>T</w:t>
              </w:r>
            </w:ins>
            <w:ins w:id="13727" w:author="Thu Huyen Tran" w:date="2023-04-07T10:53:00Z">
              <w:r>
                <w:t>ổng lượng ni-tơ trong nước thải được loại bỏ trong quá trình xử lý nước thải tại mỗi loại hình xử l</w:t>
              </w:r>
            </w:ins>
            <w:ins w:id="13728" w:author="Thu Huyen Tran" w:date="2023-04-07T10:54:00Z">
              <w:r>
                <w:t xml:space="preserve">ý j. Xem Bảng 6.10 mới. Các phương thức loại bỏ N bao gồm chuyển sang bùn và quá trình nitrat hóa khử ni-tơ đồng thời làm mất N và khí quyển. </w:t>
              </w:r>
            </w:ins>
            <w:del w:id="13729" w:author="Thu Huyen Tran" w:date="2023-04-07T10:50:00Z">
              <w:r w:rsidR="00336221" w:rsidDel="002A2419">
                <w:delText>T</w:delText>
              </w:r>
              <w:r w:rsidR="00336221" w:rsidRPr="0065495C" w:rsidDel="002A2419">
                <w:delText>ỷ lệ nitơ trong protein, mặc định = 0,16, kg N/kg protein</w:delText>
              </w:r>
            </w:del>
          </w:p>
        </w:tc>
      </w:tr>
      <w:tr w:rsidR="00336221" w:rsidRPr="0065495C" w:rsidDel="002A2419" w14:paraId="634F72E9" w14:textId="67122EBC" w:rsidTr="00E91B61">
        <w:tblPrEx>
          <w:tblPrExChange w:id="13730" w:author="Thu Huyen Tran" w:date="2023-04-07T10:54: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del w:id="13731" w:author="Thu Huyen Tran" w:date="2023-04-07T10:50:00Z"/>
          <w:trPrChange w:id="13732" w:author="Thu Huyen Tran" w:date="2023-04-07T10:54:00Z">
            <w:trPr>
              <w:gridBefore w:val="1"/>
              <w:gridAfter w:val="0"/>
            </w:trPr>
          </w:trPrChange>
        </w:trPr>
        <w:tc>
          <w:tcPr>
            <w:tcW w:w="1172" w:type="pct"/>
            <w:vAlign w:val="center"/>
            <w:tcPrChange w:id="13733" w:author="Thu Huyen Tran" w:date="2023-04-07T10:54:00Z">
              <w:tcPr>
                <w:tcW w:w="1092" w:type="pct"/>
                <w:gridSpan w:val="2"/>
                <w:vAlign w:val="center"/>
              </w:tcPr>
            </w:tcPrChange>
          </w:tcPr>
          <w:p w14:paraId="361D9AAA" w14:textId="02DB184D" w:rsidR="00336221" w:rsidRPr="0065495C" w:rsidDel="002A2419" w:rsidRDefault="00336221" w:rsidP="000D06D2">
            <w:pPr>
              <w:ind w:firstLine="0"/>
              <w:rPr>
                <w:del w:id="13734" w:author="Thu Huyen Tran" w:date="2023-04-07T10:50:00Z"/>
                <w:vertAlign w:val="subscript"/>
              </w:rPr>
            </w:pPr>
            <w:del w:id="13735" w:author="Thu Huyen Tran" w:date="2023-04-07T10:50:00Z">
              <w:r w:rsidDel="002A2419">
                <w:delText>F</w:delText>
              </w:r>
              <w:r w:rsidDel="002A2419">
                <w:rPr>
                  <w:vertAlign w:val="subscript"/>
                </w:rPr>
                <w:delText>NON-CON</w:delText>
              </w:r>
            </w:del>
          </w:p>
        </w:tc>
        <w:tc>
          <w:tcPr>
            <w:tcW w:w="3302" w:type="pct"/>
            <w:vAlign w:val="center"/>
            <w:tcPrChange w:id="13736" w:author="Thu Huyen Tran" w:date="2023-04-07T10:54:00Z">
              <w:tcPr>
                <w:tcW w:w="3908" w:type="pct"/>
                <w:vAlign w:val="center"/>
              </w:tcPr>
            </w:tcPrChange>
          </w:tcPr>
          <w:p w14:paraId="28C33185" w14:textId="252066BD" w:rsidR="00336221" w:rsidRPr="0065495C" w:rsidDel="002A2419" w:rsidRDefault="00336221" w:rsidP="000D06D2">
            <w:pPr>
              <w:ind w:firstLine="0"/>
              <w:rPr>
                <w:del w:id="13737" w:author="Thu Huyen Tran" w:date="2023-04-07T10:50:00Z"/>
              </w:rPr>
            </w:pPr>
            <w:del w:id="13738" w:author="Thu Huyen Tran" w:date="2023-04-07T10:50:00Z">
              <w:r w:rsidDel="002A2419">
                <w:delText>Hệ số cho y</w:delText>
              </w:r>
              <w:r w:rsidRPr="0065495C" w:rsidDel="002A2419">
                <w:delText xml:space="preserve">ếu tố </w:delText>
              </w:r>
              <w:r w:rsidDel="002A2419">
                <w:delText>khiến</w:delText>
              </w:r>
              <w:r w:rsidRPr="0065495C" w:rsidDel="002A2419">
                <w:delText xml:space="preserve"> protein không </w:delText>
              </w:r>
              <w:r w:rsidDel="002A2419">
                <w:delText>phân huỷ</w:delText>
              </w:r>
              <w:r w:rsidRPr="0065495C" w:rsidDel="002A2419">
                <w:delText xml:space="preserve"> thêm </w:delText>
              </w:r>
              <w:r w:rsidDel="002A2419">
                <w:delText>được vào trong</w:delText>
              </w:r>
              <w:r w:rsidRPr="0065495C" w:rsidDel="002A2419">
                <w:delText xml:space="preserve"> nước thải</w:delText>
              </w:r>
            </w:del>
          </w:p>
        </w:tc>
      </w:tr>
      <w:tr w:rsidR="00336221" w:rsidRPr="0065495C" w:rsidDel="002A2419" w14:paraId="5FFF38B7" w14:textId="2F1675EA" w:rsidTr="00E91B61">
        <w:tblPrEx>
          <w:tblPrExChange w:id="13739" w:author="Thu Huyen Tran" w:date="2023-04-07T10:54: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del w:id="13740" w:author="Thu Huyen Tran" w:date="2023-04-07T10:50:00Z"/>
          <w:trPrChange w:id="13741" w:author="Thu Huyen Tran" w:date="2023-04-07T10:54:00Z">
            <w:trPr>
              <w:gridBefore w:val="1"/>
              <w:gridAfter w:val="0"/>
            </w:trPr>
          </w:trPrChange>
        </w:trPr>
        <w:tc>
          <w:tcPr>
            <w:tcW w:w="1172" w:type="pct"/>
            <w:vAlign w:val="center"/>
            <w:tcPrChange w:id="13742" w:author="Thu Huyen Tran" w:date="2023-04-07T10:54:00Z">
              <w:tcPr>
                <w:tcW w:w="1092" w:type="pct"/>
                <w:gridSpan w:val="2"/>
                <w:vAlign w:val="center"/>
              </w:tcPr>
            </w:tcPrChange>
          </w:tcPr>
          <w:p w14:paraId="79F84C4D" w14:textId="48EF3044" w:rsidR="00336221" w:rsidRPr="0065495C" w:rsidDel="002A2419" w:rsidRDefault="00336221" w:rsidP="000D06D2">
            <w:pPr>
              <w:ind w:firstLine="0"/>
              <w:rPr>
                <w:del w:id="13743" w:author="Thu Huyen Tran" w:date="2023-04-07T10:50:00Z"/>
                <w:vertAlign w:val="subscript"/>
              </w:rPr>
            </w:pPr>
            <w:del w:id="13744" w:author="Thu Huyen Tran" w:date="2023-04-07T10:50:00Z">
              <w:r w:rsidDel="002A2419">
                <w:delText>F</w:delText>
              </w:r>
              <w:r w:rsidDel="002A2419">
                <w:rPr>
                  <w:vertAlign w:val="subscript"/>
                </w:rPr>
                <w:delText>IND-COM</w:delText>
              </w:r>
            </w:del>
          </w:p>
        </w:tc>
        <w:tc>
          <w:tcPr>
            <w:tcW w:w="3302" w:type="pct"/>
            <w:vAlign w:val="center"/>
            <w:tcPrChange w:id="13745" w:author="Thu Huyen Tran" w:date="2023-04-07T10:54:00Z">
              <w:tcPr>
                <w:tcW w:w="3908" w:type="pct"/>
                <w:vAlign w:val="center"/>
              </w:tcPr>
            </w:tcPrChange>
          </w:tcPr>
          <w:p w14:paraId="4594293F" w14:textId="4D180F79" w:rsidR="00336221" w:rsidRPr="0065495C" w:rsidDel="002A2419" w:rsidRDefault="00336221" w:rsidP="000D06D2">
            <w:pPr>
              <w:ind w:firstLine="0"/>
              <w:rPr>
                <w:del w:id="13746" w:author="Thu Huyen Tran" w:date="2023-04-07T10:50:00Z"/>
              </w:rPr>
            </w:pPr>
            <w:del w:id="13747" w:author="Thu Huyen Tran" w:date="2023-04-07T10:50:00Z">
              <w:r w:rsidDel="002A2419">
                <w:delText xml:space="preserve">Hệ số cho </w:delText>
              </w:r>
              <w:r w:rsidRPr="00B62921" w:rsidDel="002A2419">
                <w:delText xml:space="preserve">yếu tố </w:delText>
              </w:r>
              <w:r w:rsidDel="002A2419">
                <w:delText xml:space="preserve">khiến </w:delText>
              </w:r>
              <w:r w:rsidRPr="00B62921" w:rsidDel="002A2419">
                <w:delText xml:space="preserve">protein </w:delText>
              </w:r>
              <w:r w:rsidDel="002A2419">
                <w:delText>trong</w:delText>
              </w:r>
              <w:r w:rsidRPr="00B62921" w:rsidDel="002A2419">
                <w:delText xml:space="preserve"> công nghiệp và thương mại </w:delText>
              </w:r>
              <w:r w:rsidDel="002A2419">
                <w:delText xml:space="preserve">thải </w:delText>
              </w:r>
              <w:r w:rsidRPr="00B62921" w:rsidDel="002A2419">
                <w:delText xml:space="preserve">vào hệ thống </w:delText>
              </w:r>
              <w:r w:rsidDel="002A2419">
                <w:delText>thoát nước (cống, rãnh,…)</w:delText>
              </w:r>
            </w:del>
          </w:p>
        </w:tc>
      </w:tr>
      <w:tr w:rsidR="00336221" w:rsidRPr="0065495C" w:rsidDel="002A2419" w14:paraId="2D861291" w14:textId="3450C19E" w:rsidTr="00E91B61">
        <w:tblPrEx>
          <w:tblPrExChange w:id="13748" w:author="Thu Huyen Tran" w:date="2023-04-07T10:54:00Z">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del w:id="13749" w:author="Thu Huyen Tran" w:date="2023-04-07T10:50:00Z"/>
          <w:trPrChange w:id="13750" w:author="Thu Huyen Tran" w:date="2023-04-07T10:54:00Z">
            <w:trPr>
              <w:gridBefore w:val="1"/>
              <w:gridAfter w:val="0"/>
            </w:trPr>
          </w:trPrChange>
        </w:trPr>
        <w:tc>
          <w:tcPr>
            <w:tcW w:w="1172" w:type="pct"/>
            <w:vAlign w:val="center"/>
            <w:tcPrChange w:id="13751" w:author="Thu Huyen Tran" w:date="2023-04-07T10:54:00Z">
              <w:tcPr>
                <w:tcW w:w="1092" w:type="pct"/>
                <w:gridSpan w:val="2"/>
                <w:vAlign w:val="center"/>
              </w:tcPr>
            </w:tcPrChange>
          </w:tcPr>
          <w:p w14:paraId="5D2FB4B9" w14:textId="63A288D8" w:rsidR="00336221" w:rsidRPr="0065495C" w:rsidDel="002A2419" w:rsidRDefault="00336221" w:rsidP="000D06D2">
            <w:pPr>
              <w:ind w:firstLine="0"/>
              <w:rPr>
                <w:del w:id="13752" w:author="Thu Huyen Tran" w:date="2023-04-07T10:50:00Z"/>
                <w:vertAlign w:val="subscript"/>
              </w:rPr>
            </w:pPr>
            <w:del w:id="13753" w:author="Thu Huyen Tran" w:date="2023-04-07T10:50:00Z">
              <w:r w:rsidDel="002A2419">
                <w:delText>N</w:delText>
              </w:r>
              <w:r w:rsidDel="002A2419">
                <w:rPr>
                  <w:vertAlign w:val="subscript"/>
                </w:rPr>
                <w:delText>SLUDGE</w:delText>
              </w:r>
            </w:del>
          </w:p>
        </w:tc>
        <w:tc>
          <w:tcPr>
            <w:tcW w:w="3302" w:type="pct"/>
            <w:vAlign w:val="center"/>
            <w:tcPrChange w:id="13754" w:author="Thu Huyen Tran" w:date="2023-04-07T10:54:00Z">
              <w:tcPr>
                <w:tcW w:w="3908" w:type="pct"/>
                <w:vAlign w:val="center"/>
              </w:tcPr>
            </w:tcPrChange>
          </w:tcPr>
          <w:p w14:paraId="0A34FACC" w14:textId="36715182" w:rsidR="00336221" w:rsidRPr="0065495C" w:rsidDel="002A2419" w:rsidRDefault="00336221" w:rsidP="000D06D2">
            <w:pPr>
              <w:ind w:firstLine="0"/>
              <w:rPr>
                <w:del w:id="13755" w:author="Thu Huyen Tran" w:date="2023-04-07T10:50:00Z"/>
              </w:rPr>
            </w:pPr>
            <w:del w:id="13756" w:author="Thu Huyen Tran" w:date="2023-04-07T10:50:00Z">
              <w:r w:rsidRPr="008D086D" w:rsidDel="002A2419">
                <w:delText xml:space="preserve">Ni-tơ được loại bỏ </w:delText>
              </w:r>
              <w:r w:rsidR="008D086D" w:rsidRPr="008D086D" w:rsidDel="002A2419">
                <w:delText>theo</w:delText>
              </w:r>
              <w:r w:rsidRPr="008D086D" w:rsidDel="002A2419">
                <w:delText xml:space="preserve"> bùn</w:delText>
              </w:r>
              <w:r w:rsidR="008D086D" w:rsidRPr="008D086D" w:rsidDel="002A2419">
                <w:delText xml:space="preserve"> thải</w:delText>
              </w:r>
              <w:r w:rsidDel="002A2419">
                <w:delText xml:space="preserve"> (mặc định bằng 0), kgN/năm</w:delText>
              </w:r>
            </w:del>
          </w:p>
        </w:tc>
      </w:tr>
    </w:tbl>
    <w:bookmarkEnd w:id="13486"/>
    <w:p w14:paraId="11407047" w14:textId="532EB468" w:rsidR="00E91B61" w:rsidRPr="00AF34C5" w:rsidRDefault="00E91B61" w:rsidP="00E91B61">
      <w:pPr>
        <w:ind w:firstLine="720"/>
        <w:rPr>
          <w:ins w:id="13757" w:author="Thu Huyen Tran" w:date="2023-04-07T11:30:00Z"/>
          <w:b/>
          <w:bCs/>
          <w:lang w:val="en-US"/>
        </w:rPr>
      </w:pPr>
      <w:ins w:id="13758" w:author="Thu Huyen Tran" w:date="2023-04-07T11:30:00Z">
        <w:r>
          <w:rPr>
            <w:b/>
            <w:bCs/>
            <w:lang w:val="en-US"/>
          </w:rPr>
          <w:t>b</w:t>
        </w:r>
        <w:r w:rsidRPr="00AF34C5">
          <w:rPr>
            <w:b/>
            <w:bCs/>
            <w:lang w:val="en-US"/>
          </w:rPr>
          <w:t>. Phát thải N</w:t>
        </w:r>
        <w:r w:rsidRPr="00AF34C5">
          <w:rPr>
            <w:b/>
            <w:bCs/>
            <w:vertAlign w:val="subscript"/>
            <w:lang w:val="en-US"/>
          </w:rPr>
          <w:t>2</w:t>
        </w:r>
        <w:r w:rsidRPr="00AF34C5">
          <w:rPr>
            <w:b/>
            <w:bCs/>
            <w:lang w:val="en-US"/>
          </w:rPr>
          <w:t xml:space="preserve">O từ nước thải </w:t>
        </w:r>
        <w:r>
          <w:rPr>
            <w:b/>
            <w:bCs/>
            <w:lang w:val="en-US"/>
          </w:rPr>
          <w:t>công nghiệp</w:t>
        </w:r>
      </w:ins>
    </w:p>
    <w:p w14:paraId="7E631B95" w14:textId="2237E5C3" w:rsidR="002A2419" w:rsidRDefault="00B4215C">
      <w:pPr>
        <w:ind w:firstLine="720"/>
        <w:rPr>
          <w:ins w:id="13759" w:author="Thu Huyen Tran" w:date="2023-04-07T11:31:00Z"/>
          <w:lang w:val="en-US"/>
        </w:rPr>
        <w:pPrChange w:id="13760" w:author="Huyen Tran Thu" w:date="2023-05-16T15:38:00Z">
          <w:pPr>
            <w:pStyle w:val="Heading4"/>
          </w:pPr>
        </w:pPrChange>
      </w:pPr>
      <w:ins w:id="13761" w:author="Thu Huyen Tran" w:date="2023-04-07T11:30:00Z">
        <w:r>
          <w:rPr>
            <w:lang w:val="en-US"/>
          </w:rPr>
          <w:t>Hướng dẫn IPCC2019 bổ sung thêm hướng dẫn để ước tính phát thải N</w:t>
        </w:r>
        <w:r>
          <w:rPr>
            <w:vertAlign w:val="subscript"/>
            <w:lang w:val="en-US"/>
          </w:rPr>
          <w:t>2</w:t>
        </w:r>
        <w:r>
          <w:rPr>
            <w:lang w:val="en-US"/>
          </w:rPr>
          <w:t xml:space="preserve">O từ nước thải công nghiệp. Nguồn phát thải bao gồm từ các </w:t>
        </w:r>
      </w:ins>
      <w:ins w:id="13762" w:author="Thu Huyen Tran" w:date="2023-04-07T11:31:00Z">
        <w:r>
          <w:rPr>
            <w:lang w:val="en-US"/>
          </w:rPr>
          <w:t xml:space="preserve">hệ thống xử lý nước thải công nghiệp và từ nguồn tiếp nhận nước thải (cả nước thải đã được và chưa được xử lý). </w:t>
        </w:r>
      </w:ins>
    </w:p>
    <w:p w14:paraId="55763C69" w14:textId="301F5D17" w:rsidR="00B4215C" w:rsidRDefault="00B4215C" w:rsidP="00B4215C">
      <w:pPr>
        <w:rPr>
          <w:ins w:id="13763" w:author="Thu Huyen Tran" w:date="2023-04-07T11:32:00Z"/>
          <w:lang w:val="en-US"/>
        </w:rPr>
      </w:pPr>
      <w:ins w:id="13764" w:author="Thu Huyen Tran" w:date="2023-04-07T11:31:00Z">
        <w:r>
          <w:rPr>
            <w:lang w:val="en-US"/>
          </w:rPr>
          <w:tab/>
          <w:t>Phương pháp luận đượ</w:t>
        </w:r>
      </w:ins>
      <w:ins w:id="13765" w:author="Thu Huyen Tran" w:date="2023-04-07T11:32:00Z">
        <w:r>
          <w:rPr>
            <w:lang w:val="en-US"/>
          </w:rPr>
          <w:t>c sử dụng ước tính phát thải N</w:t>
        </w:r>
        <w:r>
          <w:rPr>
            <w:vertAlign w:val="subscript"/>
            <w:lang w:val="en-US"/>
          </w:rPr>
          <w:t>2</w:t>
        </w:r>
        <w:r>
          <w:rPr>
            <w:lang w:val="en-US"/>
          </w:rPr>
          <w:t xml:space="preserve">O từ nước thải công nghiệp như sau: </w:t>
        </w:r>
      </w:ins>
    </w:p>
    <w:tbl>
      <w:tblPr>
        <w:tblStyle w:val="TableGrid"/>
        <w:tblW w:w="0" w:type="auto"/>
        <w:tblLook w:val="04A0" w:firstRow="1" w:lastRow="0" w:firstColumn="1" w:lastColumn="0" w:noHBand="0" w:noVBand="1"/>
      </w:tblPr>
      <w:tblGrid>
        <w:gridCol w:w="9062"/>
      </w:tblGrid>
      <w:tr w:rsidR="00B4215C" w14:paraId="1A91A2E1" w14:textId="77777777" w:rsidTr="00B4215C">
        <w:trPr>
          <w:ins w:id="13766" w:author="Thu Huyen Tran" w:date="2023-04-07T11:34:00Z"/>
        </w:trPr>
        <w:tc>
          <w:tcPr>
            <w:tcW w:w="9062" w:type="dxa"/>
          </w:tcPr>
          <w:p w14:paraId="2CFE1BFD" w14:textId="7887B8D6" w:rsidR="00B4215C" w:rsidRPr="00B4215C" w:rsidRDefault="00B4215C">
            <w:pPr>
              <w:jc w:val="center"/>
              <w:rPr>
                <w:ins w:id="13767" w:author="Thu Huyen Tran" w:date="2023-04-07T11:34:00Z"/>
                <w:b/>
                <w:bCs/>
                <w:lang w:val="en-US"/>
                <w:rPrChange w:id="13768" w:author="Thu Huyen Tran" w:date="2023-04-07T11:37:00Z">
                  <w:rPr>
                    <w:ins w:id="13769" w:author="Thu Huyen Tran" w:date="2023-04-07T11:34:00Z"/>
                    <w:lang w:val="en-US"/>
                  </w:rPr>
                </w:rPrChange>
              </w:rPr>
              <w:pPrChange w:id="13770" w:author="Thu Huyen Tran" w:date="2023-04-07T11:37:00Z">
                <w:pPr/>
              </w:pPrChange>
            </w:pPr>
            <w:ins w:id="13771" w:author="Thu Huyen Tran" w:date="2023-04-07T11:34:00Z">
              <w:r w:rsidRPr="00B4215C">
                <w:rPr>
                  <w:b/>
                  <w:bCs/>
                  <w:lang w:val="en-US"/>
                  <w:rPrChange w:id="13772" w:author="Thu Huyen Tran" w:date="2023-04-07T11:37:00Z">
                    <w:rPr>
                      <w:lang w:val="en-US"/>
                    </w:rPr>
                  </w:rPrChange>
                </w:rPr>
                <w:t>Công thức 6.11 (mới)</w:t>
              </w:r>
            </w:ins>
          </w:p>
          <w:p w14:paraId="2B788E0C" w14:textId="0CD34DCC" w:rsidR="00B4215C" w:rsidRDefault="00B4215C" w:rsidP="00B4215C">
            <w:pPr>
              <w:jc w:val="center"/>
              <w:rPr>
                <w:ins w:id="13773" w:author="Thu Huyen Tran" w:date="2023-04-07T11:35:00Z"/>
                <w:b/>
                <w:bCs/>
                <w:lang w:val="en-US"/>
              </w:rPr>
            </w:pPr>
            <w:ins w:id="13774" w:author="Thu Huyen Tran" w:date="2023-04-07T11:35:00Z">
              <w:r w:rsidRPr="00AF34C5">
                <w:rPr>
                  <w:b/>
                  <w:bCs/>
                  <w:lang w:val="en-US"/>
                </w:rPr>
                <w:t>Phát thải N</w:t>
              </w:r>
              <w:r w:rsidRPr="00AF34C5">
                <w:rPr>
                  <w:b/>
                  <w:bCs/>
                  <w:vertAlign w:val="subscript"/>
                  <w:lang w:val="en-US"/>
                </w:rPr>
                <w:t>2</w:t>
              </w:r>
              <w:r w:rsidRPr="00AF34C5">
                <w:rPr>
                  <w:b/>
                  <w:bCs/>
                  <w:lang w:val="en-US"/>
                </w:rPr>
                <w:t xml:space="preserve">O từ nước thải </w:t>
              </w:r>
              <w:r>
                <w:rPr>
                  <w:b/>
                  <w:bCs/>
                  <w:lang w:val="en-US"/>
                </w:rPr>
                <w:t>công nghiệp</w:t>
              </w:r>
              <w:r w:rsidRPr="00AF34C5">
                <w:rPr>
                  <w:b/>
                  <w:bCs/>
                  <w:lang w:val="en-US"/>
                </w:rPr>
                <w:t xml:space="preserve"> tại các công trình xử lý nước</w:t>
              </w:r>
            </w:ins>
          </w:p>
          <w:p w14:paraId="4715635C" w14:textId="7536135F" w:rsidR="00B4215C" w:rsidRPr="00B4215C" w:rsidRDefault="00B4215C">
            <w:pPr>
              <w:jc w:val="center"/>
              <w:rPr>
                <w:ins w:id="13775" w:author="Thu Huyen Tran" w:date="2023-04-07T11:34:00Z"/>
                <w:lang w:val="en-US"/>
              </w:rPr>
              <w:pPrChange w:id="13776" w:author="Thu Huyen Tran" w:date="2023-04-07T11:35:00Z">
                <w:pPr/>
              </w:pPrChange>
            </w:pPr>
            <w:ins w:id="13777" w:author="Thu Huyen Tran" w:date="2023-04-07T11:35:00Z">
              <w:r>
                <w:rPr>
                  <w:lang w:val="en-US"/>
                </w:rPr>
                <w:t>N</w:t>
              </w:r>
              <w:r>
                <w:rPr>
                  <w:vertAlign w:val="subscript"/>
                  <w:lang w:val="en-US"/>
                </w:rPr>
                <w:t>2</w:t>
              </w:r>
              <w:r>
                <w:rPr>
                  <w:lang w:val="en-US"/>
                </w:rPr>
                <w:t>O Plants</w:t>
              </w:r>
              <w:r>
                <w:rPr>
                  <w:vertAlign w:val="subscript"/>
                  <w:lang w:val="en-US"/>
                </w:rPr>
                <w:t>IND</w:t>
              </w:r>
              <w:r>
                <w:rPr>
                  <w:lang w:val="en-US"/>
                </w:rPr>
                <w:t xml:space="preserve"> = [∑</w:t>
              </w:r>
              <w:r>
                <w:rPr>
                  <w:vertAlign w:val="subscript"/>
                  <w:lang w:val="en-US"/>
                </w:rPr>
                <w:t>i,j</w:t>
              </w:r>
              <w:r>
                <w:rPr>
                  <w:lang w:val="en-US"/>
                </w:rPr>
                <w:t xml:space="preserve"> (T</w:t>
              </w:r>
              <w:r>
                <w:rPr>
                  <w:vertAlign w:val="subscript"/>
                  <w:lang w:val="en-US"/>
                </w:rPr>
                <w:t>ij</w:t>
              </w:r>
              <w:r>
                <w:rPr>
                  <w:lang w:val="en-US"/>
                </w:rPr>
                <w:t xml:space="preserve"> x EF</w:t>
              </w:r>
              <w:r>
                <w:rPr>
                  <w:vertAlign w:val="subscript"/>
                  <w:lang w:val="en-US"/>
                </w:rPr>
                <w:t>j</w:t>
              </w:r>
            </w:ins>
            <w:ins w:id="13778" w:author="Thu Huyen Tran" w:date="2023-04-07T11:36:00Z">
              <w:r>
                <w:rPr>
                  <w:lang w:val="en-US"/>
                </w:rPr>
                <w:t xml:space="preserve"> </w:t>
              </w:r>
            </w:ins>
            <w:ins w:id="13779" w:author="Thu Huyen Tran" w:date="2023-04-07T11:35:00Z">
              <w:r>
                <w:rPr>
                  <w:lang w:val="en-US"/>
                </w:rPr>
                <w:t>x TN</w:t>
              </w:r>
              <w:r>
                <w:rPr>
                  <w:vertAlign w:val="subscript"/>
                  <w:lang w:val="en-US"/>
                </w:rPr>
                <w:t>IND</w:t>
              </w:r>
            </w:ins>
            <w:ins w:id="13780" w:author="Thu Huyen Tran" w:date="2023-04-07T11:36:00Z">
              <w:r>
                <w:rPr>
                  <w:lang w:val="en-US"/>
                </w:rPr>
                <w:t>)]</w:t>
              </w:r>
            </w:ins>
            <w:ins w:id="13781" w:author="Thu Huyen Tran" w:date="2023-04-07T11:35:00Z">
              <w:r>
                <w:rPr>
                  <w:lang w:val="en-US"/>
                </w:rPr>
                <w:t xml:space="preserve"> x 44/28</w:t>
              </w:r>
            </w:ins>
          </w:p>
        </w:tc>
      </w:tr>
    </w:tbl>
    <w:p w14:paraId="3E43047C" w14:textId="73BD20F3" w:rsidR="00B4215C" w:rsidRDefault="00B4215C" w:rsidP="00B4215C">
      <w:pPr>
        <w:rPr>
          <w:ins w:id="13782" w:author="Thu Huyen Tran" w:date="2023-04-07T11:35:00Z"/>
          <w:lang w:val="en-US"/>
        </w:rPr>
      </w:pPr>
      <w:ins w:id="13783" w:author="Thu Huyen Tran" w:date="2023-04-07T11:35:00Z">
        <w:r>
          <w:rPr>
            <w:lang w:val="en-US"/>
          </w:rPr>
          <w:t xml:space="preserve">Trong đó: </w:t>
        </w:r>
      </w:ins>
    </w:p>
    <w:p w14:paraId="53E9D09A" w14:textId="736D8E34" w:rsidR="00B4215C" w:rsidRDefault="00B4215C" w:rsidP="00B4215C">
      <w:pPr>
        <w:ind w:left="2160" w:hanging="2160"/>
        <w:rPr>
          <w:ins w:id="13784" w:author="Thu Huyen Tran" w:date="2023-04-07T11:36:00Z"/>
          <w:lang w:val="en-US"/>
        </w:rPr>
      </w:pPr>
      <w:ins w:id="13785" w:author="Thu Huyen Tran" w:date="2023-04-07T11:36:00Z">
        <w:r>
          <w:rPr>
            <w:lang w:val="en-US"/>
          </w:rPr>
          <w:t>N</w:t>
        </w:r>
        <w:r>
          <w:rPr>
            <w:vertAlign w:val="subscript"/>
            <w:lang w:val="en-US"/>
          </w:rPr>
          <w:t>2</w:t>
        </w:r>
        <w:r>
          <w:rPr>
            <w:lang w:val="en-US"/>
          </w:rPr>
          <w:t>O Plants</w:t>
        </w:r>
        <w:r>
          <w:rPr>
            <w:vertAlign w:val="subscript"/>
            <w:lang w:val="en-US"/>
          </w:rPr>
          <w:t>IND</w:t>
        </w:r>
        <w:r>
          <w:rPr>
            <w:lang w:val="en-US"/>
          </w:rPr>
          <w:t xml:space="preserve"> </w:t>
        </w:r>
        <w:r>
          <w:rPr>
            <w:lang w:val="en-US"/>
          </w:rPr>
          <w:tab/>
          <w:t>Phát thải N</w:t>
        </w:r>
        <w:r>
          <w:rPr>
            <w:vertAlign w:val="subscript"/>
            <w:lang w:val="en-US"/>
          </w:rPr>
          <w:t>2</w:t>
        </w:r>
        <w:r>
          <w:rPr>
            <w:lang w:val="en-US"/>
          </w:rPr>
          <w:t>O từ nước thải công nghiệp tại các công trình xử lý nước trong năm kiểm kê, kgN</w:t>
        </w:r>
        <w:r>
          <w:rPr>
            <w:vertAlign w:val="subscript"/>
            <w:lang w:val="en-US"/>
          </w:rPr>
          <w:t>2</w:t>
        </w:r>
        <w:r>
          <w:rPr>
            <w:lang w:val="en-US"/>
          </w:rPr>
          <w:t xml:space="preserve">O/năm. </w:t>
        </w:r>
      </w:ins>
    </w:p>
    <w:p w14:paraId="4BF495FC" w14:textId="700B7999" w:rsidR="00B4215C" w:rsidRDefault="00B4215C" w:rsidP="00B4215C">
      <w:pPr>
        <w:ind w:left="2160" w:hanging="2160"/>
        <w:rPr>
          <w:ins w:id="13786" w:author="Thu Huyen Tran" w:date="2023-04-07T11:36:00Z"/>
          <w:lang w:val="en-US"/>
        </w:rPr>
      </w:pPr>
      <w:ins w:id="13787" w:author="Thu Huyen Tran" w:date="2023-04-07T11:36:00Z">
        <w:r>
          <w:rPr>
            <w:lang w:val="en-US"/>
          </w:rPr>
          <w:t>TN</w:t>
        </w:r>
        <w:r>
          <w:rPr>
            <w:vertAlign w:val="subscript"/>
            <w:lang w:val="en-US"/>
          </w:rPr>
          <w:t>IND</w:t>
        </w:r>
        <w:r>
          <w:rPr>
            <w:lang w:val="en-US"/>
          </w:rPr>
          <w:tab/>
          <w:t>Tổng ni-tơ trong nước thải công nghiệp tại năm kiểm kê, kgN/năm. Xem Công thức 6.1</w:t>
        </w:r>
      </w:ins>
      <w:ins w:id="13788" w:author="Thu Huyen Tran" w:date="2023-04-07T11:37:00Z">
        <w:r>
          <w:rPr>
            <w:lang w:val="en-US"/>
          </w:rPr>
          <w:t>3</w:t>
        </w:r>
      </w:ins>
    </w:p>
    <w:p w14:paraId="62774F5F" w14:textId="1FA63944" w:rsidR="00B4215C" w:rsidRDefault="00B4215C" w:rsidP="00B4215C">
      <w:pPr>
        <w:ind w:left="2160" w:hanging="2160"/>
        <w:rPr>
          <w:ins w:id="13789" w:author="Thu Huyen Tran" w:date="2023-04-07T11:36:00Z"/>
        </w:rPr>
      </w:pPr>
      <w:ins w:id="13790" w:author="Thu Huyen Tran" w:date="2023-04-07T11:36:00Z">
        <w:r>
          <w:t>T</w:t>
        </w:r>
        <w:r w:rsidRPr="00C41CF6">
          <w:rPr>
            <w:vertAlign w:val="subscript"/>
          </w:rPr>
          <w:t>i</w:t>
        </w:r>
        <w:r>
          <w:rPr>
            <w:vertAlign w:val="subscript"/>
          </w:rPr>
          <w:t>j</w:t>
        </w:r>
        <w:r>
          <w:rPr>
            <w:vertAlign w:val="subscript"/>
          </w:rPr>
          <w:tab/>
        </w:r>
        <w:r>
          <w:t xml:space="preserve">Mức độ/tỷ lệ mỗi loại hình xả thải/xử lý hoặc hệ thống, j, cho từng </w:t>
        </w:r>
      </w:ins>
      <w:ins w:id="13791" w:author="Thu Huyen Tran" w:date="2023-04-07T11:37:00Z">
        <w:r>
          <w:t>loại hình công nghiệp i</w:t>
        </w:r>
      </w:ins>
    </w:p>
    <w:p w14:paraId="162CEA06" w14:textId="1D9F4716" w:rsidR="00B4215C" w:rsidRDefault="00B4215C" w:rsidP="00B4215C">
      <w:pPr>
        <w:ind w:left="2160" w:hanging="2160"/>
        <w:rPr>
          <w:ins w:id="13792" w:author="Thu Huyen Tran" w:date="2023-04-07T11:36:00Z"/>
        </w:rPr>
      </w:pPr>
      <w:ins w:id="13793" w:author="Thu Huyen Tran" w:date="2023-04-07T11:36:00Z">
        <w:r>
          <w:t>i</w:t>
        </w:r>
        <w:r>
          <w:tab/>
        </w:r>
      </w:ins>
      <w:ins w:id="13794" w:author="Thu Huyen Tran" w:date="2023-04-07T11:37:00Z">
        <w:r>
          <w:t>loại hình công nghiệp</w:t>
        </w:r>
      </w:ins>
    </w:p>
    <w:p w14:paraId="541AA672" w14:textId="77777777" w:rsidR="00B4215C" w:rsidRDefault="00B4215C" w:rsidP="00B4215C">
      <w:pPr>
        <w:ind w:left="2160" w:hanging="2160"/>
        <w:rPr>
          <w:ins w:id="13795" w:author="Thu Huyen Tran" w:date="2023-04-07T11:36:00Z"/>
        </w:rPr>
      </w:pPr>
      <w:ins w:id="13796" w:author="Thu Huyen Tran" w:date="2023-04-07T11:36:00Z">
        <w:r>
          <w:t>j</w:t>
        </w:r>
        <w:r>
          <w:tab/>
          <w:t>mỗi loại hình xử lý/xả thải hoặc hệ thống</w:t>
        </w:r>
      </w:ins>
    </w:p>
    <w:p w14:paraId="1D703B15" w14:textId="4D6B4B00" w:rsidR="00B4215C" w:rsidRDefault="00B4215C" w:rsidP="00B4215C">
      <w:pPr>
        <w:ind w:left="2160" w:hanging="2160"/>
        <w:rPr>
          <w:ins w:id="13797" w:author="Thu Huyen Tran" w:date="2023-04-07T11:36:00Z"/>
        </w:rPr>
      </w:pPr>
      <w:ins w:id="13798" w:author="Thu Huyen Tran" w:date="2023-04-07T11:36:00Z">
        <w:r>
          <w:t>EF</w:t>
        </w:r>
        <w:r>
          <w:tab/>
          <w:t>hệ số phát thải cho mỗi loại hình xử lý/xả thải hoặc hệ thống, j, kgN</w:t>
        </w:r>
        <w:r>
          <w:rPr>
            <w:vertAlign w:val="subscript"/>
          </w:rPr>
          <w:t>2</w:t>
        </w:r>
        <w:r>
          <w:t>O-N/kgN</w:t>
        </w:r>
      </w:ins>
      <w:ins w:id="13799" w:author="Thu Huyen Tran" w:date="2023-04-07T11:37:00Z">
        <w:r>
          <w:t>. Xem Bảng 6.8 (mới)</w:t>
        </w:r>
      </w:ins>
    </w:p>
    <w:p w14:paraId="75975C08" w14:textId="77777777" w:rsidR="00B4215C" w:rsidRPr="00AF34C5" w:rsidRDefault="00B4215C" w:rsidP="00B4215C">
      <w:pPr>
        <w:ind w:left="2160" w:hanging="2160"/>
        <w:rPr>
          <w:ins w:id="13800" w:author="Thu Huyen Tran" w:date="2023-04-07T11:36:00Z"/>
          <w:lang w:val="en-US"/>
        </w:rPr>
      </w:pPr>
      <w:ins w:id="13801" w:author="Thu Huyen Tran" w:date="2023-04-07T11:36:00Z">
        <w:r>
          <w:t>44/28</w:t>
        </w:r>
        <w:r>
          <w:tab/>
          <w:t>hệ số chuyển đổi từ kgN</w:t>
        </w:r>
        <w:r>
          <w:rPr>
            <w:vertAlign w:val="subscript"/>
          </w:rPr>
          <w:t>2</w:t>
        </w:r>
        <w:r>
          <w:t>O-N sang kgN</w:t>
        </w:r>
        <w:r>
          <w:rPr>
            <w:vertAlign w:val="subscript"/>
          </w:rPr>
          <w:t>2</w:t>
        </w:r>
        <w:r>
          <w:t>O</w:t>
        </w:r>
      </w:ins>
    </w:p>
    <w:tbl>
      <w:tblPr>
        <w:tblStyle w:val="TableGrid"/>
        <w:tblW w:w="0" w:type="auto"/>
        <w:tblLook w:val="04A0" w:firstRow="1" w:lastRow="0" w:firstColumn="1" w:lastColumn="0" w:noHBand="0" w:noVBand="1"/>
      </w:tblPr>
      <w:tblGrid>
        <w:gridCol w:w="9062"/>
      </w:tblGrid>
      <w:tr w:rsidR="00B4215C" w14:paraId="2B3A7D6F" w14:textId="77777777" w:rsidTr="00B4215C">
        <w:trPr>
          <w:ins w:id="13802" w:author="Thu Huyen Tran" w:date="2023-04-07T11:38:00Z"/>
        </w:trPr>
        <w:tc>
          <w:tcPr>
            <w:tcW w:w="9062" w:type="dxa"/>
          </w:tcPr>
          <w:p w14:paraId="10BE4FDE" w14:textId="6520F941" w:rsidR="00B4215C" w:rsidRPr="00B4215C" w:rsidRDefault="00B4215C">
            <w:pPr>
              <w:jc w:val="center"/>
              <w:rPr>
                <w:ins w:id="13803" w:author="Thu Huyen Tran" w:date="2023-04-07T11:38:00Z"/>
                <w:b/>
                <w:bCs/>
                <w:lang w:val="en-US"/>
                <w:rPrChange w:id="13804" w:author="Thu Huyen Tran" w:date="2023-04-07T11:39:00Z">
                  <w:rPr>
                    <w:ins w:id="13805" w:author="Thu Huyen Tran" w:date="2023-04-07T11:38:00Z"/>
                    <w:lang w:val="en-US"/>
                  </w:rPr>
                </w:rPrChange>
              </w:rPr>
              <w:pPrChange w:id="13806" w:author="Thu Huyen Tran" w:date="2023-04-07T11:39:00Z">
                <w:pPr/>
              </w:pPrChange>
            </w:pPr>
            <w:ins w:id="13807" w:author="Thu Huyen Tran" w:date="2023-04-07T11:38:00Z">
              <w:r w:rsidRPr="00B4215C">
                <w:rPr>
                  <w:b/>
                  <w:bCs/>
                  <w:lang w:val="en-US"/>
                  <w:rPrChange w:id="13808" w:author="Thu Huyen Tran" w:date="2023-04-07T11:39:00Z">
                    <w:rPr>
                      <w:lang w:val="en-US"/>
                    </w:rPr>
                  </w:rPrChange>
                </w:rPr>
                <w:lastRenderedPageBreak/>
                <w:t>Công thức 6.13 (mới)</w:t>
              </w:r>
            </w:ins>
          </w:p>
          <w:p w14:paraId="1B2F5C7D" w14:textId="77777777" w:rsidR="00B4215C" w:rsidRPr="00B4215C" w:rsidRDefault="00B4215C">
            <w:pPr>
              <w:jc w:val="center"/>
              <w:rPr>
                <w:ins w:id="13809" w:author="Thu Huyen Tran" w:date="2023-04-07T11:38:00Z"/>
                <w:b/>
                <w:bCs/>
                <w:lang w:val="en-US"/>
                <w:rPrChange w:id="13810" w:author="Thu Huyen Tran" w:date="2023-04-07T11:39:00Z">
                  <w:rPr>
                    <w:ins w:id="13811" w:author="Thu Huyen Tran" w:date="2023-04-07T11:38:00Z"/>
                    <w:lang w:val="en-US"/>
                  </w:rPr>
                </w:rPrChange>
              </w:rPr>
              <w:pPrChange w:id="13812" w:author="Thu Huyen Tran" w:date="2023-04-07T11:39:00Z">
                <w:pPr/>
              </w:pPrChange>
            </w:pPr>
            <w:ins w:id="13813" w:author="Thu Huyen Tran" w:date="2023-04-07T11:38:00Z">
              <w:r w:rsidRPr="00B4215C">
                <w:rPr>
                  <w:b/>
                  <w:bCs/>
                  <w:lang w:val="en-US"/>
                  <w:rPrChange w:id="13814" w:author="Thu Huyen Tran" w:date="2023-04-07T11:39:00Z">
                    <w:rPr>
                      <w:lang w:val="en-US"/>
                    </w:rPr>
                  </w:rPrChange>
                </w:rPr>
                <w:t>Tổng ni-tơ trong nước thải công nghiệp</w:t>
              </w:r>
            </w:ins>
          </w:p>
          <w:p w14:paraId="3FF81495" w14:textId="6001BAC1" w:rsidR="00B4215C" w:rsidRPr="00B4215C" w:rsidRDefault="00B4215C">
            <w:pPr>
              <w:jc w:val="center"/>
              <w:rPr>
                <w:ins w:id="13815" w:author="Thu Huyen Tran" w:date="2023-04-07T11:38:00Z"/>
                <w:lang w:val="en-US"/>
              </w:rPr>
              <w:pPrChange w:id="13816" w:author="Thu Huyen Tran" w:date="2023-04-07T11:39:00Z">
                <w:pPr/>
              </w:pPrChange>
            </w:pPr>
            <w:ins w:id="13817" w:author="Thu Huyen Tran" w:date="2023-04-07T11:38:00Z">
              <w:r>
                <w:rPr>
                  <w:lang w:val="en-US"/>
                </w:rPr>
                <w:t>TN</w:t>
              </w:r>
              <w:r>
                <w:rPr>
                  <w:vertAlign w:val="subscript"/>
                  <w:lang w:val="en-US"/>
                </w:rPr>
                <w:t>INDi</w:t>
              </w:r>
              <w:r>
                <w:rPr>
                  <w:lang w:val="en-US"/>
                </w:rPr>
                <w:t xml:space="preserve"> = P</w:t>
              </w:r>
              <w:r>
                <w:rPr>
                  <w:vertAlign w:val="subscript"/>
                  <w:lang w:val="en-US"/>
                </w:rPr>
                <w:t xml:space="preserve">i </w:t>
              </w:r>
              <w:r>
                <w:rPr>
                  <w:lang w:val="en-US"/>
                </w:rPr>
                <w:t>x W</w:t>
              </w:r>
              <w:r>
                <w:rPr>
                  <w:vertAlign w:val="subscript"/>
                  <w:lang w:val="en-US"/>
                </w:rPr>
                <w:t>i</w:t>
              </w:r>
              <w:r>
                <w:rPr>
                  <w:lang w:val="en-US"/>
                </w:rPr>
                <w:t xml:space="preserve"> x TN</w:t>
              </w:r>
            </w:ins>
            <w:ins w:id="13818" w:author="Thu Huyen Tran" w:date="2023-04-07T11:39:00Z">
              <w:r>
                <w:rPr>
                  <w:vertAlign w:val="subscript"/>
                  <w:lang w:val="en-US"/>
                </w:rPr>
                <w:t>i</w:t>
              </w:r>
            </w:ins>
          </w:p>
        </w:tc>
      </w:tr>
    </w:tbl>
    <w:p w14:paraId="39A5F919" w14:textId="6187762C" w:rsidR="00B4215C" w:rsidRDefault="00B4215C" w:rsidP="00B4215C">
      <w:pPr>
        <w:rPr>
          <w:ins w:id="13819" w:author="Thu Huyen Tran" w:date="2023-04-07T11:39:00Z"/>
          <w:lang w:val="en-US"/>
        </w:rPr>
      </w:pPr>
      <w:ins w:id="13820" w:author="Thu Huyen Tran" w:date="2023-04-07T11:39:00Z">
        <w:r>
          <w:rPr>
            <w:lang w:val="en-US"/>
          </w:rPr>
          <w:t xml:space="preserve">Trong đó: </w:t>
        </w:r>
      </w:ins>
    </w:p>
    <w:p w14:paraId="24CD531F" w14:textId="002FE8F3" w:rsidR="00B4215C" w:rsidRPr="002404C5" w:rsidRDefault="00B4215C">
      <w:pPr>
        <w:ind w:left="2160" w:hanging="2160"/>
        <w:rPr>
          <w:ins w:id="13821" w:author="Thu Huyen Tran" w:date="2023-04-07T11:38:00Z"/>
          <w:lang w:val="en-US"/>
        </w:rPr>
        <w:pPrChange w:id="13822" w:author="Thu Huyen Tran" w:date="2023-04-07T11:41:00Z">
          <w:pPr/>
        </w:pPrChange>
      </w:pPr>
      <w:ins w:id="13823" w:author="Thu Huyen Tran" w:date="2023-04-07T11:39:00Z">
        <w:r>
          <w:rPr>
            <w:lang w:val="en-US"/>
          </w:rPr>
          <w:t>TN</w:t>
        </w:r>
        <w:r>
          <w:rPr>
            <w:vertAlign w:val="subscript"/>
            <w:lang w:val="en-US"/>
          </w:rPr>
          <w:t>INDi</w:t>
        </w:r>
      </w:ins>
      <w:ins w:id="13824" w:author="Thu Huyen Tran" w:date="2023-04-07T11:40:00Z">
        <w:r w:rsidR="002404C5">
          <w:rPr>
            <w:vertAlign w:val="subscript"/>
            <w:lang w:val="en-US"/>
          </w:rPr>
          <w:tab/>
        </w:r>
        <w:r w:rsidR="002404C5">
          <w:rPr>
            <w:lang w:val="en-US"/>
          </w:rPr>
          <w:t xml:space="preserve">Tổng ni-tơ trong nước thải công nghiệp được xử lý tại công trình xử lý nước </w:t>
        </w:r>
      </w:ins>
      <w:ins w:id="13825" w:author="Thu Huyen Tran" w:date="2023-04-07T11:41:00Z">
        <w:r w:rsidR="002404C5">
          <w:rPr>
            <w:lang w:val="en-US"/>
          </w:rPr>
          <w:t>công nghiệp i, kgTN/năm</w:t>
        </w:r>
      </w:ins>
    </w:p>
    <w:p w14:paraId="18071CFC" w14:textId="7D4DB607" w:rsidR="00B4215C" w:rsidRPr="002404C5" w:rsidRDefault="00B4215C" w:rsidP="00B4215C">
      <w:pPr>
        <w:rPr>
          <w:ins w:id="13826" w:author="Thu Huyen Tran" w:date="2023-04-07T11:39:00Z"/>
          <w:lang w:val="en-US"/>
          <w:rPrChange w:id="13827" w:author="Thu Huyen Tran" w:date="2023-04-07T11:41:00Z">
            <w:rPr>
              <w:ins w:id="13828" w:author="Thu Huyen Tran" w:date="2023-04-07T11:39:00Z"/>
              <w:vertAlign w:val="subscript"/>
              <w:lang w:val="en-US"/>
            </w:rPr>
          </w:rPrChange>
        </w:rPr>
      </w:pPr>
      <w:ins w:id="13829" w:author="Thu Huyen Tran" w:date="2023-04-07T11:39:00Z">
        <w:r>
          <w:rPr>
            <w:lang w:val="en-US"/>
          </w:rPr>
          <w:t>P</w:t>
        </w:r>
        <w:r>
          <w:rPr>
            <w:vertAlign w:val="subscript"/>
            <w:lang w:val="en-US"/>
          </w:rPr>
          <w:t>i</w:t>
        </w:r>
      </w:ins>
      <w:ins w:id="13830" w:author="Thu Huyen Tran" w:date="2023-04-07T11:41:00Z">
        <w:r w:rsidR="002404C5">
          <w:rPr>
            <w:vertAlign w:val="subscript"/>
            <w:lang w:val="en-US"/>
          </w:rPr>
          <w:tab/>
        </w:r>
        <w:r w:rsidR="002404C5">
          <w:rPr>
            <w:vertAlign w:val="subscript"/>
            <w:lang w:val="en-US"/>
          </w:rPr>
          <w:tab/>
        </w:r>
        <w:r w:rsidR="002404C5">
          <w:rPr>
            <w:vertAlign w:val="subscript"/>
            <w:lang w:val="en-US"/>
          </w:rPr>
          <w:tab/>
        </w:r>
        <w:r w:rsidR="002404C5">
          <w:rPr>
            <w:lang w:val="en-US"/>
          </w:rPr>
          <w:t>Tổng sản phẩm công nghiệp của mỗi loại hình công nghiệp i, t/năm</w:t>
        </w:r>
      </w:ins>
    </w:p>
    <w:p w14:paraId="5D0CB043" w14:textId="64D7DFE8" w:rsidR="00B4215C" w:rsidRPr="002404C5" w:rsidRDefault="00B4215C">
      <w:pPr>
        <w:ind w:left="2160" w:hanging="2160"/>
        <w:rPr>
          <w:ins w:id="13831" w:author="Thu Huyen Tran" w:date="2023-04-07T11:39:00Z"/>
          <w:lang w:val="en-US"/>
          <w:rPrChange w:id="13832" w:author="Thu Huyen Tran" w:date="2023-04-07T11:42:00Z">
            <w:rPr>
              <w:ins w:id="13833" w:author="Thu Huyen Tran" w:date="2023-04-07T11:39:00Z"/>
              <w:vertAlign w:val="subscript"/>
              <w:lang w:val="en-US"/>
            </w:rPr>
          </w:rPrChange>
        </w:rPr>
        <w:pPrChange w:id="13834" w:author="Thu Huyen Tran" w:date="2023-04-07T11:42:00Z">
          <w:pPr/>
        </w:pPrChange>
      </w:pPr>
      <w:ins w:id="13835" w:author="Thu Huyen Tran" w:date="2023-04-07T11:39:00Z">
        <w:r>
          <w:rPr>
            <w:lang w:val="en-US"/>
          </w:rPr>
          <w:t>W</w:t>
        </w:r>
        <w:r>
          <w:rPr>
            <w:vertAlign w:val="subscript"/>
            <w:lang w:val="en-US"/>
          </w:rPr>
          <w:t>i</w:t>
        </w:r>
      </w:ins>
      <w:ins w:id="13836" w:author="Thu Huyen Tran" w:date="2023-04-07T11:41:00Z">
        <w:r w:rsidR="002404C5">
          <w:rPr>
            <w:vertAlign w:val="subscript"/>
            <w:lang w:val="en-US"/>
          </w:rPr>
          <w:tab/>
        </w:r>
        <w:r w:rsidR="002404C5">
          <w:rPr>
            <w:lang w:val="en-US"/>
          </w:rPr>
          <w:t>Nư</w:t>
        </w:r>
      </w:ins>
      <w:ins w:id="13837" w:author="Thu Huyen Tran" w:date="2023-04-07T11:42:00Z">
        <w:r w:rsidR="002404C5">
          <w:rPr>
            <w:lang w:val="en-US"/>
          </w:rPr>
          <w:t>ớc thải phát sinh của mỗi loại hình công nghiệp i, m</w:t>
        </w:r>
        <w:r w:rsidR="002404C5">
          <w:rPr>
            <w:vertAlign w:val="superscript"/>
            <w:lang w:val="en-US"/>
          </w:rPr>
          <w:t>3</w:t>
        </w:r>
        <w:r w:rsidR="002404C5">
          <w:rPr>
            <w:lang w:val="en-US"/>
          </w:rPr>
          <w:t>/tấn sản phẩm</w:t>
        </w:r>
      </w:ins>
    </w:p>
    <w:p w14:paraId="5144438C" w14:textId="1F60CDAE" w:rsidR="00B4215C" w:rsidRPr="002404C5" w:rsidRDefault="00B4215C">
      <w:pPr>
        <w:ind w:left="2160" w:hanging="2160"/>
        <w:rPr>
          <w:ins w:id="13838" w:author="Thu Huyen Tran" w:date="2023-04-07T10:54:00Z"/>
          <w:lang w:val="en-US"/>
        </w:rPr>
        <w:pPrChange w:id="13839" w:author="Thu Huyen Tran" w:date="2023-04-07T11:43:00Z">
          <w:pPr>
            <w:pStyle w:val="Heading4"/>
          </w:pPr>
        </w:pPrChange>
      </w:pPr>
      <w:ins w:id="13840" w:author="Thu Huyen Tran" w:date="2023-04-07T11:39:00Z">
        <w:r>
          <w:rPr>
            <w:lang w:val="en-US"/>
          </w:rPr>
          <w:t>TN</w:t>
        </w:r>
        <w:r>
          <w:rPr>
            <w:vertAlign w:val="subscript"/>
            <w:lang w:val="en-US"/>
          </w:rPr>
          <w:t>i</w:t>
        </w:r>
      </w:ins>
      <w:ins w:id="13841" w:author="Thu Huyen Tran" w:date="2023-04-07T11:42:00Z">
        <w:r w:rsidR="002404C5">
          <w:rPr>
            <w:vertAlign w:val="subscript"/>
            <w:lang w:val="en-US"/>
          </w:rPr>
          <w:tab/>
        </w:r>
      </w:ins>
      <w:ins w:id="13842" w:author="Thu Huyen Tran" w:date="2023-04-07T11:43:00Z">
        <w:r w:rsidR="002404C5">
          <w:rPr>
            <w:vertAlign w:val="subscript"/>
            <w:lang w:val="en-US"/>
          </w:rPr>
          <w:t>T</w:t>
        </w:r>
      </w:ins>
      <w:ins w:id="13843" w:author="Thu Huyen Tran" w:date="2023-04-07T11:42:00Z">
        <w:r w:rsidR="002404C5">
          <w:rPr>
            <w:lang w:val="en-US"/>
          </w:rPr>
          <w:t>ổng nược ni-tơ trong nước thải không được xử lý của các loại hình công nghiệp i, kgTN/m</w:t>
        </w:r>
        <w:r w:rsidR="002404C5">
          <w:rPr>
            <w:vertAlign w:val="superscript"/>
            <w:lang w:val="en-US"/>
          </w:rPr>
          <w:t>3</w:t>
        </w:r>
      </w:ins>
    </w:p>
    <w:p w14:paraId="5729CD86" w14:textId="62BA3540" w:rsidR="002404C5" w:rsidRDefault="002404C5">
      <w:pPr>
        <w:ind w:firstLine="720"/>
        <w:rPr>
          <w:ins w:id="13844" w:author="Thu Huyen Tran" w:date="2023-04-07T11:44:00Z"/>
          <w:lang w:val="en-US"/>
        </w:rPr>
        <w:pPrChange w:id="13845" w:author="Huyen Tran Thu" w:date="2023-05-16T15:38:00Z">
          <w:pPr>
            <w:pStyle w:val="Heading4"/>
          </w:pPr>
        </w:pPrChange>
      </w:pPr>
      <w:ins w:id="13846" w:author="Thu Huyen Tran" w:date="2023-04-07T11:44:00Z">
        <w:r>
          <w:rPr>
            <w:lang w:val="en-US"/>
          </w:rPr>
          <w:t>Ước tính lượng N</w:t>
        </w:r>
        <w:r>
          <w:rPr>
            <w:vertAlign w:val="subscript"/>
            <w:lang w:val="en-US"/>
          </w:rPr>
          <w:t>2</w:t>
        </w:r>
        <w:r>
          <w:rPr>
            <w:lang w:val="en-US"/>
          </w:rPr>
          <w:t xml:space="preserve">O từ quá trình xả thải nước thải ra môi trường tiếp nhận được thể hiện ở công thức sau: </w:t>
        </w:r>
      </w:ins>
    </w:p>
    <w:tbl>
      <w:tblPr>
        <w:tblStyle w:val="TableGrid"/>
        <w:tblW w:w="0" w:type="auto"/>
        <w:tblLook w:val="04A0" w:firstRow="1" w:lastRow="0" w:firstColumn="1" w:lastColumn="0" w:noHBand="0" w:noVBand="1"/>
      </w:tblPr>
      <w:tblGrid>
        <w:gridCol w:w="9062"/>
      </w:tblGrid>
      <w:tr w:rsidR="00A53051" w14:paraId="0275BF64" w14:textId="77777777" w:rsidTr="00A53051">
        <w:trPr>
          <w:ins w:id="13847" w:author="Thu Huyen Tran" w:date="2023-04-07T11:48:00Z"/>
        </w:trPr>
        <w:tc>
          <w:tcPr>
            <w:tcW w:w="9062" w:type="dxa"/>
          </w:tcPr>
          <w:p w14:paraId="32418002" w14:textId="5495CCD6" w:rsidR="00A53051" w:rsidRPr="00A53051" w:rsidRDefault="00A53051">
            <w:pPr>
              <w:jc w:val="center"/>
              <w:rPr>
                <w:ins w:id="13848" w:author="Thu Huyen Tran" w:date="2023-04-07T11:49:00Z"/>
                <w:b/>
                <w:bCs/>
                <w:lang w:val="en-US"/>
                <w:rPrChange w:id="13849" w:author="Thu Huyen Tran" w:date="2023-04-07T11:49:00Z">
                  <w:rPr>
                    <w:ins w:id="13850" w:author="Thu Huyen Tran" w:date="2023-04-07T11:49:00Z"/>
                    <w:lang w:val="en-US"/>
                  </w:rPr>
                </w:rPrChange>
              </w:rPr>
              <w:pPrChange w:id="13851" w:author="Thu Huyen Tran" w:date="2023-04-07T11:49:00Z">
                <w:pPr/>
              </w:pPrChange>
            </w:pPr>
            <w:ins w:id="13852" w:author="Thu Huyen Tran" w:date="2023-04-07T11:48:00Z">
              <w:r w:rsidRPr="00A53051">
                <w:rPr>
                  <w:b/>
                  <w:bCs/>
                  <w:lang w:val="en-US"/>
                  <w:rPrChange w:id="13853" w:author="Thu Huyen Tran" w:date="2023-04-07T11:49:00Z">
                    <w:rPr>
                      <w:lang w:val="en-US"/>
                    </w:rPr>
                  </w:rPrChange>
                </w:rPr>
                <w:t>C</w:t>
              </w:r>
            </w:ins>
            <w:ins w:id="13854" w:author="Thu Huyen Tran" w:date="2023-04-07T11:49:00Z">
              <w:r w:rsidRPr="00A53051">
                <w:rPr>
                  <w:b/>
                  <w:bCs/>
                  <w:lang w:val="en-US"/>
                  <w:rPrChange w:id="13855" w:author="Thu Huyen Tran" w:date="2023-04-07T11:49:00Z">
                    <w:rPr>
                      <w:lang w:val="en-US"/>
                    </w:rPr>
                  </w:rPrChange>
                </w:rPr>
                <w:t>ông thứ 6.14 (mới)</w:t>
              </w:r>
            </w:ins>
          </w:p>
          <w:p w14:paraId="49118494" w14:textId="1A5F39BB" w:rsidR="00A53051" w:rsidRPr="00A53051" w:rsidRDefault="00A53051">
            <w:pPr>
              <w:jc w:val="center"/>
              <w:rPr>
                <w:ins w:id="13856" w:author="Thu Huyen Tran" w:date="2023-04-07T11:49:00Z"/>
                <w:b/>
                <w:bCs/>
                <w:lang w:val="en-US"/>
                <w:rPrChange w:id="13857" w:author="Thu Huyen Tran" w:date="2023-04-07T11:49:00Z">
                  <w:rPr>
                    <w:ins w:id="13858" w:author="Thu Huyen Tran" w:date="2023-04-07T11:49:00Z"/>
                    <w:lang w:val="en-US"/>
                  </w:rPr>
                </w:rPrChange>
              </w:rPr>
              <w:pPrChange w:id="13859" w:author="Thu Huyen Tran" w:date="2023-04-07T11:49:00Z">
                <w:pPr/>
              </w:pPrChange>
            </w:pPr>
            <w:ins w:id="13860" w:author="Thu Huyen Tran" w:date="2023-04-07T11:49:00Z">
              <w:r w:rsidRPr="00A53051">
                <w:rPr>
                  <w:b/>
                  <w:bCs/>
                  <w:lang w:val="en-US"/>
                  <w:rPrChange w:id="13861" w:author="Thu Huyen Tran" w:date="2023-04-07T11:49:00Z">
                    <w:rPr>
                      <w:lang w:val="en-US"/>
                    </w:rPr>
                  </w:rPrChange>
                </w:rPr>
                <w:t>Tổng ni-tơ từ nước thải công nghiệp được xả thải</w:t>
              </w:r>
            </w:ins>
            <w:ins w:id="13862" w:author="Thu Huyen Tran" w:date="2023-04-07T11:50:00Z">
              <w:r>
                <w:rPr>
                  <w:b/>
                  <w:bCs/>
                  <w:lang w:val="en-US"/>
                </w:rPr>
                <w:t xml:space="preserve"> ra môi trường</w:t>
              </w:r>
            </w:ins>
          </w:p>
          <w:p w14:paraId="3629F3AB" w14:textId="1F10583D" w:rsidR="00A53051" w:rsidRPr="00A53051" w:rsidRDefault="00A53051">
            <w:pPr>
              <w:jc w:val="center"/>
              <w:rPr>
                <w:ins w:id="13863" w:author="Thu Huyen Tran" w:date="2023-04-07T11:48:00Z"/>
                <w:lang w:val="en-US"/>
              </w:rPr>
              <w:pPrChange w:id="13864" w:author="Thu Huyen Tran" w:date="2023-04-07T11:50:00Z">
                <w:pPr/>
              </w:pPrChange>
            </w:pPr>
            <w:ins w:id="13865" w:author="Thu Huyen Tran" w:date="2023-04-07T11:49:00Z">
              <w:r>
                <w:rPr>
                  <w:lang w:val="en-US"/>
                </w:rPr>
                <w:t>N</w:t>
              </w:r>
              <w:r>
                <w:rPr>
                  <w:vertAlign w:val="subscript"/>
                  <w:lang w:val="en-US"/>
                </w:rPr>
                <w:t>EFFLUENT, IND</w:t>
              </w:r>
              <w:r>
                <w:rPr>
                  <w:lang w:val="en-US"/>
                </w:rPr>
                <w:t xml:space="preserve"> = </w:t>
              </w:r>
            </w:ins>
            <w:ins w:id="13866" w:author="Thu Huyen Tran" w:date="2023-04-07T11:50:00Z">
              <w:r>
                <w:t>∑</w:t>
              </w:r>
              <w:r>
                <w:rPr>
                  <w:vertAlign w:val="subscript"/>
                </w:rPr>
                <w:t xml:space="preserve">j  </w:t>
              </w:r>
              <w:r w:rsidRPr="00AF34C5">
                <w:t>[</w:t>
              </w:r>
              <w:r>
                <w:t>(TN</w:t>
              </w:r>
              <w:r>
                <w:rPr>
                  <w:vertAlign w:val="subscript"/>
                </w:rPr>
                <w:t>INDi</w:t>
              </w:r>
              <w:r>
                <w:t xml:space="preserve"> x T</w:t>
              </w:r>
              <w:r>
                <w:rPr>
                  <w:vertAlign w:val="subscript"/>
                </w:rPr>
                <w:t>j</w:t>
              </w:r>
              <w:r>
                <w:t>) x (1-N</w:t>
              </w:r>
              <w:r>
                <w:rPr>
                  <w:vertAlign w:val="subscript"/>
                </w:rPr>
                <w:t>REM,j</w:t>
              </w:r>
              <w:r>
                <w:t>)]</w:t>
              </w:r>
            </w:ins>
          </w:p>
        </w:tc>
      </w:tr>
    </w:tbl>
    <w:p w14:paraId="1C99BFBA" w14:textId="144BF406" w:rsidR="002404C5" w:rsidRDefault="00A53051" w:rsidP="002404C5">
      <w:pPr>
        <w:rPr>
          <w:ins w:id="13867" w:author="Thu Huyen Tran" w:date="2023-04-07T11:50:00Z"/>
          <w:lang w:val="en-US"/>
        </w:rPr>
      </w:pPr>
      <w:ins w:id="13868" w:author="Thu Huyen Tran" w:date="2023-04-07T11:50:00Z">
        <w:r>
          <w:rPr>
            <w:lang w:val="en-US"/>
          </w:rPr>
          <w:t>Trong đó</w:t>
        </w:r>
      </w:ins>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9"/>
        <w:gridCol w:w="6133"/>
      </w:tblGrid>
      <w:tr w:rsidR="00A53051" w:rsidRPr="004A4BFF" w14:paraId="0DAB4C9F" w14:textId="77777777" w:rsidTr="00AF34C5">
        <w:trPr>
          <w:ins w:id="13869" w:author="Thu Huyen Tran" w:date="2023-04-07T11:50:00Z"/>
        </w:trPr>
        <w:tc>
          <w:tcPr>
            <w:tcW w:w="1620" w:type="pct"/>
            <w:vAlign w:val="center"/>
          </w:tcPr>
          <w:p w14:paraId="1481A77D" w14:textId="008103CC" w:rsidR="00A53051" w:rsidRPr="004A4BFF" w:rsidRDefault="00A53051" w:rsidP="00AF34C5">
            <w:pPr>
              <w:ind w:right="-991" w:firstLine="0"/>
              <w:rPr>
                <w:ins w:id="13870" w:author="Thu Huyen Tran" w:date="2023-04-07T11:50:00Z"/>
              </w:rPr>
            </w:pPr>
            <w:ins w:id="13871" w:author="Thu Huyen Tran" w:date="2023-04-07T11:50:00Z">
              <w:r w:rsidRPr="00336221">
                <w:t>N</w:t>
              </w:r>
              <w:r w:rsidRPr="00336221">
                <w:rPr>
                  <w:vertAlign w:val="subscript"/>
                </w:rPr>
                <w:t>EFFLULENT</w:t>
              </w:r>
              <w:r>
                <w:rPr>
                  <w:vertAlign w:val="subscript"/>
                </w:rPr>
                <w:t>,IND</w:t>
              </w:r>
            </w:ins>
          </w:p>
        </w:tc>
        <w:tc>
          <w:tcPr>
            <w:tcW w:w="3380" w:type="pct"/>
            <w:vAlign w:val="center"/>
          </w:tcPr>
          <w:p w14:paraId="4D032B92" w14:textId="645E6B91" w:rsidR="00A53051" w:rsidRPr="004A4BFF" w:rsidRDefault="00A53051" w:rsidP="00AF34C5">
            <w:pPr>
              <w:ind w:firstLine="0"/>
              <w:rPr>
                <w:ins w:id="13872" w:author="Thu Huyen Tran" w:date="2023-04-07T11:50:00Z"/>
              </w:rPr>
            </w:pPr>
            <w:ins w:id="13873" w:author="Thu Huyen Tran" w:date="2023-04-07T11:50:00Z">
              <w:r>
                <w:t>Tổng lượng ni-tơ trong nước thải công nghiệp được xả thải ra môi trường trong năm kiểm kê, kgN/năm</w:t>
              </w:r>
            </w:ins>
          </w:p>
        </w:tc>
      </w:tr>
      <w:tr w:rsidR="00A53051" w:rsidRPr="0065495C" w14:paraId="516D511B" w14:textId="77777777" w:rsidTr="00AF34C5">
        <w:trPr>
          <w:ins w:id="13874" w:author="Thu Huyen Tran" w:date="2023-04-07T11:50:00Z"/>
        </w:trPr>
        <w:tc>
          <w:tcPr>
            <w:tcW w:w="1620" w:type="pct"/>
            <w:vAlign w:val="center"/>
          </w:tcPr>
          <w:p w14:paraId="7FA7154C" w14:textId="3B215340" w:rsidR="00A53051" w:rsidRPr="0065495C" w:rsidRDefault="00A53051" w:rsidP="00AF34C5">
            <w:pPr>
              <w:ind w:firstLine="0"/>
              <w:rPr>
                <w:ins w:id="13875" w:author="Thu Huyen Tran" w:date="2023-04-07T11:50:00Z"/>
              </w:rPr>
            </w:pPr>
            <w:ins w:id="13876" w:author="Thu Huyen Tran" w:date="2023-04-07T11:50:00Z">
              <w:r>
                <w:t>TN</w:t>
              </w:r>
              <w:r>
                <w:rPr>
                  <w:vertAlign w:val="subscript"/>
                </w:rPr>
                <w:t>INDi</w:t>
              </w:r>
            </w:ins>
          </w:p>
        </w:tc>
        <w:tc>
          <w:tcPr>
            <w:tcW w:w="3380" w:type="pct"/>
            <w:vAlign w:val="center"/>
          </w:tcPr>
          <w:p w14:paraId="47E904E3" w14:textId="125F1F63" w:rsidR="00A53051" w:rsidRPr="0065495C" w:rsidRDefault="00A53051" w:rsidP="00AF34C5">
            <w:pPr>
              <w:ind w:firstLine="0"/>
              <w:rPr>
                <w:ins w:id="13877" w:author="Thu Huyen Tran" w:date="2023-04-07T11:50:00Z"/>
              </w:rPr>
            </w:pPr>
            <w:ins w:id="13878" w:author="Thu Huyen Tran" w:date="2023-04-07T11:50:00Z">
              <w:r>
                <w:t xml:space="preserve">Tổng ni-tơ có trong nước thải công nghiệp i trong năm kiểm kê, kgN/năm. </w:t>
              </w:r>
            </w:ins>
          </w:p>
        </w:tc>
      </w:tr>
      <w:tr w:rsidR="00A53051" w:rsidRPr="0065495C" w14:paraId="1F21C3E2" w14:textId="77777777" w:rsidTr="00AF34C5">
        <w:trPr>
          <w:ins w:id="13879" w:author="Thu Huyen Tran" w:date="2023-04-07T11:50:00Z"/>
        </w:trPr>
        <w:tc>
          <w:tcPr>
            <w:tcW w:w="1620" w:type="pct"/>
            <w:vAlign w:val="center"/>
          </w:tcPr>
          <w:p w14:paraId="69CD4E13" w14:textId="77777777" w:rsidR="00A53051" w:rsidRPr="0065495C" w:rsidRDefault="00A53051" w:rsidP="00AF34C5">
            <w:pPr>
              <w:ind w:firstLine="0"/>
              <w:rPr>
                <w:ins w:id="13880" w:author="Thu Huyen Tran" w:date="2023-04-07T11:50:00Z"/>
              </w:rPr>
            </w:pPr>
            <w:ins w:id="13881" w:author="Thu Huyen Tran" w:date="2023-04-07T11:50:00Z">
              <w:r>
                <w:t>T</w:t>
              </w:r>
              <w:r>
                <w:rPr>
                  <w:vertAlign w:val="subscript"/>
                </w:rPr>
                <w:t>j</w:t>
              </w:r>
            </w:ins>
          </w:p>
        </w:tc>
        <w:tc>
          <w:tcPr>
            <w:tcW w:w="3380" w:type="pct"/>
            <w:vAlign w:val="center"/>
          </w:tcPr>
          <w:p w14:paraId="043923DF" w14:textId="77777777" w:rsidR="00A53051" w:rsidRPr="0065495C" w:rsidRDefault="00A53051" w:rsidP="00AF34C5">
            <w:pPr>
              <w:ind w:firstLine="0"/>
              <w:rPr>
                <w:ins w:id="13882" w:author="Thu Huyen Tran" w:date="2023-04-07T11:50:00Z"/>
              </w:rPr>
            </w:pPr>
            <w:ins w:id="13883" w:author="Thu Huyen Tran" w:date="2023-04-07T11:50:00Z">
              <w:r>
                <w:t>Mức độ sử dụng hệ thống xử lý j trong năm kiểm kê (∑</w:t>
              </w:r>
              <w:r>
                <w:rPr>
                  <w:vertAlign w:val="subscript"/>
                </w:rPr>
                <w:t>i</w:t>
              </w:r>
              <w:r>
                <w:t>T</w:t>
              </w:r>
              <w:r>
                <w:rPr>
                  <w:vertAlign w:val="subscript"/>
                </w:rPr>
                <w:t>ij</w:t>
              </w:r>
              <w:r>
                <w:t>). Xem Bảng 6.5</w:t>
              </w:r>
            </w:ins>
          </w:p>
        </w:tc>
      </w:tr>
      <w:tr w:rsidR="00A53051" w:rsidRPr="0065495C" w14:paraId="763C5292" w14:textId="77777777" w:rsidTr="00AF34C5">
        <w:trPr>
          <w:ins w:id="13884" w:author="Thu Huyen Tran" w:date="2023-04-07T11:51:00Z"/>
        </w:trPr>
        <w:tc>
          <w:tcPr>
            <w:tcW w:w="1620" w:type="pct"/>
            <w:vAlign w:val="center"/>
          </w:tcPr>
          <w:p w14:paraId="3ADEE7B2" w14:textId="4202433E" w:rsidR="00A53051" w:rsidRDefault="00A53051">
            <w:pPr>
              <w:ind w:firstLine="0"/>
              <w:rPr>
                <w:ins w:id="13885" w:author="Thu Huyen Tran" w:date="2023-04-07T11:51:00Z"/>
              </w:rPr>
              <w:pPrChange w:id="13886" w:author="Thu Huyen Tran" w:date="2023-04-07T11:51:00Z">
                <w:pPr/>
              </w:pPrChange>
            </w:pPr>
            <w:ins w:id="13887" w:author="Thu Huyen Tran" w:date="2023-04-07T11:51:00Z">
              <w:r>
                <w:t>j</w:t>
              </w:r>
            </w:ins>
          </w:p>
        </w:tc>
        <w:tc>
          <w:tcPr>
            <w:tcW w:w="3380" w:type="pct"/>
            <w:vAlign w:val="center"/>
          </w:tcPr>
          <w:p w14:paraId="146B5F86" w14:textId="56321DBC" w:rsidR="00A53051" w:rsidRDefault="00A53051">
            <w:pPr>
              <w:ind w:firstLine="0"/>
              <w:rPr>
                <w:ins w:id="13888" w:author="Thu Huyen Tran" w:date="2023-04-07T11:51:00Z"/>
              </w:rPr>
              <w:pPrChange w:id="13889" w:author="Thu Huyen Tran" w:date="2023-04-07T11:51:00Z">
                <w:pPr/>
              </w:pPrChange>
            </w:pPr>
            <w:ins w:id="13890" w:author="Thu Huyen Tran" w:date="2023-04-07T11:51:00Z">
              <w:r>
                <w:t>Loại hình xử lý nước thải trong năm kiểm kê</w:t>
              </w:r>
            </w:ins>
          </w:p>
        </w:tc>
      </w:tr>
      <w:tr w:rsidR="00A53051" w:rsidRPr="0065495C" w14:paraId="2B996F8B" w14:textId="77777777" w:rsidTr="00AF34C5">
        <w:trPr>
          <w:ins w:id="13891" w:author="Thu Huyen Tran" w:date="2023-04-07T11:50:00Z"/>
        </w:trPr>
        <w:tc>
          <w:tcPr>
            <w:tcW w:w="1620" w:type="pct"/>
            <w:vAlign w:val="center"/>
          </w:tcPr>
          <w:p w14:paraId="6D646C79" w14:textId="77777777" w:rsidR="00A53051" w:rsidRPr="0065495C" w:rsidRDefault="00A53051" w:rsidP="00AF34C5">
            <w:pPr>
              <w:ind w:firstLine="0"/>
              <w:rPr>
                <w:ins w:id="13892" w:author="Thu Huyen Tran" w:date="2023-04-07T11:50:00Z"/>
                <w:vertAlign w:val="subscript"/>
              </w:rPr>
            </w:pPr>
            <w:ins w:id="13893" w:author="Thu Huyen Tran" w:date="2023-04-07T11:50:00Z">
              <w:r>
                <w:t>N</w:t>
              </w:r>
              <w:r>
                <w:rPr>
                  <w:vertAlign w:val="subscript"/>
                </w:rPr>
                <w:t>REM,j</w:t>
              </w:r>
            </w:ins>
          </w:p>
        </w:tc>
        <w:tc>
          <w:tcPr>
            <w:tcW w:w="3380" w:type="pct"/>
            <w:vAlign w:val="center"/>
          </w:tcPr>
          <w:p w14:paraId="40A240B6" w14:textId="4725EED9" w:rsidR="00A53051" w:rsidRPr="0065495C" w:rsidRDefault="00A53051" w:rsidP="00AF34C5">
            <w:pPr>
              <w:ind w:firstLine="0"/>
              <w:rPr>
                <w:ins w:id="13894" w:author="Thu Huyen Tran" w:date="2023-04-07T11:50:00Z"/>
              </w:rPr>
            </w:pPr>
            <w:ins w:id="13895" w:author="Thu Huyen Tran" w:date="2023-04-07T11:50:00Z">
              <w:r>
                <w:t xml:space="preserve">Tổng lượng ni-tơ trong nước thải được loại bỏ trong quá trình xử lý nước thải tại mỗi loại hình xử lý j. Xem Bảng 6.10 mới. </w:t>
              </w:r>
            </w:ins>
          </w:p>
        </w:tc>
      </w:tr>
    </w:tbl>
    <w:p w14:paraId="180E218D" w14:textId="0440CA77" w:rsidR="00956493" w:rsidRPr="008E484C" w:rsidRDefault="00697789" w:rsidP="00F801E4">
      <w:pPr>
        <w:pStyle w:val="Heading4"/>
        <w:rPr>
          <w:vertAlign w:val="superscript"/>
          <w:lang w:val="en-US"/>
          <w:rPrChange w:id="13896" w:author="Thu Huyen Tran" w:date="2023-04-07T12:26:00Z">
            <w:rPr>
              <w:lang w:val="en-US"/>
            </w:rPr>
          </w:rPrChange>
        </w:rPr>
      </w:pPr>
      <w:bookmarkStart w:id="13897" w:name="_Toc196772499"/>
      <w:r>
        <w:rPr>
          <w:lang w:val="en-US"/>
        </w:rPr>
        <w:t>1</w:t>
      </w:r>
      <w:r w:rsidR="00956493">
        <w:rPr>
          <w:lang w:val="en-US"/>
        </w:rPr>
        <w:t xml:space="preserve">.2.4.3. </w:t>
      </w:r>
      <w:del w:id="13898" w:author="Thu Huyen Tran" w:date="2023-04-07T12:26:00Z">
        <w:r w:rsidR="00956493" w:rsidDel="008E484C">
          <w:rPr>
            <w:lang w:val="en-US"/>
          </w:rPr>
          <w:delText xml:space="preserve">Số liệu hoạt động </w:delText>
        </w:r>
      </w:del>
      <w:ins w:id="13899" w:author="Thu Huyen Tran" w:date="2023-04-07T12:26:00Z">
        <w:r w:rsidR="008E484C">
          <w:rPr>
            <w:lang w:val="en-US"/>
          </w:rPr>
          <w:t>Kết quả phát thải CH</w:t>
        </w:r>
        <w:r w:rsidR="008E484C">
          <w:rPr>
            <w:vertAlign w:val="subscript"/>
            <w:lang w:val="en-US"/>
          </w:rPr>
          <w:t>4</w:t>
        </w:r>
      </w:ins>
      <w:bookmarkEnd w:id="13897"/>
    </w:p>
    <w:p w14:paraId="6D90092D" w14:textId="7BAE339C" w:rsidR="0054558B" w:rsidRPr="0054558B" w:rsidRDefault="0054558B">
      <w:pPr>
        <w:pStyle w:val="Heading5"/>
        <w:rPr>
          <w:ins w:id="13900" w:author="Thu Huyen Tran" w:date="2023-04-07T12:00:00Z"/>
          <w:lang w:val="en-US"/>
        </w:rPr>
        <w:pPrChange w:id="13901" w:author="Thu Huyen Tran" w:date="2023-04-07T12:00:00Z">
          <w:pPr>
            <w:ind w:left="1635" w:hanging="915"/>
          </w:pPr>
        </w:pPrChange>
      </w:pPr>
      <w:bookmarkStart w:id="13902" w:name="_Hlk75185360"/>
      <w:ins w:id="13903" w:author="Thu Huyen Tran" w:date="2023-04-07T12:00:00Z">
        <w:r>
          <w:rPr>
            <w:lang w:val="en-US"/>
          </w:rPr>
          <w:t xml:space="preserve">1.2.4.3.1. </w:t>
        </w:r>
      </w:ins>
      <w:ins w:id="13904" w:author="Thu Huyen Tran" w:date="2023-04-07T12:31:00Z">
        <w:r w:rsidR="009C026F">
          <w:rPr>
            <w:lang w:val="en-US"/>
          </w:rPr>
          <w:t>Kết quả p</w:t>
        </w:r>
      </w:ins>
      <w:ins w:id="13905" w:author="Thu Huyen Tran" w:date="2023-04-07T12:00:00Z">
        <w:r>
          <w:rPr>
            <w:lang w:val="en-US"/>
          </w:rPr>
          <w:t>hát thải CH</w:t>
        </w:r>
        <w:r>
          <w:rPr>
            <w:vertAlign w:val="subscript"/>
            <w:lang w:val="en-US"/>
          </w:rPr>
          <w:t>4</w:t>
        </w:r>
        <w:r>
          <w:rPr>
            <w:lang w:val="en-US"/>
          </w:rPr>
          <w:t xml:space="preserve"> từ nước thải</w:t>
        </w:r>
      </w:ins>
      <w:ins w:id="13906" w:author="Thu Huyen Tran" w:date="2023-04-07T12:26:00Z">
        <w:r w:rsidR="008E484C">
          <w:rPr>
            <w:lang w:val="en-US"/>
          </w:rPr>
          <w:t xml:space="preserve"> sinh hoạt</w:t>
        </w:r>
      </w:ins>
    </w:p>
    <w:p w14:paraId="55EF0701" w14:textId="13C40357" w:rsidR="008E484C" w:rsidRDefault="00A97F24" w:rsidP="00A97F24">
      <w:pPr>
        <w:ind w:left="1635" w:hanging="915"/>
        <w:rPr>
          <w:ins w:id="13907" w:author="Thu Huyen Tran" w:date="2023-04-07T12:26:00Z"/>
          <w:b/>
          <w:bCs/>
          <w:lang w:val="en-US"/>
        </w:rPr>
      </w:pPr>
      <w:r w:rsidRPr="00A97F24">
        <w:rPr>
          <w:b/>
          <w:bCs/>
          <w:lang w:val="en-US"/>
        </w:rPr>
        <w:t xml:space="preserve">a. </w:t>
      </w:r>
      <w:ins w:id="13908" w:author="Thu Huyen Tran" w:date="2023-04-07T12:26:00Z">
        <w:r w:rsidR="008E484C">
          <w:rPr>
            <w:b/>
            <w:bCs/>
            <w:lang w:val="en-US"/>
          </w:rPr>
          <w:t>Phương pháp luận</w:t>
        </w:r>
      </w:ins>
      <w:del w:id="13909" w:author="Thu Huyen Tran" w:date="2023-04-07T12:01:00Z">
        <w:r w:rsidDel="0054558B">
          <w:rPr>
            <w:b/>
            <w:bCs/>
            <w:lang w:val="en-US"/>
          </w:rPr>
          <w:delText>Phát thải CH</w:delText>
        </w:r>
        <w:r w:rsidDel="0054558B">
          <w:rPr>
            <w:b/>
            <w:bCs/>
            <w:vertAlign w:val="subscript"/>
            <w:lang w:val="en-US"/>
          </w:rPr>
          <w:delText>4</w:delText>
        </w:r>
        <w:r w:rsidDel="0054558B">
          <w:rPr>
            <w:b/>
            <w:bCs/>
            <w:lang w:val="en-US"/>
          </w:rPr>
          <w:delText xml:space="preserve"> từ </w:delText>
        </w:r>
      </w:del>
      <w:del w:id="13910" w:author="Thu Huyen Tran" w:date="2023-04-07T12:26:00Z">
        <w:r w:rsidRPr="00A97F24" w:rsidDel="008E484C">
          <w:rPr>
            <w:b/>
            <w:bCs/>
            <w:lang w:val="en-US"/>
          </w:rPr>
          <w:delText>Nước thải sinh hoạt</w:delText>
        </w:r>
      </w:del>
    </w:p>
    <w:p w14:paraId="61C0D355" w14:textId="5F347868" w:rsidR="008E484C" w:rsidRPr="00587149" w:rsidRDefault="00587149">
      <w:pPr>
        <w:ind w:firstLine="720"/>
        <w:rPr>
          <w:ins w:id="13911" w:author="Thu Huyen Tran" w:date="2023-04-07T12:26:00Z"/>
          <w:lang w:val="en-US"/>
          <w:rPrChange w:id="13912" w:author="Thu Huyen Tran" w:date="2023-04-07T12:28:00Z">
            <w:rPr>
              <w:ins w:id="13913" w:author="Thu Huyen Tran" w:date="2023-04-07T12:26:00Z"/>
              <w:b/>
              <w:bCs/>
              <w:lang w:val="en-US"/>
            </w:rPr>
          </w:rPrChange>
        </w:rPr>
        <w:pPrChange w:id="13914" w:author="Thu Huyen Tran" w:date="2023-04-07T12:27:00Z">
          <w:pPr>
            <w:ind w:left="1635" w:hanging="915"/>
          </w:pPr>
        </w:pPrChange>
      </w:pPr>
      <w:ins w:id="13915" w:author="Thu Huyen Tran" w:date="2023-04-07T12:27:00Z">
        <w:r>
          <w:rPr>
            <w:lang w:val="en-US"/>
          </w:rPr>
          <w:t>Phương pháp luận để ước tính phát thải CH</w:t>
        </w:r>
        <w:r>
          <w:rPr>
            <w:vertAlign w:val="subscript"/>
            <w:lang w:val="en-US"/>
          </w:rPr>
          <w:t>4</w:t>
        </w:r>
        <w:r>
          <w:rPr>
            <w:lang w:val="en-US"/>
          </w:rPr>
          <w:t xml:space="preserve"> từ nước thải sinh hoạt đã được đưa ra tại mục 1.2.4.2.1 của báo cáo này. Theo cây quyết định</w:t>
        </w:r>
      </w:ins>
      <w:ins w:id="13916" w:author="Thu Huyen Tran" w:date="2023-04-07T12:28:00Z">
        <w:r>
          <w:rPr>
            <w:lang w:val="en-US"/>
          </w:rPr>
          <w:t xml:space="preserve"> tại Hình 6.2 trang 6.15, chương 6, phần 5, IPCC2019</w:t>
        </w:r>
      </w:ins>
      <w:ins w:id="13917" w:author="Thu Huyen Tran" w:date="2023-04-07T12:27:00Z">
        <w:r>
          <w:rPr>
            <w:lang w:val="en-US"/>
          </w:rPr>
          <w:t>, ph</w:t>
        </w:r>
      </w:ins>
      <w:ins w:id="13918" w:author="Thu Huyen Tran" w:date="2023-04-07T12:28:00Z">
        <w:r>
          <w:rPr>
            <w:lang w:val="en-US"/>
          </w:rPr>
          <w:t>át thải CH</w:t>
        </w:r>
        <w:r>
          <w:rPr>
            <w:vertAlign w:val="subscript"/>
            <w:lang w:val="en-US"/>
          </w:rPr>
          <w:t>4</w:t>
        </w:r>
        <w:r>
          <w:rPr>
            <w:lang w:val="en-US"/>
          </w:rPr>
          <w:t xml:space="preserve"> từ hệ thống xử lý và xả thải nước thải vào môi </w:t>
        </w:r>
        <w:r>
          <w:rPr>
            <w:lang w:val="en-US"/>
          </w:rPr>
          <w:lastRenderedPageBreak/>
          <w:t>trường đều sử dụng phương pháp bậc 1</w:t>
        </w:r>
      </w:ins>
      <w:ins w:id="13919" w:author="Thu Huyen Tran" w:date="2023-04-07T12:29:00Z">
        <w:r>
          <w:rPr>
            <w:lang w:val="en-US"/>
          </w:rPr>
          <w:t xml:space="preserve"> sử dụng các hệ số phát thải mặc định và phương pháp mặc định. </w:t>
        </w:r>
      </w:ins>
    </w:p>
    <w:p w14:paraId="60F1C455" w14:textId="58A162A1" w:rsidR="00A97F24" w:rsidRPr="008E484C" w:rsidRDefault="008E484C" w:rsidP="008E484C">
      <w:pPr>
        <w:ind w:left="1635" w:hanging="915"/>
        <w:rPr>
          <w:b/>
          <w:bCs/>
          <w:lang w:val="en-US"/>
          <w:rPrChange w:id="13920" w:author="Thu Huyen Tran" w:date="2023-04-07T12:27:00Z">
            <w:rPr/>
          </w:rPrChange>
        </w:rPr>
      </w:pPr>
      <w:ins w:id="13921" w:author="Thu Huyen Tran" w:date="2023-04-07T12:27:00Z">
        <w:r>
          <w:rPr>
            <w:b/>
            <w:bCs/>
            <w:lang w:val="en-US"/>
          </w:rPr>
          <w:t>b. Số liệu hoạt động</w:t>
        </w:r>
      </w:ins>
      <w:ins w:id="13922" w:author="Thu Huyen Tran" w:date="2023-04-07T12:26:00Z">
        <w:r w:rsidRPr="008E484C">
          <w:rPr>
            <w:b/>
            <w:bCs/>
            <w:lang w:val="en-US"/>
            <w:rPrChange w:id="13923" w:author="Thu Huyen Tran" w:date="2023-04-07T12:27:00Z">
              <w:rPr/>
            </w:rPrChange>
          </w:rPr>
          <w:t xml:space="preserve"> </w:t>
        </w:r>
      </w:ins>
      <w:r w:rsidR="00A97F24" w:rsidRPr="008E484C">
        <w:rPr>
          <w:b/>
          <w:bCs/>
          <w:lang w:val="en-US"/>
          <w:rPrChange w:id="13924" w:author="Thu Huyen Tran" w:date="2023-04-07T12:27:00Z">
            <w:rPr/>
          </w:rPrChange>
        </w:rPr>
        <w:t xml:space="preserve"> </w:t>
      </w:r>
    </w:p>
    <w:p w14:paraId="1653A31A" w14:textId="7AEED91B" w:rsidR="00152579" w:rsidRDefault="00152579" w:rsidP="006F78E7">
      <w:pPr>
        <w:ind w:firstLine="720"/>
        <w:rPr>
          <w:lang w:val="en-US"/>
        </w:rPr>
      </w:pPr>
      <w:r>
        <w:rPr>
          <w:lang w:val="en-US"/>
        </w:rPr>
        <w:t xml:space="preserve">Theo </w:t>
      </w:r>
      <w:r w:rsidR="006F78E7">
        <w:rPr>
          <w:lang w:val="en-US"/>
        </w:rPr>
        <w:t>Công thức 6.1</w:t>
      </w:r>
      <w:ins w:id="13925" w:author="Thu Huyen Tran" w:date="2023-04-07T12:02:00Z">
        <w:r w:rsidR="0054558B">
          <w:rPr>
            <w:lang w:val="en-US"/>
          </w:rPr>
          <w:t>, 6.1A, 6.3</w:t>
        </w:r>
      </w:ins>
      <w:r w:rsidR="006F78E7">
        <w:rPr>
          <w:lang w:val="en-US"/>
        </w:rPr>
        <w:t xml:space="preserve"> được đưa ra tại mục a, </w:t>
      </w:r>
      <w:ins w:id="13926" w:author="Thu Huyen Tran" w:date="2023-04-07T12:02:00Z">
        <w:r w:rsidR="0054558B">
          <w:rPr>
            <w:lang w:val="en-US"/>
          </w:rPr>
          <w:t>1.2.4.2.1</w:t>
        </w:r>
      </w:ins>
      <w:ins w:id="13927" w:author="Thu Huyen Tran" w:date="2023-04-07T12:29:00Z">
        <w:r w:rsidR="00587149">
          <w:rPr>
            <w:lang w:val="en-US"/>
          </w:rPr>
          <w:t xml:space="preserve"> của báo cáo này</w:t>
        </w:r>
      </w:ins>
      <w:del w:id="13928" w:author="Thu Huyen Tran" w:date="2023-04-07T12:02:00Z">
        <w:r w:rsidR="006F78E7" w:rsidDel="0054558B">
          <w:rPr>
            <w:lang w:val="en-US"/>
          </w:rPr>
          <w:delText>4.2.4.2</w:delText>
        </w:r>
      </w:del>
      <w:r w:rsidR="006F78E7">
        <w:rPr>
          <w:lang w:val="en-US"/>
        </w:rPr>
        <w:t>, số liệu hoạt động phục vụ tính toán phát thải CH</w:t>
      </w:r>
      <w:r w:rsidR="006F78E7">
        <w:rPr>
          <w:vertAlign w:val="subscript"/>
          <w:lang w:val="en-US"/>
        </w:rPr>
        <w:t>4</w:t>
      </w:r>
      <w:r w:rsidR="006F78E7">
        <w:rPr>
          <w:lang w:val="en-US"/>
        </w:rPr>
        <w:t xml:space="preserve"> từ nước thải sinh hoạt là 1) Dân số; 2) Tỷ lệ dân số theo nhóm thu nhập cao và nhóm thu nhập nhấp và 3) Tỷ lệ loại hệ thống xử lý nước thải</w:t>
      </w:r>
      <w:r w:rsidR="00F61CED">
        <w:rPr>
          <w:lang w:val="en-US"/>
        </w:rPr>
        <w:t xml:space="preserve">; 4) Hệ số BOD </w:t>
      </w:r>
    </w:p>
    <w:p w14:paraId="5ED8A85C" w14:textId="4A8208F8" w:rsidR="006F78E7" w:rsidRDefault="006F78E7">
      <w:pPr>
        <w:pStyle w:val="ListParagraph"/>
        <w:numPr>
          <w:ilvl w:val="0"/>
          <w:numId w:val="7"/>
        </w:numPr>
        <w:ind w:left="426" w:hanging="426"/>
        <w:rPr>
          <w:lang w:val="en-US"/>
        </w:rPr>
        <w:pPrChange w:id="13929" w:author="Thu Huyen Tran" w:date="2023-04-07T12:18:00Z">
          <w:pPr>
            <w:pStyle w:val="ListParagraph"/>
            <w:numPr>
              <w:numId w:val="7"/>
            </w:numPr>
            <w:ind w:left="2358" w:hanging="360"/>
          </w:pPr>
        </w:pPrChange>
      </w:pPr>
      <w:r>
        <w:rPr>
          <w:lang w:val="en-US"/>
        </w:rPr>
        <w:t xml:space="preserve">Số liệu về dân số </w:t>
      </w:r>
    </w:p>
    <w:p w14:paraId="799EE436" w14:textId="598D2039" w:rsidR="000D06D2" w:rsidRDefault="000D06D2" w:rsidP="000D06D2">
      <w:pPr>
        <w:ind w:left="720"/>
        <w:rPr>
          <w:lang w:val="en-US"/>
        </w:rPr>
      </w:pPr>
      <w:r>
        <w:rPr>
          <w:lang w:val="en-US"/>
        </w:rPr>
        <w:t xml:space="preserve">Số liệu về dân số được thu thập từ Tổng cục thống kê, </w:t>
      </w:r>
      <w:r w:rsidR="00990271">
        <w:rPr>
          <w:lang w:val="en-US"/>
        </w:rPr>
        <w:t xml:space="preserve">năm </w:t>
      </w:r>
      <w:r>
        <w:rPr>
          <w:lang w:val="en-US"/>
        </w:rPr>
        <w:t>20</w:t>
      </w:r>
      <w:ins w:id="13930" w:author="Huyen Tran Thu" w:date="2025-04-28T21:36:00Z" w16du:dateUtc="2025-04-28T14:36:00Z">
        <w:r w:rsidR="00BA4ECE">
          <w:rPr>
            <w:lang w:val="en-US"/>
          </w:rPr>
          <w:t>21</w:t>
        </w:r>
      </w:ins>
      <w:ins w:id="13931" w:author="Thu Huyen Tran" w:date="2023-04-07T12:02:00Z">
        <w:del w:id="13932" w:author="Huyen Tran Thu" w:date="2025-04-28T21:36:00Z" w16du:dateUtc="2025-04-28T14:36:00Z">
          <w:r w:rsidR="0054558B" w:rsidDel="00BA4ECE">
            <w:rPr>
              <w:lang w:val="en-US"/>
            </w:rPr>
            <w:delText>18</w:delText>
          </w:r>
        </w:del>
      </w:ins>
      <w:del w:id="13933" w:author="Thu Huyen Tran" w:date="2023-04-07T12:02:00Z">
        <w:r w:rsidR="00990271" w:rsidDel="0054558B">
          <w:rPr>
            <w:lang w:val="en-US"/>
          </w:rPr>
          <w:delText>20</w:delText>
        </w:r>
      </w:del>
      <w:r w:rsidR="00990271">
        <w:rPr>
          <w:lang w:val="en-US"/>
        </w:rPr>
        <w:t xml:space="preserve"> số liệu dân số sơ bộ ước tính</w:t>
      </w:r>
      <w:r>
        <w:rPr>
          <w:lang w:val="en-US"/>
        </w:rPr>
        <w:t xml:space="preserve"> như sau: </w:t>
      </w:r>
    </w:p>
    <w:p w14:paraId="68461A65" w14:textId="3BB403A8" w:rsidR="000D06D2" w:rsidRDefault="000D06D2" w:rsidP="00932054">
      <w:pPr>
        <w:pStyle w:val="ListParagraph"/>
        <w:numPr>
          <w:ilvl w:val="0"/>
          <w:numId w:val="2"/>
        </w:numPr>
        <w:rPr>
          <w:lang w:val="en-US"/>
        </w:rPr>
      </w:pPr>
      <w:r>
        <w:rPr>
          <w:lang w:val="en-US"/>
        </w:rPr>
        <w:t xml:space="preserve">Dân số thành thị: </w:t>
      </w:r>
      <w:del w:id="13934" w:author="Huyen Tran Thu" w:date="2025-04-28T21:38:00Z" w16du:dateUtc="2025-04-28T14:38:00Z">
        <w:r w:rsidDel="00064D5B">
          <w:rPr>
            <w:lang w:val="en-US"/>
          </w:rPr>
          <w:delText>3</w:delText>
        </w:r>
      </w:del>
      <w:ins w:id="13935" w:author="Thu Huyen Tran" w:date="2023-04-07T12:02:00Z">
        <w:del w:id="13936" w:author="Huyen Tran Thu" w:date="2025-04-28T21:38:00Z" w16du:dateUtc="2025-04-28T14:38:00Z">
          <w:r w:rsidR="0054558B" w:rsidDel="00064D5B">
            <w:rPr>
              <w:lang w:val="en-US"/>
            </w:rPr>
            <w:delText>2</w:delText>
          </w:r>
        </w:del>
      </w:ins>
      <w:del w:id="13937" w:author="Huyen Tran Thu" w:date="2025-04-28T21:38:00Z" w16du:dateUtc="2025-04-28T14:38:00Z">
        <w:r w:rsidR="00990271" w:rsidDel="00064D5B">
          <w:rPr>
            <w:lang w:val="en-US"/>
          </w:rPr>
          <w:delText>5.</w:delText>
        </w:r>
      </w:del>
      <w:ins w:id="13938" w:author="Thu Huyen Tran" w:date="2023-04-07T12:02:00Z">
        <w:del w:id="13939" w:author="Huyen Tran Thu" w:date="2025-04-28T21:38:00Z" w16du:dateUtc="2025-04-28T14:38:00Z">
          <w:r w:rsidR="0054558B" w:rsidDel="00064D5B">
            <w:rPr>
              <w:lang w:val="en-US"/>
            </w:rPr>
            <w:delText>636.90</w:delText>
          </w:r>
        </w:del>
      </w:ins>
      <w:ins w:id="13940" w:author="Thu Huyen Tran" w:date="2023-04-07T12:03:00Z">
        <w:del w:id="13941" w:author="Huyen Tran Thu" w:date="2025-04-28T21:38:00Z" w16du:dateUtc="2025-04-28T14:38:00Z">
          <w:r w:rsidR="0054558B" w:rsidDel="00064D5B">
            <w:rPr>
              <w:lang w:val="en-US"/>
            </w:rPr>
            <w:delText>0</w:delText>
          </w:r>
        </w:del>
      </w:ins>
      <w:del w:id="13942" w:author="Huyen Tran Thu" w:date="2025-04-28T21:38:00Z" w16du:dateUtc="2025-04-28T14:38:00Z">
        <w:r w:rsidR="00990271" w:rsidDel="00064D5B">
          <w:rPr>
            <w:lang w:val="en-US"/>
          </w:rPr>
          <w:delText>932.660</w:delText>
        </w:r>
      </w:del>
      <w:ins w:id="13943" w:author="Huyen Tran Thu" w:date="2025-04-28T21:38:00Z" w16du:dateUtc="2025-04-28T14:38:00Z">
        <w:r w:rsidR="00064D5B">
          <w:rPr>
            <w:lang w:val="en-US"/>
          </w:rPr>
          <w:t>36.563.300</w:t>
        </w:r>
      </w:ins>
      <w:r>
        <w:rPr>
          <w:lang w:val="en-US"/>
        </w:rPr>
        <w:t xml:space="preserve"> người </w:t>
      </w:r>
    </w:p>
    <w:p w14:paraId="11A0F974" w14:textId="41D44E45" w:rsidR="000D06D2" w:rsidRDefault="000D06D2" w:rsidP="00932054">
      <w:pPr>
        <w:pStyle w:val="ListParagraph"/>
        <w:numPr>
          <w:ilvl w:val="0"/>
          <w:numId w:val="2"/>
        </w:numPr>
        <w:rPr>
          <w:lang w:val="en-US"/>
        </w:rPr>
      </w:pPr>
      <w:r>
        <w:rPr>
          <w:lang w:val="en-US"/>
        </w:rPr>
        <w:t xml:space="preserve">Dân số nông thôn: </w:t>
      </w:r>
      <w:ins w:id="13944" w:author="Thu Huyen Tran" w:date="2023-04-07T12:03:00Z">
        <w:r w:rsidR="0054558B">
          <w:rPr>
            <w:lang w:val="en-US"/>
          </w:rPr>
          <w:t>6</w:t>
        </w:r>
      </w:ins>
      <w:ins w:id="13945" w:author="Huyen Tran Thu" w:date="2025-04-28T21:38:00Z" w16du:dateUtc="2025-04-28T14:38:00Z">
        <w:r w:rsidR="00064D5B">
          <w:rPr>
            <w:lang w:val="en-US"/>
          </w:rPr>
          <w:t>1.9</w:t>
        </w:r>
      </w:ins>
      <w:ins w:id="13946" w:author="Huyen Tran Thu" w:date="2025-04-28T21:39:00Z" w16du:dateUtc="2025-04-28T14:39:00Z">
        <w:r w:rsidR="00064D5B">
          <w:rPr>
            <w:lang w:val="en-US"/>
          </w:rPr>
          <w:t>41.100</w:t>
        </w:r>
      </w:ins>
      <w:ins w:id="13947" w:author="Thu Huyen Tran" w:date="2023-04-07T12:03:00Z">
        <w:del w:id="13948" w:author="Huyen Tran Thu" w:date="2025-04-28T21:38:00Z" w16du:dateUtc="2025-04-28T14:38:00Z">
          <w:r w:rsidR="0054558B" w:rsidDel="00064D5B">
            <w:rPr>
              <w:lang w:val="en-US"/>
            </w:rPr>
            <w:delText>2.748.300</w:delText>
          </w:r>
        </w:del>
      </w:ins>
      <w:del w:id="13949" w:author="Thu Huyen Tran" w:date="2023-04-07T12:03:00Z">
        <w:r w:rsidDel="0054558B">
          <w:rPr>
            <w:lang w:val="en-US"/>
          </w:rPr>
          <w:delText>6</w:delText>
        </w:r>
        <w:r w:rsidR="00990271" w:rsidDel="0054558B">
          <w:rPr>
            <w:lang w:val="en-US"/>
          </w:rPr>
          <w:delText>1.650.030</w:delText>
        </w:r>
      </w:del>
      <w:r>
        <w:rPr>
          <w:lang w:val="en-US"/>
        </w:rPr>
        <w:t xml:space="preserve"> người </w:t>
      </w:r>
    </w:p>
    <w:p w14:paraId="0CC29C6E" w14:textId="40574044" w:rsidR="000D06D2" w:rsidRDefault="000D06D2" w:rsidP="00932054">
      <w:pPr>
        <w:pStyle w:val="ListParagraph"/>
        <w:numPr>
          <w:ilvl w:val="0"/>
          <w:numId w:val="2"/>
        </w:numPr>
        <w:rPr>
          <w:ins w:id="13950" w:author="Huyen Tran Thu" w:date="2025-04-28T21:36:00Z" w16du:dateUtc="2025-04-28T14:36:00Z"/>
          <w:lang w:val="en-US"/>
        </w:rPr>
      </w:pPr>
      <w:r>
        <w:rPr>
          <w:lang w:val="en-US"/>
        </w:rPr>
        <w:t>Tổng dân số thành thị và nông thôn là: 9</w:t>
      </w:r>
      <w:ins w:id="13951" w:author="Huyen Tran Thu" w:date="2025-04-28T21:39:00Z" w16du:dateUtc="2025-04-28T14:39:00Z">
        <w:r w:rsidR="00064D5B">
          <w:rPr>
            <w:lang w:val="en-US"/>
          </w:rPr>
          <w:t>8.504.400</w:t>
        </w:r>
      </w:ins>
      <w:del w:id="13952" w:author="Huyen Tran Thu" w:date="2025-04-28T21:39:00Z" w16du:dateUtc="2025-04-28T14:39:00Z">
        <w:r w:rsidR="00990271" w:rsidDel="00064D5B">
          <w:rPr>
            <w:lang w:val="en-US"/>
          </w:rPr>
          <w:delText>7</w:delText>
        </w:r>
      </w:del>
      <w:ins w:id="13953" w:author="Thu Huyen Tran" w:date="2023-04-07T12:03:00Z">
        <w:del w:id="13954" w:author="Huyen Tran Thu" w:date="2025-04-28T21:39:00Z" w16du:dateUtc="2025-04-28T14:39:00Z">
          <w:r w:rsidR="0054558B" w:rsidDel="00064D5B">
            <w:rPr>
              <w:lang w:val="en-US"/>
            </w:rPr>
            <w:delText>5.385.200</w:delText>
          </w:r>
        </w:del>
      </w:ins>
      <w:del w:id="13955" w:author="Thu Huyen Tran" w:date="2023-04-07T12:03:00Z">
        <w:r w:rsidR="00990271" w:rsidDel="0054558B">
          <w:rPr>
            <w:lang w:val="en-US"/>
          </w:rPr>
          <w:delText>.582.690</w:delText>
        </w:r>
      </w:del>
      <w:r>
        <w:rPr>
          <w:lang w:val="en-US"/>
        </w:rPr>
        <w:t xml:space="preserve"> người</w:t>
      </w:r>
    </w:p>
    <w:p w14:paraId="1AA1AA4C" w14:textId="0CCDE184" w:rsidR="00BA4ECE" w:rsidRDefault="00BA4ECE" w:rsidP="00BA4ECE">
      <w:pPr>
        <w:ind w:left="720"/>
        <w:rPr>
          <w:ins w:id="13956" w:author="Huyen Tran Thu" w:date="2025-04-28T21:36:00Z" w16du:dateUtc="2025-04-28T14:36:00Z"/>
          <w:lang w:val="en-US"/>
        </w:rPr>
      </w:pPr>
      <w:ins w:id="13957" w:author="Huyen Tran Thu" w:date="2025-04-28T21:36:00Z" w16du:dateUtc="2025-04-28T14:36:00Z">
        <w:r>
          <w:rPr>
            <w:lang w:val="en-US"/>
          </w:rPr>
          <w:t xml:space="preserve">Số liệu về dân số được thu thập từ Tổng cục thống kê, năm 2022 số liệu dân số sơ bộ ước tính như sau: </w:t>
        </w:r>
      </w:ins>
    </w:p>
    <w:p w14:paraId="470EE23A" w14:textId="3977E11D" w:rsidR="00BA4ECE" w:rsidRDefault="00BA4ECE" w:rsidP="00BA4ECE">
      <w:pPr>
        <w:pStyle w:val="ListParagraph"/>
        <w:numPr>
          <w:ilvl w:val="0"/>
          <w:numId w:val="2"/>
        </w:numPr>
        <w:rPr>
          <w:ins w:id="13958" w:author="Huyen Tran Thu" w:date="2025-04-28T21:36:00Z" w16du:dateUtc="2025-04-28T14:36:00Z"/>
          <w:lang w:val="en-US"/>
        </w:rPr>
      </w:pPr>
      <w:ins w:id="13959" w:author="Huyen Tran Thu" w:date="2025-04-28T21:36:00Z" w16du:dateUtc="2025-04-28T14:36:00Z">
        <w:r>
          <w:rPr>
            <w:lang w:val="en-US"/>
          </w:rPr>
          <w:t>Dân số thành thị: 3</w:t>
        </w:r>
      </w:ins>
      <w:ins w:id="13960" w:author="Huyen Tran Thu" w:date="2025-04-28T21:39:00Z" w16du:dateUtc="2025-04-28T14:39:00Z">
        <w:r w:rsidR="00064D5B">
          <w:rPr>
            <w:lang w:val="en-US"/>
          </w:rPr>
          <w:t>7.346.180</w:t>
        </w:r>
      </w:ins>
      <w:ins w:id="13961" w:author="Huyen Tran Thu" w:date="2025-04-28T21:36:00Z" w16du:dateUtc="2025-04-28T14:36:00Z">
        <w:r>
          <w:rPr>
            <w:lang w:val="en-US"/>
          </w:rPr>
          <w:t xml:space="preserve"> người </w:t>
        </w:r>
      </w:ins>
    </w:p>
    <w:p w14:paraId="2109A2E3" w14:textId="67481309" w:rsidR="00BA4ECE" w:rsidRDefault="00BA4ECE" w:rsidP="00BA4ECE">
      <w:pPr>
        <w:pStyle w:val="ListParagraph"/>
        <w:numPr>
          <w:ilvl w:val="0"/>
          <w:numId w:val="2"/>
        </w:numPr>
        <w:rPr>
          <w:ins w:id="13962" w:author="Huyen Tran Thu" w:date="2025-04-28T21:36:00Z" w16du:dateUtc="2025-04-28T14:36:00Z"/>
          <w:lang w:val="en-US"/>
        </w:rPr>
      </w:pPr>
      <w:ins w:id="13963" w:author="Huyen Tran Thu" w:date="2025-04-28T21:36:00Z" w16du:dateUtc="2025-04-28T14:36:00Z">
        <w:r>
          <w:rPr>
            <w:lang w:val="en-US"/>
          </w:rPr>
          <w:t>Dân số nông thôn: 6</w:t>
        </w:r>
      </w:ins>
      <w:ins w:id="13964" w:author="Huyen Tran Thu" w:date="2025-04-28T21:39:00Z" w16du:dateUtc="2025-04-28T14:39:00Z">
        <w:r w:rsidR="00064D5B">
          <w:rPr>
            <w:lang w:val="en-US"/>
          </w:rPr>
          <w:t>2.121.740</w:t>
        </w:r>
      </w:ins>
      <w:ins w:id="13965" w:author="Huyen Tran Thu" w:date="2025-04-28T21:36:00Z" w16du:dateUtc="2025-04-28T14:36:00Z">
        <w:r>
          <w:rPr>
            <w:lang w:val="en-US"/>
          </w:rPr>
          <w:t xml:space="preserve"> người </w:t>
        </w:r>
      </w:ins>
    </w:p>
    <w:p w14:paraId="09BAB3D0" w14:textId="1625B119" w:rsidR="00BA4ECE" w:rsidRPr="000D06D2" w:rsidRDefault="00BA4ECE" w:rsidP="00BA4ECE">
      <w:pPr>
        <w:pStyle w:val="ListParagraph"/>
        <w:numPr>
          <w:ilvl w:val="0"/>
          <w:numId w:val="2"/>
        </w:numPr>
        <w:rPr>
          <w:ins w:id="13966" w:author="Huyen Tran Thu" w:date="2025-04-28T21:36:00Z" w16du:dateUtc="2025-04-28T14:36:00Z"/>
          <w:lang w:val="en-US"/>
        </w:rPr>
      </w:pPr>
      <w:ins w:id="13967" w:author="Huyen Tran Thu" w:date="2025-04-28T21:36:00Z" w16du:dateUtc="2025-04-28T14:36:00Z">
        <w:r>
          <w:rPr>
            <w:lang w:val="en-US"/>
          </w:rPr>
          <w:t>Tổng dân số thành thị và nông thôn là: 9</w:t>
        </w:r>
      </w:ins>
      <w:ins w:id="13968" w:author="Huyen Tran Thu" w:date="2025-04-28T21:40:00Z" w16du:dateUtc="2025-04-28T14:40:00Z">
        <w:r w:rsidR="00064D5B">
          <w:rPr>
            <w:lang w:val="en-US"/>
          </w:rPr>
          <w:t>9.467.920</w:t>
        </w:r>
      </w:ins>
      <w:ins w:id="13969" w:author="Huyen Tran Thu" w:date="2025-04-28T21:36:00Z" w16du:dateUtc="2025-04-28T14:36:00Z">
        <w:r>
          <w:rPr>
            <w:lang w:val="en-US"/>
          </w:rPr>
          <w:t xml:space="preserve"> người</w:t>
        </w:r>
      </w:ins>
    </w:p>
    <w:p w14:paraId="4C5D68F2" w14:textId="73EEDCA5" w:rsidR="00BA4ECE" w:rsidRPr="00064D5B" w:rsidDel="00BA4ECE" w:rsidRDefault="00BA4ECE">
      <w:pPr>
        <w:ind w:left="720"/>
        <w:rPr>
          <w:del w:id="13970" w:author="Huyen Tran Thu" w:date="2025-04-28T21:36:00Z" w16du:dateUtc="2025-04-28T14:36:00Z"/>
          <w:lang w:val="en-US"/>
        </w:rPr>
        <w:pPrChange w:id="13971" w:author="Huyen Tran Thu" w:date="2025-04-28T21:36:00Z" w16du:dateUtc="2025-04-28T14:36:00Z">
          <w:pPr>
            <w:pStyle w:val="ListParagraph"/>
            <w:numPr>
              <w:numId w:val="2"/>
            </w:numPr>
            <w:ind w:left="1080" w:hanging="360"/>
          </w:pPr>
        </w:pPrChange>
      </w:pPr>
    </w:p>
    <w:p w14:paraId="1AF34781" w14:textId="354371DB" w:rsidR="006F78E7" w:rsidRDefault="006F78E7">
      <w:pPr>
        <w:pStyle w:val="ListParagraph"/>
        <w:numPr>
          <w:ilvl w:val="0"/>
          <w:numId w:val="7"/>
        </w:numPr>
        <w:ind w:left="426" w:hanging="426"/>
        <w:rPr>
          <w:lang w:val="en-US"/>
        </w:rPr>
        <w:pPrChange w:id="13972" w:author="Thu Huyen Tran" w:date="2023-04-07T12:18:00Z">
          <w:pPr>
            <w:pStyle w:val="ListParagraph"/>
            <w:numPr>
              <w:numId w:val="7"/>
            </w:numPr>
            <w:ind w:left="2358" w:hanging="360"/>
          </w:pPr>
        </w:pPrChange>
      </w:pPr>
      <w:r>
        <w:rPr>
          <w:lang w:val="en-US"/>
        </w:rPr>
        <w:t xml:space="preserve">Số liệu về tỷ lệ dân số theo </w:t>
      </w:r>
      <w:r w:rsidR="00C77FD9">
        <w:rPr>
          <w:lang w:val="en-US"/>
        </w:rPr>
        <w:t>khu vực</w:t>
      </w:r>
      <w:ins w:id="13973" w:author="Thu Huyen Tran" w:date="2023-04-07T12:03:00Z">
        <w:r w:rsidR="00D665BB">
          <w:rPr>
            <w:lang w:val="en-US"/>
          </w:rPr>
          <w:t xml:space="preserve"> Ui</w:t>
        </w:r>
      </w:ins>
      <w:r>
        <w:rPr>
          <w:lang w:val="en-US"/>
        </w:rPr>
        <w:t xml:space="preserve"> </w:t>
      </w:r>
    </w:p>
    <w:p w14:paraId="36F95EB3" w14:textId="77777777" w:rsidR="00C77FD9" w:rsidRPr="00697789" w:rsidRDefault="00C77FD9" w:rsidP="00C77FD9">
      <w:pPr>
        <w:ind w:firstLine="720"/>
      </w:pPr>
      <w:r w:rsidRPr="00697789">
        <w:t xml:space="preserve">Theo hướng dẫn của IPCC, cần điều tra tỷ lệ dân số theo nhóm thu nhập thấp và thu nhập cao. Tuy nhiên, do Việt Nam chưa có tiêu chuẩn, quy chuẩn để phân loại và định nghĩa các nhóm thu nhập thấp và thu nhập cao, đồng thời việc xử lý nước thải theo các loại hệ thống xử lý nước thải phụ thuộc nhiều vào khu vực sinh sống của dân cư (thành thị và nông thôn) vì vậy, thay vì phân loại số liệu dân số theo nhóm thu nhập thấp và thu nhập cao như hướng dẫn, sẽ phân loại số liệu dân số theo khu vực sinh sống là thành thị và nông thôn để đồng nhất với các loại hệ thống xử lý nước thải ở khu vực đó và phù hợp hơn với điều kiện của Việt Nam. </w:t>
      </w:r>
    </w:p>
    <w:p w14:paraId="17B2BF8A" w14:textId="67C2192E" w:rsidR="00C77FD9" w:rsidRPr="00697789" w:rsidRDefault="00C77FD9" w:rsidP="00C77FD9">
      <w:pPr>
        <w:ind w:firstLine="720"/>
      </w:pPr>
      <w:r w:rsidRPr="00697789">
        <w:t>Dựa trên số liệu về dân số</w:t>
      </w:r>
      <w:ins w:id="13974" w:author="Huyen Tran Thu" w:date="2025-04-28T21:41:00Z" w16du:dateUtc="2025-04-28T14:41:00Z">
        <w:r w:rsidR="00064D5B">
          <w:t>,</w:t>
        </w:r>
      </w:ins>
      <w:del w:id="13975" w:author="Huyen Tran Thu" w:date="2025-04-28T21:41:00Z" w16du:dateUtc="2025-04-28T14:41:00Z">
        <w:r w:rsidRPr="00697789" w:rsidDel="00064D5B">
          <w:delText xml:space="preserve"> có</w:delText>
        </w:r>
      </w:del>
      <w:r w:rsidRPr="00697789">
        <w:t xml:space="preserve"> </w:t>
      </w:r>
      <w:ins w:id="13976" w:author="Huyen Tran Thu" w:date="2025-04-28T21:41:00Z" w16du:dateUtc="2025-04-28T14:41:00Z">
        <w:r w:rsidR="00064D5B">
          <w:t xml:space="preserve">năm 2021 </w:t>
        </w:r>
      </w:ins>
      <w:r w:rsidRPr="00697789">
        <w:t xml:space="preserve">tỷ lệ dân số thành thị </w:t>
      </w:r>
      <w:ins w:id="13977" w:author="Huyen Tran Thu" w:date="2025-04-28T21:40:00Z" w16du:dateUtc="2025-04-28T14:40:00Z">
        <w:r w:rsidR="00064D5B">
          <w:t xml:space="preserve">năm 2021 </w:t>
        </w:r>
      </w:ins>
      <w:ins w:id="13978" w:author="Huyen Tran Thu" w:date="2025-04-28T21:41:00Z" w16du:dateUtc="2025-04-28T14:41:00Z">
        <w:r w:rsidR="00064D5B">
          <w:t>là</w:t>
        </w:r>
      </w:ins>
      <w:del w:id="13979" w:author="Huyen Tran Thu" w:date="2025-04-28T21:41:00Z" w16du:dateUtc="2025-04-28T14:41:00Z">
        <w:r w:rsidRPr="00697789" w:rsidDel="00064D5B">
          <w:delText>chiếm</w:delText>
        </w:r>
      </w:del>
      <w:r w:rsidRPr="00697789">
        <w:t xml:space="preserve"> </w:t>
      </w:r>
      <w:ins w:id="13980" w:author="Huyen Tran Thu" w:date="2025-04-28T21:41:00Z" w16du:dateUtc="2025-04-28T14:41:00Z">
        <w:r w:rsidR="00064D5B">
          <w:t>37</w:t>
        </w:r>
      </w:ins>
      <w:del w:id="13981" w:author="Huyen Tran Thu" w:date="2025-04-28T21:41:00Z" w16du:dateUtc="2025-04-28T14:41:00Z">
        <w:r w:rsidRPr="00697789" w:rsidDel="00064D5B">
          <w:delText>3</w:delText>
        </w:r>
      </w:del>
      <w:ins w:id="13982" w:author="Thu Huyen Tran" w:date="2023-04-07T12:03:00Z">
        <w:del w:id="13983" w:author="Huyen Tran Thu" w:date="2025-04-28T21:41:00Z" w16du:dateUtc="2025-04-28T14:41:00Z">
          <w:r w:rsidR="00D665BB" w:rsidDel="00064D5B">
            <w:delText>4</w:delText>
          </w:r>
        </w:del>
      </w:ins>
      <w:del w:id="13984" w:author="Thu Huyen Tran" w:date="2023-04-07T12:03:00Z">
        <w:r w:rsidR="00043414" w:rsidDel="00D665BB">
          <w:delText>7</w:delText>
        </w:r>
      </w:del>
      <w:r w:rsidRPr="00697789">
        <w:t>% và dân số nông thôn chiếm 6</w:t>
      </w:r>
      <w:ins w:id="13985" w:author="Huyen Tran Thu" w:date="2025-04-28T21:41:00Z" w16du:dateUtc="2025-04-28T14:41:00Z">
        <w:r w:rsidR="00064D5B">
          <w:t>3</w:t>
        </w:r>
      </w:ins>
      <w:ins w:id="13986" w:author="Thu Huyen Tran" w:date="2023-04-07T12:03:00Z">
        <w:del w:id="13987" w:author="Huyen Tran Thu" w:date="2025-04-28T21:41:00Z" w16du:dateUtc="2025-04-28T14:41:00Z">
          <w:r w:rsidR="00D665BB" w:rsidDel="00064D5B">
            <w:delText>6</w:delText>
          </w:r>
        </w:del>
      </w:ins>
      <w:del w:id="13988" w:author="Thu Huyen Tran" w:date="2023-04-07T12:03:00Z">
        <w:r w:rsidR="00043414" w:rsidDel="00D665BB">
          <w:delText>3</w:delText>
        </w:r>
      </w:del>
      <w:r w:rsidRPr="00697789">
        <w:t>%.</w:t>
      </w:r>
      <w:ins w:id="13989" w:author="Huyen Tran Thu" w:date="2025-04-28T21:41:00Z" w16du:dateUtc="2025-04-28T14:41:00Z">
        <w:r w:rsidR="00064D5B">
          <w:t xml:space="preserve"> Năm 2022 tỷ lệ này lần lượt là 38% và 6</w:t>
        </w:r>
      </w:ins>
      <w:ins w:id="13990" w:author="Huyen Tran Thu" w:date="2025-04-28T21:42:00Z" w16du:dateUtc="2025-04-28T14:42:00Z">
        <w:r w:rsidR="00064D5B">
          <w:t xml:space="preserve">2%. </w:t>
        </w:r>
      </w:ins>
      <w:r w:rsidRPr="00697789">
        <w:t xml:space="preserve"> </w:t>
      </w:r>
    </w:p>
    <w:p w14:paraId="75D62863" w14:textId="7504233C" w:rsidR="006F78E7" w:rsidRPr="00C706C2" w:rsidRDefault="006F78E7">
      <w:pPr>
        <w:pStyle w:val="ListParagraph"/>
        <w:numPr>
          <w:ilvl w:val="0"/>
          <w:numId w:val="7"/>
        </w:numPr>
        <w:ind w:left="426" w:hanging="426"/>
        <w:rPr>
          <w:lang w:val="en-US"/>
          <w:rPrChange w:id="13991" w:author="Thu Huyen Tran" w:date="2023-04-07T12:18:00Z">
            <w:rPr/>
          </w:rPrChange>
        </w:rPr>
        <w:pPrChange w:id="13992" w:author="Thu Huyen Tran" w:date="2023-04-07T12:18:00Z">
          <w:pPr>
            <w:pStyle w:val="ListParagraph"/>
            <w:numPr>
              <w:numId w:val="7"/>
            </w:numPr>
            <w:ind w:left="2358" w:hanging="360"/>
          </w:pPr>
        </w:pPrChange>
      </w:pPr>
      <w:r w:rsidRPr="00C706C2">
        <w:rPr>
          <w:lang w:val="en-US"/>
          <w:rPrChange w:id="13993" w:author="Thu Huyen Tran" w:date="2023-04-07T12:18:00Z">
            <w:rPr/>
          </w:rPrChange>
        </w:rPr>
        <w:t>Tỷ lệ loại hệ thống xử lý nước thải</w:t>
      </w:r>
      <w:ins w:id="13994" w:author="Thu Huyen Tran" w:date="2023-04-07T12:03:00Z">
        <w:r w:rsidR="00D665BB">
          <w:rPr>
            <w:lang w:val="en-US"/>
          </w:rPr>
          <w:t xml:space="preserve"> Tij</w:t>
        </w:r>
      </w:ins>
    </w:p>
    <w:p w14:paraId="05077FA5" w14:textId="432100AC" w:rsidR="00D665BB" w:rsidRDefault="00D665BB" w:rsidP="00AF6EB9">
      <w:pPr>
        <w:ind w:firstLine="720"/>
        <w:rPr>
          <w:ins w:id="13995" w:author="Thu Huyen Tran" w:date="2023-04-07T12:06:00Z"/>
          <w:szCs w:val="26"/>
        </w:rPr>
      </w:pPr>
      <w:ins w:id="13996" w:author="Thu Huyen Tran" w:date="2023-04-07T12:04:00Z">
        <w:r>
          <w:rPr>
            <w:szCs w:val="26"/>
          </w:rPr>
          <w:t xml:space="preserve">Hệ thống xử lý nước thải của Việt Nam bao gồm: xử lý tập trung và xử lý không tập trung. </w:t>
        </w:r>
      </w:ins>
      <w:ins w:id="13997" w:author="Thu Huyen Tran" w:date="2023-04-07T12:06:00Z">
        <w:r>
          <w:rPr>
            <w:szCs w:val="26"/>
          </w:rPr>
          <w:t>Hệ thống xử lý tập trung tại Việt Nam chủ yếu là hệ thống xử lý hiếu khí, hệ thống xử lý không tập trung chủ yếu là hệ thống tự hoại. Hệ thống hố tiêu không được xét đến do tỷ lệ rất nhỏ ở các vùng nông th</w:t>
        </w:r>
      </w:ins>
      <w:ins w:id="13998" w:author="Thu Huyen Tran" w:date="2023-04-07T12:07:00Z">
        <w:r>
          <w:rPr>
            <w:szCs w:val="26"/>
          </w:rPr>
          <w:t xml:space="preserve">ôn và không có điều tra về hệ thống này tại Việt Nam để ước tính tỷ lệ. </w:t>
        </w:r>
      </w:ins>
    </w:p>
    <w:p w14:paraId="27B23FD5" w14:textId="7D75E8E9" w:rsidR="000F2213" w:rsidRDefault="00D665BB" w:rsidP="00AF6EB9">
      <w:pPr>
        <w:ind w:firstLine="720"/>
        <w:rPr>
          <w:ins w:id="13999" w:author="Thu Huyen Tran" w:date="2023-12-05T22:34:00Z"/>
          <w:szCs w:val="26"/>
        </w:rPr>
      </w:pPr>
      <w:ins w:id="14000" w:author="Thu Huyen Tran" w:date="2023-04-07T12:04:00Z">
        <w:r>
          <w:rPr>
            <w:szCs w:val="26"/>
          </w:rPr>
          <w:t>Đối với khu vực thành thị, có một phần nước thải sinh h</w:t>
        </w:r>
      </w:ins>
      <w:ins w:id="14001" w:author="Thu Huyen Tran" w:date="2023-04-07T12:05:00Z">
        <w:r>
          <w:rPr>
            <w:szCs w:val="26"/>
          </w:rPr>
          <w:t>oạt được đưa về hệ thống xử lý tập trung</w:t>
        </w:r>
      </w:ins>
      <w:ins w:id="14002" w:author="Thu Huyen Tran" w:date="2023-04-07T12:07:00Z">
        <w:r>
          <w:rPr>
            <w:szCs w:val="26"/>
          </w:rPr>
          <w:t xml:space="preserve"> và hầu hết là sử dụng hệ thống tự hoại</w:t>
        </w:r>
      </w:ins>
      <w:ins w:id="14003" w:author="Thu Huyen Tran" w:date="2023-12-05T22:34:00Z">
        <w:r w:rsidR="000F2213">
          <w:rPr>
            <w:szCs w:val="26"/>
          </w:rPr>
          <w:t xml:space="preserve">, một phần nước thải sẽ được thải trực tiếp ra nguồn tiếp nhận. </w:t>
        </w:r>
      </w:ins>
    </w:p>
    <w:p w14:paraId="67E4E2EC" w14:textId="479DED3A" w:rsidR="000F2213" w:rsidRDefault="00D665BB" w:rsidP="00AF0A55">
      <w:pPr>
        <w:ind w:firstLine="720"/>
        <w:rPr>
          <w:ins w:id="14004" w:author="Thu Huyen Tran" w:date="2023-12-05T22:34:00Z"/>
          <w:szCs w:val="26"/>
        </w:rPr>
      </w:pPr>
      <w:ins w:id="14005" w:author="Thu Huyen Tran" w:date="2023-04-07T12:07:00Z">
        <w:r>
          <w:rPr>
            <w:szCs w:val="26"/>
          </w:rPr>
          <w:lastRenderedPageBreak/>
          <w:t>Đối tỷ lệ hệ thống xử lý tập trung</w:t>
        </w:r>
      </w:ins>
      <w:ins w:id="14006" w:author="Thu Huyen Tran" w:date="2023-12-05T22:34:00Z">
        <w:r w:rsidR="000F2213">
          <w:rPr>
            <w:szCs w:val="26"/>
          </w:rPr>
          <w:t>:</w:t>
        </w:r>
      </w:ins>
      <w:ins w:id="14007" w:author="Thu Huyen Tran" w:date="2023-12-05T22:35:00Z">
        <w:r w:rsidR="000F2213">
          <w:rPr>
            <w:szCs w:val="26"/>
          </w:rPr>
          <w:t xml:space="preserve"> loại hệ thống này chỉ có ở thành thị,</w:t>
        </w:r>
      </w:ins>
      <w:ins w:id="14008" w:author="Thu Huyen Tran" w:date="2023-12-05T22:34:00Z">
        <w:r w:rsidR="000F2213">
          <w:rPr>
            <w:szCs w:val="26"/>
          </w:rPr>
          <w:t xml:space="preserve"> </w:t>
        </w:r>
      </w:ins>
      <w:ins w:id="14009" w:author="Thu Huyen Tran" w:date="2023-12-05T22:32:00Z">
        <w:r w:rsidR="000F2213">
          <w:rPr>
            <w:szCs w:val="26"/>
          </w:rPr>
          <w:t xml:space="preserve">được chia ra thành hệ thống xử lý hiếu khí và hệ thống xử lý kỵ khí. Theo </w:t>
        </w:r>
      </w:ins>
      <w:ins w:id="14010" w:author="Huyen Tran Thu" w:date="2025-04-28T21:56:00Z" w16du:dateUtc="2025-04-28T14:56:00Z">
        <w:r w:rsidR="00737A40">
          <w:rPr>
            <w:szCs w:val="26"/>
          </w:rPr>
          <w:t>Báo cáo về Công tác bảo vệ môi trường năm 2021 và 2022: “Cả nước hiện có 71 nhà máy/trạm xử lý nước thải đô</w:t>
        </w:r>
      </w:ins>
      <w:ins w:id="14011" w:author="Huyen Tran Thu" w:date="2025-04-28T21:57:00Z" w16du:dateUtc="2025-04-28T14:57:00Z">
        <w:r w:rsidR="00AF0A55">
          <w:rPr>
            <w:szCs w:val="26"/>
          </w:rPr>
          <w:t xml:space="preserve"> thị tập trung đã đi vào vận hành với tổng công suất thiết kế là 1.383.000 m</w:t>
        </w:r>
        <w:r w:rsidR="00AF0A55">
          <w:rPr>
            <w:szCs w:val="26"/>
            <w:vertAlign w:val="superscript"/>
          </w:rPr>
          <w:t>3</w:t>
        </w:r>
        <w:r w:rsidR="00AF0A55">
          <w:rPr>
            <w:szCs w:val="26"/>
          </w:rPr>
          <w:t xml:space="preserve">/ngày.đêm; tổng lượng nước thải được thu gom, xử lý tại các đô thị rất thấp, chỉ đạt khoảng 15%”. </w:t>
        </w:r>
      </w:ins>
      <w:ins w:id="14012" w:author="Thu Huyen Tran" w:date="2023-12-05T22:32:00Z">
        <w:del w:id="14013" w:author="Huyen Tran Thu" w:date="2025-04-28T21:57:00Z" w16du:dateUtc="2025-04-28T14:57:00Z">
          <w:r w:rsidR="000F2213" w:rsidDel="00AF0A55">
            <w:rPr>
              <w:szCs w:val="26"/>
            </w:rPr>
            <w:delText>Báo cáo hiện trạng m</w:delText>
          </w:r>
        </w:del>
      </w:ins>
      <w:ins w:id="14014" w:author="Thu Huyen Tran" w:date="2023-12-05T22:33:00Z">
        <w:del w:id="14015" w:author="Huyen Tran Thu" w:date="2025-04-28T21:57:00Z" w16du:dateUtc="2025-04-28T14:57:00Z">
          <w:r w:rsidR="000F2213" w:rsidDel="00AF0A55">
            <w:rPr>
              <w:szCs w:val="26"/>
            </w:rPr>
            <w:delText xml:space="preserve">ôi trường năm 2018, tỷ lệ xử lý nước thải tập trung đạt 13%. </w:delText>
          </w:r>
        </w:del>
        <w:r w:rsidR="000F2213">
          <w:rPr>
            <w:szCs w:val="26"/>
          </w:rPr>
          <w:t>Do không có thông tin về tỷ lệ hệ thống xử lý nước thải bằng phương pháp hiếu khí và kị khí nên giả định tỷ lệ này là 50% và 50%. Như vậy, tỷ lệ loại hệ thống nước thải T cho hệ thống xử lý nước thải tập trung hiếu khí l</w:t>
        </w:r>
      </w:ins>
      <w:ins w:id="14016" w:author="Thu Huyen Tran" w:date="2023-12-05T22:34:00Z">
        <w:r w:rsidR="000F2213">
          <w:rPr>
            <w:szCs w:val="26"/>
          </w:rPr>
          <w:t xml:space="preserve">à </w:t>
        </w:r>
      </w:ins>
      <w:ins w:id="14017" w:author="Huyen Tran Thu" w:date="2025-04-28T21:58:00Z" w16du:dateUtc="2025-04-28T14:58:00Z">
        <w:r w:rsidR="00AF0A55">
          <w:rPr>
            <w:szCs w:val="26"/>
          </w:rPr>
          <w:t>7</w:t>
        </w:r>
      </w:ins>
      <w:ins w:id="14018" w:author="Thu Huyen Tran" w:date="2023-12-05T22:34:00Z">
        <w:del w:id="14019" w:author="Huyen Tran Thu" w:date="2025-04-28T21:58:00Z" w16du:dateUtc="2025-04-28T14:58:00Z">
          <w:r w:rsidR="000F2213" w:rsidDel="00AF0A55">
            <w:rPr>
              <w:szCs w:val="26"/>
            </w:rPr>
            <w:delText>6</w:delText>
          </w:r>
        </w:del>
        <w:r w:rsidR="000F2213">
          <w:rPr>
            <w:szCs w:val="26"/>
          </w:rPr>
          <w:t>,5</w:t>
        </w:r>
      </w:ins>
      <w:ins w:id="14020" w:author="Thu Huyen Tran" w:date="2023-12-05T22:39:00Z">
        <w:r w:rsidR="000F2213">
          <w:rPr>
            <w:szCs w:val="26"/>
          </w:rPr>
          <w:t>%</w:t>
        </w:r>
      </w:ins>
      <w:ins w:id="14021" w:author="Thu Huyen Tran" w:date="2023-12-05T22:34:00Z">
        <w:r w:rsidR="000F2213">
          <w:rPr>
            <w:szCs w:val="26"/>
          </w:rPr>
          <w:t xml:space="preserve"> và hệ thống xử lý nước thải tập trung kỵ ký là </w:t>
        </w:r>
      </w:ins>
      <w:ins w:id="14022" w:author="Huyen Tran Thu" w:date="2025-04-28T21:58:00Z" w16du:dateUtc="2025-04-28T14:58:00Z">
        <w:r w:rsidR="00AF0A55">
          <w:rPr>
            <w:szCs w:val="26"/>
          </w:rPr>
          <w:t>7</w:t>
        </w:r>
      </w:ins>
      <w:ins w:id="14023" w:author="Thu Huyen Tran" w:date="2023-12-05T22:34:00Z">
        <w:del w:id="14024" w:author="Huyen Tran Thu" w:date="2025-04-28T21:58:00Z" w16du:dateUtc="2025-04-28T14:58:00Z">
          <w:r w:rsidR="000F2213" w:rsidDel="00AF0A55">
            <w:rPr>
              <w:szCs w:val="26"/>
            </w:rPr>
            <w:delText>6</w:delText>
          </w:r>
        </w:del>
        <w:r w:rsidR="000F2213">
          <w:rPr>
            <w:szCs w:val="26"/>
          </w:rPr>
          <w:t>,5</w:t>
        </w:r>
      </w:ins>
      <w:ins w:id="14025" w:author="Thu Huyen Tran" w:date="2023-12-05T22:39:00Z">
        <w:r w:rsidR="000F2213">
          <w:rPr>
            <w:szCs w:val="26"/>
          </w:rPr>
          <w:t>%</w:t>
        </w:r>
      </w:ins>
      <w:ins w:id="14026" w:author="Thu Huyen Tran" w:date="2023-12-05T22:34:00Z">
        <w:r w:rsidR="000F2213">
          <w:rPr>
            <w:szCs w:val="26"/>
          </w:rPr>
          <w:t xml:space="preserve">. </w:t>
        </w:r>
      </w:ins>
    </w:p>
    <w:p w14:paraId="509718BB" w14:textId="64CF8EE7" w:rsidR="000F2213" w:rsidRDefault="000F2213" w:rsidP="00AF6EB9">
      <w:pPr>
        <w:ind w:firstLine="720"/>
        <w:rPr>
          <w:ins w:id="14027" w:author="Thu Huyen Tran" w:date="2023-12-05T22:39:00Z"/>
          <w:szCs w:val="26"/>
        </w:rPr>
      </w:pPr>
      <w:ins w:id="14028" w:author="Thu Huyen Tran" w:date="2023-12-05T22:34:00Z">
        <w:r>
          <w:rPr>
            <w:szCs w:val="26"/>
          </w:rPr>
          <w:t xml:space="preserve">Đối với hệ thống tự hoại: </w:t>
        </w:r>
      </w:ins>
      <w:ins w:id="14029" w:author="Thu Huyen Tran" w:date="2023-12-05T22:35:00Z">
        <w:r>
          <w:rPr>
            <w:szCs w:val="26"/>
          </w:rPr>
          <w:t>loại hệ thống này có cả ở thành thị và nông thôn. Theo kết quả điều tra của</w:t>
        </w:r>
      </w:ins>
      <w:ins w:id="14030" w:author="Thu Huyen Tran" w:date="2023-12-05T22:36:00Z">
        <w:r>
          <w:rPr>
            <w:szCs w:val="26"/>
          </w:rPr>
          <w:t xml:space="preserve"> Bộ Xây dựng, </w:t>
        </w:r>
      </w:ins>
      <w:ins w:id="14031" w:author="Thu Huyen Tran" w:date="2023-12-05T22:37:00Z">
        <w:r>
          <w:rPr>
            <w:szCs w:val="26"/>
          </w:rPr>
          <w:t>tỷ lệ hệ thống tự hoại ở khu vực thành thị là 9</w:t>
        </w:r>
      </w:ins>
      <w:ins w:id="14032" w:author="Huyen Tran Thu" w:date="2025-04-28T21:59:00Z" w16du:dateUtc="2025-04-28T14:59:00Z">
        <w:r w:rsidR="00AF0A55">
          <w:rPr>
            <w:szCs w:val="26"/>
          </w:rPr>
          <w:t>9</w:t>
        </w:r>
      </w:ins>
      <w:ins w:id="14033" w:author="Thu Huyen Tran" w:date="2023-12-05T22:37:00Z">
        <w:del w:id="14034" w:author="Huyen Tran Thu" w:date="2025-04-28T21:59:00Z" w16du:dateUtc="2025-04-28T14:59:00Z">
          <w:r w:rsidDel="00AF0A55">
            <w:rPr>
              <w:szCs w:val="26"/>
            </w:rPr>
            <w:delText>7</w:delText>
          </w:r>
        </w:del>
        <w:r>
          <w:rPr>
            <w:szCs w:val="26"/>
          </w:rPr>
          <w:t>,</w:t>
        </w:r>
      </w:ins>
      <w:ins w:id="14035" w:author="Huyen Tran Thu" w:date="2025-04-28T21:59:00Z" w16du:dateUtc="2025-04-28T14:59:00Z">
        <w:r w:rsidR="00AF0A55">
          <w:rPr>
            <w:szCs w:val="26"/>
          </w:rPr>
          <w:t>1</w:t>
        </w:r>
      </w:ins>
      <w:ins w:id="14036" w:author="Thu Huyen Tran" w:date="2023-12-05T22:37:00Z">
        <w:del w:id="14037" w:author="Huyen Tran Thu" w:date="2025-04-28T21:59:00Z" w16du:dateUtc="2025-04-28T14:59:00Z">
          <w:r w:rsidDel="00AF0A55">
            <w:rPr>
              <w:szCs w:val="26"/>
            </w:rPr>
            <w:delText>9</w:delText>
          </w:r>
        </w:del>
        <w:r>
          <w:rPr>
            <w:szCs w:val="26"/>
          </w:rPr>
          <w:t xml:space="preserve">% </w:t>
        </w:r>
      </w:ins>
      <w:ins w:id="14038" w:author="Huyen Tran Thu" w:date="2025-04-28T21:59:00Z" w16du:dateUtc="2025-04-28T14:59:00Z">
        <w:r w:rsidR="00AF0A55">
          <w:rPr>
            <w:szCs w:val="26"/>
          </w:rPr>
          <w:t xml:space="preserve">năm 2021 và 2022 </w:t>
        </w:r>
      </w:ins>
      <w:ins w:id="14039" w:author="Thu Huyen Tran" w:date="2023-12-05T22:37:00Z">
        <w:r>
          <w:rPr>
            <w:szCs w:val="26"/>
          </w:rPr>
          <w:t xml:space="preserve">và khu vực nông thôn là </w:t>
        </w:r>
      </w:ins>
      <w:ins w:id="14040" w:author="Huyen Tran Thu" w:date="2025-04-28T21:59:00Z" w16du:dateUtc="2025-04-28T14:59:00Z">
        <w:r w:rsidR="00AF0A55">
          <w:rPr>
            <w:szCs w:val="26"/>
          </w:rPr>
          <w:t>92,5</w:t>
        </w:r>
      </w:ins>
      <w:ins w:id="14041" w:author="Thu Huyen Tran" w:date="2023-12-05T22:37:00Z">
        <w:del w:id="14042" w:author="Huyen Tran Thu" w:date="2025-04-28T21:59:00Z" w16du:dateUtc="2025-04-28T14:59:00Z">
          <w:r w:rsidDel="00AF0A55">
            <w:rPr>
              <w:szCs w:val="26"/>
            </w:rPr>
            <w:delText>86,4</w:delText>
          </w:r>
        </w:del>
        <w:r>
          <w:rPr>
            <w:szCs w:val="26"/>
          </w:rPr>
          <w:t>%</w:t>
        </w:r>
      </w:ins>
      <w:ins w:id="14043" w:author="Huyen Tran Thu" w:date="2025-04-28T21:59:00Z" w16du:dateUtc="2025-04-28T14:59:00Z">
        <w:r w:rsidR="00AF0A55">
          <w:rPr>
            <w:szCs w:val="26"/>
          </w:rPr>
          <w:t xml:space="preserve"> năm 2021, và </w:t>
        </w:r>
      </w:ins>
      <w:ins w:id="14044" w:author="Huyen Tran Thu" w:date="2025-04-28T22:00:00Z" w16du:dateUtc="2025-04-28T15:00:00Z">
        <w:r w:rsidR="00AF0A55">
          <w:rPr>
            <w:szCs w:val="26"/>
          </w:rPr>
          <w:t>94,0% năm 2022</w:t>
        </w:r>
      </w:ins>
      <w:ins w:id="14045" w:author="Thu Huyen Tran" w:date="2023-12-05T22:37:00Z">
        <w:r>
          <w:rPr>
            <w:szCs w:val="26"/>
          </w:rPr>
          <w:t>. Dựa trên tỷ lệ còn lại sau khi trừ đi tỷ lệ hệ thống xử lý tập trung thì T của hệ th</w:t>
        </w:r>
      </w:ins>
      <w:ins w:id="14046" w:author="Thu Huyen Tran" w:date="2023-12-05T22:38:00Z">
        <w:r>
          <w:rPr>
            <w:szCs w:val="26"/>
          </w:rPr>
          <w:t xml:space="preserve">ống tự hoại khu vực thành thị </w:t>
        </w:r>
      </w:ins>
      <w:ins w:id="14047" w:author="Huyen Tran Thu" w:date="2025-04-28T22:00:00Z" w16du:dateUtc="2025-04-28T15:00:00Z">
        <w:r w:rsidR="00AF0A55">
          <w:rPr>
            <w:szCs w:val="26"/>
          </w:rPr>
          <w:t xml:space="preserve">năm 2021 </w:t>
        </w:r>
      </w:ins>
      <w:ins w:id="14048" w:author="Thu Huyen Tran" w:date="2023-12-05T22:38:00Z">
        <w:r>
          <w:rPr>
            <w:szCs w:val="26"/>
          </w:rPr>
          <w:t xml:space="preserve">là </w:t>
        </w:r>
      </w:ins>
      <w:ins w:id="14049" w:author="Huyen Tran Thu" w:date="2025-04-28T22:00:00Z" w16du:dateUtc="2025-04-28T15:00:00Z">
        <w:r w:rsidR="00AF0A55">
          <w:rPr>
            <w:szCs w:val="26"/>
          </w:rPr>
          <w:t>31</w:t>
        </w:r>
      </w:ins>
      <w:ins w:id="14050" w:author="Huyen Tran Thu" w:date="2025-04-28T22:02:00Z" w16du:dateUtc="2025-04-28T15:02:00Z">
        <w:r w:rsidR="00AF0A55">
          <w:rPr>
            <w:szCs w:val="26"/>
          </w:rPr>
          <w:t>,</w:t>
        </w:r>
      </w:ins>
      <w:ins w:id="14051" w:author="Huyen Tran Thu" w:date="2025-04-28T22:00:00Z" w16du:dateUtc="2025-04-28T15:00:00Z">
        <w:r w:rsidR="00AF0A55">
          <w:rPr>
            <w:szCs w:val="26"/>
          </w:rPr>
          <w:t>3</w:t>
        </w:r>
      </w:ins>
      <w:ins w:id="14052" w:author="Thu Huyen Tran" w:date="2023-12-05T22:38:00Z">
        <w:del w:id="14053" w:author="Huyen Tran Thu" w:date="2025-04-28T22:00:00Z" w16du:dateUtc="2025-04-28T15:00:00Z">
          <w:r w:rsidDel="00AF0A55">
            <w:rPr>
              <w:szCs w:val="26"/>
            </w:rPr>
            <w:delText>2,91</w:delText>
          </w:r>
        </w:del>
        <w:r>
          <w:rPr>
            <w:szCs w:val="26"/>
          </w:rPr>
          <w:t xml:space="preserve">% </w:t>
        </w:r>
      </w:ins>
      <w:ins w:id="14054" w:author="Huyen Tran Thu" w:date="2025-04-28T22:01:00Z" w16du:dateUtc="2025-04-28T15:01:00Z">
        <w:r w:rsidR="00AF0A55">
          <w:rPr>
            <w:szCs w:val="26"/>
          </w:rPr>
          <w:t>năm 2022 là 31</w:t>
        </w:r>
      </w:ins>
      <w:ins w:id="14055" w:author="Huyen Tran Thu" w:date="2025-04-28T22:02:00Z" w16du:dateUtc="2025-04-28T15:02:00Z">
        <w:r w:rsidR="00AF0A55">
          <w:rPr>
            <w:szCs w:val="26"/>
          </w:rPr>
          <w:t>,</w:t>
        </w:r>
      </w:ins>
      <w:ins w:id="14056" w:author="Huyen Tran Thu" w:date="2025-04-28T22:01:00Z" w16du:dateUtc="2025-04-28T15:01:00Z">
        <w:r w:rsidR="00AF0A55">
          <w:rPr>
            <w:szCs w:val="26"/>
          </w:rPr>
          <w:t xml:space="preserve">6% </w:t>
        </w:r>
      </w:ins>
      <w:ins w:id="14057" w:author="Thu Huyen Tran" w:date="2023-12-05T22:38:00Z">
        <w:r>
          <w:rPr>
            <w:szCs w:val="26"/>
          </w:rPr>
          <w:t>và T của hệ thống t</w:t>
        </w:r>
      </w:ins>
      <w:ins w:id="14058" w:author="Thu Huyen Tran" w:date="2023-12-05T22:39:00Z">
        <w:r>
          <w:rPr>
            <w:szCs w:val="26"/>
          </w:rPr>
          <w:t xml:space="preserve">ự hoại khu vực nông thôn </w:t>
        </w:r>
      </w:ins>
      <w:ins w:id="14059" w:author="Huyen Tran Thu" w:date="2025-04-28T22:01:00Z" w16du:dateUtc="2025-04-28T15:01:00Z">
        <w:r w:rsidR="00AF0A55">
          <w:rPr>
            <w:szCs w:val="26"/>
          </w:rPr>
          <w:t xml:space="preserve">năm 2021 </w:t>
        </w:r>
      </w:ins>
      <w:ins w:id="14060" w:author="Thu Huyen Tran" w:date="2023-12-05T22:39:00Z">
        <w:r>
          <w:rPr>
            <w:szCs w:val="26"/>
          </w:rPr>
          <w:t xml:space="preserve">là </w:t>
        </w:r>
      </w:ins>
      <w:ins w:id="14061" w:author="Huyen Tran Thu" w:date="2025-04-28T22:01:00Z" w16du:dateUtc="2025-04-28T15:01:00Z">
        <w:r w:rsidR="00AF0A55">
          <w:rPr>
            <w:szCs w:val="26"/>
          </w:rPr>
          <w:t>50</w:t>
        </w:r>
      </w:ins>
      <w:ins w:id="14062" w:author="Huyen Tran Thu" w:date="2025-04-28T22:02:00Z" w16du:dateUtc="2025-04-28T15:02:00Z">
        <w:r w:rsidR="00AF0A55">
          <w:rPr>
            <w:szCs w:val="26"/>
          </w:rPr>
          <w:t>,</w:t>
        </w:r>
      </w:ins>
      <w:ins w:id="14063" w:author="Huyen Tran Thu" w:date="2025-04-28T22:01:00Z" w16du:dateUtc="2025-04-28T15:01:00Z">
        <w:r w:rsidR="00AF0A55">
          <w:rPr>
            <w:szCs w:val="26"/>
          </w:rPr>
          <w:t>2</w:t>
        </w:r>
      </w:ins>
      <w:ins w:id="14064" w:author="Thu Huyen Tran" w:date="2023-12-05T22:39:00Z">
        <w:del w:id="14065" w:author="Huyen Tran Thu" w:date="2025-04-28T22:01:00Z" w16du:dateUtc="2025-04-28T15:01:00Z">
          <w:r w:rsidDel="00AF0A55">
            <w:rPr>
              <w:szCs w:val="26"/>
            </w:rPr>
            <w:delText>4,94</w:delText>
          </w:r>
        </w:del>
        <w:r>
          <w:rPr>
            <w:szCs w:val="26"/>
          </w:rPr>
          <w:t>%</w:t>
        </w:r>
      </w:ins>
      <w:ins w:id="14066" w:author="Huyen Tran Thu" w:date="2025-04-28T22:01:00Z" w16du:dateUtc="2025-04-28T15:01:00Z">
        <w:r w:rsidR="00AF0A55">
          <w:rPr>
            <w:szCs w:val="26"/>
          </w:rPr>
          <w:t>, năm 2022 là 49</w:t>
        </w:r>
      </w:ins>
      <w:ins w:id="14067" w:author="Huyen Tran Thu" w:date="2025-04-28T22:02:00Z" w16du:dateUtc="2025-04-28T15:02:00Z">
        <w:r w:rsidR="00AF0A55">
          <w:rPr>
            <w:szCs w:val="26"/>
          </w:rPr>
          <w:t>,</w:t>
        </w:r>
      </w:ins>
      <w:ins w:id="14068" w:author="Huyen Tran Thu" w:date="2025-04-28T22:01:00Z" w16du:dateUtc="2025-04-28T15:01:00Z">
        <w:r w:rsidR="00AF0A55">
          <w:rPr>
            <w:szCs w:val="26"/>
          </w:rPr>
          <w:t>9%</w:t>
        </w:r>
      </w:ins>
      <w:ins w:id="14069" w:author="Thu Huyen Tran" w:date="2023-12-05T22:39:00Z">
        <w:r>
          <w:rPr>
            <w:szCs w:val="26"/>
          </w:rPr>
          <w:t xml:space="preserve">. </w:t>
        </w:r>
      </w:ins>
    </w:p>
    <w:p w14:paraId="00CE5007" w14:textId="5493C931" w:rsidR="000F2213" w:rsidRDefault="000F2213" w:rsidP="00AF6EB9">
      <w:pPr>
        <w:ind w:firstLine="720"/>
        <w:rPr>
          <w:ins w:id="14070" w:author="Thu Huyen Tran" w:date="2023-12-05T22:32:00Z"/>
          <w:szCs w:val="26"/>
        </w:rPr>
      </w:pPr>
      <w:ins w:id="14071" w:author="Thu Huyen Tran" w:date="2023-12-05T22:39:00Z">
        <w:r>
          <w:rPr>
            <w:szCs w:val="26"/>
          </w:rPr>
          <w:t xml:space="preserve">Đối với tỷ lệ hệ thống xả ra môi trường: ước tính cho khu vực thành thị là </w:t>
        </w:r>
      </w:ins>
      <w:ins w:id="14072" w:author="Thu Huyen Tran" w:date="2023-12-05T22:40:00Z">
        <w:r>
          <w:rPr>
            <w:szCs w:val="26"/>
          </w:rPr>
          <w:t>0,</w:t>
        </w:r>
      </w:ins>
      <w:ins w:id="14073" w:author="Huyen Tran Thu" w:date="2025-04-28T22:02:00Z" w16du:dateUtc="2025-04-28T15:02:00Z">
        <w:r w:rsidR="00AF0A55">
          <w:rPr>
            <w:szCs w:val="26"/>
          </w:rPr>
          <w:t>3</w:t>
        </w:r>
      </w:ins>
      <w:ins w:id="14074" w:author="Thu Huyen Tran" w:date="2023-12-05T22:40:00Z">
        <w:del w:id="14075" w:author="Huyen Tran Thu" w:date="2025-04-28T22:02:00Z" w16du:dateUtc="2025-04-28T15:02:00Z">
          <w:r w:rsidDel="00AF0A55">
            <w:rPr>
              <w:szCs w:val="26"/>
            </w:rPr>
            <w:delText>6</w:delText>
          </w:r>
        </w:del>
        <w:r>
          <w:rPr>
            <w:szCs w:val="26"/>
          </w:rPr>
          <w:t xml:space="preserve">% </w:t>
        </w:r>
      </w:ins>
      <w:ins w:id="14076" w:author="Huyen Tran Thu" w:date="2025-04-28T22:03:00Z" w16du:dateUtc="2025-04-28T15:03:00Z">
        <w:r w:rsidR="00AF0A55">
          <w:rPr>
            <w:szCs w:val="26"/>
          </w:rPr>
          <w:t xml:space="preserve">năm 2021 và 2022. </w:t>
        </w:r>
      </w:ins>
      <w:ins w:id="14077" w:author="Thu Huyen Tran" w:date="2023-12-05T22:40:00Z">
        <w:del w:id="14078" w:author="Huyen Tran Thu" w:date="2025-04-28T22:03:00Z" w16du:dateUtc="2025-04-28T15:03:00Z">
          <w:r w:rsidDel="00AF0A55">
            <w:rPr>
              <w:szCs w:val="26"/>
            </w:rPr>
            <w:delText xml:space="preserve">và </w:delText>
          </w:r>
        </w:del>
      </w:ins>
      <w:ins w:id="14079" w:author="Huyen Tran Thu" w:date="2025-04-28T22:03:00Z" w16du:dateUtc="2025-04-28T15:03:00Z">
        <w:r w:rsidR="00AF0A55">
          <w:rPr>
            <w:szCs w:val="26"/>
          </w:rPr>
          <w:t xml:space="preserve">Tại </w:t>
        </w:r>
      </w:ins>
      <w:ins w:id="14080" w:author="Thu Huyen Tran" w:date="2023-12-05T22:40:00Z">
        <w:r>
          <w:rPr>
            <w:szCs w:val="26"/>
          </w:rPr>
          <w:t>khu vực nông thôn</w:t>
        </w:r>
      </w:ins>
      <w:ins w:id="14081" w:author="Huyen Tran Thu" w:date="2025-04-28T22:03:00Z" w16du:dateUtc="2025-04-28T15:03:00Z">
        <w:r w:rsidR="00AF0A55">
          <w:rPr>
            <w:szCs w:val="26"/>
          </w:rPr>
          <w:t xml:space="preserve"> tỷ lệ này</w:t>
        </w:r>
      </w:ins>
      <w:ins w:id="14082" w:author="Thu Huyen Tran" w:date="2023-12-05T22:40:00Z">
        <w:r>
          <w:rPr>
            <w:szCs w:val="26"/>
          </w:rPr>
          <w:t xml:space="preserve"> là </w:t>
        </w:r>
      </w:ins>
      <w:ins w:id="14083" w:author="Huyen Tran Thu" w:date="2025-04-28T22:03:00Z" w16du:dateUtc="2025-04-28T15:03:00Z">
        <w:r w:rsidR="00AF0A55">
          <w:rPr>
            <w:szCs w:val="26"/>
          </w:rPr>
          <w:t>3</w:t>
        </w:r>
      </w:ins>
      <w:ins w:id="14084" w:author="Thu Huyen Tran" w:date="2023-12-05T22:40:00Z">
        <w:del w:id="14085" w:author="Huyen Tran Thu" w:date="2025-04-28T22:03:00Z" w16du:dateUtc="2025-04-28T15:03:00Z">
          <w:r w:rsidDel="00AF0A55">
            <w:rPr>
              <w:szCs w:val="26"/>
            </w:rPr>
            <w:delText>7</w:delText>
          </w:r>
        </w:del>
        <w:r>
          <w:rPr>
            <w:szCs w:val="26"/>
          </w:rPr>
          <w:t>,</w:t>
        </w:r>
      </w:ins>
      <w:ins w:id="14086" w:author="Huyen Tran Thu" w:date="2025-04-28T22:03:00Z" w16du:dateUtc="2025-04-28T15:03:00Z">
        <w:r w:rsidR="00AF0A55">
          <w:rPr>
            <w:szCs w:val="26"/>
          </w:rPr>
          <w:t>2</w:t>
        </w:r>
      </w:ins>
      <w:ins w:id="14087" w:author="Thu Huyen Tran" w:date="2023-12-05T22:40:00Z">
        <w:del w:id="14088" w:author="Huyen Tran Thu" w:date="2025-04-28T22:03:00Z" w16du:dateUtc="2025-04-28T15:03:00Z">
          <w:r w:rsidDel="00AF0A55">
            <w:rPr>
              <w:szCs w:val="26"/>
            </w:rPr>
            <w:delText>8</w:delText>
          </w:r>
        </w:del>
        <w:r>
          <w:rPr>
            <w:szCs w:val="26"/>
          </w:rPr>
          <w:t>%</w:t>
        </w:r>
      </w:ins>
      <w:ins w:id="14089" w:author="Huyen Tran Thu" w:date="2025-04-28T22:03:00Z" w16du:dateUtc="2025-04-28T15:03:00Z">
        <w:r w:rsidR="00AF0A55">
          <w:rPr>
            <w:szCs w:val="26"/>
          </w:rPr>
          <w:t xml:space="preserve"> năm 2021 và 2022. </w:t>
        </w:r>
      </w:ins>
      <w:ins w:id="14090" w:author="Thu Huyen Tran" w:date="2023-12-05T22:40:00Z">
        <w:del w:id="14091" w:author="Huyen Tran Thu" w:date="2025-04-28T22:03:00Z" w16du:dateUtc="2025-04-28T15:03:00Z">
          <w:r w:rsidDel="00AF0A55">
            <w:rPr>
              <w:szCs w:val="26"/>
            </w:rPr>
            <w:delText>.</w:delText>
          </w:r>
        </w:del>
      </w:ins>
    </w:p>
    <w:p w14:paraId="1ABAF06B" w14:textId="540B02DA" w:rsidR="00AF6EB9" w:rsidRPr="00AF6EB9" w:rsidDel="00B02FD5" w:rsidRDefault="00AF6EB9" w:rsidP="00AF6EB9">
      <w:pPr>
        <w:ind w:firstLine="720"/>
        <w:rPr>
          <w:del w:id="14092" w:author="Thu Huyen Tran" w:date="2023-04-07T12:13:00Z"/>
          <w:szCs w:val="26"/>
        </w:rPr>
      </w:pPr>
      <w:del w:id="14093" w:author="Thu Huyen Tran" w:date="2023-04-07T12:13:00Z">
        <w:r w:rsidRPr="00AF6EB9" w:rsidDel="00B02FD5">
          <w:rPr>
            <w:szCs w:val="26"/>
          </w:rPr>
          <w:delText xml:space="preserve">Theo Báo cáo hiện trạng môi trường năm 2017, tại các khu vực thành thị, tình hình xử lý nước thải sinh hoạt đô thị những năm qua đã có những chuyển biến tích cực. Theo số liệu thống kê năm 2019, trong tổng số 862 đô thị trên cả nước, có 71 đô thị có công trình xử lý nước thải đạt tiêu chuẩn quy chuẩn chiếm 8,23%. Tỷ lệ này được xác đinh là tỷ lệ xử lý nước thải sinh hoạt tại các hệ thống xử lý nước thải tại các đô thị lớn hay từ nguồn có thu nhập cao. Còn lại các hệ số cho hệ thống xử lý nước thải theo nguồn thu nhập thấp và hệ thống xử lý tự hoại, không được xử lý được dựa trên phán đoán của chuyên gia để ước tính thông số này cho năm 2020 như sau. </w:delText>
        </w:r>
      </w:del>
    </w:p>
    <w:p w14:paraId="797FABE1" w14:textId="60E315D2" w:rsidR="00EC7E98" w:rsidRPr="00EC7E98" w:rsidDel="000F2213" w:rsidRDefault="00EC7E98" w:rsidP="00EC7E98">
      <w:pPr>
        <w:pStyle w:val="ListParagraph"/>
        <w:numPr>
          <w:ilvl w:val="0"/>
          <w:numId w:val="4"/>
        </w:numPr>
        <w:jc w:val="left"/>
        <w:rPr>
          <w:del w:id="14094" w:author="Thu Huyen Tran" w:date="2023-12-05T22:40:00Z"/>
          <w:i/>
          <w:iCs/>
          <w:szCs w:val="26"/>
        </w:rPr>
      </w:pPr>
      <w:del w:id="14095" w:author="Thu Huyen Tran" w:date="2023-12-05T22:40:00Z">
        <w:r w:rsidRPr="00EC7E98" w:rsidDel="000F2213">
          <w:rPr>
            <w:i/>
            <w:iCs/>
            <w:szCs w:val="26"/>
          </w:rPr>
          <w:delText>Khu vực thành thị</w:delText>
        </w:r>
      </w:del>
    </w:p>
    <w:p w14:paraId="231A4119" w14:textId="083B7101" w:rsidR="007E6858" w:rsidRPr="000F3EEC" w:rsidDel="000F2213" w:rsidRDefault="00EC7E98" w:rsidP="00EC7E98">
      <w:pPr>
        <w:spacing w:before="0" w:after="0" w:line="360" w:lineRule="auto"/>
        <w:ind w:left="720"/>
        <w:rPr>
          <w:del w:id="14096" w:author="Thu Huyen Tran" w:date="2023-12-05T22:40:00Z"/>
          <w:szCs w:val="26"/>
          <w:lang w:val="en-US"/>
          <w:rPrChange w:id="14097" w:author="Thu Huyen Tran" w:date="2023-04-07T15:19:00Z">
            <w:rPr>
              <w:del w:id="14098" w:author="Thu Huyen Tran" w:date="2023-12-05T22:40:00Z"/>
              <w:szCs w:val="26"/>
              <w:lang w:val="vi-VN"/>
            </w:rPr>
          </w:rPrChange>
        </w:rPr>
      </w:pPr>
      <w:del w:id="14099" w:author="Thu Huyen Tran" w:date="2023-12-05T22:40:00Z">
        <w:r w:rsidRPr="002503B6" w:rsidDel="000F2213">
          <w:rPr>
            <w:szCs w:val="26"/>
            <w:lang w:val="vi-VN"/>
          </w:rPr>
          <w:delText xml:space="preserve">+ Tỷ lệ nước thải sinh hoạt được xử lý tại khu xử lý tập trung bằng phương pháp hiếu khí: </w:delText>
        </w:r>
      </w:del>
      <w:del w:id="14100" w:author="Thu Huyen Tran" w:date="2023-04-07T12:14:00Z">
        <w:r w:rsidR="00AF6EB9" w:rsidDel="00B02FD5">
          <w:rPr>
            <w:szCs w:val="26"/>
            <w:lang w:val="en-US"/>
          </w:rPr>
          <w:delText>8,23</w:delText>
        </w:r>
      </w:del>
      <w:del w:id="14101" w:author="Thu Huyen Tran" w:date="2023-12-05T22:40:00Z">
        <w:r w:rsidRPr="002503B6" w:rsidDel="000F2213">
          <w:rPr>
            <w:szCs w:val="26"/>
            <w:lang w:val="vi-VN"/>
          </w:rPr>
          <w:delText>%</w:delText>
        </w:r>
      </w:del>
    </w:p>
    <w:p w14:paraId="266DC643" w14:textId="77E9562B" w:rsidR="00EC7E98" w:rsidDel="00B02FD5" w:rsidRDefault="00EC7E98" w:rsidP="00B02FD5">
      <w:pPr>
        <w:spacing w:before="0" w:after="0" w:line="360" w:lineRule="auto"/>
        <w:ind w:left="720"/>
        <w:rPr>
          <w:del w:id="14102" w:author="Thu Huyen Tran" w:date="2023-04-07T12:14:00Z"/>
          <w:szCs w:val="26"/>
          <w:lang w:val="vi-VN"/>
        </w:rPr>
      </w:pPr>
      <w:del w:id="14103" w:author="Thu Huyen Tran" w:date="2023-12-05T22:40:00Z">
        <w:r w:rsidRPr="002503B6" w:rsidDel="000F2213">
          <w:rPr>
            <w:szCs w:val="26"/>
            <w:lang w:val="vi-VN"/>
          </w:rPr>
          <w:delText xml:space="preserve">+ Tỷ lệ nước thải sinh hoạt xử lý nước thải bằng hệ thống tự hoại: </w:delText>
        </w:r>
      </w:del>
      <w:del w:id="14104" w:author="Thu Huyen Tran" w:date="2023-04-07T12:14:00Z">
        <w:r w:rsidR="00B5705B" w:rsidDel="00B02FD5">
          <w:rPr>
            <w:szCs w:val="26"/>
            <w:lang w:val="en-US"/>
          </w:rPr>
          <w:delText>4</w:delText>
        </w:r>
        <w:r w:rsidR="00AF6EB9" w:rsidDel="00B02FD5">
          <w:rPr>
            <w:szCs w:val="26"/>
            <w:lang w:val="en-US"/>
          </w:rPr>
          <w:delText>5,9</w:delText>
        </w:r>
      </w:del>
      <w:del w:id="14105" w:author="Thu Huyen Tran" w:date="2023-12-05T22:40:00Z">
        <w:r w:rsidRPr="002503B6" w:rsidDel="000F2213">
          <w:rPr>
            <w:szCs w:val="26"/>
            <w:lang w:val="vi-VN"/>
          </w:rPr>
          <w:delText xml:space="preserve">% </w:delText>
        </w:r>
      </w:del>
      <w:del w:id="14106" w:author="Thu Huyen Tran" w:date="2023-04-07T12:14:00Z">
        <w:r w:rsidRPr="002503B6" w:rsidDel="00B02FD5">
          <w:rPr>
            <w:szCs w:val="26"/>
            <w:lang w:val="vi-VN"/>
          </w:rPr>
          <w:delText xml:space="preserve">(chiếm </w:delText>
        </w:r>
        <w:r w:rsidR="00B5705B" w:rsidDel="00B02FD5">
          <w:rPr>
            <w:szCs w:val="26"/>
            <w:lang w:val="en-US"/>
          </w:rPr>
          <w:delText>50</w:delText>
        </w:r>
        <w:r w:rsidRPr="002503B6" w:rsidDel="00B02FD5">
          <w:rPr>
            <w:szCs w:val="26"/>
            <w:lang w:val="vi-VN"/>
          </w:rPr>
          <w:delText>% lượng nước thải còn lại sau khi xử lý tại khu tập trung)</w:delText>
        </w:r>
      </w:del>
    </w:p>
    <w:p w14:paraId="5C5BBCD3" w14:textId="7E2CD52A" w:rsidR="00EC7E98" w:rsidRPr="00B02FD5" w:rsidDel="00B02FD5" w:rsidRDefault="00EC7E98">
      <w:pPr>
        <w:pStyle w:val="ListParagraph"/>
        <w:numPr>
          <w:ilvl w:val="0"/>
          <w:numId w:val="4"/>
        </w:numPr>
        <w:jc w:val="left"/>
        <w:rPr>
          <w:del w:id="14107" w:author="Thu Huyen Tran" w:date="2023-04-07T12:14:00Z"/>
          <w:i/>
          <w:iCs/>
          <w:szCs w:val="26"/>
          <w:rPrChange w:id="14108" w:author="Thu Huyen Tran" w:date="2023-04-07T12:14:00Z">
            <w:rPr>
              <w:del w:id="14109" w:author="Thu Huyen Tran" w:date="2023-04-07T12:14:00Z"/>
              <w:szCs w:val="26"/>
              <w:lang w:val="vi-VN"/>
            </w:rPr>
          </w:rPrChange>
        </w:rPr>
        <w:pPrChange w:id="14110" w:author="Thu Huyen Tran" w:date="2023-04-07T12:14:00Z">
          <w:pPr>
            <w:spacing w:before="0" w:after="0" w:line="360" w:lineRule="auto"/>
            <w:ind w:left="720"/>
          </w:pPr>
        </w:pPrChange>
      </w:pPr>
      <w:del w:id="14111" w:author="Thu Huyen Tran" w:date="2023-04-07T12:14:00Z">
        <w:r w:rsidRPr="00B02FD5" w:rsidDel="00B02FD5">
          <w:rPr>
            <w:i/>
            <w:iCs/>
            <w:szCs w:val="26"/>
            <w:rPrChange w:id="14112" w:author="Thu Huyen Tran" w:date="2023-04-07T12:14:00Z">
              <w:rPr>
                <w:szCs w:val="26"/>
                <w:lang w:val="vi-VN"/>
              </w:rPr>
            </w:rPrChange>
          </w:rPr>
          <w:delText xml:space="preserve">+ Tỷ lệ nước thải sinh hoạt không được xử lý: </w:delText>
        </w:r>
        <w:r w:rsidR="00AF6EB9" w:rsidRPr="00B02FD5" w:rsidDel="00B02FD5">
          <w:rPr>
            <w:i/>
            <w:iCs/>
            <w:szCs w:val="26"/>
            <w:rPrChange w:id="14113" w:author="Thu Huyen Tran" w:date="2023-04-07T12:14:00Z">
              <w:rPr>
                <w:szCs w:val="26"/>
                <w:lang w:val="en-US"/>
              </w:rPr>
            </w:rPrChange>
          </w:rPr>
          <w:delText>45,9</w:delText>
        </w:r>
        <w:r w:rsidRPr="00B02FD5" w:rsidDel="00B02FD5">
          <w:rPr>
            <w:i/>
            <w:iCs/>
            <w:szCs w:val="26"/>
            <w:rPrChange w:id="14114" w:author="Thu Huyen Tran" w:date="2023-04-07T12:14:00Z">
              <w:rPr>
                <w:szCs w:val="26"/>
                <w:lang w:val="vi-VN"/>
              </w:rPr>
            </w:rPrChange>
          </w:rPr>
          <w:delText xml:space="preserve">% (chiếm </w:delText>
        </w:r>
        <w:r w:rsidR="00B5705B" w:rsidRPr="00B02FD5" w:rsidDel="00B02FD5">
          <w:rPr>
            <w:i/>
            <w:iCs/>
            <w:szCs w:val="26"/>
            <w:rPrChange w:id="14115" w:author="Thu Huyen Tran" w:date="2023-04-07T12:14:00Z">
              <w:rPr>
                <w:szCs w:val="26"/>
                <w:lang w:val="en-US"/>
              </w:rPr>
            </w:rPrChange>
          </w:rPr>
          <w:delText>50</w:delText>
        </w:r>
        <w:r w:rsidRPr="00B02FD5" w:rsidDel="00B02FD5">
          <w:rPr>
            <w:i/>
            <w:iCs/>
            <w:szCs w:val="26"/>
            <w:rPrChange w:id="14116" w:author="Thu Huyen Tran" w:date="2023-04-07T12:14:00Z">
              <w:rPr>
                <w:szCs w:val="26"/>
                <w:lang w:val="vi-VN"/>
              </w:rPr>
            </w:rPrChange>
          </w:rPr>
          <w:delText>% lượng nước thải còn lại sau khi xử lý tại khu tập trung)</w:delText>
        </w:r>
      </w:del>
    </w:p>
    <w:p w14:paraId="4667C53E" w14:textId="0FDE4B40" w:rsidR="00EC7E98" w:rsidRPr="00EC7E98" w:rsidDel="000F2213" w:rsidRDefault="00555CF6" w:rsidP="00B02FD5">
      <w:pPr>
        <w:pStyle w:val="ListParagraph"/>
        <w:numPr>
          <w:ilvl w:val="0"/>
          <w:numId w:val="4"/>
        </w:numPr>
        <w:jc w:val="left"/>
        <w:rPr>
          <w:del w:id="14117" w:author="Thu Huyen Tran" w:date="2023-12-05T22:40:00Z"/>
          <w:i/>
          <w:iCs/>
          <w:szCs w:val="26"/>
        </w:rPr>
      </w:pPr>
      <w:del w:id="14118" w:author="Thu Huyen Tran" w:date="2023-12-05T22:40:00Z">
        <w:r w:rsidRPr="00B02FD5" w:rsidDel="000F2213">
          <w:rPr>
            <w:i/>
            <w:iCs/>
            <w:szCs w:val="26"/>
            <w:rPrChange w:id="14119" w:author="Thu Huyen Tran" w:date="2023-04-07T12:14:00Z">
              <w:rPr>
                <w:i/>
                <w:iCs/>
                <w:szCs w:val="26"/>
                <w:lang w:val="en-US"/>
              </w:rPr>
            </w:rPrChange>
          </w:rPr>
          <w:delText>K</w:delText>
        </w:r>
        <w:r w:rsidR="00EC7E98" w:rsidRPr="00EC7E98" w:rsidDel="000F2213">
          <w:rPr>
            <w:i/>
            <w:iCs/>
            <w:szCs w:val="26"/>
          </w:rPr>
          <w:delText xml:space="preserve">hu vực nông thôn </w:delText>
        </w:r>
      </w:del>
    </w:p>
    <w:p w14:paraId="1606A628" w14:textId="19851738" w:rsidR="00EC7E98" w:rsidRPr="002503B6" w:rsidDel="000F2213" w:rsidRDefault="00EC7E98" w:rsidP="00EC7E98">
      <w:pPr>
        <w:spacing w:before="0" w:after="0" w:line="360" w:lineRule="auto"/>
        <w:ind w:left="720"/>
        <w:rPr>
          <w:del w:id="14120" w:author="Thu Huyen Tran" w:date="2023-12-05T22:40:00Z"/>
          <w:szCs w:val="26"/>
          <w:lang w:val="vi-VN"/>
        </w:rPr>
      </w:pPr>
      <w:del w:id="14121" w:author="Thu Huyen Tran" w:date="2023-12-05T22:40:00Z">
        <w:r w:rsidRPr="002503B6" w:rsidDel="000F2213">
          <w:rPr>
            <w:szCs w:val="26"/>
            <w:lang w:val="vi-VN"/>
          </w:rPr>
          <w:delText>+ Tỷ lệ nước thải sinh hoạt được xử lý tại khu xử lý tập trung bằng phương pháp hiếu khí: 0,00%</w:delText>
        </w:r>
      </w:del>
    </w:p>
    <w:p w14:paraId="1820FCB7" w14:textId="79F6CCF5" w:rsidR="00EC7E98" w:rsidRPr="002503B6" w:rsidDel="000F2213" w:rsidRDefault="00EC7E98" w:rsidP="00EC7E98">
      <w:pPr>
        <w:spacing w:before="0" w:after="0" w:line="360" w:lineRule="auto"/>
        <w:ind w:left="720"/>
        <w:rPr>
          <w:del w:id="14122" w:author="Thu Huyen Tran" w:date="2023-12-05T22:40:00Z"/>
          <w:szCs w:val="26"/>
          <w:lang w:val="vi-VN"/>
        </w:rPr>
      </w:pPr>
      <w:del w:id="14123" w:author="Thu Huyen Tran" w:date="2023-12-05T22:40:00Z">
        <w:r w:rsidRPr="002503B6" w:rsidDel="000F2213">
          <w:rPr>
            <w:szCs w:val="26"/>
            <w:lang w:val="vi-VN"/>
          </w:rPr>
          <w:delText xml:space="preserve">+ Tỷ lệ nước thải sinh hoạt xử lý nước thải bằng hệ thống tự hoại: </w:delText>
        </w:r>
      </w:del>
      <w:del w:id="14124" w:author="Thu Huyen Tran" w:date="2023-04-07T12:14:00Z">
        <w:r w:rsidR="00B5705B" w:rsidDel="00B02FD5">
          <w:rPr>
            <w:szCs w:val="26"/>
            <w:lang w:val="en-US"/>
          </w:rPr>
          <w:delText>50</w:delText>
        </w:r>
      </w:del>
      <w:del w:id="14125" w:author="Thu Huyen Tran" w:date="2023-12-05T22:40:00Z">
        <w:r w:rsidRPr="002503B6" w:rsidDel="000F2213">
          <w:rPr>
            <w:szCs w:val="26"/>
            <w:lang w:val="vi-VN"/>
          </w:rPr>
          <w:delText xml:space="preserve">% </w:delText>
        </w:r>
      </w:del>
    </w:p>
    <w:p w14:paraId="448BA417" w14:textId="4C174CFD" w:rsidR="00EC7E98" w:rsidRPr="00C706C2" w:rsidDel="00B02FD5" w:rsidRDefault="00EC7E98">
      <w:pPr>
        <w:spacing w:before="0" w:after="0" w:line="360" w:lineRule="auto"/>
        <w:ind w:left="426" w:hanging="426"/>
        <w:rPr>
          <w:del w:id="14126" w:author="Thu Huyen Tran" w:date="2023-04-07T12:14:00Z"/>
          <w:szCs w:val="24"/>
          <w:lang w:val="en-US"/>
          <w:rPrChange w:id="14127" w:author="Thu Huyen Tran" w:date="2023-04-07T12:18:00Z">
            <w:rPr>
              <w:del w:id="14128" w:author="Thu Huyen Tran" w:date="2023-04-07T12:14:00Z"/>
              <w:szCs w:val="26"/>
              <w:lang w:val="vi-VN"/>
            </w:rPr>
          </w:rPrChange>
        </w:rPr>
        <w:pPrChange w:id="14129" w:author="Thu Huyen Tran" w:date="2023-04-07T12:18:00Z">
          <w:pPr>
            <w:spacing w:before="0" w:after="0" w:line="360" w:lineRule="auto"/>
            <w:ind w:left="720"/>
          </w:pPr>
        </w:pPrChange>
      </w:pPr>
      <w:del w:id="14130" w:author="Thu Huyen Tran" w:date="2023-04-07T12:14:00Z">
        <w:r w:rsidRPr="00C706C2" w:rsidDel="00B02FD5">
          <w:rPr>
            <w:szCs w:val="24"/>
            <w:lang w:val="en-US"/>
            <w:rPrChange w:id="14131" w:author="Thu Huyen Tran" w:date="2023-04-07T12:18:00Z">
              <w:rPr>
                <w:szCs w:val="26"/>
                <w:lang w:val="vi-VN"/>
              </w:rPr>
            </w:rPrChange>
          </w:rPr>
          <w:delText xml:space="preserve">+ Tỷ lệ nước thải sinh hoạt không được xử lý: </w:delText>
        </w:r>
        <w:r w:rsidR="00B5705B" w:rsidRPr="00C706C2" w:rsidDel="00B02FD5">
          <w:rPr>
            <w:szCs w:val="24"/>
            <w:lang w:val="en-US"/>
          </w:rPr>
          <w:delText>50</w:delText>
        </w:r>
        <w:r w:rsidRPr="00C706C2" w:rsidDel="00B02FD5">
          <w:rPr>
            <w:szCs w:val="24"/>
            <w:lang w:val="en-US"/>
            <w:rPrChange w:id="14132" w:author="Thu Huyen Tran" w:date="2023-04-07T12:18:00Z">
              <w:rPr>
                <w:szCs w:val="26"/>
                <w:lang w:val="vi-VN"/>
              </w:rPr>
            </w:rPrChange>
          </w:rPr>
          <w:delText>%</w:delText>
        </w:r>
      </w:del>
    </w:p>
    <w:p w14:paraId="2AA78E48" w14:textId="05E3FBBC" w:rsidR="00C706C2" w:rsidRDefault="00F61CED" w:rsidP="00C706C2">
      <w:pPr>
        <w:pStyle w:val="ListParagraph"/>
        <w:numPr>
          <w:ilvl w:val="0"/>
          <w:numId w:val="7"/>
        </w:numPr>
        <w:ind w:left="426" w:hanging="426"/>
        <w:rPr>
          <w:ins w:id="14133" w:author="Thu Huyen Tran" w:date="2023-04-07T12:18:00Z"/>
          <w:lang w:val="en-US"/>
        </w:rPr>
      </w:pPr>
      <w:del w:id="14134" w:author="Thu Huyen Tran" w:date="2023-04-07T12:32:00Z">
        <w:r w:rsidRPr="00C706C2" w:rsidDel="009C026F">
          <w:rPr>
            <w:lang w:val="en-US"/>
            <w:rPrChange w:id="14135" w:author="Thu Huyen Tran" w:date="2023-04-07T12:18:00Z">
              <w:rPr/>
            </w:rPrChange>
          </w:rPr>
          <w:delText xml:space="preserve">Hệ số BOD sử dụng giá trị mặc định là </w:delText>
        </w:r>
        <w:r w:rsidRPr="00C706C2" w:rsidDel="009C026F">
          <w:rPr>
            <w:lang w:val="en-US"/>
            <w:rPrChange w:id="14136" w:author="Thu Huyen Tran" w:date="2023-04-07T12:18:00Z">
              <w:rPr>
                <w:szCs w:val="26"/>
              </w:rPr>
            </w:rPrChange>
          </w:rPr>
          <w:delText>14,6 kg BOD/1000/năm (bảng 6</w:delText>
        </w:r>
      </w:del>
      <w:del w:id="14137" w:author="Thu Huyen Tran" w:date="2023-04-07T12:16:00Z">
        <w:r w:rsidRPr="00C706C2" w:rsidDel="00B02FD5">
          <w:rPr>
            <w:lang w:val="en-US"/>
            <w:rPrChange w:id="14138" w:author="Thu Huyen Tran" w:date="2023-04-07T12:18:00Z">
              <w:rPr>
                <w:szCs w:val="26"/>
              </w:rPr>
            </w:rPrChange>
          </w:rPr>
          <w:delText>-5</w:delText>
        </w:r>
      </w:del>
      <w:del w:id="14139" w:author="Thu Huyen Tran" w:date="2023-04-07T12:32:00Z">
        <w:r w:rsidRPr="00C706C2" w:rsidDel="009C026F">
          <w:rPr>
            <w:lang w:val="en-US"/>
            <w:rPrChange w:id="14140" w:author="Thu Huyen Tran" w:date="2023-04-07T12:18:00Z">
              <w:rPr>
                <w:szCs w:val="26"/>
              </w:rPr>
            </w:rPrChange>
          </w:rPr>
          <w:delText>,</w:delText>
        </w:r>
      </w:del>
      <w:del w:id="14141" w:author="Thu Huyen Tran" w:date="2023-04-07T12:16:00Z">
        <w:r w:rsidRPr="00C706C2" w:rsidDel="00B02FD5">
          <w:rPr>
            <w:lang w:val="en-US"/>
            <w:rPrChange w:id="14142" w:author="Thu Huyen Tran" w:date="2023-04-07T12:18:00Z">
              <w:rPr>
                <w:szCs w:val="26"/>
              </w:rPr>
            </w:rPrChange>
          </w:rPr>
          <w:delText xml:space="preserve"> Hướng dẫn IPCC 1996 – trang 6.23</w:delText>
        </w:r>
      </w:del>
      <w:del w:id="14143" w:author="Thu Huyen Tran" w:date="2023-04-07T12:32:00Z">
        <w:r w:rsidRPr="00C706C2" w:rsidDel="009C026F">
          <w:rPr>
            <w:lang w:val="en-US"/>
            <w:rPrChange w:id="14144" w:author="Thu Huyen Tran" w:date="2023-04-07T12:18:00Z">
              <w:rPr>
                <w:szCs w:val="26"/>
              </w:rPr>
            </w:rPrChange>
          </w:rPr>
          <w:delText>).</w:delText>
        </w:r>
      </w:del>
      <w:ins w:id="14145" w:author="Thu Huyen Tran" w:date="2023-04-07T12:17:00Z">
        <w:r w:rsidR="00C706C2">
          <w:rPr>
            <w:lang w:val="en-US"/>
          </w:rPr>
          <w:t>Hàm lượng chất hữu cơ được loại bỏ dưới dạng bùn từ nước thải của hệ thống xử lý hiếu khí, S</w:t>
        </w:r>
        <w:r w:rsidR="00C706C2" w:rsidRPr="00C706C2">
          <w:rPr>
            <w:vertAlign w:val="subscript"/>
            <w:lang w:val="en-US"/>
          </w:rPr>
          <w:t>aerobic</w:t>
        </w:r>
      </w:ins>
    </w:p>
    <w:p w14:paraId="231AD381" w14:textId="225D3EB9" w:rsidR="00C706C2" w:rsidRDefault="00C706C2" w:rsidP="00C706C2">
      <w:pPr>
        <w:pStyle w:val="ListParagraph"/>
        <w:numPr>
          <w:ilvl w:val="0"/>
          <w:numId w:val="0"/>
        </w:numPr>
        <w:ind w:left="426"/>
        <w:rPr>
          <w:ins w:id="14146" w:author="Thu Huyen Tran" w:date="2023-04-07T12:20:00Z"/>
          <w:lang w:val="en-US"/>
        </w:rPr>
      </w:pPr>
      <w:ins w:id="14147" w:author="Thu Huyen Tran" w:date="2023-04-07T12:19:00Z">
        <w:r>
          <w:rPr>
            <w:lang w:val="en-US"/>
          </w:rPr>
          <w:t>Hàm lượng chất hữu cơ được loại bỏ dưới dạng bùn được ước tính dựa trên công thức 6.3B (mới) dựa trên lượng bùn được loại bỏ từ hệ thống dưới dạng khô (S</w:t>
        </w:r>
        <w:r>
          <w:rPr>
            <w:vertAlign w:val="subscript"/>
            <w:lang w:val="en-US"/>
          </w:rPr>
          <w:t>mass)</w:t>
        </w:r>
        <w:r>
          <w:rPr>
            <w:lang w:val="en-US"/>
          </w:rPr>
          <w:t>. Tuy nhiên không có dữ liệu thu thập cho lượng bùn được loại bỏ từ các hệ thống xử l</w:t>
        </w:r>
      </w:ins>
      <w:ins w:id="14148" w:author="Thu Huyen Tran" w:date="2023-04-07T12:20:00Z">
        <w:r>
          <w:rPr>
            <w:lang w:val="en-US"/>
          </w:rPr>
          <w:t xml:space="preserve">ý nước thải sinh hoạt tập trung, vì vậy không ước tính được lượng bùn này. </w:t>
        </w:r>
      </w:ins>
    </w:p>
    <w:p w14:paraId="6E3BF12F" w14:textId="2974AC6F" w:rsidR="00C706C2" w:rsidRPr="00C706C2" w:rsidRDefault="00C706C2" w:rsidP="00C706C2">
      <w:pPr>
        <w:pStyle w:val="ListParagraph"/>
        <w:numPr>
          <w:ilvl w:val="0"/>
          <w:numId w:val="7"/>
        </w:numPr>
        <w:ind w:left="426" w:hanging="426"/>
        <w:rPr>
          <w:ins w:id="14149" w:author="Thu Huyen Tran" w:date="2023-04-07T12:20:00Z"/>
          <w:lang w:val="en-US"/>
          <w:rPrChange w:id="14150" w:author="Thu Huyen Tran" w:date="2023-04-07T12:20:00Z">
            <w:rPr>
              <w:ins w:id="14151" w:author="Thu Huyen Tran" w:date="2023-04-07T12:20:00Z"/>
              <w:vertAlign w:val="subscript"/>
              <w:lang w:val="en-US"/>
            </w:rPr>
          </w:rPrChange>
        </w:rPr>
      </w:pPr>
      <w:ins w:id="14152" w:author="Thu Huyen Tran" w:date="2023-04-07T12:20:00Z">
        <w:r>
          <w:rPr>
            <w:lang w:val="en-US"/>
          </w:rPr>
          <w:t>Hàm lượng chất hữu cơ được loại bỏ dưới dạng bùn từ hệ thống tự hoại, S</w:t>
        </w:r>
        <w:r>
          <w:rPr>
            <w:vertAlign w:val="subscript"/>
            <w:lang w:val="en-US"/>
          </w:rPr>
          <w:t>septic</w:t>
        </w:r>
      </w:ins>
    </w:p>
    <w:p w14:paraId="7C07D5FE" w14:textId="10DDC925" w:rsidR="00C706C2" w:rsidRPr="00C706C2" w:rsidRDefault="00C706C2">
      <w:pPr>
        <w:pStyle w:val="ListParagraph"/>
        <w:numPr>
          <w:ilvl w:val="0"/>
          <w:numId w:val="0"/>
        </w:numPr>
        <w:ind w:left="426"/>
        <w:rPr>
          <w:ins w:id="14153" w:author="Thu Huyen Tran" w:date="2023-04-07T12:17:00Z"/>
          <w:lang w:val="en-US"/>
          <w:rPrChange w:id="14154" w:author="Thu Huyen Tran" w:date="2023-04-07T12:20:00Z">
            <w:rPr>
              <w:ins w:id="14155" w:author="Thu Huyen Tran" w:date="2023-04-07T12:17:00Z"/>
              <w:vertAlign w:val="subscript"/>
              <w:lang w:val="en-US"/>
            </w:rPr>
          </w:rPrChange>
        </w:rPr>
        <w:pPrChange w:id="14156" w:author="Thu Huyen Tran" w:date="2023-04-07T12:20:00Z">
          <w:pPr>
            <w:pStyle w:val="ListParagraph"/>
            <w:numPr>
              <w:numId w:val="7"/>
            </w:numPr>
            <w:ind w:left="2358" w:hanging="360"/>
          </w:pPr>
        </w:pPrChange>
      </w:pPr>
      <w:ins w:id="14157" w:author="Thu Huyen Tran" w:date="2023-04-07T12:21:00Z">
        <w:r>
          <w:rPr>
            <w:lang w:val="en-US"/>
          </w:rPr>
          <w:t>Hàm lượng chất hữu cơ được loại bỏ dưới dạng bùn được ước tính dựa trên công thức 6.3C (mới)</w:t>
        </w:r>
        <w:r w:rsidRPr="00C706C2">
          <w:rPr>
            <w:lang w:val="en-US"/>
          </w:rPr>
          <w:t xml:space="preserve"> </w:t>
        </w:r>
        <w:r>
          <w:rPr>
            <w:lang w:val="en-US"/>
          </w:rPr>
          <w:t xml:space="preserve">dựa trên </w:t>
        </w:r>
      </w:ins>
      <w:ins w:id="14158" w:author="Thu Huyen Tran" w:date="2023-04-07T12:22:00Z">
        <w:r>
          <w:rPr>
            <w:lang w:val="en-US"/>
          </w:rPr>
          <w:t>tổng lượng hữu cơ trong nước của hệ thống tự hoại trong năm kiểm kê, TOW</w:t>
        </w:r>
        <w:r>
          <w:rPr>
            <w:vertAlign w:val="subscript"/>
            <w:lang w:val="en-US"/>
          </w:rPr>
          <w:t>septic</w:t>
        </w:r>
      </w:ins>
      <w:ins w:id="14159" w:author="Thu Huyen Tran" w:date="2023-04-07T12:21:00Z">
        <w:r>
          <w:rPr>
            <w:lang w:val="en-US"/>
          </w:rPr>
          <w:t>.</w:t>
        </w:r>
      </w:ins>
    </w:p>
    <w:p w14:paraId="225D8BFF" w14:textId="2A705F60" w:rsidR="00C706C2" w:rsidRDefault="00C706C2" w:rsidP="00C706C2">
      <w:pPr>
        <w:ind w:left="426"/>
        <w:rPr>
          <w:ins w:id="14160" w:author="Thu Huyen Tran" w:date="2023-04-07T12:30:00Z"/>
        </w:rPr>
      </w:pPr>
      <w:ins w:id="14161" w:author="Thu Huyen Tran" w:date="2023-04-07T12:22:00Z">
        <w:r>
          <w:t>TOW</w:t>
        </w:r>
        <w:r>
          <w:rPr>
            <w:vertAlign w:val="subscript"/>
          </w:rPr>
          <w:t xml:space="preserve">septic </w:t>
        </w:r>
        <w:r>
          <w:t>đã được ước tính theo công thức 6.3A(mới)</w:t>
        </w:r>
      </w:ins>
      <w:ins w:id="14162" w:author="Thu Huyen Tran" w:date="2023-04-07T12:23:00Z">
        <w:r>
          <w:t xml:space="preserve"> dựa trên số liệu về dân số, </w:t>
        </w:r>
      </w:ins>
      <w:ins w:id="14163" w:author="Thu Huyen Tran" w:date="2023-04-07T12:24:00Z">
        <w:r>
          <w:t>U</w:t>
        </w:r>
        <w:r>
          <w:rPr>
            <w:vertAlign w:val="subscript"/>
          </w:rPr>
          <w:t>i</w:t>
        </w:r>
        <w:r>
          <w:t>, T</w:t>
        </w:r>
        <w:r>
          <w:rPr>
            <w:vertAlign w:val="subscript"/>
          </w:rPr>
          <w:t>ij</w:t>
        </w:r>
        <w:r>
          <w:t xml:space="preserve"> nêu trên. </w:t>
        </w:r>
      </w:ins>
    </w:p>
    <w:p w14:paraId="164C1911" w14:textId="0B8F2C82" w:rsidR="00587149" w:rsidRPr="00587149" w:rsidRDefault="00587149">
      <w:pPr>
        <w:pStyle w:val="ListParagraph"/>
        <w:numPr>
          <w:ilvl w:val="0"/>
          <w:numId w:val="6"/>
        </w:numPr>
        <w:rPr>
          <w:ins w:id="14164" w:author="Thu Huyen Tran" w:date="2023-04-07T12:24:00Z"/>
          <w:b/>
          <w:bCs/>
          <w:lang w:val="en-US"/>
          <w:rPrChange w:id="14165" w:author="Thu Huyen Tran" w:date="2023-04-07T12:30:00Z">
            <w:rPr>
              <w:ins w:id="14166" w:author="Thu Huyen Tran" w:date="2023-04-07T12:24:00Z"/>
            </w:rPr>
          </w:rPrChange>
        </w:rPr>
        <w:pPrChange w:id="14167" w:author="Thu Huyen Tran" w:date="2023-04-07T12:30:00Z">
          <w:pPr>
            <w:ind w:left="426"/>
          </w:pPr>
        </w:pPrChange>
      </w:pPr>
      <w:ins w:id="14168" w:author="Thu Huyen Tran" w:date="2023-04-07T12:29:00Z">
        <w:r w:rsidRPr="00587149">
          <w:rPr>
            <w:b/>
            <w:bCs/>
            <w:lang w:val="en-US"/>
            <w:rPrChange w:id="14169" w:author="Thu Huyen Tran" w:date="2023-04-07T12:30:00Z">
              <w:rPr>
                <w:lang w:val="en-US"/>
              </w:rPr>
            </w:rPrChange>
          </w:rPr>
          <w:t>Hệ số phát thải</w:t>
        </w:r>
      </w:ins>
      <w:ins w:id="14170" w:author="Thu Huyen Tran" w:date="2023-04-07T12:30:00Z">
        <w:r w:rsidRPr="00587149">
          <w:rPr>
            <w:b/>
            <w:bCs/>
            <w:lang w:val="en-US"/>
            <w:rPrChange w:id="14171" w:author="Thu Huyen Tran" w:date="2023-04-07T12:30:00Z">
              <w:rPr>
                <w:lang w:val="en-US"/>
              </w:rPr>
            </w:rPrChange>
          </w:rPr>
          <w:t>/thông số</w:t>
        </w:r>
      </w:ins>
    </w:p>
    <w:p w14:paraId="0D972B2F" w14:textId="7A782A12" w:rsidR="009C026F" w:rsidRPr="009C026F" w:rsidRDefault="009C026F">
      <w:pPr>
        <w:pStyle w:val="ListParagraph"/>
        <w:numPr>
          <w:ilvl w:val="0"/>
          <w:numId w:val="28"/>
        </w:numPr>
        <w:rPr>
          <w:ins w:id="14172" w:author="Thu Huyen Tran" w:date="2023-04-07T12:32:00Z"/>
          <w:lang w:val="en-US"/>
        </w:rPr>
        <w:pPrChange w:id="14173" w:author="Thu Huyen Tran" w:date="2023-04-07T12:32:00Z">
          <w:pPr>
            <w:pStyle w:val="ListParagraph"/>
            <w:numPr>
              <w:numId w:val="6"/>
            </w:numPr>
            <w:ind w:left="1080" w:hanging="360"/>
          </w:pPr>
        </w:pPrChange>
      </w:pPr>
      <w:ins w:id="14174" w:author="Thu Huyen Tran" w:date="2023-04-07T12:32:00Z">
        <w:r w:rsidRPr="009C026F">
          <w:rPr>
            <w:lang w:val="en-US"/>
          </w:rPr>
          <w:t>Hệ số BOD sử dụng giá trị mặc định là 14,6 kg BOD/1000/năm (bảng 6.4, trang 6.22, chương 6, phần 5, IPCC2019).</w:t>
        </w:r>
      </w:ins>
    </w:p>
    <w:p w14:paraId="1B095D44" w14:textId="7529799D" w:rsidR="00C706C2" w:rsidRPr="006C4E71" w:rsidRDefault="006C4E71" w:rsidP="009C026F">
      <w:pPr>
        <w:pStyle w:val="ListParagraph"/>
        <w:numPr>
          <w:ilvl w:val="0"/>
          <w:numId w:val="28"/>
        </w:numPr>
        <w:rPr>
          <w:ins w:id="14175" w:author="Thu Huyen Tran" w:date="2023-04-07T12:33:00Z"/>
          <w:lang w:val="en-US"/>
          <w:rPrChange w:id="14176" w:author="Thu Huyen Tran" w:date="2023-04-07T12:33:00Z">
            <w:rPr>
              <w:ins w:id="14177" w:author="Thu Huyen Tran" w:date="2023-04-07T12:33:00Z"/>
            </w:rPr>
          </w:rPrChange>
        </w:rPr>
      </w:pPr>
      <w:ins w:id="14178" w:author="Thu Huyen Tran" w:date="2023-04-07T12:33:00Z">
        <w:r>
          <w:t xml:space="preserve">Hệ số điều chỉnh BOD công nghiệp xả thải vào mỗi loại hình xả thải/xử lý hoặc hệ thống, j </w:t>
        </w:r>
        <w:r w:rsidRPr="004566A4">
          <w:t>(</w:t>
        </w:r>
        <w:r>
          <w:t>giá trị mặc định cho loại hình thu gom là 1,25; không thu</w:t>
        </w:r>
        <w:r>
          <w:rPr>
            <w:lang w:val="en-US"/>
          </w:rPr>
          <w:t xml:space="preserve"> </w:t>
        </w:r>
        <w:r>
          <w:t>gom là 1,00)</w:t>
        </w:r>
      </w:ins>
    </w:p>
    <w:p w14:paraId="532B6E4D" w14:textId="26FE588F" w:rsidR="006C4E71" w:rsidRDefault="006C4E71" w:rsidP="009C026F">
      <w:pPr>
        <w:pStyle w:val="ListParagraph"/>
        <w:numPr>
          <w:ilvl w:val="0"/>
          <w:numId w:val="28"/>
        </w:numPr>
        <w:rPr>
          <w:ins w:id="14179" w:author="Thu Huyen Tran" w:date="2023-04-07T12:34:00Z"/>
          <w:lang w:val="en-US"/>
        </w:rPr>
      </w:pPr>
      <w:ins w:id="14180" w:author="Thu Huyen Tran" w:date="2023-04-07T12:33:00Z">
        <w:r>
          <w:t>Hệ số (fraction) dân số quản lý bể tự hoại tuân thủ việc hút bùn định kỳ</w:t>
        </w:r>
        <w:r>
          <w:rPr>
            <w:lang w:val="en-US"/>
          </w:rPr>
          <w:t>, F</w:t>
        </w:r>
      </w:ins>
      <w:ins w:id="14181" w:author="Thu Huyen Tran" w:date="2023-04-07T12:34:00Z">
        <w:r>
          <w:rPr>
            <w:lang w:val="en-US"/>
          </w:rPr>
          <w:t xml:space="preserve"> giá trị mặc định bằng 0,5. </w:t>
        </w:r>
      </w:ins>
    </w:p>
    <w:p w14:paraId="06982C63" w14:textId="155A9AC7" w:rsidR="006C4E71" w:rsidRDefault="00F72312" w:rsidP="009C026F">
      <w:pPr>
        <w:pStyle w:val="ListParagraph"/>
        <w:numPr>
          <w:ilvl w:val="0"/>
          <w:numId w:val="28"/>
        </w:numPr>
        <w:rPr>
          <w:ins w:id="14182" w:author="Thu Huyen Tran" w:date="2023-04-07T12:35:00Z"/>
          <w:lang w:val="en-US"/>
        </w:rPr>
      </w:pPr>
      <w:ins w:id="14183" w:author="Thu Huyen Tran" w:date="2023-04-07T12:35:00Z">
        <w:r>
          <w:t>T</w:t>
        </w:r>
      </w:ins>
      <w:ins w:id="14184" w:author="Thu Huyen Tran" w:date="2023-04-07T12:38:00Z">
        <w:r w:rsidRPr="00F72312">
          <w:t xml:space="preserve"> </w:t>
        </w:r>
        <w:r>
          <w:t>Hệ số (fraction) tổng lượng hữu cơ được loại bỏ trong nước thải đối với mỗi loại hình xử lý j</w:t>
        </w:r>
      </w:ins>
      <w:ins w:id="14185" w:author="Thu Huyen Tran" w:date="2023-04-07T12:35:00Z">
        <w:r>
          <w:rPr>
            <w:lang w:val="en-US"/>
          </w:rPr>
          <w:t>: TOW</w:t>
        </w:r>
        <w:r>
          <w:rPr>
            <w:vertAlign w:val="subscript"/>
            <w:lang w:val="en-US"/>
          </w:rPr>
          <w:t>REM</w:t>
        </w:r>
        <w:r>
          <w:rPr>
            <w:lang w:val="en-US"/>
          </w:rPr>
          <w:t xml:space="preserve"> sử dụng Bảng 6.</w:t>
        </w:r>
      </w:ins>
      <w:ins w:id="14186" w:author="Thu Huyen Tran" w:date="2023-04-07T12:38:00Z">
        <w:r>
          <w:rPr>
            <w:lang w:val="en-US"/>
          </w:rPr>
          <w:t>6B</w:t>
        </w:r>
      </w:ins>
      <w:ins w:id="14187" w:author="Thu Huyen Tran" w:date="2023-04-07T12:36:00Z">
        <w:r>
          <w:rPr>
            <w:lang w:val="en-US"/>
          </w:rPr>
          <w:t xml:space="preserve"> (</w:t>
        </w:r>
      </w:ins>
      <w:ins w:id="14188" w:author="Thu Huyen Tran" w:date="2023-04-07T12:38:00Z">
        <w:r>
          <w:rPr>
            <w:lang w:val="en-US"/>
          </w:rPr>
          <w:t>mới</w:t>
        </w:r>
      </w:ins>
      <w:ins w:id="14189" w:author="Thu Huyen Tran" w:date="2023-04-07T12:36:00Z">
        <w:r>
          <w:rPr>
            <w:lang w:val="en-US"/>
          </w:rPr>
          <w:t>) trang 6.2</w:t>
        </w:r>
      </w:ins>
      <w:ins w:id="14190" w:author="Thu Huyen Tran" w:date="2023-04-07T12:38:00Z">
        <w:r>
          <w:rPr>
            <w:lang w:val="en-US"/>
          </w:rPr>
          <w:t>8</w:t>
        </w:r>
      </w:ins>
      <w:ins w:id="14191" w:author="Thu Huyen Tran" w:date="2023-04-07T12:36:00Z">
        <w:r>
          <w:rPr>
            <w:lang w:val="en-US"/>
          </w:rPr>
          <w:t xml:space="preserve">, chương </w:t>
        </w:r>
      </w:ins>
      <w:ins w:id="14192" w:author="Thu Huyen Tran" w:date="2023-04-07T12:37:00Z">
        <w:r>
          <w:rPr>
            <w:lang w:val="en-US"/>
          </w:rPr>
          <w:t>6, phần 5, IPCC2019</w:t>
        </w:r>
      </w:ins>
      <w:ins w:id="14193" w:author="Thu Huyen Tran" w:date="2023-04-07T12:36:00Z">
        <w:r>
          <w:rPr>
            <w:lang w:val="en-US"/>
          </w:rPr>
          <w:t xml:space="preserve"> </w:t>
        </w:r>
      </w:ins>
      <w:ins w:id="14194" w:author="Thu Huyen Tran" w:date="2023-04-07T12:35:00Z">
        <w:r>
          <w:rPr>
            <w:lang w:val="en-US"/>
          </w:rPr>
          <w:t xml:space="preserve"> cho kết quả như sau: </w:t>
        </w:r>
      </w:ins>
    </w:p>
    <w:p w14:paraId="5EADC94A" w14:textId="452C4ADF" w:rsidR="00F72312" w:rsidRDefault="00F72312" w:rsidP="00F72312">
      <w:pPr>
        <w:pStyle w:val="ListParagraph"/>
        <w:numPr>
          <w:ilvl w:val="0"/>
          <w:numId w:val="0"/>
        </w:numPr>
        <w:ind w:left="720"/>
        <w:rPr>
          <w:ins w:id="14195" w:author="Thu Huyen Tran" w:date="2023-04-07T14:05:00Z"/>
          <w:lang w:val="en-US"/>
        </w:rPr>
      </w:pPr>
      <w:ins w:id="14196" w:author="Thu Huyen Tran" w:date="2023-04-07T12:35:00Z">
        <w:r>
          <w:rPr>
            <w:lang w:val="en-US"/>
          </w:rPr>
          <w:lastRenderedPageBreak/>
          <w:t>- Đối với hệ thống xử lý nước thải hiếu khí tập trung tại thành thị: TOW</w:t>
        </w:r>
        <w:r>
          <w:rPr>
            <w:vertAlign w:val="subscript"/>
            <w:lang w:val="en-US"/>
          </w:rPr>
          <w:t>REM</w:t>
        </w:r>
        <w:r>
          <w:rPr>
            <w:lang w:val="en-US"/>
          </w:rPr>
          <w:t xml:space="preserve"> = </w:t>
        </w:r>
      </w:ins>
      <w:ins w:id="14197" w:author="Thu Huyen Tran" w:date="2023-04-07T12:39:00Z">
        <w:r>
          <w:rPr>
            <w:lang w:val="en-US"/>
          </w:rPr>
          <w:t>0,9</w:t>
        </w:r>
      </w:ins>
    </w:p>
    <w:p w14:paraId="636EFC12" w14:textId="5C24FA32" w:rsidR="008401A7" w:rsidRDefault="008401A7" w:rsidP="008401A7">
      <w:pPr>
        <w:pStyle w:val="ListParagraph"/>
        <w:numPr>
          <w:ilvl w:val="0"/>
          <w:numId w:val="0"/>
        </w:numPr>
        <w:ind w:left="720"/>
        <w:rPr>
          <w:ins w:id="14198" w:author="Thu Huyen Tran" w:date="2023-04-07T14:06:00Z"/>
          <w:lang w:val="en-US"/>
        </w:rPr>
      </w:pPr>
      <w:ins w:id="14199" w:author="Thu Huyen Tran" w:date="2023-04-07T14:05:00Z">
        <w:r>
          <w:rPr>
            <w:lang w:val="en-US"/>
          </w:rPr>
          <w:t xml:space="preserve">- Đối với </w:t>
        </w:r>
      </w:ins>
      <w:ins w:id="14200" w:author="Thu Huyen Tran" w:date="2023-04-07T14:06:00Z">
        <w:r>
          <w:rPr>
            <w:lang w:val="en-US"/>
          </w:rPr>
          <w:t>thống xử lý nước thải thiếu khí tập trung tại thành thị: TOW</w:t>
        </w:r>
        <w:r>
          <w:rPr>
            <w:vertAlign w:val="subscript"/>
            <w:lang w:val="en-US"/>
          </w:rPr>
          <w:t>REM</w:t>
        </w:r>
        <w:r>
          <w:rPr>
            <w:lang w:val="en-US"/>
          </w:rPr>
          <w:t xml:space="preserve"> = 0,9</w:t>
        </w:r>
      </w:ins>
    </w:p>
    <w:p w14:paraId="606DB313" w14:textId="1C63FDAE" w:rsidR="00F72312" w:rsidRDefault="00F72312" w:rsidP="00F72312">
      <w:pPr>
        <w:pStyle w:val="ListParagraph"/>
        <w:numPr>
          <w:ilvl w:val="0"/>
          <w:numId w:val="0"/>
        </w:numPr>
        <w:ind w:left="720"/>
        <w:rPr>
          <w:ins w:id="14201" w:author="Thu Huyen Tran" w:date="2023-04-07T12:39:00Z"/>
          <w:lang w:val="en-US"/>
        </w:rPr>
      </w:pPr>
      <w:ins w:id="14202" w:author="Thu Huyen Tran" w:date="2023-04-07T12:39:00Z">
        <w:r>
          <w:rPr>
            <w:lang w:val="en-US"/>
          </w:rPr>
          <w:t>- Đối với hệ thống tự hoại: TOW</w:t>
        </w:r>
        <w:r>
          <w:rPr>
            <w:vertAlign w:val="subscript"/>
            <w:lang w:val="en-US"/>
          </w:rPr>
          <w:t>REM</w:t>
        </w:r>
        <w:r>
          <w:rPr>
            <w:lang w:val="en-US"/>
          </w:rPr>
          <w:t xml:space="preserve"> = 0,625</w:t>
        </w:r>
      </w:ins>
    </w:p>
    <w:p w14:paraId="4307AC3D" w14:textId="27B7A447" w:rsidR="00F72312" w:rsidRPr="00F72312" w:rsidRDefault="00F72312" w:rsidP="00F72312">
      <w:pPr>
        <w:pStyle w:val="ListParagraph"/>
        <w:numPr>
          <w:ilvl w:val="0"/>
          <w:numId w:val="28"/>
        </w:numPr>
        <w:rPr>
          <w:ins w:id="14203" w:author="Thu Huyen Tran" w:date="2023-04-07T12:41:00Z"/>
          <w:rPrChange w:id="14204" w:author="Thu Huyen Tran" w:date="2023-04-07T12:41:00Z">
            <w:rPr>
              <w:ins w:id="14205" w:author="Thu Huyen Tran" w:date="2023-04-07T12:41:00Z"/>
              <w:lang w:val="en-US"/>
            </w:rPr>
          </w:rPrChange>
        </w:rPr>
      </w:pPr>
      <w:ins w:id="14206" w:author="Thu Huyen Tran" w:date="2023-04-07T12:39:00Z">
        <w:r w:rsidRPr="00F72312">
          <w:rPr>
            <w:rPrChange w:id="14207" w:author="Thu Huyen Tran" w:date="2023-04-07T12:39:00Z">
              <w:rPr>
                <w:lang w:val="en-US"/>
              </w:rPr>
            </w:rPrChange>
          </w:rPr>
          <w:t>Hệ số phát thải</w:t>
        </w:r>
      </w:ins>
      <w:ins w:id="14208" w:author="Thu Huyen Tran" w:date="2023-04-07T12:40:00Z">
        <w:r>
          <w:rPr>
            <w:lang w:val="en-US"/>
          </w:rPr>
          <w:t xml:space="preserve"> EF</w:t>
        </w:r>
        <w:r>
          <w:rPr>
            <w:vertAlign w:val="subscript"/>
            <w:lang w:val="en-US"/>
          </w:rPr>
          <w:t>j</w:t>
        </w:r>
        <w:r>
          <w:rPr>
            <w:lang w:val="en-US"/>
          </w:rPr>
          <w:t xml:space="preserve"> sử dụng Bảng 6.3 (cập nhật)</w:t>
        </w:r>
      </w:ins>
      <w:ins w:id="14209" w:author="Thu Huyen Tran" w:date="2023-04-07T14:07:00Z">
        <w:r w:rsidR="008401A7">
          <w:rPr>
            <w:lang w:val="en-US"/>
          </w:rPr>
          <w:t xml:space="preserve"> trang 6.20, chương 6, phần 5, IPCC2019</w:t>
        </w:r>
      </w:ins>
      <w:ins w:id="14210" w:author="Thu Huyen Tran" w:date="2023-04-07T12:40:00Z">
        <w:r>
          <w:rPr>
            <w:lang w:val="en-US"/>
          </w:rPr>
          <w:t xml:space="preserve"> cho mỗi loại hình </w:t>
        </w:r>
      </w:ins>
      <w:ins w:id="14211" w:author="Thu Huyen Tran" w:date="2023-04-07T12:41:00Z">
        <w:r>
          <w:rPr>
            <w:lang w:val="en-US"/>
          </w:rPr>
          <w:t xml:space="preserve">xử lý như sau: </w:t>
        </w:r>
      </w:ins>
    </w:p>
    <w:p w14:paraId="29F52199" w14:textId="2F27CD6C" w:rsidR="00F72312" w:rsidRPr="008401A7" w:rsidRDefault="00F72312" w:rsidP="00F72312">
      <w:pPr>
        <w:pStyle w:val="ListParagraph"/>
        <w:numPr>
          <w:ilvl w:val="0"/>
          <w:numId w:val="0"/>
        </w:numPr>
        <w:ind w:left="720"/>
        <w:rPr>
          <w:ins w:id="14212" w:author="Thu Huyen Tran" w:date="2023-04-07T14:07:00Z"/>
          <w:lang w:val="en-US"/>
        </w:rPr>
      </w:pPr>
      <w:ins w:id="14213" w:author="Thu Huyen Tran" w:date="2023-04-07T12:41:00Z">
        <w:r>
          <w:rPr>
            <w:lang w:val="en-US"/>
          </w:rPr>
          <w:t>- Đối với hệ thống xử lý nước thải hiếu khí tập trung tại thành thị: EF = 0,</w:t>
        </w:r>
      </w:ins>
      <w:ins w:id="14214" w:author="Thu Huyen Tran" w:date="2023-04-07T14:08:00Z">
        <w:r w:rsidR="008401A7">
          <w:rPr>
            <w:lang w:val="en-US"/>
          </w:rPr>
          <w:t>018 kgCH</w:t>
        </w:r>
        <w:r w:rsidR="008401A7">
          <w:rPr>
            <w:vertAlign w:val="subscript"/>
            <w:lang w:val="en-US"/>
          </w:rPr>
          <w:t>4</w:t>
        </w:r>
        <w:r w:rsidR="008401A7">
          <w:rPr>
            <w:lang w:val="en-US"/>
          </w:rPr>
          <w:t>/kgBOD</w:t>
        </w:r>
      </w:ins>
    </w:p>
    <w:p w14:paraId="4DB963E1" w14:textId="61E723E7" w:rsidR="008401A7" w:rsidRDefault="008401A7" w:rsidP="00F72312">
      <w:pPr>
        <w:pStyle w:val="ListParagraph"/>
        <w:numPr>
          <w:ilvl w:val="0"/>
          <w:numId w:val="0"/>
        </w:numPr>
        <w:ind w:left="720"/>
        <w:rPr>
          <w:ins w:id="14215" w:author="Thu Huyen Tran" w:date="2023-04-07T12:41:00Z"/>
          <w:lang w:val="en-US"/>
        </w:rPr>
      </w:pPr>
      <w:ins w:id="14216" w:author="Thu Huyen Tran" w:date="2023-04-07T14:07:00Z">
        <w:r>
          <w:rPr>
            <w:lang w:val="en-US"/>
          </w:rPr>
          <w:t>- Đối với hệ thống xử lý nước thải thiếu khí tập trung tại thành thị: EF = 0,</w:t>
        </w:r>
      </w:ins>
      <w:ins w:id="14217" w:author="Thu Huyen Tran" w:date="2023-04-07T14:08:00Z">
        <w:r>
          <w:rPr>
            <w:lang w:val="en-US"/>
          </w:rPr>
          <w:t>48</w:t>
        </w:r>
      </w:ins>
      <w:ins w:id="14218" w:author="Thu Huyen Tran" w:date="2023-04-07T14:09:00Z">
        <w:r>
          <w:rPr>
            <w:lang w:val="en-US"/>
          </w:rPr>
          <w:t xml:space="preserve"> kgCH</w:t>
        </w:r>
        <w:r>
          <w:rPr>
            <w:vertAlign w:val="subscript"/>
            <w:lang w:val="en-US"/>
          </w:rPr>
          <w:t>4</w:t>
        </w:r>
        <w:r>
          <w:rPr>
            <w:lang w:val="en-US"/>
          </w:rPr>
          <w:t>/kgBOD</w:t>
        </w:r>
      </w:ins>
    </w:p>
    <w:p w14:paraId="3C16B270" w14:textId="74F56841" w:rsidR="00F72312" w:rsidRDefault="00F72312" w:rsidP="00F72312">
      <w:pPr>
        <w:pStyle w:val="ListParagraph"/>
        <w:numPr>
          <w:ilvl w:val="0"/>
          <w:numId w:val="0"/>
        </w:numPr>
        <w:ind w:left="720"/>
        <w:rPr>
          <w:ins w:id="14219" w:author="Thu Huyen Tran" w:date="2023-04-07T14:08:00Z"/>
          <w:lang w:val="en-US"/>
        </w:rPr>
      </w:pPr>
      <w:ins w:id="14220" w:author="Thu Huyen Tran" w:date="2023-04-07T12:41:00Z">
        <w:r>
          <w:rPr>
            <w:lang w:val="en-US"/>
          </w:rPr>
          <w:t xml:space="preserve">- Đối với hệ thống tự hoại: </w:t>
        </w:r>
      </w:ins>
      <w:ins w:id="14221" w:author="Thu Huyen Tran" w:date="2023-04-07T14:08:00Z">
        <w:r w:rsidR="008401A7">
          <w:rPr>
            <w:lang w:val="en-US"/>
          </w:rPr>
          <w:t>EF = 0,3</w:t>
        </w:r>
      </w:ins>
      <w:ins w:id="14222" w:author="Thu Huyen Tran" w:date="2023-04-07T14:09:00Z">
        <w:r w:rsidR="008401A7">
          <w:rPr>
            <w:lang w:val="en-US"/>
          </w:rPr>
          <w:t xml:space="preserve"> kgCH</w:t>
        </w:r>
        <w:r w:rsidR="008401A7">
          <w:rPr>
            <w:vertAlign w:val="subscript"/>
            <w:lang w:val="en-US"/>
          </w:rPr>
          <w:t>4</w:t>
        </w:r>
        <w:r w:rsidR="008401A7">
          <w:rPr>
            <w:lang w:val="en-US"/>
          </w:rPr>
          <w:t>/kgBOD</w:t>
        </w:r>
      </w:ins>
    </w:p>
    <w:p w14:paraId="52BA3B1B" w14:textId="77777777" w:rsidR="008401A7" w:rsidRDefault="008401A7" w:rsidP="008401A7">
      <w:pPr>
        <w:pStyle w:val="ListParagraph"/>
        <w:numPr>
          <w:ilvl w:val="0"/>
          <w:numId w:val="0"/>
        </w:numPr>
        <w:spacing w:after="360"/>
        <w:ind w:left="720"/>
        <w:rPr>
          <w:ins w:id="14223" w:author="Thu Huyen Tran" w:date="2023-04-07T14:10:00Z"/>
          <w:lang w:val="en-US"/>
        </w:rPr>
      </w:pPr>
      <w:ins w:id="14224" w:author="Thu Huyen Tran" w:date="2023-04-07T14:08:00Z">
        <w:r>
          <w:rPr>
            <w:lang w:val="en-US"/>
          </w:rPr>
          <w:t>- Đối với xả thải nước thải (sau xử lý hoặc không xử lý) ra sông hồ: EF = 0,068</w:t>
        </w:r>
      </w:ins>
      <w:ins w:id="14225" w:author="Thu Huyen Tran" w:date="2023-04-07T14:09:00Z">
        <w:r>
          <w:rPr>
            <w:lang w:val="en-US"/>
          </w:rPr>
          <w:t xml:space="preserve"> kgCH</w:t>
        </w:r>
        <w:r>
          <w:rPr>
            <w:vertAlign w:val="subscript"/>
            <w:lang w:val="en-US"/>
          </w:rPr>
          <w:t>4</w:t>
        </w:r>
        <w:r>
          <w:rPr>
            <w:lang w:val="en-US"/>
          </w:rPr>
          <w:t>/kgBOD.</w:t>
        </w:r>
      </w:ins>
    </w:p>
    <w:p w14:paraId="3DFA610E" w14:textId="17F9518D" w:rsidR="008401A7" w:rsidRDefault="008401A7">
      <w:pPr>
        <w:pStyle w:val="ListParagraph"/>
        <w:numPr>
          <w:ilvl w:val="0"/>
          <w:numId w:val="0"/>
        </w:numPr>
        <w:spacing w:after="360"/>
        <w:ind w:left="720"/>
        <w:rPr>
          <w:ins w:id="14226" w:author="Thu Huyen Tran" w:date="2023-04-07T14:09:00Z"/>
          <w:lang w:val="en-US"/>
        </w:rPr>
        <w:pPrChange w:id="14227" w:author="Thu Huyen Tran" w:date="2023-04-07T14:09:00Z">
          <w:pPr>
            <w:pStyle w:val="ListParagraph"/>
            <w:numPr>
              <w:numId w:val="0"/>
            </w:numPr>
            <w:ind w:left="720" w:firstLine="0"/>
          </w:pPr>
        </w:pPrChange>
      </w:pPr>
      <w:ins w:id="14228" w:author="Thu Huyen Tran" w:date="2023-04-07T14:09:00Z">
        <w:r>
          <w:rPr>
            <w:lang w:val="en-US"/>
          </w:rPr>
          <w:t xml:space="preserve"> </w:t>
        </w:r>
      </w:ins>
    </w:p>
    <w:p w14:paraId="2B694654" w14:textId="51DA308C" w:rsidR="00F72312" w:rsidRDefault="008401A7">
      <w:pPr>
        <w:pStyle w:val="ListParagraph"/>
        <w:numPr>
          <w:ilvl w:val="0"/>
          <w:numId w:val="6"/>
        </w:numPr>
        <w:rPr>
          <w:ins w:id="14229" w:author="Thu Huyen Tran" w:date="2023-04-07T14:10:00Z"/>
          <w:b/>
          <w:bCs/>
          <w:lang w:val="en-US"/>
        </w:rPr>
        <w:pPrChange w:id="14230" w:author="Thu Huyen Tran" w:date="2023-04-07T14:10:00Z">
          <w:pPr>
            <w:pStyle w:val="ListParagraph"/>
            <w:numPr>
              <w:numId w:val="6"/>
            </w:numPr>
            <w:spacing w:before="240"/>
            <w:ind w:left="1080" w:hanging="360"/>
          </w:pPr>
        </w:pPrChange>
      </w:pPr>
      <w:ins w:id="14231" w:author="Thu Huyen Tran" w:date="2023-04-07T14:09:00Z">
        <w:r>
          <w:rPr>
            <w:b/>
            <w:bCs/>
            <w:lang w:val="en-US"/>
          </w:rPr>
          <w:t xml:space="preserve">Kết quả </w:t>
        </w:r>
      </w:ins>
      <w:ins w:id="14232" w:author="Thu Huyen Tran" w:date="2023-04-07T14:10:00Z">
        <w:r>
          <w:rPr>
            <w:b/>
            <w:bCs/>
            <w:lang w:val="en-US"/>
          </w:rPr>
          <w:t>phát thải CH</w:t>
        </w:r>
        <w:r>
          <w:rPr>
            <w:b/>
            <w:bCs/>
            <w:vertAlign w:val="subscript"/>
            <w:lang w:val="en-US"/>
          </w:rPr>
          <w:t>4</w:t>
        </w:r>
        <w:r>
          <w:rPr>
            <w:b/>
            <w:bCs/>
            <w:lang w:val="en-US"/>
          </w:rPr>
          <w:t xml:space="preserve"> từ nước thải sinh hoạt </w:t>
        </w:r>
      </w:ins>
    </w:p>
    <w:p w14:paraId="3A85472C" w14:textId="3A664F7D" w:rsidR="008401A7" w:rsidRPr="00AF0A55" w:rsidRDefault="008401A7">
      <w:pPr>
        <w:ind w:firstLine="720"/>
        <w:rPr>
          <w:lang w:val="en-US"/>
          <w:rPrChange w:id="14233" w:author="Huyen Tran Thu" w:date="2025-04-28T22:05:00Z" w16du:dateUtc="2025-04-28T15:05:00Z">
            <w:rPr/>
          </w:rPrChange>
        </w:rPr>
        <w:pPrChange w:id="14234" w:author="Thu Huyen Tran" w:date="2023-04-07T14:12:00Z">
          <w:pPr>
            <w:pStyle w:val="ListParagraph"/>
            <w:numPr>
              <w:numId w:val="7"/>
            </w:numPr>
            <w:ind w:left="2358" w:hanging="360"/>
          </w:pPr>
        </w:pPrChange>
      </w:pPr>
      <w:ins w:id="14235" w:author="Thu Huyen Tran" w:date="2023-04-07T14:11:00Z">
        <w:r>
          <w:rPr>
            <w:lang w:val="en-US"/>
          </w:rPr>
          <w:t xml:space="preserve">Dựa trên phương pháp đã được lựa chọn, hệ số/thông số </w:t>
        </w:r>
      </w:ins>
      <w:ins w:id="14236" w:author="Thu Huyen Tran" w:date="2023-04-07T14:12:00Z">
        <w:r>
          <w:rPr>
            <w:lang w:val="en-US"/>
          </w:rPr>
          <w:t xml:space="preserve">được đưa ra trên đây. </w:t>
        </w:r>
      </w:ins>
      <w:ins w:id="14237" w:author="Thu Huyen Tran" w:date="2023-04-07T14:10:00Z">
        <w:r>
          <w:rPr>
            <w:lang w:val="en-US"/>
          </w:rPr>
          <w:t>Kết quả phát thải CH</w:t>
        </w:r>
        <w:r>
          <w:rPr>
            <w:vertAlign w:val="subscript"/>
            <w:lang w:val="en-US"/>
          </w:rPr>
          <w:t>4</w:t>
        </w:r>
        <w:r>
          <w:rPr>
            <w:lang w:val="en-US"/>
          </w:rPr>
          <w:t xml:space="preserve"> từ nước thải sinh hoạt</w:t>
        </w:r>
      </w:ins>
      <w:ins w:id="14238" w:author="Thu Huyen Tran" w:date="2023-04-07T14:12:00Z">
        <w:r>
          <w:rPr>
            <w:lang w:val="en-US"/>
          </w:rPr>
          <w:t xml:space="preserve"> năm 20</w:t>
        </w:r>
      </w:ins>
      <w:ins w:id="14239" w:author="Huyen Tran Thu" w:date="2025-04-28T22:04:00Z" w16du:dateUtc="2025-04-28T15:04:00Z">
        <w:r w:rsidR="00AF0A55">
          <w:rPr>
            <w:lang w:val="en-US"/>
          </w:rPr>
          <w:t>21</w:t>
        </w:r>
      </w:ins>
      <w:ins w:id="14240" w:author="Thu Huyen Tran" w:date="2023-04-07T14:12:00Z">
        <w:del w:id="14241" w:author="Huyen Tran Thu" w:date="2025-04-28T22:04:00Z" w16du:dateUtc="2025-04-28T15:04:00Z">
          <w:r w:rsidDel="00AF0A55">
            <w:rPr>
              <w:lang w:val="en-US"/>
            </w:rPr>
            <w:delText>18</w:delText>
          </w:r>
        </w:del>
        <w:r>
          <w:rPr>
            <w:lang w:val="en-US"/>
          </w:rPr>
          <w:t xml:space="preserve"> là </w:t>
        </w:r>
      </w:ins>
      <w:ins w:id="14242" w:author="Huyen Tran Thu" w:date="2025-04-28T22:05:00Z" w16du:dateUtc="2025-04-28T15:05:00Z">
        <w:r w:rsidR="00AF0A55">
          <w:rPr>
            <w:lang w:val="en-US"/>
          </w:rPr>
          <w:t>202,17</w:t>
        </w:r>
      </w:ins>
      <w:ins w:id="14243" w:author="Thu Huyen Tran" w:date="2023-12-05T22:41:00Z">
        <w:del w:id="14244" w:author="Huyen Tran Thu" w:date="2025-04-28T22:05:00Z" w16du:dateUtc="2025-04-28T15:05:00Z">
          <w:r w:rsidR="000F2213" w:rsidDel="00AF0A55">
            <w:rPr>
              <w:lang w:val="en-US"/>
            </w:rPr>
            <w:delText>191,87</w:delText>
          </w:r>
        </w:del>
      </w:ins>
      <w:ins w:id="14245" w:author="Thu Huyen Tran" w:date="2023-04-07T14:12:00Z">
        <w:r>
          <w:rPr>
            <w:lang w:val="en-US"/>
          </w:rPr>
          <w:t xml:space="preserve"> </w:t>
        </w:r>
      </w:ins>
      <w:ins w:id="14246" w:author="Thu Huyen Tran" w:date="2023-12-05T22:41:00Z">
        <w:r w:rsidR="000F2213">
          <w:rPr>
            <w:lang w:val="en-US"/>
          </w:rPr>
          <w:t>n</w:t>
        </w:r>
      </w:ins>
      <w:ins w:id="14247" w:author="Thu Huyen Tran" w:date="2023-04-07T15:51:00Z">
        <w:r w:rsidR="001C13DF">
          <w:rPr>
            <w:lang w:val="en-US"/>
          </w:rPr>
          <w:t>ghìn tấn</w:t>
        </w:r>
      </w:ins>
      <w:ins w:id="14248" w:author="Thu Huyen Tran" w:date="2024-05-17T21:05:00Z" w16du:dateUtc="2024-05-17T14:05:00Z">
        <w:r w:rsidR="008B0BBE">
          <w:rPr>
            <w:lang w:val="en-US"/>
          </w:rPr>
          <w:t xml:space="preserve"> </w:t>
        </w:r>
      </w:ins>
      <w:ins w:id="14249" w:author="Thu Huyen Tran" w:date="2023-04-07T14:12:00Z">
        <w:r>
          <w:rPr>
            <w:lang w:val="en-US"/>
          </w:rPr>
          <w:t>CH</w:t>
        </w:r>
        <w:r>
          <w:rPr>
            <w:vertAlign w:val="subscript"/>
            <w:lang w:val="en-US"/>
          </w:rPr>
          <w:t>4</w:t>
        </w:r>
      </w:ins>
      <w:ins w:id="14250" w:author="Huyen Tran Thu" w:date="2025-04-28T22:05:00Z" w16du:dateUtc="2025-04-28T15:05:00Z">
        <w:r w:rsidR="00AF0A55">
          <w:rPr>
            <w:lang w:val="en-US"/>
          </w:rPr>
          <w:t xml:space="preserve"> và năm 2022 là 203,76 nghìn tấn CH</w:t>
        </w:r>
        <w:r w:rsidR="00AF0A55">
          <w:rPr>
            <w:vertAlign w:val="subscript"/>
            <w:lang w:val="en-US"/>
          </w:rPr>
          <w:t>4</w:t>
        </w:r>
        <w:r w:rsidR="00AF0A55">
          <w:rPr>
            <w:lang w:val="en-US"/>
          </w:rPr>
          <w:t>.</w:t>
        </w:r>
      </w:ins>
    </w:p>
    <w:bookmarkEnd w:id="13902"/>
    <w:p w14:paraId="35979796" w14:textId="1DFCE34D" w:rsidR="00A97F24" w:rsidRDefault="00587149" w:rsidP="00587149">
      <w:pPr>
        <w:pStyle w:val="Heading5"/>
        <w:rPr>
          <w:ins w:id="14251" w:author="Thu Huyen Tran" w:date="2023-04-07T14:14:00Z"/>
          <w:lang w:val="en-US"/>
        </w:rPr>
      </w:pPr>
      <w:ins w:id="14252" w:author="Thu Huyen Tran" w:date="2023-04-07T12:29:00Z">
        <w:r w:rsidRPr="008401A7">
          <w:rPr>
            <w:lang w:val="en-US"/>
          </w:rPr>
          <w:t xml:space="preserve">1.2.4.3.2. </w:t>
        </w:r>
      </w:ins>
      <w:ins w:id="14253" w:author="Thu Huyen Tran" w:date="2023-04-07T12:31:00Z">
        <w:r w:rsidRPr="008401A7">
          <w:rPr>
            <w:lang w:val="en-US"/>
          </w:rPr>
          <w:t xml:space="preserve">Kết quả </w:t>
        </w:r>
      </w:ins>
      <w:del w:id="14254" w:author="Thu Huyen Tran" w:date="2023-04-07T12:29:00Z">
        <w:r w:rsidR="00A97F24" w:rsidRPr="008401A7" w:rsidDel="00587149">
          <w:rPr>
            <w:lang w:val="en-US"/>
            <w:rPrChange w:id="14255" w:author="Thu Huyen Tran" w:date="2023-04-07T14:12:00Z">
              <w:rPr>
                <w:b/>
                <w:bCs/>
                <w:lang w:val="vi-VN"/>
              </w:rPr>
            </w:rPrChange>
          </w:rPr>
          <w:delText xml:space="preserve">b. </w:delText>
        </w:r>
      </w:del>
      <w:del w:id="14256" w:author="Thu Huyen Tran" w:date="2023-04-07T12:31:00Z">
        <w:r w:rsidR="00A97F24" w:rsidRPr="008401A7" w:rsidDel="00587149">
          <w:rPr>
            <w:lang w:val="en-US"/>
            <w:rPrChange w:id="14257" w:author="Thu Huyen Tran" w:date="2023-04-07T14:12:00Z">
              <w:rPr>
                <w:b/>
                <w:bCs/>
                <w:lang w:val="vi-VN"/>
              </w:rPr>
            </w:rPrChange>
          </w:rPr>
          <w:delText>P</w:delText>
        </w:r>
      </w:del>
      <w:ins w:id="14258" w:author="Thu Huyen Tran" w:date="2023-04-07T12:31:00Z">
        <w:r w:rsidRPr="008401A7">
          <w:rPr>
            <w:lang w:val="en-US"/>
          </w:rPr>
          <w:t>p</w:t>
        </w:r>
      </w:ins>
      <w:r w:rsidR="00A97F24" w:rsidRPr="008401A7">
        <w:rPr>
          <w:lang w:val="en-US"/>
          <w:rPrChange w:id="14259" w:author="Thu Huyen Tran" w:date="2023-04-07T14:12:00Z">
            <w:rPr>
              <w:b/>
              <w:bCs/>
              <w:lang w:val="vi-VN"/>
            </w:rPr>
          </w:rPrChange>
        </w:rPr>
        <w:t>hát thải CH</w:t>
      </w:r>
      <w:r w:rsidR="00A97F24" w:rsidRPr="000F2213">
        <w:rPr>
          <w:vertAlign w:val="subscript"/>
          <w:lang w:val="en-US"/>
          <w:rPrChange w:id="14260" w:author="Thu Huyen Tran" w:date="2023-12-05T22:41:00Z">
            <w:rPr>
              <w:b/>
              <w:bCs/>
              <w:vertAlign w:val="subscript"/>
              <w:lang w:val="vi-VN"/>
            </w:rPr>
          </w:rPrChange>
        </w:rPr>
        <w:t>4</w:t>
      </w:r>
      <w:r w:rsidR="00A97F24" w:rsidRPr="008401A7">
        <w:rPr>
          <w:lang w:val="en-US"/>
          <w:rPrChange w:id="14261" w:author="Thu Huyen Tran" w:date="2023-04-07T14:12:00Z">
            <w:rPr>
              <w:b/>
              <w:bCs/>
              <w:lang w:val="vi-VN"/>
            </w:rPr>
          </w:rPrChange>
        </w:rPr>
        <w:t xml:space="preserve"> từ Nước thải công nghiệp </w:t>
      </w:r>
    </w:p>
    <w:p w14:paraId="09A8B08E" w14:textId="058593F1" w:rsidR="008401A7" w:rsidRDefault="008401A7" w:rsidP="00BF15CE">
      <w:pPr>
        <w:ind w:firstLine="720"/>
        <w:rPr>
          <w:ins w:id="14262" w:author="Thu Huyen Tran" w:date="2023-04-07T14:15:00Z"/>
          <w:b/>
          <w:bCs/>
          <w:lang w:val="en-US"/>
        </w:rPr>
      </w:pPr>
      <w:ins w:id="14263" w:author="Thu Huyen Tran" w:date="2023-04-07T14:14:00Z">
        <w:r w:rsidRPr="00BF15CE">
          <w:rPr>
            <w:b/>
            <w:bCs/>
            <w:lang w:val="en-US"/>
            <w:rPrChange w:id="14264" w:author="Thu Huyen Tran" w:date="2023-04-07T14:15:00Z">
              <w:rPr>
                <w:lang w:val="en-US"/>
              </w:rPr>
            </w:rPrChange>
          </w:rPr>
          <w:t xml:space="preserve">a. Phương pháp luận </w:t>
        </w:r>
      </w:ins>
    </w:p>
    <w:p w14:paraId="144AEA36" w14:textId="6A1A4303" w:rsidR="0050593F" w:rsidRPr="00AF34C5" w:rsidRDefault="0050593F" w:rsidP="0050593F">
      <w:pPr>
        <w:ind w:firstLine="720"/>
        <w:rPr>
          <w:ins w:id="14265" w:author="Thu Huyen Tran" w:date="2023-04-07T14:16:00Z"/>
          <w:lang w:val="en-US"/>
        </w:rPr>
      </w:pPr>
      <w:ins w:id="14266" w:author="Thu Huyen Tran" w:date="2023-04-07T14:16:00Z">
        <w:r>
          <w:rPr>
            <w:lang w:val="en-US"/>
          </w:rPr>
          <w:t>Phương pháp luận để ước tính phát thải CH</w:t>
        </w:r>
        <w:r>
          <w:rPr>
            <w:vertAlign w:val="subscript"/>
            <w:lang w:val="en-US"/>
          </w:rPr>
          <w:t>4</w:t>
        </w:r>
        <w:r>
          <w:rPr>
            <w:lang w:val="en-US"/>
          </w:rPr>
          <w:t xml:space="preserve"> từ nước thải công nghiệp đã được đưa ra tại mục 1.2.4.2.1 của báo cáo này. Theo cây quyết định tại Hình 6.</w:t>
        </w:r>
      </w:ins>
      <w:ins w:id="14267" w:author="Thu Huyen Tran" w:date="2023-04-07T14:17:00Z">
        <w:r>
          <w:rPr>
            <w:lang w:val="en-US"/>
          </w:rPr>
          <w:t>3 (cập nhật)</w:t>
        </w:r>
      </w:ins>
      <w:ins w:id="14268" w:author="Thu Huyen Tran" w:date="2023-04-07T14:16:00Z">
        <w:r>
          <w:rPr>
            <w:lang w:val="en-US"/>
          </w:rPr>
          <w:t xml:space="preserve"> trang 6.</w:t>
        </w:r>
      </w:ins>
      <w:ins w:id="14269" w:author="Thu Huyen Tran" w:date="2023-04-07T14:17:00Z">
        <w:r>
          <w:rPr>
            <w:lang w:val="en-US"/>
          </w:rPr>
          <w:t>32</w:t>
        </w:r>
      </w:ins>
      <w:ins w:id="14270" w:author="Thu Huyen Tran" w:date="2023-04-07T14:16:00Z">
        <w:r>
          <w:rPr>
            <w:lang w:val="en-US"/>
          </w:rPr>
          <w:t>, chương 6, phần 5, IPCC2019, phát thải CH</w:t>
        </w:r>
        <w:r>
          <w:rPr>
            <w:vertAlign w:val="subscript"/>
            <w:lang w:val="en-US"/>
          </w:rPr>
          <w:t>4</w:t>
        </w:r>
        <w:r>
          <w:rPr>
            <w:lang w:val="en-US"/>
          </w:rPr>
          <w:t xml:space="preserve"> từ hệ thống xử lý và xả thải nước thải vào môi trường đều sử dụng phương pháp bậc 1 sử dụng các hệ số phát thải mặc định và phương pháp mặc định. </w:t>
        </w:r>
      </w:ins>
    </w:p>
    <w:p w14:paraId="5BFECA25" w14:textId="272E08BD" w:rsidR="008401A7" w:rsidRDefault="008401A7" w:rsidP="00BF15CE">
      <w:pPr>
        <w:ind w:firstLine="720"/>
        <w:rPr>
          <w:ins w:id="14271" w:author="Thu Huyen Tran" w:date="2023-04-07T14:17:00Z"/>
          <w:b/>
          <w:bCs/>
          <w:lang w:val="en-US"/>
        </w:rPr>
      </w:pPr>
      <w:ins w:id="14272" w:author="Thu Huyen Tran" w:date="2023-04-07T14:14:00Z">
        <w:r w:rsidRPr="00BF15CE">
          <w:rPr>
            <w:b/>
            <w:bCs/>
            <w:lang w:val="en-US"/>
            <w:rPrChange w:id="14273" w:author="Thu Huyen Tran" w:date="2023-04-07T14:15:00Z">
              <w:rPr>
                <w:lang w:val="en-US"/>
              </w:rPr>
            </w:rPrChange>
          </w:rPr>
          <w:t xml:space="preserve">b. </w:t>
        </w:r>
      </w:ins>
      <w:ins w:id="14274" w:author="Thu Huyen Tran" w:date="2023-04-07T14:15:00Z">
        <w:r w:rsidRPr="00BF15CE">
          <w:rPr>
            <w:b/>
            <w:bCs/>
            <w:lang w:val="en-US"/>
            <w:rPrChange w:id="14275" w:author="Thu Huyen Tran" w:date="2023-04-07T14:15:00Z">
              <w:rPr>
                <w:lang w:val="en-US"/>
              </w:rPr>
            </w:rPrChange>
          </w:rPr>
          <w:t>Số liệu hoạt động</w:t>
        </w:r>
      </w:ins>
    </w:p>
    <w:p w14:paraId="740118B3" w14:textId="6BACDA60" w:rsidR="0050593F" w:rsidRPr="00B5584F" w:rsidRDefault="0050593F" w:rsidP="0050593F">
      <w:pPr>
        <w:ind w:firstLine="720"/>
        <w:rPr>
          <w:moveTo w:id="14276" w:author="Thu Huyen Tran" w:date="2023-04-07T14:17:00Z"/>
          <w:lang w:val="vi-VN"/>
        </w:rPr>
      </w:pPr>
      <w:moveToRangeStart w:id="14277" w:author="Thu Huyen Tran" w:date="2023-04-07T14:17:00Z" w:name="move131769495"/>
      <w:moveTo w:id="14278" w:author="Thu Huyen Tran" w:date="2023-04-07T14:17:00Z">
        <w:del w:id="14279" w:author="Thu Huyen Tran" w:date="2023-04-07T14:18:00Z">
          <w:r w:rsidRPr="005543AC" w:rsidDel="0050593F">
            <w:rPr>
              <w:lang w:val="vi-VN"/>
            </w:rPr>
            <w:delText xml:space="preserve">Theo Công thức 6.4 được đưa ra tại mục a, </w:delText>
          </w:r>
          <w:r w:rsidDel="0050593F">
            <w:rPr>
              <w:lang w:val="en-US"/>
            </w:rPr>
            <w:delText>1</w:delText>
          </w:r>
          <w:r w:rsidRPr="005543AC" w:rsidDel="0050593F">
            <w:rPr>
              <w:lang w:val="vi-VN"/>
            </w:rPr>
            <w:delText>.2.4.2, số</w:delText>
          </w:r>
        </w:del>
      </w:moveTo>
      <w:ins w:id="14280" w:author="Thu Huyen Tran" w:date="2023-04-07T14:18:00Z">
        <w:r>
          <w:rPr>
            <w:lang w:val="en-US"/>
          </w:rPr>
          <w:t>Số</w:t>
        </w:r>
      </w:ins>
      <w:moveTo w:id="14281" w:author="Thu Huyen Tran" w:date="2023-04-07T14:17:00Z">
        <w:r w:rsidRPr="005543AC">
          <w:rPr>
            <w:lang w:val="vi-VN"/>
          </w:rPr>
          <w:t xml:space="preserve"> liệu hoạt động phục vụ tính toán phát thải CH</w:t>
        </w:r>
        <w:r w:rsidRPr="005543AC">
          <w:rPr>
            <w:vertAlign w:val="subscript"/>
            <w:lang w:val="vi-VN"/>
          </w:rPr>
          <w:t>4</w:t>
        </w:r>
        <w:r w:rsidRPr="005543AC">
          <w:rPr>
            <w:lang w:val="vi-VN"/>
          </w:rPr>
          <w:t xml:space="preserve"> từ nước thải sinh hoạt là 1) Tổng sản lượng của ngành công nghiệp; 2) Lượng nước thải phát sinh của mỗi loại hình công nghiệp; 3) </w:t>
        </w:r>
        <w:r w:rsidRPr="00105FB4">
          <w:rPr>
            <w:lang w:val="vi-VN"/>
          </w:rPr>
          <w:t>Giá trị</w:t>
        </w:r>
        <w:r w:rsidRPr="005543AC">
          <w:rPr>
            <w:lang w:val="vi-VN"/>
          </w:rPr>
          <w:t xml:space="preserve"> COD trong nước thải của mỗi loại hình công nghiệp</w:t>
        </w:r>
        <w:r w:rsidRPr="00B5584F">
          <w:rPr>
            <w:lang w:val="vi-VN"/>
          </w:rPr>
          <w:t>; 4) Tỷ lệ các loại hệ thống xử lý nước thải công nghiệp.</w:t>
        </w:r>
      </w:moveTo>
    </w:p>
    <w:p w14:paraId="691D8AA1" w14:textId="77777777" w:rsidR="0050593F" w:rsidRDefault="0050593F" w:rsidP="0050593F">
      <w:pPr>
        <w:pStyle w:val="ListParagraph"/>
        <w:numPr>
          <w:ilvl w:val="0"/>
          <w:numId w:val="9"/>
        </w:numPr>
        <w:rPr>
          <w:moveTo w:id="14282" w:author="Thu Huyen Tran" w:date="2023-04-07T14:17:00Z"/>
        </w:rPr>
      </w:pPr>
      <w:moveTo w:id="14283" w:author="Thu Huyen Tran" w:date="2023-04-07T14:17:00Z">
        <w:r w:rsidRPr="005543AC">
          <w:t>Tổng sản lượng của các ngành công nghiệp</w:t>
        </w:r>
      </w:moveTo>
    </w:p>
    <w:p w14:paraId="2D5C2937" w14:textId="46FE3573" w:rsidR="0050593F" w:rsidRDefault="0050593F" w:rsidP="0050593F">
      <w:pPr>
        <w:ind w:firstLine="720"/>
        <w:rPr>
          <w:ins w:id="14284" w:author="Huyen Tran Thu" w:date="2025-04-28T23:00:00Z" w16du:dateUtc="2025-04-28T16:00:00Z"/>
          <w:szCs w:val="26"/>
          <w:lang w:val="en-US"/>
        </w:rPr>
      </w:pPr>
      <w:moveTo w:id="14285" w:author="Thu Huyen Tran" w:date="2023-04-07T14:17:00Z">
        <w:r w:rsidRPr="00105FB4">
          <w:rPr>
            <w:szCs w:val="26"/>
            <w:lang w:val="vi-VN"/>
          </w:rPr>
          <w:t>Dữ liệu hoạt động về sản lượng của các ngành công nghiệp được thu thập tại Tổng cục thống kê, 20</w:t>
        </w:r>
      </w:moveTo>
      <w:ins w:id="14286" w:author="Huyen Tran Thu" w:date="2025-04-28T22:06:00Z" w16du:dateUtc="2025-04-28T15:06:00Z">
        <w:r w:rsidR="00EA23F9">
          <w:rPr>
            <w:szCs w:val="26"/>
            <w:lang w:val="en-US"/>
          </w:rPr>
          <w:t>21 và 2022</w:t>
        </w:r>
      </w:ins>
      <w:moveTo w:id="14287" w:author="Thu Huyen Tran" w:date="2023-04-07T14:17:00Z">
        <w:del w:id="14288" w:author="Huyen Tran Thu" w:date="2025-04-28T22:06:00Z" w16du:dateUtc="2025-04-28T15:06:00Z">
          <w:r w:rsidRPr="00105FB4" w:rsidDel="00EA23F9">
            <w:rPr>
              <w:szCs w:val="26"/>
              <w:lang w:val="vi-VN"/>
            </w:rPr>
            <w:delText>1</w:delText>
          </w:r>
        </w:del>
      </w:moveTo>
      <w:ins w:id="14289" w:author="Thu Huyen Tran" w:date="2023-04-07T14:19:00Z">
        <w:del w:id="14290" w:author="Huyen Tran Thu" w:date="2025-04-28T22:06:00Z" w16du:dateUtc="2025-04-28T15:06:00Z">
          <w:r w:rsidDel="00EA23F9">
            <w:rPr>
              <w:szCs w:val="26"/>
              <w:lang w:val="en-US"/>
            </w:rPr>
            <w:delText>8</w:delText>
          </w:r>
        </w:del>
      </w:ins>
      <w:moveTo w:id="14291" w:author="Thu Huyen Tran" w:date="2023-04-07T14:17:00Z">
        <w:del w:id="14292" w:author="Thu Huyen Tran" w:date="2023-04-07T14:19:00Z">
          <w:r w:rsidRPr="00105FB4" w:rsidDel="0050593F">
            <w:rPr>
              <w:szCs w:val="26"/>
              <w:lang w:val="vi-VN"/>
            </w:rPr>
            <w:delText>6</w:delText>
          </w:r>
        </w:del>
        <w:r w:rsidRPr="00105FB4">
          <w:rPr>
            <w:szCs w:val="26"/>
            <w:lang w:val="vi-VN"/>
          </w:rPr>
          <w:t xml:space="preserve"> và được thể hiện trong bảng sau: </w:t>
        </w:r>
      </w:moveTo>
    </w:p>
    <w:p w14:paraId="1D5696A7" w14:textId="185C8D02" w:rsidR="00FD7EAF" w:rsidRPr="00FD7EAF" w:rsidDel="00FD7EAF" w:rsidRDefault="003902CD">
      <w:pPr>
        <w:pStyle w:val="Caption"/>
        <w:rPr>
          <w:del w:id="14293" w:author="Huyen Tran Thu" w:date="2025-04-28T22:50:00Z" w16du:dateUtc="2025-04-28T15:50:00Z"/>
          <w:moveTo w:id="14294" w:author="Thu Huyen Tran" w:date="2023-04-07T14:17:00Z"/>
          <w:szCs w:val="26"/>
          <w:lang w:val="en-US"/>
          <w:rPrChange w:id="14295" w:author="Huyen Tran Thu" w:date="2025-04-28T22:50:00Z" w16du:dateUtc="2025-04-28T15:50:00Z">
            <w:rPr>
              <w:del w:id="14296" w:author="Huyen Tran Thu" w:date="2025-04-28T22:50:00Z" w16du:dateUtc="2025-04-28T15:50:00Z"/>
              <w:moveTo w:id="14297" w:author="Thu Huyen Tran" w:date="2023-04-07T14:17:00Z"/>
              <w:szCs w:val="26"/>
              <w:lang w:val="vi-VN"/>
            </w:rPr>
          </w:rPrChange>
        </w:rPr>
        <w:pPrChange w:id="14298" w:author="Huyen Tran Thu" w:date="2025-04-28T23:01:00Z" w16du:dateUtc="2025-04-28T16:01:00Z">
          <w:pPr>
            <w:ind w:firstLine="720"/>
          </w:pPr>
        </w:pPrChange>
      </w:pPr>
      <w:bookmarkStart w:id="14299" w:name="_Toc196773811"/>
      <w:ins w:id="14300" w:author="Huyen Tran Thu" w:date="2025-04-28T23:00:00Z" w16du:dateUtc="2025-04-28T16:00:00Z">
        <w:r>
          <w:t xml:space="preserve">Bảng 1. </w:t>
        </w:r>
        <w:r>
          <w:rPr>
            <w:b w:val="0"/>
            <w:bCs w:val="0"/>
          </w:rPr>
          <w:fldChar w:fldCharType="begin"/>
        </w:r>
        <w:r>
          <w:instrText xml:space="preserve"> SEQ Bảng_1. \* ARABIC </w:instrText>
        </w:r>
      </w:ins>
      <w:r>
        <w:rPr>
          <w:b w:val="0"/>
          <w:bCs w:val="0"/>
        </w:rPr>
        <w:fldChar w:fldCharType="separate"/>
      </w:r>
      <w:ins w:id="14301" w:author="Huyen Tran Thu" w:date="2025-04-28T23:00:00Z" w16du:dateUtc="2025-04-28T16:00:00Z">
        <w:r>
          <w:rPr>
            <w:noProof/>
          </w:rPr>
          <w:t>30</w:t>
        </w:r>
        <w:r>
          <w:rPr>
            <w:b w:val="0"/>
            <w:bCs w:val="0"/>
          </w:rPr>
          <w:fldChar w:fldCharType="end"/>
        </w:r>
      </w:ins>
      <w:ins w:id="14302" w:author="Huyen Tran Thu" w:date="2025-04-28T23:01:00Z" w16du:dateUtc="2025-04-28T16:01:00Z">
        <w:r>
          <w:t xml:space="preserve"> </w:t>
        </w:r>
        <w:r w:rsidRPr="00105FB4">
          <w:rPr>
            <w:noProof/>
            <w:lang w:val="vi-VN"/>
          </w:rPr>
          <w:t>Sản phẩm của các ngành công nghiệp quan trọng</w:t>
        </w:r>
      </w:ins>
      <w:bookmarkEnd w:id="14299"/>
    </w:p>
    <w:p w14:paraId="43A5FDF2" w14:textId="7E8EC9CD" w:rsidR="0050593F" w:rsidRPr="00043414" w:rsidRDefault="0050593F" w:rsidP="003902CD">
      <w:pPr>
        <w:pStyle w:val="Caption"/>
        <w:rPr>
          <w:moveTo w:id="14303" w:author="Thu Huyen Tran" w:date="2023-04-07T14:17:00Z"/>
          <w:noProof/>
          <w:lang w:val="en-US"/>
        </w:rPr>
      </w:pPr>
      <w:bookmarkStart w:id="14304" w:name="_Toc131781243"/>
      <w:moveTo w:id="14305" w:author="Thu Huyen Tran" w:date="2023-04-07T14:17:00Z">
        <w:del w:id="14306" w:author="Thu Huyen Tran" w:date="2023-12-05T23:05:00Z">
          <w:r w:rsidDel="003E09D4">
            <w:delText xml:space="preserve">Bảng 1. </w:delText>
          </w:r>
          <w:r w:rsidDel="003E09D4">
            <w:fldChar w:fldCharType="begin"/>
          </w:r>
          <w:r w:rsidDel="003E09D4">
            <w:delInstrText xml:space="preserve"> SEQ Bảng_1. \* ARABIC </w:delInstrText>
          </w:r>
          <w:r w:rsidDel="003E09D4">
            <w:fldChar w:fldCharType="separate"/>
          </w:r>
          <w:r w:rsidDel="003E09D4">
            <w:fldChar w:fldCharType="end"/>
          </w:r>
        </w:del>
      </w:moveTo>
      <w:bookmarkStart w:id="14307" w:name="_Toc152710034"/>
      <w:ins w:id="14308" w:author="Thu Huyen Tran" w:date="2023-12-05T23:05:00Z">
        <w:del w:id="14309" w:author="Huyen Tran Thu" w:date="2025-04-28T22:50:00Z" w16du:dateUtc="2025-04-28T15:50:00Z">
          <w:r w:rsidR="003E09D4" w:rsidDel="00FD7EAF">
            <w:delText xml:space="preserve">Bảng 1. </w:delText>
          </w:r>
          <w:r w:rsidR="003E09D4" w:rsidDel="00FD7EAF">
            <w:fldChar w:fldCharType="begin"/>
          </w:r>
          <w:r w:rsidR="003E09D4" w:rsidDel="00FD7EAF">
            <w:delInstrText xml:space="preserve"> SEQ Bảng_1. \* ARABIC </w:delInstrText>
          </w:r>
        </w:del>
      </w:ins>
      <w:del w:id="14310" w:author="Huyen Tran Thu" w:date="2025-04-28T22:50:00Z" w16du:dateUtc="2025-04-28T15:50:00Z">
        <w:r w:rsidR="003E09D4" w:rsidDel="00FD7EAF">
          <w:fldChar w:fldCharType="separate"/>
        </w:r>
      </w:del>
      <w:ins w:id="14311" w:author="Thu Huyen Tran" w:date="2023-12-05T23:05:00Z">
        <w:del w:id="14312" w:author="Huyen Tran Thu" w:date="2025-04-28T22:50:00Z" w16du:dateUtc="2025-04-28T15:50:00Z">
          <w:r w:rsidR="003E09D4" w:rsidDel="00FD7EAF">
            <w:rPr>
              <w:noProof/>
            </w:rPr>
            <w:delText>27</w:delText>
          </w:r>
          <w:r w:rsidR="003E09D4" w:rsidDel="00FD7EAF">
            <w:fldChar w:fldCharType="end"/>
          </w:r>
        </w:del>
      </w:ins>
      <w:moveTo w:id="14313" w:author="Thu Huyen Tran" w:date="2023-04-07T14:17:00Z">
        <w:del w:id="14314" w:author="Huyen Tran Thu" w:date="2025-04-28T22:50:00Z" w16du:dateUtc="2025-04-28T15:50:00Z">
          <w:r w:rsidRPr="00105FB4" w:rsidDel="00FD7EAF">
            <w:rPr>
              <w:noProof/>
              <w:lang w:val="vi-VN"/>
            </w:rPr>
            <w:delText xml:space="preserve">: </w:delText>
          </w:r>
        </w:del>
        <w:del w:id="14315" w:author="Huyen Tran Thu" w:date="2025-04-28T23:01:00Z" w16du:dateUtc="2025-04-28T16:01:00Z">
          <w:r w:rsidRPr="00105FB4" w:rsidDel="003902CD">
            <w:rPr>
              <w:noProof/>
              <w:lang w:val="vi-VN"/>
            </w:rPr>
            <w:delText xml:space="preserve">Sản phẩm của các ngành công nghiệp quan trọng </w:delText>
          </w:r>
        </w:del>
        <w:del w:id="14316" w:author="Huyen Tran Thu" w:date="2025-04-28T22:06:00Z" w16du:dateUtc="2025-04-28T15:06:00Z">
          <w:r w:rsidRPr="00105FB4" w:rsidDel="00EA23F9">
            <w:rPr>
              <w:noProof/>
              <w:lang w:val="vi-VN"/>
            </w:rPr>
            <w:delText>trong năm 20</w:delText>
          </w:r>
        </w:del>
      </w:moveTo>
      <w:ins w:id="14317" w:author="Thu Huyen Tran" w:date="2023-04-07T17:36:00Z">
        <w:del w:id="14318" w:author="Huyen Tran Thu" w:date="2025-04-28T22:06:00Z" w16du:dateUtc="2025-04-28T15:06:00Z">
          <w:r w:rsidR="007A3D0C" w:rsidDel="00EA23F9">
            <w:rPr>
              <w:noProof/>
              <w:lang w:val="en-US"/>
            </w:rPr>
            <w:delText>18</w:delText>
          </w:r>
        </w:del>
      </w:ins>
      <w:bookmarkEnd w:id="14307"/>
      <w:moveTo w:id="14319" w:author="Thu Huyen Tran" w:date="2023-04-07T14:17:00Z">
        <w:del w:id="14320" w:author="Huyen Tran Thu" w:date="2025-04-28T23:01:00Z" w16du:dateUtc="2025-04-28T16:01:00Z">
          <w:r w:rsidDel="003902CD">
            <w:rPr>
              <w:noProof/>
              <w:lang w:val="en-US"/>
            </w:rPr>
            <w:delText>20</w:delText>
          </w:r>
        </w:del>
        <w:bookmarkEnd w:id="14304"/>
      </w:moveTo>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Change w:id="14321" w:author="Huyen Tran Thu" w:date="2025-04-28T22:10:00Z" w16du:dateUtc="2025-04-28T15:10:00Z">
          <w:tblPr>
            <w:tblW w:w="43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PrChange>
      </w:tblPr>
      <w:tblGrid>
        <w:gridCol w:w="805"/>
        <w:gridCol w:w="2436"/>
        <w:gridCol w:w="2012"/>
        <w:gridCol w:w="382"/>
        <w:gridCol w:w="1522"/>
        <w:gridCol w:w="1905"/>
        <w:tblGridChange w:id="14322">
          <w:tblGrid>
            <w:gridCol w:w="696"/>
            <w:gridCol w:w="73"/>
            <w:gridCol w:w="36"/>
            <w:gridCol w:w="2779"/>
            <w:gridCol w:w="1669"/>
            <w:gridCol w:w="555"/>
            <w:gridCol w:w="423"/>
            <w:gridCol w:w="926"/>
            <w:gridCol w:w="758"/>
            <w:gridCol w:w="1147"/>
            <w:gridCol w:w="960"/>
          </w:tblGrid>
        </w:tblGridChange>
      </w:tblGrid>
      <w:tr w:rsidR="00EA23F9" w:rsidRPr="00EA23F9" w14:paraId="3A3CD2AE" w14:textId="50E9B9D5" w:rsidTr="00EA23F9">
        <w:trPr>
          <w:trHeight w:val="844"/>
          <w:tblHeader/>
          <w:jc w:val="center"/>
          <w:trPrChange w:id="14323" w:author="Huyen Tran Thu" w:date="2025-04-28T22:10:00Z" w16du:dateUtc="2025-04-28T15:10:00Z">
            <w:trPr>
              <w:trHeight w:val="844"/>
              <w:tblHeader/>
              <w:jc w:val="center"/>
            </w:trPr>
          </w:trPrChange>
        </w:trPr>
        <w:tc>
          <w:tcPr>
            <w:tcW w:w="444" w:type="pct"/>
            <w:vAlign w:val="center"/>
            <w:tcPrChange w:id="14324" w:author="Huyen Tran Thu" w:date="2025-04-28T22:10:00Z" w16du:dateUtc="2025-04-28T15:10:00Z">
              <w:tcPr>
                <w:tcW w:w="486" w:type="pct"/>
                <w:gridSpan w:val="2"/>
                <w:vAlign w:val="center"/>
              </w:tcPr>
            </w:tcPrChange>
          </w:tcPr>
          <w:p w14:paraId="520BF405" w14:textId="2DFE6504" w:rsidR="00EA23F9" w:rsidRPr="00EA23F9" w:rsidRDefault="00EA23F9" w:rsidP="00AF34C5">
            <w:pPr>
              <w:spacing w:before="60" w:after="60"/>
              <w:ind w:left="90"/>
              <w:jc w:val="center"/>
              <w:rPr>
                <w:moveTo w:id="14325" w:author="Thu Huyen Tran" w:date="2023-04-07T14:17:00Z"/>
                <w:b/>
                <w:bCs/>
                <w:sz w:val="24"/>
                <w:szCs w:val="24"/>
                <w:lang w:val="en-US"/>
                <w:rPrChange w:id="14326" w:author="Huyen Tran Thu" w:date="2025-04-28T22:10:00Z" w16du:dateUtc="2025-04-28T15:10:00Z">
                  <w:rPr>
                    <w:moveTo w:id="14327" w:author="Thu Huyen Tran" w:date="2023-04-07T14:17:00Z"/>
                    <w:szCs w:val="26"/>
                    <w:lang w:val="vi-VN"/>
                  </w:rPr>
                </w:rPrChange>
              </w:rPr>
            </w:pPr>
            <w:ins w:id="14328" w:author="Thu Huyen Tran" w:date="2023-12-05T22:46:00Z">
              <w:r w:rsidRPr="00EA23F9">
                <w:rPr>
                  <w:b/>
                  <w:bCs/>
                  <w:sz w:val="24"/>
                  <w:szCs w:val="24"/>
                  <w:lang w:val="en-US"/>
                  <w:rPrChange w:id="14329" w:author="Huyen Tran Thu" w:date="2025-04-28T22:10:00Z" w16du:dateUtc="2025-04-28T15:10:00Z">
                    <w:rPr>
                      <w:szCs w:val="26"/>
                      <w:lang w:val="en-US"/>
                    </w:rPr>
                  </w:rPrChange>
                </w:rPr>
                <w:t>STT</w:t>
              </w:r>
            </w:ins>
          </w:p>
        </w:tc>
        <w:tc>
          <w:tcPr>
            <w:tcW w:w="2454" w:type="pct"/>
            <w:gridSpan w:val="2"/>
            <w:vAlign w:val="center"/>
            <w:tcPrChange w:id="14330" w:author="Huyen Tran Thu" w:date="2025-04-28T22:10:00Z" w16du:dateUtc="2025-04-28T15:10:00Z">
              <w:tcPr>
                <w:tcW w:w="3183" w:type="pct"/>
                <w:gridSpan w:val="4"/>
                <w:vAlign w:val="center"/>
              </w:tcPr>
            </w:tcPrChange>
          </w:tcPr>
          <w:p w14:paraId="2F9D4C1E" w14:textId="77777777" w:rsidR="00EA23F9" w:rsidRPr="00EA23F9" w:rsidRDefault="00EA23F9" w:rsidP="00AF34C5">
            <w:pPr>
              <w:spacing w:before="60" w:after="60"/>
              <w:ind w:left="90" w:right="230" w:firstLine="261"/>
              <w:jc w:val="center"/>
              <w:rPr>
                <w:moveTo w:id="14331" w:author="Thu Huyen Tran" w:date="2023-04-07T14:17:00Z"/>
                <w:b/>
                <w:bCs/>
                <w:sz w:val="24"/>
                <w:szCs w:val="24"/>
                <w:rPrChange w:id="14332" w:author="Huyen Tran Thu" w:date="2025-04-28T22:10:00Z" w16du:dateUtc="2025-04-28T15:10:00Z">
                  <w:rPr>
                    <w:moveTo w:id="14333" w:author="Thu Huyen Tran" w:date="2023-04-07T14:17:00Z"/>
                    <w:b/>
                    <w:bCs/>
                    <w:szCs w:val="26"/>
                  </w:rPr>
                </w:rPrChange>
              </w:rPr>
            </w:pPr>
            <w:moveTo w:id="14334" w:author="Thu Huyen Tran" w:date="2023-04-07T14:17:00Z">
              <w:r w:rsidRPr="00EA23F9">
                <w:rPr>
                  <w:b/>
                  <w:bCs/>
                  <w:sz w:val="24"/>
                  <w:szCs w:val="24"/>
                  <w:rPrChange w:id="14335" w:author="Huyen Tran Thu" w:date="2025-04-28T22:10:00Z" w16du:dateUtc="2025-04-28T15:10:00Z">
                    <w:rPr>
                      <w:b/>
                      <w:bCs/>
                      <w:szCs w:val="26"/>
                    </w:rPr>
                  </w:rPrChange>
                </w:rPr>
                <w:t>Ngành công nghiệp</w:t>
              </w:r>
            </w:moveTo>
          </w:p>
        </w:tc>
        <w:tc>
          <w:tcPr>
            <w:tcW w:w="1051" w:type="pct"/>
            <w:gridSpan w:val="2"/>
            <w:vAlign w:val="center"/>
            <w:tcPrChange w:id="14336" w:author="Huyen Tran Thu" w:date="2025-04-28T22:10:00Z" w16du:dateUtc="2025-04-28T15:10:00Z">
              <w:tcPr>
                <w:tcW w:w="1332" w:type="pct"/>
                <w:gridSpan w:val="3"/>
                <w:vAlign w:val="center"/>
              </w:tcPr>
            </w:tcPrChange>
          </w:tcPr>
          <w:p w14:paraId="3F4EC490" w14:textId="4A8B3719" w:rsidR="00EA23F9" w:rsidRPr="00EA23F9" w:rsidRDefault="00EA23F9" w:rsidP="00AF34C5">
            <w:pPr>
              <w:spacing w:before="60" w:after="60"/>
              <w:ind w:left="43" w:right="4"/>
              <w:jc w:val="center"/>
              <w:rPr>
                <w:ins w:id="14337" w:author="Huyen Tran Thu" w:date="2025-04-28T22:06:00Z" w16du:dateUtc="2025-04-28T15:06:00Z"/>
                <w:b/>
                <w:bCs/>
                <w:sz w:val="24"/>
                <w:szCs w:val="24"/>
                <w:rPrChange w:id="14338" w:author="Huyen Tran Thu" w:date="2025-04-28T22:10:00Z" w16du:dateUtc="2025-04-28T15:10:00Z">
                  <w:rPr>
                    <w:ins w:id="14339" w:author="Huyen Tran Thu" w:date="2025-04-28T22:06:00Z" w16du:dateUtc="2025-04-28T15:06:00Z"/>
                    <w:b/>
                    <w:bCs/>
                    <w:szCs w:val="26"/>
                  </w:rPr>
                </w:rPrChange>
              </w:rPr>
            </w:pPr>
            <w:ins w:id="14340" w:author="Huyen Tran Thu" w:date="2025-04-28T22:06:00Z" w16du:dateUtc="2025-04-28T15:06:00Z">
              <w:r w:rsidRPr="00EA23F9">
                <w:rPr>
                  <w:b/>
                  <w:bCs/>
                  <w:sz w:val="24"/>
                  <w:szCs w:val="24"/>
                  <w:rPrChange w:id="14341" w:author="Huyen Tran Thu" w:date="2025-04-28T22:10:00Z" w16du:dateUtc="2025-04-28T15:10:00Z">
                    <w:rPr>
                      <w:b/>
                      <w:bCs/>
                      <w:szCs w:val="26"/>
                    </w:rPr>
                  </w:rPrChange>
                </w:rPr>
                <w:t>Năm 2021</w:t>
              </w:r>
            </w:ins>
          </w:p>
          <w:p w14:paraId="407DEEBE" w14:textId="7A44DFE8" w:rsidR="00EA23F9" w:rsidRPr="00EA23F9" w:rsidRDefault="00EA23F9" w:rsidP="00AF34C5">
            <w:pPr>
              <w:spacing w:before="60" w:after="60"/>
              <w:ind w:left="43" w:right="4"/>
              <w:jc w:val="center"/>
              <w:rPr>
                <w:moveTo w:id="14342" w:author="Thu Huyen Tran" w:date="2023-04-07T14:17:00Z"/>
                <w:b/>
                <w:bCs/>
                <w:sz w:val="24"/>
                <w:szCs w:val="24"/>
                <w:rPrChange w:id="14343" w:author="Huyen Tran Thu" w:date="2025-04-28T22:10:00Z" w16du:dateUtc="2025-04-28T15:10:00Z">
                  <w:rPr>
                    <w:moveTo w:id="14344" w:author="Thu Huyen Tran" w:date="2023-04-07T14:17:00Z"/>
                    <w:b/>
                    <w:bCs/>
                    <w:szCs w:val="26"/>
                  </w:rPr>
                </w:rPrChange>
              </w:rPr>
            </w:pPr>
            <w:moveTo w:id="14345" w:author="Thu Huyen Tran" w:date="2023-04-07T14:17:00Z">
              <w:r w:rsidRPr="00EA23F9">
                <w:rPr>
                  <w:b/>
                  <w:bCs/>
                  <w:sz w:val="24"/>
                  <w:szCs w:val="24"/>
                  <w:rPrChange w:id="14346" w:author="Huyen Tran Thu" w:date="2025-04-28T22:10:00Z" w16du:dateUtc="2025-04-28T15:10:00Z">
                    <w:rPr>
                      <w:b/>
                      <w:bCs/>
                      <w:szCs w:val="26"/>
                    </w:rPr>
                  </w:rPrChange>
                </w:rPr>
                <w:t>Sản lượng (tấn/năm)</w:t>
              </w:r>
            </w:moveTo>
          </w:p>
        </w:tc>
        <w:tc>
          <w:tcPr>
            <w:tcW w:w="1051" w:type="pct"/>
            <w:tcPrChange w:id="14347" w:author="Huyen Tran Thu" w:date="2025-04-28T22:10:00Z" w16du:dateUtc="2025-04-28T15:10:00Z">
              <w:tcPr>
                <w:tcW w:w="1" w:type="pct"/>
                <w:gridSpan w:val="2"/>
              </w:tcPr>
            </w:tcPrChange>
          </w:tcPr>
          <w:p w14:paraId="543E2818" w14:textId="345C5F0E" w:rsidR="00EA23F9" w:rsidRPr="00EA23F9" w:rsidRDefault="00EA23F9" w:rsidP="00EA23F9">
            <w:pPr>
              <w:spacing w:before="60" w:after="60"/>
              <w:ind w:left="43" w:right="4"/>
              <w:jc w:val="center"/>
              <w:rPr>
                <w:ins w:id="14348" w:author="Huyen Tran Thu" w:date="2025-04-28T22:06:00Z" w16du:dateUtc="2025-04-28T15:06:00Z"/>
                <w:b/>
                <w:bCs/>
                <w:sz w:val="24"/>
                <w:szCs w:val="24"/>
                <w:rPrChange w:id="14349" w:author="Huyen Tran Thu" w:date="2025-04-28T22:10:00Z" w16du:dateUtc="2025-04-28T15:10:00Z">
                  <w:rPr>
                    <w:ins w:id="14350" w:author="Huyen Tran Thu" w:date="2025-04-28T22:06:00Z" w16du:dateUtc="2025-04-28T15:06:00Z"/>
                    <w:b/>
                    <w:bCs/>
                    <w:szCs w:val="26"/>
                  </w:rPr>
                </w:rPrChange>
              </w:rPr>
            </w:pPr>
            <w:ins w:id="14351" w:author="Huyen Tran Thu" w:date="2025-04-28T22:06:00Z" w16du:dateUtc="2025-04-28T15:06:00Z">
              <w:r w:rsidRPr="00EA23F9">
                <w:rPr>
                  <w:b/>
                  <w:bCs/>
                  <w:sz w:val="24"/>
                  <w:szCs w:val="24"/>
                  <w:rPrChange w:id="14352" w:author="Huyen Tran Thu" w:date="2025-04-28T22:10:00Z" w16du:dateUtc="2025-04-28T15:10:00Z">
                    <w:rPr>
                      <w:b/>
                      <w:bCs/>
                      <w:szCs w:val="26"/>
                    </w:rPr>
                  </w:rPrChange>
                </w:rPr>
                <w:t>Năm 2022</w:t>
              </w:r>
            </w:ins>
          </w:p>
          <w:p w14:paraId="318B0C6D" w14:textId="6F94FA41" w:rsidR="00EA23F9" w:rsidRPr="00EA23F9" w:rsidRDefault="00EA23F9" w:rsidP="00EA23F9">
            <w:pPr>
              <w:spacing w:before="60" w:after="60"/>
              <w:ind w:left="43" w:right="4"/>
              <w:jc w:val="center"/>
              <w:rPr>
                <w:b/>
                <w:bCs/>
                <w:sz w:val="24"/>
                <w:szCs w:val="24"/>
                <w:rPrChange w:id="14353" w:author="Huyen Tran Thu" w:date="2025-04-28T22:10:00Z" w16du:dateUtc="2025-04-28T15:10:00Z">
                  <w:rPr>
                    <w:b/>
                    <w:bCs/>
                    <w:szCs w:val="26"/>
                  </w:rPr>
                </w:rPrChange>
              </w:rPr>
            </w:pPr>
            <w:ins w:id="14354" w:author="Huyen Tran Thu" w:date="2025-04-28T22:06:00Z" w16du:dateUtc="2025-04-28T15:06:00Z">
              <w:r w:rsidRPr="00EA23F9">
                <w:rPr>
                  <w:b/>
                  <w:bCs/>
                  <w:sz w:val="24"/>
                  <w:szCs w:val="24"/>
                  <w:rPrChange w:id="14355" w:author="Huyen Tran Thu" w:date="2025-04-28T22:10:00Z" w16du:dateUtc="2025-04-28T15:10:00Z">
                    <w:rPr>
                      <w:b/>
                      <w:bCs/>
                      <w:szCs w:val="26"/>
                    </w:rPr>
                  </w:rPrChange>
                </w:rPr>
                <w:t>Sản lượng (tấn/năm)</w:t>
              </w:r>
            </w:ins>
          </w:p>
        </w:tc>
      </w:tr>
      <w:tr w:rsidR="00EA23F9" w:rsidRPr="00EA23F9" w14:paraId="47336B76" w14:textId="3E688897" w:rsidTr="00EA23F9">
        <w:trPr>
          <w:jc w:val="center"/>
          <w:trPrChange w:id="14356" w:author="Huyen Tran Thu" w:date="2025-04-28T22:10:00Z" w16du:dateUtc="2025-04-28T15:10:00Z">
            <w:trPr>
              <w:jc w:val="center"/>
            </w:trPr>
          </w:trPrChange>
        </w:trPr>
        <w:tc>
          <w:tcPr>
            <w:tcW w:w="444" w:type="pct"/>
            <w:tcPrChange w:id="14357" w:author="Huyen Tran Thu" w:date="2025-04-28T22:10:00Z" w16du:dateUtc="2025-04-28T15:10:00Z">
              <w:tcPr>
                <w:tcW w:w="486" w:type="pct"/>
                <w:gridSpan w:val="2"/>
              </w:tcPr>
            </w:tcPrChange>
          </w:tcPr>
          <w:p w14:paraId="4A6B2704" w14:textId="0E1C0709" w:rsidR="00EA23F9" w:rsidRPr="00EA23F9" w:rsidRDefault="00EA23F9" w:rsidP="00EA23F9">
            <w:pPr>
              <w:spacing w:before="60" w:after="60"/>
              <w:ind w:left="90"/>
              <w:jc w:val="center"/>
              <w:rPr>
                <w:moveTo w:id="14358" w:author="Thu Huyen Tran" w:date="2023-04-07T14:17:00Z"/>
                <w:sz w:val="24"/>
                <w:szCs w:val="24"/>
                <w:rPrChange w:id="14359" w:author="Huyen Tran Thu" w:date="2025-04-28T22:10:00Z" w16du:dateUtc="2025-04-28T15:10:00Z">
                  <w:rPr>
                    <w:moveTo w:id="14360" w:author="Thu Huyen Tran" w:date="2023-04-07T14:17:00Z"/>
                    <w:szCs w:val="26"/>
                  </w:rPr>
                </w:rPrChange>
              </w:rPr>
            </w:pPr>
            <w:ins w:id="14361" w:author="Thu Huyen Tran" w:date="2023-12-05T22:47:00Z">
              <w:r w:rsidRPr="00EA23F9">
                <w:rPr>
                  <w:sz w:val="24"/>
                  <w:szCs w:val="24"/>
                  <w:rPrChange w:id="14362" w:author="Huyen Tran Thu" w:date="2025-04-28T22:10:00Z" w16du:dateUtc="2025-04-28T15:10:00Z">
                    <w:rPr>
                      <w:szCs w:val="26"/>
                    </w:rPr>
                  </w:rPrChange>
                </w:rPr>
                <w:t>1</w:t>
              </w:r>
            </w:ins>
          </w:p>
        </w:tc>
        <w:tc>
          <w:tcPr>
            <w:tcW w:w="2454" w:type="pct"/>
            <w:gridSpan w:val="2"/>
            <w:tcPrChange w:id="14363" w:author="Huyen Tran Thu" w:date="2025-04-28T22:10:00Z" w16du:dateUtc="2025-04-28T15:10:00Z">
              <w:tcPr>
                <w:tcW w:w="3183" w:type="pct"/>
                <w:gridSpan w:val="4"/>
              </w:tcPr>
            </w:tcPrChange>
          </w:tcPr>
          <w:p w14:paraId="0BC49B13" w14:textId="77777777" w:rsidR="00EA23F9" w:rsidRPr="00EA23F9" w:rsidRDefault="00EA23F9" w:rsidP="00EA23F9">
            <w:pPr>
              <w:spacing w:before="60" w:after="60"/>
              <w:ind w:left="90" w:right="230"/>
              <w:rPr>
                <w:moveTo w:id="14364" w:author="Thu Huyen Tran" w:date="2023-04-07T14:17:00Z"/>
                <w:sz w:val="24"/>
                <w:szCs w:val="24"/>
                <w:rPrChange w:id="14365" w:author="Huyen Tran Thu" w:date="2025-04-28T22:10:00Z" w16du:dateUtc="2025-04-28T15:10:00Z">
                  <w:rPr>
                    <w:moveTo w:id="14366" w:author="Thu Huyen Tran" w:date="2023-04-07T14:17:00Z"/>
                    <w:szCs w:val="26"/>
                  </w:rPr>
                </w:rPrChange>
              </w:rPr>
            </w:pPr>
            <w:moveTo w:id="14367" w:author="Thu Huyen Tran" w:date="2023-04-07T14:17:00Z">
              <w:r w:rsidRPr="00EA23F9">
                <w:rPr>
                  <w:sz w:val="24"/>
                  <w:szCs w:val="24"/>
                  <w:rPrChange w:id="14368" w:author="Huyen Tran Thu" w:date="2025-04-28T22:10:00Z" w16du:dateUtc="2025-04-28T15:10:00Z">
                    <w:rPr>
                      <w:szCs w:val="26"/>
                    </w:rPr>
                  </w:rPrChange>
                </w:rPr>
                <w:t>Sắt thép</w:t>
              </w:r>
            </w:moveTo>
          </w:p>
        </w:tc>
        <w:tc>
          <w:tcPr>
            <w:tcW w:w="1051" w:type="pct"/>
            <w:gridSpan w:val="2"/>
            <w:vAlign w:val="bottom"/>
            <w:tcPrChange w:id="14369" w:author="Huyen Tran Thu" w:date="2025-04-28T22:10:00Z" w16du:dateUtc="2025-04-28T15:10:00Z">
              <w:tcPr>
                <w:tcW w:w="1332" w:type="pct"/>
                <w:gridSpan w:val="3"/>
                <w:vAlign w:val="center"/>
              </w:tcPr>
            </w:tcPrChange>
          </w:tcPr>
          <w:p w14:paraId="107DDA7B" w14:textId="2815AD4A" w:rsidR="00EA23F9" w:rsidRPr="00EA23F9" w:rsidRDefault="00EA23F9" w:rsidP="00EA23F9">
            <w:pPr>
              <w:spacing w:before="60" w:after="60"/>
              <w:ind w:left="90" w:right="230"/>
              <w:jc w:val="center"/>
              <w:rPr>
                <w:moveTo w:id="14370" w:author="Thu Huyen Tran" w:date="2023-04-07T14:17:00Z"/>
                <w:sz w:val="24"/>
                <w:szCs w:val="24"/>
              </w:rPr>
            </w:pPr>
            <w:ins w:id="14371" w:author="Huyen Tran Thu" w:date="2025-04-28T22:07:00Z" w16du:dateUtc="2025-04-28T15:07:00Z">
              <w:r w:rsidRPr="00EA23F9">
                <w:rPr>
                  <w:sz w:val="24"/>
                  <w:szCs w:val="24"/>
                  <w:rPrChange w:id="14372" w:author="Huyen Tran Thu" w:date="2025-04-28T22:10:00Z" w16du:dateUtc="2025-04-28T15:10:00Z">
                    <w:rPr>
                      <w:rFonts w:ascii="Arial" w:hAnsi="Arial" w:cs="Arial"/>
                      <w:sz w:val="20"/>
                      <w:szCs w:val="20"/>
                    </w:rPr>
                  </w:rPrChange>
                </w:rPr>
                <w:t xml:space="preserve">56.522.000 </w:t>
              </w:r>
            </w:ins>
            <w:ins w:id="14373" w:author="Thu Huyen Tran" w:date="2023-04-07T14:19:00Z">
              <w:del w:id="14374" w:author="Huyen Tran Thu" w:date="2025-04-28T22:07:00Z" w16du:dateUtc="2025-04-28T15:07:00Z">
                <w:r w:rsidRPr="00EA23F9" w:rsidDel="00895BCC">
                  <w:rPr>
                    <w:sz w:val="24"/>
                    <w:szCs w:val="24"/>
                  </w:rPr>
                  <w:delText>32.995.000</w:delText>
                </w:r>
              </w:del>
            </w:ins>
            <w:moveTo w:id="14375" w:author="Thu Huyen Tran" w:date="2023-04-07T14:17:00Z">
              <w:del w:id="14376" w:author="Huyen Tran Thu" w:date="2025-04-28T22:07:00Z" w16du:dateUtc="2025-04-28T15:07:00Z">
                <w:r w:rsidRPr="00EA23F9" w:rsidDel="00895BCC">
                  <w:rPr>
                    <w:sz w:val="24"/>
                    <w:szCs w:val="24"/>
                  </w:rPr>
                  <w:delText>43.440.650</w:delText>
                </w:r>
              </w:del>
            </w:moveTo>
          </w:p>
        </w:tc>
        <w:tc>
          <w:tcPr>
            <w:tcW w:w="1051" w:type="pct"/>
            <w:vAlign w:val="bottom"/>
            <w:tcPrChange w:id="14377" w:author="Huyen Tran Thu" w:date="2025-04-28T22:10:00Z" w16du:dateUtc="2025-04-28T15:10:00Z">
              <w:tcPr>
                <w:tcW w:w="1" w:type="pct"/>
                <w:gridSpan w:val="2"/>
              </w:tcPr>
            </w:tcPrChange>
          </w:tcPr>
          <w:p w14:paraId="4B4CDE46" w14:textId="62A5B544" w:rsidR="00EA23F9" w:rsidRPr="00EA23F9" w:rsidRDefault="00EA23F9" w:rsidP="00EA23F9">
            <w:pPr>
              <w:spacing w:before="60" w:after="60"/>
              <w:ind w:left="90" w:right="230"/>
              <w:jc w:val="center"/>
              <w:rPr>
                <w:sz w:val="24"/>
                <w:szCs w:val="24"/>
              </w:rPr>
            </w:pPr>
            <w:ins w:id="14378" w:author="Huyen Tran Thu" w:date="2025-04-28T22:07:00Z" w16du:dateUtc="2025-04-28T15:07:00Z">
              <w:r w:rsidRPr="00EA23F9">
                <w:rPr>
                  <w:sz w:val="24"/>
                  <w:szCs w:val="24"/>
                  <w:rPrChange w:id="14379" w:author="Huyen Tran Thu" w:date="2025-04-28T22:10:00Z" w16du:dateUtc="2025-04-28T15:10:00Z">
                    <w:rPr>
                      <w:rFonts w:ascii="Arial" w:hAnsi="Arial" w:cs="Arial"/>
                      <w:sz w:val="20"/>
                      <w:szCs w:val="20"/>
                    </w:rPr>
                  </w:rPrChange>
                </w:rPr>
                <w:t xml:space="preserve">45.976.000 </w:t>
              </w:r>
            </w:ins>
          </w:p>
        </w:tc>
      </w:tr>
      <w:tr w:rsidR="00EA23F9" w:rsidRPr="00EA23F9" w14:paraId="671E26ED" w14:textId="5EF7FFF7" w:rsidTr="00EA23F9">
        <w:trPr>
          <w:jc w:val="center"/>
          <w:trPrChange w:id="14380" w:author="Huyen Tran Thu" w:date="2025-04-28T22:10:00Z" w16du:dateUtc="2025-04-28T15:10:00Z">
            <w:trPr>
              <w:jc w:val="center"/>
            </w:trPr>
          </w:trPrChange>
        </w:trPr>
        <w:tc>
          <w:tcPr>
            <w:tcW w:w="444" w:type="pct"/>
            <w:tcPrChange w:id="14381" w:author="Huyen Tran Thu" w:date="2025-04-28T22:10:00Z" w16du:dateUtc="2025-04-28T15:10:00Z">
              <w:tcPr>
                <w:tcW w:w="486" w:type="pct"/>
                <w:gridSpan w:val="2"/>
              </w:tcPr>
            </w:tcPrChange>
          </w:tcPr>
          <w:p w14:paraId="1AAE7259" w14:textId="0554B3C0" w:rsidR="00EA23F9" w:rsidRPr="00EA23F9" w:rsidRDefault="00EA23F9" w:rsidP="00EA23F9">
            <w:pPr>
              <w:spacing w:before="60" w:after="60"/>
              <w:ind w:left="90"/>
              <w:jc w:val="center"/>
              <w:rPr>
                <w:moveTo w:id="14382" w:author="Thu Huyen Tran" w:date="2023-04-07T14:17:00Z"/>
                <w:sz w:val="24"/>
                <w:szCs w:val="24"/>
                <w:rPrChange w:id="14383" w:author="Huyen Tran Thu" w:date="2025-04-28T22:10:00Z" w16du:dateUtc="2025-04-28T15:10:00Z">
                  <w:rPr>
                    <w:moveTo w:id="14384" w:author="Thu Huyen Tran" w:date="2023-04-07T14:17:00Z"/>
                    <w:szCs w:val="26"/>
                  </w:rPr>
                </w:rPrChange>
              </w:rPr>
            </w:pPr>
            <w:ins w:id="14385" w:author="Thu Huyen Tran" w:date="2023-12-05T22:47:00Z">
              <w:r w:rsidRPr="00EA23F9">
                <w:rPr>
                  <w:sz w:val="24"/>
                  <w:szCs w:val="24"/>
                  <w:rPrChange w:id="14386" w:author="Huyen Tran Thu" w:date="2025-04-28T22:10:00Z" w16du:dateUtc="2025-04-28T15:10:00Z">
                    <w:rPr>
                      <w:szCs w:val="26"/>
                    </w:rPr>
                  </w:rPrChange>
                </w:rPr>
                <w:lastRenderedPageBreak/>
                <w:t>2</w:t>
              </w:r>
            </w:ins>
          </w:p>
        </w:tc>
        <w:tc>
          <w:tcPr>
            <w:tcW w:w="2454" w:type="pct"/>
            <w:gridSpan w:val="2"/>
            <w:tcPrChange w:id="14387" w:author="Huyen Tran Thu" w:date="2025-04-28T22:10:00Z" w16du:dateUtc="2025-04-28T15:10:00Z">
              <w:tcPr>
                <w:tcW w:w="3183" w:type="pct"/>
                <w:gridSpan w:val="4"/>
              </w:tcPr>
            </w:tcPrChange>
          </w:tcPr>
          <w:p w14:paraId="31658A10" w14:textId="77777777" w:rsidR="00EA23F9" w:rsidRPr="00EA23F9" w:rsidRDefault="00EA23F9" w:rsidP="00EA23F9">
            <w:pPr>
              <w:spacing w:before="60" w:after="60"/>
              <w:ind w:left="90" w:right="230"/>
              <w:rPr>
                <w:moveTo w:id="14388" w:author="Thu Huyen Tran" w:date="2023-04-07T14:17:00Z"/>
                <w:sz w:val="24"/>
                <w:szCs w:val="24"/>
                <w:rPrChange w:id="14389" w:author="Huyen Tran Thu" w:date="2025-04-28T22:10:00Z" w16du:dateUtc="2025-04-28T15:10:00Z">
                  <w:rPr>
                    <w:moveTo w:id="14390" w:author="Thu Huyen Tran" w:date="2023-04-07T14:17:00Z"/>
                    <w:szCs w:val="26"/>
                  </w:rPr>
                </w:rPrChange>
              </w:rPr>
            </w:pPr>
            <w:moveTo w:id="14391" w:author="Thu Huyen Tran" w:date="2023-04-07T14:17:00Z">
              <w:r w:rsidRPr="00EA23F9">
                <w:rPr>
                  <w:sz w:val="24"/>
                  <w:szCs w:val="24"/>
                  <w:rPrChange w:id="14392" w:author="Huyen Tran Thu" w:date="2025-04-28T22:10:00Z" w16du:dateUtc="2025-04-28T15:10:00Z">
                    <w:rPr>
                      <w:szCs w:val="26"/>
                    </w:rPr>
                  </w:rPrChange>
                </w:rPr>
                <w:t>Kim loại màu</w:t>
              </w:r>
            </w:moveTo>
          </w:p>
        </w:tc>
        <w:tc>
          <w:tcPr>
            <w:tcW w:w="1051" w:type="pct"/>
            <w:gridSpan w:val="2"/>
            <w:vAlign w:val="bottom"/>
            <w:tcPrChange w:id="14393" w:author="Huyen Tran Thu" w:date="2025-04-28T22:10:00Z" w16du:dateUtc="2025-04-28T15:10:00Z">
              <w:tcPr>
                <w:tcW w:w="1332" w:type="pct"/>
                <w:gridSpan w:val="3"/>
                <w:vAlign w:val="center"/>
              </w:tcPr>
            </w:tcPrChange>
          </w:tcPr>
          <w:p w14:paraId="1F6E5777" w14:textId="37F1C1FF" w:rsidR="00EA23F9" w:rsidRPr="00EA23F9" w:rsidRDefault="00EA23F9" w:rsidP="00EA23F9">
            <w:pPr>
              <w:spacing w:before="60" w:after="60"/>
              <w:ind w:left="90" w:right="230"/>
              <w:jc w:val="center"/>
              <w:rPr>
                <w:moveTo w:id="14394" w:author="Thu Huyen Tran" w:date="2023-04-07T14:17:00Z"/>
                <w:sz w:val="24"/>
                <w:szCs w:val="24"/>
              </w:rPr>
            </w:pPr>
            <w:ins w:id="14395" w:author="Huyen Tran Thu" w:date="2025-04-28T22:07:00Z" w16du:dateUtc="2025-04-28T15:07:00Z">
              <w:r w:rsidRPr="00EA23F9">
                <w:rPr>
                  <w:sz w:val="24"/>
                  <w:szCs w:val="24"/>
                  <w:rPrChange w:id="14396" w:author="Huyen Tran Thu" w:date="2025-04-28T22:10:00Z" w16du:dateUtc="2025-04-28T15:10:00Z">
                    <w:rPr>
                      <w:rFonts w:ascii="Arial" w:hAnsi="Arial" w:cs="Arial"/>
                      <w:sz w:val="20"/>
                      <w:szCs w:val="20"/>
                    </w:rPr>
                  </w:rPrChange>
                </w:rPr>
                <w:t xml:space="preserve">398.889 </w:t>
              </w:r>
            </w:ins>
            <w:ins w:id="14397" w:author="Thu Huyen Tran" w:date="2023-04-07T14:19:00Z">
              <w:del w:id="14398" w:author="Huyen Tran Thu" w:date="2025-04-28T22:07:00Z" w16du:dateUtc="2025-04-28T15:07:00Z">
                <w:r w:rsidRPr="00EA23F9" w:rsidDel="00895BCC">
                  <w:rPr>
                    <w:sz w:val="24"/>
                    <w:szCs w:val="24"/>
                  </w:rPr>
                  <w:delText>298</w:delText>
                </w:r>
              </w:del>
            </w:ins>
            <w:ins w:id="14399" w:author="Thu Huyen Tran" w:date="2023-04-07T14:20:00Z">
              <w:del w:id="14400" w:author="Huyen Tran Thu" w:date="2025-04-28T22:07:00Z" w16du:dateUtc="2025-04-28T15:07:00Z">
                <w:r w:rsidRPr="00EA23F9" w:rsidDel="00895BCC">
                  <w:rPr>
                    <w:sz w:val="24"/>
                    <w:szCs w:val="24"/>
                  </w:rPr>
                  <w:delText>.980</w:delText>
                </w:r>
              </w:del>
            </w:ins>
            <w:moveTo w:id="14401" w:author="Thu Huyen Tran" w:date="2023-04-07T14:17:00Z">
              <w:del w:id="14402" w:author="Huyen Tran Thu" w:date="2025-04-28T22:07:00Z" w16du:dateUtc="2025-04-28T15:07:00Z">
                <w:r w:rsidRPr="00EA23F9" w:rsidDel="00895BCC">
                  <w:rPr>
                    <w:sz w:val="24"/>
                    <w:szCs w:val="24"/>
                  </w:rPr>
                  <w:delText>346.102</w:delText>
                </w:r>
              </w:del>
            </w:moveTo>
          </w:p>
        </w:tc>
        <w:tc>
          <w:tcPr>
            <w:tcW w:w="1051" w:type="pct"/>
            <w:vAlign w:val="bottom"/>
            <w:tcPrChange w:id="14403" w:author="Huyen Tran Thu" w:date="2025-04-28T22:10:00Z" w16du:dateUtc="2025-04-28T15:10:00Z">
              <w:tcPr>
                <w:tcW w:w="1" w:type="pct"/>
                <w:gridSpan w:val="2"/>
              </w:tcPr>
            </w:tcPrChange>
          </w:tcPr>
          <w:p w14:paraId="6B238D15" w14:textId="50AC37D1" w:rsidR="00EA23F9" w:rsidRPr="00EA23F9" w:rsidRDefault="00EA23F9" w:rsidP="00EA23F9">
            <w:pPr>
              <w:spacing w:before="60" w:after="60"/>
              <w:ind w:left="90" w:right="230"/>
              <w:jc w:val="center"/>
              <w:rPr>
                <w:sz w:val="24"/>
                <w:szCs w:val="24"/>
              </w:rPr>
            </w:pPr>
            <w:ins w:id="14404" w:author="Huyen Tran Thu" w:date="2025-04-28T22:07:00Z" w16du:dateUtc="2025-04-28T15:07:00Z">
              <w:r w:rsidRPr="00EA23F9">
                <w:rPr>
                  <w:sz w:val="24"/>
                  <w:szCs w:val="24"/>
                  <w:rPrChange w:id="14405" w:author="Huyen Tran Thu" w:date="2025-04-28T22:10:00Z" w16du:dateUtc="2025-04-28T15:10:00Z">
                    <w:rPr>
                      <w:rFonts w:ascii="Arial" w:hAnsi="Arial" w:cs="Arial"/>
                      <w:sz w:val="20"/>
                      <w:szCs w:val="20"/>
                    </w:rPr>
                  </w:rPrChange>
                </w:rPr>
                <w:t xml:space="preserve">410.835 </w:t>
              </w:r>
            </w:ins>
          </w:p>
        </w:tc>
      </w:tr>
      <w:tr w:rsidR="00EA23F9" w:rsidRPr="00EA23F9" w14:paraId="54AF369A" w14:textId="4DE83D1D" w:rsidTr="00EA23F9">
        <w:trPr>
          <w:jc w:val="center"/>
          <w:ins w:id="14406" w:author="Thu Huyen Tran" w:date="2023-12-05T22:41:00Z"/>
          <w:trPrChange w:id="14407" w:author="Huyen Tran Thu" w:date="2025-04-28T22:10:00Z" w16du:dateUtc="2025-04-28T15:10:00Z">
            <w:trPr>
              <w:jc w:val="center"/>
            </w:trPr>
          </w:trPrChange>
        </w:trPr>
        <w:tc>
          <w:tcPr>
            <w:tcW w:w="444" w:type="pct"/>
            <w:tcPrChange w:id="14408" w:author="Huyen Tran Thu" w:date="2025-04-28T22:10:00Z" w16du:dateUtc="2025-04-28T15:10:00Z">
              <w:tcPr>
                <w:tcW w:w="486" w:type="pct"/>
                <w:gridSpan w:val="2"/>
              </w:tcPr>
            </w:tcPrChange>
          </w:tcPr>
          <w:p w14:paraId="49B5F6A0" w14:textId="1D807849" w:rsidR="00EA23F9" w:rsidRPr="00EA23F9" w:rsidRDefault="00EA23F9" w:rsidP="00EA23F9">
            <w:pPr>
              <w:spacing w:before="60" w:after="60"/>
              <w:ind w:left="90"/>
              <w:jc w:val="center"/>
              <w:rPr>
                <w:ins w:id="14409" w:author="Thu Huyen Tran" w:date="2023-12-05T22:41:00Z"/>
                <w:sz w:val="24"/>
                <w:szCs w:val="24"/>
                <w:rPrChange w:id="14410" w:author="Huyen Tran Thu" w:date="2025-04-28T22:10:00Z" w16du:dateUtc="2025-04-28T15:10:00Z">
                  <w:rPr>
                    <w:ins w:id="14411" w:author="Thu Huyen Tran" w:date="2023-12-05T22:41:00Z"/>
                    <w:szCs w:val="26"/>
                  </w:rPr>
                </w:rPrChange>
              </w:rPr>
            </w:pPr>
            <w:ins w:id="14412" w:author="Thu Huyen Tran" w:date="2023-12-05T22:47:00Z">
              <w:r w:rsidRPr="00EA23F9">
                <w:rPr>
                  <w:sz w:val="24"/>
                  <w:szCs w:val="24"/>
                  <w:rPrChange w:id="14413" w:author="Huyen Tran Thu" w:date="2025-04-28T22:10:00Z" w16du:dateUtc="2025-04-28T15:10:00Z">
                    <w:rPr>
                      <w:szCs w:val="26"/>
                    </w:rPr>
                  </w:rPrChange>
                </w:rPr>
                <w:t>3</w:t>
              </w:r>
            </w:ins>
          </w:p>
        </w:tc>
        <w:tc>
          <w:tcPr>
            <w:tcW w:w="2454" w:type="pct"/>
            <w:gridSpan w:val="2"/>
            <w:tcPrChange w:id="14414" w:author="Huyen Tran Thu" w:date="2025-04-28T22:10:00Z" w16du:dateUtc="2025-04-28T15:10:00Z">
              <w:tcPr>
                <w:tcW w:w="3183" w:type="pct"/>
                <w:gridSpan w:val="4"/>
              </w:tcPr>
            </w:tcPrChange>
          </w:tcPr>
          <w:p w14:paraId="64C32DFE" w14:textId="142C60B2" w:rsidR="00EA23F9" w:rsidRPr="00EA23F9" w:rsidRDefault="00EA23F9" w:rsidP="00EA23F9">
            <w:pPr>
              <w:spacing w:before="60" w:after="60"/>
              <w:ind w:left="90" w:right="230"/>
              <w:rPr>
                <w:ins w:id="14415" w:author="Thu Huyen Tran" w:date="2023-12-05T22:41:00Z"/>
                <w:sz w:val="24"/>
                <w:szCs w:val="24"/>
                <w:rPrChange w:id="14416" w:author="Huyen Tran Thu" w:date="2025-04-28T22:10:00Z" w16du:dateUtc="2025-04-28T15:10:00Z">
                  <w:rPr>
                    <w:ins w:id="14417" w:author="Thu Huyen Tran" w:date="2023-12-05T22:41:00Z"/>
                    <w:szCs w:val="26"/>
                  </w:rPr>
                </w:rPrChange>
              </w:rPr>
            </w:pPr>
            <w:ins w:id="14418" w:author="Thu Huyen Tran" w:date="2023-12-05T22:42:00Z">
              <w:r w:rsidRPr="00EA23F9">
                <w:rPr>
                  <w:sz w:val="24"/>
                  <w:szCs w:val="24"/>
                  <w:rPrChange w:id="14419" w:author="Huyen Tran Thu" w:date="2025-04-28T22:10:00Z" w16du:dateUtc="2025-04-28T15:10:00Z">
                    <w:rPr>
                      <w:szCs w:val="26"/>
                    </w:rPr>
                  </w:rPrChange>
                </w:rPr>
                <w:t>Phân bón</w:t>
              </w:r>
            </w:ins>
          </w:p>
        </w:tc>
        <w:tc>
          <w:tcPr>
            <w:tcW w:w="1051" w:type="pct"/>
            <w:gridSpan w:val="2"/>
            <w:vAlign w:val="bottom"/>
            <w:tcPrChange w:id="14420" w:author="Huyen Tran Thu" w:date="2025-04-28T22:10:00Z" w16du:dateUtc="2025-04-28T15:10:00Z">
              <w:tcPr>
                <w:tcW w:w="1332" w:type="pct"/>
                <w:gridSpan w:val="3"/>
                <w:vAlign w:val="center"/>
              </w:tcPr>
            </w:tcPrChange>
          </w:tcPr>
          <w:p w14:paraId="2EC84942" w14:textId="0C926894" w:rsidR="00EA23F9" w:rsidRPr="00EA23F9" w:rsidRDefault="00EA23F9" w:rsidP="00EA23F9">
            <w:pPr>
              <w:spacing w:before="60" w:after="60"/>
              <w:ind w:left="90" w:right="230"/>
              <w:jc w:val="center"/>
              <w:rPr>
                <w:ins w:id="14421" w:author="Thu Huyen Tran" w:date="2023-12-05T22:41:00Z"/>
                <w:sz w:val="24"/>
                <w:szCs w:val="24"/>
              </w:rPr>
            </w:pPr>
            <w:ins w:id="14422" w:author="Huyen Tran Thu" w:date="2025-04-28T22:07:00Z" w16du:dateUtc="2025-04-28T15:07:00Z">
              <w:r w:rsidRPr="00EA23F9">
                <w:rPr>
                  <w:color w:val="FF0000"/>
                  <w:sz w:val="24"/>
                  <w:szCs w:val="24"/>
                  <w:rPrChange w:id="14423" w:author="Huyen Tran Thu" w:date="2025-04-28T22:10:00Z" w16du:dateUtc="2025-04-28T15:10:00Z">
                    <w:rPr>
                      <w:rFonts w:ascii="Arial" w:hAnsi="Arial" w:cs="Arial"/>
                      <w:color w:val="FF0000"/>
                      <w:sz w:val="20"/>
                      <w:szCs w:val="20"/>
                    </w:rPr>
                  </w:rPrChange>
                </w:rPr>
                <w:t xml:space="preserve">7.953.000 </w:t>
              </w:r>
            </w:ins>
            <w:ins w:id="14424" w:author="Thu Huyen Tran" w:date="2023-12-05T22:42:00Z">
              <w:del w:id="14425" w:author="Huyen Tran Thu" w:date="2025-04-28T22:07:00Z" w16du:dateUtc="2025-04-28T15:07:00Z">
                <w:r w:rsidRPr="00EA23F9" w:rsidDel="00895BCC">
                  <w:rPr>
                    <w:sz w:val="24"/>
                    <w:szCs w:val="24"/>
                  </w:rPr>
                  <w:delText>7.366.300</w:delText>
                </w:r>
              </w:del>
            </w:ins>
          </w:p>
        </w:tc>
        <w:tc>
          <w:tcPr>
            <w:tcW w:w="1051" w:type="pct"/>
            <w:vAlign w:val="bottom"/>
            <w:tcPrChange w:id="14426" w:author="Huyen Tran Thu" w:date="2025-04-28T22:10:00Z" w16du:dateUtc="2025-04-28T15:10:00Z">
              <w:tcPr>
                <w:tcW w:w="1" w:type="pct"/>
                <w:gridSpan w:val="2"/>
              </w:tcPr>
            </w:tcPrChange>
          </w:tcPr>
          <w:p w14:paraId="617D5D52" w14:textId="67C2AB0A" w:rsidR="00EA23F9" w:rsidRPr="00EA23F9" w:rsidRDefault="00EA23F9" w:rsidP="00EA23F9">
            <w:pPr>
              <w:spacing w:before="60" w:after="60"/>
              <w:ind w:left="90" w:right="230"/>
              <w:jc w:val="center"/>
              <w:rPr>
                <w:ins w:id="14427" w:author="Huyen Tran Thu" w:date="2025-04-28T22:06:00Z" w16du:dateUtc="2025-04-28T15:06:00Z"/>
                <w:sz w:val="24"/>
                <w:szCs w:val="24"/>
              </w:rPr>
            </w:pPr>
            <w:ins w:id="14428" w:author="Huyen Tran Thu" w:date="2025-04-28T22:07:00Z" w16du:dateUtc="2025-04-28T15:07:00Z">
              <w:r w:rsidRPr="00EA23F9">
                <w:rPr>
                  <w:color w:val="FF0000"/>
                  <w:sz w:val="24"/>
                  <w:szCs w:val="24"/>
                  <w:rPrChange w:id="14429" w:author="Huyen Tran Thu" w:date="2025-04-28T22:10:00Z" w16du:dateUtc="2025-04-28T15:10:00Z">
                    <w:rPr>
                      <w:rFonts w:ascii="Arial" w:hAnsi="Arial" w:cs="Arial"/>
                      <w:color w:val="FF0000"/>
                      <w:sz w:val="20"/>
                      <w:szCs w:val="20"/>
                    </w:rPr>
                  </w:rPrChange>
                </w:rPr>
                <w:t xml:space="preserve">7.869.600 </w:t>
              </w:r>
            </w:ins>
          </w:p>
        </w:tc>
      </w:tr>
      <w:tr w:rsidR="00EA23F9" w:rsidRPr="00EA23F9" w:rsidDel="0050593F" w14:paraId="52E329BF" w14:textId="77777777" w:rsidTr="00EA23F9">
        <w:trPr>
          <w:jc w:val="center"/>
          <w:del w:id="14430" w:author="Thu Huyen Tran" w:date="2023-04-07T14:21:00Z"/>
          <w:trPrChange w:id="14431" w:author="Huyen Tran Thu" w:date="2025-04-28T22:06:00Z" w16du:dateUtc="2025-04-28T15:06:00Z">
            <w:trPr>
              <w:jc w:val="center"/>
            </w:trPr>
          </w:trPrChange>
        </w:trPr>
        <w:tc>
          <w:tcPr>
            <w:tcW w:w="1788" w:type="pct"/>
            <w:gridSpan w:val="2"/>
            <w:tcPrChange w:id="14432" w:author="Huyen Tran Thu" w:date="2025-04-28T22:06:00Z" w16du:dateUtc="2025-04-28T15:06:00Z">
              <w:tcPr>
                <w:tcW w:w="2263" w:type="pct"/>
                <w:gridSpan w:val="4"/>
              </w:tcPr>
            </w:tcPrChange>
          </w:tcPr>
          <w:p w14:paraId="0AC842DE" w14:textId="64935073" w:rsidR="00EA23F9" w:rsidRPr="00EA23F9" w:rsidDel="0050593F" w:rsidRDefault="00EA23F9" w:rsidP="0027716E">
            <w:pPr>
              <w:spacing w:before="60" w:after="60"/>
              <w:ind w:left="90"/>
              <w:jc w:val="center"/>
              <w:rPr>
                <w:del w:id="14433" w:author="Thu Huyen Tran" w:date="2023-04-07T14:21:00Z"/>
                <w:moveTo w:id="14434" w:author="Thu Huyen Tran" w:date="2023-04-07T14:17:00Z"/>
                <w:sz w:val="24"/>
                <w:szCs w:val="24"/>
                <w:rPrChange w:id="14435" w:author="Huyen Tran Thu" w:date="2025-04-28T22:10:00Z" w16du:dateUtc="2025-04-28T15:10:00Z">
                  <w:rPr>
                    <w:del w:id="14436" w:author="Thu Huyen Tran" w:date="2023-04-07T14:21:00Z"/>
                    <w:moveTo w:id="14437" w:author="Thu Huyen Tran" w:date="2023-04-07T14:17:00Z"/>
                    <w:szCs w:val="26"/>
                  </w:rPr>
                </w:rPrChange>
              </w:rPr>
            </w:pPr>
            <w:ins w:id="14438" w:author="Thu Huyen Tran" w:date="2023-12-05T22:47:00Z">
              <w:r w:rsidRPr="00EA23F9">
                <w:rPr>
                  <w:sz w:val="24"/>
                  <w:szCs w:val="24"/>
                  <w:rPrChange w:id="14439" w:author="Huyen Tran Thu" w:date="2025-04-28T22:10:00Z" w16du:dateUtc="2025-04-28T15:10:00Z">
                    <w:rPr>
                      <w:szCs w:val="26"/>
                    </w:rPr>
                  </w:rPrChange>
                </w:rPr>
                <w:t>445</w:t>
              </w:r>
            </w:ins>
          </w:p>
        </w:tc>
        <w:tc>
          <w:tcPr>
            <w:tcW w:w="1321" w:type="pct"/>
            <w:gridSpan w:val="2"/>
            <w:vAlign w:val="center"/>
            <w:tcPrChange w:id="14440" w:author="Huyen Tran Thu" w:date="2025-04-28T22:06:00Z" w16du:dateUtc="2025-04-28T15:06:00Z">
              <w:tcPr>
                <w:tcW w:w="1672" w:type="pct"/>
                <w:gridSpan w:val="3"/>
                <w:vAlign w:val="center"/>
              </w:tcPr>
            </w:tcPrChange>
          </w:tcPr>
          <w:p w14:paraId="3FBA0049" w14:textId="56F90ACB" w:rsidR="00EA23F9" w:rsidRPr="00EA23F9" w:rsidDel="0050593F" w:rsidRDefault="00EA23F9">
            <w:pPr>
              <w:spacing w:before="60" w:after="60"/>
              <w:ind w:left="90" w:right="230"/>
              <w:jc w:val="center"/>
              <w:rPr>
                <w:del w:id="14441" w:author="Thu Huyen Tran" w:date="2023-04-07T14:21:00Z"/>
                <w:moveTo w:id="14442" w:author="Thu Huyen Tran" w:date="2023-04-07T14:17:00Z"/>
                <w:sz w:val="24"/>
                <w:szCs w:val="24"/>
                <w:rPrChange w:id="14443" w:author="Huyen Tran Thu" w:date="2025-04-28T22:10:00Z" w16du:dateUtc="2025-04-28T15:10:00Z">
                  <w:rPr>
                    <w:del w:id="14444" w:author="Thu Huyen Tran" w:date="2023-04-07T14:21:00Z"/>
                    <w:moveTo w:id="14445" w:author="Thu Huyen Tran" w:date="2023-04-07T14:17:00Z"/>
                    <w:szCs w:val="26"/>
                  </w:rPr>
                </w:rPrChange>
              </w:rPr>
              <w:pPrChange w:id="14446" w:author="Thu Huyen Tran" w:date="2023-12-05T22:44:00Z">
                <w:pPr>
                  <w:spacing w:before="60" w:after="60"/>
                  <w:ind w:left="90" w:right="230"/>
                </w:pPr>
              </w:pPrChange>
            </w:pPr>
            <w:moveTo w:id="14447" w:author="Thu Huyen Tran" w:date="2023-04-07T14:17:00Z">
              <w:del w:id="14448" w:author="Thu Huyen Tran" w:date="2023-04-07T14:21:00Z">
                <w:r w:rsidRPr="00EA23F9" w:rsidDel="0050593F">
                  <w:rPr>
                    <w:sz w:val="24"/>
                    <w:szCs w:val="24"/>
                    <w:rPrChange w:id="14449" w:author="Huyen Tran Thu" w:date="2025-04-28T22:10:00Z" w16du:dateUtc="2025-04-28T15:10:00Z">
                      <w:rPr>
                        <w:szCs w:val="26"/>
                      </w:rPr>
                    </w:rPrChange>
                  </w:rPr>
                  <w:delText>Phân hóa học*</w:delText>
                </w:r>
              </w:del>
            </w:moveTo>
          </w:p>
        </w:tc>
        <w:tc>
          <w:tcPr>
            <w:tcW w:w="840" w:type="pct"/>
            <w:vAlign w:val="center"/>
            <w:tcPrChange w:id="14450" w:author="Huyen Tran Thu" w:date="2025-04-28T22:06:00Z" w16du:dateUtc="2025-04-28T15:06:00Z">
              <w:tcPr>
                <w:tcW w:w="1065" w:type="pct"/>
                <w:gridSpan w:val="2"/>
                <w:vAlign w:val="center"/>
              </w:tcPr>
            </w:tcPrChange>
          </w:tcPr>
          <w:p w14:paraId="5DA9CEDA" w14:textId="0BFFAEDE" w:rsidR="00EA23F9" w:rsidRPr="00EA23F9" w:rsidDel="0050593F" w:rsidRDefault="00EA23F9">
            <w:pPr>
              <w:spacing w:before="60" w:after="60"/>
              <w:ind w:left="90" w:right="230"/>
              <w:jc w:val="center"/>
              <w:rPr>
                <w:del w:id="14451" w:author="Thu Huyen Tran" w:date="2023-04-07T14:21:00Z"/>
                <w:moveTo w:id="14452" w:author="Thu Huyen Tran" w:date="2023-04-07T14:17:00Z"/>
                <w:sz w:val="24"/>
                <w:szCs w:val="24"/>
              </w:rPr>
            </w:pPr>
            <w:moveTo w:id="14453" w:author="Thu Huyen Tran" w:date="2023-04-07T14:17:00Z">
              <w:del w:id="14454" w:author="Thu Huyen Tran" w:date="2023-04-07T14:19:00Z">
                <w:r w:rsidRPr="00EA23F9" w:rsidDel="0050593F">
                  <w:rPr>
                    <w:sz w:val="24"/>
                    <w:szCs w:val="24"/>
                  </w:rPr>
                  <w:delText>5.058.000</w:delText>
                </w:r>
              </w:del>
            </w:moveTo>
          </w:p>
        </w:tc>
        <w:tc>
          <w:tcPr>
            <w:tcW w:w="1051" w:type="pct"/>
            <w:tcPrChange w:id="14455" w:author="Huyen Tran Thu" w:date="2025-04-28T22:06:00Z" w16du:dateUtc="2025-04-28T15:06:00Z">
              <w:tcPr>
                <w:tcW w:w="1" w:type="pct"/>
                <w:gridSpan w:val="2"/>
              </w:tcPr>
            </w:tcPrChange>
          </w:tcPr>
          <w:p w14:paraId="2D7DEC68" w14:textId="77777777" w:rsidR="00EA23F9" w:rsidRPr="00EA23F9" w:rsidDel="0050593F" w:rsidRDefault="00EA23F9" w:rsidP="0027716E">
            <w:pPr>
              <w:spacing w:before="60" w:after="60"/>
              <w:ind w:left="90"/>
              <w:jc w:val="center"/>
              <w:rPr>
                <w:sz w:val="24"/>
                <w:szCs w:val="24"/>
              </w:rPr>
            </w:pPr>
          </w:p>
        </w:tc>
      </w:tr>
      <w:tr w:rsidR="00EA23F9" w:rsidRPr="00EA23F9" w14:paraId="22A78A91" w14:textId="6FC567AA" w:rsidTr="00EA23F9">
        <w:trPr>
          <w:trHeight w:val="362"/>
          <w:jc w:val="center"/>
          <w:trPrChange w:id="14456" w:author="Huyen Tran Thu" w:date="2025-04-28T22:10:00Z" w16du:dateUtc="2025-04-28T15:10:00Z">
            <w:trPr>
              <w:trHeight w:val="362"/>
              <w:jc w:val="center"/>
            </w:trPr>
          </w:trPrChange>
        </w:trPr>
        <w:tc>
          <w:tcPr>
            <w:tcW w:w="444" w:type="pct"/>
            <w:tcPrChange w:id="14457" w:author="Huyen Tran Thu" w:date="2025-04-28T22:10:00Z" w16du:dateUtc="2025-04-28T15:10:00Z">
              <w:tcPr>
                <w:tcW w:w="486" w:type="pct"/>
                <w:gridSpan w:val="2"/>
              </w:tcPr>
            </w:tcPrChange>
          </w:tcPr>
          <w:p w14:paraId="59AF2C8C" w14:textId="22265F51" w:rsidR="00EA23F9" w:rsidRPr="00EA23F9" w:rsidRDefault="00EA23F9" w:rsidP="00EA23F9">
            <w:pPr>
              <w:spacing w:before="60" w:after="60"/>
              <w:ind w:left="90"/>
              <w:jc w:val="center"/>
              <w:rPr>
                <w:moveTo w:id="14458" w:author="Thu Huyen Tran" w:date="2023-04-07T14:17:00Z"/>
                <w:sz w:val="24"/>
                <w:szCs w:val="24"/>
                <w:rPrChange w:id="14459" w:author="Huyen Tran Thu" w:date="2025-04-28T22:10:00Z" w16du:dateUtc="2025-04-28T15:10:00Z">
                  <w:rPr>
                    <w:moveTo w:id="14460" w:author="Thu Huyen Tran" w:date="2023-04-07T14:17:00Z"/>
                    <w:szCs w:val="26"/>
                  </w:rPr>
                </w:rPrChange>
              </w:rPr>
            </w:pPr>
            <w:ins w:id="14461" w:author="Thu Huyen Tran" w:date="2023-12-05T22:47:00Z">
              <w:r w:rsidRPr="00EA23F9">
                <w:rPr>
                  <w:sz w:val="24"/>
                  <w:szCs w:val="24"/>
                  <w:rPrChange w:id="14462" w:author="Huyen Tran Thu" w:date="2025-04-28T22:10:00Z" w16du:dateUtc="2025-04-28T15:10:00Z">
                    <w:rPr>
                      <w:szCs w:val="26"/>
                    </w:rPr>
                  </w:rPrChange>
                </w:rPr>
                <w:t>4</w:t>
              </w:r>
            </w:ins>
          </w:p>
        </w:tc>
        <w:tc>
          <w:tcPr>
            <w:tcW w:w="2454" w:type="pct"/>
            <w:gridSpan w:val="2"/>
            <w:tcPrChange w:id="14463" w:author="Huyen Tran Thu" w:date="2025-04-28T22:10:00Z" w16du:dateUtc="2025-04-28T15:10:00Z">
              <w:tcPr>
                <w:tcW w:w="3183" w:type="pct"/>
                <w:gridSpan w:val="4"/>
              </w:tcPr>
            </w:tcPrChange>
          </w:tcPr>
          <w:p w14:paraId="304CDB90" w14:textId="77777777" w:rsidR="00EA23F9" w:rsidRPr="00EA23F9" w:rsidRDefault="00EA23F9" w:rsidP="00EA23F9">
            <w:pPr>
              <w:spacing w:before="60" w:after="60"/>
              <w:ind w:left="90" w:right="230"/>
              <w:rPr>
                <w:moveTo w:id="14464" w:author="Thu Huyen Tran" w:date="2023-04-07T14:17:00Z"/>
                <w:sz w:val="24"/>
                <w:szCs w:val="24"/>
                <w:rPrChange w:id="14465" w:author="Huyen Tran Thu" w:date="2025-04-28T22:10:00Z" w16du:dateUtc="2025-04-28T15:10:00Z">
                  <w:rPr>
                    <w:moveTo w:id="14466" w:author="Thu Huyen Tran" w:date="2023-04-07T14:17:00Z"/>
                    <w:szCs w:val="26"/>
                  </w:rPr>
                </w:rPrChange>
              </w:rPr>
            </w:pPr>
            <w:moveTo w:id="14467" w:author="Thu Huyen Tran" w:date="2023-04-07T14:17:00Z">
              <w:r w:rsidRPr="00EA23F9">
                <w:rPr>
                  <w:sz w:val="24"/>
                  <w:szCs w:val="24"/>
                  <w:rPrChange w:id="14468" w:author="Huyen Tran Thu" w:date="2025-04-28T22:10:00Z" w16du:dateUtc="2025-04-28T15:10:00Z">
                    <w:rPr>
                      <w:szCs w:val="26"/>
                    </w:rPr>
                  </w:rPrChange>
                </w:rPr>
                <w:t xml:space="preserve">Bia </w:t>
              </w:r>
            </w:moveTo>
          </w:p>
        </w:tc>
        <w:tc>
          <w:tcPr>
            <w:tcW w:w="1051" w:type="pct"/>
            <w:gridSpan w:val="2"/>
            <w:vAlign w:val="bottom"/>
            <w:tcPrChange w:id="14469" w:author="Huyen Tran Thu" w:date="2025-04-28T22:10:00Z" w16du:dateUtc="2025-04-28T15:10:00Z">
              <w:tcPr>
                <w:tcW w:w="1332" w:type="pct"/>
                <w:gridSpan w:val="3"/>
                <w:vAlign w:val="center"/>
              </w:tcPr>
            </w:tcPrChange>
          </w:tcPr>
          <w:p w14:paraId="0F9001F3" w14:textId="6EF3071C" w:rsidR="00EA23F9" w:rsidRPr="00EA23F9" w:rsidRDefault="00EA23F9" w:rsidP="00EA23F9">
            <w:pPr>
              <w:spacing w:before="60" w:after="60"/>
              <w:ind w:left="90" w:right="230"/>
              <w:jc w:val="center"/>
              <w:rPr>
                <w:moveTo w:id="14470" w:author="Thu Huyen Tran" w:date="2023-04-07T14:17:00Z"/>
                <w:sz w:val="24"/>
                <w:szCs w:val="24"/>
              </w:rPr>
            </w:pPr>
            <w:ins w:id="14471" w:author="Huyen Tran Thu" w:date="2025-04-28T22:07:00Z" w16du:dateUtc="2025-04-28T15:07:00Z">
              <w:r w:rsidRPr="00EA23F9">
                <w:rPr>
                  <w:sz w:val="24"/>
                  <w:szCs w:val="24"/>
                  <w:rPrChange w:id="14472" w:author="Huyen Tran Thu" w:date="2025-04-28T22:10:00Z" w16du:dateUtc="2025-04-28T15:10:00Z">
                    <w:rPr>
                      <w:rFonts w:ascii="Arial" w:hAnsi="Arial" w:cs="Arial"/>
                      <w:sz w:val="20"/>
                      <w:szCs w:val="20"/>
                    </w:rPr>
                  </w:rPrChange>
                </w:rPr>
                <w:t xml:space="preserve">3.488.900 </w:t>
              </w:r>
            </w:ins>
            <w:ins w:id="14473" w:author="Thu Huyen Tran" w:date="2023-04-07T14:20:00Z">
              <w:del w:id="14474" w:author="Huyen Tran Thu" w:date="2025-04-28T22:07:00Z" w16du:dateUtc="2025-04-28T15:07:00Z">
                <w:r w:rsidRPr="00EA23F9" w:rsidDel="003417AE">
                  <w:rPr>
                    <w:sz w:val="24"/>
                    <w:szCs w:val="24"/>
                  </w:rPr>
                  <w:delText>4.244.800</w:delText>
                </w:r>
              </w:del>
            </w:ins>
            <w:moveTo w:id="14475" w:author="Thu Huyen Tran" w:date="2023-04-07T14:17:00Z">
              <w:del w:id="14476" w:author="Huyen Tran Thu" w:date="2025-04-28T22:07:00Z" w16du:dateUtc="2025-04-28T15:07:00Z">
                <w:r w:rsidRPr="00EA23F9" w:rsidDel="003417AE">
                  <w:rPr>
                    <w:sz w:val="24"/>
                    <w:szCs w:val="24"/>
                  </w:rPr>
                  <w:delText>3.955.120</w:delText>
                </w:r>
              </w:del>
            </w:moveTo>
          </w:p>
        </w:tc>
        <w:tc>
          <w:tcPr>
            <w:tcW w:w="1051" w:type="pct"/>
            <w:vAlign w:val="bottom"/>
            <w:tcPrChange w:id="14477" w:author="Huyen Tran Thu" w:date="2025-04-28T22:10:00Z" w16du:dateUtc="2025-04-28T15:10:00Z">
              <w:tcPr>
                <w:tcW w:w="1" w:type="pct"/>
                <w:gridSpan w:val="2"/>
              </w:tcPr>
            </w:tcPrChange>
          </w:tcPr>
          <w:p w14:paraId="0326D873" w14:textId="7C64A565" w:rsidR="00EA23F9" w:rsidRPr="00EA23F9" w:rsidRDefault="00EA23F9" w:rsidP="00EA23F9">
            <w:pPr>
              <w:spacing w:before="60" w:after="60"/>
              <w:ind w:left="90" w:right="230"/>
              <w:jc w:val="center"/>
              <w:rPr>
                <w:sz w:val="24"/>
                <w:szCs w:val="24"/>
              </w:rPr>
            </w:pPr>
            <w:ins w:id="14478" w:author="Huyen Tran Thu" w:date="2025-04-28T22:07:00Z" w16du:dateUtc="2025-04-28T15:07:00Z">
              <w:r w:rsidRPr="00EA23F9">
                <w:rPr>
                  <w:sz w:val="24"/>
                  <w:szCs w:val="24"/>
                  <w:rPrChange w:id="14479" w:author="Huyen Tran Thu" w:date="2025-04-28T22:10:00Z" w16du:dateUtc="2025-04-28T15:10:00Z">
                    <w:rPr>
                      <w:rFonts w:ascii="Arial" w:hAnsi="Arial" w:cs="Arial"/>
                      <w:sz w:val="20"/>
                      <w:szCs w:val="20"/>
                    </w:rPr>
                  </w:rPrChange>
                </w:rPr>
                <w:t xml:space="preserve">4.362.900 </w:t>
              </w:r>
            </w:ins>
          </w:p>
        </w:tc>
      </w:tr>
      <w:tr w:rsidR="00EA23F9" w:rsidRPr="00EA23F9" w14:paraId="14A4B033" w14:textId="044A78A4" w:rsidTr="00EA23F9">
        <w:trPr>
          <w:jc w:val="center"/>
          <w:trPrChange w:id="14480" w:author="Huyen Tran Thu" w:date="2025-04-28T22:10:00Z" w16du:dateUtc="2025-04-28T15:10:00Z">
            <w:trPr>
              <w:jc w:val="center"/>
            </w:trPr>
          </w:trPrChange>
        </w:trPr>
        <w:tc>
          <w:tcPr>
            <w:tcW w:w="444" w:type="pct"/>
            <w:tcPrChange w:id="14481" w:author="Huyen Tran Thu" w:date="2025-04-28T22:10:00Z" w16du:dateUtc="2025-04-28T15:10:00Z">
              <w:tcPr>
                <w:tcW w:w="486" w:type="pct"/>
                <w:gridSpan w:val="2"/>
              </w:tcPr>
            </w:tcPrChange>
          </w:tcPr>
          <w:p w14:paraId="107B9480" w14:textId="666B0FD5" w:rsidR="00EA23F9" w:rsidRPr="00EA23F9" w:rsidRDefault="00EA23F9" w:rsidP="00EA23F9">
            <w:pPr>
              <w:spacing w:before="60" w:after="60"/>
              <w:ind w:left="90"/>
              <w:jc w:val="center"/>
              <w:rPr>
                <w:moveTo w:id="14482" w:author="Thu Huyen Tran" w:date="2023-04-07T14:17:00Z"/>
                <w:sz w:val="24"/>
                <w:szCs w:val="24"/>
                <w:rPrChange w:id="14483" w:author="Huyen Tran Thu" w:date="2025-04-28T22:10:00Z" w16du:dateUtc="2025-04-28T15:10:00Z">
                  <w:rPr>
                    <w:moveTo w:id="14484" w:author="Thu Huyen Tran" w:date="2023-04-07T14:17:00Z"/>
                    <w:szCs w:val="26"/>
                  </w:rPr>
                </w:rPrChange>
              </w:rPr>
            </w:pPr>
            <w:ins w:id="14485" w:author="Thu Huyen Tran" w:date="2023-12-05T22:47:00Z">
              <w:r w:rsidRPr="00EA23F9">
                <w:rPr>
                  <w:sz w:val="24"/>
                  <w:szCs w:val="24"/>
                  <w:rPrChange w:id="14486" w:author="Huyen Tran Thu" w:date="2025-04-28T22:10:00Z" w16du:dateUtc="2025-04-28T15:10:00Z">
                    <w:rPr>
                      <w:szCs w:val="26"/>
                    </w:rPr>
                  </w:rPrChange>
                </w:rPr>
                <w:t>5</w:t>
              </w:r>
            </w:ins>
          </w:p>
        </w:tc>
        <w:tc>
          <w:tcPr>
            <w:tcW w:w="2454" w:type="pct"/>
            <w:gridSpan w:val="2"/>
            <w:tcPrChange w:id="14487" w:author="Huyen Tran Thu" w:date="2025-04-28T22:10:00Z" w16du:dateUtc="2025-04-28T15:10:00Z">
              <w:tcPr>
                <w:tcW w:w="3183" w:type="pct"/>
                <w:gridSpan w:val="4"/>
              </w:tcPr>
            </w:tcPrChange>
          </w:tcPr>
          <w:p w14:paraId="6FFCB256" w14:textId="77777777" w:rsidR="00EA23F9" w:rsidRPr="00EA23F9" w:rsidRDefault="00EA23F9" w:rsidP="00EA23F9">
            <w:pPr>
              <w:spacing w:before="60" w:after="60"/>
              <w:ind w:left="90" w:right="230"/>
              <w:rPr>
                <w:moveTo w:id="14488" w:author="Thu Huyen Tran" w:date="2023-04-07T14:17:00Z"/>
                <w:sz w:val="24"/>
                <w:szCs w:val="24"/>
                <w:rPrChange w:id="14489" w:author="Huyen Tran Thu" w:date="2025-04-28T22:10:00Z" w16du:dateUtc="2025-04-28T15:10:00Z">
                  <w:rPr>
                    <w:moveTo w:id="14490" w:author="Thu Huyen Tran" w:date="2023-04-07T14:17:00Z"/>
                    <w:szCs w:val="26"/>
                  </w:rPr>
                </w:rPrChange>
              </w:rPr>
            </w:pPr>
            <w:moveTo w:id="14491" w:author="Thu Huyen Tran" w:date="2023-04-07T14:17:00Z">
              <w:r w:rsidRPr="00EA23F9">
                <w:rPr>
                  <w:sz w:val="24"/>
                  <w:szCs w:val="24"/>
                  <w:rPrChange w:id="14492" w:author="Huyen Tran Thu" w:date="2025-04-28T22:10:00Z" w16du:dateUtc="2025-04-28T15:10:00Z">
                    <w:rPr>
                      <w:szCs w:val="26"/>
                    </w:rPr>
                  </w:rPrChange>
                </w:rPr>
                <w:t>Rượu mạnh và rượu trắng</w:t>
              </w:r>
            </w:moveTo>
          </w:p>
        </w:tc>
        <w:tc>
          <w:tcPr>
            <w:tcW w:w="1051" w:type="pct"/>
            <w:gridSpan w:val="2"/>
            <w:vAlign w:val="bottom"/>
            <w:tcPrChange w:id="14493" w:author="Huyen Tran Thu" w:date="2025-04-28T22:10:00Z" w16du:dateUtc="2025-04-28T15:10:00Z">
              <w:tcPr>
                <w:tcW w:w="1332" w:type="pct"/>
                <w:gridSpan w:val="3"/>
                <w:vAlign w:val="center"/>
              </w:tcPr>
            </w:tcPrChange>
          </w:tcPr>
          <w:p w14:paraId="4C528427" w14:textId="3378AA84" w:rsidR="00EA23F9" w:rsidRPr="00EA23F9" w:rsidRDefault="00EA23F9" w:rsidP="00EA23F9">
            <w:pPr>
              <w:spacing w:before="60" w:after="60"/>
              <w:ind w:left="90" w:right="230"/>
              <w:jc w:val="center"/>
              <w:rPr>
                <w:moveTo w:id="14494" w:author="Thu Huyen Tran" w:date="2023-04-07T14:17:00Z"/>
                <w:sz w:val="24"/>
                <w:szCs w:val="24"/>
              </w:rPr>
            </w:pPr>
            <w:ins w:id="14495" w:author="Huyen Tran Thu" w:date="2025-04-28T22:07:00Z" w16du:dateUtc="2025-04-28T15:07:00Z">
              <w:r w:rsidRPr="00EA23F9">
                <w:rPr>
                  <w:sz w:val="24"/>
                  <w:szCs w:val="24"/>
                  <w:rPrChange w:id="14496" w:author="Huyen Tran Thu" w:date="2025-04-28T22:10:00Z" w16du:dateUtc="2025-04-28T15:10:00Z">
                    <w:rPr>
                      <w:rFonts w:ascii="Arial" w:hAnsi="Arial" w:cs="Arial"/>
                      <w:sz w:val="20"/>
                      <w:szCs w:val="20"/>
                    </w:rPr>
                  </w:rPrChange>
                </w:rPr>
                <w:t xml:space="preserve">319.000 </w:t>
              </w:r>
            </w:ins>
            <w:ins w:id="14497" w:author="Thu Huyen Tran" w:date="2023-04-07T14:20:00Z">
              <w:del w:id="14498" w:author="Huyen Tran Thu" w:date="2025-04-28T22:07:00Z" w16du:dateUtc="2025-04-28T15:07:00Z">
                <w:r w:rsidRPr="00EA23F9" w:rsidDel="003417AE">
                  <w:rPr>
                    <w:sz w:val="24"/>
                    <w:szCs w:val="24"/>
                  </w:rPr>
                  <w:delText>316.200</w:delText>
                </w:r>
              </w:del>
            </w:ins>
            <w:moveTo w:id="14499" w:author="Thu Huyen Tran" w:date="2023-04-07T14:17:00Z">
              <w:del w:id="14500" w:author="Huyen Tran Thu" w:date="2025-04-28T22:07:00Z" w16du:dateUtc="2025-04-28T15:07:00Z">
                <w:r w:rsidRPr="00EA23F9" w:rsidDel="003417AE">
                  <w:rPr>
                    <w:sz w:val="24"/>
                    <w:szCs w:val="24"/>
                  </w:rPr>
                  <w:delText>338.680</w:delText>
                </w:r>
              </w:del>
            </w:moveTo>
          </w:p>
        </w:tc>
        <w:tc>
          <w:tcPr>
            <w:tcW w:w="1051" w:type="pct"/>
            <w:vAlign w:val="bottom"/>
            <w:tcPrChange w:id="14501" w:author="Huyen Tran Thu" w:date="2025-04-28T22:10:00Z" w16du:dateUtc="2025-04-28T15:10:00Z">
              <w:tcPr>
                <w:tcW w:w="1" w:type="pct"/>
                <w:gridSpan w:val="2"/>
              </w:tcPr>
            </w:tcPrChange>
          </w:tcPr>
          <w:p w14:paraId="3802DC49" w14:textId="37324D51" w:rsidR="00EA23F9" w:rsidRPr="00EA23F9" w:rsidRDefault="00EA23F9" w:rsidP="00EA23F9">
            <w:pPr>
              <w:spacing w:before="60" w:after="60"/>
              <w:ind w:left="90" w:right="230"/>
              <w:jc w:val="center"/>
              <w:rPr>
                <w:sz w:val="24"/>
                <w:szCs w:val="24"/>
              </w:rPr>
            </w:pPr>
            <w:ins w:id="14502" w:author="Huyen Tran Thu" w:date="2025-04-28T22:07:00Z" w16du:dateUtc="2025-04-28T15:07:00Z">
              <w:r w:rsidRPr="00EA23F9">
                <w:rPr>
                  <w:sz w:val="24"/>
                  <w:szCs w:val="24"/>
                  <w:rPrChange w:id="14503" w:author="Huyen Tran Thu" w:date="2025-04-28T22:10:00Z" w16du:dateUtc="2025-04-28T15:10:00Z">
                    <w:rPr>
                      <w:rFonts w:ascii="Arial" w:hAnsi="Arial" w:cs="Arial"/>
                      <w:sz w:val="20"/>
                      <w:szCs w:val="20"/>
                    </w:rPr>
                  </w:rPrChange>
                </w:rPr>
                <w:t xml:space="preserve">316.200 </w:t>
              </w:r>
            </w:ins>
          </w:p>
        </w:tc>
      </w:tr>
      <w:tr w:rsidR="00EA23F9" w:rsidRPr="00EA23F9" w14:paraId="5186C6F1" w14:textId="60C9A989" w:rsidTr="00EA23F9">
        <w:trPr>
          <w:jc w:val="center"/>
          <w:ins w:id="14504" w:author="Thu Huyen Tran" w:date="2023-12-05T22:42:00Z"/>
          <w:trPrChange w:id="14505" w:author="Huyen Tran Thu" w:date="2025-04-28T22:10:00Z" w16du:dateUtc="2025-04-28T15:10:00Z">
            <w:trPr>
              <w:jc w:val="center"/>
            </w:trPr>
          </w:trPrChange>
        </w:trPr>
        <w:tc>
          <w:tcPr>
            <w:tcW w:w="444" w:type="pct"/>
            <w:tcPrChange w:id="14506" w:author="Huyen Tran Thu" w:date="2025-04-28T22:10:00Z" w16du:dateUtc="2025-04-28T15:10:00Z">
              <w:tcPr>
                <w:tcW w:w="486" w:type="pct"/>
                <w:gridSpan w:val="2"/>
              </w:tcPr>
            </w:tcPrChange>
          </w:tcPr>
          <w:p w14:paraId="24370499" w14:textId="57ADD988" w:rsidR="00EA23F9" w:rsidRPr="00EA23F9" w:rsidRDefault="00EA23F9" w:rsidP="0027716E">
            <w:pPr>
              <w:spacing w:before="60" w:after="60"/>
              <w:ind w:left="90"/>
              <w:jc w:val="center"/>
              <w:rPr>
                <w:ins w:id="14507" w:author="Thu Huyen Tran" w:date="2023-12-05T22:42:00Z"/>
                <w:sz w:val="24"/>
                <w:szCs w:val="24"/>
                <w:rPrChange w:id="14508" w:author="Huyen Tran Thu" w:date="2025-04-28T22:10:00Z" w16du:dateUtc="2025-04-28T15:10:00Z">
                  <w:rPr>
                    <w:ins w:id="14509" w:author="Thu Huyen Tran" w:date="2023-12-05T22:42:00Z"/>
                    <w:szCs w:val="26"/>
                  </w:rPr>
                </w:rPrChange>
              </w:rPr>
            </w:pPr>
            <w:ins w:id="14510" w:author="Thu Huyen Tran" w:date="2023-12-05T22:47:00Z">
              <w:r w:rsidRPr="00EA23F9">
                <w:rPr>
                  <w:sz w:val="24"/>
                  <w:szCs w:val="24"/>
                  <w:rPrChange w:id="14511" w:author="Huyen Tran Thu" w:date="2025-04-28T22:10:00Z" w16du:dateUtc="2025-04-28T15:10:00Z">
                    <w:rPr>
                      <w:szCs w:val="26"/>
                    </w:rPr>
                  </w:rPrChange>
                </w:rPr>
                <w:t>6</w:t>
              </w:r>
            </w:ins>
          </w:p>
        </w:tc>
        <w:tc>
          <w:tcPr>
            <w:tcW w:w="2454" w:type="pct"/>
            <w:gridSpan w:val="2"/>
            <w:tcPrChange w:id="14512" w:author="Huyen Tran Thu" w:date="2025-04-28T22:10:00Z" w16du:dateUtc="2025-04-28T15:10:00Z">
              <w:tcPr>
                <w:tcW w:w="3183" w:type="pct"/>
                <w:gridSpan w:val="4"/>
              </w:tcPr>
            </w:tcPrChange>
          </w:tcPr>
          <w:p w14:paraId="6DB83739" w14:textId="233DECB4" w:rsidR="00EA23F9" w:rsidRPr="00EA23F9" w:rsidRDefault="00EA23F9" w:rsidP="0027716E">
            <w:pPr>
              <w:spacing w:before="60" w:after="60"/>
              <w:ind w:left="90" w:right="230"/>
              <w:rPr>
                <w:ins w:id="14513" w:author="Thu Huyen Tran" w:date="2023-12-05T22:42:00Z"/>
                <w:sz w:val="24"/>
                <w:szCs w:val="24"/>
                <w:rPrChange w:id="14514" w:author="Huyen Tran Thu" w:date="2025-04-28T22:10:00Z" w16du:dateUtc="2025-04-28T15:10:00Z">
                  <w:rPr>
                    <w:ins w:id="14515" w:author="Thu Huyen Tran" w:date="2023-12-05T22:42:00Z"/>
                    <w:szCs w:val="26"/>
                  </w:rPr>
                </w:rPrChange>
              </w:rPr>
            </w:pPr>
            <w:ins w:id="14516" w:author="Thu Huyen Tran" w:date="2023-12-05T22:42:00Z">
              <w:r w:rsidRPr="00EA23F9">
                <w:rPr>
                  <w:sz w:val="24"/>
                  <w:szCs w:val="24"/>
                  <w:rPrChange w:id="14517" w:author="Huyen Tran Thu" w:date="2025-04-28T22:10:00Z" w16du:dateUtc="2025-04-28T15:10:00Z">
                    <w:rPr>
                      <w:szCs w:val="26"/>
                    </w:rPr>
                  </w:rPrChange>
                </w:rPr>
                <w:t>Thịt hộp</w:t>
              </w:r>
            </w:ins>
          </w:p>
        </w:tc>
        <w:tc>
          <w:tcPr>
            <w:tcW w:w="1051" w:type="pct"/>
            <w:gridSpan w:val="2"/>
            <w:vAlign w:val="center"/>
            <w:tcPrChange w:id="14518" w:author="Huyen Tran Thu" w:date="2025-04-28T22:10:00Z" w16du:dateUtc="2025-04-28T15:10:00Z">
              <w:tcPr>
                <w:tcW w:w="1332" w:type="pct"/>
                <w:gridSpan w:val="3"/>
                <w:vAlign w:val="center"/>
              </w:tcPr>
            </w:tcPrChange>
          </w:tcPr>
          <w:p w14:paraId="4F2B7726" w14:textId="1DA7C430" w:rsidR="00EA23F9" w:rsidRPr="00EA23F9" w:rsidRDefault="00EA23F9" w:rsidP="0027716E">
            <w:pPr>
              <w:spacing w:before="60" w:after="60"/>
              <w:ind w:left="90" w:right="230"/>
              <w:jc w:val="center"/>
              <w:rPr>
                <w:ins w:id="14519" w:author="Thu Huyen Tran" w:date="2023-12-05T22:42:00Z"/>
                <w:sz w:val="24"/>
                <w:szCs w:val="24"/>
              </w:rPr>
            </w:pPr>
            <w:ins w:id="14520" w:author="Thu Huyen Tran" w:date="2023-12-05T22:42:00Z">
              <w:del w:id="14521" w:author="Huyen Tran Thu" w:date="2025-04-28T22:08:00Z" w16du:dateUtc="2025-04-28T15:08:00Z">
                <w:r w:rsidRPr="00EA23F9" w:rsidDel="00EA23F9">
                  <w:rPr>
                    <w:sz w:val="24"/>
                    <w:szCs w:val="24"/>
                  </w:rPr>
                  <w:delText>3.946</w:delText>
                </w:r>
              </w:del>
            </w:ins>
            <w:ins w:id="14522" w:author="Huyen Tran Thu" w:date="2025-04-28T22:08:00Z" w16du:dateUtc="2025-04-28T15:08:00Z">
              <w:r w:rsidRPr="00EA23F9">
                <w:rPr>
                  <w:sz w:val="24"/>
                  <w:szCs w:val="24"/>
                </w:rPr>
                <w:t>0</w:t>
              </w:r>
            </w:ins>
          </w:p>
        </w:tc>
        <w:tc>
          <w:tcPr>
            <w:tcW w:w="1051" w:type="pct"/>
            <w:tcPrChange w:id="14523" w:author="Huyen Tran Thu" w:date="2025-04-28T22:10:00Z" w16du:dateUtc="2025-04-28T15:10:00Z">
              <w:tcPr>
                <w:tcW w:w="1" w:type="pct"/>
                <w:gridSpan w:val="2"/>
              </w:tcPr>
            </w:tcPrChange>
          </w:tcPr>
          <w:p w14:paraId="3379D333" w14:textId="63DA0BF5" w:rsidR="00EA23F9" w:rsidRPr="00EA23F9" w:rsidRDefault="00EA23F9" w:rsidP="0027716E">
            <w:pPr>
              <w:spacing w:before="60" w:after="60"/>
              <w:ind w:left="90" w:right="230"/>
              <w:jc w:val="center"/>
              <w:rPr>
                <w:ins w:id="14524" w:author="Huyen Tran Thu" w:date="2025-04-28T22:06:00Z" w16du:dateUtc="2025-04-28T15:06:00Z"/>
                <w:sz w:val="24"/>
                <w:szCs w:val="24"/>
              </w:rPr>
            </w:pPr>
            <w:ins w:id="14525" w:author="Huyen Tran Thu" w:date="2025-04-28T22:08:00Z" w16du:dateUtc="2025-04-28T15:08:00Z">
              <w:r w:rsidRPr="00EA23F9">
                <w:rPr>
                  <w:sz w:val="24"/>
                  <w:szCs w:val="24"/>
                </w:rPr>
                <w:t>0</w:t>
              </w:r>
            </w:ins>
          </w:p>
        </w:tc>
      </w:tr>
      <w:tr w:rsidR="00EA23F9" w:rsidRPr="00EA23F9" w14:paraId="6B859404" w14:textId="63A80A9D" w:rsidTr="00EA23F9">
        <w:trPr>
          <w:jc w:val="center"/>
          <w:ins w:id="14526" w:author="Thu Huyen Tran" w:date="2023-12-05T22:42:00Z"/>
          <w:trPrChange w:id="14527" w:author="Huyen Tran Thu" w:date="2025-04-28T22:10:00Z" w16du:dateUtc="2025-04-28T15:10:00Z">
            <w:trPr>
              <w:jc w:val="center"/>
            </w:trPr>
          </w:trPrChange>
        </w:trPr>
        <w:tc>
          <w:tcPr>
            <w:tcW w:w="444" w:type="pct"/>
            <w:tcPrChange w:id="14528" w:author="Huyen Tran Thu" w:date="2025-04-28T22:10:00Z" w16du:dateUtc="2025-04-28T15:10:00Z">
              <w:tcPr>
                <w:tcW w:w="486" w:type="pct"/>
                <w:gridSpan w:val="2"/>
              </w:tcPr>
            </w:tcPrChange>
          </w:tcPr>
          <w:p w14:paraId="08076E5A" w14:textId="73DF2113" w:rsidR="00EA23F9" w:rsidRPr="00EA23F9" w:rsidRDefault="00EA23F9" w:rsidP="00EA23F9">
            <w:pPr>
              <w:spacing w:before="60" w:after="60"/>
              <w:ind w:left="90"/>
              <w:jc w:val="center"/>
              <w:rPr>
                <w:ins w:id="14529" w:author="Thu Huyen Tran" w:date="2023-12-05T22:42:00Z"/>
                <w:sz w:val="24"/>
                <w:szCs w:val="24"/>
                <w:rPrChange w:id="14530" w:author="Huyen Tran Thu" w:date="2025-04-28T22:10:00Z" w16du:dateUtc="2025-04-28T15:10:00Z">
                  <w:rPr>
                    <w:ins w:id="14531" w:author="Thu Huyen Tran" w:date="2023-12-05T22:42:00Z"/>
                    <w:szCs w:val="26"/>
                  </w:rPr>
                </w:rPrChange>
              </w:rPr>
            </w:pPr>
            <w:ins w:id="14532" w:author="Thu Huyen Tran" w:date="2023-12-05T22:47:00Z">
              <w:r w:rsidRPr="00EA23F9">
                <w:rPr>
                  <w:sz w:val="24"/>
                  <w:szCs w:val="24"/>
                  <w:rPrChange w:id="14533" w:author="Huyen Tran Thu" w:date="2025-04-28T22:10:00Z" w16du:dateUtc="2025-04-28T15:10:00Z">
                    <w:rPr>
                      <w:szCs w:val="26"/>
                    </w:rPr>
                  </w:rPrChange>
                </w:rPr>
                <w:t>7</w:t>
              </w:r>
            </w:ins>
          </w:p>
        </w:tc>
        <w:tc>
          <w:tcPr>
            <w:tcW w:w="2454" w:type="pct"/>
            <w:gridSpan w:val="2"/>
            <w:tcPrChange w:id="14534" w:author="Huyen Tran Thu" w:date="2025-04-28T22:10:00Z" w16du:dateUtc="2025-04-28T15:10:00Z">
              <w:tcPr>
                <w:tcW w:w="3183" w:type="pct"/>
                <w:gridSpan w:val="4"/>
              </w:tcPr>
            </w:tcPrChange>
          </w:tcPr>
          <w:p w14:paraId="20212C9E" w14:textId="2213D758" w:rsidR="00EA23F9" w:rsidRPr="00EA23F9" w:rsidRDefault="00EA23F9" w:rsidP="00EA23F9">
            <w:pPr>
              <w:spacing w:before="60" w:after="60"/>
              <w:ind w:left="90" w:right="230"/>
              <w:rPr>
                <w:ins w:id="14535" w:author="Thu Huyen Tran" w:date="2023-12-05T22:42:00Z"/>
                <w:sz w:val="24"/>
                <w:szCs w:val="24"/>
                <w:rPrChange w:id="14536" w:author="Huyen Tran Thu" w:date="2025-04-28T22:10:00Z" w16du:dateUtc="2025-04-28T15:10:00Z">
                  <w:rPr>
                    <w:ins w:id="14537" w:author="Thu Huyen Tran" w:date="2023-12-05T22:42:00Z"/>
                    <w:szCs w:val="26"/>
                  </w:rPr>
                </w:rPrChange>
              </w:rPr>
            </w:pPr>
            <w:ins w:id="14538" w:author="Thu Huyen Tran" w:date="2023-12-05T22:43:00Z">
              <w:r w:rsidRPr="00EA23F9">
                <w:rPr>
                  <w:sz w:val="24"/>
                  <w:szCs w:val="24"/>
                  <w:rPrChange w:id="14539" w:author="Huyen Tran Thu" w:date="2025-04-28T22:10:00Z" w16du:dateUtc="2025-04-28T15:10:00Z">
                    <w:rPr>
                      <w:szCs w:val="26"/>
                    </w:rPr>
                  </w:rPrChange>
                </w:rPr>
                <w:t>Sản phẩm từ sữa</w:t>
              </w:r>
            </w:ins>
          </w:p>
        </w:tc>
        <w:tc>
          <w:tcPr>
            <w:tcW w:w="1051" w:type="pct"/>
            <w:gridSpan w:val="2"/>
            <w:vAlign w:val="bottom"/>
            <w:tcPrChange w:id="14540" w:author="Huyen Tran Thu" w:date="2025-04-28T22:10:00Z" w16du:dateUtc="2025-04-28T15:10:00Z">
              <w:tcPr>
                <w:tcW w:w="1332" w:type="pct"/>
                <w:gridSpan w:val="3"/>
                <w:vAlign w:val="center"/>
              </w:tcPr>
            </w:tcPrChange>
          </w:tcPr>
          <w:p w14:paraId="33B96C89" w14:textId="7B42E7B6" w:rsidR="00EA23F9" w:rsidRPr="00EA23F9" w:rsidRDefault="00EA23F9" w:rsidP="00EA23F9">
            <w:pPr>
              <w:spacing w:before="60" w:after="60"/>
              <w:ind w:left="90" w:right="230"/>
              <w:jc w:val="center"/>
              <w:rPr>
                <w:ins w:id="14541" w:author="Thu Huyen Tran" w:date="2023-12-05T22:42:00Z"/>
                <w:sz w:val="24"/>
                <w:szCs w:val="24"/>
              </w:rPr>
            </w:pPr>
            <w:ins w:id="14542" w:author="Huyen Tran Thu" w:date="2025-04-28T22:08:00Z" w16du:dateUtc="2025-04-28T15:08:00Z">
              <w:r w:rsidRPr="00EA23F9">
                <w:rPr>
                  <w:sz w:val="24"/>
                  <w:szCs w:val="24"/>
                  <w:rPrChange w:id="14543" w:author="Huyen Tran Thu" w:date="2025-04-28T22:10:00Z" w16du:dateUtc="2025-04-28T15:10:00Z">
                    <w:rPr>
                      <w:rFonts w:ascii="Arial" w:hAnsi="Arial" w:cs="Arial"/>
                      <w:sz w:val="20"/>
                      <w:szCs w:val="20"/>
                    </w:rPr>
                  </w:rPrChange>
                </w:rPr>
                <w:t xml:space="preserve">1.434.900 </w:t>
              </w:r>
            </w:ins>
            <w:ins w:id="14544" w:author="Thu Huyen Tran" w:date="2023-12-05T22:43:00Z">
              <w:del w:id="14545" w:author="Huyen Tran Thu" w:date="2025-04-28T22:08:00Z" w16du:dateUtc="2025-04-28T15:08:00Z">
                <w:r w:rsidRPr="00EA23F9" w:rsidDel="00C079AE">
                  <w:rPr>
                    <w:sz w:val="24"/>
                    <w:szCs w:val="24"/>
                  </w:rPr>
                  <w:delText>1.339.200</w:delText>
                </w:r>
              </w:del>
            </w:ins>
          </w:p>
        </w:tc>
        <w:tc>
          <w:tcPr>
            <w:tcW w:w="1051" w:type="pct"/>
            <w:vAlign w:val="bottom"/>
            <w:tcPrChange w:id="14546" w:author="Huyen Tran Thu" w:date="2025-04-28T22:10:00Z" w16du:dateUtc="2025-04-28T15:10:00Z">
              <w:tcPr>
                <w:tcW w:w="1" w:type="pct"/>
                <w:gridSpan w:val="2"/>
              </w:tcPr>
            </w:tcPrChange>
          </w:tcPr>
          <w:p w14:paraId="40AC26FD" w14:textId="50C0239B" w:rsidR="00EA23F9" w:rsidRPr="00EA23F9" w:rsidRDefault="00EA23F9" w:rsidP="00EA23F9">
            <w:pPr>
              <w:spacing w:before="60" w:after="60"/>
              <w:ind w:left="90" w:right="230"/>
              <w:jc w:val="center"/>
              <w:rPr>
                <w:ins w:id="14547" w:author="Huyen Tran Thu" w:date="2025-04-28T22:06:00Z" w16du:dateUtc="2025-04-28T15:06:00Z"/>
                <w:sz w:val="24"/>
                <w:szCs w:val="24"/>
              </w:rPr>
            </w:pPr>
            <w:ins w:id="14548" w:author="Huyen Tran Thu" w:date="2025-04-28T22:08:00Z" w16du:dateUtc="2025-04-28T15:08:00Z">
              <w:r w:rsidRPr="00EA23F9">
                <w:rPr>
                  <w:sz w:val="24"/>
                  <w:szCs w:val="24"/>
                  <w:rPrChange w:id="14549" w:author="Huyen Tran Thu" w:date="2025-04-28T22:10:00Z" w16du:dateUtc="2025-04-28T15:10:00Z">
                    <w:rPr>
                      <w:rFonts w:ascii="Arial" w:hAnsi="Arial" w:cs="Arial"/>
                      <w:sz w:val="20"/>
                      <w:szCs w:val="20"/>
                    </w:rPr>
                  </w:rPrChange>
                </w:rPr>
                <w:t xml:space="preserve">1.474.000 </w:t>
              </w:r>
            </w:ins>
          </w:p>
        </w:tc>
      </w:tr>
      <w:tr w:rsidR="00EA23F9" w:rsidRPr="00EA23F9" w14:paraId="303D0E84" w14:textId="27609EB7" w:rsidTr="00EA23F9">
        <w:trPr>
          <w:jc w:val="center"/>
          <w:trPrChange w:id="14550" w:author="Huyen Tran Thu" w:date="2025-04-28T22:10:00Z" w16du:dateUtc="2025-04-28T15:10:00Z">
            <w:trPr>
              <w:jc w:val="center"/>
            </w:trPr>
          </w:trPrChange>
        </w:trPr>
        <w:tc>
          <w:tcPr>
            <w:tcW w:w="444" w:type="pct"/>
            <w:tcPrChange w:id="14551" w:author="Huyen Tran Thu" w:date="2025-04-28T22:10:00Z" w16du:dateUtc="2025-04-28T15:10:00Z">
              <w:tcPr>
                <w:tcW w:w="486" w:type="pct"/>
                <w:gridSpan w:val="2"/>
              </w:tcPr>
            </w:tcPrChange>
          </w:tcPr>
          <w:p w14:paraId="0D085AD0" w14:textId="14E17D26" w:rsidR="00EA23F9" w:rsidRPr="00EA23F9" w:rsidRDefault="00EA23F9" w:rsidP="00EA23F9">
            <w:pPr>
              <w:spacing w:before="60" w:after="60"/>
              <w:ind w:left="90"/>
              <w:jc w:val="center"/>
              <w:rPr>
                <w:moveTo w:id="14552" w:author="Thu Huyen Tran" w:date="2023-04-07T14:17:00Z"/>
                <w:sz w:val="24"/>
                <w:szCs w:val="24"/>
                <w:rPrChange w:id="14553" w:author="Huyen Tran Thu" w:date="2025-04-28T22:10:00Z" w16du:dateUtc="2025-04-28T15:10:00Z">
                  <w:rPr>
                    <w:moveTo w:id="14554" w:author="Thu Huyen Tran" w:date="2023-04-07T14:17:00Z"/>
                    <w:szCs w:val="26"/>
                  </w:rPr>
                </w:rPrChange>
              </w:rPr>
            </w:pPr>
            <w:ins w:id="14555" w:author="Thu Huyen Tran" w:date="2023-12-05T22:47:00Z">
              <w:r w:rsidRPr="00EA23F9">
                <w:rPr>
                  <w:sz w:val="24"/>
                  <w:szCs w:val="24"/>
                  <w:rPrChange w:id="14556" w:author="Huyen Tran Thu" w:date="2025-04-28T22:10:00Z" w16du:dateUtc="2025-04-28T15:10:00Z">
                    <w:rPr>
                      <w:szCs w:val="26"/>
                    </w:rPr>
                  </w:rPrChange>
                </w:rPr>
                <w:t>8</w:t>
              </w:r>
            </w:ins>
          </w:p>
        </w:tc>
        <w:tc>
          <w:tcPr>
            <w:tcW w:w="2454" w:type="pct"/>
            <w:gridSpan w:val="2"/>
            <w:tcPrChange w:id="14557" w:author="Huyen Tran Thu" w:date="2025-04-28T22:10:00Z" w16du:dateUtc="2025-04-28T15:10:00Z">
              <w:tcPr>
                <w:tcW w:w="3183" w:type="pct"/>
                <w:gridSpan w:val="4"/>
              </w:tcPr>
            </w:tcPrChange>
          </w:tcPr>
          <w:p w14:paraId="14909F94" w14:textId="77777777" w:rsidR="00EA23F9" w:rsidRPr="00EA23F9" w:rsidRDefault="00EA23F9" w:rsidP="00EA23F9">
            <w:pPr>
              <w:spacing w:before="60" w:after="60"/>
              <w:ind w:left="90" w:right="230"/>
              <w:rPr>
                <w:moveTo w:id="14558" w:author="Thu Huyen Tran" w:date="2023-04-07T14:17:00Z"/>
                <w:sz w:val="24"/>
                <w:szCs w:val="24"/>
                <w:rPrChange w:id="14559" w:author="Huyen Tran Thu" w:date="2025-04-28T22:10:00Z" w16du:dateUtc="2025-04-28T15:10:00Z">
                  <w:rPr>
                    <w:moveTo w:id="14560" w:author="Thu Huyen Tran" w:date="2023-04-07T14:17:00Z"/>
                    <w:szCs w:val="26"/>
                  </w:rPr>
                </w:rPrChange>
              </w:rPr>
            </w:pPr>
            <w:moveTo w:id="14561" w:author="Thu Huyen Tran" w:date="2023-04-07T14:17:00Z">
              <w:r w:rsidRPr="00EA23F9">
                <w:rPr>
                  <w:sz w:val="24"/>
                  <w:szCs w:val="24"/>
                  <w:rPrChange w:id="14562" w:author="Huyen Tran Thu" w:date="2025-04-28T22:10:00Z" w16du:dateUtc="2025-04-28T15:10:00Z">
                    <w:rPr>
                      <w:szCs w:val="26"/>
                    </w:rPr>
                  </w:rPrChange>
                </w:rPr>
                <w:t>Đường kính</w:t>
              </w:r>
            </w:moveTo>
          </w:p>
        </w:tc>
        <w:tc>
          <w:tcPr>
            <w:tcW w:w="1051" w:type="pct"/>
            <w:gridSpan w:val="2"/>
            <w:vAlign w:val="bottom"/>
            <w:tcPrChange w:id="14563" w:author="Huyen Tran Thu" w:date="2025-04-28T22:10:00Z" w16du:dateUtc="2025-04-28T15:10:00Z">
              <w:tcPr>
                <w:tcW w:w="1332" w:type="pct"/>
                <w:gridSpan w:val="3"/>
                <w:vAlign w:val="center"/>
              </w:tcPr>
            </w:tcPrChange>
          </w:tcPr>
          <w:p w14:paraId="0B46A538" w14:textId="337EED3F" w:rsidR="00EA23F9" w:rsidRPr="00EA23F9" w:rsidRDefault="00EA23F9" w:rsidP="00EA23F9">
            <w:pPr>
              <w:spacing w:before="60" w:after="60"/>
              <w:ind w:left="90" w:right="230"/>
              <w:jc w:val="center"/>
              <w:rPr>
                <w:moveTo w:id="14564" w:author="Thu Huyen Tran" w:date="2023-04-07T14:17:00Z"/>
                <w:sz w:val="24"/>
                <w:szCs w:val="24"/>
              </w:rPr>
            </w:pPr>
            <w:ins w:id="14565" w:author="Huyen Tran Thu" w:date="2025-04-28T22:08:00Z" w16du:dateUtc="2025-04-28T15:08:00Z">
              <w:r w:rsidRPr="00EA23F9">
                <w:rPr>
                  <w:sz w:val="24"/>
                  <w:szCs w:val="24"/>
                  <w:rPrChange w:id="14566" w:author="Huyen Tran Thu" w:date="2025-04-28T22:10:00Z" w16du:dateUtc="2025-04-28T15:10:00Z">
                    <w:rPr>
                      <w:rFonts w:ascii="Arial" w:hAnsi="Arial" w:cs="Arial"/>
                      <w:sz w:val="20"/>
                      <w:szCs w:val="20"/>
                    </w:rPr>
                  </w:rPrChange>
                </w:rPr>
                <w:t xml:space="preserve">1.522.900 </w:t>
              </w:r>
            </w:ins>
            <w:ins w:id="14567" w:author="Thu Huyen Tran" w:date="2023-04-07T14:20:00Z">
              <w:del w:id="14568" w:author="Huyen Tran Thu" w:date="2025-04-28T22:08:00Z" w16du:dateUtc="2025-04-28T15:08:00Z">
                <w:r w:rsidRPr="00EA23F9" w:rsidDel="00C079AE">
                  <w:rPr>
                    <w:sz w:val="24"/>
                    <w:szCs w:val="24"/>
                  </w:rPr>
                  <w:delText>1.902.600</w:delText>
                </w:r>
              </w:del>
            </w:ins>
            <w:moveTo w:id="14569" w:author="Thu Huyen Tran" w:date="2023-04-07T14:17:00Z">
              <w:del w:id="14570" w:author="Huyen Tran Thu" w:date="2025-04-28T22:08:00Z" w16du:dateUtc="2025-04-28T15:08:00Z">
                <w:r w:rsidRPr="00EA23F9" w:rsidDel="00C079AE">
                  <w:rPr>
                    <w:sz w:val="24"/>
                    <w:szCs w:val="24"/>
                  </w:rPr>
                  <w:delText>1.672.910</w:delText>
                </w:r>
              </w:del>
            </w:moveTo>
          </w:p>
        </w:tc>
        <w:tc>
          <w:tcPr>
            <w:tcW w:w="1051" w:type="pct"/>
            <w:vAlign w:val="bottom"/>
            <w:tcPrChange w:id="14571" w:author="Huyen Tran Thu" w:date="2025-04-28T22:10:00Z" w16du:dateUtc="2025-04-28T15:10:00Z">
              <w:tcPr>
                <w:tcW w:w="1" w:type="pct"/>
                <w:gridSpan w:val="2"/>
              </w:tcPr>
            </w:tcPrChange>
          </w:tcPr>
          <w:p w14:paraId="40B58E0C" w14:textId="27605BDC" w:rsidR="00EA23F9" w:rsidRPr="00EA23F9" w:rsidRDefault="00EA23F9" w:rsidP="00EA23F9">
            <w:pPr>
              <w:spacing w:before="60" w:after="60"/>
              <w:ind w:left="90" w:right="230"/>
              <w:jc w:val="center"/>
              <w:rPr>
                <w:sz w:val="24"/>
                <w:szCs w:val="24"/>
              </w:rPr>
            </w:pPr>
            <w:ins w:id="14572" w:author="Huyen Tran Thu" w:date="2025-04-28T22:08:00Z" w16du:dateUtc="2025-04-28T15:08:00Z">
              <w:r w:rsidRPr="00EA23F9">
                <w:rPr>
                  <w:sz w:val="24"/>
                  <w:szCs w:val="24"/>
                  <w:rPrChange w:id="14573" w:author="Huyen Tran Thu" w:date="2025-04-28T22:10:00Z" w16du:dateUtc="2025-04-28T15:10:00Z">
                    <w:rPr>
                      <w:rFonts w:ascii="Arial" w:hAnsi="Arial" w:cs="Arial"/>
                      <w:sz w:val="20"/>
                      <w:szCs w:val="20"/>
                    </w:rPr>
                  </w:rPrChange>
                </w:rPr>
                <w:t xml:space="preserve">1.578.100 </w:t>
              </w:r>
            </w:ins>
          </w:p>
        </w:tc>
      </w:tr>
      <w:tr w:rsidR="00EA23F9" w:rsidRPr="00EA23F9" w14:paraId="3BB4F030" w14:textId="10174BB6" w:rsidTr="00EA23F9">
        <w:trPr>
          <w:jc w:val="center"/>
          <w:trPrChange w:id="14574" w:author="Huyen Tran Thu" w:date="2025-04-28T22:10:00Z" w16du:dateUtc="2025-04-28T15:10:00Z">
            <w:trPr>
              <w:jc w:val="center"/>
            </w:trPr>
          </w:trPrChange>
        </w:trPr>
        <w:tc>
          <w:tcPr>
            <w:tcW w:w="444" w:type="pct"/>
            <w:tcPrChange w:id="14575" w:author="Huyen Tran Thu" w:date="2025-04-28T22:10:00Z" w16du:dateUtc="2025-04-28T15:10:00Z">
              <w:tcPr>
                <w:tcW w:w="486" w:type="pct"/>
                <w:gridSpan w:val="2"/>
              </w:tcPr>
            </w:tcPrChange>
          </w:tcPr>
          <w:p w14:paraId="3162A822" w14:textId="7F5737BD" w:rsidR="00EA23F9" w:rsidRPr="00EA23F9" w:rsidRDefault="00EA23F9" w:rsidP="00EA23F9">
            <w:pPr>
              <w:spacing w:before="60" w:after="60"/>
              <w:ind w:left="90"/>
              <w:jc w:val="center"/>
              <w:rPr>
                <w:moveTo w:id="14576" w:author="Thu Huyen Tran" w:date="2023-04-07T14:17:00Z"/>
                <w:sz w:val="24"/>
                <w:szCs w:val="24"/>
                <w:rPrChange w:id="14577" w:author="Huyen Tran Thu" w:date="2025-04-28T22:10:00Z" w16du:dateUtc="2025-04-28T15:10:00Z">
                  <w:rPr>
                    <w:moveTo w:id="14578" w:author="Thu Huyen Tran" w:date="2023-04-07T14:17:00Z"/>
                    <w:szCs w:val="26"/>
                  </w:rPr>
                </w:rPrChange>
              </w:rPr>
            </w:pPr>
            <w:ins w:id="14579" w:author="Thu Huyen Tran" w:date="2023-12-05T22:47:00Z">
              <w:r w:rsidRPr="00EA23F9">
                <w:rPr>
                  <w:sz w:val="24"/>
                  <w:szCs w:val="24"/>
                  <w:rPrChange w:id="14580" w:author="Huyen Tran Thu" w:date="2025-04-28T22:10:00Z" w16du:dateUtc="2025-04-28T15:10:00Z">
                    <w:rPr>
                      <w:szCs w:val="26"/>
                    </w:rPr>
                  </w:rPrChange>
                </w:rPr>
                <w:t>9</w:t>
              </w:r>
            </w:ins>
          </w:p>
        </w:tc>
        <w:tc>
          <w:tcPr>
            <w:tcW w:w="2454" w:type="pct"/>
            <w:gridSpan w:val="2"/>
            <w:tcPrChange w:id="14581" w:author="Huyen Tran Thu" w:date="2025-04-28T22:10:00Z" w16du:dateUtc="2025-04-28T15:10:00Z">
              <w:tcPr>
                <w:tcW w:w="3183" w:type="pct"/>
                <w:gridSpan w:val="4"/>
              </w:tcPr>
            </w:tcPrChange>
          </w:tcPr>
          <w:p w14:paraId="30D8F373" w14:textId="77777777" w:rsidR="00EA23F9" w:rsidRPr="00EA23F9" w:rsidRDefault="00EA23F9" w:rsidP="00EA23F9">
            <w:pPr>
              <w:spacing w:before="60" w:after="60"/>
              <w:ind w:left="90" w:right="230"/>
              <w:rPr>
                <w:moveTo w:id="14582" w:author="Thu Huyen Tran" w:date="2023-04-07T14:17:00Z"/>
                <w:sz w:val="24"/>
                <w:szCs w:val="24"/>
                <w:rPrChange w:id="14583" w:author="Huyen Tran Thu" w:date="2025-04-28T22:10:00Z" w16du:dateUtc="2025-04-28T15:10:00Z">
                  <w:rPr>
                    <w:moveTo w:id="14584" w:author="Thu Huyen Tran" w:date="2023-04-07T14:17:00Z"/>
                    <w:szCs w:val="26"/>
                  </w:rPr>
                </w:rPrChange>
              </w:rPr>
            </w:pPr>
            <w:moveTo w:id="14585" w:author="Thu Huyen Tran" w:date="2023-04-07T14:17:00Z">
              <w:r w:rsidRPr="00EA23F9">
                <w:rPr>
                  <w:sz w:val="24"/>
                  <w:szCs w:val="24"/>
                  <w:rPrChange w:id="14586" w:author="Huyen Tran Thu" w:date="2025-04-28T22:10:00Z" w16du:dateUtc="2025-04-28T15:10:00Z">
                    <w:rPr>
                      <w:szCs w:val="26"/>
                    </w:rPr>
                  </w:rPrChange>
                </w:rPr>
                <w:t xml:space="preserve">Thủy hải sản đóng hộp và ướp đông </w:t>
              </w:r>
            </w:moveTo>
          </w:p>
        </w:tc>
        <w:tc>
          <w:tcPr>
            <w:tcW w:w="1051" w:type="pct"/>
            <w:gridSpan w:val="2"/>
            <w:vAlign w:val="bottom"/>
            <w:tcPrChange w:id="14587" w:author="Huyen Tran Thu" w:date="2025-04-28T22:10:00Z" w16du:dateUtc="2025-04-28T15:10:00Z">
              <w:tcPr>
                <w:tcW w:w="1332" w:type="pct"/>
                <w:gridSpan w:val="3"/>
                <w:vAlign w:val="center"/>
              </w:tcPr>
            </w:tcPrChange>
          </w:tcPr>
          <w:p w14:paraId="0E00471E" w14:textId="1A6D39CF" w:rsidR="00EA23F9" w:rsidRPr="00EA23F9" w:rsidRDefault="00EA23F9" w:rsidP="00EA23F9">
            <w:pPr>
              <w:spacing w:before="60" w:after="60"/>
              <w:ind w:left="90" w:right="230"/>
              <w:jc w:val="center"/>
              <w:rPr>
                <w:moveTo w:id="14588" w:author="Thu Huyen Tran" w:date="2023-04-07T14:17:00Z"/>
                <w:sz w:val="24"/>
                <w:szCs w:val="24"/>
              </w:rPr>
            </w:pPr>
            <w:ins w:id="14589" w:author="Huyen Tran Thu" w:date="2025-04-28T22:08:00Z" w16du:dateUtc="2025-04-28T15:08:00Z">
              <w:r w:rsidRPr="00EA23F9">
                <w:rPr>
                  <w:sz w:val="24"/>
                  <w:szCs w:val="24"/>
                  <w:rPrChange w:id="14590" w:author="Huyen Tran Thu" w:date="2025-04-28T22:10:00Z" w16du:dateUtc="2025-04-28T15:10:00Z">
                    <w:rPr>
                      <w:rFonts w:ascii="Arial" w:hAnsi="Arial" w:cs="Arial"/>
                      <w:sz w:val="20"/>
                      <w:szCs w:val="20"/>
                    </w:rPr>
                  </w:rPrChange>
                </w:rPr>
                <w:t xml:space="preserve">2.070.400 </w:t>
              </w:r>
            </w:ins>
            <w:ins w:id="14591" w:author="Thu Huyen Tran" w:date="2023-04-07T14:20:00Z">
              <w:del w:id="14592" w:author="Huyen Tran Thu" w:date="2025-04-28T22:08:00Z" w16du:dateUtc="2025-04-28T15:08:00Z">
                <w:r w:rsidRPr="00EA23F9" w:rsidDel="00C079AE">
                  <w:rPr>
                    <w:sz w:val="24"/>
                    <w:szCs w:val="24"/>
                  </w:rPr>
                  <w:delText>2.083.</w:delText>
                </w:r>
              </w:del>
            </w:ins>
            <w:ins w:id="14593" w:author="Thu Huyen Tran" w:date="2023-12-05T22:43:00Z">
              <w:del w:id="14594" w:author="Huyen Tran Thu" w:date="2025-04-28T22:08:00Z" w16du:dateUtc="2025-04-28T15:08:00Z">
                <w:r w:rsidRPr="00EA23F9" w:rsidDel="00C079AE">
                  <w:rPr>
                    <w:sz w:val="24"/>
                    <w:szCs w:val="24"/>
                  </w:rPr>
                  <w:delText>009</w:delText>
                </w:r>
              </w:del>
            </w:ins>
            <w:moveTo w:id="14595" w:author="Thu Huyen Tran" w:date="2023-04-07T14:17:00Z">
              <w:del w:id="14596" w:author="Huyen Tran Thu" w:date="2025-04-28T22:08:00Z" w16du:dateUtc="2025-04-28T15:08:00Z">
                <w:r w:rsidRPr="00EA23F9" w:rsidDel="00C079AE">
                  <w:rPr>
                    <w:sz w:val="24"/>
                    <w:szCs w:val="24"/>
                  </w:rPr>
                  <w:delText>1.290.820</w:delText>
                </w:r>
              </w:del>
            </w:moveTo>
          </w:p>
        </w:tc>
        <w:tc>
          <w:tcPr>
            <w:tcW w:w="1051" w:type="pct"/>
            <w:vAlign w:val="bottom"/>
            <w:tcPrChange w:id="14597" w:author="Huyen Tran Thu" w:date="2025-04-28T22:10:00Z" w16du:dateUtc="2025-04-28T15:10:00Z">
              <w:tcPr>
                <w:tcW w:w="1" w:type="pct"/>
                <w:gridSpan w:val="2"/>
              </w:tcPr>
            </w:tcPrChange>
          </w:tcPr>
          <w:p w14:paraId="68C0476D" w14:textId="6B4F6F2C" w:rsidR="00EA23F9" w:rsidRPr="00EA23F9" w:rsidRDefault="00EA23F9" w:rsidP="00EA23F9">
            <w:pPr>
              <w:spacing w:before="60" w:after="60"/>
              <w:ind w:left="90" w:right="230"/>
              <w:jc w:val="center"/>
              <w:rPr>
                <w:sz w:val="24"/>
                <w:szCs w:val="24"/>
              </w:rPr>
            </w:pPr>
            <w:ins w:id="14598" w:author="Huyen Tran Thu" w:date="2025-04-28T22:08:00Z" w16du:dateUtc="2025-04-28T15:08:00Z">
              <w:r w:rsidRPr="00EA23F9">
                <w:rPr>
                  <w:sz w:val="24"/>
                  <w:szCs w:val="24"/>
                  <w:rPrChange w:id="14599" w:author="Huyen Tran Thu" w:date="2025-04-28T22:10:00Z" w16du:dateUtc="2025-04-28T15:10:00Z">
                    <w:rPr>
                      <w:rFonts w:ascii="Arial" w:hAnsi="Arial" w:cs="Arial"/>
                      <w:sz w:val="20"/>
                      <w:szCs w:val="20"/>
                    </w:rPr>
                  </w:rPrChange>
                </w:rPr>
                <w:t xml:space="preserve">2.219.600 </w:t>
              </w:r>
            </w:ins>
          </w:p>
        </w:tc>
      </w:tr>
      <w:tr w:rsidR="00EA23F9" w:rsidRPr="00EA23F9" w14:paraId="7E74B920" w14:textId="33811749" w:rsidTr="00EA23F9">
        <w:trPr>
          <w:jc w:val="center"/>
          <w:trPrChange w:id="14600" w:author="Huyen Tran Thu" w:date="2025-04-28T22:10:00Z" w16du:dateUtc="2025-04-28T15:10:00Z">
            <w:trPr>
              <w:jc w:val="center"/>
            </w:trPr>
          </w:trPrChange>
        </w:trPr>
        <w:tc>
          <w:tcPr>
            <w:tcW w:w="444" w:type="pct"/>
            <w:tcPrChange w:id="14601" w:author="Huyen Tran Thu" w:date="2025-04-28T22:10:00Z" w16du:dateUtc="2025-04-28T15:10:00Z">
              <w:tcPr>
                <w:tcW w:w="486" w:type="pct"/>
                <w:gridSpan w:val="2"/>
              </w:tcPr>
            </w:tcPrChange>
          </w:tcPr>
          <w:p w14:paraId="276F344F" w14:textId="0D8FF172" w:rsidR="00EA23F9" w:rsidRPr="00EA23F9" w:rsidRDefault="00EA23F9" w:rsidP="00EA23F9">
            <w:pPr>
              <w:spacing w:before="60" w:after="60"/>
              <w:ind w:left="90"/>
              <w:jc w:val="center"/>
              <w:rPr>
                <w:moveTo w:id="14602" w:author="Thu Huyen Tran" w:date="2023-04-07T14:17:00Z"/>
                <w:sz w:val="24"/>
                <w:szCs w:val="24"/>
                <w:rPrChange w:id="14603" w:author="Huyen Tran Thu" w:date="2025-04-28T22:10:00Z" w16du:dateUtc="2025-04-28T15:10:00Z">
                  <w:rPr>
                    <w:moveTo w:id="14604" w:author="Thu Huyen Tran" w:date="2023-04-07T14:17:00Z"/>
                    <w:szCs w:val="26"/>
                  </w:rPr>
                </w:rPrChange>
              </w:rPr>
            </w:pPr>
            <w:ins w:id="14605" w:author="Thu Huyen Tran" w:date="2023-12-05T22:47:00Z">
              <w:r w:rsidRPr="00EA23F9">
                <w:rPr>
                  <w:sz w:val="24"/>
                  <w:szCs w:val="24"/>
                  <w:rPrChange w:id="14606" w:author="Huyen Tran Thu" w:date="2025-04-28T22:10:00Z" w16du:dateUtc="2025-04-28T15:10:00Z">
                    <w:rPr>
                      <w:szCs w:val="26"/>
                    </w:rPr>
                  </w:rPrChange>
                </w:rPr>
                <w:t>10</w:t>
              </w:r>
            </w:ins>
          </w:p>
        </w:tc>
        <w:tc>
          <w:tcPr>
            <w:tcW w:w="2454" w:type="pct"/>
            <w:gridSpan w:val="2"/>
            <w:tcPrChange w:id="14607" w:author="Huyen Tran Thu" w:date="2025-04-28T22:10:00Z" w16du:dateUtc="2025-04-28T15:10:00Z">
              <w:tcPr>
                <w:tcW w:w="3183" w:type="pct"/>
                <w:gridSpan w:val="4"/>
              </w:tcPr>
            </w:tcPrChange>
          </w:tcPr>
          <w:p w14:paraId="7036907D" w14:textId="77777777" w:rsidR="00EA23F9" w:rsidRPr="00EA23F9" w:rsidRDefault="00EA23F9" w:rsidP="00EA23F9">
            <w:pPr>
              <w:spacing w:before="60" w:after="60"/>
              <w:ind w:left="90" w:right="230"/>
              <w:rPr>
                <w:moveTo w:id="14608" w:author="Thu Huyen Tran" w:date="2023-04-07T14:17:00Z"/>
                <w:sz w:val="24"/>
                <w:szCs w:val="24"/>
                <w:rPrChange w:id="14609" w:author="Huyen Tran Thu" w:date="2025-04-28T22:10:00Z" w16du:dateUtc="2025-04-28T15:10:00Z">
                  <w:rPr>
                    <w:moveTo w:id="14610" w:author="Thu Huyen Tran" w:date="2023-04-07T14:17:00Z"/>
                    <w:szCs w:val="26"/>
                  </w:rPr>
                </w:rPrChange>
              </w:rPr>
            </w:pPr>
            <w:moveTo w:id="14611" w:author="Thu Huyen Tran" w:date="2023-04-07T14:17:00Z">
              <w:r w:rsidRPr="00EA23F9">
                <w:rPr>
                  <w:sz w:val="24"/>
                  <w:szCs w:val="24"/>
                  <w:rPrChange w:id="14612" w:author="Huyen Tran Thu" w:date="2025-04-28T22:10:00Z" w16du:dateUtc="2025-04-28T15:10:00Z">
                    <w:rPr>
                      <w:szCs w:val="26"/>
                    </w:rPr>
                  </w:rPrChange>
                </w:rPr>
                <w:t>Cà phê bột và cà phê hòa tan</w:t>
              </w:r>
            </w:moveTo>
          </w:p>
        </w:tc>
        <w:tc>
          <w:tcPr>
            <w:tcW w:w="1051" w:type="pct"/>
            <w:gridSpan w:val="2"/>
            <w:vAlign w:val="bottom"/>
            <w:tcPrChange w:id="14613" w:author="Huyen Tran Thu" w:date="2025-04-28T22:10:00Z" w16du:dateUtc="2025-04-28T15:10:00Z">
              <w:tcPr>
                <w:tcW w:w="1332" w:type="pct"/>
                <w:gridSpan w:val="3"/>
                <w:vAlign w:val="center"/>
              </w:tcPr>
            </w:tcPrChange>
          </w:tcPr>
          <w:p w14:paraId="78520AC9" w14:textId="144918F3" w:rsidR="00EA23F9" w:rsidRPr="00EA23F9" w:rsidRDefault="00EA23F9" w:rsidP="00EA23F9">
            <w:pPr>
              <w:spacing w:before="60" w:after="60"/>
              <w:ind w:left="90" w:right="230"/>
              <w:jc w:val="center"/>
              <w:rPr>
                <w:moveTo w:id="14614" w:author="Thu Huyen Tran" w:date="2023-04-07T14:17:00Z"/>
                <w:sz w:val="24"/>
                <w:szCs w:val="24"/>
              </w:rPr>
            </w:pPr>
            <w:ins w:id="14615" w:author="Huyen Tran Thu" w:date="2025-04-28T22:08:00Z" w16du:dateUtc="2025-04-28T15:08:00Z">
              <w:r w:rsidRPr="00EA23F9">
                <w:rPr>
                  <w:sz w:val="24"/>
                  <w:szCs w:val="24"/>
                  <w:rPrChange w:id="14616" w:author="Huyen Tran Thu" w:date="2025-04-28T22:10:00Z" w16du:dateUtc="2025-04-28T15:10:00Z">
                    <w:rPr>
                      <w:rFonts w:ascii="Arial" w:hAnsi="Arial" w:cs="Arial"/>
                      <w:sz w:val="20"/>
                      <w:szCs w:val="20"/>
                    </w:rPr>
                  </w:rPrChange>
                </w:rPr>
                <w:t xml:space="preserve">141.400 </w:t>
              </w:r>
            </w:ins>
            <w:ins w:id="14617" w:author="Thu Huyen Tran" w:date="2023-04-07T14:21:00Z">
              <w:del w:id="14618" w:author="Huyen Tran Thu" w:date="2025-04-28T22:08:00Z" w16du:dateUtc="2025-04-28T15:08:00Z">
                <w:r w:rsidRPr="00EA23F9" w:rsidDel="00DE250E">
                  <w:rPr>
                    <w:sz w:val="24"/>
                    <w:szCs w:val="24"/>
                  </w:rPr>
                  <w:delText>107.400</w:delText>
                </w:r>
              </w:del>
            </w:ins>
            <w:moveTo w:id="14619" w:author="Thu Huyen Tran" w:date="2023-04-07T14:17:00Z">
              <w:del w:id="14620" w:author="Huyen Tran Thu" w:date="2025-04-28T22:08:00Z" w16du:dateUtc="2025-04-28T15:08:00Z">
                <w:r w:rsidRPr="00EA23F9" w:rsidDel="00DE250E">
                  <w:rPr>
                    <w:sz w:val="24"/>
                    <w:szCs w:val="24"/>
                  </w:rPr>
                  <w:delText>131.100</w:delText>
                </w:r>
              </w:del>
            </w:moveTo>
          </w:p>
        </w:tc>
        <w:tc>
          <w:tcPr>
            <w:tcW w:w="1051" w:type="pct"/>
            <w:vAlign w:val="bottom"/>
            <w:tcPrChange w:id="14621" w:author="Huyen Tran Thu" w:date="2025-04-28T22:10:00Z" w16du:dateUtc="2025-04-28T15:10:00Z">
              <w:tcPr>
                <w:tcW w:w="1" w:type="pct"/>
                <w:gridSpan w:val="2"/>
              </w:tcPr>
            </w:tcPrChange>
          </w:tcPr>
          <w:p w14:paraId="7A671A91" w14:textId="534EE5C9" w:rsidR="00EA23F9" w:rsidRPr="00EA23F9" w:rsidRDefault="00EA23F9" w:rsidP="00EA23F9">
            <w:pPr>
              <w:spacing w:before="60" w:after="60"/>
              <w:ind w:left="90" w:right="230"/>
              <w:jc w:val="center"/>
              <w:rPr>
                <w:sz w:val="24"/>
                <w:szCs w:val="24"/>
              </w:rPr>
            </w:pPr>
            <w:ins w:id="14622" w:author="Huyen Tran Thu" w:date="2025-04-28T22:08:00Z" w16du:dateUtc="2025-04-28T15:08:00Z">
              <w:r w:rsidRPr="00EA23F9">
                <w:rPr>
                  <w:sz w:val="24"/>
                  <w:szCs w:val="24"/>
                  <w:rPrChange w:id="14623" w:author="Huyen Tran Thu" w:date="2025-04-28T22:10:00Z" w16du:dateUtc="2025-04-28T15:10:00Z">
                    <w:rPr>
                      <w:rFonts w:ascii="Arial" w:hAnsi="Arial" w:cs="Arial"/>
                      <w:sz w:val="20"/>
                      <w:szCs w:val="20"/>
                    </w:rPr>
                  </w:rPrChange>
                </w:rPr>
                <w:t xml:space="preserve">157.700 </w:t>
              </w:r>
            </w:ins>
          </w:p>
        </w:tc>
      </w:tr>
      <w:tr w:rsidR="00EA23F9" w:rsidRPr="00EA23F9" w14:paraId="18BBDB7A" w14:textId="60731EB7" w:rsidTr="00EA23F9">
        <w:trPr>
          <w:jc w:val="center"/>
          <w:trPrChange w:id="14624" w:author="Huyen Tran Thu" w:date="2025-04-28T22:10:00Z" w16du:dateUtc="2025-04-28T15:10:00Z">
            <w:trPr>
              <w:jc w:val="center"/>
            </w:trPr>
          </w:trPrChange>
        </w:trPr>
        <w:tc>
          <w:tcPr>
            <w:tcW w:w="444" w:type="pct"/>
            <w:tcPrChange w:id="14625" w:author="Huyen Tran Thu" w:date="2025-04-28T22:10:00Z" w16du:dateUtc="2025-04-28T15:10:00Z">
              <w:tcPr>
                <w:tcW w:w="486" w:type="pct"/>
                <w:gridSpan w:val="2"/>
              </w:tcPr>
            </w:tcPrChange>
          </w:tcPr>
          <w:p w14:paraId="5EEF076B" w14:textId="102A2F6A" w:rsidR="00EA23F9" w:rsidRPr="00EA23F9" w:rsidRDefault="00EA23F9" w:rsidP="00EA23F9">
            <w:pPr>
              <w:spacing w:before="60" w:after="60"/>
              <w:ind w:left="90"/>
              <w:jc w:val="center"/>
              <w:rPr>
                <w:moveTo w:id="14626" w:author="Thu Huyen Tran" w:date="2023-04-07T14:17:00Z"/>
                <w:sz w:val="24"/>
                <w:szCs w:val="24"/>
                <w:rPrChange w:id="14627" w:author="Huyen Tran Thu" w:date="2025-04-28T22:10:00Z" w16du:dateUtc="2025-04-28T15:10:00Z">
                  <w:rPr>
                    <w:moveTo w:id="14628" w:author="Thu Huyen Tran" w:date="2023-04-07T14:17:00Z"/>
                    <w:szCs w:val="26"/>
                  </w:rPr>
                </w:rPrChange>
              </w:rPr>
            </w:pPr>
            <w:ins w:id="14629" w:author="Thu Huyen Tran" w:date="2023-12-05T22:47:00Z">
              <w:r w:rsidRPr="00EA23F9">
                <w:rPr>
                  <w:sz w:val="24"/>
                  <w:szCs w:val="24"/>
                  <w:rPrChange w:id="14630" w:author="Huyen Tran Thu" w:date="2025-04-28T22:10:00Z" w16du:dateUtc="2025-04-28T15:10:00Z">
                    <w:rPr>
                      <w:szCs w:val="26"/>
                    </w:rPr>
                  </w:rPrChange>
                </w:rPr>
                <w:t>11</w:t>
              </w:r>
            </w:ins>
          </w:p>
        </w:tc>
        <w:tc>
          <w:tcPr>
            <w:tcW w:w="2454" w:type="pct"/>
            <w:gridSpan w:val="2"/>
            <w:tcPrChange w:id="14631" w:author="Huyen Tran Thu" w:date="2025-04-28T22:10:00Z" w16du:dateUtc="2025-04-28T15:10:00Z">
              <w:tcPr>
                <w:tcW w:w="3183" w:type="pct"/>
                <w:gridSpan w:val="4"/>
              </w:tcPr>
            </w:tcPrChange>
          </w:tcPr>
          <w:p w14:paraId="12FC8B63" w14:textId="77777777" w:rsidR="00EA23F9" w:rsidRPr="00EA23F9" w:rsidRDefault="00EA23F9" w:rsidP="00EA23F9">
            <w:pPr>
              <w:spacing w:before="60" w:after="60"/>
              <w:ind w:left="90" w:right="230"/>
              <w:rPr>
                <w:moveTo w:id="14632" w:author="Thu Huyen Tran" w:date="2023-04-07T14:17:00Z"/>
                <w:sz w:val="24"/>
                <w:szCs w:val="24"/>
                <w:rPrChange w:id="14633" w:author="Huyen Tran Thu" w:date="2025-04-28T22:10:00Z" w16du:dateUtc="2025-04-28T15:10:00Z">
                  <w:rPr>
                    <w:moveTo w:id="14634" w:author="Thu Huyen Tran" w:date="2023-04-07T14:17:00Z"/>
                    <w:szCs w:val="26"/>
                  </w:rPr>
                </w:rPrChange>
              </w:rPr>
            </w:pPr>
            <w:moveTo w:id="14635" w:author="Thu Huyen Tran" w:date="2023-04-07T14:17:00Z">
              <w:r w:rsidRPr="00EA23F9">
                <w:rPr>
                  <w:sz w:val="24"/>
                  <w:szCs w:val="24"/>
                  <w:rPrChange w:id="14636" w:author="Huyen Tran Thu" w:date="2025-04-28T22:10:00Z" w16du:dateUtc="2025-04-28T15:10:00Z">
                    <w:rPr>
                      <w:szCs w:val="26"/>
                    </w:rPr>
                  </w:rPrChange>
                </w:rPr>
                <w:t>Nước giải khát</w:t>
              </w:r>
            </w:moveTo>
          </w:p>
        </w:tc>
        <w:tc>
          <w:tcPr>
            <w:tcW w:w="1051" w:type="pct"/>
            <w:gridSpan w:val="2"/>
            <w:vAlign w:val="bottom"/>
            <w:tcPrChange w:id="14637" w:author="Huyen Tran Thu" w:date="2025-04-28T22:10:00Z" w16du:dateUtc="2025-04-28T15:10:00Z">
              <w:tcPr>
                <w:tcW w:w="1332" w:type="pct"/>
                <w:gridSpan w:val="3"/>
                <w:vAlign w:val="center"/>
              </w:tcPr>
            </w:tcPrChange>
          </w:tcPr>
          <w:p w14:paraId="7D7BFD93" w14:textId="09943BC4" w:rsidR="00EA23F9" w:rsidRPr="00EA23F9" w:rsidRDefault="00EA23F9" w:rsidP="00EA23F9">
            <w:pPr>
              <w:spacing w:before="60" w:after="60"/>
              <w:ind w:left="90" w:right="230"/>
              <w:jc w:val="center"/>
              <w:rPr>
                <w:moveTo w:id="14638" w:author="Thu Huyen Tran" w:date="2023-04-07T14:17:00Z"/>
                <w:sz w:val="24"/>
                <w:szCs w:val="24"/>
              </w:rPr>
            </w:pPr>
            <w:ins w:id="14639" w:author="Huyen Tran Thu" w:date="2025-04-28T22:08:00Z" w16du:dateUtc="2025-04-28T15:08:00Z">
              <w:r w:rsidRPr="00EA23F9">
                <w:rPr>
                  <w:sz w:val="24"/>
                  <w:szCs w:val="24"/>
                  <w:rPrChange w:id="14640" w:author="Huyen Tran Thu" w:date="2025-04-28T22:10:00Z" w16du:dateUtc="2025-04-28T15:10:00Z">
                    <w:rPr>
                      <w:rFonts w:ascii="Arial" w:hAnsi="Arial" w:cs="Arial"/>
                      <w:sz w:val="20"/>
                      <w:szCs w:val="20"/>
                    </w:rPr>
                  </w:rPrChange>
                </w:rPr>
                <w:t xml:space="preserve">1.036.700 </w:t>
              </w:r>
            </w:ins>
            <w:ins w:id="14641" w:author="Thu Huyen Tran" w:date="2023-04-07T14:21:00Z">
              <w:del w:id="14642" w:author="Huyen Tran Thu" w:date="2025-04-28T22:08:00Z" w16du:dateUtc="2025-04-28T15:08:00Z">
                <w:r w:rsidRPr="00EA23F9" w:rsidDel="00DE250E">
                  <w:rPr>
                    <w:sz w:val="24"/>
                    <w:szCs w:val="24"/>
                  </w:rPr>
                  <w:delText>1.121.700</w:delText>
                </w:r>
              </w:del>
            </w:ins>
            <w:moveTo w:id="14643" w:author="Thu Huyen Tran" w:date="2023-04-07T14:17:00Z">
              <w:del w:id="14644" w:author="Huyen Tran Thu" w:date="2025-04-28T22:08:00Z" w16du:dateUtc="2025-04-28T15:08:00Z">
                <w:r w:rsidRPr="00EA23F9" w:rsidDel="00DE250E">
                  <w:rPr>
                    <w:sz w:val="24"/>
                    <w:szCs w:val="24"/>
                  </w:rPr>
                  <w:delText>1.139.880</w:delText>
                </w:r>
              </w:del>
            </w:moveTo>
          </w:p>
        </w:tc>
        <w:tc>
          <w:tcPr>
            <w:tcW w:w="1051" w:type="pct"/>
            <w:vAlign w:val="bottom"/>
            <w:tcPrChange w:id="14645" w:author="Huyen Tran Thu" w:date="2025-04-28T22:10:00Z" w16du:dateUtc="2025-04-28T15:10:00Z">
              <w:tcPr>
                <w:tcW w:w="1" w:type="pct"/>
                <w:gridSpan w:val="2"/>
              </w:tcPr>
            </w:tcPrChange>
          </w:tcPr>
          <w:p w14:paraId="3B6E3E01" w14:textId="16C5813B" w:rsidR="00EA23F9" w:rsidRPr="00EA23F9" w:rsidRDefault="00EA23F9" w:rsidP="00EA23F9">
            <w:pPr>
              <w:spacing w:before="60" w:after="60"/>
              <w:ind w:left="90" w:right="230"/>
              <w:jc w:val="center"/>
              <w:rPr>
                <w:sz w:val="24"/>
                <w:szCs w:val="24"/>
              </w:rPr>
            </w:pPr>
            <w:ins w:id="14646" w:author="Huyen Tran Thu" w:date="2025-04-28T22:08:00Z" w16du:dateUtc="2025-04-28T15:08:00Z">
              <w:r w:rsidRPr="00EA23F9">
                <w:rPr>
                  <w:sz w:val="24"/>
                  <w:szCs w:val="24"/>
                  <w:rPrChange w:id="14647" w:author="Huyen Tran Thu" w:date="2025-04-28T22:10:00Z" w16du:dateUtc="2025-04-28T15:10:00Z">
                    <w:rPr>
                      <w:rFonts w:ascii="Arial" w:hAnsi="Arial" w:cs="Arial"/>
                      <w:sz w:val="20"/>
                      <w:szCs w:val="20"/>
                    </w:rPr>
                  </w:rPrChange>
                </w:rPr>
                <w:t xml:space="preserve">955.700 </w:t>
              </w:r>
            </w:ins>
          </w:p>
        </w:tc>
      </w:tr>
      <w:tr w:rsidR="00EA23F9" w:rsidRPr="00EA23F9" w14:paraId="0E912C64" w14:textId="0F4D78F1" w:rsidTr="00EA23F9">
        <w:trPr>
          <w:jc w:val="center"/>
          <w:trPrChange w:id="14648" w:author="Huyen Tran Thu" w:date="2025-04-28T22:10:00Z" w16du:dateUtc="2025-04-28T15:10:00Z">
            <w:trPr>
              <w:jc w:val="center"/>
            </w:trPr>
          </w:trPrChange>
        </w:trPr>
        <w:tc>
          <w:tcPr>
            <w:tcW w:w="444" w:type="pct"/>
            <w:tcPrChange w:id="14649" w:author="Huyen Tran Thu" w:date="2025-04-28T22:10:00Z" w16du:dateUtc="2025-04-28T15:10:00Z">
              <w:tcPr>
                <w:tcW w:w="486" w:type="pct"/>
                <w:gridSpan w:val="2"/>
              </w:tcPr>
            </w:tcPrChange>
          </w:tcPr>
          <w:p w14:paraId="79DFA086" w14:textId="7608CA25" w:rsidR="00EA23F9" w:rsidRPr="00EA23F9" w:rsidRDefault="00EA23F9" w:rsidP="00EA23F9">
            <w:pPr>
              <w:spacing w:before="60" w:after="60"/>
              <w:ind w:left="90"/>
              <w:jc w:val="center"/>
              <w:rPr>
                <w:moveTo w:id="14650" w:author="Thu Huyen Tran" w:date="2023-04-07T14:17:00Z"/>
                <w:sz w:val="24"/>
                <w:szCs w:val="24"/>
                <w:rPrChange w:id="14651" w:author="Huyen Tran Thu" w:date="2025-04-28T22:10:00Z" w16du:dateUtc="2025-04-28T15:10:00Z">
                  <w:rPr>
                    <w:moveTo w:id="14652" w:author="Thu Huyen Tran" w:date="2023-04-07T14:17:00Z"/>
                    <w:szCs w:val="26"/>
                  </w:rPr>
                </w:rPrChange>
              </w:rPr>
            </w:pPr>
            <w:ins w:id="14653" w:author="Thu Huyen Tran" w:date="2023-12-05T22:47:00Z">
              <w:r w:rsidRPr="00EA23F9">
                <w:rPr>
                  <w:sz w:val="24"/>
                  <w:szCs w:val="24"/>
                  <w:rPrChange w:id="14654" w:author="Huyen Tran Thu" w:date="2025-04-28T22:10:00Z" w16du:dateUtc="2025-04-28T15:10:00Z">
                    <w:rPr>
                      <w:szCs w:val="26"/>
                    </w:rPr>
                  </w:rPrChange>
                </w:rPr>
                <w:t>12</w:t>
              </w:r>
            </w:ins>
          </w:p>
        </w:tc>
        <w:tc>
          <w:tcPr>
            <w:tcW w:w="2454" w:type="pct"/>
            <w:gridSpan w:val="2"/>
            <w:tcPrChange w:id="14655" w:author="Huyen Tran Thu" w:date="2025-04-28T22:10:00Z" w16du:dateUtc="2025-04-28T15:10:00Z">
              <w:tcPr>
                <w:tcW w:w="3183" w:type="pct"/>
                <w:gridSpan w:val="4"/>
              </w:tcPr>
            </w:tcPrChange>
          </w:tcPr>
          <w:p w14:paraId="131E2048" w14:textId="77777777" w:rsidR="00EA23F9" w:rsidRPr="00EA23F9" w:rsidRDefault="00EA23F9" w:rsidP="00EA23F9">
            <w:pPr>
              <w:spacing w:before="60" w:after="60"/>
              <w:ind w:left="90" w:right="230"/>
              <w:rPr>
                <w:moveTo w:id="14656" w:author="Thu Huyen Tran" w:date="2023-04-07T14:17:00Z"/>
                <w:sz w:val="24"/>
                <w:szCs w:val="24"/>
                <w:rPrChange w:id="14657" w:author="Huyen Tran Thu" w:date="2025-04-28T22:10:00Z" w16du:dateUtc="2025-04-28T15:10:00Z">
                  <w:rPr>
                    <w:moveTo w:id="14658" w:author="Thu Huyen Tran" w:date="2023-04-07T14:17:00Z"/>
                    <w:szCs w:val="26"/>
                  </w:rPr>
                </w:rPrChange>
              </w:rPr>
            </w:pPr>
            <w:moveTo w:id="14659" w:author="Thu Huyen Tran" w:date="2023-04-07T14:17:00Z">
              <w:r w:rsidRPr="00EA23F9">
                <w:rPr>
                  <w:sz w:val="24"/>
                  <w:szCs w:val="24"/>
                  <w:rPrChange w:id="14660" w:author="Huyen Tran Thu" w:date="2025-04-28T22:10:00Z" w16du:dateUtc="2025-04-28T15:10:00Z">
                    <w:rPr>
                      <w:szCs w:val="26"/>
                    </w:rPr>
                  </w:rPrChange>
                </w:rPr>
                <w:t>Giấy, bột giấy</w:t>
              </w:r>
            </w:moveTo>
          </w:p>
        </w:tc>
        <w:tc>
          <w:tcPr>
            <w:tcW w:w="1051" w:type="pct"/>
            <w:gridSpan w:val="2"/>
            <w:vAlign w:val="bottom"/>
            <w:tcPrChange w:id="14661" w:author="Huyen Tran Thu" w:date="2025-04-28T22:10:00Z" w16du:dateUtc="2025-04-28T15:10:00Z">
              <w:tcPr>
                <w:tcW w:w="1332" w:type="pct"/>
                <w:gridSpan w:val="3"/>
                <w:vAlign w:val="center"/>
              </w:tcPr>
            </w:tcPrChange>
          </w:tcPr>
          <w:p w14:paraId="05C91758" w14:textId="224F2DA4" w:rsidR="00EA23F9" w:rsidRPr="00EA23F9" w:rsidRDefault="00EA23F9" w:rsidP="00EA23F9">
            <w:pPr>
              <w:spacing w:before="60" w:after="60"/>
              <w:jc w:val="center"/>
              <w:rPr>
                <w:moveTo w:id="14662" w:author="Thu Huyen Tran" w:date="2023-04-07T14:17:00Z"/>
                <w:rFonts w:eastAsia="Times New Roman"/>
                <w:sz w:val="24"/>
                <w:szCs w:val="24"/>
              </w:rPr>
            </w:pPr>
            <w:ins w:id="14663" w:author="Huyen Tran Thu" w:date="2025-04-28T22:08:00Z" w16du:dateUtc="2025-04-28T15:08:00Z">
              <w:r w:rsidRPr="00EA23F9">
                <w:rPr>
                  <w:sz w:val="24"/>
                  <w:szCs w:val="24"/>
                  <w:rPrChange w:id="14664" w:author="Huyen Tran Thu" w:date="2025-04-28T22:10:00Z" w16du:dateUtc="2025-04-28T15:10:00Z">
                    <w:rPr>
                      <w:rFonts w:ascii="Arial" w:hAnsi="Arial" w:cs="Arial"/>
                      <w:sz w:val="20"/>
                      <w:szCs w:val="20"/>
                    </w:rPr>
                  </w:rPrChange>
                </w:rPr>
                <w:t xml:space="preserve">2.870.500 </w:t>
              </w:r>
            </w:ins>
            <w:ins w:id="14665" w:author="Thu Huyen Tran" w:date="2023-04-07T14:21:00Z">
              <w:del w:id="14666" w:author="Huyen Tran Thu" w:date="2025-04-28T22:08:00Z" w16du:dateUtc="2025-04-28T15:08:00Z">
                <w:r w:rsidRPr="00EA23F9" w:rsidDel="00BE3019">
                  <w:rPr>
                    <w:sz w:val="24"/>
                    <w:szCs w:val="24"/>
                  </w:rPr>
                  <w:delText>2.113.600</w:delText>
                </w:r>
              </w:del>
            </w:ins>
            <w:moveTo w:id="14667" w:author="Thu Huyen Tran" w:date="2023-04-07T14:17:00Z">
              <w:del w:id="14668" w:author="Huyen Tran Thu" w:date="2025-04-28T22:08:00Z" w16du:dateUtc="2025-04-28T15:08:00Z">
                <w:r w:rsidRPr="00EA23F9" w:rsidDel="00BE3019">
                  <w:rPr>
                    <w:sz w:val="24"/>
                    <w:szCs w:val="24"/>
                  </w:rPr>
                  <w:delText>2.754.240</w:delText>
                </w:r>
              </w:del>
            </w:moveTo>
          </w:p>
        </w:tc>
        <w:tc>
          <w:tcPr>
            <w:tcW w:w="1051" w:type="pct"/>
            <w:vAlign w:val="bottom"/>
            <w:tcPrChange w:id="14669" w:author="Huyen Tran Thu" w:date="2025-04-28T22:10:00Z" w16du:dateUtc="2025-04-28T15:10:00Z">
              <w:tcPr>
                <w:tcW w:w="1" w:type="pct"/>
                <w:gridSpan w:val="2"/>
              </w:tcPr>
            </w:tcPrChange>
          </w:tcPr>
          <w:p w14:paraId="2A258174" w14:textId="5296C3A5" w:rsidR="00EA23F9" w:rsidRPr="00EA23F9" w:rsidRDefault="00EA23F9" w:rsidP="00EA23F9">
            <w:pPr>
              <w:spacing w:before="60" w:after="60"/>
              <w:jc w:val="center"/>
              <w:rPr>
                <w:sz w:val="24"/>
                <w:szCs w:val="24"/>
              </w:rPr>
            </w:pPr>
            <w:ins w:id="14670" w:author="Huyen Tran Thu" w:date="2025-04-28T22:08:00Z" w16du:dateUtc="2025-04-28T15:08:00Z">
              <w:r w:rsidRPr="00EA23F9">
                <w:rPr>
                  <w:sz w:val="24"/>
                  <w:szCs w:val="24"/>
                  <w:rPrChange w:id="14671" w:author="Huyen Tran Thu" w:date="2025-04-28T22:10:00Z" w16du:dateUtc="2025-04-28T15:10:00Z">
                    <w:rPr>
                      <w:rFonts w:ascii="Arial" w:hAnsi="Arial" w:cs="Arial"/>
                      <w:sz w:val="20"/>
                      <w:szCs w:val="20"/>
                    </w:rPr>
                  </w:rPrChange>
                </w:rPr>
                <w:t xml:space="preserve">2.866.800 </w:t>
              </w:r>
            </w:ins>
          </w:p>
        </w:tc>
      </w:tr>
      <w:tr w:rsidR="00EA23F9" w:rsidRPr="00EA23F9" w14:paraId="6EDD67D7" w14:textId="7BE4190D" w:rsidTr="00EA23F9">
        <w:trPr>
          <w:jc w:val="center"/>
          <w:trPrChange w:id="14672" w:author="Huyen Tran Thu" w:date="2025-04-28T22:10:00Z" w16du:dateUtc="2025-04-28T15:10:00Z">
            <w:trPr>
              <w:jc w:val="center"/>
            </w:trPr>
          </w:trPrChange>
        </w:trPr>
        <w:tc>
          <w:tcPr>
            <w:tcW w:w="444" w:type="pct"/>
            <w:tcPrChange w:id="14673" w:author="Huyen Tran Thu" w:date="2025-04-28T22:10:00Z" w16du:dateUtc="2025-04-28T15:10:00Z">
              <w:tcPr>
                <w:tcW w:w="486" w:type="pct"/>
                <w:gridSpan w:val="2"/>
              </w:tcPr>
            </w:tcPrChange>
          </w:tcPr>
          <w:p w14:paraId="7260AC40" w14:textId="266407C2" w:rsidR="00EA23F9" w:rsidRPr="00EA23F9" w:rsidRDefault="00EA23F9" w:rsidP="00EA23F9">
            <w:pPr>
              <w:spacing w:before="60" w:after="60"/>
              <w:ind w:left="90"/>
              <w:jc w:val="center"/>
              <w:rPr>
                <w:moveTo w:id="14674" w:author="Thu Huyen Tran" w:date="2023-04-07T14:17:00Z"/>
                <w:sz w:val="24"/>
                <w:szCs w:val="24"/>
                <w:rPrChange w:id="14675" w:author="Huyen Tran Thu" w:date="2025-04-28T22:10:00Z" w16du:dateUtc="2025-04-28T15:10:00Z">
                  <w:rPr>
                    <w:moveTo w:id="14676" w:author="Thu Huyen Tran" w:date="2023-04-07T14:17:00Z"/>
                    <w:szCs w:val="26"/>
                  </w:rPr>
                </w:rPrChange>
              </w:rPr>
            </w:pPr>
            <w:ins w:id="14677" w:author="Thu Huyen Tran" w:date="2023-12-05T22:47:00Z">
              <w:r w:rsidRPr="00EA23F9">
                <w:rPr>
                  <w:sz w:val="24"/>
                  <w:szCs w:val="24"/>
                  <w:rPrChange w:id="14678" w:author="Huyen Tran Thu" w:date="2025-04-28T22:10:00Z" w16du:dateUtc="2025-04-28T15:10:00Z">
                    <w:rPr>
                      <w:szCs w:val="26"/>
                    </w:rPr>
                  </w:rPrChange>
                </w:rPr>
                <w:t>13</w:t>
              </w:r>
            </w:ins>
          </w:p>
        </w:tc>
        <w:tc>
          <w:tcPr>
            <w:tcW w:w="2454" w:type="pct"/>
            <w:gridSpan w:val="2"/>
            <w:tcPrChange w:id="14679" w:author="Huyen Tran Thu" w:date="2025-04-28T22:10:00Z" w16du:dateUtc="2025-04-28T15:10:00Z">
              <w:tcPr>
                <w:tcW w:w="3183" w:type="pct"/>
                <w:gridSpan w:val="4"/>
              </w:tcPr>
            </w:tcPrChange>
          </w:tcPr>
          <w:p w14:paraId="01BD0EBC" w14:textId="08F63F39" w:rsidR="00EA23F9" w:rsidRPr="00EA23F9" w:rsidRDefault="00EA23F9" w:rsidP="00EA23F9">
            <w:pPr>
              <w:spacing w:before="60" w:after="60"/>
              <w:ind w:left="90" w:right="230"/>
              <w:rPr>
                <w:moveTo w:id="14680" w:author="Thu Huyen Tran" w:date="2023-04-07T14:17:00Z"/>
                <w:sz w:val="24"/>
                <w:szCs w:val="24"/>
                <w:rPrChange w:id="14681" w:author="Huyen Tran Thu" w:date="2025-04-28T22:10:00Z" w16du:dateUtc="2025-04-28T15:10:00Z">
                  <w:rPr>
                    <w:moveTo w:id="14682" w:author="Thu Huyen Tran" w:date="2023-04-07T14:17:00Z"/>
                    <w:szCs w:val="26"/>
                  </w:rPr>
                </w:rPrChange>
              </w:rPr>
            </w:pPr>
            <w:ins w:id="14683" w:author="Thu Huyen Tran" w:date="2023-12-05T22:43:00Z">
              <w:r w:rsidRPr="00EA23F9">
                <w:rPr>
                  <w:sz w:val="24"/>
                  <w:szCs w:val="24"/>
                  <w:rPrChange w:id="14684" w:author="Huyen Tran Thu" w:date="2025-04-28T22:10:00Z" w16du:dateUtc="2025-04-28T15:10:00Z">
                    <w:rPr>
                      <w:szCs w:val="26"/>
                    </w:rPr>
                  </w:rPrChange>
                </w:rPr>
                <w:t>Dầu thực vật tinh luyện</w:t>
              </w:r>
            </w:ins>
          </w:p>
        </w:tc>
        <w:tc>
          <w:tcPr>
            <w:tcW w:w="1051" w:type="pct"/>
            <w:gridSpan w:val="2"/>
            <w:vAlign w:val="bottom"/>
            <w:tcPrChange w:id="14685" w:author="Huyen Tran Thu" w:date="2025-04-28T22:10:00Z" w16du:dateUtc="2025-04-28T15:10:00Z">
              <w:tcPr>
                <w:tcW w:w="1332" w:type="pct"/>
                <w:gridSpan w:val="3"/>
                <w:vAlign w:val="center"/>
              </w:tcPr>
            </w:tcPrChange>
          </w:tcPr>
          <w:p w14:paraId="4CEB02F6" w14:textId="2401B6CA" w:rsidR="00EA23F9" w:rsidRPr="00EA23F9" w:rsidRDefault="00EA23F9" w:rsidP="00EA23F9">
            <w:pPr>
              <w:spacing w:before="60" w:after="60"/>
              <w:jc w:val="center"/>
              <w:rPr>
                <w:moveTo w:id="14686" w:author="Thu Huyen Tran" w:date="2023-04-07T14:17:00Z"/>
                <w:rFonts w:eastAsia="Times New Roman"/>
                <w:sz w:val="24"/>
                <w:szCs w:val="24"/>
              </w:rPr>
            </w:pPr>
            <w:ins w:id="14687" w:author="Huyen Tran Thu" w:date="2025-04-28T22:08:00Z" w16du:dateUtc="2025-04-28T15:08:00Z">
              <w:r w:rsidRPr="00EA23F9">
                <w:rPr>
                  <w:sz w:val="24"/>
                  <w:szCs w:val="24"/>
                  <w:rPrChange w:id="14688" w:author="Huyen Tran Thu" w:date="2025-04-28T22:10:00Z" w16du:dateUtc="2025-04-28T15:10:00Z">
                    <w:rPr>
                      <w:rFonts w:ascii="Arial" w:hAnsi="Arial" w:cs="Arial"/>
                      <w:sz w:val="20"/>
                      <w:szCs w:val="20"/>
                    </w:rPr>
                  </w:rPrChange>
                </w:rPr>
                <w:t xml:space="preserve">1.389.500 </w:t>
              </w:r>
            </w:ins>
            <w:ins w:id="14689" w:author="Thu Huyen Tran" w:date="2023-12-05T22:43:00Z">
              <w:del w:id="14690" w:author="Huyen Tran Thu" w:date="2025-04-28T22:08:00Z" w16du:dateUtc="2025-04-28T15:08:00Z">
                <w:r w:rsidRPr="00EA23F9" w:rsidDel="005707EA">
                  <w:rPr>
                    <w:sz w:val="24"/>
                    <w:szCs w:val="24"/>
                  </w:rPr>
                  <w:delText>1.168.800</w:delText>
                </w:r>
              </w:del>
            </w:ins>
          </w:p>
        </w:tc>
        <w:tc>
          <w:tcPr>
            <w:tcW w:w="1051" w:type="pct"/>
            <w:vAlign w:val="bottom"/>
            <w:tcPrChange w:id="14691" w:author="Huyen Tran Thu" w:date="2025-04-28T22:10:00Z" w16du:dateUtc="2025-04-28T15:10:00Z">
              <w:tcPr>
                <w:tcW w:w="1" w:type="pct"/>
                <w:gridSpan w:val="2"/>
              </w:tcPr>
            </w:tcPrChange>
          </w:tcPr>
          <w:p w14:paraId="78A206B9" w14:textId="70CE3B45" w:rsidR="00EA23F9" w:rsidRPr="00EA23F9" w:rsidRDefault="00EA23F9" w:rsidP="00EA23F9">
            <w:pPr>
              <w:spacing w:before="60" w:after="60"/>
              <w:jc w:val="center"/>
              <w:rPr>
                <w:sz w:val="24"/>
                <w:szCs w:val="24"/>
              </w:rPr>
            </w:pPr>
            <w:ins w:id="14692" w:author="Huyen Tran Thu" w:date="2025-04-28T22:08:00Z" w16du:dateUtc="2025-04-28T15:08:00Z">
              <w:r w:rsidRPr="00EA23F9">
                <w:rPr>
                  <w:sz w:val="24"/>
                  <w:szCs w:val="24"/>
                  <w:rPrChange w:id="14693" w:author="Huyen Tran Thu" w:date="2025-04-28T22:10:00Z" w16du:dateUtc="2025-04-28T15:10:00Z">
                    <w:rPr>
                      <w:rFonts w:ascii="Arial" w:hAnsi="Arial" w:cs="Arial"/>
                      <w:sz w:val="20"/>
                      <w:szCs w:val="20"/>
                    </w:rPr>
                  </w:rPrChange>
                </w:rPr>
                <w:t xml:space="preserve">1.452.200 </w:t>
              </w:r>
            </w:ins>
          </w:p>
        </w:tc>
      </w:tr>
      <w:tr w:rsidR="00EA23F9" w:rsidRPr="00EA23F9" w14:paraId="2CC51318" w14:textId="7AE8E2E9" w:rsidTr="00EA23F9">
        <w:trPr>
          <w:jc w:val="center"/>
          <w:trPrChange w:id="14694" w:author="Huyen Tran Thu" w:date="2025-04-28T22:10:00Z" w16du:dateUtc="2025-04-28T15:10:00Z">
            <w:trPr>
              <w:jc w:val="center"/>
            </w:trPr>
          </w:trPrChange>
        </w:trPr>
        <w:tc>
          <w:tcPr>
            <w:tcW w:w="444" w:type="pct"/>
            <w:tcPrChange w:id="14695" w:author="Huyen Tran Thu" w:date="2025-04-28T22:10:00Z" w16du:dateUtc="2025-04-28T15:10:00Z">
              <w:tcPr>
                <w:tcW w:w="486" w:type="pct"/>
                <w:gridSpan w:val="2"/>
              </w:tcPr>
            </w:tcPrChange>
          </w:tcPr>
          <w:p w14:paraId="3EE59718" w14:textId="3957992C" w:rsidR="00EA23F9" w:rsidRPr="00EA23F9" w:rsidRDefault="00EA23F9" w:rsidP="00EA23F9">
            <w:pPr>
              <w:spacing w:before="60" w:after="60"/>
              <w:ind w:left="90"/>
              <w:jc w:val="center"/>
              <w:rPr>
                <w:moveTo w:id="14696" w:author="Thu Huyen Tran" w:date="2023-04-07T14:17:00Z"/>
                <w:sz w:val="24"/>
                <w:szCs w:val="24"/>
                <w:rPrChange w:id="14697" w:author="Huyen Tran Thu" w:date="2025-04-28T22:10:00Z" w16du:dateUtc="2025-04-28T15:10:00Z">
                  <w:rPr>
                    <w:moveTo w:id="14698" w:author="Thu Huyen Tran" w:date="2023-04-07T14:17:00Z"/>
                    <w:szCs w:val="26"/>
                  </w:rPr>
                </w:rPrChange>
              </w:rPr>
            </w:pPr>
            <w:ins w:id="14699" w:author="Thu Huyen Tran" w:date="2023-12-05T22:47:00Z">
              <w:r w:rsidRPr="00EA23F9">
                <w:rPr>
                  <w:sz w:val="24"/>
                  <w:szCs w:val="24"/>
                  <w:rPrChange w:id="14700" w:author="Huyen Tran Thu" w:date="2025-04-28T22:10:00Z" w16du:dateUtc="2025-04-28T15:10:00Z">
                    <w:rPr>
                      <w:szCs w:val="26"/>
                    </w:rPr>
                  </w:rPrChange>
                </w:rPr>
                <w:t>14</w:t>
              </w:r>
            </w:ins>
          </w:p>
        </w:tc>
        <w:tc>
          <w:tcPr>
            <w:tcW w:w="2454" w:type="pct"/>
            <w:gridSpan w:val="2"/>
            <w:tcPrChange w:id="14701" w:author="Huyen Tran Thu" w:date="2025-04-28T22:10:00Z" w16du:dateUtc="2025-04-28T15:10:00Z">
              <w:tcPr>
                <w:tcW w:w="3183" w:type="pct"/>
                <w:gridSpan w:val="4"/>
              </w:tcPr>
            </w:tcPrChange>
          </w:tcPr>
          <w:p w14:paraId="08E25474" w14:textId="28E64DCF" w:rsidR="00EA23F9" w:rsidRPr="00EA23F9" w:rsidRDefault="00EA23F9" w:rsidP="00EA23F9">
            <w:pPr>
              <w:spacing w:before="60" w:after="60"/>
              <w:ind w:left="90" w:right="230"/>
              <w:rPr>
                <w:moveTo w:id="14702" w:author="Thu Huyen Tran" w:date="2023-04-07T14:17:00Z"/>
                <w:sz w:val="24"/>
                <w:szCs w:val="24"/>
                <w:rPrChange w:id="14703" w:author="Huyen Tran Thu" w:date="2025-04-28T22:10:00Z" w16du:dateUtc="2025-04-28T15:10:00Z">
                  <w:rPr>
                    <w:moveTo w:id="14704" w:author="Thu Huyen Tran" w:date="2023-04-07T14:17:00Z"/>
                    <w:szCs w:val="26"/>
                  </w:rPr>
                </w:rPrChange>
              </w:rPr>
            </w:pPr>
            <w:ins w:id="14705" w:author="Thu Huyen Tran" w:date="2023-12-05T22:43:00Z">
              <w:r w:rsidRPr="00EA23F9">
                <w:rPr>
                  <w:sz w:val="24"/>
                  <w:szCs w:val="24"/>
                  <w:rPrChange w:id="14706" w:author="Huyen Tran Thu" w:date="2025-04-28T22:10:00Z" w16du:dateUtc="2025-04-28T15:10:00Z">
                    <w:rPr>
                      <w:szCs w:val="26"/>
                    </w:rPr>
                  </w:rPrChange>
                </w:rPr>
                <w:t>Bột giặt và các chế phẩm dùng để tẩy rửa</w:t>
              </w:r>
            </w:ins>
          </w:p>
        </w:tc>
        <w:tc>
          <w:tcPr>
            <w:tcW w:w="1051" w:type="pct"/>
            <w:gridSpan w:val="2"/>
            <w:vAlign w:val="bottom"/>
            <w:tcPrChange w:id="14707" w:author="Huyen Tran Thu" w:date="2025-04-28T22:10:00Z" w16du:dateUtc="2025-04-28T15:10:00Z">
              <w:tcPr>
                <w:tcW w:w="1332" w:type="pct"/>
                <w:gridSpan w:val="3"/>
                <w:vAlign w:val="center"/>
              </w:tcPr>
            </w:tcPrChange>
          </w:tcPr>
          <w:p w14:paraId="6DCEACB8" w14:textId="4255F278" w:rsidR="00EA23F9" w:rsidRPr="00EA23F9" w:rsidRDefault="00EA23F9" w:rsidP="00EA23F9">
            <w:pPr>
              <w:spacing w:before="60" w:after="60"/>
              <w:jc w:val="center"/>
              <w:rPr>
                <w:moveTo w:id="14708" w:author="Thu Huyen Tran" w:date="2023-04-07T14:17:00Z"/>
                <w:rFonts w:eastAsia="Times New Roman"/>
                <w:sz w:val="24"/>
                <w:szCs w:val="24"/>
              </w:rPr>
            </w:pPr>
            <w:ins w:id="14709" w:author="Huyen Tran Thu" w:date="2025-04-28T22:08:00Z" w16du:dateUtc="2025-04-28T15:08:00Z">
              <w:r w:rsidRPr="00EA23F9">
                <w:rPr>
                  <w:sz w:val="24"/>
                  <w:szCs w:val="24"/>
                  <w:rPrChange w:id="14710" w:author="Huyen Tran Thu" w:date="2025-04-28T22:10:00Z" w16du:dateUtc="2025-04-28T15:10:00Z">
                    <w:rPr>
                      <w:rFonts w:ascii="Arial" w:hAnsi="Arial" w:cs="Arial"/>
                      <w:sz w:val="20"/>
                      <w:szCs w:val="20"/>
                    </w:rPr>
                  </w:rPrChange>
                </w:rPr>
                <w:t xml:space="preserve">1.590.488 </w:t>
              </w:r>
            </w:ins>
            <w:ins w:id="14711" w:author="Thu Huyen Tran" w:date="2023-12-05T22:43:00Z">
              <w:del w:id="14712" w:author="Huyen Tran Thu" w:date="2025-04-28T22:08:00Z" w16du:dateUtc="2025-04-28T15:08:00Z">
                <w:r w:rsidRPr="00EA23F9" w:rsidDel="005707EA">
                  <w:rPr>
                    <w:sz w:val="24"/>
                    <w:szCs w:val="24"/>
                  </w:rPr>
                  <w:delText>1.186.000</w:delText>
                </w:r>
              </w:del>
            </w:ins>
          </w:p>
        </w:tc>
        <w:tc>
          <w:tcPr>
            <w:tcW w:w="1051" w:type="pct"/>
            <w:vAlign w:val="bottom"/>
            <w:tcPrChange w:id="14713" w:author="Huyen Tran Thu" w:date="2025-04-28T22:10:00Z" w16du:dateUtc="2025-04-28T15:10:00Z">
              <w:tcPr>
                <w:tcW w:w="1" w:type="pct"/>
                <w:gridSpan w:val="2"/>
              </w:tcPr>
            </w:tcPrChange>
          </w:tcPr>
          <w:p w14:paraId="535600A6" w14:textId="7643D070" w:rsidR="00EA23F9" w:rsidRPr="00EA23F9" w:rsidRDefault="00EA23F9" w:rsidP="00EA23F9">
            <w:pPr>
              <w:spacing w:before="60" w:after="60"/>
              <w:jc w:val="center"/>
              <w:rPr>
                <w:sz w:val="24"/>
                <w:szCs w:val="24"/>
              </w:rPr>
            </w:pPr>
            <w:ins w:id="14714" w:author="Huyen Tran Thu" w:date="2025-04-28T22:08:00Z" w16du:dateUtc="2025-04-28T15:08:00Z">
              <w:r w:rsidRPr="00EA23F9">
                <w:rPr>
                  <w:sz w:val="24"/>
                  <w:szCs w:val="24"/>
                  <w:rPrChange w:id="14715" w:author="Huyen Tran Thu" w:date="2025-04-28T22:10:00Z" w16du:dateUtc="2025-04-28T15:10:00Z">
                    <w:rPr>
                      <w:rFonts w:ascii="Arial" w:hAnsi="Arial" w:cs="Arial"/>
                      <w:sz w:val="20"/>
                      <w:szCs w:val="20"/>
                    </w:rPr>
                  </w:rPrChange>
                </w:rPr>
                <w:t xml:space="preserve">1.622.433 </w:t>
              </w:r>
            </w:ins>
          </w:p>
        </w:tc>
      </w:tr>
      <w:tr w:rsidR="00EA23F9" w:rsidRPr="00EA23F9" w14:paraId="529D8D25" w14:textId="77777777" w:rsidTr="00EA23F9">
        <w:tblPrEx>
          <w:tblPrExChange w:id="14716" w:author="Huyen Tran Thu" w:date="2025-04-28T22:10:00Z" w16du:dateUtc="2025-04-28T15:10:00Z">
            <w:tblPrEx>
              <w:tblW w:w="5000" w:type="pct"/>
            </w:tblPrEx>
          </w:tblPrExChange>
        </w:tblPrEx>
        <w:trPr>
          <w:jc w:val="center"/>
          <w:ins w:id="14717" w:author="Huyen Tran Thu" w:date="2025-04-28T22:09:00Z"/>
          <w:trPrChange w:id="14718" w:author="Huyen Tran Thu" w:date="2025-04-28T22:10:00Z" w16du:dateUtc="2025-04-28T15:10:00Z">
            <w:trPr>
              <w:gridAfter w:val="0"/>
              <w:jc w:val="center"/>
            </w:trPr>
          </w:trPrChange>
        </w:trPr>
        <w:tc>
          <w:tcPr>
            <w:tcW w:w="444" w:type="pct"/>
            <w:tcPrChange w:id="14719" w:author="Huyen Tran Thu" w:date="2025-04-28T22:10:00Z" w16du:dateUtc="2025-04-28T15:10:00Z">
              <w:tcPr>
                <w:tcW w:w="384" w:type="pct"/>
              </w:tcPr>
            </w:tcPrChange>
          </w:tcPr>
          <w:p w14:paraId="42A6C8F4" w14:textId="767C7DC3" w:rsidR="00EA23F9" w:rsidRPr="00EA23F9" w:rsidRDefault="00EA23F9" w:rsidP="00EA23F9">
            <w:pPr>
              <w:spacing w:before="60" w:after="60"/>
              <w:ind w:left="90"/>
              <w:jc w:val="center"/>
              <w:rPr>
                <w:ins w:id="14720" w:author="Huyen Tran Thu" w:date="2025-04-28T22:09:00Z" w16du:dateUtc="2025-04-28T15:09:00Z"/>
                <w:sz w:val="24"/>
                <w:szCs w:val="24"/>
                <w:rPrChange w:id="14721" w:author="Huyen Tran Thu" w:date="2025-04-28T22:10:00Z" w16du:dateUtc="2025-04-28T15:10:00Z">
                  <w:rPr>
                    <w:ins w:id="14722" w:author="Huyen Tran Thu" w:date="2025-04-28T22:09:00Z" w16du:dateUtc="2025-04-28T15:09:00Z"/>
                    <w:szCs w:val="26"/>
                  </w:rPr>
                </w:rPrChange>
              </w:rPr>
            </w:pPr>
            <w:ins w:id="14723" w:author="Huyen Tran Thu" w:date="2025-04-28T22:09:00Z" w16du:dateUtc="2025-04-28T15:09:00Z">
              <w:r w:rsidRPr="00EA23F9">
                <w:rPr>
                  <w:sz w:val="24"/>
                  <w:szCs w:val="24"/>
                  <w:rPrChange w:id="14724" w:author="Huyen Tran Thu" w:date="2025-04-28T22:10:00Z" w16du:dateUtc="2025-04-28T15:10:00Z">
                    <w:rPr>
                      <w:szCs w:val="26"/>
                    </w:rPr>
                  </w:rPrChange>
                </w:rPr>
                <w:t>15</w:t>
              </w:r>
            </w:ins>
          </w:p>
        </w:tc>
        <w:tc>
          <w:tcPr>
            <w:tcW w:w="2454" w:type="pct"/>
            <w:gridSpan w:val="2"/>
            <w:tcPrChange w:id="14725" w:author="Huyen Tran Thu" w:date="2025-04-28T22:10:00Z" w16du:dateUtc="2025-04-28T15:10:00Z">
              <w:tcPr>
                <w:tcW w:w="2514" w:type="pct"/>
                <w:gridSpan w:val="4"/>
              </w:tcPr>
            </w:tcPrChange>
          </w:tcPr>
          <w:p w14:paraId="13780B84" w14:textId="0347A627" w:rsidR="00EA23F9" w:rsidRPr="00EA23F9" w:rsidRDefault="00EA23F9" w:rsidP="00EA23F9">
            <w:pPr>
              <w:spacing w:before="60" w:after="60"/>
              <w:ind w:left="90" w:right="230"/>
              <w:rPr>
                <w:ins w:id="14726" w:author="Huyen Tran Thu" w:date="2025-04-28T22:09:00Z" w16du:dateUtc="2025-04-28T15:09:00Z"/>
                <w:sz w:val="24"/>
                <w:szCs w:val="24"/>
                <w:rPrChange w:id="14727" w:author="Huyen Tran Thu" w:date="2025-04-28T22:10:00Z" w16du:dateUtc="2025-04-28T15:10:00Z">
                  <w:rPr>
                    <w:ins w:id="14728" w:author="Huyen Tran Thu" w:date="2025-04-28T22:09:00Z" w16du:dateUtc="2025-04-28T15:09:00Z"/>
                    <w:szCs w:val="26"/>
                  </w:rPr>
                </w:rPrChange>
              </w:rPr>
            </w:pPr>
            <w:ins w:id="14729" w:author="Huyen Tran Thu" w:date="2025-04-28T22:09:00Z" w16du:dateUtc="2025-04-28T15:09:00Z">
              <w:r w:rsidRPr="00EA23F9">
                <w:rPr>
                  <w:sz w:val="24"/>
                  <w:szCs w:val="24"/>
                  <w:rPrChange w:id="14730" w:author="Huyen Tran Thu" w:date="2025-04-28T22:10:00Z" w16du:dateUtc="2025-04-28T15:10:00Z">
                    <w:rPr>
                      <w:szCs w:val="26"/>
                    </w:rPr>
                  </w:rPrChange>
                </w:rPr>
                <w:t>Cao su</w:t>
              </w:r>
            </w:ins>
          </w:p>
        </w:tc>
        <w:tc>
          <w:tcPr>
            <w:tcW w:w="1051" w:type="pct"/>
            <w:gridSpan w:val="2"/>
            <w:vAlign w:val="bottom"/>
            <w:tcPrChange w:id="14731" w:author="Huyen Tran Thu" w:date="2025-04-28T22:10:00Z" w16du:dateUtc="2025-04-28T15:10:00Z">
              <w:tcPr>
                <w:tcW w:w="1051" w:type="pct"/>
                <w:gridSpan w:val="3"/>
                <w:vAlign w:val="bottom"/>
              </w:tcPr>
            </w:tcPrChange>
          </w:tcPr>
          <w:p w14:paraId="7F5E7661" w14:textId="759CD058" w:rsidR="00EA23F9" w:rsidRPr="00EA23F9" w:rsidRDefault="00EA23F9" w:rsidP="00EA23F9">
            <w:pPr>
              <w:spacing w:before="60" w:after="60"/>
              <w:jc w:val="center"/>
              <w:rPr>
                <w:ins w:id="14732" w:author="Huyen Tran Thu" w:date="2025-04-28T22:09:00Z" w16du:dateUtc="2025-04-28T15:09:00Z"/>
                <w:sz w:val="24"/>
                <w:szCs w:val="24"/>
                <w:rPrChange w:id="14733" w:author="Huyen Tran Thu" w:date="2025-04-28T22:10:00Z" w16du:dateUtc="2025-04-28T15:10:00Z">
                  <w:rPr>
                    <w:ins w:id="14734" w:author="Huyen Tran Thu" w:date="2025-04-28T22:09:00Z" w16du:dateUtc="2025-04-28T15:09:00Z"/>
                    <w:rFonts w:ascii="Arial" w:hAnsi="Arial" w:cs="Arial"/>
                    <w:sz w:val="20"/>
                    <w:szCs w:val="20"/>
                  </w:rPr>
                </w:rPrChange>
              </w:rPr>
            </w:pPr>
            <w:ins w:id="14735" w:author="Huyen Tran Thu" w:date="2025-04-28T22:09:00Z" w16du:dateUtc="2025-04-28T15:09:00Z">
              <w:r w:rsidRPr="00EA23F9">
                <w:rPr>
                  <w:sz w:val="24"/>
                  <w:szCs w:val="24"/>
                  <w:rPrChange w:id="14736" w:author="Huyen Tran Thu" w:date="2025-04-28T22:10:00Z" w16du:dateUtc="2025-04-28T15:10:00Z">
                    <w:rPr>
                      <w:rFonts w:ascii="Arial" w:hAnsi="Arial" w:cs="Arial"/>
                      <w:sz w:val="20"/>
                      <w:szCs w:val="20"/>
                    </w:rPr>
                  </w:rPrChange>
                </w:rPr>
                <w:t xml:space="preserve">1.226.000 </w:t>
              </w:r>
            </w:ins>
          </w:p>
        </w:tc>
        <w:tc>
          <w:tcPr>
            <w:tcW w:w="1051" w:type="pct"/>
            <w:vAlign w:val="bottom"/>
            <w:tcPrChange w:id="14737" w:author="Huyen Tran Thu" w:date="2025-04-28T22:10:00Z" w16du:dateUtc="2025-04-28T15:10:00Z">
              <w:tcPr>
                <w:tcW w:w="1051" w:type="pct"/>
                <w:gridSpan w:val="2"/>
                <w:vAlign w:val="bottom"/>
              </w:tcPr>
            </w:tcPrChange>
          </w:tcPr>
          <w:p w14:paraId="65F0669D" w14:textId="1BF1A74C" w:rsidR="00EA23F9" w:rsidRPr="00EA23F9" w:rsidRDefault="00EA23F9" w:rsidP="00EA23F9">
            <w:pPr>
              <w:spacing w:before="60" w:after="60"/>
              <w:jc w:val="center"/>
              <w:rPr>
                <w:ins w:id="14738" w:author="Huyen Tran Thu" w:date="2025-04-28T22:09:00Z" w16du:dateUtc="2025-04-28T15:09:00Z"/>
                <w:sz w:val="24"/>
                <w:szCs w:val="24"/>
                <w:rPrChange w:id="14739" w:author="Huyen Tran Thu" w:date="2025-04-28T22:10:00Z" w16du:dateUtc="2025-04-28T15:10:00Z">
                  <w:rPr>
                    <w:ins w:id="14740" w:author="Huyen Tran Thu" w:date="2025-04-28T22:09:00Z" w16du:dateUtc="2025-04-28T15:09:00Z"/>
                    <w:rFonts w:ascii="Arial" w:hAnsi="Arial" w:cs="Arial"/>
                    <w:sz w:val="20"/>
                    <w:szCs w:val="20"/>
                  </w:rPr>
                </w:rPrChange>
              </w:rPr>
            </w:pPr>
            <w:ins w:id="14741" w:author="Huyen Tran Thu" w:date="2025-04-28T22:09:00Z" w16du:dateUtc="2025-04-28T15:09:00Z">
              <w:r w:rsidRPr="00EA23F9">
                <w:rPr>
                  <w:sz w:val="24"/>
                  <w:szCs w:val="24"/>
                  <w:rPrChange w:id="14742" w:author="Huyen Tran Thu" w:date="2025-04-28T22:10:00Z" w16du:dateUtc="2025-04-28T15:10:00Z">
                    <w:rPr>
                      <w:rFonts w:ascii="Arial" w:hAnsi="Arial" w:cs="Arial"/>
                      <w:sz w:val="20"/>
                      <w:szCs w:val="20"/>
                    </w:rPr>
                  </w:rPrChange>
                </w:rPr>
                <w:t xml:space="preserve">1.226.000 </w:t>
              </w:r>
            </w:ins>
          </w:p>
        </w:tc>
      </w:tr>
      <w:tr w:rsidR="00EA23F9" w:rsidRPr="00EA23F9" w:rsidDel="00126CEB" w14:paraId="0B14BA61" w14:textId="77777777" w:rsidTr="00EA23F9">
        <w:trPr>
          <w:jc w:val="center"/>
          <w:del w:id="14743" w:author="Thu Huyen Tran" w:date="2023-12-05T22:44:00Z"/>
          <w:trPrChange w:id="14744" w:author="Huyen Tran Thu" w:date="2025-04-28T22:10:00Z" w16du:dateUtc="2025-04-28T15:10:00Z">
            <w:trPr>
              <w:jc w:val="center"/>
            </w:trPr>
          </w:trPrChange>
        </w:trPr>
        <w:tc>
          <w:tcPr>
            <w:tcW w:w="444" w:type="pct"/>
            <w:tcPrChange w:id="14745" w:author="Huyen Tran Thu" w:date="2025-04-28T22:10:00Z" w16du:dateUtc="2025-04-28T15:10:00Z">
              <w:tcPr>
                <w:tcW w:w="486" w:type="pct"/>
                <w:gridSpan w:val="2"/>
              </w:tcPr>
            </w:tcPrChange>
          </w:tcPr>
          <w:p w14:paraId="1F7A4A20" w14:textId="4913601E" w:rsidR="00EA23F9" w:rsidRPr="00EA23F9" w:rsidDel="00126CEB" w:rsidRDefault="00EA23F9" w:rsidP="0027716E">
            <w:pPr>
              <w:spacing w:before="60" w:after="60"/>
              <w:ind w:left="90"/>
              <w:jc w:val="center"/>
              <w:rPr>
                <w:del w:id="14746" w:author="Thu Huyen Tran" w:date="2023-12-05T22:44:00Z"/>
                <w:moveTo w:id="14747" w:author="Thu Huyen Tran" w:date="2023-04-07T14:17:00Z"/>
                <w:sz w:val="24"/>
                <w:szCs w:val="24"/>
                <w:rPrChange w:id="14748" w:author="Huyen Tran Thu" w:date="2025-04-28T22:10:00Z" w16du:dateUtc="2025-04-28T15:10:00Z">
                  <w:rPr>
                    <w:del w:id="14749" w:author="Thu Huyen Tran" w:date="2023-12-05T22:44:00Z"/>
                    <w:moveTo w:id="14750" w:author="Thu Huyen Tran" w:date="2023-04-07T14:17:00Z"/>
                    <w:szCs w:val="26"/>
                  </w:rPr>
                </w:rPrChange>
              </w:rPr>
            </w:pPr>
            <w:ins w:id="14751" w:author="Thu Huyen Tran" w:date="2023-12-05T22:46:00Z">
              <w:r w:rsidRPr="00EA23F9">
                <w:rPr>
                  <w:sz w:val="24"/>
                  <w:szCs w:val="24"/>
                  <w:rPrChange w:id="14752" w:author="Huyen Tran Thu" w:date="2025-04-28T22:10:00Z" w16du:dateUtc="2025-04-28T15:10:00Z">
                    <w:rPr>
                      <w:szCs w:val="26"/>
                    </w:rPr>
                  </w:rPrChange>
                </w:rPr>
                <w:t>15</w:t>
              </w:r>
            </w:ins>
          </w:p>
        </w:tc>
        <w:tc>
          <w:tcPr>
            <w:tcW w:w="2454" w:type="pct"/>
            <w:gridSpan w:val="2"/>
            <w:tcPrChange w:id="14753" w:author="Huyen Tran Thu" w:date="2025-04-28T22:10:00Z" w16du:dateUtc="2025-04-28T15:10:00Z">
              <w:tcPr>
                <w:tcW w:w="3183" w:type="pct"/>
                <w:gridSpan w:val="4"/>
              </w:tcPr>
            </w:tcPrChange>
          </w:tcPr>
          <w:p w14:paraId="317A6F43" w14:textId="14CB1C4C" w:rsidR="00EA23F9" w:rsidRPr="00EA23F9" w:rsidDel="00126CEB" w:rsidRDefault="00EA23F9" w:rsidP="0027716E">
            <w:pPr>
              <w:spacing w:before="60" w:after="60"/>
              <w:ind w:left="90" w:right="230"/>
              <w:rPr>
                <w:del w:id="14754" w:author="Thu Huyen Tran" w:date="2023-12-05T22:44:00Z"/>
                <w:moveTo w:id="14755" w:author="Thu Huyen Tran" w:date="2023-04-07T14:17:00Z"/>
                <w:sz w:val="24"/>
                <w:szCs w:val="24"/>
                <w:rPrChange w:id="14756" w:author="Huyen Tran Thu" w:date="2025-04-28T22:10:00Z" w16du:dateUtc="2025-04-28T15:10:00Z">
                  <w:rPr>
                    <w:del w:id="14757" w:author="Thu Huyen Tran" w:date="2023-12-05T22:44:00Z"/>
                    <w:moveTo w:id="14758" w:author="Thu Huyen Tran" w:date="2023-04-07T14:17:00Z"/>
                    <w:szCs w:val="26"/>
                  </w:rPr>
                </w:rPrChange>
              </w:rPr>
            </w:pPr>
            <w:moveTo w:id="14759" w:author="Thu Huyen Tran" w:date="2023-04-07T14:17:00Z">
              <w:del w:id="14760" w:author="Thu Huyen Tran" w:date="2023-12-05T22:43:00Z">
                <w:r w:rsidRPr="00EA23F9" w:rsidDel="00126CEB">
                  <w:rPr>
                    <w:sz w:val="24"/>
                    <w:szCs w:val="24"/>
                    <w:rPrChange w:id="14761" w:author="Huyen Tran Thu" w:date="2025-04-28T22:10:00Z" w16du:dateUtc="2025-04-28T15:10:00Z">
                      <w:rPr>
                        <w:szCs w:val="26"/>
                      </w:rPr>
                    </w:rPrChange>
                  </w:rPr>
                  <w:delText>Dầu thực vật tinh luyện</w:delText>
                </w:r>
              </w:del>
            </w:moveTo>
          </w:p>
        </w:tc>
        <w:tc>
          <w:tcPr>
            <w:tcW w:w="1051" w:type="pct"/>
            <w:gridSpan w:val="2"/>
            <w:tcPrChange w:id="14762" w:author="Huyen Tran Thu" w:date="2025-04-28T22:10:00Z" w16du:dateUtc="2025-04-28T15:10:00Z">
              <w:tcPr>
                <w:tcW w:w="1332" w:type="pct"/>
                <w:gridSpan w:val="3"/>
              </w:tcPr>
            </w:tcPrChange>
          </w:tcPr>
          <w:p w14:paraId="410B3BAD" w14:textId="4F095CC9" w:rsidR="00EA23F9" w:rsidRPr="00EA23F9" w:rsidDel="00126CEB" w:rsidRDefault="00EA23F9" w:rsidP="0027716E">
            <w:pPr>
              <w:spacing w:before="60" w:after="60"/>
              <w:jc w:val="center"/>
              <w:rPr>
                <w:del w:id="14763" w:author="Thu Huyen Tran" w:date="2023-12-05T22:44:00Z"/>
                <w:moveTo w:id="14764" w:author="Thu Huyen Tran" w:date="2023-04-07T14:17:00Z"/>
                <w:rFonts w:eastAsia="Times New Roman"/>
                <w:sz w:val="24"/>
                <w:szCs w:val="24"/>
              </w:rPr>
            </w:pPr>
            <w:moveTo w:id="14765" w:author="Thu Huyen Tran" w:date="2023-04-07T14:17:00Z">
              <w:del w:id="14766" w:author="Thu Huyen Tran" w:date="2023-04-07T14:19:00Z">
                <w:r w:rsidRPr="00EA23F9" w:rsidDel="0050593F">
                  <w:rPr>
                    <w:sz w:val="24"/>
                    <w:szCs w:val="24"/>
                  </w:rPr>
                  <w:delText xml:space="preserve">1.347.080 </w:delText>
                </w:r>
              </w:del>
            </w:moveTo>
          </w:p>
        </w:tc>
        <w:tc>
          <w:tcPr>
            <w:tcW w:w="1051" w:type="pct"/>
            <w:tcPrChange w:id="14767" w:author="Huyen Tran Thu" w:date="2025-04-28T22:10:00Z" w16du:dateUtc="2025-04-28T15:10:00Z">
              <w:tcPr>
                <w:tcW w:w="1" w:type="pct"/>
                <w:gridSpan w:val="2"/>
              </w:tcPr>
            </w:tcPrChange>
          </w:tcPr>
          <w:p w14:paraId="01754640" w14:textId="77777777" w:rsidR="00EA23F9" w:rsidRPr="00EA23F9" w:rsidDel="0050593F" w:rsidRDefault="00EA23F9">
            <w:pPr>
              <w:rPr>
                <w:sz w:val="24"/>
                <w:szCs w:val="24"/>
              </w:rPr>
            </w:pPr>
          </w:p>
        </w:tc>
      </w:tr>
      <w:tr w:rsidR="00EA23F9" w:rsidRPr="00EA23F9" w:rsidDel="0050593F" w14:paraId="017C47D9" w14:textId="77777777" w:rsidTr="00EA23F9">
        <w:trPr>
          <w:gridAfter w:val="1"/>
          <w:wAfter w:w="1905" w:type="dxa"/>
          <w:jc w:val="center"/>
          <w:del w:id="14768" w:author="Thu Huyen Tran" w:date="2023-04-07T14:21:00Z"/>
          <w:trPrChange w:id="14769" w:author="Huyen Tran Thu" w:date="2025-04-28T22:10:00Z" w16du:dateUtc="2025-04-28T15:10:00Z">
            <w:trPr>
              <w:gridAfter w:val="1"/>
              <w:wAfter w:w="2107" w:type="dxa"/>
              <w:jc w:val="center"/>
            </w:trPr>
          </w:trPrChange>
        </w:trPr>
        <w:tc>
          <w:tcPr>
            <w:tcW w:w="444" w:type="pct"/>
            <w:tcPrChange w:id="14770" w:author="Huyen Tran Thu" w:date="2025-04-28T22:10:00Z" w16du:dateUtc="2025-04-28T15:10:00Z">
              <w:tcPr>
                <w:tcW w:w="486" w:type="pct"/>
                <w:gridSpan w:val="2"/>
              </w:tcPr>
            </w:tcPrChange>
          </w:tcPr>
          <w:p w14:paraId="1932A76F" w14:textId="0FFE01BB" w:rsidR="00EA23F9" w:rsidRPr="00EA23F9" w:rsidDel="0050593F" w:rsidRDefault="00EA23F9" w:rsidP="0027716E">
            <w:pPr>
              <w:spacing w:before="60" w:after="60"/>
              <w:ind w:left="90"/>
              <w:jc w:val="center"/>
              <w:rPr>
                <w:del w:id="14771" w:author="Thu Huyen Tran" w:date="2023-04-07T14:21:00Z"/>
                <w:moveTo w:id="14772" w:author="Thu Huyen Tran" w:date="2023-04-07T14:17:00Z"/>
                <w:sz w:val="24"/>
                <w:szCs w:val="24"/>
                <w:rPrChange w:id="14773" w:author="Huyen Tran Thu" w:date="2025-04-28T22:10:00Z" w16du:dateUtc="2025-04-28T15:10:00Z">
                  <w:rPr>
                    <w:del w:id="14774" w:author="Thu Huyen Tran" w:date="2023-04-07T14:21:00Z"/>
                    <w:moveTo w:id="14775" w:author="Thu Huyen Tran" w:date="2023-04-07T14:17:00Z"/>
                    <w:szCs w:val="26"/>
                  </w:rPr>
                </w:rPrChange>
              </w:rPr>
            </w:pPr>
            <w:moveTo w:id="14776" w:author="Thu Huyen Tran" w:date="2023-04-07T14:17:00Z">
              <w:del w:id="14777" w:author="Thu Huyen Tran" w:date="2023-04-07T14:21:00Z">
                <w:r w:rsidRPr="00EA23F9" w:rsidDel="0050593F">
                  <w:rPr>
                    <w:sz w:val="24"/>
                    <w:szCs w:val="24"/>
                    <w:rPrChange w:id="14778" w:author="Huyen Tran Thu" w:date="2025-04-28T22:10:00Z" w16du:dateUtc="2025-04-28T15:10:00Z">
                      <w:rPr>
                        <w:szCs w:val="26"/>
                      </w:rPr>
                    </w:rPrChange>
                  </w:rPr>
                  <w:delText>14</w:delText>
                </w:r>
              </w:del>
            </w:moveTo>
          </w:p>
        </w:tc>
        <w:tc>
          <w:tcPr>
            <w:tcW w:w="1344" w:type="pct"/>
            <w:tcPrChange w:id="14779" w:author="Huyen Tran Thu" w:date="2025-04-28T22:10:00Z" w16du:dateUtc="2025-04-28T15:10:00Z">
              <w:tcPr>
                <w:tcW w:w="1778" w:type="pct"/>
                <w:gridSpan w:val="2"/>
              </w:tcPr>
            </w:tcPrChange>
          </w:tcPr>
          <w:p w14:paraId="474E0BAA" w14:textId="5813B11E" w:rsidR="00EA23F9" w:rsidRPr="00EA23F9" w:rsidDel="0050593F" w:rsidRDefault="00EA23F9" w:rsidP="0027716E">
            <w:pPr>
              <w:spacing w:before="60" w:after="60"/>
              <w:ind w:left="90" w:right="230"/>
              <w:rPr>
                <w:del w:id="14780" w:author="Thu Huyen Tran" w:date="2023-04-07T14:21:00Z"/>
                <w:moveTo w:id="14781" w:author="Thu Huyen Tran" w:date="2023-04-07T14:17:00Z"/>
                <w:sz w:val="24"/>
                <w:szCs w:val="24"/>
                <w:rPrChange w:id="14782" w:author="Huyen Tran Thu" w:date="2025-04-28T22:10:00Z" w16du:dateUtc="2025-04-28T15:10:00Z">
                  <w:rPr>
                    <w:del w:id="14783" w:author="Thu Huyen Tran" w:date="2023-04-07T14:21:00Z"/>
                    <w:moveTo w:id="14784" w:author="Thu Huyen Tran" w:date="2023-04-07T14:17:00Z"/>
                    <w:szCs w:val="26"/>
                  </w:rPr>
                </w:rPrChange>
              </w:rPr>
            </w:pPr>
            <w:moveTo w:id="14785" w:author="Thu Huyen Tran" w:date="2023-04-07T14:17:00Z">
              <w:del w:id="14786" w:author="Thu Huyen Tran" w:date="2023-04-07T14:21:00Z">
                <w:r w:rsidRPr="00EA23F9" w:rsidDel="0050593F">
                  <w:rPr>
                    <w:sz w:val="24"/>
                    <w:szCs w:val="24"/>
                    <w:rPrChange w:id="14787" w:author="Huyen Tran Thu" w:date="2025-04-28T22:10:00Z" w16du:dateUtc="2025-04-28T15:10:00Z">
                      <w:rPr>
                        <w:szCs w:val="26"/>
                      </w:rPr>
                    </w:rPrChange>
                  </w:rPr>
                  <w:delText>Cao su **</w:delText>
                </w:r>
              </w:del>
            </w:moveTo>
          </w:p>
        </w:tc>
        <w:tc>
          <w:tcPr>
            <w:tcW w:w="1110" w:type="pct"/>
            <w:tcPrChange w:id="14788" w:author="Huyen Tran Thu" w:date="2025-04-28T22:10:00Z" w16du:dateUtc="2025-04-28T15:10:00Z">
              <w:tcPr>
                <w:tcW w:w="1405" w:type="pct"/>
                <w:gridSpan w:val="2"/>
              </w:tcPr>
            </w:tcPrChange>
          </w:tcPr>
          <w:p w14:paraId="18225765" w14:textId="067EB4CD" w:rsidR="00EA23F9" w:rsidRPr="00EA23F9" w:rsidDel="0050593F" w:rsidRDefault="00EA23F9" w:rsidP="0027716E">
            <w:pPr>
              <w:spacing w:before="60" w:after="60"/>
              <w:jc w:val="center"/>
              <w:rPr>
                <w:del w:id="14789" w:author="Thu Huyen Tran" w:date="2023-04-07T14:21:00Z"/>
                <w:moveTo w:id="14790" w:author="Thu Huyen Tran" w:date="2023-04-07T14:17:00Z"/>
                <w:sz w:val="24"/>
                <w:szCs w:val="24"/>
              </w:rPr>
            </w:pPr>
            <w:moveTo w:id="14791" w:author="Thu Huyen Tran" w:date="2023-04-07T14:17:00Z">
              <w:del w:id="14792" w:author="Thu Huyen Tran" w:date="2023-04-07T14:19:00Z">
                <w:r w:rsidRPr="00EA23F9" w:rsidDel="0050593F">
                  <w:rPr>
                    <w:sz w:val="24"/>
                    <w:szCs w:val="24"/>
                  </w:rPr>
                  <w:delText>1.226.000</w:delText>
                </w:r>
              </w:del>
            </w:moveTo>
          </w:p>
        </w:tc>
        <w:tc>
          <w:tcPr>
            <w:tcW w:w="1051" w:type="pct"/>
            <w:gridSpan w:val="2"/>
            <w:tcPrChange w:id="14793" w:author="Huyen Tran Thu" w:date="2025-04-28T22:10:00Z" w16du:dateUtc="2025-04-28T15:10:00Z">
              <w:tcPr>
                <w:tcW w:w="1" w:type="pct"/>
                <w:gridSpan w:val="3"/>
              </w:tcPr>
            </w:tcPrChange>
          </w:tcPr>
          <w:p w14:paraId="444E0E02" w14:textId="77777777" w:rsidR="00EA23F9" w:rsidRPr="00EA23F9" w:rsidDel="0050593F" w:rsidRDefault="00EA23F9">
            <w:pPr>
              <w:rPr>
                <w:sz w:val="24"/>
                <w:szCs w:val="24"/>
              </w:rPr>
            </w:pPr>
          </w:p>
        </w:tc>
      </w:tr>
    </w:tbl>
    <w:p w14:paraId="4E83D501" w14:textId="3814BBD5" w:rsidR="0050593F" w:rsidRPr="00B5705B" w:rsidRDefault="0050593F" w:rsidP="0050593F">
      <w:pPr>
        <w:pStyle w:val="ListParagraph"/>
        <w:numPr>
          <w:ilvl w:val="0"/>
          <w:numId w:val="0"/>
        </w:numPr>
        <w:spacing w:before="0"/>
        <w:ind w:left="1080" w:right="552"/>
        <w:jc w:val="right"/>
        <w:rPr>
          <w:moveTo w:id="14794" w:author="Thu Huyen Tran" w:date="2023-04-07T14:17:00Z"/>
          <w:i/>
          <w:iCs/>
        </w:rPr>
      </w:pPr>
      <w:moveTo w:id="14795" w:author="Thu Huyen Tran" w:date="2023-04-07T14:17:00Z">
        <w:r w:rsidRPr="0050593F">
          <w:rPr>
            <w:i/>
            <w:iCs/>
          </w:rPr>
          <w:t>Nguồn: Niên giám thống kê năm 20</w:t>
        </w:r>
      </w:moveTo>
      <w:ins w:id="14796" w:author="Thu Huyen Tran" w:date="2023-04-07T14:19:00Z">
        <w:r w:rsidRPr="0050593F">
          <w:rPr>
            <w:i/>
            <w:iCs/>
            <w:lang w:val="en-US"/>
          </w:rPr>
          <w:t>18</w:t>
        </w:r>
      </w:ins>
      <w:moveTo w:id="14797" w:author="Thu Huyen Tran" w:date="2023-04-07T14:17:00Z">
        <w:del w:id="14798" w:author="Thu Huyen Tran" w:date="2023-04-07T14:19:00Z">
          <w:r w:rsidRPr="0050593F" w:rsidDel="0050593F">
            <w:rPr>
              <w:i/>
              <w:iCs/>
            </w:rPr>
            <w:delText>20</w:delText>
          </w:r>
        </w:del>
        <w:r w:rsidRPr="0050593F">
          <w:rPr>
            <w:i/>
            <w:iCs/>
          </w:rPr>
          <w:t>, Tổng cục Thống kê, 20</w:t>
        </w:r>
      </w:moveTo>
      <w:ins w:id="14799" w:author="Thu Huyen Tran" w:date="2023-04-07T14:19:00Z">
        <w:r w:rsidRPr="0050593F">
          <w:rPr>
            <w:i/>
            <w:iCs/>
            <w:lang w:val="en-US"/>
          </w:rPr>
          <w:t>19</w:t>
        </w:r>
      </w:ins>
      <w:moveTo w:id="14800" w:author="Thu Huyen Tran" w:date="2023-04-07T14:17:00Z">
        <w:del w:id="14801" w:author="Thu Huyen Tran" w:date="2023-04-07T14:19:00Z">
          <w:r w:rsidRPr="0050593F" w:rsidDel="0050593F">
            <w:rPr>
              <w:i/>
              <w:iCs/>
            </w:rPr>
            <w:delText>2</w:delText>
          </w:r>
        </w:del>
      </w:moveTo>
      <w:ins w:id="14802" w:author="Thu Huyen Tran" w:date="2023-04-07T14:20:00Z">
        <w:r>
          <w:rPr>
            <w:i/>
            <w:iCs/>
            <w:lang w:val="en-US"/>
          </w:rPr>
          <w:t>.</w:t>
        </w:r>
      </w:ins>
      <w:moveTo w:id="14803" w:author="Thu Huyen Tran" w:date="2023-04-07T14:17:00Z">
        <w:del w:id="14804" w:author="Thu Huyen Tran" w:date="2023-04-07T14:19:00Z">
          <w:r w:rsidRPr="0050593F" w:rsidDel="0050593F">
            <w:rPr>
              <w:i/>
              <w:iCs/>
            </w:rPr>
            <w:delText>1</w:delText>
          </w:r>
        </w:del>
        <w:del w:id="14805" w:author="Thu Huyen Tran" w:date="2023-04-07T14:20:00Z">
          <w:r w:rsidRPr="0050593F" w:rsidDel="0050593F">
            <w:rPr>
              <w:i/>
              <w:iCs/>
            </w:rPr>
            <w:delText>;</w:delText>
          </w:r>
        </w:del>
        <w:r w:rsidRPr="0050593F">
          <w:rPr>
            <w:i/>
            <w:iCs/>
          </w:rPr>
          <w:t xml:space="preserve"> </w:t>
        </w:r>
        <w:del w:id="14806" w:author="Thu Huyen Tran" w:date="2023-04-07T14:20:00Z">
          <w:r w:rsidRPr="0050593F" w:rsidDel="0050593F">
            <w:rPr>
              <w:i/>
              <w:iCs/>
              <w:rPrChange w:id="14807" w:author="Thu Huyen Tran" w:date="2023-04-07T14:19:00Z">
                <w:rPr>
                  <w:i/>
                  <w:iCs/>
                  <w:highlight w:val="yellow"/>
                </w:rPr>
              </w:rPrChange>
            </w:rPr>
            <w:delText>(*) Cục bảo vệ thực vật, Bộ NN&amp;PTNT, 2020</w:delText>
          </w:r>
          <w:r w:rsidRPr="0050593F" w:rsidDel="0050593F">
            <w:rPr>
              <w:i/>
              <w:iCs/>
            </w:rPr>
            <w:delText xml:space="preserve"> (**) Bản tin ngành cao su, Vietdata, 2020</w:delText>
          </w:r>
          <w:r w:rsidRPr="00B5705B" w:rsidDel="0050593F">
            <w:rPr>
              <w:i/>
              <w:iCs/>
            </w:rPr>
            <w:delText xml:space="preserve">. </w:delText>
          </w:r>
        </w:del>
      </w:moveTo>
    </w:p>
    <w:p w14:paraId="328F6DA4" w14:textId="77777777" w:rsidR="0050593F" w:rsidRPr="003902CD" w:rsidRDefault="0050593F" w:rsidP="0050593F">
      <w:pPr>
        <w:pStyle w:val="ListParagraph"/>
        <w:numPr>
          <w:ilvl w:val="0"/>
          <w:numId w:val="9"/>
        </w:numPr>
        <w:rPr>
          <w:ins w:id="14808" w:author="Huyen Tran Thu" w:date="2025-04-28T23:01:00Z" w16du:dateUtc="2025-04-28T16:01:00Z"/>
          <w:rPrChange w:id="14809" w:author="Huyen Tran Thu" w:date="2025-04-28T23:01:00Z" w16du:dateUtc="2025-04-28T16:01:00Z">
            <w:rPr>
              <w:ins w:id="14810" w:author="Huyen Tran Thu" w:date="2025-04-28T23:01:00Z" w16du:dateUtc="2025-04-28T16:01:00Z"/>
              <w:lang w:val="en-US"/>
            </w:rPr>
          </w:rPrChange>
        </w:rPr>
      </w:pPr>
      <w:moveTo w:id="14811" w:author="Thu Huyen Tran" w:date="2023-04-07T14:17:00Z">
        <w:r w:rsidRPr="005543AC">
          <w:t>Lượng nước thải phát sinh của mỗi loại hình công nghiệp</w:t>
        </w:r>
      </w:moveTo>
    </w:p>
    <w:p w14:paraId="2C942EA5" w14:textId="0D814062" w:rsidR="00FD7EAF" w:rsidDel="00FD7EAF" w:rsidRDefault="003902CD">
      <w:pPr>
        <w:pStyle w:val="Caption"/>
        <w:rPr>
          <w:del w:id="14812" w:author="Huyen Tran Thu" w:date="2025-04-28T22:50:00Z" w16du:dateUtc="2025-04-28T15:50:00Z"/>
          <w:moveTo w:id="14813" w:author="Thu Huyen Tran" w:date="2023-04-07T14:17:00Z"/>
        </w:rPr>
        <w:pPrChange w:id="14814" w:author="Huyen Tran Thu" w:date="2025-04-28T23:01:00Z" w16du:dateUtc="2025-04-28T16:01:00Z">
          <w:pPr>
            <w:pStyle w:val="ListParagraph"/>
            <w:numPr>
              <w:numId w:val="9"/>
            </w:numPr>
            <w:ind w:left="1080" w:hanging="360"/>
          </w:pPr>
        </w:pPrChange>
      </w:pPr>
      <w:bookmarkStart w:id="14815" w:name="_Toc196773812"/>
      <w:ins w:id="14816" w:author="Huyen Tran Thu" w:date="2025-04-28T23:01:00Z" w16du:dateUtc="2025-04-28T16:01:00Z">
        <w:r>
          <w:t xml:space="preserve">Bảng 1. </w:t>
        </w:r>
        <w:r>
          <w:rPr>
            <w:b w:val="0"/>
            <w:bCs w:val="0"/>
          </w:rPr>
          <w:fldChar w:fldCharType="begin"/>
        </w:r>
        <w:r>
          <w:instrText xml:space="preserve"> SEQ Bảng_1. \* ARABIC </w:instrText>
        </w:r>
      </w:ins>
      <w:r>
        <w:rPr>
          <w:b w:val="0"/>
          <w:bCs w:val="0"/>
        </w:rPr>
        <w:fldChar w:fldCharType="separate"/>
      </w:r>
      <w:ins w:id="14817" w:author="Huyen Tran Thu" w:date="2025-04-28T23:01:00Z" w16du:dateUtc="2025-04-28T16:01:00Z">
        <w:r>
          <w:rPr>
            <w:noProof/>
          </w:rPr>
          <w:t>31</w:t>
        </w:r>
        <w:r>
          <w:rPr>
            <w:b w:val="0"/>
            <w:bCs w:val="0"/>
          </w:rPr>
          <w:fldChar w:fldCharType="end"/>
        </w:r>
        <w:r>
          <w:t xml:space="preserve"> </w:t>
        </w:r>
        <w:r w:rsidRPr="00F0229B">
          <w:rPr>
            <w:lang w:val="vi-VN"/>
          </w:rPr>
          <w:t>Nước thải tính trên sản lượng một số ngành công nghiệp quan trọng</w:t>
        </w:r>
      </w:ins>
      <w:bookmarkEnd w:id="14815"/>
    </w:p>
    <w:p w14:paraId="436E0418" w14:textId="2F805050" w:rsidR="0050593F" w:rsidRDefault="0050593F" w:rsidP="003902CD">
      <w:pPr>
        <w:pStyle w:val="Caption"/>
        <w:rPr>
          <w:moveTo w:id="14818" w:author="Thu Huyen Tran" w:date="2023-04-07T14:17:00Z"/>
          <w:lang w:val="vi-VN"/>
        </w:rPr>
      </w:pPr>
      <w:bookmarkStart w:id="14819" w:name="_Toc131781244"/>
      <w:moveTo w:id="14820" w:author="Thu Huyen Tran" w:date="2023-04-07T14:17:00Z">
        <w:del w:id="14821" w:author="Thu Huyen Tran" w:date="2023-12-05T23:05:00Z">
          <w:r w:rsidDel="003E09D4">
            <w:delText xml:space="preserve">Bảng 1. </w:delText>
          </w:r>
          <w:r w:rsidDel="003E09D4">
            <w:fldChar w:fldCharType="begin"/>
          </w:r>
          <w:r w:rsidDel="003E09D4">
            <w:delInstrText xml:space="preserve"> SEQ Bảng_1. \* ARABIC </w:delInstrText>
          </w:r>
          <w:r w:rsidDel="003E09D4">
            <w:fldChar w:fldCharType="separate"/>
          </w:r>
          <w:r w:rsidDel="003E09D4">
            <w:fldChar w:fldCharType="end"/>
          </w:r>
        </w:del>
      </w:moveTo>
      <w:bookmarkStart w:id="14822" w:name="_Toc152710035"/>
      <w:ins w:id="14823" w:author="Thu Huyen Tran" w:date="2023-12-05T23:05:00Z">
        <w:del w:id="14824" w:author="Huyen Tran Thu" w:date="2025-04-28T22:50:00Z" w16du:dateUtc="2025-04-28T15:50:00Z">
          <w:r w:rsidR="003E09D4" w:rsidDel="00FD7EAF">
            <w:delText xml:space="preserve">Bảng 1. </w:delText>
          </w:r>
          <w:r w:rsidR="003E09D4" w:rsidDel="00FD7EAF">
            <w:fldChar w:fldCharType="begin"/>
          </w:r>
          <w:r w:rsidR="003E09D4" w:rsidDel="00FD7EAF">
            <w:delInstrText xml:space="preserve"> SEQ Bảng_1. \* ARABIC </w:delInstrText>
          </w:r>
        </w:del>
      </w:ins>
      <w:del w:id="14825" w:author="Huyen Tran Thu" w:date="2025-04-28T22:50:00Z" w16du:dateUtc="2025-04-28T15:50:00Z">
        <w:r w:rsidR="003E09D4" w:rsidDel="00FD7EAF">
          <w:fldChar w:fldCharType="separate"/>
        </w:r>
      </w:del>
      <w:ins w:id="14826" w:author="Thu Huyen Tran" w:date="2023-12-05T23:05:00Z">
        <w:del w:id="14827" w:author="Huyen Tran Thu" w:date="2025-04-28T22:50:00Z" w16du:dateUtc="2025-04-28T15:50:00Z">
          <w:r w:rsidR="003E09D4" w:rsidDel="00FD7EAF">
            <w:rPr>
              <w:noProof/>
            </w:rPr>
            <w:delText>28</w:delText>
          </w:r>
          <w:r w:rsidR="003E09D4" w:rsidDel="00FD7EAF">
            <w:fldChar w:fldCharType="end"/>
          </w:r>
        </w:del>
      </w:ins>
      <w:moveTo w:id="14828" w:author="Thu Huyen Tran" w:date="2023-04-07T14:17:00Z">
        <w:del w:id="14829" w:author="Huyen Tran Thu" w:date="2025-04-28T22:50:00Z" w16du:dateUtc="2025-04-28T15:50:00Z">
          <w:r w:rsidRPr="00F0229B" w:rsidDel="00FD7EAF">
            <w:rPr>
              <w:lang w:val="vi-VN"/>
            </w:rPr>
            <w:delText xml:space="preserve">: </w:delText>
          </w:r>
        </w:del>
        <w:del w:id="14830" w:author="Huyen Tran Thu" w:date="2025-04-28T23:01:00Z" w16du:dateUtc="2025-04-28T16:01:00Z">
          <w:r w:rsidRPr="00F0229B" w:rsidDel="003902CD">
            <w:rPr>
              <w:lang w:val="vi-VN"/>
            </w:rPr>
            <w:delText>Nước thải tính trên sản lượng một số ngành công nghiệp quan trọng</w:delText>
          </w:r>
        </w:del>
        <w:bookmarkEnd w:id="14819"/>
        <w:bookmarkEnd w:id="14822"/>
      </w:moveTo>
    </w:p>
    <w:tbl>
      <w:tblPr>
        <w:tblW w:w="33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14831" w:author="Thu Huyen Tran" w:date="2023-04-07T14:22:00Z">
          <w:tblPr>
            <w:tblW w:w="33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786"/>
        <w:gridCol w:w="2486"/>
        <w:gridCol w:w="2877"/>
        <w:tblGridChange w:id="14832">
          <w:tblGrid>
            <w:gridCol w:w="708"/>
            <w:gridCol w:w="78"/>
            <w:gridCol w:w="2447"/>
            <w:gridCol w:w="39"/>
            <w:gridCol w:w="2877"/>
          </w:tblGrid>
        </w:tblGridChange>
      </w:tblGrid>
      <w:tr w:rsidR="0050593F" w:rsidRPr="00EA23F9" w14:paraId="2F28445B" w14:textId="77777777" w:rsidTr="0050593F">
        <w:trPr>
          <w:trHeight w:val="724"/>
          <w:tblHeader/>
          <w:jc w:val="center"/>
          <w:trPrChange w:id="14833" w:author="Thu Huyen Tran" w:date="2023-04-07T14:22:00Z">
            <w:trPr>
              <w:trHeight w:val="724"/>
              <w:tblHeader/>
              <w:jc w:val="center"/>
            </w:trPr>
          </w:trPrChange>
        </w:trPr>
        <w:tc>
          <w:tcPr>
            <w:tcW w:w="576" w:type="pct"/>
            <w:vAlign w:val="center"/>
            <w:tcPrChange w:id="14834" w:author="Thu Huyen Tran" w:date="2023-04-07T14:22:00Z">
              <w:tcPr>
                <w:tcW w:w="562" w:type="pct"/>
                <w:vAlign w:val="center"/>
              </w:tcPr>
            </w:tcPrChange>
          </w:tcPr>
          <w:p w14:paraId="6E9FEC8D" w14:textId="77777777" w:rsidR="0050593F" w:rsidRPr="00EA23F9" w:rsidRDefault="0050593F" w:rsidP="00AF34C5">
            <w:pPr>
              <w:spacing w:before="0" w:after="0"/>
              <w:jc w:val="center"/>
              <w:rPr>
                <w:moveTo w:id="14835" w:author="Thu Huyen Tran" w:date="2023-04-07T14:17:00Z"/>
                <w:b/>
                <w:sz w:val="24"/>
                <w:szCs w:val="24"/>
                <w:rPrChange w:id="14836" w:author="Huyen Tran Thu" w:date="2025-04-28T22:10:00Z" w16du:dateUtc="2025-04-28T15:10:00Z">
                  <w:rPr>
                    <w:moveTo w:id="14837" w:author="Thu Huyen Tran" w:date="2023-04-07T14:17:00Z"/>
                    <w:b/>
                    <w:szCs w:val="26"/>
                  </w:rPr>
                </w:rPrChange>
              </w:rPr>
            </w:pPr>
            <w:moveTo w:id="14838" w:author="Thu Huyen Tran" w:date="2023-04-07T14:17:00Z">
              <w:r w:rsidRPr="00EA23F9">
                <w:rPr>
                  <w:b/>
                  <w:sz w:val="24"/>
                  <w:szCs w:val="24"/>
                  <w:rPrChange w:id="14839" w:author="Huyen Tran Thu" w:date="2025-04-28T22:10:00Z" w16du:dateUtc="2025-04-28T15:10:00Z">
                    <w:rPr>
                      <w:b/>
                      <w:szCs w:val="26"/>
                    </w:rPr>
                  </w:rPrChange>
                </w:rPr>
                <w:t>STT</w:t>
              </w:r>
            </w:moveTo>
          </w:p>
        </w:tc>
        <w:tc>
          <w:tcPr>
            <w:tcW w:w="2053" w:type="pct"/>
            <w:vAlign w:val="center"/>
            <w:tcPrChange w:id="14840" w:author="Thu Huyen Tran" w:date="2023-04-07T14:22:00Z">
              <w:tcPr>
                <w:tcW w:w="2060" w:type="pct"/>
                <w:gridSpan w:val="2"/>
                <w:vAlign w:val="center"/>
              </w:tcPr>
            </w:tcPrChange>
          </w:tcPr>
          <w:p w14:paraId="0842C347" w14:textId="77777777" w:rsidR="0050593F" w:rsidRPr="00EA23F9" w:rsidRDefault="0050593F" w:rsidP="00AF34C5">
            <w:pPr>
              <w:spacing w:before="0" w:after="0"/>
              <w:ind w:left="32"/>
              <w:jc w:val="center"/>
              <w:rPr>
                <w:moveTo w:id="14841" w:author="Thu Huyen Tran" w:date="2023-04-07T14:17:00Z"/>
                <w:b/>
                <w:bCs/>
                <w:sz w:val="24"/>
                <w:szCs w:val="24"/>
                <w:rPrChange w:id="14842" w:author="Huyen Tran Thu" w:date="2025-04-28T22:10:00Z" w16du:dateUtc="2025-04-28T15:10:00Z">
                  <w:rPr>
                    <w:moveTo w:id="14843" w:author="Thu Huyen Tran" w:date="2023-04-07T14:17:00Z"/>
                    <w:b/>
                    <w:bCs/>
                    <w:szCs w:val="26"/>
                  </w:rPr>
                </w:rPrChange>
              </w:rPr>
            </w:pPr>
            <w:moveTo w:id="14844" w:author="Thu Huyen Tran" w:date="2023-04-07T14:17:00Z">
              <w:r w:rsidRPr="00EA23F9">
                <w:rPr>
                  <w:b/>
                  <w:bCs/>
                  <w:sz w:val="24"/>
                  <w:szCs w:val="24"/>
                  <w:rPrChange w:id="14845" w:author="Huyen Tran Thu" w:date="2025-04-28T22:10:00Z" w16du:dateUtc="2025-04-28T15:10:00Z">
                    <w:rPr>
                      <w:b/>
                      <w:bCs/>
                      <w:szCs w:val="26"/>
                    </w:rPr>
                  </w:rPrChange>
                </w:rPr>
                <w:t>Ngành công nghiệp</w:t>
              </w:r>
            </w:moveTo>
          </w:p>
        </w:tc>
        <w:tc>
          <w:tcPr>
            <w:tcW w:w="2371" w:type="pct"/>
            <w:vAlign w:val="center"/>
            <w:tcPrChange w:id="14846" w:author="Thu Huyen Tran" w:date="2023-04-07T14:22:00Z">
              <w:tcPr>
                <w:tcW w:w="2378" w:type="pct"/>
                <w:gridSpan w:val="2"/>
                <w:vAlign w:val="center"/>
              </w:tcPr>
            </w:tcPrChange>
          </w:tcPr>
          <w:p w14:paraId="044A3D8F" w14:textId="77777777" w:rsidR="0050593F" w:rsidRPr="00EA23F9" w:rsidRDefault="0050593F" w:rsidP="00AF34C5">
            <w:pPr>
              <w:spacing w:before="0" w:after="0"/>
              <w:ind w:left="32"/>
              <w:jc w:val="center"/>
              <w:rPr>
                <w:moveTo w:id="14847" w:author="Thu Huyen Tran" w:date="2023-04-07T14:17:00Z"/>
                <w:b/>
                <w:bCs/>
                <w:sz w:val="24"/>
                <w:szCs w:val="24"/>
                <w:rPrChange w:id="14848" w:author="Huyen Tran Thu" w:date="2025-04-28T22:10:00Z" w16du:dateUtc="2025-04-28T15:10:00Z">
                  <w:rPr>
                    <w:moveTo w:id="14849" w:author="Thu Huyen Tran" w:date="2023-04-07T14:17:00Z"/>
                    <w:b/>
                    <w:bCs/>
                    <w:szCs w:val="26"/>
                  </w:rPr>
                </w:rPrChange>
              </w:rPr>
            </w:pPr>
            <w:moveTo w:id="14850" w:author="Thu Huyen Tran" w:date="2023-04-07T14:17:00Z">
              <w:r w:rsidRPr="00EA23F9">
                <w:rPr>
                  <w:b/>
                  <w:bCs/>
                  <w:sz w:val="24"/>
                  <w:szCs w:val="24"/>
                  <w:rPrChange w:id="14851" w:author="Huyen Tran Thu" w:date="2025-04-28T22:10:00Z" w16du:dateUtc="2025-04-28T15:10:00Z">
                    <w:rPr>
                      <w:b/>
                      <w:bCs/>
                      <w:szCs w:val="26"/>
                    </w:rPr>
                  </w:rPrChange>
                </w:rPr>
                <w:t>Lưu lượng nước thải/sản phẩm (m3/tấn)</w:t>
              </w:r>
            </w:moveTo>
          </w:p>
        </w:tc>
      </w:tr>
      <w:tr w:rsidR="0027716E" w:rsidRPr="00EA23F9" w14:paraId="7966C7CB" w14:textId="77777777" w:rsidTr="0050593F">
        <w:trPr>
          <w:jc w:val="center"/>
          <w:trPrChange w:id="14852" w:author="Thu Huyen Tran" w:date="2023-04-07T14:22:00Z">
            <w:trPr>
              <w:jc w:val="center"/>
            </w:trPr>
          </w:trPrChange>
        </w:trPr>
        <w:tc>
          <w:tcPr>
            <w:tcW w:w="576" w:type="pct"/>
            <w:tcPrChange w:id="14853" w:author="Thu Huyen Tran" w:date="2023-04-07T14:22:00Z">
              <w:tcPr>
                <w:tcW w:w="562" w:type="pct"/>
              </w:tcPr>
            </w:tcPrChange>
          </w:tcPr>
          <w:p w14:paraId="36D333BF" w14:textId="69CD52F8" w:rsidR="0027716E" w:rsidRPr="00EA23F9" w:rsidRDefault="0027716E" w:rsidP="0027716E">
            <w:pPr>
              <w:spacing w:before="0" w:after="0" w:line="312" w:lineRule="auto"/>
              <w:ind w:left="90"/>
              <w:jc w:val="center"/>
              <w:rPr>
                <w:moveTo w:id="14854" w:author="Thu Huyen Tran" w:date="2023-04-07T14:17:00Z"/>
                <w:sz w:val="24"/>
                <w:szCs w:val="24"/>
                <w:rPrChange w:id="14855" w:author="Huyen Tran Thu" w:date="2025-04-28T22:10:00Z" w16du:dateUtc="2025-04-28T15:10:00Z">
                  <w:rPr>
                    <w:moveTo w:id="14856" w:author="Thu Huyen Tran" w:date="2023-04-07T14:17:00Z"/>
                    <w:szCs w:val="26"/>
                  </w:rPr>
                </w:rPrChange>
              </w:rPr>
            </w:pPr>
            <w:ins w:id="14857" w:author="Thu Huyen Tran" w:date="2023-12-05T22:47:00Z">
              <w:r w:rsidRPr="00EA23F9">
                <w:rPr>
                  <w:sz w:val="24"/>
                  <w:szCs w:val="24"/>
                  <w:rPrChange w:id="14858" w:author="Huyen Tran Thu" w:date="2025-04-28T22:10:00Z" w16du:dateUtc="2025-04-28T15:10:00Z">
                    <w:rPr>
                      <w:szCs w:val="26"/>
                    </w:rPr>
                  </w:rPrChange>
                </w:rPr>
                <w:t>1</w:t>
              </w:r>
            </w:ins>
          </w:p>
        </w:tc>
        <w:tc>
          <w:tcPr>
            <w:tcW w:w="2053" w:type="pct"/>
            <w:tcPrChange w:id="14859" w:author="Thu Huyen Tran" w:date="2023-04-07T14:22:00Z">
              <w:tcPr>
                <w:tcW w:w="2060" w:type="pct"/>
                <w:gridSpan w:val="2"/>
              </w:tcPr>
            </w:tcPrChange>
          </w:tcPr>
          <w:p w14:paraId="5F74F450" w14:textId="77777777" w:rsidR="0027716E" w:rsidRPr="00EA23F9" w:rsidRDefault="0027716E" w:rsidP="0027716E">
            <w:pPr>
              <w:spacing w:before="0" w:after="0" w:line="312" w:lineRule="auto"/>
              <w:ind w:left="90" w:right="230"/>
              <w:rPr>
                <w:moveTo w:id="14860" w:author="Thu Huyen Tran" w:date="2023-04-07T14:17:00Z"/>
                <w:sz w:val="24"/>
                <w:szCs w:val="24"/>
                <w:rPrChange w:id="14861" w:author="Huyen Tran Thu" w:date="2025-04-28T22:10:00Z" w16du:dateUtc="2025-04-28T15:10:00Z">
                  <w:rPr>
                    <w:moveTo w:id="14862" w:author="Thu Huyen Tran" w:date="2023-04-07T14:17:00Z"/>
                    <w:szCs w:val="26"/>
                  </w:rPr>
                </w:rPrChange>
              </w:rPr>
            </w:pPr>
            <w:moveTo w:id="14863" w:author="Thu Huyen Tran" w:date="2023-04-07T14:17:00Z">
              <w:r w:rsidRPr="00EA23F9">
                <w:rPr>
                  <w:sz w:val="24"/>
                  <w:szCs w:val="24"/>
                  <w:rPrChange w:id="14864" w:author="Huyen Tran Thu" w:date="2025-04-28T22:10:00Z" w16du:dateUtc="2025-04-28T15:10:00Z">
                    <w:rPr>
                      <w:szCs w:val="26"/>
                    </w:rPr>
                  </w:rPrChange>
                </w:rPr>
                <w:t>Sắt thép</w:t>
              </w:r>
            </w:moveTo>
          </w:p>
        </w:tc>
        <w:tc>
          <w:tcPr>
            <w:tcW w:w="2371" w:type="pct"/>
            <w:tcPrChange w:id="14865" w:author="Thu Huyen Tran" w:date="2023-04-07T14:22:00Z">
              <w:tcPr>
                <w:tcW w:w="2378" w:type="pct"/>
                <w:gridSpan w:val="2"/>
              </w:tcPr>
            </w:tcPrChange>
          </w:tcPr>
          <w:p w14:paraId="24CD774F" w14:textId="77777777" w:rsidR="0027716E" w:rsidRPr="00EA23F9" w:rsidRDefault="0027716E" w:rsidP="0027716E">
            <w:pPr>
              <w:spacing w:before="0" w:after="0" w:line="312" w:lineRule="auto"/>
              <w:ind w:left="32"/>
              <w:jc w:val="center"/>
              <w:rPr>
                <w:moveTo w:id="14866" w:author="Thu Huyen Tran" w:date="2023-04-07T14:17:00Z"/>
                <w:sz w:val="24"/>
                <w:szCs w:val="24"/>
                <w:rPrChange w:id="14867" w:author="Huyen Tran Thu" w:date="2025-04-28T22:10:00Z" w16du:dateUtc="2025-04-28T15:10:00Z">
                  <w:rPr>
                    <w:moveTo w:id="14868" w:author="Thu Huyen Tran" w:date="2023-04-07T14:17:00Z"/>
                    <w:szCs w:val="26"/>
                  </w:rPr>
                </w:rPrChange>
              </w:rPr>
            </w:pPr>
            <w:moveTo w:id="14869" w:author="Thu Huyen Tran" w:date="2023-04-07T14:17:00Z">
              <w:r w:rsidRPr="00EA23F9">
                <w:rPr>
                  <w:sz w:val="24"/>
                  <w:szCs w:val="24"/>
                  <w:rPrChange w:id="14870" w:author="Huyen Tran Thu" w:date="2025-04-28T22:10:00Z" w16du:dateUtc="2025-04-28T15:10:00Z">
                    <w:rPr>
                      <w:szCs w:val="26"/>
                    </w:rPr>
                  </w:rPrChange>
                </w:rPr>
                <w:t>0,1</w:t>
              </w:r>
            </w:moveTo>
          </w:p>
        </w:tc>
      </w:tr>
      <w:tr w:rsidR="0027716E" w:rsidRPr="00EA23F9" w14:paraId="60F71F1C" w14:textId="77777777" w:rsidTr="0050593F">
        <w:trPr>
          <w:jc w:val="center"/>
          <w:trPrChange w:id="14871" w:author="Thu Huyen Tran" w:date="2023-04-07T14:22:00Z">
            <w:trPr>
              <w:jc w:val="center"/>
            </w:trPr>
          </w:trPrChange>
        </w:trPr>
        <w:tc>
          <w:tcPr>
            <w:tcW w:w="576" w:type="pct"/>
            <w:tcPrChange w:id="14872" w:author="Thu Huyen Tran" w:date="2023-04-07T14:22:00Z">
              <w:tcPr>
                <w:tcW w:w="562" w:type="pct"/>
              </w:tcPr>
            </w:tcPrChange>
          </w:tcPr>
          <w:p w14:paraId="770BBC7D" w14:textId="426CCEE1" w:rsidR="0027716E" w:rsidRPr="00EA23F9" w:rsidRDefault="0027716E" w:rsidP="0027716E">
            <w:pPr>
              <w:spacing w:before="0" w:after="0" w:line="312" w:lineRule="auto"/>
              <w:ind w:left="90"/>
              <w:jc w:val="center"/>
              <w:rPr>
                <w:moveTo w:id="14873" w:author="Thu Huyen Tran" w:date="2023-04-07T14:17:00Z"/>
                <w:sz w:val="24"/>
                <w:szCs w:val="24"/>
                <w:rPrChange w:id="14874" w:author="Huyen Tran Thu" w:date="2025-04-28T22:10:00Z" w16du:dateUtc="2025-04-28T15:10:00Z">
                  <w:rPr>
                    <w:moveTo w:id="14875" w:author="Thu Huyen Tran" w:date="2023-04-07T14:17:00Z"/>
                    <w:szCs w:val="26"/>
                  </w:rPr>
                </w:rPrChange>
              </w:rPr>
            </w:pPr>
            <w:ins w:id="14876" w:author="Thu Huyen Tran" w:date="2023-12-05T22:47:00Z">
              <w:r w:rsidRPr="00EA23F9">
                <w:rPr>
                  <w:sz w:val="24"/>
                  <w:szCs w:val="24"/>
                  <w:rPrChange w:id="14877" w:author="Huyen Tran Thu" w:date="2025-04-28T22:10:00Z" w16du:dateUtc="2025-04-28T15:10:00Z">
                    <w:rPr>
                      <w:szCs w:val="26"/>
                    </w:rPr>
                  </w:rPrChange>
                </w:rPr>
                <w:t>2</w:t>
              </w:r>
            </w:ins>
          </w:p>
        </w:tc>
        <w:tc>
          <w:tcPr>
            <w:tcW w:w="2053" w:type="pct"/>
            <w:tcPrChange w:id="14878" w:author="Thu Huyen Tran" w:date="2023-04-07T14:22:00Z">
              <w:tcPr>
                <w:tcW w:w="2060" w:type="pct"/>
                <w:gridSpan w:val="2"/>
              </w:tcPr>
            </w:tcPrChange>
          </w:tcPr>
          <w:p w14:paraId="184B1075" w14:textId="77777777" w:rsidR="0027716E" w:rsidRPr="00EA23F9" w:rsidRDefault="0027716E" w:rsidP="0027716E">
            <w:pPr>
              <w:spacing w:before="0" w:after="0" w:line="312" w:lineRule="auto"/>
              <w:ind w:left="90" w:right="230"/>
              <w:rPr>
                <w:moveTo w:id="14879" w:author="Thu Huyen Tran" w:date="2023-04-07T14:17:00Z"/>
                <w:sz w:val="24"/>
                <w:szCs w:val="24"/>
                <w:rPrChange w:id="14880" w:author="Huyen Tran Thu" w:date="2025-04-28T22:10:00Z" w16du:dateUtc="2025-04-28T15:10:00Z">
                  <w:rPr>
                    <w:moveTo w:id="14881" w:author="Thu Huyen Tran" w:date="2023-04-07T14:17:00Z"/>
                    <w:szCs w:val="26"/>
                  </w:rPr>
                </w:rPrChange>
              </w:rPr>
            </w:pPr>
            <w:moveTo w:id="14882" w:author="Thu Huyen Tran" w:date="2023-04-07T14:17:00Z">
              <w:r w:rsidRPr="00EA23F9">
                <w:rPr>
                  <w:sz w:val="24"/>
                  <w:szCs w:val="24"/>
                  <w:rPrChange w:id="14883" w:author="Huyen Tran Thu" w:date="2025-04-28T22:10:00Z" w16du:dateUtc="2025-04-28T15:10:00Z">
                    <w:rPr>
                      <w:szCs w:val="26"/>
                    </w:rPr>
                  </w:rPrChange>
                </w:rPr>
                <w:t>Kim loại màu</w:t>
              </w:r>
            </w:moveTo>
          </w:p>
        </w:tc>
        <w:tc>
          <w:tcPr>
            <w:tcW w:w="2371" w:type="pct"/>
            <w:tcPrChange w:id="14884" w:author="Thu Huyen Tran" w:date="2023-04-07T14:22:00Z">
              <w:tcPr>
                <w:tcW w:w="2378" w:type="pct"/>
                <w:gridSpan w:val="2"/>
              </w:tcPr>
            </w:tcPrChange>
          </w:tcPr>
          <w:p w14:paraId="12C31486" w14:textId="77777777" w:rsidR="0027716E" w:rsidRPr="00EA23F9" w:rsidRDefault="0027716E" w:rsidP="0027716E">
            <w:pPr>
              <w:spacing w:before="0" w:after="0" w:line="312" w:lineRule="auto"/>
              <w:ind w:left="32"/>
              <w:jc w:val="center"/>
              <w:rPr>
                <w:moveTo w:id="14885" w:author="Thu Huyen Tran" w:date="2023-04-07T14:17:00Z"/>
                <w:sz w:val="24"/>
                <w:szCs w:val="24"/>
                <w:rPrChange w:id="14886" w:author="Huyen Tran Thu" w:date="2025-04-28T22:10:00Z" w16du:dateUtc="2025-04-28T15:10:00Z">
                  <w:rPr>
                    <w:moveTo w:id="14887" w:author="Thu Huyen Tran" w:date="2023-04-07T14:17:00Z"/>
                    <w:szCs w:val="26"/>
                  </w:rPr>
                </w:rPrChange>
              </w:rPr>
            </w:pPr>
            <w:moveTo w:id="14888" w:author="Thu Huyen Tran" w:date="2023-04-07T14:17:00Z">
              <w:r w:rsidRPr="00EA23F9">
                <w:rPr>
                  <w:sz w:val="24"/>
                  <w:szCs w:val="24"/>
                  <w:rPrChange w:id="14889" w:author="Huyen Tran Thu" w:date="2025-04-28T22:10:00Z" w16du:dateUtc="2025-04-28T15:10:00Z">
                    <w:rPr>
                      <w:szCs w:val="26"/>
                    </w:rPr>
                  </w:rPrChange>
                </w:rPr>
                <w:t>0,1</w:t>
              </w:r>
            </w:moveTo>
          </w:p>
        </w:tc>
      </w:tr>
      <w:tr w:rsidR="0027716E" w:rsidRPr="00EA23F9" w14:paraId="1434E516" w14:textId="77777777" w:rsidTr="0050593F">
        <w:trPr>
          <w:jc w:val="center"/>
          <w:ins w:id="14890" w:author="Thu Huyen Tran" w:date="2023-12-05T22:44:00Z"/>
        </w:trPr>
        <w:tc>
          <w:tcPr>
            <w:tcW w:w="576" w:type="pct"/>
          </w:tcPr>
          <w:p w14:paraId="6E05E2C0" w14:textId="11AD0F3A" w:rsidR="0027716E" w:rsidRPr="00EA23F9" w:rsidRDefault="0027716E" w:rsidP="0027716E">
            <w:pPr>
              <w:spacing w:before="0" w:after="0" w:line="312" w:lineRule="auto"/>
              <w:ind w:left="90"/>
              <w:jc w:val="center"/>
              <w:rPr>
                <w:ins w:id="14891" w:author="Thu Huyen Tran" w:date="2023-12-05T22:44:00Z"/>
                <w:sz w:val="24"/>
                <w:szCs w:val="24"/>
                <w:rPrChange w:id="14892" w:author="Huyen Tran Thu" w:date="2025-04-28T22:10:00Z" w16du:dateUtc="2025-04-28T15:10:00Z">
                  <w:rPr>
                    <w:ins w:id="14893" w:author="Thu Huyen Tran" w:date="2023-12-05T22:44:00Z"/>
                    <w:szCs w:val="26"/>
                  </w:rPr>
                </w:rPrChange>
              </w:rPr>
            </w:pPr>
            <w:ins w:id="14894" w:author="Thu Huyen Tran" w:date="2023-12-05T22:47:00Z">
              <w:r w:rsidRPr="00EA23F9">
                <w:rPr>
                  <w:sz w:val="24"/>
                  <w:szCs w:val="24"/>
                  <w:rPrChange w:id="14895" w:author="Huyen Tran Thu" w:date="2025-04-28T22:10:00Z" w16du:dateUtc="2025-04-28T15:10:00Z">
                    <w:rPr>
                      <w:szCs w:val="26"/>
                    </w:rPr>
                  </w:rPrChange>
                </w:rPr>
                <w:t>3</w:t>
              </w:r>
            </w:ins>
          </w:p>
        </w:tc>
        <w:tc>
          <w:tcPr>
            <w:tcW w:w="2053" w:type="pct"/>
          </w:tcPr>
          <w:p w14:paraId="72D8DC0E" w14:textId="78908AA1" w:rsidR="0027716E" w:rsidRPr="00EA23F9" w:rsidRDefault="0027716E" w:rsidP="0027716E">
            <w:pPr>
              <w:spacing w:before="0" w:after="0" w:line="312" w:lineRule="auto"/>
              <w:ind w:left="90" w:right="230"/>
              <w:rPr>
                <w:ins w:id="14896" w:author="Thu Huyen Tran" w:date="2023-12-05T22:44:00Z"/>
                <w:sz w:val="24"/>
                <w:szCs w:val="24"/>
                <w:rPrChange w:id="14897" w:author="Huyen Tran Thu" w:date="2025-04-28T22:10:00Z" w16du:dateUtc="2025-04-28T15:10:00Z">
                  <w:rPr>
                    <w:ins w:id="14898" w:author="Thu Huyen Tran" w:date="2023-12-05T22:44:00Z"/>
                    <w:szCs w:val="26"/>
                  </w:rPr>
                </w:rPrChange>
              </w:rPr>
            </w:pPr>
            <w:ins w:id="14899" w:author="Thu Huyen Tran" w:date="2023-12-05T22:44:00Z">
              <w:r w:rsidRPr="00EA23F9">
                <w:rPr>
                  <w:sz w:val="24"/>
                  <w:szCs w:val="24"/>
                  <w:rPrChange w:id="14900" w:author="Huyen Tran Thu" w:date="2025-04-28T22:10:00Z" w16du:dateUtc="2025-04-28T15:10:00Z">
                    <w:rPr>
                      <w:szCs w:val="26"/>
                    </w:rPr>
                  </w:rPrChange>
                </w:rPr>
                <w:t>Phân bón</w:t>
              </w:r>
            </w:ins>
          </w:p>
        </w:tc>
        <w:tc>
          <w:tcPr>
            <w:tcW w:w="2371" w:type="pct"/>
          </w:tcPr>
          <w:p w14:paraId="047EEC1E" w14:textId="3E67CB24" w:rsidR="0027716E" w:rsidRPr="00EA23F9" w:rsidRDefault="0027716E" w:rsidP="0027716E">
            <w:pPr>
              <w:spacing w:before="0" w:after="0" w:line="312" w:lineRule="auto"/>
              <w:ind w:left="32"/>
              <w:jc w:val="center"/>
              <w:rPr>
                <w:ins w:id="14901" w:author="Thu Huyen Tran" w:date="2023-12-05T22:44:00Z"/>
                <w:sz w:val="24"/>
                <w:szCs w:val="24"/>
                <w:rPrChange w:id="14902" w:author="Huyen Tran Thu" w:date="2025-04-28T22:10:00Z" w16du:dateUtc="2025-04-28T15:10:00Z">
                  <w:rPr>
                    <w:ins w:id="14903" w:author="Thu Huyen Tran" w:date="2023-12-05T22:44:00Z"/>
                    <w:szCs w:val="26"/>
                  </w:rPr>
                </w:rPrChange>
              </w:rPr>
            </w:pPr>
            <w:ins w:id="14904" w:author="Thu Huyen Tran" w:date="2023-12-05T22:44:00Z">
              <w:r w:rsidRPr="00EA23F9">
                <w:rPr>
                  <w:sz w:val="24"/>
                  <w:szCs w:val="24"/>
                  <w:rPrChange w:id="14905" w:author="Huyen Tran Thu" w:date="2025-04-28T22:10:00Z" w16du:dateUtc="2025-04-28T15:10:00Z">
                    <w:rPr>
                      <w:szCs w:val="26"/>
                    </w:rPr>
                  </w:rPrChange>
                </w:rPr>
                <w:t>0,2</w:t>
              </w:r>
            </w:ins>
          </w:p>
        </w:tc>
      </w:tr>
      <w:tr w:rsidR="0027716E" w:rsidRPr="00EA23F9" w:rsidDel="0050593F" w14:paraId="15DE2BB6" w14:textId="2FB53DDC" w:rsidTr="0050593F">
        <w:trPr>
          <w:jc w:val="center"/>
          <w:del w:id="14906" w:author="Thu Huyen Tran" w:date="2023-04-07T14:22:00Z"/>
          <w:trPrChange w:id="14907" w:author="Thu Huyen Tran" w:date="2023-04-07T14:22:00Z">
            <w:trPr>
              <w:jc w:val="center"/>
            </w:trPr>
          </w:trPrChange>
        </w:trPr>
        <w:tc>
          <w:tcPr>
            <w:tcW w:w="576" w:type="pct"/>
            <w:tcPrChange w:id="14908" w:author="Thu Huyen Tran" w:date="2023-04-07T14:22:00Z">
              <w:tcPr>
                <w:tcW w:w="562" w:type="pct"/>
              </w:tcPr>
            </w:tcPrChange>
          </w:tcPr>
          <w:p w14:paraId="03716B7D" w14:textId="5F2F49DF" w:rsidR="0027716E" w:rsidRPr="00EA23F9" w:rsidDel="0050593F" w:rsidRDefault="0027716E" w:rsidP="0027716E">
            <w:pPr>
              <w:spacing w:before="0" w:after="0" w:line="312" w:lineRule="auto"/>
              <w:ind w:left="90"/>
              <w:jc w:val="center"/>
              <w:rPr>
                <w:del w:id="14909" w:author="Thu Huyen Tran" w:date="2023-04-07T14:22:00Z"/>
                <w:moveTo w:id="14910" w:author="Thu Huyen Tran" w:date="2023-04-07T14:17:00Z"/>
                <w:sz w:val="24"/>
                <w:szCs w:val="24"/>
                <w:rPrChange w:id="14911" w:author="Huyen Tran Thu" w:date="2025-04-28T22:10:00Z" w16du:dateUtc="2025-04-28T15:10:00Z">
                  <w:rPr>
                    <w:del w:id="14912" w:author="Thu Huyen Tran" w:date="2023-04-07T14:22:00Z"/>
                    <w:moveTo w:id="14913" w:author="Thu Huyen Tran" w:date="2023-04-07T14:17:00Z"/>
                    <w:szCs w:val="26"/>
                  </w:rPr>
                </w:rPrChange>
              </w:rPr>
            </w:pPr>
            <w:ins w:id="14914" w:author="Thu Huyen Tran" w:date="2023-12-05T22:47:00Z">
              <w:r w:rsidRPr="00EA23F9">
                <w:rPr>
                  <w:sz w:val="24"/>
                  <w:szCs w:val="24"/>
                  <w:rPrChange w:id="14915" w:author="Huyen Tran Thu" w:date="2025-04-28T22:10:00Z" w16du:dateUtc="2025-04-28T15:10:00Z">
                    <w:rPr>
                      <w:szCs w:val="26"/>
                    </w:rPr>
                  </w:rPrChange>
                </w:rPr>
                <w:t>4454</w:t>
              </w:r>
            </w:ins>
          </w:p>
        </w:tc>
        <w:tc>
          <w:tcPr>
            <w:tcW w:w="2053" w:type="pct"/>
            <w:tcPrChange w:id="14916" w:author="Thu Huyen Tran" w:date="2023-04-07T14:22:00Z">
              <w:tcPr>
                <w:tcW w:w="2060" w:type="pct"/>
                <w:gridSpan w:val="2"/>
              </w:tcPr>
            </w:tcPrChange>
          </w:tcPr>
          <w:p w14:paraId="3135469E" w14:textId="54DF1231" w:rsidR="0027716E" w:rsidRPr="00EA23F9" w:rsidDel="0050593F" w:rsidRDefault="0027716E" w:rsidP="0027716E">
            <w:pPr>
              <w:spacing w:before="0" w:after="0" w:line="312" w:lineRule="auto"/>
              <w:ind w:left="90" w:right="230"/>
              <w:rPr>
                <w:del w:id="14917" w:author="Thu Huyen Tran" w:date="2023-04-07T14:22:00Z"/>
                <w:moveTo w:id="14918" w:author="Thu Huyen Tran" w:date="2023-04-07T14:17:00Z"/>
                <w:sz w:val="24"/>
                <w:szCs w:val="24"/>
                <w:rPrChange w:id="14919" w:author="Huyen Tran Thu" w:date="2025-04-28T22:10:00Z" w16du:dateUtc="2025-04-28T15:10:00Z">
                  <w:rPr>
                    <w:del w:id="14920" w:author="Thu Huyen Tran" w:date="2023-04-07T14:22:00Z"/>
                    <w:moveTo w:id="14921" w:author="Thu Huyen Tran" w:date="2023-04-07T14:17:00Z"/>
                    <w:szCs w:val="26"/>
                  </w:rPr>
                </w:rPrChange>
              </w:rPr>
            </w:pPr>
            <w:moveTo w:id="14922" w:author="Thu Huyen Tran" w:date="2023-04-07T14:17:00Z">
              <w:del w:id="14923" w:author="Thu Huyen Tran" w:date="2023-04-07T14:22:00Z">
                <w:r w:rsidRPr="00EA23F9" w:rsidDel="0050593F">
                  <w:rPr>
                    <w:sz w:val="24"/>
                    <w:szCs w:val="24"/>
                    <w:rPrChange w:id="14924" w:author="Huyen Tran Thu" w:date="2025-04-28T22:10:00Z" w16du:dateUtc="2025-04-28T15:10:00Z">
                      <w:rPr>
                        <w:szCs w:val="26"/>
                      </w:rPr>
                    </w:rPrChange>
                  </w:rPr>
                  <w:delText>Phân bón</w:delText>
                </w:r>
              </w:del>
            </w:moveTo>
          </w:p>
        </w:tc>
        <w:tc>
          <w:tcPr>
            <w:tcW w:w="2371" w:type="pct"/>
            <w:tcPrChange w:id="14925" w:author="Thu Huyen Tran" w:date="2023-04-07T14:22:00Z">
              <w:tcPr>
                <w:tcW w:w="2378" w:type="pct"/>
                <w:gridSpan w:val="2"/>
              </w:tcPr>
            </w:tcPrChange>
          </w:tcPr>
          <w:p w14:paraId="63E2FBAE" w14:textId="36608403" w:rsidR="0027716E" w:rsidRPr="00EA23F9" w:rsidDel="0050593F" w:rsidRDefault="0027716E" w:rsidP="0027716E">
            <w:pPr>
              <w:spacing w:before="0" w:after="0" w:line="312" w:lineRule="auto"/>
              <w:ind w:left="32"/>
              <w:jc w:val="center"/>
              <w:rPr>
                <w:del w:id="14926" w:author="Thu Huyen Tran" w:date="2023-04-07T14:22:00Z"/>
                <w:moveTo w:id="14927" w:author="Thu Huyen Tran" w:date="2023-04-07T14:17:00Z"/>
                <w:sz w:val="24"/>
                <w:szCs w:val="24"/>
                <w:rPrChange w:id="14928" w:author="Huyen Tran Thu" w:date="2025-04-28T22:10:00Z" w16du:dateUtc="2025-04-28T15:10:00Z">
                  <w:rPr>
                    <w:del w:id="14929" w:author="Thu Huyen Tran" w:date="2023-04-07T14:22:00Z"/>
                    <w:moveTo w:id="14930" w:author="Thu Huyen Tran" w:date="2023-04-07T14:17:00Z"/>
                    <w:szCs w:val="26"/>
                  </w:rPr>
                </w:rPrChange>
              </w:rPr>
            </w:pPr>
            <w:moveTo w:id="14931" w:author="Thu Huyen Tran" w:date="2023-04-07T14:17:00Z">
              <w:del w:id="14932" w:author="Thu Huyen Tran" w:date="2023-04-07T14:22:00Z">
                <w:r w:rsidRPr="00EA23F9" w:rsidDel="0050593F">
                  <w:rPr>
                    <w:sz w:val="24"/>
                    <w:szCs w:val="24"/>
                    <w:rPrChange w:id="14933" w:author="Huyen Tran Thu" w:date="2025-04-28T22:10:00Z" w16du:dateUtc="2025-04-28T15:10:00Z">
                      <w:rPr>
                        <w:szCs w:val="26"/>
                      </w:rPr>
                    </w:rPrChange>
                  </w:rPr>
                  <w:delText>0,2</w:delText>
                </w:r>
              </w:del>
            </w:moveTo>
          </w:p>
        </w:tc>
      </w:tr>
      <w:tr w:rsidR="0027716E" w:rsidRPr="00EA23F9" w14:paraId="0162446F" w14:textId="77777777" w:rsidTr="0050593F">
        <w:trPr>
          <w:jc w:val="center"/>
          <w:trPrChange w:id="14934" w:author="Thu Huyen Tran" w:date="2023-04-07T14:22:00Z">
            <w:trPr>
              <w:jc w:val="center"/>
            </w:trPr>
          </w:trPrChange>
        </w:trPr>
        <w:tc>
          <w:tcPr>
            <w:tcW w:w="576" w:type="pct"/>
            <w:tcPrChange w:id="14935" w:author="Thu Huyen Tran" w:date="2023-04-07T14:22:00Z">
              <w:tcPr>
                <w:tcW w:w="562" w:type="pct"/>
              </w:tcPr>
            </w:tcPrChange>
          </w:tcPr>
          <w:p w14:paraId="073FB55F" w14:textId="5EDC78CE" w:rsidR="0027716E" w:rsidRPr="00EA23F9" w:rsidRDefault="0027716E" w:rsidP="0027716E">
            <w:pPr>
              <w:spacing w:before="0" w:after="0" w:line="312" w:lineRule="auto"/>
              <w:ind w:left="90"/>
              <w:jc w:val="center"/>
              <w:rPr>
                <w:moveTo w:id="14936" w:author="Thu Huyen Tran" w:date="2023-04-07T14:17:00Z"/>
                <w:sz w:val="24"/>
                <w:szCs w:val="24"/>
                <w:rPrChange w:id="14937" w:author="Huyen Tran Thu" w:date="2025-04-28T22:10:00Z" w16du:dateUtc="2025-04-28T15:10:00Z">
                  <w:rPr>
                    <w:moveTo w:id="14938" w:author="Thu Huyen Tran" w:date="2023-04-07T14:17:00Z"/>
                    <w:szCs w:val="26"/>
                  </w:rPr>
                </w:rPrChange>
              </w:rPr>
            </w:pPr>
            <w:ins w:id="14939" w:author="Thu Huyen Tran" w:date="2023-12-05T22:47:00Z">
              <w:r w:rsidRPr="00EA23F9">
                <w:rPr>
                  <w:sz w:val="24"/>
                  <w:szCs w:val="24"/>
                  <w:rPrChange w:id="14940" w:author="Huyen Tran Thu" w:date="2025-04-28T22:10:00Z" w16du:dateUtc="2025-04-28T15:10:00Z">
                    <w:rPr>
                      <w:szCs w:val="26"/>
                    </w:rPr>
                  </w:rPrChange>
                </w:rPr>
                <w:t>4</w:t>
              </w:r>
            </w:ins>
          </w:p>
        </w:tc>
        <w:tc>
          <w:tcPr>
            <w:tcW w:w="2053" w:type="pct"/>
            <w:tcPrChange w:id="14941" w:author="Thu Huyen Tran" w:date="2023-04-07T14:22:00Z">
              <w:tcPr>
                <w:tcW w:w="2060" w:type="pct"/>
                <w:gridSpan w:val="2"/>
              </w:tcPr>
            </w:tcPrChange>
          </w:tcPr>
          <w:p w14:paraId="321D9F3B" w14:textId="77777777" w:rsidR="0027716E" w:rsidRPr="00EA23F9" w:rsidRDefault="0027716E" w:rsidP="0027716E">
            <w:pPr>
              <w:spacing w:before="0" w:after="0" w:line="312" w:lineRule="auto"/>
              <w:ind w:left="90" w:right="230"/>
              <w:rPr>
                <w:moveTo w:id="14942" w:author="Thu Huyen Tran" w:date="2023-04-07T14:17:00Z"/>
                <w:sz w:val="24"/>
                <w:szCs w:val="24"/>
                <w:rPrChange w:id="14943" w:author="Huyen Tran Thu" w:date="2025-04-28T22:10:00Z" w16du:dateUtc="2025-04-28T15:10:00Z">
                  <w:rPr>
                    <w:moveTo w:id="14944" w:author="Thu Huyen Tran" w:date="2023-04-07T14:17:00Z"/>
                    <w:szCs w:val="26"/>
                  </w:rPr>
                </w:rPrChange>
              </w:rPr>
            </w:pPr>
            <w:moveTo w:id="14945" w:author="Thu Huyen Tran" w:date="2023-04-07T14:17:00Z">
              <w:r w:rsidRPr="00EA23F9">
                <w:rPr>
                  <w:sz w:val="24"/>
                  <w:szCs w:val="24"/>
                  <w:rPrChange w:id="14946" w:author="Huyen Tran Thu" w:date="2025-04-28T22:10:00Z" w16du:dateUtc="2025-04-28T15:10:00Z">
                    <w:rPr>
                      <w:szCs w:val="26"/>
                    </w:rPr>
                  </w:rPrChange>
                </w:rPr>
                <w:t xml:space="preserve">Bia* </w:t>
              </w:r>
            </w:moveTo>
          </w:p>
        </w:tc>
        <w:tc>
          <w:tcPr>
            <w:tcW w:w="2371" w:type="pct"/>
            <w:tcPrChange w:id="14947" w:author="Thu Huyen Tran" w:date="2023-04-07T14:22:00Z">
              <w:tcPr>
                <w:tcW w:w="2378" w:type="pct"/>
                <w:gridSpan w:val="2"/>
              </w:tcPr>
            </w:tcPrChange>
          </w:tcPr>
          <w:p w14:paraId="35726A3C" w14:textId="77777777" w:rsidR="0027716E" w:rsidRPr="00EA23F9" w:rsidRDefault="0027716E" w:rsidP="0027716E">
            <w:pPr>
              <w:spacing w:before="0" w:after="0" w:line="312" w:lineRule="auto"/>
              <w:ind w:left="32"/>
              <w:jc w:val="center"/>
              <w:rPr>
                <w:moveTo w:id="14948" w:author="Thu Huyen Tran" w:date="2023-04-07T14:17:00Z"/>
                <w:sz w:val="24"/>
                <w:szCs w:val="24"/>
                <w:rPrChange w:id="14949" w:author="Huyen Tran Thu" w:date="2025-04-28T22:10:00Z" w16du:dateUtc="2025-04-28T15:10:00Z">
                  <w:rPr>
                    <w:moveTo w:id="14950" w:author="Thu Huyen Tran" w:date="2023-04-07T14:17:00Z"/>
                    <w:szCs w:val="26"/>
                  </w:rPr>
                </w:rPrChange>
              </w:rPr>
            </w:pPr>
            <w:moveTo w:id="14951" w:author="Thu Huyen Tran" w:date="2023-04-07T14:17:00Z">
              <w:r w:rsidRPr="00EA23F9">
                <w:rPr>
                  <w:sz w:val="24"/>
                  <w:szCs w:val="24"/>
                  <w:rPrChange w:id="14952" w:author="Huyen Tran Thu" w:date="2025-04-28T22:10:00Z" w16du:dateUtc="2025-04-28T15:10:00Z">
                    <w:rPr>
                      <w:szCs w:val="26"/>
                    </w:rPr>
                  </w:rPrChange>
                </w:rPr>
                <w:t>11,5</w:t>
              </w:r>
            </w:moveTo>
          </w:p>
        </w:tc>
      </w:tr>
      <w:tr w:rsidR="0027716E" w:rsidRPr="00EA23F9" w14:paraId="4F7B387E" w14:textId="77777777" w:rsidTr="0050593F">
        <w:trPr>
          <w:jc w:val="center"/>
          <w:trPrChange w:id="14953" w:author="Thu Huyen Tran" w:date="2023-04-07T14:22:00Z">
            <w:trPr>
              <w:jc w:val="center"/>
            </w:trPr>
          </w:trPrChange>
        </w:trPr>
        <w:tc>
          <w:tcPr>
            <w:tcW w:w="576" w:type="pct"/>
            <w:tcPrChange w:id="14954" w:author="Thu Huyen Tran" w:date="2023-04-07T14:22:00Z">
              <w:tcPr>
                <w:tcW w:w="562" w:type="pct"/>
              </w:tcPr>
            </w:tcPrChange>
          </w:tcPr>
          <w:p w14:paraId="31E8187D" w14:textId="73446529" w:rsidR="0027716E" w:rsidRPr="00EA23F9" w:rsidRDefault="0027716E" w:rsidP="0027716E">
            <w:pPr>
              <w:spacing w:before="0" w:after="0" w:line="312" w:lineRule="auto"/>
              <w:ind w:left="90"/>
              <w:jc w:val="center"/>
              <w:rPr>
                <w:moveTo w:id="14955" w:author="Thu Huyen Tran" w:date="2023-04-07T14:17:00Z"/>
                <w:sz w:val="24"/>
                <w:szCs w:val="24"/>
                <w:rPrChange w:id="14956" w:author="Huyen Tran Thu" w:date="2025-04-28T22:10:00Z" w16du:dateUtc="2025-04-28T15:10:00Z">
                  <w:rPr>
                    <w:moveTo w:id="14957" w:author="Thu Huyen Tran" w:date="2023-04-07T14:17:00Z"/>
                    <w:szCs w:val="26"/>
                  </w:rPr>
                </w:rPrChange>
              </w:rPr>
            </w:pPr>
            <w:ins w:id="14958" w:author="Thu Huyen Tran" w:date="2023-12-05T22:47:00Z">
              <w:r w:rsidRPr="00EA23F9">
                <w:rPr>
                  <w:sz w:val="24"/>
                  <w:szCs w:val="24"/>
                  <w:rPrChange w:id="14959" w:author="Huyen Tran Thu" w:date="2025-04-28T22:10:00Z" w16du:dateUtc="2025-04-28T15:10:00Z">
                    <w:rPr>
                      <w:szCs w:val="26"/>
                    </w:rPr>
                  </w:rPrChange>
                </w:rPr>
                <w:t>5</w:t>
              </w:r>
            </w:ins>
          </w:p>
        </w:tc>
        <w:tc>
          <w:tcPr>
            <w:tcW w:w="2053" w:type="pct"/>
            <w:tcPrChange w:id="14960" w:author="Thu Huyen Tran" w:date="2023-04-07T14:22:00Z">
              <w:tcPr>
                <w:tcW w:w="2060" w:type="pct"/>
                <w:gridSpan w:val="2"/>
              </w:tcPr>
            </w:tcPrChange>
          </w:tcPr>
          <w:p w14:paraId="300035CD" w14:textId="77777777" w:rsidR="0027716E" w:rsidRPr="00EA23F9" w:rsidRDefault="0027716E" w:rsidP="0027716E">
            <w:pPr>
              <w:spacing w:before="0" w:after="0" w:line="312" w:lineRule="auto"/>
              <w:ind w:left="90" w:right="230"/>
              <w:rPr>
                <w:moveTo w:id="14961" w:author="Thu Huyen Tran" w:date="2023-04-07T14:17:00Z"/>
                <w:sz w:val="24"/>
                <w:szCs w:val="24"/>
                <w:rPrChange w:id="14962" w:author="Huyen Tran Thu" w:date="2025-04-28T22:10:00Z" w16du:dateUtc="2025-04-28T15:10:00Z">
                  <w:rPr>
                    <w:moveTo w:id="14963" w:author="Thu Huyen Tran" w:date="2023-04-07T14:17:00Z"/>
                    <w:szCs w:val="26"/>
                  </w:rPr>
                </w:rPrChange>
              </w:rPr>
            </w:pPr>
            <w:moveTo w:id="14964" w:author="Thu Huyen Tran" w:date="2023-04-07T14:17:00Z">
              <w:r w:rsidRPr="00EA23F9">
                <w:rPr>
                  <w:sz w:val="24"/>
                  <w:szCs w:val="24"/>
                  <w:rPrChange w:id="14965" w:author="Huyen Tran Thu" w:date="2025-04-28T22:10:00Z" w16du:dateUtc="2025-04-28T15:10:00Z">
                    <w:rPr>
                      <w:szCs w:val="26"/>
                    </w:rPr>
                  </w:rPrChange>
                </w:rPr>
                <w:t>Rượu</w:t>
              </w:r>
            </w:moveTo>
          </w:p>
        </w:tc>
        <w:tc>
          <w:tcPr>
            <w:tcW w:w="2371" w:type="pct"/>
            <w:tcPrChange w:id="14966" w:author="Thu Huyen Tran" w:date="2023-04-07T14:22:00Z">
              <w:tcPr>
                <w:tcW w:w="2378" w:type="pct"/>
                <w:gridSpan w:val="2"/>
              </w:tcPr>
            </w:tcPrChange>
          </w:tcPr>
          <w:p w14:paraId="131CB5E8" w14:textId="77777777" w:rsidR="0027716E" w:rsidRPr="00EA23F9" w:rsidRDefault="0027716E" w:rsidP="0027716E">
            <w:pPr>
              <w:spacing w:before="0" w:after="0" w:line="312" w:lineRule="auto"/>
              <w:ind w:left="32"/>
              <w:jc w:val="center"/>
              <w:rPr>
                <w:moveTo w:id="14967" w:author="Thu Huyen Tran" w:date="2023-04-07T14:17:00Z"/>
                <w:sz w:val="24"/>
                <w:szCs w:val="24"/>
                <w:rPrChange w:id="14968" w:author="Huyen Tran Thu" w:date="2025-04-28T22:10:00Z" w16du:dateUtc="2025-04-28T15:10:00Z">
                  <w:rPr>
                    <w:moveTo w:id="14969" w:author="Thu Huyen Tran" w:date="2023-04-07T14:17:00Z"/>
                    <w:szCs w:val="26"/>
                  </w:rPr>
                </w:rPrChange>
              </w:rPr>
            </w:pPr>
            <w:moveTo w:id="14970" w:author="Thu Huyen Tran" w:date="2023-04-07T14:17:00Z">
              <w:r w:rsidRPr="00EA23F9">
                <w:rPr>
                  <w:sz w:val="24"/>
                  <w:szCs w:val="24"/>
                  <w:rPrChange w:id="14971" w:author="Huyen Tran Thu" w:date="2025-04-28T22:10:00Z" w16du:dateUtc="2025-04-28T15:10:00Z">
                    <w:rPr>
                      <w:szCs w:val="26"/>
                    </w:rPr>
                  </w:rPrChange>
                </w:rPr>
                <w:t>12</w:t>
              </w:r>
            </w:moveTo>
          </w:p>
        </w:tc>
      </w:tr>
      <w:tr w:rsidR="0027716E" w:rsidRPr="00EA23F9" w14:paraId="4C6841D8" w14:textId="77777777" w:rsidTr="0050593F">
        <w:trPr>
          <w:jc w:val="center"/>
          <w:ins w:id="14972" w:author="Thu Huyen Tran" w:date="2023-12-05T22:45:00Z"/>
        </w:trPr>
        <w:tc>
          <w:tcPr>
            <w:tcW w:w="576" w:type="pct"/>
          </w:tcPr>
          <w:p w14:paraId="6A6867CC" w14:textId="549AF522" w:rsidR="0027716E" w:rsidRPr="00EA23F9" w:rsidRDefault="0027716E" w:rsidP="0027716E">
            <w:pPr>
              <w:spacing w:before="0" w:after="0" w:line="312" w:lineRule="auto"/>
              <w:ind w:left="90"/>
              <w:jc w:val="center"/>
              <w:rPr>
                <w:ins w:id="14973" w:author="Thu Huyen Tran" w:date="2023-12-05T22:45:00Z"/>
                <w:sz w:val="24"/>
                <w:szCs w:val="24"/>
                <w:rPrChange w:id="14974" w:author="Huyen Tran Thu" w:date="2025-04-28T22:10:00Z" w16du:dateUtc="2025-04-28T15:10:00Z">
                  <w:rPr>
                    <w:ins w:id="14975" w:author="Thu Huyen Tran" w:date="2023-12-05T22:45:00Z"/>
                    <w:szCs w:val="26"/>
                  </w:rPr>
                </w:rPrChange>
              </w:rPr>
            </w:pPr>
            <w:ins w:id="14976" w:author="Thu Huyen Tran" w:date="2023-12-05T22:47:00Z">
              <w:r w:rsidRPr="00EA23F9">
                <w:rPr>
                  <w:sz w:val="24"/>
                  <w:szCs w:val="24"/>
                  <w:rPrChange w:id="14977" w:author="Huyen Tran Thu" w:date="2025-04-28T22:10:00Z" w16du:dateUtc="2025-04-28T15:10:00Z">
                    <w:rPr>
                      <w:szCs w:val="26"/>
                    </w:rPr>
                  </w:rPrChange>
                </w:rPr>
                <w:t>6</w:t>
              </w:r>
            </w:ins>
          </w:p>
        </w:tc>
        <w:tc>
          <w:tcPr>
            <w:tcW w:w="2053" w:type="pct"/>
          </w:tcPr>
          <w:p w14:paraId="4262FF43" w14:textId="3ECBF218" w:rsidR="0027716E" w:rsidRPr="00EA23F9" w:rsidRDefault="0027716E" w:rsidP="0027716E">
            <w:pPr>
              <w:spacing w:before="0" w:after="0" w:line="312" w:lineRule="auto"/>
              <w:ind w:left="90" w:right="230"/>
              <w:rPr>
                <w:ins w:id="14978" w:author="Thu Huyen Tran" w:date="2023-12-05T22:45:00Z"/>
                <w:sz w:val="24"/>
                <w:szCs w:val="24"/>
                <w:rPrChange w:id="14979" w:author="Huyen Tran Thu" w:date="2025-04-28T22:10:00Z" w16du:dateUtc="2025-04-28T15:10:00Z">
                  <w:rPr>
                    <w:ins w:id="14980" w:author="Thu Huyen Tran" w:date="2023-12-05T22:45:00Z"/>
                    <w:szCs w:val="26"/>
                  </w:rPr>
                </w:rPrChange>
              </w:rPr>
            </w:pPr>
            <w:ins w:id="14981" w:author="Thu Huyen Tran" w:date="2023-12-05T22:45:00Z">
              <w:r w:rsidRPr="00EA23F9">
                <w:rPr>
                  <w:sz w:val="24"/>
                  <w:szCs w:val="24"/>
                  <w:rPrChange w:id="14982" w:author="Huyen Tran Thu" w:date="2025-04-28T22:10:00Z" w16du:dateUtc="2025-04-28T15:10:00Z">
                    <w:rPr>
                      <w:szCs w:val="26"/>
                    </w:rPr>
                  </w:rPrChange>
                </w:rPr>
                <w:t>Thịt hộp</w:t>
              </w:r>
            </w:ins>
          </w:p>
        </w:tc>
        <w:tc>
          <w:tcPr>
            <w:tcW w:w="2371" w:type="pct"/>
          </w:tcPr>
          <w:p w14:paraId="6AE7745F" w14:textId="3CFDF6CE" w:rsidR="0027716E" w:rsidRPr="00EA23F9" w:rsidRDefault="0027716E" w:rsidP="0027716E">
            <w:pPr>
              <w:spacing w:before="0" w:after="0" w:line="312" w:lineRule="auto"/>
              <w:ind w:left="32"/>
              <w:jc w:val="center"/>
              <w:rPr>
                <w:ins w:id="14983" w:author="Thu Huyen Tran" w:date="2023-12-05T22:45:00Z"/>
                <w:sz w:val="24"/>
                <w:szCs w:val="24"/>
                <w:rPrChange w:id="14984" w:author="Huyen Tran Thu" w:date="2025-04-28T22:10:00Z" w16du:dateUtc="2025-04-28T15:10:00Z">
                  <w:rPr>
                    <w:ins w:id="14985" w:author="Thu Huyen Tran" w:date="2023-12-05T22:45:00Z"/>
                    <w:szCs w:val="26"/>
                  </w:rPr>
                </w:rPrChange>
              </w:rPr>
            </w:pPr>
            <w:ins w:id="14986" w:author="Thu Huyen Tran" w:date="2023-12-05T22:45:00Z">
              <w:r w:rsidRPr="00EA23F9">
                <w:rPr>
                  <w:sz w:val="24"/>
                  <w:szCs w:val="24"/>
                  <w:rPrChange w:id="14987" w:author="Huyen Tran Thu" w:date="2025-04-28T22:10:00Z" w16du:dateUtc="2025-04-28T15:10:00Z">
                    <w:rPr>
                      <w:szCs w:val="26"/>
                    </w:rPr>
                  </w:rPrChange>
                </w:rPr>
                <w:t>13</w:t>
              </w:r>
            </w:ins>
          </w:p>
        </w:tc>
      </w:tr>
      <w:tr w:rsidR="0027716E" w:rsidRPr="00EA23F9" w14:paraId="0C22DE39" w14:textId="77777777" w:rsidTr="0050593F">
        <w:trPr>
          <w:jc w:val="center"/>
          <w:ins w:id="14988" w:author="Thu Huyen Tran" w:date="2023-12-05T22:45:00Z"/>
        </w:trPr>
        <w:tc>
          <w:tcPr>
            <w:tcW w:w="576" w:type="pct"/>
          </w:tcPr>
          <w:p w14:paraId="7672D9D5" w14:textId="647BCDE4" w:rsidR="0027716E" w:rsidRPr="00EA23F9" w:rsidRDefault="0027716E" w:rsidP="0027716E">
            <w:pPr>
              <w:spacing w:before="0" w:after="0" w:line="312" w:lineRule="auto"/>
              <w:ind w:left="90"/>
              <w:jc w:val="center"/>
              <w:rPr>
                <w:ins w:id="14989" w:author="Thu Huyen Tran" w:date="2023-12-05T22:45:00Z"/>
                <w:sz w:val="24"/>
                <w:szCs w:val="24"/>
                <w:rPrChange w:id="14990" w:author="Huyen Tran Thu" w:date="2025-04-28T22:10:00Z" w16du:dateUtc="2025-04-28T15:10:00Z">
                  <w:rPr>
                    <w:ins w:id="14991" w:author="Thu Huyen Tran" w:date="2023-12-05T22:45:00Z"/>
                    <w:szCs w:val="26"/>
                  </w:rPr>
                </w:rPrChange>
              </w:rPr>
            </w:pPr>
            <w:ins w:id="14992" w:author="Thu Huyen Tran" w:date="2023-12-05T22:47:00Z">
              <w:r w:rsidRPr="00EA23F9">
                <w:rPr>
                  <w:sz w:val="24"/>
                  <w:szCs w:val="24"/>
                  <w:rPrChange w:id="14993" w:author="Huyen Tran Thu" w:date="2025-04-28T22:10:00Z" w16du:dateUtc="2025-04-28T15:10:00Z">
                    <w:rPr>
                      <w:szCs w:val="26"/>
                    </w:rPr>
                  </w:rPrChange>
                </w:rPr>
                <w:t>7</w:t>
              </w:r>
            </w:ins>
          </w:p>
        </w:tc>
        <w:tc>
          <w:tcPr>
            <w:tcW w:w="2053" w:type="pct"/>
          </w:tcPr>
          <w:p w14:paraId="2F1BA46E" w14:textId="20D1265A" w:rsidR="0027716E" w:rsidRPr="00EA23F9" w:rsidRDefault="0027716E" w:rsidP="0027716E">
            <w:pPr>
              <w:spacing w:before="0" w:after="0" w:line="312" w:lineRule="auto"/>
              <w:ind w:left="90" w:right="230"/>
              <w:rPr>
                <w:ins w:id="14994" w:author="Thu Huyen Tran" w:date="2023-12-05T22:45:00Z"/>
                <w:sz w:val="24"/>
                <w:szCs w:val="24"/>
                <w:rPrChange w:id="14995" w:author="Huyen Tran Thu" w:date="2025-04-28T22:10:00Z" w16du:dateUtc="2025-04-28T15:10:00Z">
                  <w:rPr>
                    <w:ins w:id="14996" w:author="Thu Huyen Tran" w:date="2023-12-05T22:45:00Z"/>
                    <w:szCs w:val="26"/>
                  </w:rPr>
                </w:rPrChange>
              </w:rPr>
            </w:pPr>
            <w:ins w:id="14997" w:author="Thu Huyen Tran" w:date="2023-12-05T22:45:00Z">
              <w:r w:rsidRPr="00EA23F9">
                <w:rPr>
                  <w:sz w:val="24"/>
                  <w:szCs w:val="24"/>
                  <w:rPrChange w:id="14998" w:author="Huyen Tran Thu" w:date="2025-04-28T22:10:00Z" w16du:dateUtc="2025-04-28T15:10:00Z">
                    <w:rPr>
                      <w:szCs w:val="26"/>
                    </w:rPr>
                  </w:rPrChange>
                </w:rPr>
                <w:t>Sữa</w:t>
              </w:r>
            </w:ins>
          </w:p>
        </w:tc>
        <w:tc>
          <w:tcPr>
            <w:tcW w:w="2371" w:type="pct"/>
          </w:tcPr>
          <w:p w14:paraId="527FCE86" w14:textId="12B9218A" w:rsidR="0027716E" w:rsidRPr="00EA23F9" w:rsidRDefault="0027716E" w:rsidP="0027716E">
            <w:pPr>
              <w:spacing w:before="0" w:after="0" w:line="312" w:lineRule="auto"/>
              <w:ind w:left="32"/>
              <w:jc w:val="center"/>
              <w:rPr>
                <w:ins w:id="14999" w:author="Thu Huyen Tran" w:date="2023-12-05T22:45:00Z"/>
                <w:sz w:val="24"/>
                <w:szCs w:val="24"/>
                <w:rPrChange w:id="15000" w:author="Huyen Tran Thu" w:date="2025-04-28T22:10:00Z" w16du:dateUtc="2025-04-28T15:10:00Z">
                  <w:rPr>
                    <w:ins w:id="15001" w:author="Thu Huyen Tran" w:date="2023-12-05T22:45:00Z"/>
                    <w:szCs w:val="26"/>
                  </w:rPr>
                </w:rPrChange>
              </w:rPr>
            </w:pPr>
            <w:ins w:id="15002" w:author="Thu Huyen Tran" w:date="2023-12-05T22:45:00Z">
              <w:r w:rsidRPr="00EA23F9">
                <w:rPr>
                  <w:sz w:val="24"/>
                  <w:szCs w:val="24"/>
                  <w:rPrChange w:id="15003" w:author="Huyen Tran Thu" w:date="2025-04-28T22:10:00Z" w16du:dateUtc="2025-04-28T15:10:00Z">
                    <w:rPr>
                      <w:szCs w:val="26"/>
                    </w:rPr>
                  </w:rPrChange>
                </w:rPr>
                <w:t>7,5</w:t>
              </w:r>
            </w:ins>
          </w:p>
        </w:tc>
      </w:tr>
      <w:tr w:rsidR="0027716E" w:rsidRPr="00EA23F9" w14:paraId="60F3F63C" w14:textId="77777777" w:rsidTr="0050593F">
        <w:trPr>
          <w:jc w:val="center"/>
          <w:trPrChange w:id="15004" w:author="Thu Huyen Tran" w:date="2023-04-07T14:22:00Z">
            <w:trPr>
              <w:jc w:val="center"/>
            </w:trPr>
          </w:trPrChange>
        </w:trPr>
        <w:tc>
          <w:tcPr>
            <w:tcW w:w="576" w:type="pct"/>
            <w:tcPrChange w:id="15005" w:author="Thu Huyen Tran" w:date="2023-04-07T14:22:00Z">
              <w:tcPr>
                <w:tcW w:w="562" w:type="pct"/>
              </w:tcPr>
            </w:tcPrChange>
          </w:tcPr>
          <w:p w14:paraId="45332C9A" w14:textId="7D0BEC00" w:rsidR="0027716E" w:rsidRPr="00EA23F9" w:rsidRDefault="0027716E" w:rsidP="0027716E">
            <w:pPr>
              <w:spacing w:before="0" w:after="0" w:line="312" w:lineRule="auto"/>
              <w:ind w:left="90"/>
              <w:jc w:val="center"/>
              <w:rPr>
                <w:moveTo w:id="15006" w:author="Thu Huyen Tran" w:date="2023-04-07T14:17:00Z"/>
                <w:sz w:val="24"/>
                <w:szCs w:val="24"/>
                <w:rPrChange w:id="15007" w:author="Huyen Tran Thu" w:date="2025-04-28T22:10:00Z" w16du:dateUtc="2025-04-28T15:10:00Z">
                  <w:rPr>
                    <w:moveTo w:id="15008" w:author="Thu Huyen Tran" w:date="2023-04-07T14:17:00Z"/>
                    <w:szCs w:val="26"/>
                  </w:rPr>
                </w:rPrChange>
              </w:rPr>
            </w:pPr>
            <w:ins w:id="15009" w:author="Thu Huyen Tran" w:date="2023-12-05T22:47:00Z">
              <w:r w:rsidRPr="00EA23F9">
                <w:rPr>
                  <w:sz w:val="24"/>
                  <w:szCs w:val="24"/>
                  <w:rPrChange w:id="15010" w:author="Huyen Tran Thu" w:date="2025-04-28T22:10:00Z" w16du:dateUtc="2025-04-28T15:10:00Z">
                    <w:rPr>
                      <w:szCs w:val="26"/>
                    </w:rPr>
                  </w:rPrChange>
                </w:rPr>
                <w:t>8</w:t>
              </w:r>
            </w:ins>
          </w:p>
        </w:tc>
        <w:tc>
          <w:tcPr>
            <w:tcW w:w="2053" w:type="pct"/>
            <w:tcPrChange w:id="15011" w:author="Thu Huyen Tran" w:date="2023-04-07T14:22:00Z">
              <w:tcPr>
                <w:tcW w:w="2060" w:type="pct"/>
                <w:gridSpan w:val="2"/>
              </w:tcPr>
            </w:tcPrChange>
          </w:tcPr>
          <w:p w14:paraId="5742E49D" w14:textId="77777777" w:rsidR="0027716E" w:rsidRPr="00EA23F9" w:rsidRDefault="0027716E" w:rsidP="0027716E">
            <w:pPr>
              <w:spacing w:before="0" w:after="0" w:line="312" w:lineRule="auto"/>
              <w:ind w:left="90" w:right="230"/>
              <w:rPr>
                <w:moveTo w:id="15012" w:author="Thu Huyen Tran" w:date="2023-04-07T14:17:00Z"/>
                <w:sz w:val="24"/>
                <w:szCs w:val="24"/>
                <w:rPrChange w:id="15013" w:author="Huyen Tran Thu" w:date="2025-04-28T22:10:00Z" w16du:dateUtc="2025-04-28T15:10:00Z">
                  <w:rPr>
                    <w:moveTo w:id="15014" w:author="Thu Huyen Tran" w:date="2023-04-07T14:17:00Z"/>
                    <w:szCs w:val="26"/>
                  </w:rPr>
                </w:rPrChange>
              </w:rPr>
            </w:pPr>
            <w:moveTo w:id="15015" w:author="Thu Huyen Tran" w:date="2023-04-07T14:17:00Z">
              <w:r w:rsidRPr="00EA23F9">
                <w:rPr>
                  <w:sz w:val="24"/>
                  <w:szCs w:val="24"/>
                  <w:rPrChange w:id="15016" w:author="Huyen Tran Thu" w:date="2025-04-28T22:10:00Z" w16du:dateUtc="2025-04-28T15:10:00Z">
                    <w:rPr>
                      <w:szCs w:val="26"/>
                    </w:rPr>
                  </w:rPrChange>
                </w:rPr>
                <w:t>Đường</w:t>
              </w:r>
            </w:moveTo>
          </w:p>
        </w:tc>
        <w:tc>
          <w:tcPr>
            <w:tcW w:w="2371" w:type="pct"/>
            <w:tcPrChange w:id="15017" w:author="Thu Huyen Tran" w:date="2023-04-07T14:22:00Z">
              <w:tcPr>
                <w:tcW w:w="2378" w:type="pct"/>
                <w:gridSpan w:val="2"/>
              </w:tcPr>
            </w:tcPrChange>
          </w:tcPr>
          <w:p w14:paraId="3C493E9E" w14:textId="77777777" w:rsidR="0027716E" w:rsidRPr="00EA23F9" w:rsidRDefault="0027716E" w:rsidP="0027716E">
            <w:pPr>
              <w:spacing w:before="0" w:after="0" w:line="312" w:lineRule="auto"/>
              <w:ind w:left="32"/>
              <w:jc w:val="center"/>
              <w:rPr>
                <w:moveTo w:id="15018" w:author="Thu Huyen Tran" w:date="2023-04-07T14:17:00Z"/>
                <w:sz w:val="24"/>
                <w:szCs w:val="24"/>
                <w:rPrChange w:id="15019" w:author="Huyen Tran Thu" w:date="2025-04-28T22:10:00Z" w16du:dateUtc="2025-04-28T15:10:00Z">
                  <w:rPr>
                    <w:moveTo w:id="15020" w:author="Thu Huyen Tran" w:date="2023-04-07T14:17:00Z"/>
                    <w:szCs w:val="26"/>
                  </w:rPr>
                </w:rPrChange>
              </w:rPr>
            </w:pPr>
            <w:moveTo w:id="15021" w:author="Thu Huyen Tran" w:date="2023-04-07T14:17:00Z">
              <w:r w:rsidRPr="00EA23F9">
                <w:rPr>
                  <w:sz w:val="24"/>
                  <w:szCs w:val="24"/>
                  <w:rPrChange w:id="15022" w:author="Huyen Tran Thu" w:date="2025-04-28T22:10:00Z" w16du:dateUtc="2025-04-28T15:10:00Z">
                    <w:rPr>
                      <w:szCs w:val="26"/>
                    </w:rPr>
                  </w:rPrChange>
                </w:rPr>
                <w:t>7</w:t>
              </w:r>
            </w:moveTo>
          </w:p>
        </w:tc>
      </w:tr>
      <w:tr w:rsidR="0027716E" w:rsidRPr="00EA23F9" w14:paraId="0424624C" w14:textId="77777777" w:rsidTr="0050593F">
        <w:trPr>
          <w:jc w:val="center"/>
          <w:trPrChange w:id="15023" w:author="Thu Huyen Tran" w:date="2023-04-07T14:22:00Z">
            <w:trPr>
              <w:jc w:val="center"/>
            </w:trPr>
          </w:trPrChange>
        </w:trPr>
        <w:tc>
          <w:tcPr>
            <w:tcW w:w="576" w:type="pct"/>
            <w:tcPrChange w:id="15024" w:author="Thu Huyen Tran" w:date="2023-04-07T14:22:00Z">
              <w:tcPr>
                <w:tcW w:w="562" w:type="pct"/>
              </w:tcPr>
            </w:tcPrChange>
          </w:tcPr>
          <w:p w14:paraId="0A3A368A" w14:textId="274B05DF" w:rsidR="0027716E" w:rsidRPr="00EA23F9" w:rsidRDefault="0027716E" w:rsidP="0027716E">
            <w:pPr>
              <w:spacing w:before="0" w:after="0" w:line="312" w:lineRule="auto"/>
              <w:ind w:left="90"/>
              <w:jc w:val="center"/>
              <w:rPr>
                <w:moveTo w:id="15025" w:author="Thu Huyen Tran" w:date="2023-04-07T14:17:00Z"/>
                <w:sz w:val="24"/>
                <w:szCs w:val="24"/>
                <w:rPrChange w:id="15026" w:author="Huyen Tran Thu" w:date="2025-04-28T22:10:00Z" w16du:dateUtc="2025-04-28T15:10:00Z">
                  <w:rPr>
                    <w:moveTo w:id="15027" w:author="Thu Huyen Tran" w:date="2023-04-07T14:17:00Z"/>
                    <w:szCs w:val="26"/>
                  </w:rPr>
                </w:rPrChange>
              </w:rPr>
            </w:pPr>
            <w:ins w:id="15028" w:author="Thu Huyen Tran" w:date="2023-12-05T22:47:00Z">
              <w:r w:rsidRPr="00EA23F9">
                <w:rPr>
                  <w:sz w:val="24"/>
                  <w:szCs w:val="24"/>
                  <w:rPrChange w:id="15029" w:author="Huyen Tran Thu" w:date="2025-04-28T22:10:00Z" w16du:dateUtc="2025-04-28T15:10:00Z">
                    <w:rPr>
                      <w:szCs w:val="26"/>
                    </w:rPr>
                  </w:rPrChange>
                </w:rPr>
                <w:t>9</w:t>
              </w:r>
            </w:ins>
          </w:p>
        </w:tc>
        <w:tc>
          <w:tcPr>
            <w:tcW w:w="2053" w:type="pct"/>
            <w:tcPrChange w:id="15030" w:author="Thu Huyen Tran" w:date="2023-04-07T14:22:00Z">
              <w:tcPr>
                <w:tcW w:w="2060" w:type="pct"/>
                <w:gridSpan w:val="2"/>
              </w:tcPr>
            </w:tcPrChange>
          </w:tcPr>
          <w:p w14:paraId="764AFE55" w14:textId="77777777" w:rsidR="0027716E" w:rsidRPr="00EA23F9" w:rsidRDefault="0027716E" w:rsidP="0027716E">
            <w:pPr>
              <w:spacing w:before="0" w:after="0" w:line="312" w:lineRule="auto"/>
              <w:ind w:left="90" w:right="230"/>
              <w:rPr>
                <w:moveTo w:id="15031" w:author="Thu Huyen Tran" w:date="2023-04-07T14:17:00Z"/>
                <w:sz w:val="24"/>
                <w:szCs w:val="24"/>
                <w:rPrChange w:id="15032" w:author="Huyen Tran Thu" w:date="2025-04-28T22:10:00Z" w16du:dateUtc="2025-04-28T15:10:00Z">
                  <w:rPr>
                    <w:moveTo w:id="15033" w:author="Thu Huyen Tran" w:date="2023-04-07T14:17:00Z"/>
                    <w:szCs w:val="26"/>
                  </w:rPr>
                </w:rPrChange>
              </w:rPr>
            </w:pPr>
            <w:moveTo w:id="15034" w:author="Thu Huyen Tran" w:date="2023-04-07T14:17:00Z">
              <w:r w:rsidRPr="00EA23F9">
                <w:rPr>
                  <w:sz w:val="24"/>
                  <w:szCs w:val="24"/>
                  <w:rPrChange w:id="15035" w:author="Huyen Tran Thu" w:date="2025-04-28T22:10:00Z" w16du:dateUtc="2025-04-28T15:10:00Z">
                    <w:rPr>
                      <w:szCs w:val="26"/>
                    </w:rPr>
                  </w:rPrChange>
                </w:rPr>
                <w:t xml:space="preserve">Chế biến thủy sản </w:t>
              </w:r>
            </w:moveTo>
          </w:p>
        </w:tc>
        <w:tc>
          <w:tcPr>
            <w:tcW w:w="2371" w:type="pct"/>
            <w:tcPrChange w:id="15036" w:author="Thu Huyen Tran" w:date="2023-04-07T14:22:00Z">
              <w:tcPr>
                <w:tcW w:w="2378" w:type="pct"/>
                <w:gridSpan w:val="2"/>
              </w:tcPr>
            </w:tcPrChange>
          </w:tcPr>
          <w:p w14:paraId="360BF78B" w14:textId="77777777" w:rsidR="0027716E" w:rsidRPr="00EA23F9" w:rsidRDefault="0027716E" w:rsidP="0027716E">
            <w:pPr>
              <w:spacing w:before="0" w:after="0" w:line="312" w:lineRule="auto"/>
              <w:ind w:left="32"/>
              <w:jc w:val="center"/>
              <w:rPr>
                <w:moveTo w:id="15037" w:author="Thu Huyen Tran" w:date="2023-04-07T14:17:00Z"/>
                <w:sz w:val="24"/>
                <w:szCs w:val="24"/>
                <w:rPrChange w:id="15038" w:author="Huyen Tran Thu" w:date="2025-04-28T22:10:00Z" w16du:dateUtc="2025-04-28T15:10:00Z">
                  <w:rPr>
                    <w:moveTo w:id="15039" w:author="Thu Huyen Tran" w:date="2023-04-07T14:17:00Z"/>
                    <w:szCs w:val="26"/>
                  </w:rPr>
                </w:rPrChange>
              </w:rPr>
            </w:pPr>
            <w:moveTo w:id="15040" w:author="Thu Huyen Tran" w:date="2023-04-07T14:17:00Z">
              <w:r w:rsidRPr="00EA23F9">
                <w:rPr>
                  <w:sz w:val="24"/>
                  <w:szCs w:val="24"/>
                  <w:rPrChange w:id="15041" w:author="Huyen Tran Thu" w:date="2025-04-28T22:10:00Z" w16du:dateUtc="2025-04-28T15:10:00Z">
                    <w:rPr>
                      <w:szCs w:val="26"/>
                    </w:rPr>
                  </w:rPrChange>
                </w:rPr>
                <w:t>21,5</w:t>
              </w:r>
            </w:moveTo>
          </w:p>
        </w:tc>
      </w:tr>
      <w:tr w:rsidR="0027716E" w:rsidRPr="00EA23F9" w14:paraId="1F20EA3A" w14:textId="77777777" w:rsidTr="0050593F">
        <w:trPr>
          <w:jc w:val="center"/>
          <w:trPrChange w:id="15042" w:author="Thu Huyen Tran" w:date="2023-04-07T14:22:00Z">
            <w:trPr>
              <w:jc w:val="center"/>
            </w:trPr>
          </w:trPrChange>
        </w:trPr>
        <w:tc>
          <w:tcPr>
            <w:tcW w:w="576" w:type="pct"/>
            <w:tcPrChange w:id="15043" w:author="Thu Huyen Tran" w:date="2023-04-07T14:22:00Z">
              <w:tcPr>
                <w:tcW w:w="562" w:type="pct"/>
              </w:tcPr>
            </w:tcPrChange>
          </w:tcPr>
          <w:p w14:paraId="02DBA613" w14:textId="056F4DE8" w:rsidR="0027716E" w:rsidRPr="00EA23F9" w:rsidRDefault="0027716E" w:rsidP="0027716E">
            <w:pPr>
              <w:spacing w:before="0" w:after="0" w:line="312" w:lineRule="auto"/>
              <w:ind w:left="90"/>
              <w:jc w:val="center"/>
              <w:rPr>
                <w:moveTo w:id="15044" w:author="Thu Huyen Tran" w:date="2023-04-07T14:17:00Z"/>
                <w:sz w:val="24"/>
                <w:szCs w:val="24"/>
                <w:rPrChange w:id="15045" w:author="Huyen Tran Thu" w:date="2025-04-28T22:10:00Z" w16du:dateUtc="2025-04-28T15:10:00Z">
                  <w:rPr>
                    <w:moveTo w:id="15046" w:author="Thu Huyen Tran" w:date="2023-04-07T14:17:00Z"/>
                    <w:szCs w:val="26"/>
                  </w:rPr>
                </w:rPrChange>
              </w:rPr>
            </w:pPr>
            <w:ins w:id="15047" w:author="Thu Huyen Tran" w:date="2023-12-05T22:47:00Z">
              <w:r w:rsidRPr="00EA23F9">
                <w:rPr>
                  <w:sz w:val="24"/>
                  <w:szCs w:val="24"/>
                  <w:rPrChange w:id="15048" w:author="Huyen Tran Thu" w:date="2025-04-28T22:10:00Z" w16du:dateUtc="2025-04-28T15:10:00Z">
                    <w:rPr>
                      <w:szCs w:val="26"/>
                    </w:rPr>
                  </w:rPrChange>
                </w:rPr>
                <w:t>10</w:t>
              </w:r>
            </w:ins>
          </w:p>
        </w:tc>
        <w:tc>
          <w:tcPr>
            <w:tcW w:w="2053" w:type="pct"/>
            <w:tcPrChange w:id="15049" w:author="Thu Huyen Tran" w:date="2023-04-07T14:22:00Z">
              <w:tcPr>
                <w:tcW w:w="2060" w:type="pct"/>
                <w:gridSpan w:val="2"/>
              </w:tcPr>
            </w:tcPrChange>
          </w:tcPr>
          <w:p w14:paraId="3F7EDDAD" w14:textId="77777777" w:rsidR="0027716E" w:rsidRPr="00EA23F9" w:rsidRDefault="0027716E" w:rsidP="0027716E">
            <w:pPr>
              <w:spacing w:before="0" w:after="0" w:line="312" w:lineRule="auto"/>
              <w:ind w:left="90" w:right="230"/>
              <w:rPr>
                <w:moveTo w:id="15050" w:author="Thu Huyen Tran" w:date="2023-04-07T14:17:00Z"/>
                <w:sz w:val="24"/>
                <w:szCs w:val="24"/>
                <w:rPrChange w:id="15051" w:author="Huyen Tran Thu" w:date="2025-04-28T22:10:00Z" w16du:dateUtc="2025-04-28T15:10:00Z">
                  <w:rPr>
                    <w:moveTo w:id="15052" w:author="Thu Huyen Tran" w:date="2023-04-07T14:17:00Z"/>
                    <w:szCs w:val="26"/>
                  </w:rPr>
                </w:rPrChange>
              </w:rPr>
            </w:pPr>
            <w:moveTo w:id="15053" w:author="Thu Huyen Tran" w:date="2023-04-07T14:17:00Z">
              <w:r w:rsidRPr="00EA23F9">
                <w:rPr>
                  <w:sz w:val="24"/>
                  <w:szCs w:val="24"/>
                  <w:rPrChange w:id="15054" w:author="Huyen Tran Thu" w:date="2025-04-28T22:10:00Z" w16du:dateUtc="2025-04-28T15:10:00Z">
                    <w:rPr>
                      <w:szCs w:val="26"/>
                    </w:rPr>
                  </w:rPrChange>
                </w:rPr>
                <w:t>Cà phê</w:t>
              </w:r>
            </w:moveTo>
          </w:p>
        </w:tc>
        <w:tc>
          <w:tcPr>
            <w:tcW w:w="2371" w:type="pct"/>
            <w:tcPrChange w:id="15055" w:author="Thu Huyen Tran" w:date="2023-04-07T14:22:00Z">
              <w:tcPr>
                <w:tcW w:w="2378" w:type="pct"/>
                <w:gridSpan w:val="2"/>
              </w:tcPr>
            </w:tcPrChange>
          </w:tcPr>
          <w:p w14:paraId="010B073A" w14:textId="77777777" w:rsidR="0027716E" w:rsidRPr="00EA23F9" w:rsidRDefault="0027716E" w:rsidP="0027716E">
            <w:pPr>
              <w:spacing w:before="0" w:after="0" w:line="312" w:lineRule="auto"/>
              <w:ind w:left="32"/>
              <w:jc w:val="center"/>
              <w:rPr>
                <w:moveTo w:id="15056" w:author="Thu Huyen Tran" w:date="2023-04-07T14:17:00Z"/>
                <w:sz w:val="24"/>
                <w:szCs w:val="24"/>
                <w:rPrChange w:id="15057" w:author="Huyen Tran Thu" w:date="2025-04-28T22:10:00Z" w16du:dateUtc="2025-04-28T15:10:00Z">
                  <w:rPr>
                    <w:moveTo w:id="15058" w:author="Thu Huyen Tran" w:date="2023-04-07T14:17:00Z"/>
                    <w:szCs w:val="26"/>
                  </w:rPr>
                </w:rPrChange>
              </w:rPr>
            </w:pPr>
            <w:moveTo w:id="15059" w:author="Thu Huyen Tran" w:date="2023-04-07T14:17:00Z">
              <w:r w:rsidRPr="00EA23F9">
                <w:rPr>
                  <w:sz w:val="24"/>
                  <w:szCs w:val="24"/>
                  <w:rPrChange w:id="15060" w:author="Huyen Tran Thu" w:date="2025-04-28T22:10:00Z" w16du:dateUtc="2025-04-28T15:10:00Z">
                    <w:rPr>
                      <w:szCs w:val="26"/>
                    </w:rPr>
                  </w:rPrChange>
                </w:rPr>
                <w:t>0,63</w:t>
              </w:r>
            </w:moveTo>
          </w:p>
        </w:tc>
      </w:tr>
      <w:tr w:rsidR="0027716E" w:rsidRPr="00EA23F9" w14:paraId="6AB48713" w14:textId="77777777" w:rsidTr="0050593F">
        <w:trPr>
          <w:jc w:val="center"/>
          <w:trPrChange w:id="15061" w:author="Thu Huyen Tran" w:date="2023-04-07T14:22:00Z">
            <w:trPr>
              <w:jc w:val="center"/>
            </w:trPr>
          </w:trPrChange>
        </w:trPr>
        <w:tc>
          <w:tcPr>
            <w:tcW w:w="576" w:type="pct"/>
            <w:tcPrChange w:id="15062" w:author="Thu Huyen Tran" w:date="2023-04-07T14:22:00Z">
              <w:tcPr>
                <w:tcW w:w="562" w:type="pct"/>
              </w:tcPr>
            </w:tcPrChange>
          </w:tcPr>
          <w:p w14:paraId="4CC688B7" w14:textId="63EDAFB3" w:rsidR="0027716E" w:rsidRPr="00EA23F9" w:rsidRDefault="0027716E" w:rsidP="0027716E">
            <w:pPr>
              <w:spacing w:before="0" w:after="0" w:line="312" w:lineRule="auto"/>
              <w:ind w:left="90"/>
              <w:jc w:val="center"/>
              <w:rPr>
                <w:moveTo w:id="15063" w:author="Thu Huyen Tran" w:date="2023-04-07T14:17:00Z"/>
                <w:sz w:val="24"/>
                <w:szCs w:val="24"/>
                <w:rPrChange w:id="15064" w:author="Huyen Tran Thu" w:date="2025-04-28T22:10:00Z" w16du:dateUtc="2025-04-28T15:10:00Z">
                  <w:rPr>
                    <w:moveTo w:id="15065" w:author="Thu Huyen Tran" w:date="2023-04-07T14:17:00Z"/>
                    <w:szCs w:val="26"/>
                  </w:rPr>
                </w:rPrChange>
              </w:rPr>
            </w:pPr>
            <w:ins w:id="15066" w:author="Thu Huyen Tran" w:date="2023-12-05T22:47:00Z">
              <w:r w:rsidRPr="00EA23F9">
                <w:rPr>
                  <w:sz w:val="24"/>
                  <w:szCs w:val="24"/>
                  <w:rPrChange w:id="15067" w:author="Huyen Tran Thu" w:date="2025-04-28T22:10:00Z" w16du:dateUtc="2025-04-28T15:10:00Z">
                    <w:rPr>
                      <w:szCs w:val="26"/>
                    </w:rPr>
                  </w:rPrChange>
                </w:rPr>
                <w:t>11</w:t>
              </w:r>
            </w:ins>
          </w:p>
        </w:tc>
        <w:tc>
          <w:tcPr>
            <w:tcW w:w="2053" w:type="pct"/>
            <w:tcPrChange w:id="15068" w:author="Thu Huyen Tran" w:date="2023-04-07T14:22:00Z">
              <w:tcPr>
                <w:tcW w:w="2060" w:type="pct"/>
                <w:gridSpan w:val="2"/>
              </w:tcPr>
            </w:tcPrChange>
          </w:tcPr>
          <w:p w14:paraId="7777AB0F" w14:textId="77777777" w:rsidR="0027716E" w:rsidRPr="00EA23F9" w:rsidRDefault="0027716E" w:rsidP="0027716E">
            <w:pPr>
              <w:spacing w:before="0" w:after="0" w:line="312" w:lineRule="auto"/>
              <w:ind w:left="90" w:right="230"/>
              <w:rPr>
                <w:moveTo w:id="15069" w:author="Thu Huyen Tran" w:date="2023-04-07T14:17:00Z"/>
                <w:sz w:val="24"/>
                <w:szCs w:val="24"/>
                <w:rPrChange w:id="15070" w:author="Huyen Tran Thu" w:date="2025-04-28T22:10:00Z" w16du:dateUtc="2025-04-28T15:10:00Z">
                  <w:rPr>
                    <w:moveTo w:id="15071" w:author="Thu Huyen Tran" w:date="2023-04-07T14:17:00Z"/>
                    <w:szCs w:val="26"/>
                  </w:rPr>
                </w:rPrChange>
              </w:rPr>
            </w:pPr>
            <w:moveTo w:id="15072" w:author="Thu Huyen Tran" w:date="2023-04-07T14:17:00Z">
              <w:r w:rsidRPr="00EA23F9">
                <w:rPr>
                  <w:sz w:val="24"/>
                  <w:szCs w:val="24"/>
                  <w:rPrChange w:id="15073" w:author="Huyen Tran Thu" w:date="2025-04-28T22:10:00Z" w16du:dateUtc="2025-04-28T15:10:00Z">
                    <w:rPr>
                      <w:szCs w:val="26"/>
                    </w:rPr>
                  </w:rPrChange>
                </w:rPr>
                <w:t>Nước giải khát</w:t>
              </w:r>
            </w:moveTo>
          </w:p>
        </w:tc>
        <w:tc>
          <w:tcPr>
            <w:tcW w:w="2371" w:type="pct"/>
            <w:tcPrChange w:id="15074" w:author="Thu Huyen Tran" w:date="2023-04-07T14:22:00Z">
              <w:tcPr>
                <w:tcW w:w="2378" w:type="pct"/>
                <w:gridSpan w:val="2"/>
              </w:tcPr>
            </w:tcPrChange>
          </w:tcPr>
          <w:p w14:paraId="44EA470D" w14:textId="77777777" w:rsidR="0027716E" w:rsidRPr="00EA23F9" w:rsidRDefault="0027716E" w:rsidP="0027716E">
            <w:pPr>
              <w:spacing w:before="0" w:after="0" w:line="312" w:lineRule="auto"/>
              <w:ind w:left="32"/>
              <w:jc w:val="center"/>
              <w:rPr>
                <w:moveTo w:id="15075" w:author="Thu Huyen Tran" w:date="2023-04-07T14:17:00Z"/>
                <w:sz w:val="24"/>
                <w:szCs w:val="24"/>
                <w:rPrChange w:id="15076" w:author="Huyen Tran Thu" w:date="2025-04-28T22:10:00Z" w16du:dateUtc="2025-04-28T15:10:00Z">
                  <w:rPr>
                    <w:moveTo w:id="15077" w:author="Thu Huyen Tran" w:date="2023-04-07T14:17:00Z"/>
                    <w:szCs w:val="26"/>
                  </w:rPr>
                </w:rPrChange>
              </w:rPr>
            </w:pPr>
            <w:moveTo w:id="15078" w:author="Thu Huyen Tran" w:date="2023-04-07T14:17:00Z">
              <w:r w:rsidRPr="00EA23F9">
                <w:rPr>
                  <w:sz w:val="24"/>
                  <w:szCs w:val="24"/>
                  <w:rPrChange w:id="15079" w:author="Huyen Tran Thu" w:date="2025-04-28T22:10:00Z" w16du:dateUtc="2025-04-28T15:10:00Z">
                    <w:rPr>
                      <w:szCs w:val="26"/>
                    </w:rPr>
                  </w:rPrChange>
                </w:rPr>
                <w:t>11,38</w:t>
              </w:r>
            </w:moveTo>
          </w:p>
        </w:tc>
      </w:tr>
      <w:tr w:rsidR="0027716E" w:rsidRPr="00EA23F9" w14:paraId="6E85E614" w14:textId="77777777" w:rsidTr="0050593F">
        <w:trPr>
          <w:jc w:val="center"/>
          <w:trPrChange w:id="15080" w:author="Thu Huyen Tran" w:date="2023-04-07T14:22:00Z">
            <w:trPr>
              <w:jc w:val="center"/>
            </w:trPr>
          </w:trPrChange>
        </w:trPr>
        <w:tc>
          <w:tcPr>
            <w:tcW w:w="576" w:type="pct"/>
            <w:tcPrChange w:id="15081" w:author="Thu Huyen Tran" w:date="2023-04-07T14:22:00Z">
              <w:tcPr>
                <w:tcW w:w="562" w:type="pct"/>
              </w:tcPr>
            </w:tcPrChange>
          </w:tcPr>
          <w:p w14:paraId="2AAEDD70" w14:textId="2D321FFE" w:rsidR="0027716E" w:rsidRPr="00EA23F9" w:rsidRDefault="0027716E" w:rsidP="0027716E">
            <w:pPr>
              <w:spacing w:before="0" w:after="0" w:line="312" w:lineRule="auto"/>
              <w:ind w:left="90"/>
              <w:jc w:val="center"/>
              <w:rPr>
                <w:moveTo w:id="15082" w:author="Thu Huyen Tran" w:date="2023-04-07T14:17:00Z"/>
                <w:sz w:val="24"/>
                <w:szCs w:val="24"/>
                <w:rPrChange w:id="15083" w:author="Huyen Tran Thu" w:date="2025-04-28T22:10:00Z" w16du:dateUtc="2025-04-28T15:10:00Z">
                  <w:rPr>
                    <w:moveTo w:id="15084" w:author="Thu Huyen Tran" w:date="2023-04-07T14:17:00Z"/>
                    <w:szCs w:val="26"/>
                  </w:rPr>
                </w:rPrChange>
              </w:rPr>
            </w:pPr>
            <w:ins w:id="15085" w:author="Thu Huyen Tran" w:date="2023-12-05T22:47:00Z">
              <w:r w:rsidRPr="00EA23F9">
                <w:rPr>
                  <w:sz w:val="24"/>
                  <w:szCs w:val="24"/>
                  <w:rPrChange w:id="15086" w:author="Huyen Tran Thu" w:date="2025-04-28T22:10:00Z" w16du:dateUtc="2025-04-28T15:10:00Z">
                    <w:rPr>
                      <w:szCs w:val="26"/>
                    </w:rPr>
                  </w:rPrChange>
                </w:rPr>
                <w:t>12</w:t>
              </w:r>
            </w:ins>
          </w:p>
        </w:tc>
        <w:tc>
          <w:tcPr>
            <w:tcW w:w="2053" w:type="pct"/>
            <w:tcPrChange w:id="15087" w:author="Thu Huyen Tran" w:date="2023-04-07T14:22:00Z">
              <w:tcPr>
                <w:tcW w:w="2060" w:type="pct"/>
                <w:gridSpan w:val="2"/>
              </w:tcPr>
            </w:tcPrChange>
          </w:tcPr>
          <w:p w14:paraId="1171DCFE" w14:textId="77777777" w:rsidR="0027716E" w:rsidRPr="00EA23F9" w:rsidRDefault="0027716E" w:rsidP="0027716E">
            <w:pPr>
              <w:spacing w:before="0" w:after="0" w:line="312" w:lineRule="auto"/>
              <w:ind w:left="90" w:right="230"/>
              <w:rPr>
                <w:moveTo w:id="15088" w:author="Thu Huyen Tran" w:date="2023-04-07T14:17:00Z"/>
                <w:sz w:val="24"/>
                <w:szCs w:val="24"/>
                <w:rPrChange w:id="15089" w:author="Huyen Tran Thu" w:date="2025-04-28T22:10:00Z" w16du:dateUtc="2025-04-28T15:10:00Z">
                  <w:rPr>
                    <w:moveTo w:id="15090" w:author="Thu Huyen Tran" w:date="2023-04-07T14:17:00Z"/>
                    <w:szCs w:val="26"/>
                  </w:rPr>
                </w:rPrChange>
              </w:rPr>
            </w:pPr>
            <w:moveTo w:id="15091" w:author="Thu Huyen Tran" w:date="2023-04-07T14:17:00Z">
              <w:r w:rsidRPr="00EA23F9">
                <w:rPr>
                  <w:sz w:val="24"/>
                  <w:szCs w:val="24"/>
                  <w:rPrChange w:id="15092" w:author="Huyen Tran Thu" w:date="2025-04-28T22:10:00Z" w16du:dateUtc="2025-04-28T15:10:00Z">
                    <w:rPr>
                      <w:szCs w:val="26"/>
                    </w:rPr>
                  </w:rPrChange>
                </w:rPr>
                <w:t xml:space="preserve">Giấy, bột giấy ** </w:t>
              </w:r>
            </w:moveTo>
          </w:p>
        </w:tc>
        <w:tc>
          <w:tcPr>
            <w:tcW w:w="2371" w:type="pct"/>
            <w:tcPrChange w:id="15093" w:author="Thu Huyen Tran" w:date="2023-04-07T14:22:00Z">
              <w:tcPr>
                <w:tcW w:w="2378" w:type="pct"/>
                <w:gridSpan w:val="2"/>
              </w:tcPr>
            </w:tcPrChange>
          </w:tcPr>
          <w:p w14:paraId="5837C4CE" w14:textId="77777777" w:rsidR="0027716E" w:rsidRPr="00EA23F9" w:rsidRDefault="0027716E" w:rsidP="0027716E">
            <w:pPr>
              <w:spacing w:before="0" w:after="0" w:line="312" w:lineRule="auto"/>
              <w:ind w:left="32"/>
              <w:jc w:val="center"/>
              <w:rPr>
                <w:moveTo w:id="15094" w:author="Thu Huyen Tran" w:date="2023-04-07T14:17:00Z"/>
                <w:sz w:val="24"/>
                <w:szCs w:val="24"/>
                <w:rPrChange w:id="15095" w:author="Huyen Tran Thu" w:date="2025-04-28T22:10:00Z" w16du:dateUtc="2025-04-28T15:10:00Z">
                  <w:rPr>
                    <w:moveTo w:id="15096" w:author="Thu Huyen Tran" w:date="2023-04-07T14:17:00Z"/>
                    <w:szCs w:val="26"/>
                  </w:rPr>
                </w:rPrChange>
              </w:rPr>
            </w:pPr>
            <w:moveTo w:id="15097" w:author="Thu Huyen Tran" w:date="2023-04-07T14:17:00Z">
              <w:r w:rsidRPr="00EA23F9">
                <w:rPr>
                  <w:sz w:val="24"/>
                  <w:szCs w:val="24"/>
                  <w:rPrChange w:id="15098" w:author="Huyen Tran Thu" w:date="2025-04-28T22:10:00Z" w16du:dateUtc="2025-04-28T15:10:00Z">
                    <w:rPr>
                      <w:szCs w:val="26"/>
                    </w:rPr>
                  </w:rPrChange>
                </w:rPr>
                <w:t>225</w:t>
              </w:r>
            </w:moveTo>
          </w:p>
        </w:tc>
      </w:tr>
      <w:tr w:rsidR="0027716E" w:rsidRPr="00EA23F9" w14:paraId="7746EE3E" w14:textId="77777777" w:rsidTr="0050593F">
        <w:trPr>
          <w:jc w:val="center"/>
          <w:trPrChange w:id="15099" w:author="Thu Huyen Tran" w:date="2023-04-07T14:22:00Z">
            <w:trPr>
              <w:jc w:val="center"/>
            </w:trPr>
          </w:trPrChange>
        </w:trPr>
        <w:tc>
          <w:tcPr>
            <w:tcW w:w="576" w:type="pct"/>
            <w:tcPrChange w:id="15100" w:author="Thu Huyen Tran" w:date="2023-04-07T14:22:00Z">
              <w:tcPr>
                <w:tcW w:w="562" w:type="pct"/>
              </w:tcPr>
            </w:tcPrChange>
          </w:tcPr>
          <w:p w14:paraId="21D885E7" w14:textId="7D72E313" w:rsidR="0027716E" w:rsidRPr="00EA23F9" w:rsidRDefault="0027716E" w:rsidP="0027716E">
            <w:pPr>
              <w:spacing w:before="0" w:after="0" w:line="312" w:lineRule="auto"/>
              <w:ind w:left="90"/>
              <w:jc w:val="center"/>
              <w:rPr>
                <w:moveTo w:id="15101" w:author="Thu Huyen Tran" w:date="2023-04-07T14:17:00Z"/>
                <w:sz w:val="24"/>
                <w:szCs w:val="24"/>
                <w:rPrChange w:id="15102" w:author="Huyen Tran Thu" w:date="2025-04-28T22:10:00Z" w16du:dateUtc="2025-04-28T15:10:00Z">
                  <w:rPr>
                    <w:moveTo w:id="15103" w:author="Thu Huyen Tran" w:date="2023-04-07T14:17:00Z"/>
                    <w:szCs w:val="26"/>
                  </w:rPr>
                </w:rPrChange>
              </w:rPr>
            </w:pPr>
            <w:ins w:id="15104" w:author="Thu Huyen Tran" w:date="2023-12-05T22:47:00Z">
              <w:r w:rsidRPr="00EA23F9">
                <w:rPr>
                  <w:sz w:val="24"/>
                  <w:szCs w:val="24"/>
                  <w:rPrChange w:id="15105" w:author="Huyen Tran Thu" w:date="2025-04-28T22:10:00Z" w16du:dateUtc="2025-04-28T15:10:00Z">
                    <w:rPr>
                      <w:szCs w:val="26"/>
                    </w:rPr>
                  </w:rPrChange>
                </w:rPr>
                <w:t>13</w:t>
              </w:r>
            </w:ins>
          </w:p>
        </w:tc>
        <w:tc>
          <w:tcPr>
            <w:tcW w:w="2053" w:type="pct"/>
            <w:tcPrChange w:id="15106" w:author="Thu Huyen Tran" w:date="2023-04-07T14:22:00Z">
              <w:tcPr>
                <w:tcW w:w="2060" w:type="pct"/>
                <w:gridSpan w:val="2"/>
              </w:tcPr>
            </w:tcPrChange>
          </w:tcPr>
          <w:p w14:paraId="0A95B37B" w14:textId="71263224" w:rsidR="0027716E" w:rsidRPr="00EA23F9" w:rsidRDefault="0027716E" w:rsidP="0027716E">
            <w:pPr>
              <w:spacing w:before="0" w:after="0" w:line="312" w:lineRule="auto"/>
              <w:ind w:left="90" w:right="230"/>
              <w:rPr>
                <w:moveTo w:id="15107" w:author="Thu Huyen Tran" w:date="2023-04-07T14:17:00Z"/>
                <w:sz w:val="24"/>
                <w:szCs w:val="24"/>
                <w:rPrChange w:id="15108" w:author="Huyen Tran Thu" w:date="2025-04-28T22:10:00Z" w16du:dateUtc="2025-04-28T15:10:00Z">
                  <w:rPr>
                    <w:moveTo w:id="15109" w:author="Thu Huyen Tran" w:date="2023-04-07T14:17:00Z"/>
                    <w:szCs w:val="26"/>
                  </w:rPr>
                </w:rPrChange>
              </w:rPr>
            </w:pPr>
            <w:ins w:id="15110" w:author="Thu Huyen Tran" w:date="2023-12-05T22:45:00Z">
              <w:r w:rsidRPr="00EA23F9">
                <w:rPr>
                  <w:sz w:val="24"/>
                  <w:szCs w:val="24"/>
                  <w:rPrChange w:id="15111" w:author="Huyen Tran Thu" w:date="2025-04-28T22:10:00Z" w16du:dateUtc="2025-04-28T15:10:00Z">
                    <w:rPr>
                      <w:szCs w:val="26"/>
                    </w:rPr>
                  </w:rPrChange>
                </w:rPr>
                <w:t>Dầu thực vật</w:t>
              </w:r>
              <w:r w:rsidRPr="00EA23F9">
                <w:rPr>
                  <w:sz w:val="24"/>
                  <w:szCs w:val="24"/>
                  <w:vertAlign w:val="superscript"/>
                  <w:rPrChange w:id="15112" w:author="Huyen Tran Thu" w:date="2025-04-28T22:10:00Z" w16du:dateUtc="2025-04-28T15:10:00Z">
                    <w:rPr>
                      <w:szCs w:val="26"/>
                      <w:vertAlign w:val="superscript"/>
                    </w:rPr>
                  </w:rPrChange>
                </w:rPr>
                <w:t>***</w:t>
              </w:r>
            </w:ins>
          </w:p>
        </w:tc>
        <w:tc>
          <w:tcPr>
            <w:tcW w:w="2371" w:type="pct"/>
            <w:tcPrChange w:id="15113" w:author="Thu Huyen Tran" w:date="2023-04-07T14:22:00Z">
              <w:tcPr>
                <w:tcW w:w="2378" w:type="pct"/>
                <w:gridSpan w:val="2"/>
              </w:tcPr>
            </w:tcPrChange>
          </w:tcPr>
          <w:p w14:paraId="2C1330E1" w14:textId="04216988" w:rsidR="0027716E" w:rsidRPr="00EA23F9" w:rsidRDefault="0027716E" w:rsidP="0027716E">
            <w:pPr>
              <w:spacing w:before="0" w:after="0" w:line="312" w:lineRule="auto"/>
              <w:ind w:left="32"/>
              <w:jc w:val="center"/>
              <w:rPr>
                <w:moveTo w:id="15114" w:author="Thu Huyen Tran" w:date="2023-04-07T14:17:00Z"/>
                <w:sz w:val="24"/>
                <w:szCs w:val="24"/>
                <w:rPrChange w:id="15115" w:author="Huyen Tran Thu" w:date="2025-04-28T22:10:00Z" w16du:dateUtc="2025-04-28T15:10:00Z">
                  <w:rPr>
                    <w:moveTo w:id="15116" w:author="Thu Huyen Tran" w:date="2023-04-07T14:17:00Z"/>
                    <w:szCs w:val="26"/>
                  </w:rPr>
                </w:rPrChange>
              </w:rPr>
            </w:pPr>
            <w:ins w:id="15117" w:author="Thu Huyen Tran" w:date="2023-12-05T22:45:00Z">
              <w:r w:rsidRPr="00EA23F9">
                <w:rPr>
                  <w:sz w:val="24"/>
                  <w:szCs w:val="24"/>
                  <w:rPrChange w:id="15118" w:author="Huyen Tran Thu" w:date="2025-04-28T22:10:00Z" w16du:dateUtc="2025-04-28T15:10:00Z">
                    <w:rPr>
                      <w:szCs w:val="26"/>
                    </w:rPr>
                  </w:rPrChange>
                </w:rPr>
                <w:t>3,1</w:t>
              </w:r>
            </w:ins>
          </w:p>
        </w:tc>
      </w:tr>
      <w:tr w:rsidR="0027716E" w:rsidRPr="00EA23F9" w14:paraId="4158F732" w14:textId="77777777" w:rsidTr="0050593F">
        <w:trPr>
          <w:jc w:val="center"/>
          <w:trPrChange w:id="15119" w:author="Thu Huyen Tran" w:date="2023-04-07T14:22:00Z">
            <w:trPr>
              <w:jc w:val="center"/>
            </w:trPr>
          </w:trPrChange>
        </w:trPr>
        <w:tc>
          <w:tcPr>
            <w:tcW w:w="576" w:type="pct"/>
            <w:tcPrChange w:id="15120" w:author="Thu Huyen Tran" w:date="2023-04-07T14:22:00Z">
              <w:tcPr>
                <w:tcW w:w="562" w:type="pct"/>
              </w:tcPr>
            </w:tcPrChange>
          </w:tcPr>
          <w:p w14:paraId="772EBDCD" w14:textId="5DDFEF88" w:rsidR="0027716E" w:rsidRPr="00EA23F9" w:rsidRDefault="0027716E" w:rsidP="0027716E">
            <w:pPr>
              <w:spacing w:before="0" w:after="0" w:line="312" w:lineRule="auto"/>
              <w:ind w:left="90"/>
              <w:jc w:val="center"/>
              <w:rPr>
                <w:moveTo w:id="15121" w:author="Thu Huyen Tran" w:date="2023-04-07T14:17:00Z"/>
                <w:sz w:val="24"/>
                <w:szCs w:val="24"/>
                <w:rPrChange w:id="15122" w:author="Huyen Tran Thu" w:date="2025-04-28T22:10:00Z" w16du:dateUtc="2025-04-28T15:10:00Z">
                  <w:rPr>
                    <w:moveTo w:id="15123" w:author="Thu Huyen Tran" w:date="2023-04-07T14:17:00Z"/>
                    <w:szCs w:val="26"/>
                  </w:rPr>
                </w:rPrChange>
              </w:rPr>
            </w:pPr>
            <w:ins w:id="15124" w:author="Thu Huyen Tran" w:date="2023-12-05T22:47:00Z">
              <w:r w:rsidRPr="00EA23F9">
                <w:rPr>
                  <w:sz w:val="24"/>
                  <w:szCs w:val="24"/>
                  <w:rPrChange w:id="15125" w:author="Huyen Tran Thu" w:date="2025-04-28T22:10:00Z" w16du:dateUtc="2025-04-28T15:10:00Z">
                    <w:rPr>
                      <w:szCs w:val="26"/>
                    </w:rPr>
                  </w:rPrChange>
                </w:rPr>
                <w:lastRenderedPageBreak/>
                <w:t>14</w:t>
              </w:r>
            </w:ins>
          </w:p>
        </w:tc>
        <w:tc>
          <w:tcPr>
            <w:tcW w:w="2053" w:type="pct"/>
            <w:tcPrChange w:id="15126" w:author="Thu Huyen Tran" w:date="2023-04-07T14:22:00Z">
              <w:tcPr>
                <w:tcW w:w="2060" w:type="pct"/>
                <w:gridSpan w:val="2"/>
              </w:tcPr>
            </w:tcPrChange>
          </w:tcPr>
          <w:p w14:paraId="57345649" w14:textId="7F8DD2C2" w:rsidR="0027716E" w:rsidRPr="00EA23F9" w:rsidRDefault="0027716E" w:rsidP="0027716E">
            <w:pPr>
              <w:spacing w:before="0" w:after="0" w:line="312" w:lineRule="auto"/>
              <w:ind w:left="90" w:right="230"/>
              <w:rPr>
                <w:moveTo w:id="15127" w:author="Thu Huyen Tran" w:date="2023-04-07T14:17:00Z"/>
                <w:sz w:val="24"/>
                <w:szCs w:val="24"/>
                <w:rPrChange w:id="15128" w:author="Huyen Tran Thu" w:date="2025-04-28T22:10:00Z" w16du:dateUtc="2025-04-28T15:10:00Z">
                  <w:rPr>
                    <w:moveTo w:id="15129" w:author="Thu Huyen Tran" w:date="2023-04-07T14:17:00Z"/>
                    <w:szCs w:val="26"/>
                  </w:rPr>
                </w:rPrChange>
              </w:rPr>
            </w:pPr>
            <w:ins w:id="15130" w:author="Thu Huyen Tran" w:date="2023-12-05T22:45:00Z">
              <w:r w:rsidRPr="00EA23F9">
                <w:rPr>
                  <w:sz w:val="24"/>
                  <w:szCs w:val="24"/>
                  <w:rPrChange w:id="15131" w:author="Huyen Tran Thu" w:date="2025-04-28T22:10:00Z" w16du:dateUtc="2025-04-28T15:10:00Z">
                    <w:rPr>
                      <w:szCs w:val="26"/>
                    </w:rPr>
                  </w:rPrChange>
                </w:rPr>
                <w:t>Xà phòng</w:t>
              </w:r>
              <w:r w:rsidRPr="00EA23F9">
                <w:rPr>
                  <w:sz w:val="24"/>
                  <w:szCs w:val="24"/>
                  <w:vertAlign w:val="superscript"/>
                  <w:rPrChange w:id="15132" w:author="Huyen Tran Thu" w:date="2025-04-28T22:10:00Z" w16du:dateUtc="2025-04-28T15:10:00Z">
                    <w:rPr>
                      <w:szCs w:val="26"/>
                      <w:vertAlign w:val="superscript"/>
                    </w:rPr>
                  </w:rPrChange>
                </w:rPr>
                <w:t>***</w:t>
              </w:r>
            </w:ins>
          </w:p>
        </w:tc>
        <w:tc>
          <w:tcPr>
            <w:tcW w:w="2371" w:type="pct"/>
            <w:tcPrChange w:id="15133" w:author="Thu Huyen Tran" w:date="2023-04-07T14:22:00Z">
              <w:tcPr>
                <w:tcW w:w="2378" w:type="pct"/>
                <w:gridSpan w:val="2"/>
              </w:tcPr>
            </w:tcPrChange>
          </w:tcPr>
          <w:p w14:paraId="0DDF0F41" w14:textId="406851FE" w:rsidR="0027716E" w:rsidRPr="00EA23F9" w:rsidRDefault="0027716E" w:rsidP="0027716E">
            <w:pPr>
              <w:spacing w:before="0" w:after="0" w:line="312" w:lineRule="auto"/>
              <w:ind w:left="32"/>
              <w:jc w:val="center"/>
              <w:rPr>
                <w:moveTo w:id="15134" w:author="Thu Huyen Tran" w:date="2023-04-07T14:17:00Z"/>
                <w:sz w:val="24"/>
                <w:szCs w:val="24"/>
                <w:rPrChange w:id="15135" w:author="Huyen Tran Thu" w:date="2025-04-28T22:10:00Z" w16du:dateUtc="2025-04-28T15:10:00Z">
                  <w:rPr>
                    <w:moveTo w:id="15136" w:author="Thu Huyen Tran" w:date="2023-04-07T14:17:00Z"/>
                    <w:szCs w:val="26"/>
                  </w:rPr>
                </w:rPrChange>
              </w:rPr>
            </w:pPr>
            <w:ins w:id="15137" w:author="Thu Huyen Tran" w:date="2023-12-05T22:45:00Z">
              <w:r w:rsidRPr="00EA23F9">
                <w:rPr>
                  <w:sz w:val="24"/>
                  <w:szCs w:val="24"/>
                  <w:rPrChange w:id="15138" w:author="Huyen Tran Thu" w:date="2025-04-28T22:10:00Z" w16du:dateUtc="2025-04-28T15:10:00Z">
                    <w:rPr>
                      <w:szCs w:val="26"/>
                    </w:rPr>
                  </w:rPrChange>
                </w:rPr>
                <w:t>3</w:t>
              </w:r>
            </w:ins>
          </w:p>
        </w:tc>
      </w:tr>
      <w:tr w:rsidR="00EA23F9" w:rsidRPr="00EA23F9" w14:paraId="23653509" w14:textId="77777777" w:rsidTr="0050593F">
        <w:trPr>
          <w:jc w:val="center"/>
          <w:ins w:id="15139" w:author="Huyen Tran Thu" w:date="2025-04-28T22:09:00Z"/>
        </w:trPr>
        <w:tc>
          <w:tcPr>
            <w:tcW w:w="576" w:type="pct"/>
          </w:tcPr>
          <w:p w14:paraId="1BFBADD5" w14:textId="3502523B" w:rsidR="00EA23F9" w:rsidRPr="00EA23F9" w:rsidRDefault="00EA23F9" w:rsidP="0027716E">
            <w:pPr>
              <w:spacing w:before="0" w:after="0" w:line="312" w:lineRule="auto"/>
              <w:ind w:left="90"/>
              <w:jc w:val="center"/>
              <w:rPr>
                <w:ins w:id="15140" w:author="Huyen Tran Thu" w:date="2025-04-28T22:09:00Z" w16du:dateUtc="2025-04-28T15:09:00Z"/>
                <w:sz w:val="24"/>
                <w:szCs w:val="24"/>
                <w:rPrChange w:id="15141" w:author="Huyen Tran Thu" w:date="2025-04-28T22:10:00Z" w16du:dateUtc="2025-04-28T15:10:00Z">
                  <w:rPr>
                    <w:ins w:id="15142" w:author="Huyen Tran Thu" w:date="2025-04-28T22:09:00Z" w16du:dateUtc="2025-04-28T15:09:00Z"/>
                    <w:szCs w:val="26"/>
                  </w:rPr>
                </w:rPrChange>
              </w:rPr>
            </w:pPr>
            <w:ins w:id="15143" w:author="Huyen Tran Thu" w:date="2025-04-28T22:09:00Z" w16du:dateUtc="2025-04-28T15:09:00Z">
              <w:r w:rsidRPr="00EA23F9">
                <w:rPr>
                  <w:sz w:val="24"/>
                  <w:szCs w:val="24"/>
                  <w:rPrChange w:id="15144" w:author="Huyen Tran Thu" w:date="2025-04-28T22:10:00Z" w16du:dateUtc="2025-04-28T15:10:00Z">
                    <w:rPr>
                      <w:szCs w:val="26"/>
                    </w:rPr>
                  </w:rPrChange>
                </w:rPr>
                <w:t>15</w:t>
              </w:r>
            </w:ins>
          </w:p>
        </w:tc>
        <w:tc>
          <w:tcPr>
            <w:tcW w:w="2053" w:type="pct"/>
          </w:tcPr>
          <w:p w14:paraId="2148856B" w14:textId="244211D0" w:rsidR="00EA23F9" w:rsidRPr="00EA23F9" w:rsidRDefault="00EA23F9" w:rsidP="0027716E">
            <w:pPr>
              <w:spacing w:before="0" w:after="0" w:line="312" w:lineRule="auto"/>
              <w:ind w:left="90" w:right="230"/>
              <w:rPr>
                <w:ins w:id="15145" w:author="Huyen Tran Thu" w:date="2025-04-28T22:09:00Z" w16du:dateUtc="2025-04-28T15:09:00Z"/>
                <w:sz w:val="24"/>
                <w:szCs w:val="24"/>
                <w:rPrChange w:id="15146" w:author="Huyen Tran Thu" w:date="2025-04-28T22:10:00Z" w16du:dateUtc="2025-04-28T15:10:00Z">
                  <w:rPr>
                    <w:ins w:id="15147" w:author="Huyen Tran Thu" w:date="2025-04-28T22:09:00Z" w16du:dateUtc="2025-04-28T15:09:00Z"/>
                    <w:szCs w:val="26"/>
                  </w:rPr>
                </w:rPrChange>
              </w:rPr>
            </w:pPr>
            <w:ins w:id="15148" w:author="Huyen Tran Thu" w:date="2025-04-28T22:09:00Z" w16du:dateUtc="2025-04-28T15:09:00Z">
              <w:r w:rsidRPr="00EA23F9">
                <w:rPr>
                  <w:sz w:val="24"/>
                  <w:szCs w:val="24"/>
                  <w:rPrChange w:id="15149" w:author="Huyen Tran Thu" w:date="2025-04-28T22:10:00Z" w16du:dateUtc="2025-04-28T15:10:00Z">
                    <w:rPr>
                      <w:szCs w:val="26"/>
                    </w:rPr>
                  </w:rPrChange>
                </w:rPr>
                <w:t>Cao su</w:t>
              </w:r>
            </w:ins>
          </w:p>
        </w:tc>
        <w:tc>
          <w:tcPr>
            <w:tcW w:w="2371" w:type="pct"/>
          </w:tcPr>
          <w:p w14:paraId="763326D2" w14:textId="370381D1" w:rsidR="00EA23F9" w:rsidRPr="00EA23F9" w:rsidRDefault="00EA23F9" w:rsidP="0027716E">
            <w:pPr>
              <w:spacing w:before="0" w:after="0" w:line="312" w:lineRule="auto"/>
              <w:ind w:left="32"/>
              <w:jc w:val="center"/>
              <w:rPr>
                <w:ins w:id="15150" w:author="Huyen Tran Thu" w:date="2025-04-28T22:09:00Z" w16du:dateUtc="2025-04-28T15:09:00Z"/>
                <w:sz w:val="24"/>
                <w:szCs w:val="24"/>
                <w:rPrChange w:id="15151" w:author="Huyen Tran Thu" w:date="2025-04-28T22:10:00Z" w16du:dateUtc="2025-04-28T15:10:00Z">
                  <w:rPr>
                    <w:ins w:id="15152" w:author="Huyen Tran Thu" w:date="2025-04-28T22:09:00Z" w16du:dateUtc="2025-04-28T15:09:00Z"/>
                    <w:szCs w:val="26"/>
                  </w:rPr>
                </w:rPrChange>
              </w:rPr>
            </w:pPr>
            <w:ins w:id="15153" w:author="Huyen Tran Thu" w:date="2025-04-28T22:09:00Z" w16du:dateUtc="2025-04-28T15:09:00Z">
              <w:r w:rsidRPr="00EA23F9">
                <w:rPr>
                  <w:sz w:val="24"/>
                  <w:szCs w:val="24"/>
                  <w:rPrChange w:id="15154" w:author="Huyen Tran Thu" w:date="2025-04-28T22:10:00Z" w16du:dateUtc="2025-04-28T15:10:00Z">
                    <w:rPr>
                      <w:szCs w:val="26"/>
                    </w:rPr>
                  </w:rPrChange>
                </w:rPr>
                <w:t>0,5</w:t>
              </w:r>
            </w:ins>
          </w:p>
        </w:tc>
      </w:tr>
      <w:tr w:rsidR="0050593F" w:rsidRPr="00EA23F9" w:rsidDel="0027716E" w14:paraId="0E424D93" w14:textId="2BA44266" w:rsidTr="0050593F">
        <w:trPr>
          <w:jc w:val="center"/>
          <w:del w:id="15155" w:author="Thu Huyen Tran" w:date="2023-12-05T22:46:00Z"/>
          <w:trPrChange w:id="15156" w:author="Thu Huyen Tran" w:date="2023-04-07T14:22:00Z">
            <w:trPr>
              <w:jc w:val="center"/>
            </w:trPr>
          </w:trPrChange>
        </w:trPr>
        <w:tc>
          <w:tcPr>
            <w:tcW w:w="576" w:type="pct"/>
            <w:tcPrChange w:id="15157" w:author="Thu Huyen Tran" w:date="2023-04-07T14:22:00Z">
              <w:tcPr>
                <w:tcW w:w="562" w:type="pct"/>
              </w:tcPr>
            </w:tcPrChange>
          </w:tcPr>
          <w:p w14:paraId="0D10170D" w14:textId="4BE7C886" w:rsidR="0050593F" w:rsidRPr="00EA23F9" w:rsidDel="0027716E" w:rsidRDefault="0050593F" w:rsidP="0050593F">
            <w:pPr>
              <w:spacing w:before="0" w:after="0" w:line="312" w:lineRule="auto"/>
              <w:ind w:left="90"/>
              <w:jc w:val="center"/>
              <w:rPr>
                <w:del w:id="15158" w:author="Thu Huyen Tran" w:date="2023-12-05T22:46:00Z"/>
                <w:moveTo w:id="15159" w:author="Thu Huyen Tran" w:date="2023-04-07T14:17:00Z"/>
                <w:sz w:val="24"/>
                <w:szCs w:val="24"/>
                <w:rPrChange w:id="15160" w:author="Huyen Tran Thu" w:date="2025-04-28T22:10:00Z" w16du:dateUtc="2025-04-28T15:10:00Z">
                  <w:rPr>
                    <w:del w:id="15161" w:author="Thu Huyen Tran" w:date="2023-12-05T22:46:00Z"/>
                    <w:moveTo w:id="15162" w:author="Thu Huyen Tran" w:date="2023-04-07T14:17:00Z"/>
                    <w:szCs w:val="26"/>
                  </w:rPr>
                </w:rPrChange>
              </w:rPr>
            </w:pPr>
          </w:p>
        </w:tc>
        <w:tc>
          <w:tcPr>
            <w:tcW w:w="2053" w:type="pct"/>
            <w:tcPrChange w:id="15163" w:author="Thu Huyen Tran" w:date="2023-04-07T14:22:00Z">
              <w:tcPr>
                <w:tcW w:w="2060" w:type="pct"/>
                <w:gridSpan w:val="2"/>
              </w:tcPr>
            </w:tcPrChange>
          </w:tcPr>
          <w:p w14:paraId="3D51180D" w14:textId="16049A91" w:rsidR="0050593F" w:rsidRPr="00EA23F9" w:rsidDel="0027716E" w:rsidRDefault="0050593F" w:rsidP="0050593F">
            <w:pPr>
              <w:spacing w:before="0" w:after="0" w:line="312" w:lineRule="auto"/>
              <w:ind w:left="90" w:right="230"/>
              <w:rPr>
                <w:del w:id="15164" w:author="Thu Huyen Tran" w:date="2023-12-05T22:46:00Z"/>
                <w:moveTo w:id="15165" w:author="Thu Huyen Tran" w:date="2023-04-07T14:17:00Z"/>
                <w:sz w:val="24"/>
                <w:szCs w:val="24"/>
                <w:rPrChange w:id="15166" w:author="Huyen Tran Thu" w:date="2025-04-28T22:10:00Z" w16du:dateUtc="2025-04-28T15:10:00Z">
                  <w:rPr>
                    <w:del w:id="15167" w:author="Thu Huyen Tran" w:date="2023-12-05T22:46:00Z"/>
                    <w:moveTo w:id="15168" w:author="Thu Huyen Tran" w:date="2023-04-07T14:17:00Z"/>
                    <w:szCs w:val="26"/>
                  </w:rPr>
                </w:rPrChange>
              </w:rPr>
            </w:pPr>
            <w:moveTo w:id="15169" w:author="Thu Huyen Tran" w:date="2023-04-07T14:17:00Z">
              <w:del w:id="15170" w:author="Thu Huyen Tran" w:date="2023-12-05T22:45:00Z">
                <w:r w:rsidRPr="00EA23F9" w:rsidDel="0027716E">
                  <w:rPr>
                    <w:sz w:val="24"/>
                    <w:szCs w:val="24"/>
                    <w:rPrChange w:id="15171" w:author="Huyen Tran Thu" w:date="2025-04-28T22:10:00Z" w16du:dateUtc="2025-04-28T15:10:00Z">
                      <w:rPr>
                        <w:szCs w:val="26"/>
                      </w:rPr>
                    </w:rPrChange>
                  </w:rPr>
                  <w:delText>Dầu thực vật</w:delText>
                </w:r>
                <w:r w:rsidRPr="00EA23F9" w:rsidDel="0027716E">
                  <w:rPr>
                    <w:sz w:val="24"/>
                    <w:szCs w:val="24"/>
                    <w:vertAlign w:val="superscript"/>
                    <w:rPrChange w:id="15172" w:author="Huyen Tran Thu" w:date="2025-04-28T22:10:00Z" w16du:dateUtc="2025-04-28T15:10:00Z">
                      <w:rPr>
                        <w:szCs w:val="26"/>
                        <w:vertAlign w:val="superscript"/>
                      </w:rPr>
                    </w:rPrChange>
                  </w:rPr>
                  <w:delText>***</w:delText>
                </w:r>
              </w:del>
            </w:moveTo>
          </w:p>
        </w:tc>
        <w:tc>
          <w:tcPr>
            <w:tcW w:w="2371" w:type="pct"/>
            <w:tcPrChange w:id="15173" w:author="Thu Huyen Tran" w:date="2023-04-07T14:22:00Z">
              <w:tcPr>
                <w:tcW w:w="2378" w:type="pct"/>
                <w:gridSpan w:val="2"/>
              </w:tcPr>
            </w:tcPrChange>
          </w:tcPr>
          <w:p w14:paraId="6B148BC1" w14:textId="49AA7701" w:rsidR="0050593F" w:rsidRPr="00EA23F9" w:rsidDel="0027716E" w:rsidRDefault="0050593F" w:rsidP="0050593F">
            <w:pPr>
              <w:spacing w:before="0" w:after="0" w:line="312" w:lineRule="auto"/>
              <w:ind w:left="32"/>
              <w:jc w:val="center"/>
              <w:rPr>
                <w:del w:id="15174" w:author="Thu Huyen Tran" w:date="2023-12-05T22:46:00Z"/>
                <w:moveTo w:id="15175" w:author="Thu Huyen Tran" w:date="2023-04-07T14:17:00Z"/>
                <w:sz w:val="24"/>
                <w:szCs w:val="24"/>
                <w:rPrChange w:id="15176" w:author="Huyen Tran Thu" w:date="2025-04-28T22:10:00Z" w16du:dateUtc="2025-04-28T15:10:00Z">
                  <w:rPr>
                    <w:del w:id="15177" w:author="Thu Huyen Tran" w:date="2023-12-05T22:46:00Z"/>
                    <w:moveTo w:id="15178" w:author="Thu Huyen Tran" w:date="2023-04-07T14:17:00Z"/>
                    <w:szCs w:val="26"/>
                  </w:rPr>
                </w:rPrChange>
              </w:rPr>
            </w:pPr>
            <w:moveTo w:id="15179" w:author="Thu Huyen Tran" w:date="2023-04-07T14:17:00Z">
              <w:del w:id="15180" w:author="Thu Huyen Tran" w:date="2023-12-05T22:45:00Z">
                <w:r w:rsidRPr="00EA23F9" w:rsidDel="0027716E">
                  <w:rPr>
                    <w:sz w:val="24"/>
                    <w:szCs w:val="24"/>
                    <w:rPrChange w:id="15181" w:author="Huyen Tran Thu" w:date="2025-04-28T22:10:00Z" w16du:dateUtc="2025-04-28T15:10:00Z">
                      <w:rPr>
                        <w:szCs w:val="26"/>
                      </w:rPr>
                    </w:rPrChange>
                  </w:rPr>
                  <w:delText>3</w:delText>
                </w:r>
              </w:del>
              <w:del w:id="15182" w:author="Thu Huyen Tran" w:date="2023-04-07T14:22:00Z">
                <w:r w:rsidRPr="00EA23F9" w:rsidDel="0050593F">
                  <w:rPr>
                    <w:sz w:val="24"/>
                    <w:szCs w:val="24"/>
                    <w:rPrChange w:id="15183" w:author="Huyen Tran Thu" w:date="2025-04-28T22:10:00Z" w16du:dateUtc="2025-04-28T15:10:00Z">
                      <w:rPr>
                        <w:szCs w:val="26"/>
                      </w:rPr>
                    </w:rPrChange>
                  </w:rPr>
                  <w:delText>.</w:delText>
                </w:r>
              </w:del>
              <w:del w:id="15184" w:author="Thu Huyen Tran" w:date="2023-12-05T22:45:00Z">
                <w:r w:rsidRPr="00EA23F9" w:rsidDel="0027716E">
                  <w:rPr>
                    <w:sz w:val="24"/>
                    <w:szCs w:val="24"/>
                    <w:rPrChange w:id="15185" w:author="Huyen Tran Thu" w:date="2025-04-28T22:10:00Z" w16du:dateUtc="2025-04-28T15:10:00Z">
                      <w:rPr>
                        <w:szCs w:val="26"/>
                      </w:rPr>
                    </w:rPrChange>
                  </w:rPr>
                  <w:delText>1</w:delText>
                </w:r>
              </w:del>
            </w:moveTo>
          </w:p>
        </w:tc>
      </w:tr>
      <w:tr w:rsidR="0050593F" w:rsidRPr="00EA23F9" w:rsidDel="0050593F" w14:paraId="678625BD" w14:textId="05EF1FCE" w:rsidTr="0050593F">
        <w:trPr>
          <w:jc w:val="center"/>
          <w:del w:id="15186" w:author="Thu Huyen Tran" w:date="2023-04-07T14:22:00Z"/>
          <w:trPrChange w:id="15187" w:author="Thu Huyen Tran" w:date="2023-04-07T14:22:00Z">
            <w:trPr>
              <w:jc w:val="center"/>
            </w:trPr>
          </w:trPrChange>
        </w:trPr>
        <w:tc>
          <w:tcPr>
            <w:tcW w:w="576" w:type="pct"/>
            <w:tcPrChange w:id="15188" w:author="Thu Huyen Tran" w:date="2023-04-07T14:22:00Z">
              <w:tcPr>
                <w:tcW w:w="562" w:type="pct"/>
              </w:tcPr>
            </w:tcPrChange>
          </w:tcPr>
          <w:p w14:paraId="20A6A798" w14:textId="31295D38" w:rsidR="0050593F" w:rsidRPr="00EA23F9" w:rsidDel="0050593F" w:rsidRDefault="0050593F" w:rsidP="0050593F">
            <w:pPr>
              <w:spacing w:before="0" w:after="0" w:line="312" w:lineRule="auto"/>
              <w:ind w:left="90"/>
              <w:jc w:val="center"/>
              <w:rPr>
                <w:del w:id="15189" w:author="Thu Huyen Tran" w:date="2023-04-07T14:22:00Z"/>
                <w:moveTo w:id="15190" w:author="Thu Huyen Tran" w:date="2023-04-07T14:17:00Z"/>
                <w:sz w:val="24"/>
                <w:szCs w:val="24"/>
                <w:rPrChange w:id="15191" w:author="Huyen Tran Thu" w:date="2025-04-28T22:10:00Z" w16du:dateUtc="2025-04-28T15:10:00Z">
                  <w:rPr>
                    <w:del w:id="15192" w:author="Thu Huyen Tran" w:date="2023-04-07T14:22:00Z"/>
                    <w:moveTo w:id="15193" w:author="Thu Huyen Tran" w:date="2023-04-07T14:17:00Z"/>
                    <w:szCs w:val="26"/>
                  </w:rPr>
                </w:rPrChange>
              </w:rPr>
            </w:pPr>
          </w:p>
        </w:tc>
        <w:tc>
          <w:tcPr>
            <w:tcW w:w="2053" w:type="pct"/>
            <w:tcPrChange w:id="15194" w:author="Thu Huyen Tran" w:date="2023-04-07T14:22:00Z">
              <w:tcPr>
                <w:tcW w:w="2060" w:type="pct"/>
                <w:gridSpan w:val="2"/>
              </w:tcPr>
            </w:tcPrChange>
          </w:tcPr>
          <w:p w14:paraId="3478259F" w14:textId="1AF517DC" w:rsidR="0050593F" w:rsidRPr="00EA23F9" w:rsidDel="0050593F" w:rsidRDefault="0050593F" w:rsidP="0050593F">
            <w:pPr>
              <w:spacing w:before="0" w:after="0" w:line="312" w:lineRule="auto"/>
              <w:ind w:left="90" w:right="230"/>
              <w:rPr>
                <w:del w:id="15195" w:author="Thu Huyen Tran" w:date="2023-04-07T14:22:00Z"/>
                <w:moveTo w:id="15196" w:author="Thu Huyen Tran" w:date="2023-04-07T14:17:00Z"/>
                <w:sz w:val="24"/>
                <w:szCs w:val="24"/>
                <w:rPrChange w:id="15197" w:author="Huyen Tran Thu" w:date="2025-04-28T22:10:00Z" w16du:dateUtc="2025-04-28T15:10:00Z">
                  <w:rPr>
                    <w:del w:id="15198" w:author="Thu Huyen Tran" w:date="2023-04-07T14:22:00Z"/>
                    <w:moveTo w:id="15199" w:author="Thu Huyen Tran" w:date="2023-04-07T14:17:00Z"/>
                    <w:szCs w:val="26"/>
                  </w:rPr>
                </w:rPrChange>
              </w:rPr>
            </w:pPr>
            <w:moveTo w:id="15200" w:author="Thu Huyen Tran" w:date="2023-04-07T14:17:00Z">
              <w:del w:id="15201" w:author="Thu Huyen Tran" w:date="2023-04-07T14:22:00Z">
                <w:r w:rsidRPr="00EA23F9" w:rsidDel="0050593F">
                  <w:rPr>
                    <w:sz w:val="24"/>
                    <w:szCs w:val="24"/>
                    <w:rPrChange w:id="15202" w:author="Huyen Tran Thu" w:date="2025-04-28T22:10:00Z" w16du:dateUtc="2025-04-28T15:10:00Z">
                      <w:rPr>
                        <w:szCs w:val="26"/>
                      </w:rPr>
                    </w:rPrChange>
                  </w:rPr>
                  <w:delText>Cao su</w:delText>
                </w:r>
              </w:del>
            </w:moveTo>
          </w:p>
        </w:tc>
        <w:tc>
          <w:tcPr>
            <w:tcW w:w="2371" w:type="pct"/>
            <w:tcPrChange w:id="15203" w:author="Thu Huyen Tran" w:date="2023-04-07T14:22:00Z">
              <w:tcPr>
                <w:tcW w:w="2378" w:type="pct"/>
                <w:gridSpan w:val="2"/>
              </w:tcPr>
            </w:tcPrChange>
          </w:tcPr>
          <w:p w14:paraId="00480F78" w14:textId="07348C18" w:rsidR="0050593F" w:rsidRPr="00EA23F9" w:rsidDel="0050593F" w:rsidRDefault="0050593F" w:rsidP="0050593F">
            <w:pPr>
              <w:spacing w:before="0" w:after="0" w:line="312" w:lineRule="auto"/>
              <w:ind w:left="32"/>
              <w:jc w:val="center"/>
              <w:rPr>
                <w:del w:id="15204" w:author="Thu Huyen Tran" w:date="2023-04-07T14:22:00Z"/>
                <w:moveTo w:id="15205" w:author="Thu Huyen Tran" w:date="2023-04-07T14:17:00Z"/>
                <w:sz w:val="24"/>
                <w:szCs w:val="24"/>
                <w:rPrChange w:id="15206" w:author="Huyen Tran Thu" w:date="2025-04-28T22:10:00Z" w16du:dateUtc="2025-04-28T15:10:00Z">
                  <w:rPr>
                    <w:del w:id="15207" w:author="Thu Huyen Tran" w:date="2023-04-07T14:22:00Z"/>
                    <w:moveTo w:id="15208" w:author="Thu Huyen Tran" w:date="2023-04-07T14:17:00Z"/>
                    <w:szCs w:val="26"/>
                  </w:rPr>
                </w:rPrChange>
              </w:rPr>
            </w:pPr>
            <w:moveTo w:id="15209" w:author="Thu Huyen Tran" w:date="2023-04-07T14:17:00Z">
              <w:del w:id="15210" w:author="Thu Huyen Tran" w:date="2023-04-07T14:22:00Z">
                <w:r w:rsidRPr="00EA23F9" w:rsidDel="0050593F">
                  <w:rPr>
                    <w:sz w:val="24"/>
                    <w:szCs w:val="24"/>
                    <w:rPrChange w:id="15211" w:author="Huyen Tran Thu" w:date="2025-04-28T22:10:00Z" w16du:dateUtc="2025-04-28T15:10:00Z">
                      <w:rPr>
                        <w:szCs w:val="26"/>
                      </w:rPr>
                    </w:rPrChange>
                  </w:rPr>
                  <w:delText>0,5</w:delText>
                </w:r>
              </w:del>
            </w:moveTo>
          </w:p>
        </w:tc>
      </w:tr>
    </w:tbl>
    <w:p w14:paraId="2062B7E1" w14:textId="77777777" w:rsidR="0050593F" w:rsidRPr="000E0622" w:rsidRDefault="0050593F" w:rsidP="0050593F">
      <w:pPr>
        <w:spacing w:before="0" w:after="0" w:line="240" w:lineRule="auto"/>
        <w:ind w:left="391" w:firstLine="261"/>
        <w:jc w:val="right"/>
        <w:rPr>
          <w:moveTo w:id="15212" w:author="Thu Huyen Tran" w:date="2023-04-07T14:17:00Z"/>
          <w:i/>
          <w:iCs/>
          <w:sz w:val="22"/>
          <w:lang w:val="en-US"/>
        </w:rPr>
      </w:pPr>
      <w:moveTo w:id="15213" w:author="Thu Huyen Tran" w:date="2023-04-07T14:17:00Z">
        <w:r w:rsidRPr="000E0622">
          <w:rPr>
            <w:i/>
            <w:iCs/>
            <w:sz w:val="22"/>
            <w:lang w:val="en-US"/>
          </w:rPr>
          <w:t>Nguồn: Bộ Công thương;</w:t>
        </w:r>
      </w:moveTo>
    </w:p>
    <w:p w14:paraId="0634EA0A" w14:textId="77777777" w:rsidR="0050593F" w:rsidRPr="000E0622" w:rsidRDefault="0050593F">
      <w:pPr>
        <w:spacing w:before="0" w:after="0" w:line="240" w:lineRule="auto"/>
        <w:jc w:val="right"/>
        <w:rPr>
          <w:moveTo w:id="15214" w:author="Thu Huyen Tran" w:date="2023-04-07T14:17:00Z"/>
          <w:i/>
          <w:iCs/>
          <w:sz w:val="22"/>
          <w:lang w:val="en-US"/>
        </w:rPr>
        <w:pPrChange w:id="15215" w:author="Thu Huyen Tran" w:date="2023-12-05T22:49:00Z">
          <w:pPr>
            <w:spacing w:before="0" w:after="0" w:line="240" w:lineRule="auto"/>
            <w:ind w:left="391" w:firstLine="261"/>
            <w:jc w:val="right"/>
          </w:pPr>
        </w:pPrChange>
      </w:pPr>
      <w:moveTo w:id="15216" w:author="Thu Huyen Tran" w:date="2023-04-07T14:17:00Z">
        <w:r w:rsidRPr="000E0622">
          <w:rPr>
            <w:i/>
            <w:iCs/>
            <w:sz w:val="22"/>
            <w:lang w:val="en-US"/>
          </w:rPr>
          <w:t>(*): Tài liệu hướng dẫn sản xuất sạch hơn – Ngành sản xuất bia (Trung tâm sản xuất sạch Việt Nam, 2008);</w:t>
        </w:r>
      </w:moveTo>
    </w:p>
    <w:p w14:paraId="3703370F" w14:textId="77777777" w:rsidR="0050593F" w:rsidRPr="000E0622" w:rsidRDefault="0050593F" w:rsidP="0050593F">
      <w:pPr>
        <w:spacing w:before="0" w:after="0" w:line="240" w:lineRule="auto"/>
        <w:ind w:left="391" w:firstLine="261"/>
        <w:jc w:val="right"/>
        <w:rPr>
          <w:moveTo w:id="15217" w:author="Thu Huyen Tran" w:date="2023-04-07T14:17:00Z"/>
          <w:i/>
          <w:iCs/>
          <w:sz w:val="22"/>
          <w:lang w:val="en-US"/>
        </w:rPr>
      </w:pPr>
      <w:moveTo w:id="15218" w:author="Thu Huyen Tran" w:date="2023-04-07T14:17:00Z">
        <w:r w:rsidRPr="000E0622">
          <w:rPr>
            <w:i/>
            <w:iCs/>
            <w:sz w:val="22"/>
            <w:lang w:val="en-US"/>
          </w:rPr>
          <w:t>(**): Tài liệu hướng dẫn sản xuất sạch hơn – Ngành giấy và bột giấy (Trung tâm sản xuất sạch Việt Nam, 2008)</w:t>
        </w:r>
      </w:moveTo>
    </w:p>
    <w:p w14:paraId="1164017C" w14:textId="77777777" w:rsidR="0050593F" w:rsidRPr="000E0622" w:rsidRDefault="0050593F" w:rsidP="0050593F">
      <w:pPr>
        <w:spacing w:before="0" w:after="0"/>
        <w:jc w:val="right"/>
        <w:rPr>
          <w:moveTo w:id="15219" w:author="Thu Huyen Tran" w:date="2023-04-07T14:17:00Z"/>
          <w:i/>
          <w:iCs/>
          <w:sz w:val="22"/>
          <w:lang w:val="en-US"/>
        </w:rPr>
      </w:pPr>
      <w:moveTo w:id="15220" w:author="Thu Huyen Tran" w:date="2023-04-07T14:17:00Z">
        <w:r w:rsidRPr="000E0622">
          <w:rPr>
            <w:i/>
            <w:iCs/>
            <w:sz w:val="22"/>
            <w:lang w:val="en-US"/>
          </w:rPr>
          <w:t>(***): IPCC 2006</w:t>
        </w:r>
      </w:moveTo>
    </w:p>
    <w:p w14:paraId="4499AD04" w14:textId="77777777" w:rsidR="0050593F" w:rsidRPr="003902CD" w:rsidRDefault="0050593F" w:rsidP="0050593F">
      <w:pPr>
        <w:pStyle w:val="ListParagraph"/>
        <w:numPr>
          <w:ilvl w:val="0"/>
          <w:numId w:val="9"/>
        </w:numPr>
        <w:rPr>
          <w:ins w:id="15221" w:author="Huyen Tran Thu" w:date="2025-04-28T23:01:00Z" w16du:dateUtc="2025-04-28T16:01:00Z"/>
          <w:rPrChange w:id="15222" w:author="Huyen Tran Thu" w:date="2025-04-28T23:01:00Z" w16du:dateUtc="2025-04-28T16:01:00Z">
            <w:rPr>
              <w:ins w:id="15223" w:author="Huyen Tran Thu" w:date="2025-04-28T23:01:00Z" w16du:dateUtc="2025-04-28T16:01:00Z"/>
              <w:lang w:val="en-US"/>
            </w:rPr>
          </w:rPrChange>
        </w:rPr>
      </w:pPr>
      <w:moveTo w:id="15224" w:author="Thu Huyen Tran" w:date="2023-04-07T14:17:00Z">
        <w:r w:rsidRPr="005543AC">
          <w:t>Nồng độ COD trong nước thải của mỗi loại hình công nghiệp</w:t>
        </w:r>
      </w:moveTo>
    </w:p>
    <w:p w14:paraId="49798256" w14:textId="2E67FD40" w:rsidR="003902CD" w:rsidRPr="005543AC" w:rsidDel="003902CD" w:rsidRDefault="003902CD">
      <w:pPr>
        <w:pStyle w:val="Caption"/>
        <w:rPr>
          <w:del w:id="15225" w:author="Huyen Tran Thu" w:date="2025-04-28T23:01:00Z" w16du:dateUtc="2025-04-28T16:01:00Z"/>
          <w:moveTo w:id="15226" w:author="Thu Huyen Tran" w:date="2023-04-07T14:17:00Z"/>
        </w:rPr>
        <w:pPrChange w:id="15227" w:author="Huyen Tran Thu" w:date="2025-04-28T23:01:00Z" w16du:dateUtc="2025-04-28T16:01:00Z">
          <w:pPr>
            <w:pStyle w:val="ListParagraph"/>
            <w:numPr>
              <w:numId w:val="9"/>
            </w:numPr>
            <w:ind w:left="1080" w:hanging="360"/>
          </w:pPr>
        </w:pPrChange>
      </w:pPr>
      <w:bookmarkStart w:id="15228" w:name="_Toc196773813"/>
      <w:ins w:id="15229" w:author="Huyen Tran Thu" w:date="2025-04-28T23:01:00Z" w16du:dateUtc="2025-04-28T16:01:00Z">
        <w:r>
          <w:t xml:space="preserve">Bảng 1. </w:t>
        </w:r>
        <w:r>
          <w:rPr>
            <w:b w:val="0"/>
            <w:bCs w:val="0"/>
          </w:rPr>
          <w:fldChar w:fldCharType="begin"/>
        </w:r>
        <w:r>
          <w:instrText xml:space="preserve"> SEQ Bảng_1. \* ARABIC </w:instrText>
        </w:r>
      </w:ins>
      <w:r>
        <w:rPr>
          <w:b w:val="0"/>
          <w:bCs w:val="0"/>
        </w:rPr>
        <w:fldChar w:fldCharType="separate"/>
      </w:r>
      <w:ins w:id="15230" w:author="Huyen Tran Thu" w:date="2025-04-28T23:01:00Z" w16du:dateUtc="2025-04-28T16:01:00Z">
        <w:r>
          <w:rPr>
            <w:noProof/>
          </w:rPr>
          <w:t>32</w:t>
        </w:r>
        <w:r>
          <w:rPr>
            <w:b w:val="0"/>
            <w:bCs w:val="0"/>
          </w:rPr>
          <w:fldChar w:fldCharType="end"/>
        </w:r>
        <w:r>
          <w:t xml:space="preserve"> </w:t>
        </w:r>
        <w:r w:rsidRPr="00F0229B">
          <w:rPr>
            <w:bCs w:val="0"/>
            <w:lang w:val="vi-VN"/>
          </w:rPr>
          <w:t>Nồng độ COD (nhu cầu oxy hóa học) trong nước thải của một số ngành CN</w:t>
        </w:r>
      </w:ins>
      <w:bookmarkEnd w:id="15228"/>
    </w:p>
    <w:p w14:paraId="568F4A6B" w14:textId="3179C928" w:rsidR="0050593F" w:rsidRDefault="0050593F" w:rsidP="003902CD">
      <w:pPr>
        <w:pStyle w:val="Caption"/>
        <w:rPr>
          <w:moveTo w:id="15231" w:author="Thu Huyen Tran" w:date="2023-04-07T14:17:00Z"/>
          <w:bCs w:val="0"/>
          <w:lang w:val="vi-VN"/>
        </w:rPr>
      </w:pPr>
      <w:bookmarkStart w:id="15232" w:name="_Toc131781245"/>
      <w:moveTo w:id="15233" w:author="Thu Huyen Tran" w:date="2023-04-07T14:17:00Z">
        <w:del w:id="15234" w:author="Thu Huyen Tran" w:date="2023-12-05T23:05:00Z">
          <w:r w:rsidDel="003E09D4">
            <w:delText xml:space="preserve">Bảng 1. </w:delText>
          </w:r>
          <w:r w:rsidDel="003E09D4">
            <w:fldChar w:fldCharType="begin"/>
          </w:r>
          <w:r w:rsidDel="003E09D4">
            <w:delInstrText xml:space="preserve"> SEQ Bảng_1. \* ARABIC </w:delInstrText>
          </w:r>
          <w:r w:rsidDel="003E09D4">
            <w:fldChar w:fldCharType="separate"/>
          </w:r>
          <w:r w:rsidDel="003E09D4">
            <w:fldChar w:fldCharType="end"/>
          </w:r>
        </w:del>
      </w:moveTo>
      <w:bookmarkStart w:id="15235" w:name="_Toc152710036"/>
      <w:ins w:id="15236" w:author="Thu Huyen Tran" w:date="2023-12-05T23:05:00Z">
        <w:del w:id="15237" w:author="Huyen Tran Thu" w:date="2025-04-28T22:50:00Z" w16du:dateUtc="2025-04-28T15:50:00Z">
          <w:r w:rsidR="003E09D4" w:rsidDel="00FD7EAF">
            <w:delText xml:space="preserve">Bảng 1. </w:delText>
          </w:r>
          <w:r w:rsidR="003E09D4" w:rsidDel="00FD7EAF">
            <w:fldChar w:fldCharType="begin"/>
          </w:r>
          <w:r w:rsidR="003E09D4" w:rsidDel="00FD7EAF">
            <w:delInstrText xml:space="preserve"> SEQ Bảng_1. \* ARABIC </w:delInstrText>
          </w:r>
        </w:del>
      </w:ins>
      <w:del w:id="15238" w:author="Huyen Tran Thu" w:date="2025-04-28T22:50:00Z" w16du:dateUtc="2025-04-28T15:50:00Z">
        <w:r w:rsidR="003E09D4" w:rsidDel="00FD7EAF">
          <w:fldChar w:fldCharType="separate"/>
        </w:r>
      </w:del>
      <w:ins w:id="15239" w:author="Thu Huyen Tran" w:date="2023-12-05T23:05:00Z">
        <w:del w:id="15240" w:author="Huyen Tran Thu" w:date="2025-04-28T22:50:00Z" w16du:dateUtc="2025-04-28T15:50:00Z">
          <w:r w:rsidR="003E09D4" w:rsidDel="00FD7EAF">
            <w:rPr>
              <w:noProof/>
            </w:rPr>
            <w:delText>29</w:delText>
          </w:r>
          <w:r w:rsidR="003E09D4" w:rsidDel="00FD7EAF">
            <w:fldChar w:fldCharType="end"/>
          </w:r>
        </w:del>
      </w:ins>
      <w:moveTo w:id="15241" w:author="Thu Huyen Tran" w:date="2023-04-07T14:17:00Z">
        <w:del w:id="15242" w:author="Huyen Tran Thu" w:date="2025-04-28T22:50:00Z" w16du:dateUtc="2025-04-28T15:50:00Z">
          <w:r w:rsidRPr="00F0229B" w:rsidDel="00FD7EAF">
            <w:rPr>
              <w:lang w:val="vi-VN"/>
            </w:rPr>
            <w:delText xml:space="preserve">: </w:delText>
          </w:r>
        </w:del>
        <w:del w:id="15243" w:author="Huyen Tran Thu" w:date="2025-04-28T23:01:00Z" w16du:dateUtc="2025-04-28T16:01:00Z">
          <w:r w:rsidRPr="00F0229B" w:rsidDel="003902CD">
            <w:rPr>
              <w:bCs w:val="0"/>
              <w:lang w:val="vi-VN"/>
            </w:rPr>
            <w:delText>Nồng độ COD (nhu cầu oxy hóa học) trong nước thải của một số ngành CN</w:delText>
          </w:r>
        </w:del>
        <w:bookmarkEnd w:id="15232"/>
        <w:bookmarkEnd w:id="15235"/>
      </w:moveTo>
    </w:p>
    <w:tbl>
      <w:tblPr>
        <w:tblW w:w="36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15244" w:author="Thu Huyen Tran" w:date="2023-04-07T14:22:00Z">
          <w:tblPr>
            <w:tblW w:w="36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835"/>
        <w:gridCol w:w="2883"/>
        <w:gridCol w:w="2930"/>
        <w:tblGridChange w:id="15245">
          <w:tblGrid>
            <w:gridCol w:w="835"/>
            <w:gridCol w:w="2883"/>
            <w:gridCol w:w="2930"/>
          </w:tblGrid>
        </w:tblGridChange>
      </w:tblGrid>
      <w:tr w:rsidR="0050593F" w:rsidRPr="00EA23F9" w14:paraId="042EBCB5" w14:textId="77777777" w:rsidTr="0050593F">
        <w:trPr>
          <w:tblHeader/>
          <w:jc w:val="center"/>
          <w:trPrChange w:id="15246" w:author="Thu Huyen Tran" w:date="2023-04-07T14:22:00Z">
            <w:trPr>
              <w:tblHeader/>
              <w:jc w:val="center"/>
            </w:trPr>
          </w:trPrChange>
        </w:trPr>
        <w:tc>
          <w:tcPr>
            <w:tcW w:w="628" w:type="pct"/>
            <w:vAlign w:val="center"/>
            <w:tcPrChange w:id="15247" w:author="Thu Huyen Tran" w:date="2023-04-07T14:22:00Z">
              <w:tcPr>
                <w:tcW w:w="627" w:type="pct"/>
                <w:vAlign w:val="center"/>
              </w:tcPr>
            </w:tcPrChange>
          </w:tcPr>
          <w:p w14:paraId="2DAE2825" w14:textId="78A4043E" w:rsidR="0050593F" w:rsidRPr="00EA23F9" w:rsidRDefault="0050593F" w:rsidP="00AF34C5">
            <w:pPr>
              <w:spacing w:before="60" w:after="60"/>
              <w:jc w:val="center"/>
              <w:rPr>
                <w:ins w:id="15248" w:author="Huyen Tran Thu" w:date="2025-04-28T22:10:00Z" w16du:dateUtc="2025-04-28T15:10:00Z"/>
                <w:b/>
                <w:sz w:val="24"/>
                <w:szCs w:val="24"/>
                <w:rPrChange w:id="15249" w:author="Huyen Tran Thu" w:date="2025-04-28T22:10:00Z" w16du:dateUtc="2025-04-28T15:10:00Z">
                  <w:rPr>
                    <w:ins w:id="15250" w:author="Huyen Tran Thu" w:date="2025-04-28T22:10:00Z" w16du:dateUtc="2025-04-28T15:10:00Z"/>
                    <w:b/>
                    <w:szCs w:val="26"/>
                  </w:rPr>
                </w:rPrChange>
              </w:rPr>
            </w:pPr>
            <w:moveTo w:id="15251" w:author="Thu Huyen Tran" w:date="2023-04-07T14:17:00Z">
              <w:r w:rsidRPr="00EA23F9">
                <w:rPr>
                  <w:b/>
                  <w:sz w:val="24"/>
                  <w:szCs w:val="24"/>
                  <w:rPrChange w:id="15252" w:author="Huyen Tran Thu" w:date="2025-04-28T22:10:00Z" w16du:dateUtc="2025-04-28T15:10:00Z">
                    <w:rPr>
                      <w:b/>
                      <w:szCs w:val="26"/>
                    </w:rPr>
                  </w:rPrChange>
                </w:rPr>
                <w:t>S</w:t>
              </w:r>
            </w:moveTo>
            <w:ins w:id="15253" w:author="Huyen Tran Thu" w:date="2025-04-28T22:10:00Z" w16du:dateUtc="2025-04-28T15:10:00Z">
              <w:r w:rsidR="00EA23F9" w:rsidRPr="00EA23F9">
                <w:rPr>
                  <w:b/>
                  <w:sz w:val="24"/>
                  <w:szCs w:val="24"/>
                  <w:rPrChange w:id="15254" w:author="Huyen Tran Thu" w:date="2025-04-28T22:10:00Z" w16du:dateUtc="2025-04-28T15:10:00Z">
                    <w:rPr>
                      <w:b/>
                      <w:sz w:val="22"/>
                    </w:rPr>
                  </w:rPrChange>
                </w:rPr>
                <w:t>TT</w:t>
              </w:r>
            </w:ins>
            <w:moveTo w:id="15255" w:author="Thu Huyen Tran" w:date="2023-04-07T14:17:00Z">
              <w:del w:id="15256" w:author="Huyen Tran Thu" w:date="2025-04-28T22:10:00Z" w16du:dateUtc="2025-04-28T15:10:00Z">
                <w:r w:rsidRPr="00EA23F9" w:rsidDel="00EA23F9">
                  <w:rPr>
                    <w:b/>
                    <w:sz w:val="24"/>
                    <w:szCs w:val="24"/>
                    <w:rPrChange w:id="15257" w:author="Huyen Tran Thu" w:date="2025-04-28T22:10:00Z" w16du:dateUtc="2025-04-28T15:10:00Z">
                      <w:rPr>
                        <w:b/>
                        <w:szCs w:val="26"/>
                      </w:rPr>
                    </w:rPrChange>
                  </w:rPr>
                  <w:delText>tt</w:delText>
                </w:r>
              </w:del>
            </w:moveTo>
          </w:p>
          <w:p w14:paraId="5226CE26" w14:textId="77777777" w:rsidR="00EA23F9" w:rsidRPr="00EA23F9" w:rsidRDefault="00EA23F9" w:rsidP="00AF34C5">
            <w:pPr>
              <w:spacing w:before="60" w:after="60"/>
              <w:jc w:val="center"/>
              <w:rPr>
                <w:moveTo w:id="15258" w:author="Thu Huyen Tran" w:date="2023-04-07T14:17:00Z"/>
                <w:b/>
                <w:sz w:val="24"/>
                <w:szCs w:val="24"/>
                <w:rPrChange w:id="15259" w:author="Huyen Tran Thu" w:date="2025-04-28T22:10:00Z" w16du:dateUtc="2025-04-28T15:10:00Z">
                  <w:rPr>
                    <w:moveTo w:id="15260" w:author="Thu Huyen Tran" w:date="2023-04-07T14:17:00Z"/>
                    <w:b/>
                    <w:szCs w:val="26"/>
                  </w:rPr>
                </w:rPrChange>
              </w:rPr>
            </w:pPr>
          </w:p>
        </w:tc>
        <w:tc>
          <w:tcPr>
            <w:tcW w:w="2168" w:type="pct"/>
            <w:vAlign w:val="center"/>
            <w:tcPrChange w:id="15261" w:author="Thu Huyen Tran" w:date="2023-04-07T14:22:00Z">
              <w:tcPr>
                <w:tcW w:w="2168" w:type="pct"/>
                <w:vAlign w:val="center"/>
              </w:tcPr>
            </w:tcPrChange>
          </w:tcPr>
          <w:p w14:paraId="35BF7B7F" w14:textId="77777777" w:rsidR="0050593F" w:rsidRPr="00EA23F9" w:rsidRDefault="0050593F" w:rsidP="00AF34C5">
            <w:pPr>
              <w:spacing w:before="60" w:after="60"/>
              <w:ind w:left="32"/>
              <w:jc w:val="center"/>
              <w:rPr>
                <w:moveTo w:id="15262" w:author="Thu Huyen Tran" w:date="2023-04-07T14:17:00Z"/>
                <w:b/>
                <w:bCs/>
                <w:sz w:val="24"/>
                <w:szCs w:val="24"/>
                <w:rPrChange w:id="15263" w:author="Huyen Tran Thu" w:date="2025-04-28T22:10:00Z" w16du:dateUtc="2025-04-28T15:10:00Z">
                  <w:rPr>
                    <w:moveTo w:id="15264" w:author="Thu Huyen Tran" w:date="2023-04-07T14:17:00Z"/>
                    <w:b/>
                    <w:bCs/>
                    <w:szCs w:val="26"/>
                  </w:rPr>
                </w:rPrChange>
              </w:rPr>
            </w:pPr>
            <w:moveTo w:id="15265" w:author="Thu Huyen Tran" w:date="2023-04-07T14:17:00Z">
              <w:r w:rsidRPr="00EA23F9">
                <w:rPr>
                  <w:b/>
                  <w:bCs/>
                  <w:sz w:val="24"/>
                  <w:szCs w:val="24"/>
                  <w:rPrChange w:id="15266" w:author="Huyen Tran Thu" w:date="2025-04-28T22:10:00Z" w16du:dateUtc="2025-04-28T15:10:00Z">
                    <w:rPr>
                      <w:b/>
                      <w:bCs/>
                      <w:szCs w:val="26"/>
                    </w:rPr>
                  </w:rPrChange>
                </w:rPr>
                <w:t>Ngành công nghiệp</w:t>
              </w:r>
            </w:moveTo>
          </w:p>
        </w:tc>
        <w:tc>
          <w:tcPr>
            <w:tcW w:w="2204" w:type="pct"/>
            <w:vAlign w:val="center"/>
            <w:tcPrChange w:id="15267" w:author="Thu Huyen Tran" w:date="2023-04-07T14:22:00Z">
              <w:tcPr>
                <w:tcW w:w="2204" w:type="pct"/>
                <w:vAlign w:val="center"/>
              </w:tcPr>
            </w:tcPrChange>
          </w:tcPr>
          <w:p w14:paraId="0DF17C00" w14:textId="77777777" w:rsidR="0050593F" w:rsidRPr="00EA23F9" w:rsidRDefault="0050593F" w:rsidP="00AF34C5">
            <w:pPr>
              <w:spacing w:before="60" w:after="60"/>
              <w:ind w:left="32"/>
              <w:jc w:val="center"/>
              <w:rPr>
                <w:moveTo w:id="15268" w:author="Thu Huyen Tran" w:date="2023-04-07T14:17:00Z"/>
                <w:b/>
                <w:bCs/>
                <w:sz w:val="24"/>
                <w:szCs w:val="24"/>
                <w:rPrChange w:id="15269" w:author="Huyen Tran Thu" w:date="2025-04-28T22:10:00Z" w16du:dateUtc="2025-04-28T15:10:00Z">
                  <w:rPr>
                    <w:moveTo w:id="15270" w:author="Thu Huyen Tran" w:date="2023-04-07T14:17:00Z"/>
                    <w:b/>
                    <w:bCs/>
                    <w:szCs w:val="26"/>
                  </w:rPr>
                </w:rPrChange>
              </w:rPr>
            </w:pPr>
            <w:moveTo w:id="15271" w:author="Thu Huyen Tran" w:date="2023-04-07T14:17:00Z">
              <w:r w:rsidRPr="00EA23F9">
                <w:rPr>
                  <w:b/>
                  <w:sz w:val="24"/>
                  <w:szCs w:val="24"/>
                  <w:rPrChange w:id="15272" w:author="Huyen Tran Thu" w:date="2025-04-28T22:10:00Z" w16du:dateUtc="2025-04-28T15:10:00Z">
                    <w:rPr>
                      <w:b/>
                    </w:rPr>
                  </w:rPrChange>
                </w:rPr>
                <w:t>COD (kg COD/m</w:t>
              </w:r>
              <w:r w:rsidRPr="00EA23F9">
                <w:rPr>
                  <w:b/>
                  <w:sz w:val="24"/>
                  <w:szCs w:val="24"/>
                  <w:vertAlign w:val="superscript"/>
                  <w:rPrChange w:id="15273" w:author="Huyen Tran Thu" w:date="2025-04-28T22:10:00Z" w16du:dateUtc="2025-04-28T15:10:00Z">
                    <w:rPr>
                      <w:b/>
                      <w:vertAlign w:val="superscript"/>
                    </w:rPr>
                  </w:rPrChange>
                </w:rPr>
                <w:t>3</w:t>
              </w:r>
              <w:r w:rsidRPr="00EA23F9">
                <w:rPr>
                  <w:b/>
                  <w:sz w:val="24"/>
                  <w:szCs w:val="24"/>
                  <w:rPrChange w:id="15274" w:author="Huyen Tran Thu" w:date="2025-04-28T22:10:00Z" w16du:dateUtc="2025-04-28T15:10:00Z">
                    <w:rPr>
                      <w:b/>
                    </w:rPr>
                  </w:rPrChange>
                </w:rPr>
                <w:t>)</w:t>
              </w:r>
            </w:moveTo>
          </w:p>
        </w:tc>
      </w:tr>
      <w:tr w:rsidR="0050593F" w:rsidRPr="00EA23F9" w14:paraId="008996BA" w14:textId="77777777" w:rsidTr="0050593F">
        <w:trPr>
          <w:jc w:val="center"/>
          <w:trPrChange w:id="15275" w:author="Thu Huyen Tran" w:date="2023-04-07T14:22:00Z">
            <w:trPr>
              <w:jc w:val="center"/>
            </w:trPr>
          </w:trPrChange>
        </w:trPr>
        <w:tc>
          <w:tcPr>
            <w:tcW w:w="628" w:type="pct"/>
            <w:tcPrChange w:id="15276" w:author="Thu Huyen Tran" w:date="2023-04-07T14:22:00Z">
              <w:tcPr>
                <w:tcW w:w="627" w:type="pct"/>
              </w:tcPr>
            </w:tcPrChange>
          </w:tcPr>
          <w:p w14:paraId="100A21C8" w14:textId="26229263" w:rsidR="0050593F" w:rsidRPr="00EA23F9" w:rsidRDefault="000E03C8" w:rsidP="0050593F">
            <w:pPr>
              <w:spacing w:before="60" w:after="60"/>
              <w:ind w:left="90"/>
              <w:jc w:val="center"/>
              <w:rPr>
                <w:moveTo w:id="15277" w:author="Thu Huyen Tran" w:date="2023-04-07T14:17:00Z"/>
                <w:sz w:val="24"/>
                <w:szCs w:val="24"/>
                <w:rPrChange w:id="15278" w:author="Huyen Tran Thu" w:date="2025-04-28T22:10:00Z" w16du:dateUtc="2025-04-28T15:10:00Z">
                  <w:rPr>
                    <w:moveTo w:id="15279" w:author="Thu Huyen Tran" w:date="2023-04-07T14:17:00Z"/>
                    <w:szCs w:val="26"/>
                  </w:rPr>
                </w:rPrChange>
              </w:rPr>
            </w:pPr>
            <w:ins w:id="15280" w:author="Thu Huyen Tran" w:date="2023-12-05T22:48:00Z">
              <w:r w:rsidRPr="00EA23F9">
                <w:rPr>
                  <w:sz w:val="24"/>
                  <w:szCs w:val="24"/>
                  <w:rPrChange w:id="15281" w:author="Huyen Tran Thu" w:date="2025-04-28T22:10:00Z" w16du:dateUtc="2025-04-28T15:10:00Z">
                    <w:rPr>
                      <w:szCs w:val="26"/>
                    </w:rPr>
                  </w:rPrChange>
                </w:rPr>
                <w:t>1</w:t>
              </w:r>
            </w:ins>
          </w:p>
        </w:tc>
        <w:tc>
          <w:tcPr>
            <w:tcW w:w="2168" w:type="pct"/>
            <w:tcPrChange w:id="15282" w:author="Thu Huyen Tran" w:date="2023-04-07T14:22:00Z">
              <w:tcPr>
                <w:tcW w:w="2168" w:type="pct"/>
              </w:tcPr>
            </w:tcPrChange>
          </w:tcPr>
          <w:p w14:paraId="6FBEA7B5" w14:textId="77777777" w:rsidR="0050593F" w:rsidRPr="00EA23F9" w:rsidRDefault="0050593F" w:rsidP="0050593F">
            <w:pPr>
              <w:spacing w:before="60" w:after="60"/>
              <w:ind w:left="90" w:right="230"/>
              <w:rPr>
                <w:moveTo w:id="15283" w:author="Thu Huyen Tran" w:date="2023-04-07T14:17:00Z"/>
                <w:sz w:val="24"/>
                <w:szCs w:val="24"/>
                <w:rPrChange w:id="15284" w:author="Huyen Tran Thu" w:date="2025-04-28T22:10:00Z" w16du:dateUtc="2025-04-28T15:10:00Z">
                  <w:rPr>
                    <w:moveTo w:id="15285" w:author="Thu Huyen Tran" w:date="2023-04-07T14:17:00Z"/>
                    <w:szCs w:val="26"/>
                  </w:rPr>
                </w:rPrChange>
              </w:rPr>
            </w:pPr>
            <w:moveTo w:id="15286" w:author="Thu Huyen Tran" w:date="2023-04-07T14:17:00Z">
              <w:r w:rsidRPr="00EA23F9">
                <w:rPr>
                  <w:sz w:val="24"/>
                  <w:szCs w:val="24"/>
                  <w:rPrChange w:id="15287" w:author="Huyen Tran Thu" w:date="2025-04-28T22:10:00Z" w16du:dateUtc="2025-04-28T15:10:00Z">
                    <w:rPr>
                      <w:szCs w:val="26"/>
                    </w:rPr>
                  </w:rPrChange>
                </w:rPr>
                <w:t>Sắt thép</w:t>
              </w:r>
            </w:moveTo>
          </w:p>
        </w:tc>
        <w:tc>
          <w:tcPr>
            <w:tcW w:w="2204" w:type="pct"/>
            <w:vAlign w:val="center"/>
            <w:tcPrChange w:id="15288" w:author="Thu Huyen Tran" w:date="2023-04-07T14:22:00Z">
              <w:tcPr>
                <w:tcW w:w="2204" w:type="pct"/>
                <w:vAlign w:val="center"/>
              </w:tcPr>
            </w:tcPrChange>
          </w:tcPr>
          <w:p w14:paraId="0034B17C" w14:textId="77777777" w:rsidR="0050593F" w:rsidRPr="00EA23F9" w:rsidRDefault="0050593F" w:rsidP="0050593F">
            <w:pPr>
              <w:spacing w:before="60" w:after="60"/>
              <w:jc w:val="center"/>
              <w:rPr>
                <w:moveTo w:id="15289" w:author="Thu Huyen Tran" w:date="2023-04-07T14:17:00Z"/>
                <w:sz w:val="24"/>
                <w:szCs w:val="24"/>
                <w:rPrChange w:id="15290" w:author="Huyen Tran Thu" w:date="2025-04-28T22:10:00Z" w16du:dateUtc="2025-04-28T15:10:00Z">
                  <w:rPr>
                    <w:moveTo w:id="15291" w:author="Thu Huyen Tran" w:date="2023-04-07T14:17:00Z"/>
                    <w:szCs w:val="26"/>
                  </w:rPr>
                </w:rPrChange>
              </w:rPr>
            </w:pPr>
            <w:moveTo w:id="15292" w:author="Thu Huyen Tran" w:date="2023-04-07T14:17:00Z">
              <w:r w:rsidRPr="00EA23F9">
                <w:rPr>
                  <w:sz w:val="24"/>
                  <w:szCs w:val="24"/>
                  <w:rPrChange w:id="15293" w:author="Huyen Tran Thu" w:date="2025-04-28T22:10:00Z" w16du:dateUtc="2025-04-28T15:10:00Z">
                    <w:rPr>
                      <w:szCs w:val="26"/>
                    </w:rPr>
                  </w:rPrChange>
                </w:rPr>
                <w:t>0,5</w:t>
              </w:r>
            </w:moveTo>
          </w:p>
        </w:tc>
      </w:tr>
      <w:tr w:rsidR="0050593F" w:rsidRPr="00EA23F9" w14:paraId="7B79064E" w14:textId="77777777" w:rsidTr="0050593F">
        <w:trPr>
          <w:jc w:val="center"/>
          <w:trPrChange w:id="15294" w:author="Thu Huyen Tran" w:date="2023-04-07T14:22:00Z">
            <w:trPr>
              <w:jc w:val="center"/>
            </w:trPr>
          </w:trPrChange>
        </w:trPr>
        <w:tc>
          <w:tcPr>
            <w:tcW w:w="628" w:type="pct"/>
            <w:tcPrChange w:id="15295" w:author="Thu Huyen Tran" w:date="2023-04-07T14:22:00Z">
              <w:tcPr>
                <w:tcW w:w="627" w:type="pct"/>
              </w:tcPr>
            </w:tcPrChange>
          </w:tcPr>
          <w:p w14:paraId="39680549" w14:textId="15C9F109" w:rsidR="0050593F" w:rsidRPr="00EA23F9" w:rsidRDefault="000E03C8" w:rsidP="0050593F">
            <w:pPr>
              <w:spacing w:before="60" w:after="60"/>
              <w:ind w:left="90"/>
              <w:jc w:val="center"/>
              <w:rPr>
                <w:moveTo w:id="15296" w:author="Thu Huyen Tran" w:date="2023-04-07T14:17:00Z"/>
                <w:sz w:val="24"/>
                <w:szCs w:val="24"/>
                <w:rPrChange w:id="15297" w:author="Huyen Tran Thu" w:date="2025-04-28T22:10:00Z" w16du:dateUtc="2025-04-28T15:10:00Z">
                  <w:rPr>
                    <w:moveTo w:id="15298" w:author="Thu Huyen Tran" w:date="2023-04-07T14:17:00Z"/>
                    <w:szCs w:val="26"/>
                  </w:rPr>
                </w:rPrChange>
              </w:rPr>
            </w:pPr>
            <w:ins w:id="15299" w:author="Thu Huyen Tran" w:date="2023-12-05T22:48:00Z">
              <w:r w:rsidRPr="00EA23F9">
                <w:rPr>
                  <w:sz w:val="24"/>
                  <w:szCs w:val="24"/>
                  <w:rPrChange w:id="15300" w:author="Huyen Tran Thu" w:date="2025-04-28T22:10:00Z" w16du:dateUtc="2025-04-28T15:10:00Z">
                    <w:rPr>
                      <w:szCs w:val="26"/>
                    </w:rPr>
                  </w:rPrChange>
                </w:rPr>
                <w:t>2</w:t>
              </w:r>
            </w:ins>
          </w:p>
        </w:tc>
        <w:tc>
          <w:tcPr>
            <w:tcW w:w="2168" w:type="pct"/>
            <w:tcPrChange w:id="15301" w:author="Thu Huyen Tran" w:date="2023-04-07T14:22:00Z">
              <w:tcPr>
                <w:tcW w:w="2168" w:type="pct"/>
              </w:tcPr>
            </w:tcPrChange>
          </w:tcPr>
          <w:p w14:paraId="669F8DB5" w14:textId="77777777" w:rsidR="0050593F" w:rsidRPr="00EA23F9" w:rsidRDefault="0050593F" w:rsidP="0050593F">
            <w:pPr>
              <w:spacing w:before="60" w:after="60"/>
              <w:ind w:left="90" w:right="230"/>
              <w:rPr>
                <w:moveTo w:id="15302" w:author="Thu Huyen Tran" w:date="2023-04-07T14:17:00Z"/>
                <w:sz w:val="24"/>
                <w:szCs w:val="24"/>
                <w:rPrChange w:id="15303" w:author="Huyen Tran Thu" w:date="2025-04-28T22:10:00Z" w16du:dateUtc="2025-04-28T15:10:00Z">
                  <w:rPr>
                    <w:moveTo w:id="15304" w:author="Thu Huyen Tran" w:date="2023-04-07T14:17:00Z"/>
                    <w:szCs w:val="26"/>
                  </w:rPr>
                </w:rPrChange>
              </w:rPr>
            </w:pPr>
            <w:moveTo w:id="15305" w:author="Thu Huyen Tran" w:date="2023-04-07T14:17:00Z">
              <w:r w:rsidRPr="00EA23F9">
                <w:rPr>
                  <w:sz w:val="24"/>
                  <w:szCs w:val="24"/>
                  <w:rPrChange w:id="15306" w:author="Huyen Tran Thu" w:date="2025-04-28T22:10:00Z" w16du:dateUtc="2025-04-28T15:10:00Z">
                    <w:rPr>
                      <w:szCs w:val="26"/>
                    </w:rPr>
                  </w:rPrChange>
                </w:rPr>
                <w:t>Kim loại màu</w:t>
              </w:r>
            </w:moveTo>
          </w:p>
        </w:tc>
        <w:tc>
          <w:tcPr>
            <w:tcW w:w="2204" w:type="pct"/>
            <w:vAlign w:val="center"/>
            <w:tcPrChange w:id="15307" w:author="Thu Huyen Tran" w:date="2023-04-07T14:22:00Z">
              <w:tcPr>
                <w:tcW w:w="2204" w:type="pct"/>
                <w:vAlign w:val="center"/>
              </w:tcPr>
            </w:tcPrChange>
          </w:tcPr>
          <w:p w14:paraId="120C4328" w14:textId="77777777" w:rsidR="0050593F" w:rsidRPr="00EA23F9" w:rsidRDefault="0050593F" w:rsidP="0050593F">
            <w:pPr>
              <w:spacing w:before="60" w:after="60"/>
              <w:jc w:val="center"/>
              <w:rPr>
                <w:moveTo w:id="15308" w:author="Thu Huyen Tran" w:date="2023-04-07T14:17:00Z"/>
                <w:sz w:val="24"/>
                <w:szCs w:val="24"/>
                <w:rPrChange w:id="15309" w:author="Huyen Tran Thu" w:date="2025-04-28T22:10:00Z" w16du:dateUtc="2025-04-28T15:10:00Z">
                  <w:rPr>
                    <w:moveTo w:id="15310" w:author="Thu Huyen Tran" w:date="2023-04-07T14:17:00Z"/>
                    <w:szCs w:val="26"/>
                  </w:rPr>
                </w:rPrChange>
              </w:rPr>
            </w:pPr>
            <w:moveTo w:id="15311" w:author="Thu Huyen Tran" w:date="2023-04-07T14:17:00Z">
              <w:r w:rsidRPr="00EA23F9">
                <w:rPr>
                  <w:sz w:val="24"/>
                  <w:szCs w:val="24"/>
                  <w:rPrChange w:id="15312" w:author="Huyen Tran Thu" w:date="2025-04-28T22:10:00Z" w16du:dateUtc="2025-04-28T15:10:00Z">
                    <w:rPr>
                      <w:szCs w:val="26"/>
                    </w:rPr>
                  </w:rPrChange>
                </w:rPr>
                <w:t>0,5</w:t>
              </w:r>
            </w:moveTo>
          </w:p>
        </w:tc>
      </w:tr>
      <w:tr w:rsidR="000E03C8" w:rsidRPr="00EA23F9" w14:paraId="4AAA1267" w14:textId="77777777" w:rsidTr="0050593F">
        <w:trPr>
          <w:jc w:val="center"/>
          <w:ins w:id="15313" w:author="Thu Huyen Tran" w:date="2023-12-05T22:48:00Z"/>
        </w:trPr>
        <w:tc>
          <w:tcPr>
            <w:tcW w:w="628" w:type="pct"/>
          </w:tcPr>
          <w:p w14:paraId="4CDC0EAB" w14:textId="112B853F" w:rsidR="000E03C8" w:rsidRPr="00EA23F9" w:rsidRDefault="000E03C8" w:rsidP="000E03C8">
            <w:pPr>
              <w:spacing w:before="60" w:after="60"/>
              <w:ind w:left="90"/>
              <w:jc w:val="center"/>
              <w:rPr>
                <w:ins w:id="15314" w:author="Thu Huyen Tran" w:date="2023-12-05T22:48:00Z"/>
                <w:sz w:val="24"/>
                <w:szCs w:val="24"/>
                <w:rPrChange w:id="15315" w:author="Huyen Tran Thu" w:date="2025-04-28T22:10:00Z" w16du:dateUtc="2025-04-28T15:10:00Z">
                  <w:rPr>
                    <w:ins w:id="15316" w:author="Thu Huyen Tran" w:date="2023-12-05T22:48:00Z"/>
                    <w:szCs w:val="26"/>
                  </w:rPr>
                </w:rPrChange>
              </w:rPr>
            </w:pPr>
            <w:ins w:id="15317" w:author="Thu Huyen Tran" w:date="2023-12-05T22:48:00Z">
              <w:r w:rsidRPr="00EA23F9">
                <w:rPr>
                  <w:sz w:val="24"/>
                  <w:szCs w:val="24"/>
                  <w:rPrChange w:id="15318" w:author="Huyen Tran Thu" w:date="2025-04-28T22:10:00Z" w16du:dateUtc="2025-04-28T15:10:00Z">
                    <w:rPr>
                      <w:szCs w:val="26"/>
                    </w:rPr>
                  </w:rPrChange>
                </w:rPr>
                <w:t>3</w:t>
              </w:r>
            </w:ins>
          </w:p>
        </w:tc>
        <w:tc>
          <w:tcPr>
            <w:tcW w:w="2168" w:type="pct"/>
          </w:tcPr>
          <w:p w14:paraId="312B9B5A" w14:textId="4D3C7B3B" w:rsidR="000E03C8" w:rsidRPr="00EA23F9" w:rsidRDefault="000E03C8" w:rsidP="000E03C8">
            <w:pPr>
              <w:spacing w:before="60" w:after="60"/>
              <w:ind w:left="90" w:right="230"/>
              <w:rPr>
                <w:ins w:id="15319" w:author="Thu Huyen Tran" w:date="2023-12-05T22:48:00Z"/>
                <w:sz w:val="24"/>
                <w:szCs w:val="24"/>
                <w:rPrChange w:id="15320" w:author="Huyen Tran Thu" w:date="2025-04-28T22:10:00Z" w16du:dateUtc="2025-04-28T15:10:00Z">
                  <w:rPr>
                    <w:ins w:id="15321" w:author="Thu Huyen Tran" w:date="2023-12-05T22:48:00Z"/>
                    <w:szCs w:val="26"/>
                  </w:rPr>
                </w:rPrChange>
              </w:rPr>
            </w:pPr>
            <w:ins w:id="15322" w:author="Thu Huyen Tran" w:date="2023-12-05T22:48:00Z">
              <w:r w:rsidRPr="00EA23F9">
                <w:rPr>
                  <w:sz w:val="24"/>
                  <w:szCs w:val="24"/>
                  <w:rPrChange w:id="15323" w:author="Huyen Tran Thu" w:date="2025-04-28T22:10:00Z" w16du:dateUtc="2025-04-28T15:10:00Z">
                    <w:rPr>
                      <w:szCs w:val="26"/>
                    </w:rPr>
                  </w:rPrChange>
                </w:rPr>
                <w:t>Phân bón</w:t>
              </w:r>
            </w:ins>
          </w:p>
        </w:tc>
        <w:tc>
          <w:tcPr>
            <w:tcW w:w="2204" w:type="pct"/>
            <w:vAlign w:val="center"/>
          </w:tcPr>
          <w:p w14:paraId="70F38E61" w14:textId="18745FCB" w:rsidR="000E03C8" w:rsidRPr="00EA23F9" w:rsidRDefault="000E03C8" w:rsidP="000E03C8">
            <w:pPr>
              <w:spacing w:before="60" w:after="60"/>
              <w:jc w:val="center"/>
              <w:rPr>
                <w:ins w:id="15324" w:author="Thu Huyen Tran" w:date="2023-12-05T22:48:00Z"/>
                <w:sz w:val="24"/>
                <w:szCs w:val="24"/>
                <w:rPrChange w:id="15325" w:author="Huyen Tran Thu" w:date="2025-04-28T22:10:00Z" w16du:dateUtc="2025-04-28T15:10:00Z">
                  <w:rPr>
                    <w:ins w:id="15326" w:author="Thu Huyen Tran" w:date="2023-12-05T22:48:00Z"/>
                    <w:szCs w:val="26"/>
                  </w:rPr>
                </w:rPrChange>
              </w:rPr>
            </w:pPr>
            <w:ins w:id="15327" w:author="Thu Huyen Tran" w:date="2023-12-05T22:49:00Z">
              <w:r w:rsidRPr="00EA23F9">
                <w:rPr>
                  <w:sz w:val="24"/>
                  <w:szCs w:val="24"/>
                  <w:rPrChange w:id="15328" w:author="Huyen Tran Thu" w:date="2025-04-28T22:10:00Z" w16du:dateUtc="2025-04-28T15:10:00Z">
                    <w:rPr>
                      <w:szCs w:val="26"/>
                    </w:rPr>
                  </w:rPrChange>
                </w:rPr>
                <w:t>0,23</w:t>
              </w:r>
            </w:ins>
          </w:p>
        </w:tc>
      </w:tr>
      <w:tr w:rsidR="000E03C8" w:rsidRPr="00EA23F9" w:rsidDel="0050593F" w14:paraId="5FF5E1B2" w14:textId="01490E5A" w:rsidTr="0050593F">
        <w:trPr>
          <w:jc w:val="center"/>
          <w:del w:id="15329" w:author="Thu Huyen Tran" w:date="2023-04-07T14:22:00Z"/>
          <w:trPrChange w:id="15330" w:author="Thu Huyen Tran" w:date="2023-04-07T14:22:00Z">
            <w:trPr>
              <w:jc w:val="center"/>
            </w:trPr>
          </w:trPrChange>
        </w:trPr>
        <w:tc>
          <w:tcPr>
            <w:tcW w:w="628" w:type="pct"/>
            <w:tcPrChange w:id="15331" w:author="Thu Huyen Tran" w:date="2023-04-07T14:22:00Z">
              <w:tcPr>
                <w:tcW w:w="627" w:type="pct"/>
              </w:tcPr>
            </w:tcPrChange>
          </w:tcPr>
          <w:p w14:paraId="6CF3E80D" w14:textId="5E82194D" w:rsidR="000E03C8" w:rsidRPr="00EA23F9" w:rsidDel="0050593F" w:rsidRDefault="000E03C8" w:rsidP="000E03C8">
            <w:pPr>
              <w:spacing w:before="60" w:after="60"/>
              <w:ind w:left="90"/>
              <w:jc w:val="center"/>
              <w:rPr>
                <w:del w:id="15332" w:author="Thu Huyen Tran" w:date="2023-04-07T14:22:00Z"/>
                <w:moveTo w:id="15333" w:author="Thu Huyen Tran" w:date="2023-04-07T14:17:00Z"/>
                <w:sz w:val="24"/>
                <w:szCs w:val="24"/>
                <w:rPrChange w:id="15334" w:author="Huyen Tran Thu" w:date="2025-04-28T22:10:00Z" w16du:dateUtc="2025-04-28T15:10:00Z">
                  <w:rPr>
                    <w:del w:id="15335" w:author="Thu Huyen Tran" w:date="2023-04-07T14:22:00Z"/>
                    <w:moveTo w:id="15336" w:author="Thu Huyen Tran" w:date="2023-04-07T14:17:00Z"/>
                    <w:szCs w:val="26"/>
                  </w:rPr>
                </w:rPrChange>
              </w:rPr>
            </w:pPr>
          </w:p>
        </w:tc>
        <w:tc>
          <w:tcPr>
            <w:tcW w:w="2168" w:type="pct"/>
            <w:tcPrChange w:id="15337" w:author="Thu Huyen Tran" w:date="2023-04-07T14:22:00Z">
              <w:tcPr>
                <w:tcW w:w="2168" w:type="pct"/>
              </w:tcPr>
            </w:tcPrChange>
          </w:tcPr>
          <w:p w14:paraId="641A3587" w14:textId="2AE791D4" w:rsidR="000E03C8" w:rsidRPr="00EA23F9" w:rsidDel="0050593F" w:rsidRDefault="000E03C8" w:rsidP="000E03C8">
            <w:pPr>
              <w:spacing w:before="60" w:after="60"/>
              <w:ind w:left="90" w:right="230"/>
              <w:rPr>
                <w:del w:id="15338" w:author="Thu Huyen Tran" w:date="2023-04-07T14:22:00Z"/>
                <w:moveTo w:id="15339" w:author="Thu Huyen Tran" w:date="2023-04-07T14:17:00Z"/>
                <w:sz w:val="24"/>
                <w:szCs w:val="24"/>
                <w:rPrChange w:id="15340" w:author="Huyen Tran Thu" w:date="2025-04-28T22:10:00Z" w16du:dateUtc="2025-04-28T15:10:00Z">
                  <w:rPr>
                    <w:del w:id="15341" w:author="Thu Huyen Tran" w:date="2023-04-07T14:22:00Z"/>
                    <w:moveTo w:id="15342" w:author="Thu Huyen Tran" w:date="2023-04-07T14:17:00Z"/>
                    <w:szCs w:val="26"/>
                  </w:rPr>
                </w:rPrChange>
              </w:rPr>
            </w:pPr>
            <w:moveTo w:id="15343" w:author="Thu Huyen Tran" w:date="2023-04-07T14:17:00Z">
              <w:del w:id="15344" w:author="Thu Huyen Tran" w:date="2023-04-07T14:22:00Z">
                <w:r w:rsidRPr="00EA23F9" w:rsidDel="0050593F">
                  <w:rPr>
                    <w:sz w:val="24"/>
                    <w:szCs w:val="24"/>
                    <w:rPrChange w:id="15345" w:author="Huyen Tran Thu" w:date="2025-04-28T22:10:00Z" w16du:dateUtc="2025-04-28T15:10:00Z">
                      <w:rPr>
                        <w:szCs w:val="26"/>
                      </w:rPr>
                    </w:rPrChange>
                  </w:rPr>
                  <w:delText>Phân bón</w:delText>
                </w:r>
              </w:del>
            </w:moveTo>
          </w:p>
        </w:tc>
        <w:tc>
          <w:tcPr>
            <w:tcW w:w="2204" w:type="pct"/>
            <w:vAlign w:val="center"/>
            <w:tcPrChange w:id="15346" w:author="Thu Huyen Tran" w:date="2023-04-07T14:22:00Z">
              <w:tcPr>
                <w:tcW w:w="2204" w:type="pct"/>
                <w:vAlign w:val="center"/>
              </w:tcPr>
            </w:tcPrChange>
          </w:tcPr>
          <w:p w14:paraId="5C847128" w14:textId="6D1CB498" w:rsidR="000E03C8" w:rsidRPr="00EA23F9" w:rsidDel="0050593F" w:rsidRDefault="000E03C8" w:rsidP="000E03C8">
            <w:pPr>
              <w:spacing w:before="60" w:after="60"/>
              <w:ind w:left="-6"/>
              <w:jc w:val="center"/>
              <w:rPr>
                <w:del w:id="15347" w:author="Thu Huyen Tran" w:date="2023-04-07T14:22:00Z"/>
                <w:moveTo w:id="15348" w:author="Thu Huyen Tran" w:date="2023-04-07T14:17:00Z"/>
                <w:sz w:val="24"/>
                <w:szCs w:val="24"/>
                <w:rPrChange w:id="15349" w:author="Huyen Tran Thu" w:date="2025-04-28T22:10:00Z" w16du:dateUtc="2025-04-28T15:10:00Z">
                  <w:rPr>
                    <w:del w:id="15350" w:author="Thu Huyen Tran" w:date="2023-04-07T14:22:00Z"/>
                    <w:moveTo w:id="15351" w:author="Thu Huyen Tran" w:date="2023-04-07T14:17:00Z"/>
                    <w:szCs w:val="26"/>
                  </w:rPr>
                </w:rPrChange>
              </w:rPr>
            </w:pPr>
            <w:moveTo w:id="15352" w:author="Thu Huyen Tran" w:date="2023-04-07T14:17:00Z">
              <w:del w:id="15353" w:author="Thu Huyen Tran" w:date="2023-04-07T14:22:00Z">
                <w:r w:rsidRPr="00EA23F9" w:rsidDel="0050593F">
                  <w:rPr>
                    <w:sz w:val="24"/>
                    <w:szCs w:val="24"/>
                    <w:rPrChange w:id="15354" w:author="Huyen Tran Thu" w:date="2025-04-28T22:10:00Z" w16du:dateUtc="2025-04-28T15:10:00Z">
                      <w:rPr>
                        <w:szCs w:val="26"/>
                      </w:rPr>
                    </w:rPrChange>
                  </w:rPr>
                  <w:delText>0,23</w:delText>
                </w:r>
              </w:del>
            </w:moveTo>
          </w:p>
        </w:tc>
      </w:tr>
      <w:tr w:rsidR="000E03C8" w:rsidRPr="00EA23F9" w14:paraId="65F4912C" w14:textId="77777777" w:rsidTr="0050593F">
        <w:trPr>
          <w:jc w:val="center"/>
          <w:trPrChange w:id="15355" w:author="Thu Huyen Tran" w:date="2023-04-07T14:22:00Z">
            <w:trPr>
              <w:jc w:val="center"/>
            </w:trPr>
          </w:trPrChange>
        </w:trPr>
        <w:tc>
          <w:tcPr>
            <w:tcW w:w="628" w:type="pct"/>
            <w:tcPrChange w:id="15356" w:author="Thu Huyen Tran" w:date="2023-04-07T14:22:00Z">
              <w:tcPr>
                <w:tcW w:w="627" w:type="pct"/>
              </w:tcPr>
            </w:tcPrChange>
          </w:tcPr>
          <w:p w14:paraId="76E06584" w14:textId="5BA1666A" w:rsidR="000E03C8" w:rsidRPr="00EA23F9" w:rsidRDefault="000E03C8" w:rsidP="000E03C8">
            <w:pPr>
              <w:spacing w:before="60" w:after="60"/>
              <w:ind w:left="90"/>
              <w:jc w:val="center"/>
              <w:rPr>
                <w:moveTo w:id="15357" w:author="Thu Huyen Tran" w:date="2023-04-07T14:17:00Z"/>
                <w:sz w:val="24"/>
                <w:szCs w:val="24"/>
                <w:rPrChange w:id="15358" w:author="Huyen Tran Thu" w:date="2025-04-28T22:10:00Z" w16du:dateUtc="2025-04-28T15:10:00Z">
                  <w:rPr>
                    <w:moveTo w:id="15359" w:author="Thu Huyen Tran" w:date="2023-04-07T14:17:00Z"/>
                    <w:szCs w:val="26"/>
                  </w:rPr>
                </w:rPrChange>
              </w:rPr>
            </w:pPr>
            <w:ins w:id="15360" w:author="Thu Huyen Tran" w:date="2023-12-05T22:48:00Z">
              <w:r w:rsidRPr="00EA23F9">
                <w:rPr>
                  <w:sz w:val="24"/>
                  <w:szCs w:val="24"/>
                  <w:rPrChange w:id="15361" w:author="Huyen Tran Thu" w:date="2025-04-28T22:10:00Z" w16du:dateUtc="2025-04-28T15:10:00Z">
                    <w:rPr>
                      <w:szCs w:val="26"/>
                    </w:rPr>
                  </w:rPrChange>
                </w:rPr>
                <w:t>4</w:t>
              </w:r>
            </w:ins>
          </w:p>
        </w:tc>
        <w:tc>
          <w:tcPr>
            <w:tcW w:w="2168" w:type="pct"/>
            <w:tcPrChange w:id="15362" w:author="Thu Huyen Tran" w:date="2023-04-07T14:22:00Z">
              <w:tcPr>
                <w:tcW w:w="2168" w:type="pct"/>
              </w:tcPr>
            </w:tcPrChange>
          </w:tcPr>
          <w:p w14:paraId="19A382D3" w14:textId="77777777" w:rsidR="000E03C8" w:rsidRPr="00EA23F9" w:rsidRDefault="000E03C8" w:rsidP="000E03C8">
            <w:pPr>
              <w:spacing w:before="60" w:after="60"/>
              <w:ind w:left="90" w:right="230"/>
              <w:rPr>
                <w:moveTo w:id="15363" w:author="Thu Huyen Tran" w:date="2023-04-07T14:17:00Z"/>
                <w:sz w:val="24"/>
                <w:szCs w:val="24"/>
                <w:rPrChange w:id="15364" w:author="Huyen Tran Thu" w:date="2025-04-28T22:10:00Z" w16du:dateUtc="2025-04-28T15:10:00Z">
                  <w:rPr>
                    <w:moveTo w:id="15365" w:author="Thu Huyen Tran" w:date="2023-04-07T14:17:00Z"/>
                    <w:szCs w:val="26"/>
                  </w:rPr>
                </w:rPrChange>
              </w:rPr>
            </w:pPr>
            <w:moveTo w:id="15366" w:author="Thu Huyen Tran" w:date="2023-04-07T14:17:00Z">
              <w:r w:rsidRPr="00EA23F9">
                <w:rPr>
                  <w:sz w:val="24"/>
                  <w:szCs w:val="24"/>
                  <w:rPrChange w:id="15367" w:author="Huyen Tran Thu" w:date="2025-04-28T22:10:00Z" w16du:dateUtc="2025-04-28T15:10:00Z">
                    <w:rPr>
                      <w:szCs w:val="26"/>
                    </w:rPr>
                  </w:rPrChange>
                </w:rPr>
                <w:t xml:space="preserve">Bia* </w:t>
              </w:r>
            </w:moveTo>
          </w:p>
        </w:tc>
        <w:tc>
          <w:tcPr>
            <w:tcW w:w="2204" w:type="pct"/>
            <w:vAlign w:val="center"/>
            <w:tcPrChange w:id="15368" w:author="Thu Huyen Tran" w:date="2023-04-07T14:22:00Z">
              <w:tcPr>
                <w:tcW w:w="2204" w:type="pct"/>
                <w:vAlign w:val="center"/>
              </w:tcPr>
            </w:tcPrChange>
          </w:tcPr>
          <w:p w14:paraId="30DE9485" w14:textId="77777777" w:rsidR="000E03C8" w:rsidRPr="00EA23F9" w:rsidRDefault="000E03C8" w:rsidP="000E03C8">
            <w:pPr>
              <w:spacing w:before="60" w:after="60"/>
              <w:ind w:left="-6"/>
              <w:jc w:val="center"/>
              <w:rPr>
                <w:moveTo w:id="15369" w:author="Thu Huyen Tran" w:date="2023-04-07T14:17:00Z"/>
                <w:sz w:val="24"/>
                <w:szCs w:val="24"/>
                <w:rPrChange w:id="15370" w:author="Huyen Tran Thu" w:date="2025-04-28T22:10:00Z" w16du:dateUtc="2025-04-28T15:10:00Z">
                  <w:rPr>
                    <w:moveTo w:id="15371" w:author="Thu Huyen Tran" w:date="2023-04-07T14:17:00Z"/>
                    <w:szCs w:val="26"/>
                  </w:rPr>
                </w:rPrChange>
              </w:rPr>
            </w:pPr>
            <w:moveTo w:id="15372" w:author="Thu Huyen Tran" w:date="2023-04-07T14:17:00Z">
              <w:r w:rsidRPr="00EA23F9">
                <w:rPr>
                  <w:sz w:val="24"/>
                  <w:szCs w:val="24"/>
                  <w:rPrChange w:id="15373" w:author="Huyen Tran Thu" w:date="2025-04-28T22:10:00Z" w16du:dateUtc="2025-04-28T15:10:00Z">
                    <w:rPr>
                      <w:szCs w:val="26"/>
                    </w:rPr>
                  </w:rPrChange>
                </w:rPr>
                <w:t>3,5</w:t>
              </w:r>
            </w:moveTo>
          </w:p>
        </w:tc>
      </w:tr>
      <w:tr w:rsidR="000E03C8" w:rsidRPr="00EA23F9" w14:paraId="56773113" w14:textId="77777777" w:rsidTr="0050593F">
        <w:trPr>
          <w:jc w:val="center"/>
          <w:trPrChange w:id="15374" w:author="Thu Huyen Tran" w:date="2023-04-07T14:22:00Z">
            <w:trPr>
              <w:jc w:val="center"/>
            </w:trPr>
          </w:trPrChange>
        </w:trPr>
        <w:tc>
          <w:tcPr>
            <w:tcW w:w="628" w:type="pct"/>
            <w:tcPrChange w:id="15375" w:author="Thu Huyen Tran" w:date="2023-04-07T14:22:00Z">
              <w:tcPr>
                <w:tcW w:w="627" w:type="pct"/>
              </w:tcPr>
            </w:tcPrChange>
          </w:tcPr>
          <w:p w14:paraId="72724389" w14:textId="4D7EAA00" w:rsidR="000E03C8" w:rsidRPr="00EA23F9" w:rsidRDefault="000E03C8" w:rsidP="000E03C8">
            <w:pPr>
              <w:spacing w:before="60" w:after="60"/>
              <w:ind w:left="90"/>
              <w:jc w:val="center"/>
              <w:rPr>
                <w:moveTo w:id="15376" w:author="Thu Huyen Tran" w:date="2023-04-07T14:17:00Z"/>
                <w:sz w:val="24"/>
                <w:szCs w:val="24"/>
                <w:rPrChange w:id="15377" w:author="Huyen Tran Thu" w:date="2025-04-28T22:10:00Z" w16du:dateUtc="2025-04-28T15:10:00Z">
                  <w:rPr>
                    <w:moveTo w:id="15378" w:author="Thu Huyen Tran" w:date="2023-04-07T14:17:00Z"/>
                    <w:szCs w:val="26"/>
                  </w:rPr>
                </w:rPrChange>
              </w:rPr>
            </w:pPr>
            <w:ins w:id="15379" w:author="Thu Huyen Tran" w:date="2023-12-05T22:48:00Z">
              <w:r w:rsidRPr="00EA23F9">
                <w:rPr>
                  <w:sz w:val="24"/>
                  <w:szCs w:val="24"/>
                  <w:rPrChange w:id="15380" w:author="Huyen Tran Thu" w:date="2025-04-28T22:10:00Z" w16du:dateUtc="2025-04-28T15:10:00Z">
                    <w:rPr>
                      <w:szCs w:val="26"/>
                    </w:rPr>
                  </w:rPrChange>
                </w:rPr>
                <w:t>5</w:t>
              </w:r>
            </w:ins>
          </w:p>
        </w:tc>
        <w:tc>
          <w:tcPr>
            <w:tcW w:w="2168" w:type="pct"/>
            <w:tcPrChange w:id="15381" w:author="Thu Huyen Tran" w:date="2023-04-07T14:22:00Z">
              <w:tcPr>
                <w:tcW w:w="2168" w:type="pct"/>
              </w:tcPr>
            </w:tcPrChange>
          </w:tcPr>
          <w:p w14:paraId="2495D6F5" w14:textId="77777777" w:rsidR="000E03C8" w:rsidRPr="00EA23F9" w:rsidRDefault="000E03C8" w:rsidP="000E03C8">
            <w:pPr>
              <w:spacing w:before="60" w:after="60"/>
              <w:ind w:left="90" w:right="230"/>
              <w:rPr>
                <w:moveTo w:id="15382" w:author="Thu Huyen Tran" w:date="2023-04-07T14:17:00Z"/>
                <w:sz w:val="24"/>
                <w:szCs w:val="24"/>
                <w:rPrChange w:id="15383" w:author="Huyen Tran Thu" w:date="2025-04-28T22:10:00Z" w16du:dateUtc="2025-04-28T15:10:00Z">
                  <w:rPr>
                    <w:moveTo w:id="15384" w:author="Thu Huyen Tran" w:date="2023-04-07T14:17:00Z"/>
                    <w:szCs w:val="26"/>
                  </w:rPr>
                </w:rPrChange>
              </w:rPr>
            </w:pPr>
            <w:moveTo w:id="15385" w:author="Thu Huyen Tran" w:date="2023-04-07T14:17:00Z">
              <w:r w:rsidRPr="00EA23F9">
                <w:rPr>
                  <w:sz w:val="24"/>
                  <w:szCs w:val="24"/>
                  <w:rPrChange w:id="15386" w:author="Huyen Tran Thu" w:date="2025-04-28T22:10:00Z" w16du:dateUtc="2025-04-28T15:10:00Z">
                    <w:rPr>
                      <w:szCs w:val="26"/>
                    </w:rPr>
                  </w:rPrChange>
                </w:rPr>
                <w:t>Rượu</w:t>
              </w:r>
            </w:moveTo>
          </w:p>
        </w:tc>
        <w:tc>
          <w:tcPr>
            <w:tcW w:w="2204" w:type="pct"/>
            <w:vAlign w:val="center"/>
            <w:tcPrChange w:id="15387" w:author="Thu Huyen Tran" w:date="2023-04-07T14:22:00Z">
              <w:tcPr>
                <w:tcW w:w="2204" w:type="pct"/>
                <w:vAlign w:val="center"/>
              </w:tcPr>
            </w:tcPrChange>
          </w:tcPr>
          <w:p w14:paraId="236435F8" w14:textId="77777777" w:rsidR="000E03C8" w:rsidRPr="00EA23F9" w:rsidRDefault="000E03C8" w:rsidP="000E03C8">
            <w:pPr>
              <w:spacing w:before="60" w:after="60"/>
              <w:ind w:left="-6"/>
              <w:jc w:val="center"/>
              <w:rPr>
                <w:moveTo w:id="15388" w:author="Thu Huyen Tran" w:date="2023-04-07T14:17:00Z"/>
                <w:sz w:val="24"/>
                <w:szCs w:val="24"/>
                <w:rPrChange w:id="15389" w:author="Huyen Tran Thu" w:date="2025-04-28T22:10:00Z" w16du:dateUtc="2025-04-28T15:10:00Z">
                  <w:rPr>
                    <w:moveTo w:id="15390" w:author="Thu Huyen Tran" w:date="2023-04-07T14:17:00Z"/>
                    <w:szCs w:val="26"/>
                  </w:rPr>
                </w:rPrChange>
              </w:rPr>
            </w:pPr>
            <w:moveTo w:id="15391" w:author="Thu Huyen Tran" w:date="2023-04-07T14:17:00Z">
              <w:r w:rsidRPr="00EA23F9">
                <w:rPr>
                  <w:sz w:val="24"/>
                  <w:szCs w:val="24"/>
                  <w:rPrChange w:id="15392" w:author="Huyen Tran Thu" w:date="2025-04-28T22:10:00Z" w16du:dateUtc="2025-04-28T15:10:00Z">
                    <w:rPr>
                      <w:szCs w:val="26"/>
                    </w:rPr>
                  </w:rPrChange>
                </w:rPr>
                <w:t>1,2</w:t>
              </w:r>
            </w:moveTo>
          </w:p>
        </w:tc>
      </w:tr>
      <w:tr w:rsidR="000E03C8" w:rsidRPr="00EA23F9" w14:paraId="19A06CA1" w14:textId="77777777" w:rsidTr="0050593F">
        <w:trPr>
          <w:jc w:val="center"/>
          <w:ins w:id="15393" w:author="Thu Huyen Tran" w:date="2023-12-05T22:48:00Z"/>
        </w:trPr>
        <w:tc>
          <w:tcPr>
            <w:tcW w:w="628" w:type="pct"/>
          </w:tcPr>
          <w:p w14:paraId="7C2DF402" w14:textId="0F497BCD" w:rsidR="000E03C8" w:rsidRPr="00EA23F9" w:rsidRDefault="000E03C8" w:rsidP="000E03C8">
            <w:pPr>
              <w:spacing w:before="60" w:after="60"/>
              <w:ind w:left="90"/>
              <w:jc w:val="center"/>
              <w:rPr>
                <w:ins w:id="15394" w:author="Thu Huyen Tran" w:date="2023-12-05T22:48:00Z"/>
                <w:sz w:val="24"/>
                <w:szCs w:val="24"/>
                <w:rPrChange w:id="15395" w:author="Huyen Tran Thu" w:date="2025-04-28T22:10:00Z" w16du:dateUtc="2025-04-28T15:10:00Z">
                  <w:rPr>
                    <w:ins w:id="15396" w:author="Thu Huyen Tran" w:date="2023-12-05T22:48:00Z"/>
                    <w:szCs w:val="26"/>
                  </w:rPr>
                </w:rPrChange>
              </w:rPr>
            </w:pPr>
            <w:ins w:id="15397" w:author="Thu Huyen Tran" w:date="2023-12-05T22:49:00Z">
              <w:r w:rsidRPr="00EA23F9">
                <w:rPr>
                  <w:sz w:val="24"/>
                  <w:szCs w:val="24"/>
                  <w:rPrChange w:id="15398" w:author="Huyen Tran Thu" w:date="2025-04-28T22:10:00Z" w16du:dateUtc="2025-04-28T15:10:00Z">
                    <w:rPr>
                      <w:szCs w:val="26"/>
                    </w:rPr>
                  </w:rPrChange>
                </w:rPr>
                <w:t>6</w:t>
              </w:r>
            </w:ins>
          </w:p>
        </w:tc>
        <w:tc>
          <w:tcPr>
            <w:tcW w:w="2168" w:type="pct"/>
          </w:tcPr>
          <w:p w14:paraId="09F6E29F" w14:textId="335BA807" w:rsidR="000E03C8" w:rsidRPr="00EA23F9" w:rsidRDefault="000E03C8" w:rsidP="000E03C8">
            <w:pPr>
              <w:spacing w:before="60" w:after="60"/>
              <w:ind w:left="90" w:right="230"/>
              <w:rPr>
                <w:ins w:id="15399" w:author="Thu Huyen Tran" w:date="2023-12-05T22:48:00Z"/>
                <w:sz w:val="24"/>
                <w:szCs w:val="24"/>
                <w:rPrChange w:id="15400" w:author="Huyen Tran Thu" w:date="2025-04-28T22:10:00Z" w16du:dateUtc="2025-04-28T15:10:00Z">
                  <w:rPr>
                    <w:ins w:id="15401" w:author="Thu Huyen Tran" w:date="2023-12-05T22:48:00Z"/>
                    <w:szCs w:val="26"/>
                  </w:rPr>
                </w:rPrChange>
              </w:rPr>
            </w:pPr>
            <w:ins w:id="15402" w:author="Thu Huyen Tran" w:date="2023-12-05T22:48:00Z">
              <w:r w:rsidRPr="00EA23F9">
                <w:rPr>
                  <w:sz w:val="24"/>
                  <w:szCs w:val="24"/>
                  <w:rPrChange w:id="15403" w:author="Huyen Tran Thu" w:date="2025-04-28T22:10:00Z" w16du:dateUtc="2025-04-28T15:10:00Z">
                    <w:rPr>
                      <w:szCs w:val="26"/>
                    </w:rPr>
                  </w:rPrChange>
                </w:rPr>
                <w:t>Thịt hộp</w:t>
              </w:r>
            </w:ins>
          </w:p>
        </w:tc>
        <w:tc>
          <w:tcPr>
            <w:tcW w:w="2204" w:type="pct"/>
            <w:vAlign w:val="center"/>
          </w:tcPr>
          <w:p w14:paraId="5F60A4D5" w14:textId="0C2BB157" w:rsidR="000E03C8" w:rsidRPr="00EA23F9" w:rsidRDefault="000E03C8" w:rsidP="000E03C8">
            <w:pPr>
              <w:spacing w:before="60" w:after="60"/>
              <w:ind w:left="-6"/>
              <w:jc w:val="center"/>
              <w:rPr>
                <w:ins w:id="15404" w:author="Thu Huyen Tran" w:date="2023-12-05T22:48:00Z"/>
                <w:sz w:val="24"/>
                <w:szCs w:val="24"/>
                <w:rPrChange w:id="15405" w:author="Huyen Tran Thu" w:date="2025-04-28T22:10:00Z" w16du:dateUtc="2025-04-28T15:10:00Z">
                  <w:rPr>
                    <w:ins w:id="15406" w:author="Thu Huyen Tran" w:date="2023-12-05T22:48:00Z"/>
                    <w:szCs w:val="26"/>
                  </w:rPr>
                </w:rPrChange>
              </w:rPr>
            </w:pPr>
            <w:ins w:id="15407" w:author="Thu Huyen Tran" w:date="2023-12-05T22:49:00Z">
              <w:r w:rsidRPr="00EA23F9">
                <w:rPr>
                  <w:sz w:val="24"/>
                  <w:szCs w:val="24"/>
                  <w:rPrChange w:id="15408" w:author="Huyen Tran Thu" w:date="2025-04-28T22:10:00Z" w16du:dateUtc="2025-04-28T15:10:00Z">
                    <w:rPr>
                      <w:szCs w:val="26"/>
                    </w:rPr>
                  </w:rPrChange>
                </w:rPr>
                <w:t>4,1</w:t>
              </w:r>
            </w:ins>
          </w:p>
        </w:tc>
      </w:tr>
      <w:tr w:rsidR="000E03C8" w:rsidRPr="00EA23F9" w14:paraId="104D3355" w14:textId="77777777" w:rsidTr="0050593F">
        <w:trPr>
          <w:jc w:val="center"/>
          <w:ins w:id="15409" w:author="Thu Huyen Tran" w:date="2023-12-05T22:48:00Z"/>
        </w:trPr>
        <w:tc>
          <w:tcPr>
            <w:tcW w:w="628" w:type="pct"/>
          </w:tcPr>
          <w:p w14:paraId="2E3CA68E" w14:textId="00583002" w:rsidR="000E03C8" w:rsidRPr="00EA23F9" w:rsidRDefault="000E03C8" w:rsidP="000E03C8">
            <w:pPr>
              <w:spacing w:before="60" w:after="60"/>
              <w:ind w:left="90"/>
              <w:jc w:val="center"/>
              <w:rPr>
                <w:ins w:id="15410" w:author="Thu Huyen Tran" w:date="2023-12-05T22:48:00Z"/>
                <w:sz w:val="24"/>
                <w:szCs w:val="24"/>
                <w:rPrChange w:id="15411" w:author="Huyen Tran Thu" w:date="2025-04-28T22:10:00Z" w16du:dateUtc="2025-04-28T15:10:00Z">
                  <w:rPr>
                    <w:ins w:id="15412" w:author="Thu Huyen Tran" w:date="2023-12-05T22:48:00Z"/>
                    <w:szCs w:val="26"/>
                  </w:rPr>
                </w:rPrChange>
              </w:rPr>
            </w:pPr>
            <w:ins w:id="15413" w:author="Thu Huyen Tran" w:date="2023-12-05T22:49:00Z">
              <w:r w:rsidRPr="00EA23F9">
                <w:rPr>
                  <w:sz w:val="24"/>
                  <w:szCs w:val="24"/>
                  <w:rPrChange w:id="15414" w:author="Huyen Tran Thu" w:date="2025-04-28T22:10:00Z" w16du:dateUtc="2025-04-28T15:10:00Z">
                    <w:rPr>
                      <w:szCs w:val="26"/>
                    </w:rPr>
                  </w:rPrChange>
                </w:rPr>
                <w:t>7</w:t>
              </w:r>
            </w:ins>
          </w:p>
        </w:tc>
        <w:tc>
          <w:tcPr>
            <w:tcW w:w="2168" w:type="pct"/>
          </w:tcPr>
          <w:p w14:paraId="67CE6ED3" w14:textId="23EAEAB6" w:rsidR="000E03C8" w:rsidRPr="00EA23F9" w:rsidRDefault="000E03C8" w:rsidP="000E03C8">
            <w:pPr>
              <w:spacing w:before="60" w:after="60"/>
              <w:ind w:left="90" w:right="230"/>
              <w:rPr>
                <w:ins w:id="15415" w:author="Thu Huyen Tran" w:date="2023-12-05T22:48:00Z"/>
                <w:sz w:val="24"/>
                <w:szCs w:val="24"/>
                <w:rPrChange w:id="15416" w:author="Huyen Tran Thu" w:date="2025-04-28T22:10:00Z" w16du:dateUtc="2025-04-28T15:10:00Z">
                  <w:rPr>
                    <w:ins w:id="15417" w:author="Thu Huyen Tran" w:date="2023-12-05T22:48:00Z"/>
                    <w:szCs w:val="26"/>
                  </w:rPr>
                </w:rPrChange>
              </w:rPr>
            </w:pPr>
            <w:ins w:id="15418" w:author="Thu Huyen Tran" w:date="2023-12-05T22:48:00Z">
              <w:r w:rsidRPr="00EA23F9">
                <w:rPr>
                  <w:sz w:val="24"/>
                  <w:szCs w:val="24"/>
                  <w:rPrChange w:id="15419" w:author="Huyen Tran Thu" w:date="2025-04-28T22:10:00Z" w16du:dateUtc="2025-04-28T15:10:00Z">
                    <w:rPr>
                      <w:szCs w:val="26"/>
                    </w:rPr>
                  </w:rPrChange>
                </w:rPr>
                <w:t>Sữa</w:t>
              </w:r>
            </w:ins>
          </w:p>
        </w:tc>
        <w:tc>
          <w:tcPr>
            <w:tcW w:w="2204" w:type="pct"/>
            <w:vAlign w:val="center"/>
          </w:tcPr>
          <w:p w14:paraId="757E7B4D" w14:textId="063B0F87" w:rsidR="000E03C8" w:rsidRPr="00EA23F9" w:rsidRDefault="000E03C8" w:rsidP="000E03C8">
            <w:pPr>
              <w:spacing w:before="60" w:after="60"/>
              <w:ind w:left="-6"/>
              <w:jc w:val="center"/>
              <w:rPr>
                <w:ins w:id="15420" w:author="Thu Huyen Tran" w:date="2023-12-05T22:48:00Z"/>
                <w:sz w:val="24"/>
                <w:szCs w:val="24"/>
                <w:rPrChange w:id="15421" w:author="Huyen Tran Thu" w:date="2025-04-28T22:10:00Z" w16du:dateUtc="2025-04-28T15:10:00Z">
                  <w:rPr>
                    <w:ins w:id="15422" w:author="Thu Huyen Tran" w:date="2023-12-05T22:48:00Z"/>
                    <w:szCs w:val="26"/>
                  </w:rPr>
                </w:rPrChange>
              </w:rPr>
            </w:pPr>
            <w:ins w:id="15423" w:author="Thu Huyen Tran" w:date="2023-12-05T22:48:00Z">
              <w:r w:rsidRPr="00EA23F9">
                <w:rPr>
                  <w:sz w:val="24"/>
                  <w:szCs w:val="24"/>
                  <w:rPrChange w:id="15424" w:author="Huyen Tran Thu" w:date="2025-04-28T22:10:00Z" w16du:dateUtc="2025-04-28T15:10:00Z">
                    <w:rPr>
                      <w:szCs w:val="26"/>
                    </w:rPr>
                  </w:rPrChange>
                </w:rPr>
                <w:t>0,8</w:t>
              </w:r>
            </w:ins>
          </w:p>
        </w:tc>
      </w:tr>
      <w:tr w:rsidR="000E03C8" w:rsidRPr="00EA23F9" w14:paraId="5550CE09" w14:textId="77777777" w:rsidTr="0050593F">
        <w:trPr>
          <w:jc w:val="center"/>
          <w:trPrChange w:id="15425" w:author="Thu Huyen Tran" w:date="2023-04-07T14:22:00Z">
            <w:trPr>
              <w:jc w:val="center"/>
            </w:trPr>
          </w:trPrChange>
        </w:trPr>
        <w:tc>
          <w:tcPr>
            <w:tcW w:w="628" w:type="pct"/>
            <w:tcPrChange w:id="15426" w:author="Thu Huyen Tran" w:date="2023-04-07T14:22:00Z">
              <w:tcPr>
                <w:tcW w:w="627" w:type="pct"/>
              </w:tcPr>
            </w:tcPrChange>
          </w:tcPr>
          <w:p w14:paraId="35A298C5" w14:textId="32B35E57" w:rsidR="000E03C8" w:rsidRPr="00EA23F9" w:rsidRDefault="000E03C8" w:rsidP="000E03C8">
            <w:pPr>
              <w:spacing w:before="60" w:after="60"/>
              <w:ind w:left="90"/>
              <w:jc w:val="center"/>
              <w:rPr>
                <w:moveTo w:id="15427" w:author="Thu Huyen Tran" w:date="2023-04-07T14:17:00Z"/>
                <w:sz w:val="24"/>
                <w:szCs w:val="24"/>
                <w:rPrChange w:id="15428" w:author="Huyen Tran Thu" w:date="2025-04-28T22:10:00Z" w16du:dateUtc="2025-04-28T15:10:00Z">
                  <w:rPr>
                    <w:moveTo w:id="15429" w:author="Thu Huyen Tran" w:date="2023-04-07T14:17:00Z"/>
                    <w:szCs w:val="26"/>
                  </w:rPr>
                </w:rPrChange>
              </w:rPr>
            </w:pPr>
            <w:ins w:id="15430" w:author="Thu Huyen Tran" w:date="2023-12-05T22:49:00Z">
              <w:r w:rsidRPr="00EA23F9">
                <w:rPr>
                  <w:sz w:val="24"/>
                  <w:szCs w:val="24"/>
                  <w:rPrChange w:id="15431" w:author="Huyen Tran Thu" w:date="2025-04-28T22:10:00Z" w16du:dateUtc="2025-04-28T15:10:00Z">
                    <w:rPr>
                      <w:szCs w:val="26"/>
                    </w:rPr>
                  </w:rPrChange>
                </w:rPr>
                <w:t>8</w:t>
              </w:r>
            </w:ins>
          </w:p>
        </w:tc>
        <w:tc>
          <w:tcPr>
            <w:tcW w:w="2168" w:type="pct"/>
            <w:tcPrChange w:id="15432" w:author="Thu Huyen Tran" w:date="2023-04-07T14:22:00Z">
              <w:tcPr>
                <w:tcW w:w="2168" w:type="pct"/>
              </w:tcPr>
            </w:tcPrChange>
          </w:tcPr>
          <w:p w14:paraId="39CB8280" w14:textId="77777777" w:rsidR="000E03C8" w:rsidRPr="00EA23F9" w:rsidRDefault="000E03C8" w:rsidP="000E03C8">
            <w:pPr>
              <w:spacing w:before="60" w:after="60"/>
              <w:ind w:left="90" w:right="230"/>
              <w:rPr>
                <w:moveTo w:id="15433" w:author="Thu Huyen Tran" w:date="2023-04-07T14:17:00Z"/>
                <w:sz w:val="24"/>
                <w:szCs w:val="24"/>
                <w:rPrChange w:id="15434" w:author="Huyen Tran Thu" w:date="2025-04-28T22:10:00Z" w16du:dateUtc="2025-04-28T15:10:00Z">
                  <w:rPr>
                    <w:moveTo w:id="15435" w:author="Thu Huyen Tran" w:date="2023-04-07T14:17:00Z"/>
                    <w:szCs w:val="26"/>
                  </w:rPr>
                </w:rPrChange>
              </w:rPr>
            </w:pPr>
            <w:moveTo w:id="15436" w:author="Thu Huyen Tran" w:date="2023-04-07T14:17:00Z">
              <w:r w:rsidRPr="00EA23F9">
                <w:rPr>
                  <w:sz w:val="24"/>
                  <w:szCs w:val="24"/>
                  <w:rPrChange w:id="15437" w:author="Huyen Tran Thu" w:date="2025-04-28T22:10:00Z" w16du:dateUtc="2025-04-28T15:10:00Z">
                    <w:rPr>
                      <w:szCs w:val="26"/>
                    </w:rPr>
                  </w:rPrChange>
                </w:rPr>
                <w:t>Đường</w:t>
              </w:r>
            </w:moveTo>
          </w:p>
        </w:tc>
        <w:tc>
          <w:tcPr>
            <w:tcW w:w="2204" w:type="pct"/>
            <w:vAlign w:val="center"/>
            <w:tcPrChange w:id="15438" w:author="Thu Huyen Tran" w:date="2023-04-07T14:22:00Z">
              <w:tcPr>
                <w:tcW w:w="2204" w:type="pct"/>
                <w:vAlign w:val="center"/>
              </w:tcPr>
            </w:tcPrChange>
          </w:tcPr>
          <w:p w14:paraId="4F5A4689" w14:textId="77777777" w:rsidR="000E03C8" w:rsidRPr="00EA23F9" w:rsidRDefault="000E03C8" w:rsidP="000E03C8">
            <w:pPr>
              <w:spacing w:before="60" w:after="60"/>
              <w:ind w:left="-6"/>
              <w:jc w:val="center"/>
              <w:rPr>
                <w:moveTo w:id="15439" w:author="Thu Huyen Tran" w:date="2023-04-07T14:17:00Z"/>
                <w:sz w:val="24"/>
                <w:szCs w:val="24"/>
                <w:rPrChange w:id="15440" w:author="Huyen Tran Thu" w:date="2025-04-28T22:10:00Z" w16du:dateUtc="2025-04-28T15:10:00Z">
                  <w:rPr>
                    <w:moveTo w:id="15441" w:author="Thu Huyen Tran" w:date="2023-04-07T14:17:00Z"/>
                    <w:szCs w:val="26"/>
                  </w:rPr>
                </w:rPrChange>
              </w:rPr>
            </w:pPr>
            <w:moveTo w:id="15442" w:author="Thu Huyen Tran" w:date="2023-04-07T14:17:00Z">
              <w:r w:rsidRPr="00EA23F9">
                <w:rPr>
                  <w:sz w:val="24"/>
                  <w:szCs w:val="24"/>
                  <w:rPrChange w:id="15443" w:author="Huyen Tran Thu" w:date="2025-04-28T22:10:00Z" w16du:dateUtc="2025-04-28T15:10:00Z">
                    <w:rPr>
                      <w:szCs w:val="26"/>
                    </w:rPr>
                  </w:rPrChange>
                </w:rPr>
                <w:t>0,2</w:t>
              </w:r>
            </w:moveTo>
          </w:p>
        </w:tc>
      </w:tr>
      <w:tr w:rsidR="000E03C8" w:rsidRPr="00EA23F9" w14:paraId="2123E64F" w14:textId="77777777" w:rsidTr="0050593F">
        <w:trPr>
          <w:jc w:val="center"/>
          <w:trPrChange w:id="15444" w:author="Thu Huyen Tran" w:date="2023-04-07T14:22:00Z">
            <w:trPr>
              <w:jc w:val="center"/>
            </w:trPr>
          </w:trPrChange>
        </w:trPr>
        <w:tc>
          <w:tcPr>
            <w:tcW w:w="628" w:type="pct"/>
            <w:tcPrChange w:id="15445" w:author="Thu Huyen Tran" w:date="2023-04-07T14:22:00Z">
              <w:tcPr>
                <w:tcW w:w="627" w:type="pct"/>
              </w:tcPr>
            </w:tcPrChange>
          </w:tcPr>
          <w:p w14:paraId="17FD0810" w14:textId="18DB05A0" w:rsidR="000E03C8" w:rsidRPr="00EA23F9" w:rsidRDefault="000E03C8" w:rsidP="000E03C8">
            <w:pPr>
              <w:spacing w:before="60" w:after="60"/>
              <w:ind w:left="90"/>
              <w:jc w:val="center"/>
              <w:rPr>
                <w:moveTo w:id="15446" w:author="Thu Huyen Tran" w:date="2023-04-07T14:17:00Z"/>
                <w:sz w:val="24"/>
                <w:szCs w:val="24"/>
                <w:rPrChange w:id="15447" w:author="Huyen Tran Thu" w:date="2025-04-28T22:10:00Z" w16du:dateUtc="2025-04-28T15:10:00Z">
                  <w:rPr>
                    <w:moveTo w:id="15448" w:author="Thu Huyen Tran" w:date="2023-04-07T14:17:00Z"/>
                    <w:szCs w:val="26"/>
                  </w:rPr>
                </w:rPrChange>
              </w:rPr>
            </w:pPr>
            <w:ins w:id="15449" w:author="Thu Huyen Tran" w:date="2023-12-05T22:49:00Z">
              <w:r w:rsidRPr="00EA23F9">
                <w:rPr>
                  <w:sz w:val="24"/>
                  <w:szCs w:val="24"/>
                  <w:rPrChange w:id="15450" w:author="Huyen Tran Thu" w:date="2025-04-28T22:10:00Z" w16du:dateUtc="2025-04-28T15:10:00Z">
                    <w:rPr>
                      <w:szCs w:val="26"/>
                    </w:rPr>
                  </w:rPrChange>
                </w:rPr>
                <w:t>9</w:t>
              </w:r>
            </w:ins>
          </w:p>
        </w:tc>
        <w:tc>
          <w:tcPr>
            <w:tcW w:w="2168" w:type="pct"/>
            <w:tcPrChange w:id="15451" w:author="Thu Huyen Tran" w:date="2023-04-07T14:22:00Z">
              <w:tcPr>
                <w:tcW w:w="2168" w:type="pct"/>
              </w:tcPr>
            </w:tcPrChange>
          </w:tcPr>
          <w:p w14:paraId="612B0AA7" w14:textId="77777777" w:rsidR="000E03C8" w:rsidRPr="00EA23F9" w:rsidRDefault="000E03C8" w:rsidP="000E03C8">
            <w:pPr>
              <w:spacing w:before="60" w:after="60"/>
              <w:ind w:left="90" w:right="230"/>
              <w:rPr>
                <w:moveTo w:id="15452" w:author="Thu Huyen Tran" w:date="2023-04-07T14:17:00Z"/>
                <w:sz w:val="24"/>
                <w:szCs w:val="24"/>
                <w:rPrChange w:id="15453" w:author="Huyen Tran Thu" w:date="2025-04-28T22:10:00Z" w16du:dateUtc="2025-04-28T15:10:00Z">
                  <w:rPr>
                    <w:moveTo w:id="15454" w:author="Thu Huyen Tran" w:date="2023-04-07T14:17:00Z"/>
                    <w:szCs w:val="26"/>
                  </w:rPr>
                </w:rPrChange>
              </w:rPr>
            </w:pPr>
            <w:moveTo w:id="15455" w:author="Thu Huyen Tran" w:date="2023-04-07T14:17:00Z">
              <w:r w:rsidRPr="00EA23F9">
                <w:rPr>
                  <w:sz w:val="24"/>
                  <w:szCs w:val="24"/>
                  <w:rPrChange w:id="15456" w:author="Huyen Tran Thu" w:date="2025-04-28T22:10:00Z" w16du:dateUtc="2025-04-28T15:10:00Z">
                    <w:rPr>
                      <w:szCs w:val="26"/>
                    </w:rPr>
                  </w:rPrChange>
                </w:rPr>
                <w:t xml:space="preserve">Chế biến thủy sản </w:t>
              </w:r>
            </w:moveTo>
          </w:p>
        </w:tc>
        <w:tc>
          <w:tcPr>
            <w:tcW w:w="2204" w:type="pct"/>
            <w:vAlign w:val="center"/>
            <w:tcPrChange w:id="15457" w:author="Thu Huyen Tran" w:date="2023-04-07T14:22:00Z">
              <w:tcPr>
                <w:tcW w:w="2204" w:type="pct"/>
                <w:vAlign w:val="center"/>
              </w:tcPr>
            </w:tcPrChange>
          </w:tcPr>
          <w:p w14:paraId="4B449563" w14:textId="77777777" w:rsidR="000E03C8" w:rsidRPr="00EA23F9" w:rsidRDefault="000E03C8" w:rsidP="000E03C8">
            <w:pPr>
              <w:spacing w:before="60" w:after="60"/>
              <w:ind w:left="-6"/>
              <w:jc w:val="center"/>
              <w:rPr>
                <w:moveTo w:id="15458" w:author="Thu Huyen Tran" w:date="2023-04-07T14:17:00Z"/>
                <w:sz w:val="24"/>
                <w:szCs w:val="24"/>
                <w:rPrChange w:id="15459" w:author="Huyen Tran Thu" w:date="2025-04-28T22:10:00Z" w16du:dateUtc="2025-04-28T15:10:00Z">
                  <w:rPr>
                    <w:moveTo w:id="15460" w:author="Thu Huyen Tran" w:date="2023-04-07T14:17:00Z"/>
                    <w:szCs w:val="26"/>
                  </w:rPr>
                </w:rPrChange>
              </w:rPr>
            </w:pPr>
            <w:moveTo w:id="15461" w:author="Thu Huyen Tran" w:date="2023-04-07T14:17:00Z">
              <w:r w:rsidRPr="00EA23F9">
                <w:rPr>
                  <w:sz w:val="24"/>
                  <w:szCs w:val="24"/>
                  <w:rPrChange w:id="15462" w:author="Huyen Tran Thu" w:date="2025-04-28T22:10:00Z" w16du:dateUtc="2025-04-28T15:10:00Z">
                    <w:rPr>
                      <w:szCs w:val="26"/>
                    </w:rPr>
                  </w:rPrChange>
                </w:rPr>
                <w:t>1,47</w:t>
              </w:r>
            </w:moveTo>
          </w:p>
        </w:tc>
      </w:tr>
      <w:tr w:rsidR="000E03C8" w:rsidRPr="00EA23F9" w14:paraId="56A61BC7" w14:textId="77777777" w:rsidTr="0050593F">
        <w:trPr>
          <w:jc w:val="center"/>
          <w:trPrChange w:id="15463" w:author="Thu Huyen Tran" w:date="2023-04-07T14:22:00Z">
            <w:trPr>
              <w:jc w:val="center"/>
            </w:trPr>
          </w:trPrChange>
        </w:trPr>
        <w:tc>
          <w:tcPr>
            <w:tcW w:w="628" w:type="pct"/>
            <w:tcPrChange w:id="15464" w:author="Thu Huyen Tran" w:date="2023-04-07T14:22:00Z">
              <w:tcPr>
                <w:tcW w:w="627" w:type="pct"/>
              </w:tcPr>
            </w:tcPrChange>
          </w:tcPr>
          <w:p w14:paraId="79473B63" w14:textId="37D20C1E" w:rsidR="000E03C8" w:rsidRPr="00EA23F9" w:rsidRDefault="000E03C8" w:rsidP="000E03C8">
            <w:pPr>
              <w:spacing w:before="60" w:after="60"/>
              <w:ind w:left="90"/>
              <w:jc w:val="center"/>
              <w:rPr>
                <w:moveTo w:id="15465" w:author="Thu Huyen Tran" w:date="2023-04-07T14:17:00Z"/>
                <w:sz w:val="24"/>
                <w:szCs w:val="24"/>
                <w:rPrChange w:id="15466" w:author="Huyen Tran Thu" w:date="2025-04-28T22:10:00Z" w16du:dateUtc="2025-04-28T15:10:00Z">
                  <w:rPr>
                    <w:moveTo w:id="15467" w:author="Thu Huyen Tran" w:date="2023-04-07T14:17:00Z"/>
                    <w:szCs w:val="26"/>
                  </w:rPr>
                </w:rPrChange>
              </w:rPr>
            </w:pPr>
            <w:ins w:id="15468" w:author="Thu Huyen Tran" w:date="2023-12-05T22:49:00Z">
              <w:r w:rsidRPr="00EA23F9">
                <w:rPr>
                  <w:sz w:val="24"/>
                  <w:szCs w:val="24"/>
                  <w:rPrChange w:id="15469" w:author="Huyen Tran Thu" w:date="2025-04-28T22:10:00Z" w16du:dateUtc="2025-04-28T15:10:00Z">
                    <w:rPr>
                      <w:szCs w:val="26"/>
                    </w:rPr>
                  </w:rPrChange>
                </w:rPr>
                <w:t>10</w:t>
              </w:r>
            </w:ins>
          </w:p>
        </w:tc>
        <w:tc>
          <w:tcPr>
            <w:tcW w:w="2168" w:type="pct"/>
            <w:tcPrChange w:id="15470" w:author="Thu Huyen Tran" w:date="2023-04-07T14:22:00Z">
              <w:tcPr>
                <w:tcW w:w="2168" w:type="pct"/>
              </w:tcPr>
            </w:tcPrChange>
          </w:tcPr>
          <w:p w14:paraId="3CBE4B3D" w14:textId="77777777" w:rsidR="000E03C8" w:rsidRPr="00EA23F9" w:rsidRDefault="000E03C8" w:rsidP="000E03C8">
            <w:pPr>
              <w:spacing w:before="60" w:after="60"/>
              <w:ind w:left="90" w:right="230"/>
              <w:rPr>
                <w:moveTo w:id="15471" w:author="Thu Huyen Tran" w:date="2023-04-07T14:17:00Z"/>
                <w:sz w:val="24"/>
                <w:szCs w:val="24"/>
                <w:rPrChange w:id="15472" w:author="Huyen Tran Thu" w:date="2025-04-28T22:10:00Z" w16du:dateUtc="2025-04-28T15:10:00Z">
                  <w:rPr>
                    <w:moveTo w:id="15473" w:author="Thu Huyen Tran" w:date="2023-04-07T14:17:00Z"/>
                    <w:szCs w:val="26"/>
                  </w:rPr>
                </w:rPrChange>
              </w:rPr>
            </w:pPr>
            <w:moveTo w:id="15474" w:author="Thu Huyen Tran" w:date="2023-04-07T14:17:00Z">
              <w:r w:rsidRPr="00EA23F9">
                <w:rPr>
                  <w:sz w:val="24"/>
                  <w:szCs w:val="24"/>
                  <w:rPrChange w:id="15475" w:author="Huyen Tran Thu" w:date="2025-04-28T22:10:00Z" w16du:dateUtc="2025-04-28T15:10:00Z">
                    <w:rPr>
                      <w:szCs w:val="26"/>
                    </w:rPr>
                  </w:rPrChange>
                </w:rPr>
                <w:t>Cà phê</w:t>
              </w:r>
            </w:moveTo>
          </w:p>
        </w:tc>
        <w:tc>
          <w:tcPr>
            <w:tcW w:w="2204" w:type="pct"/>
            <w:vAlign w:val="center"/>
            <w:tcPrChange w:id="15476" w:author="Thu Huyen Tran" w:date="2023-04-07T14:22:00Z">
              <w:tcPr>
                <w:tcW w:w="2204" w:type="pct"/>
                <w:vAlign w:val="center"/>
              </w:tcPr>
            </w:tcPrChange>
          </w:tcPr>
          <w:p w14:paraId="6B5929D1" w14:textId="77777777" w:rsidR="000E03C8" w:rsidRPr="00EA23F9" w:rsidRDefault="000E03C8" w:rsidP="000E03C8">
            <w:pPr>
              <w:spacing w:before="60" w:after="60"/>
              <w:ind w:left="-6"/>
              <w:jc w:val="center"/>
              <w:rPr>
                <w:moveTo w:id="15477" w:author="Thu Huyen Tran" w:date="2023-04-07T14:17:00Z"/>
                <w:sz w:val="24"/>
                <w:szCs w:val="24"/>
                <w:rPrChange w:id="15478" w:author="Huyen Tran Thu" w:date="2025-04-28T22:10:00Z" w16du:dateUtc="2025-04-28T15:10:00Z">
                  <w:rPr>
                    <w:moveTo w:id="15479" w:author="Thu Huyen Tran" w:date="2023-04-07T14:17:00Z"/>
                    <w:szCs w:val="26"/>
                  </w:rPr>
                </w:rPrChange>
              </w:rPr>
            </w:pPr>
            <w:moveTo w:id="15480" w:author="Thu Huyen Tran" w:date="2023-04-07T14:17:00Z">
              <w:r w:rsidRPr="00EA23F9">
                <w:rPr>
                  <w:sz w:val="24"/>
                  <w:szCs w:val="24"/>
                  <w:rPrChange w:id="15481" w:author="Huyen Tran Thu" w:date="2025-04-28T22:10:00Z" w16du:dateUtc="2025-04-28T15:10:00Z">
                    <w:rPr>
                      <w:szCs w:val="26"/>
                    </w:rPr>
                  </w:rPrChange>
                </w:rPr>
                <w:t>0,02</w:t>
              </w:r>
            </w:moveTo>
          </w:p>
        </w:tc>
      </w:tr>
      <w:tr w:rsidR="000E03C8" w:rsidRPr="00EA23F9" w14:paraId="5E1B265C" w14:textId="77777777" w:rsidTr="0050593F">
        <w:trPr>
          <w:jc w:val="center"/>
          <w:trPrChange w:id="15482" w:author="Thu Huyen Tran" w:date="2023-04-07T14:22:00Z">
            <w:trPr>
              <w:jc w:val="center"/>
            </w:trPr>
          </w:trPrChange>
        </w:trPr>
        <w:tc>
          <w:tcPr>
            <w:tcW w:w="628" w:type="pct"/>
            <w:tcPrChange w:id="15483" w:author="Thu Huyen Tran" w:date="2023-04-07T14:22:00Z">
              <w:tcPr>
                <w:tcW w:w="627" w:type="pct"/>
              </w:tcPr>
            </w:tcPrChange>
          </w:tcPr>
          <w:p w14:paraId="3D848E04" w14:textId="48D4984B" w:rsidR="000E03C8" w:rsidRPr="00EA23F9" w:rsidRDefault="000E03C8" w:rsidP="000E03C8">
            <w:pPr>
              <w:spacing w:before="60" w:after="60"/>
              <w:ind w:left="90"/>
              <w:jc w:val="center"/>
              <w:rPr>
                <w:moveTo w:id="15484" w:author="Thu Huyen Tran" w:date="2023-04-07T14:17:00Z"/>
                <w:sz w:val="24"/>
                <w:szCs w:val="24"/>
                <w:rPrChange w:id="15485" w:author="Huyen Tran Thu" w:date="2025-04-28T22:10:00Z" w16du:dateUtc="2025-04-28T15:10:00Z">
                  <w:rPr>
                    <w:moveTo w:id="15486" w:author="Thu Huyen Tran" w:date="2023-04-07T14:17:00Z"/>
                    <w:szCs w:val="26"/>
                  </w:rPr>
                </w:rPrChange>
              </w:rPr>
            </w:pPr>
            <w:ins w:id="15487" w:author="Thu Huyen Tran" w:date="2023-12-05T22:49:00Z">
              <w:r w:rsidRPr="00EA23F9">
                <w:rPr>
                  <w:sz w:val="24"/>
                  <w:szCs w:val="24"/>
                  <w:rPrChange w:id="15488" w:author="Huyen Tran Thu" w:date="2025-04-28T22:10:00Z" w16du:dateUtc="2025-04-28T15:10:00Z">
                    <w:rPr>
                      <w:szCs w:val="26"/>
                    </w:rPr>
                  </w:rPrChange>
                </w:rPr>
                <w:t>11</w:t>
              </w:r>
            </w:ins>
          </w:p>
        </w:tc>
        <w:tc>
          <w:tcPr>
            <w:tcW w:w="2168" w:type="pct"/>
            <w:tcPrChange w:id="15489" w:author="Thu Huyen Tran" w:date="2023-04-07T14:22:00Z">
              <w:tcPr>
                <w:tcW w:w="2168" w:type="pct"/>
              </w:tcPr>
            </w:tcPrChange>
          </w:tcPr>
          <w:p w14:paraId="2148F86F" w14:textId="77777777" w:rsidR="000E03C8" w:rsidRPr="00EA23F9" w:rsidRDefault="000E03C8" w:rsidP="000E03C8">
            <w:pPr>
              <w:spacing w:before="60" w:after="60"/>
              <w:ind w:left="90" w:right="230"/>
              <w:rPr>
                <w:moveTo w:id="15490" w:author="Thu Huyen Tran" w:date="2023-04-07T14:17:00Z"/>
                <w:sz w:val="24"/>
                <w:szCs w:val="24"/>
                <w:rPrChange w:id="15491" w:author="Huyen Tran Thu" w:date="2025-04-28T22:10:00Z" w16du:dateUtc="2025-04-28T15:10:00Z">
                  <w:rPr>
                    <w:moveTo w:id="15492" w:author="Thu Huyen Tran" w:date="2023-04-07T14:17:00Z"/>
                    <w:szCs w:val="26"/>
                  </w:rPr>
                </w:rPrChange>
              </w:rPr>
            </w:pPr>
            <w:moveTo w:id="15493" w:author="Thu Huyen Tran" w:date="2023-04-07T14:17:00Z">
              <w:r w:rsidRPr="00EA23F9">
                <w:rPr>
                  <w:sz w:val="24"/>
                  <w:szCs w:val="24"/>
                  <w:rPrChange w:id="15494" w:author="Huyen Tran Thu" w:date="2025-04-28T22:10:00Z" w16du:dateUtc="2025-04-28T15:10:00Z">
                    <w:rPr>
                      <w:szCs w:val="26"/>
                    </w:rPr>
                  </w:rPrChange>
                </w:rPr>
                <w:t>Nước giải khát</w:t>
              </w:r>
            </w:moveTo>
          </w:p>
        </w:tc>
        <w:tc>
          <w:tcPr>
            <w:tcW w:w="2204" w:type="pct"/>
            <w:vAlign w:val="center"/>
            <w:tcPrChange w:id="15495" w:author="Thu Huyen Tran" w:date="2023-04-07T14:22:00Z">
              <w:tcPr>
                <w:tcW w:w="2204" w:type="pct"/>
                <w:vAlign w:val="center"/>
              </w:tcPr>
            </w:tcPrChange>
          </w:tcPr>
          <w:p w14:paraId="076F9105" w14:textId="77777777" w:rsidR="000E03C8" w:rsidRPr="00EA23F9" w:rsidRDefault="000E03C8" w:rsidP="000E03C8">
            <w:pPr>
              <w:spacing w:before="60" w:after="60"/>
              <w:ind w:left="-6"/>
              <w:jc w:val="center"/>
              <w:rPr>
                <w:moveTo w:id="15496" w:author="Thu Huyen Tran" w:date="2023-04-07T14:17:00Z"/>
                <w:sz w:val="24"/>
                <w:szCs w:val="24"/>
                <w:rPrChange w:id="15497" w:author="Huyen Tran Thu" w:date="2025-04-28T22:10:00Z" w16du:dateUtc="2025-04-28T15:10:00Z">
                  <w:rPr>
                    <w:moveTo w:id="15498" w:author="Thu Huyen Tran" w:date="2023-04-07T14:17:00Z"/>
                    <w:szCs w:val="26"/>
                  </w:rPr>
                </w:rPrChange>
              </w:rPr>
            </w:pPr>
            <w:moveTo w:id="15499" w:author="Thu Huyen Tran" w:date="2023-04-07T14:17:00Z">
              <w:r w:rsidRPr="00EA23F9">
                <w:rPr>
                  <w:sz w:val="24"/>
                  <w:szCs w:val="24"/>
                  <w:rPrChange w:id="15500" w:author="Huyen Tran Thu" w:date="2025-04-28T22:10:00Z" w16du:dateUtc="2025-04-28T15:10:00Z">
                    <w:rPr>
                      <w:szCs w:val="26"/>
                    </w:rPr>
                  </w:rPrChange>
                </w:rPr>
                <w:t>1,7</w:t>
              </w:r>
            </w:moveTo>
          </w:p>
        </w:tc>
      </w:tr>
      <w:tr w:rsidR="000E03C8" w:rsidRPr="00EA23F9" w14:paraId="2E3BFDD1" w14:textId="77777777" w:rsidTr="0050593F">
        <w:trPr>
          <w:jc w:val="center"/>
          <w:trPrChange w:id="15501" w:author="Thu Huyen Tran" w:date="2023-04-07T14:22:00Z">
            <w:trPr>
              <w:jc w:val="center"/>
            </w:trPr>
          </w:trPrChange>
        </w:trPr>
        <w:tc>
          <w:tcPr>
            <w:tcW w:w="628" w:type="pct"/>
            <w:tcPrChange w:id="15502" w:author="Thu Huyen Tran" w:date="2023-04-07T14:22:00Z">
              <w:tcPr>
                <w:tcW w:w="627" w:type="pct"/>
              </w:tcPr>
            </w:tcPrChange>
          </w:tcPr>
          <w:p w14:paraId="529B8471" w14:textId="420C29F7" w:rsidR="000E03C8" w:rsidRPr="00EA23F9" w:rsidRDefault="000E03C8" w:rsidP="000E03C8">
            <w:pPr>
              <w:spacing w:before="60" w:after="60"/>
              <w:ind w:left="90"/>
              <w:jc w:val="center"/>
              <w:rPr>
                <w:moveTo w:id="15503" w:author="Thu Huyen Tran" w:date="2023-04-07T14:17:00Z"/>
                <w:sz w:val="24"/>
                <w:szCs w:val="24"/>
                <w:rPrChange w:id="15504" w:author="Huyen Tran Thu" w:date="2025-04-28T22:10:00Z" w16du:dateUtc="2025-04-28T15:10:00Z">
                  <w:rPr>
                    <w:moveTo w:id="15505" w:author="Thu Huyen Tran" w:date="2023-04-07T14:17:00Z"/>
                    <w:szCs w:val="26"/>
                  </w:rPr>
                </w:rPrChange>
              </w:rPr>
            </w:pPr>
            <w:ins w:id="15506" w:author="Thu Huyen Tran" w:date="2023-12-05T22:49:00Z">
              <w:r w:rsidRPr="00EA23F9">
                <w:rPr>
                  <w:sz w:val="24"/>
                  <w:szCs w:val="24"/>
                  <w:rPrChange w:id="15507" w:author="Huyen Tran Thu" w:date="2025-04-28T22:10:00Z" w16du:dateUtc="2025-04-28T15:10:00Z">
                    <w:rPr>
                      <w:szCs w:val="26"/>
                    </w:rPr>
                  </w:rPrChange>
                </w:rPr>
                <w:t>12</w:t>
              </w:r>
            </w:ins>
          </w:p>
        </w:tc>
        <w:tc>
          <w:tcPr>
            <w:tcW w:w="2168" w:type="pct"/>
            <w:tcPrChange w:id="15508" w:author="Thu Huyen Tran" w:date="2023-04-07T14:22:00Z">
              <w:tcPr>
                <w:tcW w:w="2168" w:type="pct"/>
              </w:tcPr>
            </w:tcPrChange>
          </w:tcPr>
          <w:p w14:paraId="3334C7E8" w14:textId="77777777" w:rsidR="000E03C8" w:rsidRPr="00EA23F9" w:rsidRDefault="000E03C8" w:rsidP="000E03C8">
            <w:pPr>
              <w:spacing w:before="60" w:after="60"/>
              <w:ind w:left="90" w:right="230"/>
              <w:rPr>
                <w:moveTo w:id="15509" w:author="Thu Huyen Tran" w:date="2023-04-07T14:17:00Z"/>
                <w:sz w:val="24"/>
                <w:szCs w:val="24"/>
                <w:rPrChange w:id="15510" w:author="Huyen Tran Thu" w:date="2025-04-28T22:10:00Z" w16du:dateUtc="2025-04-28T15:10:00Z">
                  <w:rPr>
                    <w:moveTo w:id="15511" w:author="Thu Huyen Tran" w:date="2023-04-07T14:17:00Z"/>
                    <w:szCs w:val="26"/>
                  </w:rPr>
                </w:rPrChange>
              </w:rPr>
            </w:pPr>
            <w:moveTo w:id="15512" w:author="Thu Huyen Tran" w:date="2023-04-07T14:17:00Z">
              <w:r w:rsidRPr="00EA23F9">
                <w:rPr>
                  <w:sz w:val="24"/>
                  <w:szCs w:val="24"/>
                  <w:rPrChange w:id="15513" w:author="Huyen Tran Thu" w:date="2025-04-28T22:10:00Z" w16du:dateUtc="2025-04-28T15:10:00Z">
                    <w:rPr>
                      <w:szCs w:val="26"/>
                    </w:rPr>
                  </w:rPrChange>
                </w:rPr>
                <w:t xml:space="preserve">Giấy, bột giấy** </w:t>
              </w:r>
            </w:moveTo>
          </w:p>
        </w:tc>
        <w:tc>
          <w:tcPr>
            <w:tcW w:w="2204" w:type="pct"/>
            <w:vAlign w:val="center"/>
            <w:tcPrChange w:id="15514" w:author="Thu Huyen Tran" w:date="2023-04-07T14:22:00Z">
              <w:tcPr>
                <w:tcW w:w="2204" w:type="pct"/>
                <w:vAlign w:val="center"/>
              </w:tcPr>
            </w:tcPrChange>
          </w:tcPr>
          <w:p w14:paraId="0AE5D57E" w14:textId="77777777" w:rsidR="000E03C8" w:rsidRPr="00EA23F9" w:rsidRDefault="000E03C8" w:rsidP="000E03C8">
            <w:pPr>
              <w:spacing w:before="60" w:after="60"/>
              <w:ind w:left="-6"/>
              <w:jc w:val="center"/>
              <w:rPr>
                <w:moveTo w:id="15515" w:author="Thu Huyen Tran" w:date="2023-04-07T14:17:00Z"/>
                <w:sz w:val="24"/>
                <w:szCs w:val="24"/>
                <w:rPrChange w:id="15516" w:author="Huyen Tran Thu" w:date="2025-04-28T22:10:00Z" w16du:dateUtc="2025-04-28T15:10:00Z">
                  <w:rPr>
                    <w:moveTo w:id="15517" w:author="Thu Huyen Tran" w:date="2023-04-07T14:17:00Z"/>
                    <w:szCs w:val="26"/>
                  </w:rPr>
                </w:rPrChange>
              </w:rPr>
            </w:pPr>
            <w:moveTo w:id="15518" w:author="Thu Huyen Tran" w:date="2023-04-07T14:17:00Z">
              <w:r w:rsidRPr="00EA23F9">
                <w:rPr>
                  <w:sz w:val="24"/>
                  <w:szCs w:val="24"/>
                  <w:rPrChange w:id="15519" w:author="Huyen Tran Thu" w:date="2025-04-28T22:10:00Z" w16du:dateUtc="2025-04-28T15:10:00Z">
                    <w:rPr>
                      <w:szCs w:val="26"/>
                    </w:rPr>
                  </w:rPrChange>
                </w:rPr>
                <w:t>2,94</w:t>
              </w:r>
            </w:moveTo>
          </w:p>
        </w:tc>
      </w:tr>
      <w:tr w:rsidR="000E03C8" w:rsidRPr="00EA23F9" w14:paraId="04D11138" w14:textId="77777777" w:rsidTr="0050593F">
        <w:trPr>
          <w:jc w:val="center"/>
          <w:trPrChange w:id="15520" w:author="Thu Huyen Tran" w:date="2023-04-07T14:22:00Z">
            <w:trPr>
              <w:jc w:val="center"/>
            </w:trPr>
          </w:trPrChange>
        </w:trPr>
        <w:tc>
          <w:tcPr>
            <w:tcW w:w="628" w:type="pct"/>
            <w:tcPrChange w:id="15521" w:author="Thu Huyen Tran" w:date="2023-04-07T14:22:00Z">
              <w:tcPr>
                <w:tcW w:w="627" w:type="pct"/>
              </w:tcPr>
            </w:tcPrChange>
          </w:tcPr>
          <w:p w14:paraId="4E8519DC" w14:textId="0DAF5C4D" w:rsidR="000E03C8" w:rsidRPr="00EA23F9" w:rsidRDefault="000E03C8" w:rsidP="000E03C8">
            <w:pPr>
              <w:spacing w:before="60" w:after="60"/>
              <w:ind w:left="90"/>
              <w:jc w:val="center"/>
              <w:rPr>
                <w:moveTo w:id="15522" w:author="Thu Huyen Tran" w:date="2023-04-07T14:17:00Z"/>
                <w:sz w:val="24"/>
                <w:szCs w:val="24"/>
                <w:rPrChange w:id="15523" w:author="Huyen Tran Thu" w:date="2025-04-28T22:10:00Z" w16du:dateUtc="2025-04-28T15:10:00Z">
                  <w:rPr>
                    <w:moveTo w:id="15524" w:author="Thu Huyen Tran" w:date="2023-04-07T14:17:00Z"/>
                    <w:szCs w:val="26"/>
                  </w:rPr>
                </w:rPrChange>
              </w:rPr>
            </w:pPr>
            <w:ins w:id="15525" w:author="Thu Huyen Tran" w:date="2023-12-05T22:49:00Z">
              <w:r w:rsidRPr="00EA23F9">
                <w:rPr>
                  <w:sz w:val="24"/>
                  <w:szCs w:val="24"/>
                  <w:rPrChange w:id="15526" w:author="Huyen Tran Thu" w:date="2025-04-28T22:10:00Z" w16du:dateUtc="2025-04-28T15:10:00Z">
                    <w:rPr>
                      <w:szCs w:val="26"/>
                    </w:rPr>
                  </w:rPrChange>
                </w:rPr>
                <w:t>13</w:t>
              </w:r>
            </w:ins>
          </w:p>
        </w:tc>
        <w:tc>
          <w:tcPr>
            <w:tcW w:w="2168" w:type="pct"/>
            <w:tcPrChange w:id="15527" w:author="Thu Huyen Tran" w:date="2023-04-07T14:22:00Z">
              <w:tcPr>
                <w:tcW w:w="2168" w:type="pct"/>
              </w:tcPr>
            </w:tcPrChange>
          </w:tcPr>
          <w:p w14:paraId="633DEC14" w14:textId="48DAAD19" w:rsidR="000E03C8" w:rsidRPr="00EA23F9" w:rsidRDefault="000E03C8" w:rsidP="000E03C8">
            <w:pPr>
              <w:spacing w:before="60" w:after="60"/>
              <w:ind w:left="90" w:right="230"/>
              <w:rPr>
                <w:moveTo w:id="15528" w:author="Thu Huyen Tran" w:date="2023-04-07T14:17:00Z"/>
                <w:sz w:val="24"/>
                <w:szCs w:val="24"/>
                <w:rPrChange w:id="15529" w:author="Huyen Tran Thu" w:date="2025-04-28T22:10:00Z" w16du:dateUtc="2025-04-28T15:10:00Z">
                  <w:rPr>
                    <w:moveTo w:id="15530" w:author="Thu Huyen Tran" w:date="2023-04-07T14:17:00Z"/>
                    <w:szCs w:val="26"/>
                  </w:rPr>
                </w:rPrChange>
              </w:rPr>
            </w:pPr>
            <w:ins w:id="15531" w:author="Thu Huyen Tran" w:date="2023-12-05T22:48:00Z">
              <w:r w:rsidRPr="00EA23F9">
                <w:rPr>
                  <w:sz w:val="24"/>
                  <w:szCs w:val="24"/>
                  <w:rPrChange w:id="15532" w:author="Huyen Tran Thu" w:date="2025-04-28T22:10:00Z" w16du:dateUtc="2025-04-28T15:10:00Z">
                    <w:rPr>
                      <w:szCs w:val="26"/>
                    </w:rPr>
                  </w:rPrChange>
                </w:rPr>
                <w:t>Dầu thực vật</w:t>
              </w:r>
              <w:r w:rsidRPr="00EA23F9">
                <w:rPr>
                  <w:sz w:val="24"/>
                  <w:szCs w:val="24"/>
                  <w:vertAlign w:val="superscript"/>
                  <w:rPrChange w:id="15533" w:author="Huyen Tran Thu" w:date="2025-04-28T22:10:00Z" w16du:dateUtc="2025-04-28T15:10:00Z">
                    <w:rPr>
                      <w:szCs w:val="26"/>
                      <w:vertAlign w:val="superscript"/>
                    </w:rPr>
                  </w:rPrChange>
                </w:rPr>
                <w:t>***</w:t>
              </w:r>
            </w:ins>
          </w:p>
        </w:tc>
        <w:tc>
          <w:tcPr>
            <w:tcW w:w="2204" w:type="pct"/>
            <w:vAlign w:val="center"/>
            <w:tcPrChange w:id="15534" w:author="Thu Huyen Tran" w:date="2023-04-07T14:22:00Z">
              <w:tcPr>
                <w:tcW w:w="2204" w:type="pct"/>
                <w:vAlign w:val="center"/>
              </w:tcPr>
            </w:tcPrChange>
          </w:tcPr>
          <w:p w14:paraId="5996AF54" w14:textId="1D07755E" w:rsidR="000E03C8" w:rsidRPr="00EA23F9" w:rsidRDefault="000E03C8" w:rsidP="000E03C8">
            <w:pPr>
              <w:spacing w:before="60" w:after="60"/>
              <w:ind w:left="-6"/>
              <w:jc w:val="center"/>
              <w:rPr>
                <w:moveTo w:id="15535" w:author="Thu Huyen Tran" w:date="2023-04-07T14:17:00Z"/>
                <w:sz w:val="24"/>
                <w:szCs w:val="24"/>
                <w:rPrChange w:id="15536" w:author="Huyen Tran Thu" w:date="2025-04-28T22:10:00Z" w16du:dateUtc="2025-04-28T15:10:00Z">
                  <w:rPr>
                    <w:moveTo w:id="15537" w:author="Thu Huyen Tran" w:date="2023-04-07T14:17:00Z"/>
                    <w:szCs w:val="26"/>
                  </w:rPr>
                </w:rPrChange>
              </w:rPr>
            </w:pPr>
            <w:ins w:id="15538" w:author="Thu Huyen Tran" w:date="2023-12-05T22:48:00Z">
              <w:r w:rsidRPr="00EA23F9">
                <w:rPr>
                  <w:sz w:val="24"/>
                  <w:szCs w:val="24"/>
                  <w:rPrChange w:id="15539" w:author="Huyen Tran Thu" w:date="2025-04-28T22:10:00Z" w16du:dateUtc="2025-04-28T15:10:00Z">
                    <w:rPr>
                      <w:szCs w:val="26"/>
                    </w:rPr>
                  </w:rPrChange>
                </w:rPr>
                <w:t>0,85</w:t>
              </w:r>
            </w:ins>
          </w:p>
        </w:tc>
      </w:tr>
      <w:tr w:rsidR="000E03C8" w:rsidRPr="00EA23F9" w14:paraId="126D4C42" w14:textId="77777777" w:rsidTr="0050593F">
        <w:trPr>
          <w:jc w:val="center"/>
          <w:trPrChange w:id="15540" w:author="Thu Huyen Tran" w:date="2023-04-07T14:22:00Z">
            <w:trPr>
              <w:jc w:val="center"/>
            </w:trPr>
          </w:trPrChange>
        </w:trPr>
        <w:tc>
          <w:tcPr>
            <w:tcW w:w="628" w:type="pct"/>
            <w:tcPrChange w:id="15541" w:author="Thu Huyen Tran" w:date="2023-04-07T14:22:00Z">
              <w:tcPr>
                <w:tcW w:w="627" w:type="pct"/>
              </w:tcPr>
            </w:tcPrChange>
          </w:tcPr>
          <w:p w14:paraId="638E53CE" w14:textId="4147414A" w:rsidR="000E03C8" w:rsidRPr="00EA23F9" w:rsidRDefault="000E03C8" w:rsidP="000E03C8">
            <w:pPr>
              <w:spacing w:before="60" w:after="60"/>
              <w:ind w:left="90"/>
              <w:jc w:val="center"/>
              <w:rPr>
                <w:moveTo w:id="15542" w:author="Thu Huyen Tran" w:date="2023-04-07T14:17:00Z"/>
                <w:sz w:val="24"/>
                <w:szCs w:val="24"/>
                <w:rPrChange w:id="15543" w:author="Huyen Tran Thu" w:date="2025-04-28T22:10:00Z" w16du:dateUtc="2025-04-28T15:10:00Z">
                  <w:rPr>
                    <w:moveTo w:id="15544" w:author="Thu Huyen Tran" w:date="2023-04-07T14:17:00Z"/>
                    <w:szCs w:val="26"/>
                  </w:rPr>
                </w:rPrChange>
              </w:rPr>
            </w:pPr>
            <w:ins w:id="15545" w:author="Thu Huyen Tran" w:date="2023-12-05T22:49:00Z">
              <w:r w:rsidRPr="00EA23F9">
                <w:rPr>
                  <w:sz w:val="24"/>
                  <w:szCs w:val="24"/>
                  <w:rPrChange w:id="15546" w:author="Huyen Tran Thu" w:date="2025-04-28T22:10:00Z" w16du:dateUtc="2025-04-28T15:10:00Z">
                    <w:rPr>
                      <w:szCs w:val="26"/>
                    </w:rPr>
                  </w:rPrChange>
                </w:rPr>
                <w:t>14</w:t>
              </w:r>
            </w:ins>
          </w:p>
        </w:tc>
        <w:tc>
          <w:tcPr>
            <w:tcW w:w="2168" w:type="pct"/>
            <w:tcPrChange w:id="15547" w:author="Thu Huyen Tran" w:date="2023-04-07T14:22:00Z">
              <w:tcPr>
                <w:tcW w:w="2168" w:type="pct"/>
              </w:tcPr>
            </w:tcPrChange>
          </w:tcPr>
          <w:p w14:paraId="6631E418" w14:textId="75FD157D" w:rsidR="000E03C8" w:rsidRPr="00EA23F9" w:rsidRDefault="000E03C8" w:rsidP="000E03C8">
            <w:pPr>
              <w:spacing w:before="60" w:after="60"/>
              <w:ind w:left="90" w:right="230"/>
              <w:rPr>
                <w:moveTo w:id="15548" w:author="Thu Huyen Tran" w:date="2023-04-07T14:17:00Z"/>
                <w:sz w:val="24"/>
                <w:szCs w:val="24"/>
                <w:rPrChange w:id="15549" w:author="Huyen Tran Thu" w:date="2025-04-28T22:10:00Z" w16du:dateUtc="2025-04-28T15:10:00Z">
                  <w:rPr>
                    <w:moveTo w:id="15550" w:author="Thu Huyen Tran" w:date="2023-04-07T14:17:00Z"/>
                    <w:szCs w:val="26"/>
                  </w:rPr>
                </w:rPrChange>
              </w:rPr>
            </w:pPr>
            <w:ins w:id="15551" w:author="Thu Huyen Tran" w:date="2023-12-05T22:48:00Z">
              <w:r w:rsidRPr="00EA23F9">
                <w:rPr>
                  <w:sz w:val="24"/>
                  <w:szCs w:val="24"/>
                  <w:rPrChange w:id="15552" w:author="Huyen Tran Thu" w:date="2025-04-28T22:10:00Z" w16du:dateUtc="2025-04-28T15:10:00Z">
                    <w:rPr>
                      <w:szCs w:val="26"/>
                    </w:rPr>
                  </w:rPrChange>
                </w:rPr>
                <w:t>Xà phòng</w:t>
              </w:r>
              <w:r w:rsidRPr="00EA23F9">
                <w:rPr>
                  <w:sz w:val="24"/>
                  <w:szCs w:val="24"/>
                  <w:vertAlign w:val="superscript"/>
                  <w:rPrChange w:id="15553" w:author="Huyen Tran Thu" w:date="2025-04-28T22:10:00Z" w16du:dateUtc="2025-04-28T15:10:00Z">
                    <w:rPr>
                      <w:szCs w:val="26"/>
                      <w:vertAlign w:val="superscript"/>
                    </w:rPr>
                  </w:rPrChange>
                </w:rPr>
                <w:t>***</w:t>
              </w:r>
            </w:ins>
          </w:p>
        </w:tc>
        <w:tc>
          <w:tcPr>
            <w:tcW w:w="2204" w:type="pct"/>
            <w:vAlign w:val="center"/>
            <w:tcPrChange w:id="15554" w:author="Thu Huyen Tran" w:date="2023-04-07T14:22:00Z">
              <w:tcPr>
                <w:tcW w:w="2204" w:type="pct"/>
                <w:vAlign w:val="center"/>
              </w:tcPr>
            </w:tcPrChange>
          </w:tcPr>
          <w:p w14:paraId="230859E4" w14:textId="50A9DB8B" w:rsidR="000E03C8" w:rsidRPr="00EA23F9" w:rsidRDefault="000E03C8" w:rsidP="000E03C8">
            <w:pPr>
              <w:spacing w:before="60" w:after="60"/>
              <w:ind w:left="-6"/>
              <w:jc w:val="center"/>
              <w:rPr>
                <w:moveTo w:id="15555" w:author="Thu Huyen Tran" w:date="2023-04-07T14:17:00Z"/>
                <w:sz w:val="24"/>
                <w:szCs w:val="24"/>
                <w:rPrChange w:id="15556" w:author="Huyen Tran Thu" w:date="2025-04-28T22:10:00Z" w16du:dateUtc="2025-04-28T15:10:00Z">
                  <w:rPr>
                    <w:moveTo w:id="15557" w:author="Thu Huyen Tran" w:date="2023-04-07T14:17:00Z"/>
                    <w:szCs w:val="26"/>
                  </w:rPr>
                </w:rPrChange>
              </w:rPr>
            </w:pPr>
            <w:ins w:id="15558" w:author="Thu Huyen Tran" w:date="2023-12-05T22:48:00Z">
              <w:r w:rsidRPr="00EA23F9">
                <w:rPr>
                  <w:sz w:val="24"/>
                  <w:szCs w:val="24"/>
                  <w:rPrChange w:id="15559" w:author="Huyen Tran Thu" w:date="2025-04-28T22:10:00Z" w16du:dateUtc="2025-04-28T15:10:00Z">
                    <w:rPr>
                      <w:szCs w:val="26"/>
                    </w:rPr>
                  </w:rPrChange>
                </w:rPr>
                <w:t>0,9</w:t>
              </w:r>
            </w:ins>
          </w:p>
        </w:tc>
      </w:tr>
      <w:tr w:rsidR="00EA23F9" w:rsidRPr="00EA23F9" w14:paraId="37DB7A7B" w14:textId="77777777" w:rsidTr="0050593F">
        <w:trPr>
          <w:jc w:val="center"/>
          <w:ins w:id="15560" w:author="Huyen Tran Thu" w:date="2025-04-28T22:09:00Z"/>
        </w:trPr>
        <w:tc>
          <w:tcPr>
            <w:tcW w:w="628" w:type="pct"/>
          </w:tcPr>
          <w:p w14:paraId="1EF0E270" w14:textId="0F2071A5" w:rsidR="00EA23F9" w:rsidRPr="00EA23F9" w:rsidRDefault="00EA23F9" w:rsidP="000E03C8">
            <w:pPr>
              <w:spacing w:before="60" w:after="60"/>
              <w:ind w:left="90"/>
              <w:jc w:val="center"/>
              <w:rPr>
                <w:ins w:id="15561" w:author="Huyen Tran Thu" w:date="2025-04-28T22:09:00Z" w16du:dateUtc="2025-04-28T15:09:00Z"/>
                <w:sz w:val="24"/>
                <w:szCs w:val="24"/>
                <w:rPrChange w:id="15562" w:author="Huyen Tran Thu" w:date="2025-04-28T22:10:00Z" w16du:dateUtc="2025-04-28T15:10:00Z">
                  <w:rPr>
                    <w:ins w:id="15563" w:author="Huyen Tran Thu" w:date="2025-04-28T22:09:00Z" w16du:dateUtc="2025-04-28T15:09:00Z"/>
                    <w:szCs w:val="26"/>
                  </w:rPr>
                </w:rPrChange>
              </w:rPr>
            </w:pPr>
            <w:ins w:id="15564" w:author="Huyen Tran Thu" w:date="2025-04-28T22:10:00Z" w16du:dateUtc="2025-04-28T15:10:00Z">
              <w:r w:rsidRPr="00EA23F9">
                <w:rPr>
                  <w:sz w:val="24"/>
                  <w:szCs w:val="24"/>
                  <w:rPrChange w:id="15565" w:author="Huyen Tran Thu" w:date="2025-04-28T22:10:00Z" w16du:dateUtc="2025-04-28T15:10:00Z">
                    <w:rPr>
                      <w:szCs w:val="26"/>
                    </w:rPr>
                  </w:rPrChange>
                </w:rPr>
                <w:t>15</w:t>
              </w:r>
            </w:ins>
          </w:p>
        </w:tc>
        <w:tc>
          <w:tcPr>
            <w:tcW w:w="2168" w:type="pct"/>
          </w:tcPr>
          <w:p w14:paraId="1A2B9DF5" w14:textId="28A3E5F8" w:rsidR="00EA23F9" w:rsidRPr="00EA23F9" w:rsidRDefault="00EA23F9" w:rsidP="000E03C8">
            <w:pPr>
              <w:spacing w:before="60" w:after="60"/>
              <w:ind w:left="90" w:right="230"/>
              <w:rPr>
                <w:ins w:id="15566" w:author="Huyen Tran Thu" w:date="2025-04-28T22:09:00Z" w16du:dateUtc="2025-04-28T15:09:00Z"/>
                <w:sz w:val="24"/>
                <w:szCs w:val="24"/>
                <w:rPrChange w:id="15567" w:author="Huyen Tran Thu" w:date="2025-04-28T22:10:00Z" w16du:dateUtc="2025-04-28T15:10:00Z">
                  <w:rPr>
                    <w:ins w:id="15568" w:author="Huyen Tran Thu" w:date="2025-04-28T22:09:00Z" w16du:dateUtc="2025-04-28T15:09:00Z"/>
                    <w:szCs w:val="26"/>
                  </w:rPr>
                </w:rPrChange>
              </w:rPr>
            </w:pPr>
            <w:ins w:id="15569" w:author="Huyen Tran Thu" w:date="2025-04-28T22:10:00Z" w16du:dateUtc="2025-04-28T15:10:00Z">
              <w:r w:rsidRPr="00EA23F9">
                <w:rPr>
                  <w:sz w:val="24"/>
                  <w:szCs w:val="24"/>
                  <w:rPrChange w:id="15570" w:author="Huyen Tran Thu" w:date="2025-04-28T22:10:00Z" w16du:dateUtc="2025-04-28T15:10:00Z">
                    <w:rPr>
                      <w:szCs w:val="26"/>
                    </w:rPr>
                  </w:rPrChange>
                </w:rPr>
                <w:t>Cao su</w:t>
              </w:r>
            </w:ins>
          </w:p>
        </w:tc>
        <w:tc>
          <w:tcPr>
            <w:tcW w:w="2204" w:type="pct"/>
            <w:vAlign w:val="center"/>
          </w:tcPr>
          <w:p w14:paraId="16578D7C" w14:textId="51F09A15" w:rsidR="00EA23F9" w:rsidRPr="00EA23F9" w:rsidRDefault="00EA23F9" w:rsidP="000E03C8">
            <w:pPr>
              <w:spacing w:before="60" w:after="60"/>
              <w:ind w:left="-6"/>
              <w:jc w:val="center"/>
              <w:rPr>
                <w:ins w:id="15571" w:author="Huyen Tran Thu" w:date="2025-04-28T22:09:00Z" w16du:dateUtc="2025-04-28T15:09:00Z"/>
                <w:sz w:val="24"/>
                <w:szCs w:val="24"/>
                <w:rPrChange w:id="15572" w:author="Huyen Tran Thu" w:date="2025-04-28T22:10:00Z" w16du:dateUtc="2025-04-28T15:10:00Z">
                  <w:rPr>
                    <w:ins w:id="15573" w:author="Huyen Tran Thu" w:date="2025-04-28T22:09:00Z" w16du:dateUtc="2025-04-28T15:09:00Z"/>
                    <w:szCs w:val="26"/>
                  </w:rPr>
                </w:rPrChange>
              </w:rPr>
            </w:pPr>
            <w:ins w:id="15574" w:author="Huyen Tran Thu" w:date="2025-04-28T22:10:00Z" w16du:dateUtc="2025-04-28T15:10:00Z">
              <w:r w:rsidRPr="00EA23F9">
                <w:rPr>
                  <w:sz w:val="24"/>
                  <w:szCs w:val="24"/>
                  <w:rPrChange w:id="15575" w:author="Huyen Tran Thu" w:date="2025-04-28T22:10:00Z" w16du:dateUtc="2025-04-28T15:10:00Z">
                    <w:rPr>
                      <w:szCs w:val="26"/>
                    </w:rPr>
                  </w:rPrChange>
                </w:rPr>
                <w:t>0,23</w:t>
              </w:r>
            </w:ins>
          </w:p>
        </w:tc>
      </w:tr>
      <w:tr w:rsidR="000E03C8" w:rsidRPr="00EA23F9" w:rsidDel="000E03C8" w14:paraId="1B17B941" w14:textId="1D68B1D3" w:rsidTr="0050593F">
        <w:trPr>
          <w:jc w:val="center"/>
          <w:del w:id="15576" w:author="Thu Huyen Tran" w:date="2023-12-05T22:48:00Z"/>
          <w:trPrChange w:id="15577" w:author="Thu Huyen Tran" w:date="2023-04-07T14:22:00Z">
            <w:trPr>
              <w:jc w:val="center"/>
            </w:trPr>
          </w:trPrChange>
        </w:trPr>
        <w:tc>
          <w:tcPr>
            <w:tcW w:w="628" w:type="pct"/>
            <w:tcPrChange w:id="15578" w:author="Thu Huyen Tran" w:date="2023-04-07T14:22:00Z">
              <w:tcPr>
                <w:tcW w:w="627" w:type="pct"/>
              </w:tcPr>
            </w:tcPrChange>
          </w:tcPr>
          <w:p w14:paraId="06133DF2" w14:textId="1DEBE23C" w:rsidR="000E03C8" w:rsidRPr="00EA23F9" w:rsidDel="000E03C8" w:rsidRDefault="000E03C8" w:rsidP="000E03C8">
            <w:pPr>
              <w:spacing w:before="60" w:after="60"/>
              <w:ind w:left="90"/>
              <w:jc w:val="center"/>
              <w:rPr>
                <w:del w:id="15579" w:author="Thu Huyen Tran" w:date="2023-12-05T22:48:00Z"/>
                <w:moveTo w:id="15580" w:author="Thu Huyen Tran" w:date="2023-04-07T14:17:00Z"/>
                <w:sz w:val="24"/>
                <w:szCs w:val="24"/>
                <w:rPrChange w:id="15581" w:author="Huyen Tran Thu" w:date="2025-04-28T22:10:00Z" w16du:dateUtc="2025-04-28T15:10:00Z">
                  <w:rPr>
                    <w:del w:id="15582" w:author="Thu Huyen Tran" w:date="2023-12-05T22:48:00Z"/>
                    <w:moveTo w:id="15583" w:author="Thu Huyen Tran" w:date="2023-04-07T14:17:00Z"/>
                    <w:szCs w:val="26"/>
                  </w:rPr>
                </w:rPrChange>
              </w:rPr>
            </w:pPr>
          </w:p>
        </w:tc>
        <w:tc>
          <w:tcPr>
            <w:tcW w:w="2168" w:type="pct"/>
            <w:tcPrChange w:id="15584" w:author="Thu Huyen Tran" w:date="2023-04-07T14:22:00Z">
              <w:tcPr>
                <w:tcW w:w="2168" w:type="pct"/>
              </w:tcPr>
            </w:tcPrChange>
          </w:tcPr>
          <w:p w14:paraId="2B3C28B5" w14:textId="7D52EB7D" w:rsidR="000E03C8" w:rsidRPr="00EA23F9" w:rsidDel="000E03C8" w:rsidRDefault="000E03C8" w:rsidP="000E03C8">
            <w:pPr>
              <w:spacing w:before="60" w:after="60"/>
              <w:ind w:left="90" w:right="230"/>
              <w:rPr>
                <w:del w:id="15585" w:author="Thu Huyen Tran" w:date="2023-12-05T22:48:00Z"/>
                <w:moveTo w:id="15586" w:author="Thu Huyen Tran" w:date="2023-04-07T14:17:00Z"/>
                <w:sz w:val="24"/>
                <w:szCs w:val="24"/>
                <w:rPrChange w:id="15587" w:author="Huyen Tran Thu" w:date="2025-04-28T22:10:00Z" w16du:dateUtc="2025-04-28T15:10:00Z">
                  <w:rPr>
                    <w:del w:id="15588" w:author="Thu Huyen Tran" w:date="2023-12-05T22:48:00Z"/>
                    <w:moveTo w:id="15589" w:author="Thu Huyen Tran" w:date="2023-04-07T14:17:00Z"/>
                    <w:szCs w:val="26"/>
                  </w:rPr>
                </w:rPrChange>
              </w:rPr>
            </w:pPr>
            <w:moveTo w:id="15590" w:author="Thu Huyen Tran" w:date="2023-04-07T14:17:00Z">
              <w:del w:id="15591" w:author="Thu Huyen Tran" w:date="2023-12-05T22:48:00Z">
                <w:r w:rsidRPr="00EA23F9" w:rsidDel="000E03C8">
                  <w:rPr>
                    <w:sz w:val="24"/>
                    <w:szCs w:val="24"/>
                    <w:rPrChange w:id="15592" w:author="Huyen Tran Thu" w:date="2025-04-28T22:10:00Z" w16du:dateUtc="2025-04-28T15:10:00Z">
                      <w:rPr>
                        <w:szCs w:val="26"/>
                      </w:rPr>
                    </w:rPrChange>
                  </w:rPr>
                  <w:delText>Dầu thực vật</w:delText>
                </w:r>
                <w:r w:rsidRPr="00EA23F9" w:rsidDel="000E03C8">
                  <w:rPr>
                    <w:sz w:val="24"/>
                    <w:szCs w:val="24"/>
                    <w:vertAlign w:val="superscript"/>
                    <w:rPrChange w:id="15593" w:author="Huyen Tran Thu" w:date="2025-04-28T22:10:00Z" w16du:dateUtc="2025-04-28T15:10:00Z">
                      <w:rPr>
                        <w:szCs w:val="26"/>
                        <w:vertAlign w:val="superscript"/>
                      </w:rPr>
                    </w:rPrChange>
                  </w:rPr>
                  <w:delText>***</w:delText>
                </w:r>
              </w:del>
            </w:moveTo>
          </w:p>
        </w:tc>
        <w:tc>
          <w:tcPr>
            <w:tcW w:w="2204" w:type="pct"/>
            <w:vAlign w:val="center"/>
            <w:tcPrChange w:id="15594" w:author="Thu Huyen Tran" w:date="2023-04-07T14:22:00Z">
              <w:tcPr>
                <w:tcW w:w="2204" w:type="pct"/>
                <w:vAlign w:val="center"/>
              </w:tcPr>
            </w:tcPrChange>
          </w:tcPr>
          <w:p w14:paraId="3DF27FA5" w14:textId="7121167D" w:rsidR="000E03C8" w:rsidRPr="00EA23F9" w:rsidDel="000E03C8" w:rsidRDefault="000E03C8" w:rsidP="000E03C8">
            <w:pPr>
              <w:spacing w:before="60" w:after="60"/>
              <w:ind w:left="-6"/>
              <w:jc w:val="center"/>
              <w:rPr>
                <w:del w:id="15595" w:author="Thu Huyen Tran" w:date="2023-12-05T22:48:00Z"/>
                <w:moveTo w:id="15596" w:author="Thu Huyen Tran" w:date="2023-04-07T14:17:00Z"/>
                <w:sz w:val="24"/>
                <w:szCs w:val="24"/>
                <w:rPrChange w:id="15597" w:author="Huyen Tran Thu" w:date="2025-04-28T22:10:00Z" w16du:dateUtc="2025-04-28T15:10:00Z">
                  <w:rPr>
                    <w:del w:id="15598" w:author="Thu Huyen Tran" w:date="2023-12-05T22:48:00Z"/>
                    <w:moveTo w:id="15599" w:author="Thu Huyen Tran" w:date="2023-04-07T14:17:00Z"/>
                    <w:szCs w:val="26"/>
                  </w:rPr>
                </w:rPrChange>
              </w:rPr>
            </w:pPr>
            <w:moveTo w:id="15600" w:author="Thu Huyen Tran" w:date="2023-04-07T14:17:00Z">
              <w:del w:id="15601" w:author="Thu Huyen Tran" w:date="2023-12-05T22:48:00Z">
                <w:r w:rsidRPr="00EA23F9" w:rsidDel="000E03C8">
                  <w:rPr>
                    <w:sz w:val="24"/>
                    <w:szCs w:val="24"/>
                    <w:rPrChange w:id="15602" w:author="Huyen Tran Thu" w:date="2025-04-28T22:10:00Z" w16du:dateUtc="2025-04-28T15:10:00Z">
                      <w:rPr>
                        <w:szCs w:val="26"/>
                      </w:rPr>
                    </w:rPrChange>
                  </w:rPr>
                  <w:delText>0,85</w:delText>
                </w:r>
              </w:del>
            </w:moveTo>
          </w:p>
        </w:tc>
      </w:tr>
      <w:tr w:rsidR="000E03C8" w:rsidRPr="00EA23F9" w:rsidDel="0050593F" w14:paraId="20FC82E6" w14:textId="11F50F78" w:rsidTr="0050593F">
        <w:trPr>
          <w:jc w:val="center"/>
          <w:del w:id="15603" w:author="Thu Huyen Tran" w:date="2023-04-07T14:22:00Z"/>
          <w:trPrChange w:id="15604" w:author="Thu Huyen Tran" w:date="2023-04-07T14:22:00Z">
            <w:trPr>
              <w:jc w:val="center"/>
            </w:trPr>
          </w:trPrChange>
        </w:trPr>
        <w:tc>
          <w:tcPr>
            <w:tcW w:w="628" w:type="pct"/>
            <w:tcPrChange w:id="15605" w:author="Thu Huyen Tran" w:date="2023-04-07T14:22:00Z">
              <w:tcPr>
                <w:tcW w:w="627" w:type="pct"/>
              </w:tcPr>
            </w:tcPrChange>
          </w:tcPr>
          <w:p w14:paraId="782AC40F" w14:textId="247E0E17" w:rsidR="000E03C8" w:rsidRPr="00EA23F9" w:rsidDel="0050593F" w:rsidRDefault="000E03C8" w:rsidP="000E03C8">
            <w:pPr>
              <w:spacing w:before="60" w:after="60"/>
              <w:ind w:left="90"/>
              <w:jc w:val="center"/>
              <w:rPr>
                <w:del w:id="15606" w:author="Thu Huyen Tran" w:date="2023-04-07T14:22:00Z"/>
                <w:moveTo w:id="15607" w:author="Thu Huyen Tran" w:date="2023-04-07T14:17:00Z"/>
                <w:sz w:val="24"/>
                <w:szCs w:val="24"/>
                <w:rPrChange w:id="15608" w:author="Huyen Tran Thu" w:date="2025-04-28T22:10:00Z" w16du:dateUtc="2025-04-28T15:10:00Z">
                  <w:rPr>
                    <w:del w:id="15609" w:author="Thu Huyen Tran" w:date="2023-04-07T14:22:00Z"/>
                    <w:moveTo w:id="15610" w:author="Thu Huyen Tran" w:date="2023-04-07T14:17:00Z"/>
                    <w:szCs w:val="26"/>
                  </w:rPr>
                </w:rPrChange>
              </w:rPr>
            </w:pPr>
            <w:moveTo w:id="15611" w:author="Thu Huyen Tran" w:date="2023-04-07T14:17:00Z">
              <w:del w:id="15612" w:author="Thu Huyen Tran" w:date="2023-04-07T14:22:00Z">
                <w:r w:rsidRPr="00EA23F9" w:rsidDel="0050593F">
                  <w:rPr>
                    <w:sz w:val="24"/>
                    <w:szCs w:val="24"/>
                    <w:rPrChange w:id="15613" w:author="Huyen Tran Thu" w:date="2025-04-28T22:10:00Z" w16du:dateUtc="2025-04-28T15:10:00Z">
                      <w:rPr>
                        <w:szCs w:val="26"/>
                      </w:rPr>
                    </w:rPrChange>
                  </w:rPr>
                  <w:delText>14</w:delText>
                </w:r>
              </w:del>
            </w:moveTo>
          </w:p>
        </w:tc>
        <w:tc>
          <w:tcPr>
            <w:tcW w:w="2168" w:type="pct"/>
            <w:tcPrChange w:id="15614" w:author="Thu Huyen Tran" w:date="2023-04-07T14:22:00Z">
              <w:tcPr>
                <w:tcW w:w="2168" w:type="pct"/>
              </w:tcPr>
            </w:tcPrChange>
          </w:tcPr>
          <w:p w14:paraId="1BB05E4D" w14:textId="00F393BE" w:rsidR="000E03C8" w:rsidRPr="00EA23F9" w:rsidDel="0050593F" w:rsidRDefault="000E03C8" w:rsidP="000E03C8">
            <w:pPr>
              <w:spacing w:before="60" w:after="60"/>
              <w:ind w:left="90" w:right="230"/>
              <w:rPr>
                <w:del w:id="15615" w:author="Thu Huyen Tran" w:date="2023-04-07T14:22:00Z"/>
                <w:moveTo w:id="15616" w:author="Thu Huyen Tran" w:date="2023-04-07T14:17:00Z"/>
                <w:sz w:val="24"/>
                <w:szCs w:val="24"/>
                <w:rPrChange w:id="15617" w:author="Huyen Tran Thu" w:date="2025-04-28T22:10:00Z" w16du:dateUtc="2025-04-28T15:10:00Z">
                  <w:rPr>
                    <w:del w:id="15618" w:author="Thu Huyen Tran" w:date="2023-04-07T14:22:00Z"/>
                    <w:moveTo w:id="15619" w:author="Thu Huyen Tran" w:date="2023-04-07T14:17:00Z"/>
                    <w:szCs w:val="26"/>
                  </w:rPr>
                </w:rPrChange>
              </w:rPr>
            </w:pPr>
            <w:moveTo w:id="15620" w:author="Thu Huyen Tran" w:date="2023-04-07T14:17:00Z">
              <w:del w:id="15621" w:author="Thu Huyen Tran" w:date="2023-04-07T14:22:00Z">
                <w:r w:rsidRPr="00EA23F9" w:rsidDel="0050593F">
                  <w:rPr>
                    <w:sz w:val="24"/>
                    <w:szCs w:val="24"/>
                    <w:rPrChange w:id="15622" w:author="Huyen Tran Thu" w:date="2025-04-28T22:10:00Z" w16du:dateUtc="2025-04-28T15:10:00Z">
                      <w:rPr>
                        <w:szCs w:val="26"/>
                      </w:rPr>
                    </w:rPrChange>
                  </w:rPr>
                  <w:delText>Cao su</w:delText>
                </w:r>
              </w:del>
            </w:moveTo>
          </w:p>
        </w:tc>
        <w:tc>
          <w:tcPr>
            <w:tcW w:w="2204" w:type="pct"/>
            <w:vAlign w:val="center"/>
            <w:tcPrChange w:id="15623" w:author="Thu Huyen Tran" w:date="2023-04-07T14:22:00Z">
              <w:tcPr>
                <w:tcW w:w="2204" w:type="pct"/>
                <w:vAlign w:val="center"/>
              </w:tcPr>
            </w:tcPrChange>
          </w:tcPr>
          <w:p w14:paraId="581E6459" w14:textId="5431B4E1" w:rsidR="000E03C8" w:rsidRPr="00EA23F9" w:rsidDel="0050593F" w:rsidRDefault="000E03C8" w:rsidP="000E03C8">
            <w:pPr>
              <w:spacing w:before="60" w:after="60"/>
              <w:ind w:left="-6"/>
              <w:jc w:val="center"/>
              <w:rPr>
                <w:del w:id="15624" w:author="Thu Huyen Tran" w:date="2023-04-07T14:22:00Z"/>
                <w:moveTo w:id="15625" w:author="Thu Huyen Tran" w:date="2023-04-07T14:17:00Z"/>
                <w:sz w:val="24"/>
                <w:szCs w:val="24"/>
                <w:rPrChange w:id="15626" w:author="Huyen Tran Thu" w:date="2025-04-28T22:10:00Z" w16du:dateUtc="2025-04-28T15:10:00Z">
                  <w:rPr>
                    <w:del w:id="15627" w:author="Thu Huyen Tran" w:date="2023-04-07T14:22:00Z"/>
                    <w:moveTo w:id="15628" w:author="Thu Huyen Tran" w:date="2023-04-07T14:17:00Z"/>
                    <w:szCs w:val="26"/>
                  </w:rPr>
                </w:rPrChange>
              </w:rPr>
            </w:pPr>
            <w:moveTo w:id="15629" w:author="Thu Huyen Tran" w:date="2023-04-07T14:17:00Z">
              <w:del w:id="15630" w:author="Thu Huyen Tran" w:date="2023-04-07T14:22:00Z">
                <w:r w:rsidRPr="00EA23F9" w:rsidDel="0050593F">
                  <w:rPr>
                    <w:sz w:val="24"/>
                    <w:szCs w:val="24"/>
                    <w:rPrChange w:id="15631" w:author="Huyen Tran Thu" w:date="2025-04-28T22:10:00Z" w16du:dateUtc="2025-04-28T15:10:00Z">
                      <w:rPr>
                        <w:szCs w:val="26"/>
                      </w:rPr>
                    </w:rPrChange>
                  </w:rPr>
                  <w:delText>0,23</w:delText>
                </w:r>
              </w:del>
            </w:moveTo>
          </w:p>
        </w:tc>
      </w:tr>
    </w:tbl>
    <w:p w14:paraId="12367FDC" w14:textId="77777777" w:rsidR="0050593F" w:rsidRPr="000E0622" w:rsidRDefault="0050593F" w:rsidP="0050593F">
      <w:pPr>
        <w:spacing w:before="0" w:after="0" w:line="240" w:lineRule="auto"/>
        <w:ind w:left="391" w:firstLine="261"/>
        <w:jc w:val="right"/>
        <w:rPr>
          <w:moveTo w:id="15632" w:author="Thu Huyen Tran" w:date="2023-04-07T14:17:00Z"/>
          <w:i/>
          <w:iCs/>
          <w:sz w:val="22"/>
          <w:lang w:val="en-US"/>
        </w:rPr>
      </w:pPr>
      <w:moveTo w:id="15633" w:author="Thu Huyen Tran" w:date="2023-04-07T14:17:00Z">
        <w:r w:rsidRPr="009A2CAA">
          <w:rPr>
            <w:i/>
            <w:iCs/>
            <w:lang w:val="en-US"/>
          </w:rPr>
          <w:t>(</w:t>
        </w:r>
        <w:r w:rsidRPr="000E0622">
          <w:rPr>
            <w:i/>
            <w:iCs/>
            <w:sz w:val="22"/>
            <w:lang w:val="en-US"/>
          </w:rPr>
          <w:t>Nguồn: Bộ Công Thương)</w:t>
        </w:r>
      </w:moveTo>
    </w:p>
    <w:p w14:paraId="4FD3C747" w14:textId="77777777" w:rsidR="0050593F" w:rsidRPr="000E0622" w:rsidRDefault="0050593F" w:rsidP="0050593F">
      <w:pPr>
        <w:spacing w:before="0" w:after="0" w:line="240" w:lineRule="auto"/>
        <w:ind w:left="391" w:firstLine="261"/>
        <w:jc w:val="right"/>
        <w:rPr>
          <w:moveTo w:id="15634" w:author="Thu Huyen Tran" w:date="2023-04-07T14:17:00Z"/>
          <w:i/>
          <w:iCs/>
          <w:sz w:val="22"/>
          <w:lang w:val="en-US"/>
        </w:rPr>
      </w:pPr>
      <w:moveTo w:id="15635" w:author="Thu Huyen Tran" w:date="2023-04-07T14:17:00Z">
        <w:r w:rsidRPr="000E0622">
          <w:rPr>
            <w:i/>
            <w:iCs/>
            <w:sz w:val="22"/>
            <w:lang w:val="en-US"/>
          </w:rPr>
          <w:t xml:space="preserve">(*): Tài liệu kỹ thuật đánh giá sự phù hợp của công nghệ xử lý nước thải một số ngành công nghiệp (Tổng cục Môi trường, 2011)  </w:t>
        </w:r>
      </w:moveTo>
    </w:p>
    <w:p w14:paraId="0A90DD04" w14:textId="77777777" w:rsidR="0050593F" w:rsidRPr="000E0622" w:rsidRDefault="0050593F" w:rsidP="0050593F">
      <w:pPr>
        <w:spacing w:before="0" w:after="0" w:line="240" w:lineRule="auto"/>
        <w:ind w:left="391" w:firstLine="261"/>
        <w:jc w:val="right"/>
        <w:rPr>
          <w:moveTo w:id="15636" w:author="Thu Huyen Tran" w:date="2023-04-07T14:17:00Z"/>
          <w:i/>
          <w:iCs/>
          <w:sz w:val="22"/>
          <w:lang w:val="en-US"/>
        </w:rPr>
      </w:pPr>
      <w:moveTo w:id="15637" w:author="Thu Huyen Tran" w:date="2023-04-07T14:17:00Z">
        <w:r w:rsidRPr="000E0622">
          <w:rPr>
            <w:i/>
            <w:iCs/>
            <w:sz w:val="22"/>
            <w:lang w:val="en-US"/>
          </w:rPr>
          <w:t>(**): Tài liệu hướng dẫn sản xuất sạch hơn – Ngành giấy và bột giấy (Trung tâm sản xuất sạch Việt Nam, 2008))</w:t>
        </w:r>
      </w:moveTo>
    </w:p>
    <w:p w14:paraId="727B9D58" w14:textId="77777777" w:rsidR="0050593F" w:rsidRDefault="0050593F" w:rsidP="0050593F">
      <w:pPr>
        <w:spacing w:before="0" w:after="0"/>
        <w:jc w:val="right"/>
        <w:rPr>
          <w:ins w:id="15638" w:author="Huyen Tran Thu" w:date="2025-04-28T22:10:00Z" w16du:dateUtc="2025-04-28T15:10:00Z"/>
          <w:i/>
          <w:iCs/>
          <w:sz w:val="22"/>
          <w:lang w:val="en-US"/>
        </w:rPr>
      </w:pPr>
      <w:moveTo w:id="15639" w:author="Thu Huyen Tran" w:date="2023-04-07T14:17:00Z">
        <w:r w:rsidRPr="000E0622">
          <w:rPr>
            <w:i/>
            <w:iCs/>
            <w:sz w:val="22"/>
            <w:lang w:val="en-US"/>
          </w:rPr>
          <w:t>(***): IPCC 2006</w:t>
        </w:r>
      </w:moveTo>
    </w:p>
    <w:p w14:paraId="4C578A8A" w14:textId="77777777" w:rsidR="00EA23F9" w:rsidRDefault="00EA23F9" w:rsidP="0050593F">
      <w:pPr>
        <w:spacing w:before="0" w:after="0"/>
        <w:jc w:val="right"/>
        <w:rPr>
          <w:ins w:id="15640" w:author="Huyen Tran Thu" w:date="2025-04-28T22:10:00Z" w16du:dateUtc="2025-04-28T15:10:00Z"/>
          <w:i/>
          <w:iCs/>
          <w:sz w:val="22"/>
          <w:lang w:val="en-US"/>
        </w:rPr>
      </w:pPr>
    </w:p>
    <w:p w14:paraId="40AAB360" w14:textId="77777777" w:rsidR="00EA23F9" w:rsidRPr="000E0622" w:rsidRDefault="00EA23F9" w:rsidP="0050593F">
      <w:pPr>
        <w:spacing w:before="0" w:after="0"/>
        <w:jc w:val="right"/>
        <w:rPr>
          <w:moveTo w:id="15641" w:author="Thu Huyen Tran" w:date="2023-04-07T14:17:00Z"/>
          <w:sz w:val="22"/>
          <w:lang w:val="vi-VN"/>
        </w:rPr>
      </w:pPr>
    </w:p>
    <w:p w14:paraId="0B503055" w14:textId="562105CA" w:rsidR="0050593F" w:rsidDel="0050593F" w:rsidRDefault="0050593F" w:rsidP="0050593F">
      <w:pPr>
        <w:pStyle w:val="ListParagraph"/>
        <w:numPr>
          <w:ilvl w:val="0"/>
          <w:numId w:val="9"/>
        </w:numPr>
        <w:rPr>
          <w:del w:id="15642" w:author="Thu Huyen Tran" w:date="2023-04-07T14:25:00Z"/>
          <w:moveTo w:id="15643" w:author="Thu Huyen Tran" w:date="2023-04-07T14:17:00Z"/>
        </w:rPr>
      </w:pPr>
      <w:moveTo w:id="15644" w:author="Thu Huyen Tran" w:date="2023-04-07T14:17:00Z">
        <w:del w:id="15645" w:author="Thu Huyen Tran" w:date="2023-04-07T14:25:00Z">
          <w:r w:rsidRPr="00B5584F" w:rsidDel="0050593F">
            <w:lastRenderedPageBreak/>
            <w:delText>Tỷ lệ các hệ thống xử lý nước thải công nghiệp</w:delText>
          </w:r>
        </w:del>
      </w:moveTo>
    </w:p>
    <w:p w14:paraId="1E5AEDFE" w14:textId="68D33571" w:rsidR="0050593F" w:rsidDel="0050593F" w:rsidRDefault="0050593F" w:rsidP="0050593F">
      <w:pPr>
        <w:ind w:firstLine="720"/>
        <w:rPr>
          <w:del w:id="15646" w:author="Thu Huyen Tran" w:date="2023-04-07T14:25:00Z"/>
          <w:moveTo w:id="15647" w:author="Thu Huyen Tran" w:date="2023-04-07T14:17:00Z"/>
          <w:lang w:val="vi-VN"/>
        </w:rPr>
      </w:pPr>
      <w:moveTo w:id="15648" w:author="Thu Huyen Tran" w:date="2023-04-07T14:17:00Z">
        <w:del w:id="15649" w:author="Thu Huyen Tran" w:date="2023-04-07T14:25:00Z">
          <w:r w:rsidRPr="00B5584F" w:rsidDel="0050593F">
            <w:rPr>
              <w:lang w:val="vi-VN"/>
            </w:rPr>
            <w:delText xml:space="preserve">Công nghệ xử lý nước thải sinh hoạt bao gồm xử lý hiếu khí, bán hiếu kí, kị khí và đổ ra sông. Do không có số liệu thu thập cụ thể. Nên dựa vào phương pháp chuyên gia tỷ lệ các loại hệ thống như sau: </w:delText>
          </w:r>
        </w:del>
      </w:moveTo>
    </w:p>
    <w:p w14:paraId="2168FD32" w14:textId="7188D086" w:rsidR="0050593F" w:rsidRPr="002058D6" w:rsidDel="0050593F" w:rsidRDefault="0050593F" w:rsidP="0050593F">
      <w:pPr>
        <w:ind w:firstLine="720"/>
        <w:rPr>
          <w:del w:id="15650" w:author="Thu Huyen Tran" w:date="2023-04-07T14:25:00Z"/>
          <w:moveTo w:id="15651" w:author="Thu Huyen Tran" w:date="2023-04-07T14:17:00Z"/>
          <w:lang w:val="vi-VN"/>
        </w:rPr>
      </w:pPr>
      <w:moveTo w:id="15652" w:author="Thu Huyen Tran" w:date="2023-04-07T14:17:00Z">
        <w:del w:id="15653" w:author="Thu Huyen Tran" w:date="2023-04-07T14:25:00Z">
          <w:r w:rsidRPr="00B5584F" w:rsidDel="0050593F">
            <w:rPr>
              <w:lang w:val="vi-VN"/>
            </w:rPr>
            <w:delText>- Xử lý hiếu khí:</w:delText>
          </w:r>
          <w:r w:rsidRPr="002058D6" w:rsidDel="0050593F">
            <w:rPr>
              <w:lang w:val="vi-VN"/>
            </w:rPr>
            <w:delText xml:space="preserve"> </w:delText>
          </w:r>
          <w:r w:rsidDel="0050593F">
            <w:rPr>
              <w:lang w:val="en-US"/>
            </w:rPr>
            <w:delText>27,0</w:delText>
          </w:r>
          <w:r w:rsidRPr="002058D6" w:rsidDel="0050593F">
            <w:rPr>
              <w:lang w:val="vi-VN"/>
            </w:rPr>
            <w:delText xml:space="preserve">% </w:delText>
          </w:r>
        </w:del>
      </w:moveTo>
    </w:p>
    <w:p w14:paraId="53C62B6C" w14:textId="462FBC65" w:rsidR="0050593F" w:rsidRPr="002058D6" w:rsidDel="0050593F" w:rsidRDefault="0050593F" w:rsidP="0050593F">
      <w:pPr>
        <w:ind w:firstLine="720"/>
        <w:rPr>
          <w:del w:id="15654" w:author="Thu Huyen Tran" w:date="2023-04-07T14:25:00Z"/>
          <w:moveTo w:id="15655" w:author="Thu Huyen Tran" w:date="2023-04-07T14:17:00Z"/>
          <w:lang w:val="vi-VN"/>
        </w:rPr>
      </w:pPr>
      <w:moveTo w:id="15656" w:author="Thu Huyen Tran" w:date="2023-04-07T14:17:00Z">
        <w:del w:id="15657" w:author="Thu Huyen Tran" w:date="2023-04-07T14:25:00Z">
          <w:r w:rsidRPr="002058D6" w:rsidDel="0050593F">
            <w:rPr>
              <w:lang w:val="vi-VN"/>
            </w:rPr>
            <w:delText xml:space="preserve">- Xử lý bán hiếu khí: </w:delText>
          </w:r>
          <w:r w:rsidDel="0050593F">
            <w:rPr>
              <w:lang w:val="en-US"/>
            </w:rPr>
            <w:delText>52,4</w:delText>
          </w:r>
          <w:r w:rsidRPr="002058D6" w:rsidDel="0050593F">
            <w:rPr>
              <w:lang w:val="vi-VN"/>
            </w:rPr>
            <w:delText>%</w:delText>
          </w:r>
        </w:del>
      </w:moveTo>
    </w:p>
    <w:p w14:paraId="747CBA47" w14:textId="5A165B84" w:rsidR="0050593F" w:rsidRPr="002058D6" w:rsidDel="0050593F" w:rsidRDefault="0050593F" w:rsidP="0050593F">
      <w:pPr>
        <w:ind w:firstLine="720"/>
        <w:rPr>
          <w:del w:id="15658" w:author="Thu Huyen Tran" w:date="2023-04-07T14:25:00Z"/>
          <w:moveTo w:id="15659" w:author="Thu Huyen Tran" w:date="2023-04-07T14:17:00Z"/>
          <w:lang w:val="vi-VN"/>
        </w:rPr>
      </w:pPr>
      <w:moveTo w:id="15660" w:author="Thu Huyen Tran" w:date="2023-04-07T14:17:00Z">
        <w:del w:id="15661" w:author="Thu Huyen Tran" w:date="2023-04-07T14:25:00Z">
          <w:r w:rsidRPr="002058D6" w:rsidDel="0050593F">
            <w:rPr>
              <w:lang w:val="vi-VN"/>
            </w:rPr>
            <w:delText>- Xử lý kị khí: 0</w:delText>
          </w:r>
          <w:r w:rsidDel="0050593F">
            <w:rPr>
              <w:lang w:val="en-US"/>
            </w:rPr>
            <w:delText>,6</w:delText>
          </w:r>
          <w:r w:rsidRPr="002058D6" w:rsidDel="0050593F">
            <w:rPr>
              <w:lang w:val="vi-VN"/>
            </w:rPr>
            <w:delText xml:space="preserve"> %</w:delText>
          </w:r>
        </w:del>
      </w:moveTo>
    </w:p>
    <w:p w14:paraId="70033325" w14:textId="2A64FF2A" w:rsidR="0050593F" w:rsidDel="0050593F" w:rsidRDefault="0050593F" w:rsidP="0050593F">
      <w:pPr>
        <w:ind w:firstLine="720"/>
        <w:rPr>
          <w:del w:id="15662" w:author="Thu Huyen Tran" w:date="2023-04-07T14:25:00Z"/>
          <w:moveTo w:id="15663" w:author="Thu Huyen Tran" w:date="2023-04-07T14:17:00Z"/>
          <w:lang w:val="vi-VN"/>
        </w:rPr>
      </w:pPr>
      <w:moveTo w:id="15664" w:author="Thu Huyen Tran" w:date="2023-04-07T14:17:00Z">
        <w:del w:id="15665" w:author="Thu Huyen Tran" w:date="2023-04-07T14:25:00Z">
          <w:r w:rsidRPr="002058D6" w:rsidDel="0050593F">
            <w:rPr>
              <w:lang w:val="vi-VN"/>
            </w:rPr>
            <w:delText xml:space="preserve">- Xả ra sông hồ: </w:delText>
          </w:r>
          <w:r w:rsidDel="0050593F">
            <w:rPr>
              <w:lang w:val="en-US"/>
            </w:rPr>
            <w:delText>20,0</w:delText>
          </w:r>
          <w:r w:rsidRPr="002058D6" w:rsidDel="0050593F">
            <w:rPr>
              <w:lang w:val="vi-VN"/>
            </w:rPr>
            <w:delText xml:space="preserve">% </w:delText>
          </w:r>
        </w:del>
      </w:moveTo>
    </w:p>
    <w:moveToRangeEnd w:id="14277"/>
    <w:p w14:paraId="05CD6077" w14:textId="292A59F1" w:rsidR="008401A7" w:rsidRDefault="008401A7" w:rsidP="00BF15CE">
      <w:pPr>
        <w:ind w:firstLine="720"/>
        <w:rPr>
          <w:ins w:id="15666" w:author="Thu Huyen Tran" w:date="2023-04-07T14:25:00Z"/>
          <w:b/>
          <w:bCs/>
          <w:lang w:val="en-US"/>
        </w:rPr>
      </w:pPr>
      <w:ins w:id="15667" w:author="Thu Huyen Tran" w:date="2023-04-07T14:14:00Z">
        <w:r w:rsidRPr="00BF15CE">
          <w:rPr>
            <w:b/>
            <w:bCs/>
            <w:lang w:val="en-US"/>
            <w:rPrChange w:id="15668" w:author="Thu Huyen Tran" w:date="2023-04-07T14:15:00Z">
              <w:rPr>
                <w:lang w:val="en-US"/>
              </w:rPr>
            </w:rPrChange>
          </w:rPr>
          <w:t xml:space="preserve">c. Hệ số phát thải/thông số </w:t>
        </w:r>
      </w:ins>
    </w:p>
    <w:p w14:paraId="54A7689D" w14:textId="03CFA41A" w:rsidR="0050593F" w:rsidRDefault="0050593F" w:rsidP="0050593F">
      <w:pPr>
        <w:ind w:firstLine="720"/>
        <w:rPr>
          <w:moveTo w:id="15669" w:author="Thu Huyen Tran" w:date="2023-04-07T14:26:00Z"/>
          <w:lang w:val="vi-VN"/>
        </w:rPr>
      </w:pPr>
      <w:moveToRangeStart w:id="15670" w:author="Thu Huyen Tran" w:date="2023-04-07T14:26:00Z" w:name="move131769999"/>
      <w:moveTo w:id="15671" w:author="Thu Huyen Tran" w:date="2023-04-07T14:26:00Z">
        <w:r w:rsidRPr="00F61CED">
          <w:rPr>
            <w:lang w:val="vi-VN"/>
          </w:rPr>
          <w:t>Hệ số phát thải sử dụng để tính toán phát thải CH</w:t>
        </w:r>
        <w:r w:rsidRPr="00F61CED">
          <w:rPr>
            <w:vertAlign w:val="subscript"/>
            <w:lang w:val="vi-VN"/>
          </w:rPr>
          <w:t>4</w:t>
        </w:r>
        <w:r w:rsidRPr="00F61CED">
          <w:rPr>
            <w:lang w:val="vi-VN"/>
          </w:rPr>
          <w:t xml:space="preserve"> từ nước thải </w:t>
        </w:r>
        <w:del w:id="15672" w:author="Thu Huyen Tran" w:date="2023-04-07T14:26:00Z">
          <w:r w:rsidRPr="00F61CED" w:rsidDel="0050593F">
            <w:rPr>
              <w:lang w:val="vi-VN"/>
            </w:rPr>
            <w:delText>sinh hoạt</w:delText>
          </w:r>
        </w:del>
      </w:moveTo>
      <w:ins w:id="15673" w:author="Thu Huyen Tran" w:date="2023-04-07T14:26:00Z">
        <w:r>
          <w:rPr>
            <w:lang w:val="en-US"/>
          </w:rPr>
          <w:t>công nghiệp</w:t>
        </w:r>
      </w:ins>
      <w:moveTo w:id="15674" w:author="Thu Huyen Tran" w:date="2023-04-07T14:26:00Z">
        <w:r w:rsidRPr="00F61CED">
          <w:rPr>
            <w:lang w:val="vi-VN"/>
          </w:rPr>
          <w:t xml:space="preserve"> bao gồm:</w:t>
        </w:r>
      </w:moveTo>
    </w:p>
    <w:p w14:paraId="35652F65" w14:textId="0FD8B32F" w:rsidR="0050593F" w:rsidRDefault="0050593F" w:rsidP="0050593F">
      <w:pPr>
        <w:pStyle w:val="ListParagraph"/>
        <w:numPr>
          <w:ilvl w:val="0"/>
          <w:numId w:val="12"/>
        </w:numPr>
        <w:spacing w:before="0" w:after="0" w:line="360" w:lineRule="auto"/>
        <w:rPr>
          <w:moveTo w:id="15675" w:author="Thu Huyen Tran" w:date="2023-04-07T14:26:00Z"/>
          <w:szCs w:val="26"/>
        </w:rPr>
      </w:pPr>
      <w:moveTo w:id="15676" w:author="Thu Huyen Tran" w:date="2023-04-07T14:26:00Z">
        <w:r w:rsidRPr="00F61CED">
          <w:rPr>
            <w:szCs w:val="26"/>
          </w:rPr>
          <w:t>Khả năng phát sinh khí mêtan tối đa – B</w:t>
        </w:r>
        <w:r w:rsidRPr="00F61CED">
          <w:rPr>
            <w:szCs w:val="26"/>
            <w:vertAlign w:val="subscript"/>
          </w:rPr>
          <w:t>0</w:t>
        </w:r>
        <w:r w:rsidRPr="00F61CED">
          <w:rPr>
            <w:szCs w:val="26"/>
          </w:rPr>
          <w:t xml:space="preserve"> = 0,2</w:t>
        </w:r>
        <w:r w:rsidRPr="00B5584F">
          <w:rPr>
            <w:szCs w:val="26"/>
          </w:rPr>
          <w:t>5</w:t>
        </w:r>
        <w:r w:rsidRPr="00F61CED">
          <w:rPr>
            <w:szCs w:val="26"/>
          </w:rPr>
          <w:t xml:space="preserve"> kgCH</w:t>
        </w:r>
        <w:r w:rsidRPr="00F61CED">
          <w:rPr>
            <w:szCs w:val="26"/>
            <w:vertAlign w:val="subscript"/>
          </w:rPr>
          <w:t>4</w:t>
        </w:r>
        <w:r w:rsidRPr="00F61CED">
          <w:rPr>
            <w:szCs w:val="26"/>
          </w:rPr>
          <w:t>/kg</w:t>
        </w:r>
        <w:r w:rsidRPr="00B5584F">
          <w:rPr>
            <w:szCs w:val="26"/>
          </w:rPr>
          <w:t>COD</w:t>
        </w:r>
        <w:r w:rsidRPr="00F61CED">
          <w:rPr>
            <w:szCs w:val="26"/>
          </w:rPr>
          <w:t xml:space="preserve"> </w:t>
        </w:r>
        <w:r w:rsidRPr="007E0D27">
          <w:rPr>
            <w:szCs w:val="26"/>
          </w:rPr>
          <w:t>(giá trị mặc định t</w:t>
        </w:r>
        <w:r w:rsidRPr="00F61CED">
          <w:rPr>
            <w:szCs w:val="26"/>
          </w:rPr>
          <w:t>ại Bảng 6.2 trang 6.1</w:t>
        </w:r>
      </w:moveTo>
      <w:ins w:id="15677" w:author="Thu Huyen Tran" w:date="2023-04-07T14:27:00Z">
        <w:r w:rsidR="00466EF1">
          <w:rPr>
            <w:szCs w:val="26"/>
            <w:lang w:val="en-US"/>
          </w:rPr>
          <w:t>8</w:t>
        </w:r>
      </w:ins>
      <w:moveTo w:id="15678" w:author="Thu Huyen Tran" w:date="2023-04-07T14:26:00Z">
        <w:del w:id="15679" w:author="Thu Huyen Tran" w:date="2023-04-07T14:27:00Z">
          <w:r w:rsidRPr="00F61CED" w:rsidDel="00466EF1">
            <w:rPr>
              <w:szCs w:val="26"/>
            </w:rPr>
            <w:delText>2</w:delText>
          </w:r>
        </w:del>
        <w:r w:rsidRPr="00F61CED">
          <w:rPr>
            <w:szCs w:val="26"/>
          </w:rPr>
          <w:t xml:space="preserve">, chương 6, phần </w:t>
        </w:r>
      </w:moveTo>
      <w:ins w:id="15680" w:author="Thu Huyen Tran" w:date="2023-04-07T14:27:00Z">
        <w:r w:rsidR="00466EF1">
          <w:rPr>
            <w:szCs w:val="26"/>
            <w:lang w:val="en-US"/>
          </w:rPr>
          <w:t>5</w:t>
        </w:r>
      </w:ins>
      <w:moveTo w:id="15681" w:author="Thu Huyen Tran" w:date="2023-04-07T14:26:00Z">
        <w:del w:id="15682" w:author="Thu Huyen Tran" w:date="2023-04-07T14:27:00Z">
          <w:r w:rsidRPr="00F61CED" w:rsidDel="00466EF1">
            <w:rPr>
              <w:szCs w:val="26"/>
            </w:rPr>
            <w:delText>6</w:delText>
          </w:r>
        </w:del>
        <w:r w:rsidRPr="00F61CED">
          <w:rPr>
            <w:szCs w:val="26"/>
          </w:rPr>
          <w:t>,</w:t>
        </w:r>
        <w:r w:rsidRPr="007E0D27">
          <w:rPr>
            <w:szCs w:val="26"/>
          </w:rPr>
          <w:t xml:space="preserve"> IPCC</w:t>
        </w:r>
        <w:r w:rsidRPr="00F61CED">
          <w:rPr>
            <w:szCs w:val="26"/>
          </w:rPr>
          <w:t>20</w:t>
        </w:r>
        <w:del w:id="15683" w:author="Thu Huyen Tran" w:date="2023-04-07T14:27:00Z">
          <w:r w:rsidRPr="00F61CED" w:rsidDel="00466EF1">
            <w:rPr>
              <w:szCs w:val="26"/>
            </w:rPr>
            <w:delText>06</w:delText>
          </w:r>
        </w:del>
        <w:r w:rsidRPr="007E0D27">
          <w:rPr>
            <w:szCs w:val="26"/>
          </w:rPr>
          <w:t>);</w:t>
        </w:r>
      </w:moveTo>
    </w:p>
    <w:p w14:paraId="05D7FFCD" w14:textId="0891356E" w:rsidR="0050593F" w:rsidRDefault="0050593F" w:rsidP="0050593F">
      <w:pPr>
        <w:pStyle w:val="ListParagraph"/>
        <w:numPr>
          <w:ilvl w:val="0"/>
          <w:numId w:val="12"/>
        </w:numPr>
        <w:spacing w:before="0" w:after="0" w:line="360" w:lineRule="auto"/>
        <w:rPr>
          <w:moveTo w:id="15684" w:author="Thu Huyen Tran" w:date="2023-04-07T14:26:00Z"/>
          <w:szCs w:val="26"/>
        </w:rPr>
      </w:pPr>
      <w:moveTo w:id="15685" w:author="Thu Huyen Tran" w:date="2023-04-07T14:26:00Z">
        <w:r w:rsidRPr="00B5584F">
          <w:rPr>
            <w:szCs w:val="26"/>
          </w:rPr>
          <w:t>Hệ số hiệu chỉnh mê tan (MCF) theo từng loại hệ thống xử lý. Sử dụng hệ số mặc định được đưa ra tại Bảng 6.8</w:t>
        </w:r>
      </w:moveTo>
      <w:ins w:id="15686" w:author="Thu Huyen Tran" w:date="2023-04-07T14:28:00Z">
        <w:r w:rsidR="00466EF1">
          <w:rPr>
            <w:szCs w:val="26"/>
            <w:lang w:val="en-US"/>
          </w:rPr>
          <w:t xml:space="preserve"> (cập nhật)</w:t>
        </w:r>
      </w:ins>
      <w:moveTo w:id="15687" w:author="Thu Huyen Tran" w:date="2023-04-07T14:26:00Z">
        <w:r w:rsidRPr="00B5584F">
          <w:rPr>
            <w:szCs w:val="26"/>
          </w:rPr>
          <w:t>, trang 6.</w:t>
        </w:r>
      </w:moveTo>
      <w:ins w:id="15688" w:author="Thu Huyen Tran" w:date="2023-04-07T14:28:00Z">
        <w:r w:rsidR="00466EF1">
          <w:rPr>
            <w:szCs w:val="26"/>
            <w:lang w:val="en-US"/>
          </w:rPr>
          <w:t>34</w:t>
        </w:r>
      </w:ins>
      <w:moveTo w:id="15689" w:author="Thu Huyen Tran" w:date="2023-04-07T14:26:00Z">
        <w:del w:id="15690" w:author="Thu Huyen Tran" w:date="2023-04-07T14:28:00Z">
          <w:r w:rsidRPr="00B5584F" w:rsidDel="00466EF1">
            <w:rPr>
              <w:szCs w:val="26"/>
            </w:rPr>
            <w:delText>21</w:delText>
          </w:r>
        </w:del>
        <w:r w:rsidRPr="00B5584F">
          <w:rPr>
            <w:szCs w:val="26"/>
          </w:rPr>
          <w:t xml:space="preserve">, chương 6, phần </w:t>
        </w:r>
      </w:moveTo>
      <w:ins w:id="15691" w:author="Thu Huyen Tran" w:date="2023-04-07T14:28:00Z">
        <w:r w:rsidR="00466EF1">
          <w:rPr>
            <w:szCs w:val="26"/>
            <w:lang w:val="en-US"/>
          </w:rPr>
          <w:t>5</w:t>
        </w:r>
      </w:ins>
      <w:moveTo w:id="15692" w:author="Thu Huyen Tran" w:date="2023-04-07T14:26:00Z">
        <w:del w:id="15693" w:author="Thu Huyen Tran" w:date="2023-04-07T14:28:00Z">
          <w:r w:rsidRPr="00B5584F" w:rsidDel="00466EF1">
            <w:rPr>
              <w:szCs w:val="26"/>
            </w:rPr>
            <w:delText>6</w:delText>
          </w:r>
        </w:del>
        <w:r w:rsidRPr="00B5584F">
          <w:rPr>
            <w:szCs w:val="26"/>
          </w:rPr>
          <w:t>, IPCC20</w:t>
        </w:r>
      </w:moveTo>
      <w:ins w:id="15694" w:author="Thu Huyen Tran" w:date="2023-04-07T14:28:00Z">
        <w:r w:rsidR="00466EF1">
          <w:rPr>
            <w:szCs w:val="26"/>
            <w:lang w:val="en-US"/>
          </w:rPr>
          <w:t>19</w:t>
        </w:r>
      </w:ins>
      <w:moveTo w:id="15695" w:author="Thu Huyen Tran" w:date="2023-04-07T14:26:00Z">
        <w:del w:id="15696" w:author="Thu Huyen Tran" w:date="2023-04-07T14:28:00Z">
          <w:r w:rsidRPr="00B5584F" w:rsidDel="00466EF1">
            <w:rPr>
              <w:szCs w:val="26"/>
            </w:rPr>
            <w:delText>06</w:delText>
          </w:r>
        </w:del>
        <w:r w:rsidRPr="00B5584F">
          <w:rPr>
            <w:szCs w:val="26"/>
          </w:rPr>
          <w:t xml:space="preserve">. </w:t>
        </w:r>
      </w:moveTo>
    </w:p>
    <w:p w14:paraId="4A7D013C" w14:textId="61CA9B5E" w:rsidR="0050593F" w:rsidRDefault="0050593F" w:rsidP="0050593F">
      <w:pPr>
        <w:pStyle w:val="ListParagraph"/>
        <w:numPr>
          <w:ilvl w:val="0"/>
          <w:numId w:val="8"/>
        </w:numPr>
        <w:spacing w:before="0" w:after="0" w:line="360" w:lineRule="auto"/>
        <w:rPr>
          <w:ins w:id="15697" w:author="Thu Huyen Tran" w:date="2023-04-07T14:28:00Z"/>
          <w:szCs w:val="26"/>
        </w:rPr>
      </w:pPr>
      <w:moveTo w:id="15698" w:author="Thu Huyen Tran" w:date="2023-04-07T14:26:00Z">
        <w:r w:rsidRPr="00F61CED">
          <w:rPr>
            <w:szCs w:val="26"/>
          </w:rPr>
          <w:t>Hệ thống xử lý nước thải tập trung, hiếu khí</w:t>
        </w:r>
        <w:r w:rsidRPr="00B5584F">
          <w:rPr>
            <w:szCs w:val="26"/>
          </w:rPr>
          <w:t>: MCF = 0</w:t>
        </w:r>
        <w:del w:id="15699" w:author="Thu Huyen Tran" w:date="2023-04-07T14:28:00Z">
          <w:r w:rsidRPr="00B5584F" w:rsidDel="00466EF1">
            <w:rPr>
              <w:szCs w:val="26"/>
            </w:rPr>
            <w:delText>,3</w:delText>
          </w:r>
        </w:del>
        <w:r w:rsidRPr="00B5584F">
          <w:rPr>
            <w:szCs w:val="26"/>
          </w:rPr>
          <w:t xml:space="preserve">; </w:t>
        </w:r>
      </w:moveTo>
    </w:p>
    <w:p w14:paraId="34B7552B" w14:textId="47C02064" w:rsidR="00466EF1" w:rsidRDefault="00466EF1" w:rsidP="0050593F">
      <w:pPr>
        <w:pStyle w:val="ListParagraph"/>
        <w:numPr>
          <w:ilvl w:val="0"/>
          <w:numId w:val="8"/>
        </w:numPr>
        <w:spacing w:before="0" w:after="0" w:line="360" w:lineRule="auto"/>
        <w:rPr>
          <w:moveTo w:id="15700" w:author="Thu Huyen Tran" w:date="2023-04-07T14:26:00Z"/>
          <w:szCs w:val="26"/>
        </w:rPr>
      </w:pPr>
      <w:ins w:id="15701" w:author="Thu Huyen Tran" w:date="2023-04-07T14:28:00Z">
        <w:r>
          <w:rPr>
            <w:szCs w:val="26"/>
            <w:lang w:val="en-US"/>
          </w:rPr>
          <w:t xml:space="preserve">Hệ thống xử lý nước thải tập </w:t>
        </w:r>
      </w:ins>
      <w:ins w:id="15702" w:author="Thu Huyen Tran" w:date="2023-04-07T14:47:00Z">
        <w:r w:rsidR="007A5AE5">
          <w:rPr>
            <w:szCs w:val="26"/>
            <w:lang w:val="en-US"/>
          </w:rPr>
          <w:t>k</w:t>
        </w:r>
      </w:ins>
      <w:ins w:id="15703" w:author="Thu Huyen Tran" w:date="2023-04-07T14:48:00Z">
        <w:r w:rsidR="007A5AE5">
          <w:rPr>
            <w:szCs w:val="26"/>
            <w:lang w:val="en-US"/>
          </w:rPr>
          <w:t>ị khí nông</w:t>
        </w:r>
      </w:ins>
      <w:ins w:id="15704" w:author="Thu Huyen Tran" w:date="2023-04-07T14:28:00Z">
        <w:r>
          <w:rPr>
            <w:szCs w:val="26"/>
            <w:lang w:val="en-US"/>
          </w:rPr>
          <w:t xml:space="preserve">: MCF = </w:t>
        </w:r>
      </w:ins>
      <w:ins w:id="15705" w:author="Thu Huyen Tran" w:date="2023-04-07T14:29:00Z">
        <w:r>
          <w:rPr>
            <w:szCs w:val="26"/>
            <w:lang w:val="en-US"/>
          </w:rPr>
          <w:t>0,</w:t>
        </w:r>
      </w:ins>
      <w:ins w:id="15706" w:author="Thu Huyen Tran" w:date="2023-04-07T14:48:00Z">
        <w:r w:rsidR="007A5AE5">
          <w:rPr>
            <w:szCs w:val="26"/>
            <w:lang w:val="en-US"/>
          </w:rPr>
          <w:t>2;</w:t>
        </w:r>
      </w:ins>
    </w:p>
    <w:p w14:paraId="38A5499E" w14:textId="2635B1BB" w:rsidR="0050593F" w:rsidRDefault="00466EF1" w:rsidP="0050593F">
      <w:pPr>
        <w:pStyle w:val="ListParagraph"/>
        <w:numPr>
          <w:ilvl w:val="0"/>
          <w:numId w:val="8"/>
        </w:numPr>
        <w:spacing w:before="0" w:after="0" w:line="360" w:lineRule="auto"/>
        <w:rPr>
          <w:moveTo w:id="15707" w:author="Thu Huyen Tran" w:date="2023-04-07T14:26:00Z"/>
          <w:szCs w:val="26"/>
        </w:rPr>
      </w:pPr>
      <w:ins w:id="15708" w:author="Thu Huyen Tran" w:date="2023-04-07T14:30:00Z">
        <w:r>
          <w:rPr>
            <w:szCs w:val="26"/>
            <w:lang w:val="en-US"/>
          </w:rPr>
          <w:t>Hệ thống xử lý nước thải kỵ khí sâu</w:t>
        </w:r>
      </w:ins>
      <w:moveTo w:id="15709" w:author="Thu Huyen Tran" w:date="2023-04-07T14:26:00Z">
        <w:del w:id="15710" w:author="Thu Huyen Tran" w:date="2023-04-07T14:30:00Z">
          <w:r w:rsidR="0050593F" w:rsidRPr="00B5584F" w:rsidDel="00466EF1">
            <w:rPr>
              <w:szCs w:val="26"/>
            </w:rPr>
            <w:delText>Hệ thống tự hoại</w:delText>
          </w:r>
        </w:del>
        <w:r w:rsidR="0050593F" w:rsidRPr="00B5584F">
          <w:rPr>
            <w:szCs w:val="26"/>
          </w:rPr>
          <w:t>: MCF = 0,</w:t>
        </w:r>
      </w:moveTo>
      <w:ins w:id="15711" w:author="Thu Huyen Tran" w:date="2023-04-07T14:30:00Z">
        <w:r>
          <w:rPr>
            <w:szCs w:val="26"/>
            <w:lang w:val="en-US"/>
          </w:rPr>
          <w:t>8</w:t>
        </w:r>
      </w:ins>
      <w:moveTo w:id="15712" w:author="Thu Huyen Tran" w:date="2023-04-07T14:26:00Z">
        <w:del w:id="15713" w:author="Thu Huyen Tran" w:date="2023-04-07T14:30:00Z">
          <w:r w:rsidR="0050593F" w:rsidRPr="00B5584F" w:rsidDel="00466EF1">
            <w:rPr>
              <w:szCs w:val="26"/>
            </w:rPr>
            <w:delText>2</w:delText>
          </w:r>
        </w:del>
        <w:r w:rsidR="0050593F" w:rsidRPr="00B5584F">
          <w:rPr>
            <w:szCs w:val="26"/>
          </w:rPr>
          <w:t>;</w:t>
        </w:r>
      </w:moveTo>
    </w:p>
    <w:p w14:paraId="3805FEAD" w14:textId="496BC07F" w:rsidR="0050593F" w:rsidRDefault="0050593F" w:rsidP="0050593F">
      <w:pPr>
        <w:pStyle w:val="ListParagraph"/>
        <w:numPr>
          <w:ilvl w:val="0"/>
          <w:numId w:val="8"/>
        </w:numPr>
        <w:spacing w:before="0" w:after="0" w:line="360" w:lineRule="auto"/>
        <w:rPr>
          <w:ins w:id="15714" w:author="Thu Huyen Tran" w:date="2023-04-07T14:47:00Z"/>
          <w:szCs w:val="26"/>
        </w:rPr>
      </w:pPr>
      <w:moveTo w:id="15715" w:author="Thu Huyen Tran" w:date="2023-04-07T14:26:00Z">
        <w:r w:rsidRPr="00F61CED">
          <w:rPr>
            <w:szCs w:val="26"/>
          </w:rPr>
          <w:t>Không được xử lý, xả ra sông, hồ, biển</w:t>
        </w:r>
        <w:r w:rsidRPr="00B5584F">
          <w:rPr>
            <w:szCs w:val="26"/>
          </w:rPr>
          <w:t>: MCF = 0,1</w:t>
        </w:r>
      </w:moveTo>
      <w:ins w:id="15716" w:author="Thu Huyen Tran" w:date="2023-04-07T14:30:00Z">
        <w:r w:rsidR="00466EF1">
          <w:rPr>
            <w:szCs w:val="26"/>
            <w:lang w:val="en-US"/>
          </w:rPr>
          <w:t>1</w:t>
        </w:r>
      </w:ins>
      <w:moveTo w:id="15717" w:author="Thu Huyen Tran" w:date="2023-04-07T14:26:00Z">
        <w:r w:rsidRPr="00B5584F">
          <w:rPr>
            <w:szCs w:val="26"/>
          </w:rPr>
          <w:t xml:space="preserve">. </w:t>
        </w:r>
      </w:moveTo>
    </w:p>
    <w:p w14:paraId="45C4A38D" w14:textId="454DAB31" w:rsidR="007A5AE5" w:rsidRPr="007A5AE5" w:rsidDel="007A5AE5" w:rsidRDefault="007A5AE5">
      <w:pPr>
        <w:spacing w:before="0" w:after="0" w:line="360" w:lineRule="auto"/>
        <w:rPr>
          <w:del w:id="15718" w:author="Thu Huyen Tran" w:date="2023-04-07T14:47:00Z"/>
          <w:moveTo w:id="15719" w:author="Thu Huyen Tran" w:date="2023-04-07T14:26:00Z"/>
          <w:szCs w:val="26"/>
        </w:rPr>
        <w:pPrChange w:id="15720" w:author="Thu Huyen Tran" w:date="2023-04-07T14:47:00Z">
          <w:pPr>
            <w:pStyle w:val="ListParagraph"/>
            <w:numPr>
              <w:numId w:val="8"/>
            </w:numPr>
            <w:spacing w:before="0" w:after="0" w:line="360" w:lineRule="auto"/>
            <w:ind w:left="1370" w:hanging="360"/>
          </w:pPr>
        </w:pPrChange>
      </w:pPr>
    </w:p>
    <w:moveToRangeEnd w:id="15670"/>
    <w:p w14:paraId="2D2CDBE2" w14:textId="02435701" w:rsidR="008401A7" w:rsidRDefault="008401A7" w:rsidP="00BF15CE">
      <w:pPr>
        <w:ind w:firstLine="720"/>
        <w:rPr>
          <w:ins w:id="15721" w:author="Thu Huyen Tran" w:date="2023-04-07T14:48:00Z"/>
          <w:b/>
          <w:bCs/>
          <w:lang w:val="en-US"/>
        </w:rPr>
      </w:pPr>
      <w:ins w:id="15722" w:author="Thu Huyen Tran" w:date="2023-04-07T14:14:00Z">
        <w:r w:rsidRPr="00BF15CE">
          <w:rPr>
            <w:b/>
            <w:bCs/>
            <w:lang w:val="en-US"/>
            <w:rPrChange w:id="15723" w:author="Thu Huyen Tran" w:date="2023-04-07T14:15:00Z">
              <w:rPr>
                <w:lang w:val="en-US"/>
              </w:rPr>
            </w:rPrChange>
          </w:rPr>
          <w:t>d. K</w:t>
        </w:r>
      </w:ins>
      <w:ins w:id="15724" w:author="Thu Huyen Tran" w:date="2023-04-07T14:15:00Z">
        <w:r w:rsidRPr="00BF15CE">
          <w:rPr>
            <w:b/>
            <w:bCs/>
            <w:lang w:val="en-US"/>
            <w:rPrChange w:id="15725" w:author="Thu Huyen Tran" w:date="2023-04-07T14:15:00Z">
              <w:rPr>
                <w:lang w:val="en-US"/>
              </w:rPr>
            </w:rPrChange>
          </w:rPr>
          <w:t>ết quả phát thải CH</w:t>
        </w:r>
        <w:r w:rsidRPr="00BF15CE">
          <w:rPr>
            <w:b/>
            <w:bCs/>
            <w:vertAlign w:val="subscript"/>
            <w:lang w:val="en-US"/>
            <w:rPrChange w:id="15726" w:author="Thu Huyen Tran" w:date="2023-04-07T14:15:00Z">
              <w:rPr>
                <w:vertAlign w:val="subscript"/>
                <w:lang w:val="en-US"/>
              </w:rPr>
            </w:rPrChange>
          </w:rPr>
          <w:t>4</w:t>
        </w:r>
        <w:r w:rsidRPr="00BF15CE">
          <w:rPr>
            <w:b/>
            <w:bCs/>
            <w:lang w:val="en-US"/>
            <w:rPrChange w:id="15727" w:author="Thu Huyen Tran" w:date="2023-04-07T14:15:00Z">
              <w:rPr>
                <w:lang w:val="en-US"/>
              </w:rPr>
            </w:rPrChange>
          </w:rPr>
          <w:t xml:space="preserve"> từ nước thải công nghiệp</w:t>
        </w:r>
      </w:ins>
    </w:p>
    <w:p w14:paraId="4289682F" w14:textId="77DC2030" w:rsidR="007A5AE5" w:rsidRPr="001D50C2" w:rsidRDefault="007A5AE5" w:rsidP="007A5AE5">
      <w:pPr>
        <w:ind w:firstLine="720"/>
        <w:rPr>
          <w:ins w:id="15728" w:author="Thu Huyen Tran" w:date="2023-04-07T14:48:00Z"/>
          <w:lang w:val="en-US"/>
        </w:rPr>
      </w:pPr>
      <w:ins w:id="15729" w:author="Thu Huyen Tran" w:date="2023-04-07T14:48:00Z">
        <w:r>
          <w:rPr>
            <w:lang w:val="en-US"/>
          </w:rPr>
          <w:t>Dựa trên phương pháp đã được lựa chọn, hệ số/thông số được đưa ra trên đây. Kết quả phát thải CH</w:t>
        </w:r>
        <w:r>
          <w:rPr>
            <w:vertAlign w:val="subscript"/>
            <w:lang w:val="en-US"/>
          </w:rPr>
          <w:t>4</w:t>
        </w:r>
        <w:r>
          <w:rPr>
            <w:lang w:val="en-US"/>
          </w:rPr>
          <w:t xml:space="preserve"> từ nước thải công nghiệp năm 20</w:t>
        </w:r>
      </w:ins>
      <w:ins w:id="15730" w:author="Huyen Tran Thu" w:date="2025-04-28T22:12:00Z" w16du:dateUtc="2025-04-28T15:12:00Z">
        <w:r w:rsidR="003D1FF8">
          <w:rPr>
            <w:lang w:val="en-US"/>
          </w:rPr>
          <w:t>21</w:t>
        </w:r>
      </w:ins>
      <w:ins w:id="15731" w:author="Thu Huyen Tran" w:date="2023-04-07T14:48:00Z">
        <w:del w:id="15732" w:author="Huyen Tran Thu" w:date="2025-04-28T22:12:00Z" w16du:dateUtc="2025-04-28T15:12:00Z">
          <w:r w:rsidDel="003D1FF8">
            <w:rPr>
              <w:lang w:val="en-US"/>
            </w:rPr>
            <w:delText>18</w:delText>
          </w:r>
        </w:del>
        <w:r>
          <w:rPr>
            <w:lang w:val="en-US"/>
          </w:rPr>
          <w:t xml:space="preserve"> là </w:t>
        </w:r>
      </w:ins>
      <w:ins w:id="15733" w:author="Thu Huyen Tran" w:date="2023-12-05T22:51:00Z">
        <w:r w:rsidR="00B752AE">
          <w:rPr>
            <w:lang w:val="en-US"/>
          </w:rPr>
          <w:t>1</w:t>
        </w:r>
      </w:ins>
      <w:ins w:id="15734" w:author="Huyen Tran Thu" w:date="2025-04-28T22:12:00Z" w16du:dateUtc="2025-04-28T15:12:00Z">
        <w:r w:rsidR="003D1FF8">
          <w:rPr>
            <w:lang w:val="en-US"/>
          </w:rPr>
          <w:t>68,14</w:t>
        </w:r>
      </w:ins>
      <w:ins w:id="15735" w:author="Thu Huyen Tran" w:date="2023-12-05T22:51:00Z">
        <w:del w:id="15736" w:author="Huyen Tran Thu" w:date="2025-04-28T22:12:00Z" w16du:dateUtc="2025-04-28T15:12:00Z">
          <w:r w:rsidR="00B752AE" w:rsidDel="003D1FF8">
            <w:rPr>
              <w:lang w:val="en-US"/>
            </w:rPr>
            <w:delText>06,07</w:delText>
          </w:r>
        </w:del>
      </w:ins>
      <w:ins w:id="15737" w:author="Thu Huyen Tran" w:date="2023-04-07T14:48:00Z">
        <w:r>
          <w:rPr>
            <w:lang w:val="en-US"/>
          </w:rPr>
          <w:t xml:space="preserve"> </w:t>
        </w:r>
      </w:ins>
      <w:ins w:id="15738" w:author="Thu Huyen Tran" w:date="2023-12-05T22:51:00Z">
        <w:r w:rsidR="00B752AE">
          <w:rPr>
            <w:lang w:val="en-US"/>
          </w:rPr>
          <w:t>n</w:t>
        </w:r>
      </w:ins>
      <w:ins w:id="15739" w:author="Thu Huyen Tran" w:date="2023-04-07T15:51:00Z">
        <w:r w:rsidR="001C13DF">
          <w:rPr>
            <w:lang w:val="en-US"/>
          </w:rPr>
          <w:t>ghìn tấn</w:t>
        </w:r>
      </w:ins>
      <w:ins w:id="15740" w:author="Thu Huyen Tran" w:date="2023-12-05T22:51:00Z">
        <w:r w:rsidR="00366F5E">
          <w:rPr>
            <w:lang w:val="en-US"/>
          </w:rPr>
          <w:t xml:space="preserve"> </w:t>
        </w:r>
      </w:ins>
      <w:ins w:id="15741" w:author="Thu Huyen Tran" w:date="2023-04-07T14:48:00Z">
        <w:r>
          <w:rPr>
            <w:lang w:val="en-US"/>
          </w:rPr>
          <w:t>CH</w:t>
        </w:r>
        <w:r>
          <w:rPr>
            <w:vertAlign w:val="subscript"/>
            <w:lang w:val="en-US"/>
          </w:rPr>
          <w:t>4</w:t>
        </w:r>
      </w:ins>
      <w:ins w:id="15742" w:author="Huyen Tran Thu" w:date="2025-04-28T22:12:00Z" w16du:dateUtc="2025-04-28T15:12:00Z">
        <w:r w:rsidR="003D1FF8">
          <w:rPr>
            <w:lang w:val="en-US"/>
          </w:rPr>
          <w:t xml:space="preserve"> và năm 2022 là 171,03 nghìn tấn CH</w:t>
        </w:r>
        <w:r w:rsidR="003D1FF8">
          <w:rPr>
            <w:vertAlign w:val="subscript"/>
            <w:lang w:val="en-US"/>
          </w:rPr>
          <w:t>4</w:t>
        </w:r>
        <w:r w:rsidR="003D1FF8">
          <w:rPr>
            <w:lang w:val="en-US"/>
          </w:rPr>
          <w:t>.</w:t>
        </w:r>
      </w:ins>
    </w:p>
    <w:p w14:paraId="28CC290F" w14:textId="59752E86" w:rsidR="00587149" w:rsidRPr="00FA32F2" w:rsidRDefault="00587149">
      <w:pPr>
        <w:pStyle w:val="Heading4"/>
        <w:rPr>
          <w:ins w:id="15743" w:author="Thu Huyen Tran" w:date="2023-04-07T12:30:00Z"/>
          <w:lang w:val="en-US"/>
        </w:rPr>
        <w:pPrChange w:id="15744" w:author="Thu Huyen Tran" w:date="2023-04-07T12:32:00Z">
          <w:pPr/>
        </w:pPrChange>
      </w:pPr>
      <w:bookmarkStart w:id="15745" w:name="_Toc196772500"/>
      <w:ins w:id="15746" w:author="Thu Huyen Tran" w:date="2023-04-07T12:30:00Z">
        <w:r w:rsidRPr="00FA32F2">
          <w:rPr>
            <w:lang w:val="en-US"/>
          </w:rPr>
          <w:t>1.2.4.4. Kết quả phát thải N</w:t>
        </w:r>
        <w:r w:rsidRPr="00FA32F2">
          <w:rPr>
            <w:vertAlign w:val="subscript"/>
            <w:lang w:val="en-US"/>
          </w:rPr>
          <w:t>2</w:t>
        </w:r>
        <w:r w:rsidRPr="00FA32F2">
          <w:rPr>
            <w:lang w:val="en-US"/>
          </w:rPr>
          <w:t>O</w:t>
        </w:r>
        <w:bookmarkEnd w:id="15745"/>
        <w:r w:rsidRPr="00FA32F2">
          <w:rPr>
            <w:lang w:val="en-US"/>
          </w:rPr>
          <w:t xml:space="preserve"> </w:t>
        </w:r>
      </w:ins>
    </w:p>
    <w:p w14:paraId="7F86A364" w14:textId="15F2E7BF" w:rsidR="00587149" w:rsidRPr="00FA32F2" w:rsidRDefault="00587149" w:rsidP="009C026F">
      <w:pPr>
        <w:pStyle w:val="Heading5"/>
        <w:rPr>
          <w:ins w:id="15747" w:author="Thu Huyen Tran" w:date="2023-04-07T14:49:00Z"/>
          <w:lang w:val="en-US"/>
          <w:rPrChange w:id="15748" w:author="Thu Huyen Tran" w:date="2023-04-07T14:59:00Z">
            <w:rPr>
              <w:ins w:id="15749" w:author="Thu Huyen Tran" w:date="2023-04-07T14:49:00Z"/>
              <w:color w:val="FF0000"/>
              <w:lang w:val="en-US"/>
            </w:rPr>
          </w:rPrChange>
        </w:rPr>
      </w:pPr>
      <w:ins w:id="15750" w:author="Thu Huyen Tran" w:date="2023-04-07T12:30:00Z">
        <w:r w:rsidRPr="00FA32F2">
          <w:rPr>
            <w:lang w:val="en-US"/>
          </w:rPr>
          <w:t>1.2.4.4.1.</w:t>
        </w:r>
      </w:ins>
      <w:ins w:id="15751" w:author="Thu Huyen Tran" w:date="2023-04-07T12:31:00Z">
        <w:r w:rsidRPr="00FA32F2">
          <w:rPr>
            <w:lang w:val="en-US"/>
          </w:rPr>
          <w:t xml:space="preserve"> Kết quả phát thải N</w:t>
        </w:r>
        <w:r w:rsidRPr="00FA32F2">
          <w:rPr>
            <w:vertAlign w:val="subscript"/>
            <w:lang w:val="en-US"/>
          </w:rPr>
          <w:t>2</w:t>
        </w:r>
        <w:r w:rsidRPr="00FA32F2">
          <w:rPr>
            <w:lang w:val="en-US"/>
          </w:rPr>
          <w:t xml:space="preserve">O từ nước thải sinh hoạt </w:t>
        </w:r>
      </w:ins>
    </w:p>
    <w:p w14:paraId="22B15312" w14:textId="7AC3A856" w:rsidR="00FD2D6B" w:rsidRDefault="00FA32F2" w:rsidP="00FD2D6B">
      <w:pPr>
        <w:rPr>
          <w:ins w:id="15752" w:author="Thu Huyen Tran" w:date="2023-04-07T15:00:00Z"/>
          <w:b/>
          <w:bCs/>
          <w:lang w:val="en-US"/>
        </w:rPr>
      </w:pPr>
      <w:ins w:id="15753" w:author="Thu Huyen Tran" w:date="2023-04-07T14:58:00Z">
        <w:r w:rsidRPr="00FA32F2">
          <w:rPr>
            <w:lang w:val="en-US"/>
          </w:rPr>
          <w:tab/>
        </w:r>
        <w:r w:rsidRPr="00FA32F2">
          <w:rPr>
            <w:b/>
            <w:bCs/>
            <w:lang w:val="en-US"/>
            <w:rPrChange w:id="15754" w:author="Thu Huyen Tran" w:date="2023-04-07T14:59:00Z">
              <w:rPr>
                <w:lang w:val="en-US"/>
              </w:rPr>
            </w:rPrChange>
          </w:rPr>
          <w:t xml:space="preserve">a. Phương pháp luận </w:t>
        </w:r>
      </w:ins>
    </w:p>
    <w:p w14:paraId="3F1DE573" w14:textId="04B1D3C8" w:rsidR="00956477" w:rsidRPr="00956477" w:rsidRDefault="00956477" w:rsidP="00FD2D6B">
      <w:pPr>
        <w:rPr>
          <w:ins w:id="15755" w:author="Thu Huyen Tran" w:date="2023-04-07T14:58:00Z"/>
          <w:lang w:val="en-US"/>
        </w:rPr>
      </w:pPr>
      <w:ins w:id="15756" w:author="Thu Huyen Tran" w:date="2023-04-07T15:00:00Z">
        <w:r>
          <w:rPr>
            <w:b/>
            <w:bCs/>
            <w:lang w:val="en-US"/>
          </w:rPr>
          <w:tab/>
        </w:r>
        <w:r>
          <w:rPr>
            <w:lang w:val="en-US"/>
          </w:rPr>
          <w:t>Phương pháp luận được sử dụng và các công thức được đưa ra tại mục 1.2.4.2.2 của báo cáo n</w:t>
        </w:r>
      </w:ins>
      <w:ins w:id="15757" w:author="Thu Huyen Tran" w:date="2023-04-07T15:01:00Z">
        <w:r>
          <w:rPr>
            <w:lang w:val="en-US"/>
          </w:rPr>
          <w:t xml:space="preserve">ày. </w:t>
        </w:r>
      </w:ins>
      <w:ins w:id="15758" w:author="Thu Huyen Tran" w:date="2023-04-07T15:00:00Z">
        <w:r>
          <w:rPr>
            <w:lang w:val="en-US"/>
          </w:rPr>
          <w:t xml:space="preserve"> </w:t>
        </w:r>
      </w:ins>
    </w:p>
    <w:p w14:paraId="776ADC31" w14:textId="0546270E" w:rsidR="00FA32F2" w:rsidRDefault="00FA32F2" w:rsidP="00FD2D6B">
      <w:pPr>
        <w:rPr>
          <w:ins w:id="15759" w:author="Thu Huyen Tran" w:date="2023-04-07T15:01:00Z"/>
          <w:b/>
          <w:bCs/>
          <w:lang w:val="en-US"/>
        </w:rPr>
      </w:pPr>
      <w:ins w:id="15760" w:author="Thu Huyen Tran" w:date="2023-04-07T14:58:00Z">
        <w:r w:rsidRPr="00FA32F2">
          <w:rPr>
            <w:b/>
            <w:bCs/>
            <w:lang w:val="en-US"/>
            <w:rPrChange w:id="15761" w:author="Thu Huyen Tran" w:date="2023-04-07T14:59:00Z">
              <w:rPr>
                <w:lang w:val="en-US"/>
              </w:rPr>
            </w:rPrChange>
          </w:rPr>
          <w:tab/>
          <w:t>b. Số liệu hoạt động</w:t>
        </w:r>
      </w:ins>
    </w:p>
    <w:p w14:paraId="75E365C5" w14:textId="044CF341" w:rsidR="00956477" w:rsidRDefault="00956477" w:rsidP="00956477">
      <w:pPr>
        <w:ind w:firstLine="720"/>
        <w:rPr>
          <w:ins w:id="15762" w:author="Thu Huyen Tran" w:date="2023-04-07T15:01:00Z"/>
          <w:lang w:val="vi-VN"/>
        </w:rPr>
      </w:pPr>
      <w:ins w:id="15763" w:author="Thu Huyen Tran" w:date="2023-04-07T15:01:00Z">
        <w:r w:rsidRPr="00F0229B">
          <w:rPr>
            <w:lang w:val="vi-VN"/>
          </w:rPr>
          <w:t>Số liệu hoạt động tính toán phát thải N</w:t>
        </w:r>
        <w:r w:rsidRPr="00F0229B">
          <w:rPr>
            <w:vertAlign w:val="subscript"/>
            <w:lang w:val="vi-VN"/>
          </w:rPr>
          <w:t>2</w:t>
        </w:r>
        <w:r w:rsidRPr="00F0229B">
          <w:rPr>
            <w:lang w:val="vi-VN"/>
          </w:rPr>
          <w:t xml:space="preserve">O từ nước thải bao gồm: 1) </w:t>
        </w:r>
      </w:ins>
      <w:ins w:id="15764" w:author="Thu Huyen Tran" w:date="2023-04-07T15:15:00Z">
        <w:r w:rsidR="000F3EEC">
          <w:rPr>
            <w:lang w:val="en-US"/>
          </w:rPr>
          <w:t>Số liệu dân số mà l</w:t>
        </w:r>
      </w:ins>
      <w:ins w:id="15765" w:author="Thu Huyen Tran" w:date="2023-04-07T15:16:00Z">
        <w:r w:rsidR="000F3EEC">
          <w:rPr>
            <w:lang w:val="en-US"/>
          </w:rPr>
          <w:t>ượng nước thải phát sinh từ đó được đưa đến xử lý tại mỗi loại công trình xử lý</w:t>
        </w:r>
      </w:ins>
      <w:ins w:id="15766" w:author="Thu Huyen Tran" w:date="2023-04-07T15:01:00Z">
        <w:r w:rsidRPr="00F0229B">
          <w:rPr>
            <w:lang w:val="vi-VN"/>
          </w:rPr>
          <w:t>; 2)Tiêu thụ protein theo đầu người bình quân hàng năm</w:t>
        </w:r>
      </w:ins>
    </w:p>
    <w:p w14:paraId="2FC41B1F" w14:textId="1427CD06" w:rsidR="00956477" w:rsidRDefault="00956477" w:rsidP="00956477">
      <w:pPr>
        <w:pStyle w:val="ListParagraph"/>
        <w:numPr>
          <w:ilvl w:val="0"/>
          <w:numId w:val="10"/>
        </w:numPr>
        <w:rPr>
          <w:ins w:id="15767" w:author="Thu Huyen Tran" w:date="2023-04-07T15:16:00Z"/>
        </w:rPr>
      </w:pPr>
      <w:ins w:id="15768" w:author="Thu Huyen Tran" w:date="2023-04-07T15:01:00Z">
        <w:r w:rsidRPr="00F0229B">
          <w:t>Số liệu dân</w:t>
        </w:r>
        <w:r w:rsidRPr="00A345B2">
          <w:t xml:space="preserve"> số: Tổng dân số </w:t>
        </w:r>
        <w:r>
          <w:t>năm 20</w:t>
        </w:r>
      </w:ins>
      <w:ins w:id="15769" w:author="Huyen Tran Thu" w:date="2025-04-28T22:13:00Z" w16du:dateUtc="2025-04-28T15:13:00Z">
        <w:r w:rsidR="001D50C2">
          <w:rPr>
            <w:lang w:val="en-US"/>
          </w:rPr>
          <w:t>21</w:t>
        </w:r>
      </w:ins>
      <w:ins w:id="15770" w:author="Thu Huyen Tran" w:date="2023-04-07T15:01:00Z">
        <w:del w:id="15771" w:author="Huyen Tran Thu" w:date="2025-04-28T22:13:00Z" w16du:dateUtc="2025-04-28T15:13:00Z">
          <w:r w:rsidDel="001D50C2">
            <w:delText>1</w:delText>
          </w:r>
        </w:del>
      </w:ins>
      <w:ins w:id="15772" w:author="Thu Huyen Tran" w:date="2023-04-07T15:04:00Z">
        <w:del w:id="15773" w:author="Huyen Tran Thu" w:date="2025-04-28T22:13:00Z" w16du:dateUtc="2025-04-28T15:13:00Z">
          <w:r w:rsidDel="001D50C2">
            <w:rPr>
              <w:lang w:val="en-US"/>
            </w:rPr>
            <w:delText>8</w:delText>
          </w:r>
        </w:del>
      </w:ins>
      <w:ins w:id="15774" w:author="Thu Huyen Tran" w:date="2023-04-07T15:01:00Z">
        <w:r>
          <w:t xml:space="preserve"> </w:t>
        </w:r>
        <w:r w:rsidRPr="00A345B2">
          <w:t xml:space="preserve">là: </w:t>
        </w:r>
      </w:ins>
      <w:ins w:id="15775" w:author="Thu Huyen Tran" w:date="2023-04-07T15:04:00Z">
        <w:del w:id="15776" w:author="Huyen Tran Thu" w:date="2025-04-28T22:14:00Z" w16du:dateUtc="2025-04-28T15:14:00Z">
          <w:r w:rsidDel="001D50C2">
            <w:rPr>
              <w:lang w:val="en-US"/>
            </w:rPr>
            <w:delText>95.</w:delText>
          </w:r>
        </w:del>
      </w:ins>
      <w:ins w:id="15777" w:author="Thu Huyen Tran" w:date="2023-04-07T15:05:00Z">
        <w:del w:id="15778" w:author="Huyen Tran Thu" w:date="2025-04-28T22:14:00Z" w16du:dateUtc="2025-04-28T15:14:00Z">
          <w:r w:rsidDel="001D50C2">
            <w:rPr>
              <w:lang w:val="en-US"/>
            </w:rPr>
            <w:delText>385.200</w:delText>
          </w:r>
        </w:del>
      </w:ins>
      <w:ins w:id="15779" w:author="Huyen Tran Thu" w:date="2025-04-28T22:14:00Z" w16du:dateUtc="2025-04-28T15:14:00Z">
        <w:r w:rsidR="001D50C2">
          <w:rPr>
            <w:lang w:val="en-US"/>
          </w:rPr>
          <w:t>98.504.400</w:t>
        </w:r>
      </w:ins>
      <w:ins w:id="15780" w:author="Thu Huyen Tran" w:date="2023-04-07T15:01:00Z">
        <w:r w:rsidRPr="00A345B2">
          <w:t xml:space="preserve"> người</w:t>
        </w:r>
      </w:ins>
      <w:ins w:id="15781" w:author="Huyen Tran Thu" w:date="2025-04-28T22:14:00Z" w16du:dateUtc="2025-04-28T15:14:00Z">
        <w:r w:rsidR="001D50C2">
          <w:rPr>
            <w:lang w:val="en-US"/>
          </w:rPr>
          <w:t xml:space="preserve"> và năm 2022 là 99.467.920 người. </w:t>
        </w:r>
      </w:ins>
    </w:p>
    <w:p w14:paraId="3F447BEE" w14:textId="6680B74D" w:rsidR="000F3EEC" w:rsidRDefault="000F3EEC" w:rsidP="000F3EEC">
      <w:pPr>
        <w:ind w:firstLine="720"/>
        <w:rPr>
          <w:ins w:id="15782" w:author="Huyen Tran Thu" w:date="2025-04-28T22:14:00Z" w16du:dateUtc="2025-04-28T15:14:00Z"/>
        </w:rPr>
      </w:pPr>
      <w:ins w:id="15783" w:author="Thu Huyen Tran" w:date="2023-04-07T15:16:00Z">
        <w:r>
          <w:t xml:space="preserve">Dựa trên tỷ lệ hệ thống xử lý nước thải </w:t>
        </w:r>
      </w:ins>
      <w:ins w:id="15784" w:author="Thu Huyen Tran" w:date="2023-04-07T15:18:00Z">
        <w:r>
          <w:t>T</w:t>
        </w:r>
        <w:r>
          <w:rPr>
            <w:vertAlign w:val="subscript"/>
          </w:rPr>
          <w:t>ij</w:t>
        </w:r>
        <w:r>
          <w:t xml:space="preserve"> </w:t>
        </w:r>
      </w:ins>
      <w:ins w:id="15785" w:author="Thu Huyen Tran" w:date="2023-04-07T15:16:00Z">
        <w:r>
          <w:t xml:space="preserve">được đưa ra </w:t>
        </w:r>
      </w:ins>
      <w:ins w:id="15786" w:author="Thu Huyen Tran" w:date="2023-04-07T15:18:00Z">
        <w:r>
          <w:t>tại mục b) Số liệu hoạt động ước tính phát thải CH</w:t>
        </w:r>
        <w:r>
          <w:rPr>
            <w:vertAlign w:val="subscript"/>
          </w:rPr>
          <w:t>4</w:t>
        </w:r>
        <w:r>
          <w:t xml:space="preserve"> từ nước </w:t>
        </w:r>
      </w:ins>
      <w:ins w:id="15787" w:author="Thu Huyen Tran" w:date="2023-04-07T15:19:00Z">
        <w:r>
          <w:t>thải sinh hoạt</w:t>
        </w:r>
      </w:ins>
      <w:ins w:id="15788" w:author="Thu Huyen Tran" w:date="2023-04-07T15:23:00Z">
        <w:r>
          <w:t xml:space="preserve"> và mục c) Hệ số phát thải/thông số dưới đây</w:t>
        </w:r>
      </w:ins>
      <w:ins w:id="15789" w:author="Thu Huyen Tran" w:date="2023-04-07T15:19:00Z">
        <w:r>
          <w:t xml:space="preserve">. Ước tính dân số </w:t>
        </w:r>
      </w:ins>
      <w:ins w:id="15790" w:author="Thu Huyen Tran" w:date="2023-04-07T15:23:00Z">
        <w:r>
          <w:t xml:space="preserve">dựa trên </w:t>
        </w:r>
        <w:r w:rsidRPr="000F3EEC">
          <w:t>T</w:t>
        </w:r>
        <w:r w:rsidRPr="000F3EEC">
          <w:rPr>
            <w:vertAlign w:val="subscript"/>
            <w:rPrChange w:id="15791" w:author="Thu Huyen Tran" w:date="2023-04-07T15:23:00Z">
              <w:rPr/>
            </w:rPrChange>
          </w:rPr>
          <w:t>i</w:t>
        </w:r>
        <w:r w:rsidRPr="000F3EEC">
          <w:rPr>
            <w:vertAlign w:val="subscript"/>
          </w:rPr>
          <w:t>j</w:t>
        </w:r>
        <w:r>
          <w:rPr>
            <w:vertAlign w:val="subscript"/>
          </w:rPr>
          <w:t xml:space="preserve"> </w:t>
        </w:r>
        <w:r>
          <w:t>và tổng d</w:t>
        </w:r>
      </w:ins>
      <w:ins w:id="15792" w:author="Thu Huyen Tran" w:date="2023-04-07T15:24:00Z">
        <w:r>
          <w:t xml:space="preserve">ân số </w:t>
        </w:r>
      </w:ins>
      <w:ins w:id="15793" w:author="Thu Huyen Tran" w:date="2023-04-07T15:19:00Z">
        <w:r w:rsidRPr="000F3EEC">
          <w:t xml:space="preserve">cho </w:t>
        </w:r>
        <w:r>
          <w:t xml:space="preserve">mỗi loại hình xử lý nước thải như sau: </w:t>
        </w:r>
      </w:ins>
    </w:p>
    <w:p w14:paraId="78CDC45C" w14:textId="13C63D02" w:rsidR="001D50C2" w:rsidRPr="001D50C2" w:rsidRDefault="001D50C2" w:rsidP="000F3EEC">
      <w:pPr>
        <w:ind w:firstLine="720"/>
        <w:rPr>
          <w:ins w:id="15794" w:author="Thu Huyen Tran" w:date="2023-04-07T15:19:00Z"/>
          <w:i/>
          <w:iCs/>
          <w:rPrChange w:id="15795" w:author="Huyen Tran Thu" w:date="2025-04-28T22:14:00Z" w16du:dateUtc="2025-04-28T15:14:00Z">
            <w:rPr>
              <w:ins w:id="15796" w:author="Thu Huyen Tran" w:date="2023-04-07T15:19:00Z"/>
            </w:rPr>
          </w:rPrChange>
        </w:rPr>
      </w:pPr>
      <w:ins w:id="15797" w:author="Huyen Tran Thu" w:date="2025-04-28T22:14:00Z" w16du:dateUtc="2025-04-28T15:14:00Z">
        <w:r w:rsidRPr="001D50C2">
          <w:rPr>
            <w:i/>
            <w:iCs/>
            <w:rPrChange w:id="15798" w:author="Huyen Tran Thu" w:date="2025-04-28T22:14:00Z" w16du:dateUtc="2025-04-28T15:14:00Z">
              <w:rPr/>
            </w:rPrChange>
          </w:rPr>
          <w:t xml:space="preserve">Năm 2021: </w:t>
        </w:r>
      </w:ins>
    </w:p>
    <w:p w14:paraId="56750316" w14:textId="10F9903D" w:rsidR="000F3EEC" w:rsidRDefault="000F3EEC" w:rsidP="000F3EEC">
      <w:pPr>
        <w:ind w:firstLine="720"/>
        <w:rPr>
          <w:ins w:id="15799" w:author="Thu Huyen Tran" w:date="2023-04-07T15:20:00Z"/>
        </w:rPr>
      </w:pPr>
      <w:ins w:id="15800" w:author="Thu Huyen Tran" w:date="2023-04-07T15:19:00Z">
        <w:r>
          <w:t xml:space="preserve">- Hệ thống xử </w:t>
        </w:r>
      </w:ins>
      <w:ins w:id="15801" w:author="Thu Huyen Tran" w:date="2023-04-07T15:20:00Z">
        <w:r>
          <w:t>lý tập trung bằng phương pháp hiếu khí: P</w:t>
        </w:r>
        <w:r>
          <w:rPr>
            <w:vertAlign w:val="subscript"/>
          </w:rPr>
          <w:t>treatment</w:t>
        </w:r>
        <w:r>
          <w:t xml:space="preserve"> = </w:t>
        </w:r>
      </w:ins>
      <w:ins w:id="15802" w:author="Thu Huyen Tran" w:date="2023-12-05T22:52:00Z">
        <w:del w:id="15803" w:author="Huyen Tran Thu" w:date="2025-04-28T22:15:00Z" w16du:dateUtc="2025-04-28T15:15:00Z">
          <w:r w:rsidR="00366F5E" w:rsidDel="001D50C2">
            <w:delText>6.200.038</w:delText>
          </w:r>
        </w:del>
      </w:ins>
      <w:ins w:id="15804" w:author="Huyen Tran Thu" w:date="2025-04-28T22:15:00Z" w16du:dateUtc="2025-04-28T15:15:00Z">
        <w:r w:rsidR="001D50C2">
          <w:t>7.387.830</w:t>
        </w:r>
      </w:ins>
      <w:ins w:id="15805" w:author="Thu Huyen Tran" w:date="2023-04-07T15:20:00Z">
        <w:r>
          <w:t xml:space="preserve"> người/năm;</w:t>
        </w:r>
      </w:ins>
    </w:p>
    <w:p w14:paraId="6B86A47A" w14:textId="46234924" w:rsidR="000F3EEC" w:rsidRDefault="000F3EEC" w:rsidP="000F3EEC">
      <w:pPr>
        <w:ind w:firstLine="720"/>
        <w:rPr>
          <w:ins w:id="15806" w:author="Thu Huyen Tran" w:date="2023-12-05T22:52:00Z"/>
        </w:rPr>
      </w:pPr>
      <w:ins w:id="15807" w:author="Thu Huyen Tran" w:date="2023-04-07T15:20:00Z">
        <w:r>
          <w:lastRenderedPageBreak/>
          <w:t>- Hệ thống xử lý tập trung bằng phương pháp thiếu khí: P</w:t>
        </w:r>
        <w:r>
          <w:rPr>
            <w:vertAlign w:val="subscript"/>
          </w:rPr>
          <w:t>treatment</w:t>
        </w:r>
        <w:r>
          <w:t xml:space="preserve"> = </w:t>
        </w:r>
      </w:ins>
      <w:ins w:id="15808" w:author="Thu Huyen Tran" w:date="2023-12-05T22:52:00Z">
        <w:del w:id="15809" w:author="Huyen Tran Thu" w:date="2025-04-28T22:15:00Z" w16du:dateUtc="2025-04-28T15:15:00Z">
          <w:r w:rsidR="00366F5E" w:rsidDel="001D50C2">
            <w:delText>6.200.038</w:delText>
          </w:r>
        </w:del>
      </w:ins>
      <w:ins w:id="15810" w:author="Huyen Tran Thu" w:date="2025-04-28T22:15:00Z" w16du:dateUtc="2025-04-28T15:15:00Z">
        <w:r w:rsidR="001D50C2">
          <w:t>7.387.830</w:t>
        </w:r>
      </w:ins>
      <w:ins w:id="15811" w:author="Thu Huyen Tran" w:date="2023-04-07T15:20:00Z">
        <w:r>
          <w:t xml:space="preserve"> người/năm;</w:t>
        </w:r>
      </w:ins>
    </w:p>
    <w:p w14:paraId="2381F830" w14:textId="32DA9145" w:rsidR="00366F5E" w:rsidRDefault="00366F5E" w:rsidP="000F3EEC">
      <w:pPr>
        <w:ind w:firstLine="720"/>
        <w:rPr>
          <w:ins w:id="15812" w:author="Thu Huyen Tran" w:date="2023-12-05T22:52:00Z"/>
        </w:rPr>
      </w:pPr>
      <w:ins w:id="15813" w:author="Thu Huyen Tran" w:date="2023-12-05T22:52:00Z">
        <w:r>
          <w:t>- Hệ thống tự hoại khu vực thành thị: P</w:t>
        </w:r>
        <w:r>
          <w:rPr>
            <w:vertAlign w:val="subscript"/>
          </w:rPr>
          <w:t>treatment</w:t>
        </w:r>
        <w:r>
          <w:t xml:space="preserve"> = </w:t>
        </w:r>
        <w:del w:id="15814" w:author="Huyen Tran Thu" w:date="2025-04-28T22:15:00Z" w16du:dateUtc="2025-04-28T15:15:00Z">
          <w:r w:rsidDel="001D50C2">
            <w:delText>27.797.827</w:delText>
          </w:r>
        </w:del>
      </w:ins>
      <w:ins w:id="15815" w:author="Huyen Tran Thu" w:date="2025-04-28T22:15:00Z" w16du:dateUtc="2025-04-28T15:15:00Z">
        <w:r w:rsidR="001D50C2">
          <w:t>30.799.096</w:t>
        </w:r>
      </w:ins>
      <w:ins w:id="15816" w:author="Thu Huyen Tran" w:date="2023-12-05T22:52:00Z">
        <w:r>
          <w:t xml:space="preserve"> người/năm;</w:t>
        </w:r>
      </w:ins>
    </w:p>
    <w:p w14:paraId="4FB1D721" w14:textId="4D23312C" w:rsidR="00366F5E" w:rsidRDefault="00366F5E" w:rsidP="00366F5E">
      <w:pPr>
        <w:ind w:firstLine="720"/>
        <w:rPr>
          <w:ins w:id="15817" w:author="Thu Huyen Tran" w:date="2023-12-05T22:52:00Z"/>
        </w:rPr>
      </w:pPr>
      <w:ins w:id="15818" w:author="Thu Huyen Tran" w:date="2023-12-05T22:52:00Z">
        <w:r>
          <w:t>- Hệ thống tự hoại khu vực nông th</w:t>
        </w:r>
      </w:ins>
      <w:ins w:id="15819" w:author="Thu Huyen Tran" w:date="2023-12-05T22:53:00Z">
        <w:r>
          <w:t>ôn</w:t>
        </w:r>
      </w:ins>
      <w:ins w:id="15820" w:author="Thu Huyen Tran" w:date="2023-12-05T22:52:00Z">
        <w:r>
          <w:t>: P</w:t>
        </w:r>
        <w:r>
          <w:rPr>
            <w:vertAlign w:val="subscript"/>
          </w:rPr>
          <w:t>treatment</w:t>
        </w:r>
        <w:r>
          <w:t xml:space="preserve"> = </w:t>
        </w:r>
      </w:ins>
      <w:ins w:id="15821" w:author="Thu Huyen Tran" w:date="2023-12-05T22:53:00Z">
        <w:del w:id="15822" w:author="Huyen Tran Thu" w:date="2025-04-28T22:16:00Z" w16du:dateUtc="2025-04-28T15:16:00Z">
          <w:r w:rsidDel="001D50C2">
            <w:delText>47.166.642</w:delText>
          </w:r>
        </w:del>
      </w:ins>
      <w:ins w:id="15823" w:author="Huyen Tran Thu" w:date="2025-04-28T22:16:00Z" w16du:dateUtc="2025-04-28T15:16:00Z">
        <w:r w:rsidR="001D50C2">
          <w:t>49.490.939</w:t>
        </w:r>
      </w:ins>
      <w:ins w:id="15824" w:author="Thu Huyen Tran" w:date="2023-12-05T22:53:00Z">
        <w:r>
          <w:t xml:space="preserve"> </w:t>
        </w:r>
      </w:ins>
      <w:ins w:id="15825" w:author="Thu Huyen Tran" w:date="2023-12-05T22:52:00Z">
        <w:r>
          <w:t xml:space="preserve"> người/năm;</w:t>
        </w:r>
      </w:ins>
    </w:p>
    <w:p w14:paraId="2ED0AA26" w14:textId="1430A896" w:rsidR="00366F5E" w:rsidRDefault="000F3EEC">
      <w:pPr>
        <w:ind w:firstLine="720"/>
        <w:rPr>
          <w:ins w:id="15826" w:author="Thu Huyen Tran" w:date="2023-12-05T22:53:00Z"/>
        </w:rPr>
      </w:pPr>
      <w:ins w:id="15827" w:author="Thu Huyen Tran" w:date="2023-04-07T15:20:00Z">
        <w:r>
          <w:t xml:space="preserve">- </w:t>
        </w:r>
      </w:ins>
      <w:ins w:id="15828" w:author="Thu Huyen Tran" w:date="2023-04-07T15:21:00Z">
        <w:r>
          <w:t xml:space="preserve">Hệ thống </w:t>
        </w:r>
      </w:ins>
      <w:ins w:id="15829" w:author="Thu Huyen Tran" w:date="2023-12-05T22:53:00Z">
        <w:r w:rsidR="00366F5E">
          <w:t>xả ra ngoài nguồn tiếp nhận khu vực thành thị</w:t>
        </w:r>
      </w:ins>
      <w:ins w:id="15830" w:author="Thu Huyen Tran" w:date="2023-04-07T15:21:00Z">
        <w:r>
          <w:t>: P</w:t>
        </w:r>
        <w:r>
          <w:rPr>
            <w:vertAlign w:val="subscript"/>
          </w:rPr>
          <w:t>treatment</w:t>
        </w:r>
        <w:r>
          <w:t xml:space="preserve"> = </w:t>
        </w:r>
      </w:ins>
      <w:ins w:id="15831" w:author="Thu Huyen Tran" w:date="2023-12-05T22:54:00Z">
        <w:del w:id="15832" w:author="Huyen Tran Thu" w:date="2025-04-28T22:16:00Z" w16du:dateUtc="2025-04-28T15:16:00Z">
          <w:r w:rsidR="00366F5E" w:rsidDel="001D50C2">
            <w:delText>596.273</w:delText>
          </w:r>
        </w:del>
      </w:ins>
      <w:ins w:id="15833" w:author="Huyen Tran Thu" w:date="2025-04-28T22:16:00Z" w16du:dateUtc="2025-04-28T15:16:00Z">
        <w:r w:rsidR="001D50C2">
          <w:t>279.709</w:t>
        </w:r>
      </w:ins>
      <w:ins w:id="15834" w:author="Thu Huyen Tran" w:date="2023-04-07T15:21:00Z">
        <w:r>
          <w:t xml:space="preserve"> người/năm.</w:t>
        </w:r>
      </w:ins>
    </w:p>
    <w:p w14:paraId="47246E91" w14:textId="6BF028C1" w:rsidR="000F3EEC" w:rsidRDefault="00366F5E">
      <w:pPr>
        <w:ind w:firstLine="720"/>
        <w:rPr>
          <w:ins w:id="15835" w:author="Huyen Tran Thu" w:date="2025-04-28T22:15:00Z" w16du:dateUtc="2025-04-28T15:15:00Z"/>
        </w:rPr>
      </w:pPr>
      <w:ins w:id="15836" w:author="Thu Huyen Tran" w:date="2023-12-05T22:53:00Z">
        <w:r>
          <w:t>- Hệ thống xả ra ngoài nguồn tiếp nhận khu vực nông thôn: P</w:t>
        </w:r>
        <w:r>
          <w:rPr>
            <w:vertAlign w:val="subscript"/>
          </w:rPr>
          <w:t>treatment</w:t>
        </w:r>
        <w:r>
          <w:t xml:space="preserve"> = </w:t>
        </w:r>
      </w:ins>
      <w:ins w:id="15837" w:author="Thu Huyen Tran" w:date="2023-12-05T22:54:00Z">
        <w:del w:id="15838" w:author="Huyen Tran Thu" w:date="2025-04-28T22:16:00Z" w16du:dateUtc="2025-04-28T15:16:00Z">
          <w:r w:rsidDel="001D50C2">
            <w:delText>7.424.379</w:delText>
          </w:r>
        </w:del>
      </w:ins>
      <w:ins w:id="15839" w:author="Huyen Tran Thu" w:date="2025-04-28T22:16:00Z" w16du:dateUtc="2025-04-28T15:16:00Z">
        <w:r w:rsidR="001D50C2">
          <w:t>3.158.996</w:t>
        </w:r>
      </w:ins>
      <w:ins w:id="15840" w:author="Thu Huyen Tran" w:date="2023-12-05T22:53:00Z">
        <w:r>
          <w:t xml:space="preserve"> người/năm</w:t>
        </w:r>
      </w:ins>
      <w:ins w:id="15841" w:author="Huyen Tran Thu" w:date="2025-04-28T22:15:00Z" w16du:dateUtc="2025-04-28T15:15:00Z">
        <w:r w:rsidR="001D50C2">
          <w:t xml:space="preserve">. </w:t>
        </w:r>
      </w:ins>
      <w:ins w:id="15842" w:author="Thu Huyen Tran" w:date="2023-12-05T22:53:00Z">
        <w:del w:id="15843" w:author="Huyen Tran Thu" w:date="2025-04-28T22:15:00Z" w16du:dateUtc="2025-04-28T15:15:00Z">
          <w:r w:rsidDel="001D50C2">
            <w:delText>;</w:delText>
          </w:r>
        </w:del>
      </w:ins>
    </w:p>
    <w:p w14:paraId="09518D00" w14:textId="4FE5C8D7" w:rsidR="001D50C2" w:rsidRPr="006A3F26" w:rsidRDefault="001D50C2" w:rsidP="001D50C2">
      <w:pPr>
        <w:ind w:firstLine="720"/>
        <w:rPr>
          <w:ins w:id="15844" w:author="Huyen Tran Thu" w:date="2025-04-28T22:15:00Z" w16du:dateUtc="2025-04-28T15:15:00Z"/>
          <w:i/>
          <w:iCs/>
        </w:rPr>
      </w:pPr>
      <w:ins w:id="15845" w:author="Huyen Tran Thu" w:date="2025-04-28T22:15:00Z" w16du:dateUtc="2025-04-28T15:15:00Z">
        <w:r w:rsidRPr="006A3F26">
          <w:rPr>
            <w:i/>
            <w:iCs/>
          </w:rPr>
          <w:t>Năm 202</w:t>
        </w:r>
        <w:r>
          <w:rPr>
            <w:i/>
            <w:iCs/>
          </w:rPr>
          <w:t>2</w:t>
        </w:r>
        <w:r w:rsidRPr="006A3F26">
          <w:rPr>
            <w:i/>
            <w:iCs/>
          </w:rPr>
          <w:t xml:space="preserve">: </w:t>
        </w:r>
      </w:ins>
    </w:p>
    <w:p w14:paraId="264922BD" w14:textId="67FC8803" w:rsidR="001D50C2" w:rsidRDefault="001D50C2" w:rsidP="001D50C2">
      <w:pPr>
        <w:ind w:firstLine="720"/>
        <w:rPr>
          <w:ins w:id="15846" w:author="Huyen Tran Thu" w:date="2025-04-28T22:15:00Z" w16du:dateUtc="2025-04-28T15:15:00Z"/>
        </w:rPr>
      </w:pPr>
      <w:ins w:id="15847" w:author="Huyen Tran Thu" w:date="2025-04-28T22:15:00Z" w16du:dateUtc="2025-04-28T15:15:00Z">
        <w:r>
          <w:t>- Hệ thống xử lý tập trung bằng phương pháp hiếu khí: P</w:t>
        </w:r>
        <w:r>
          <w:rPr>
            <w:vertAlign w:val="subscript"/>
          </w:rPr>
          <w:t>treatment</w:t>
        </w:r>
        <w:r>
          <w:t xml:space="preserve"> = </w:t>
        </w:r>
      </w:ins>
      <w:ins w:id="15848" w:author="Huyen Tran Thu" w:date="2025-04-28T22:16:00Z" w16du:dateUtc="2025-04-28T15:16:00Z">
        <w:r>
          <w:t>7.460.094</w:t>
        </w:r>
      </w:ins>
      <w:ins w:id="15849" w:author="Huyen Tran Thu" w:date="2025-04-28T22:15:00Z" w16du:dateUtc="2025-04-28T15:15:00Z">
        <w:r>
          <w:t xml:space="preserve"> người/năm;</w:t>
        </w:r>
      </w:ins>
    </w:p>
    <w:p w14:paraId="5EC669F3" w14:textId="53304CF4" w:rsidR="001D50C2" w:rsidRDefault="001D50C2" w:rsidP="001D50C2">
      <w:pPr>
        <w:ind w:firstLine="720"/>
        <w:rPr>
          <w:ins w:id="15850" w:author="Huyen Tran Thu" w:date="2025-04-28T22:15:00Z" w16du:dateUtc="2025-04-28T15:15:00Z"/>
        </w:rPr>
      </w:pPr>
      <w:ins w:id="15851" w:author="Huyen Tran Thu" w:date="2025-04-28T22:15:00Z" w16du:dateUtc="2025-04-28T15:15:00Z">
        <w:r>
          <w:t>- Hệ thống xử lý tập trung bằng phương pháp thiếu khí: P</w:t>
        </w:r>
        <w:r>
          <w:rPr>
            <w:vertAlign w:val="subscript"/>
          </w:rPr>
          <w:t>treatment</w:t>
        </w:r>
        <w:r>
          <w:t xml:space="preserve"> = </w:t>
        </w:r>
      </w:ins>
      <w:ins w:id="15852" w:author="Huyen Tran Thu" w:date="2025-04-28T22:16:00Z" w16du:dateUtc="2025-04-28T15:16:00Z">
        <w:r>
          <w:t>7.460.094</w:t>
        </w:r>
      </w:ins>
      <w:ins w:id="15853" w:author="Huyen Tran Thu" w:date="2025-04-28T22:15:00Z" w16du:dateUtc="2025-04-28T15:15:00Z">
        <w:r>
          <w:t xml:space="preserve"> người/năm;</w:t>
        </w:r>
      </w:ins>
    </w:p>
    <w:p w14:paraId="7CDB7F71" w14:textId="2BB0BF98" w:rsidR="001D50C2" w:rsidRDefault="001D50C2" w:rsidP="001D50C2">
      <w:pPr>
        <w:ind w:firstLine="720"/>
        <w:rPr>
          <w:ins w:id="15854" w:author="Huyen Tran Thu" w:date="2025-04-28T22:15:00Z" w16du:dateUtc="2025-04-28T15:15:00Z"/>
        </w:rPr>
      </w:pPr>
      <w:ins w:id="15855" w:author="Huyen Tran Thu" w:date="2025-04-28T22:15:00Z" w16du:dateUtc="2025-04-28T15:15:00Z">
        <w:r>
          <w:t>- Hệ thống tự hoại khu vực thành thị: P</w:t>
        </w:r>
        <w:r>
          <w:rPr>
            <w:vertAlign w:val="subscript"/>
          </w:rPr>
          <w:t>treatment</w:t>
        </w:r>
        <w:r>
          <w:t xml:space="preserve"> = </w:t>
        </w:r>
      </w:ins>
      <w:ins w:id="15856" w:author="Huyen Tran Thu" w:date="2025-04-28T22:16:00Z" w16du:dateUtc="2025-04-28T15:16:00Z">
        <w:r>
          <w:t>31.458.555</w:t>
        </w:r>
      </w:ins>
      <w:ins w:id="15857" w:author="Huyen Tran Thu" w:date="2025-04-28T22:15:00Z" w16du:dateUtc="2025-04-28T15:15:00Z">
        <w:r>
          <w:t xml:space="preserve"> người/năm;</w:t>
        </w:r>
      </w:ins>
    </w:p>
    <w:p w14:paraId="0BB50F09" w14:textId="2A769040" w:rsidR="001D50C2" w:rsidRDefault="001D50C2" w:rsidP="001D50C2">
      <w:pPr>
        <w:ind w:firstLine="720"/>
        <w:rPr>
          <w:ins w:id="15858" w:author="Huyen Tran Thu" w:date="2025-04-28T22:15:00Z" w16du:dateUtc="2025-04-28T15:15:00Z"/>
        </w:rPr>
      </w:pPr>
      <w:ins w:id="15859" w:author="Huyen Tran Thu" w:date="2025-04-28T22:15:00Z" w16du:dateUtc="2025-04-28T15:15:00Z">
        <w:r>
          <w:t>- Hệ thống tự hoại khu vực nông thôn: P</w:t>
        </w:r>
        <w:r>
          <w:rPr>
            <w:vertAlign w:val="subscript"/>
          </w:rPr>
          <w:t>treatment</w:t>
        </w:r>
        <w:r>
          <w:t xml:space="preserve"> = </w:t>
        </w:r>
      </w:ins>
      <w:ins w:id="15860" w:author="Huyen Tran Thu" w:date="2025-04-28T22:16:00Z" w16du:dateUtc="2025-04-28T15:16:00Z">
        <w:r>
          <w:t>49.635.270</w:t>
        </w:r>
      </w:ins>
      <w:ins w:id="15861" w:author="Huyen Tran Thu" w:date="2025-04-28T22:15:00Z" w16du:dateUtc="2025-04-28T15:15:00Z">
        <w:r>
          <w:t xml:space="preserve">  người/năm;</w:t>
        </w:r>
      </w:ins>
    </w:p>
    <w:p w14:paraId="3C0E7ED9" w14:textId="62144A7D" w:rsidR="001D50C2" w:rsidRDefault="001D50C2" w:rsidP="001D50C2">
      <w:pPr>
        <w:ind w:firstLine="720"/>
        <w:rPr>
          <w:ins w:id="15862" w:author="Huyen Tran Thu" w:date="2025-04-28T22:15:00Z" w16du:dateUtc="2025-04-28T15:15:00Z"/>
        </w:rPr>
      </w:pPr>
      <w:ins w:id="15863" w:author="Huyen Tran Thu" w:date="2025-04-28T22:15:00Z" w16du:dateUtc="2025-04-28T15:15:00Z">
        <w:r>
          <w:t>- Hệ thống xả ra ngoài nguồn tiếp nhận khu vực thành thị: P</w:t>
        </w:r>
        <w:r>
          <w:rPr>
            <w:vertAlign w:val="subscript"/>
          </w:rPr>
          <w:t>treatment</w:t>
        </w:r>
        <w:r>
          <w:t xml:space="preserve"> = </w:t>
        </w:r>
      </w:ins>
      <w:ins w:id="15864" w:author="Huyen Tran Thu" w:date="2025-04-28T22:16:00Z" w16du:dateUtc="2025-04-28T15:16:00Z">
        <w:r>
          <w:t>285.</w:t>
        </w:r>
      </w:ins>
      <w:ins w:id="15865" w:author="Huyen Tran Thu" w:date="2025-04-28T22:17:00Z" w16du:dateUtc="2025-04-28T15:17:00Z">
        <w:r>
          <w:t>698</w:t>
        </w:r>
      </w:ins>
      <w:ins w:id="15866" w:author="Huyen Tran Thu" w:date="2025-04-28T22:15:00Z" w16du:dateUtc="2025-04-28T15:15:00Z">
        <w:r>
          <w:t xml:space="preserve"> người/năm.</w:t>
        </w:r>
      </w:ins>
    </w:p>
    <w:p w14:paraId="3D8C85BE" w14:textId="686AA9E1" w:rsidR="001D50C2" w:rsidRPr="000F3EEC" w:rsidRDefault="001D50C2">
      <w:pPr>
        <w:ind w:firstLine="720"/>
        <w:rPr>
          <w:ins w:id="15867" w:author="Thu Huyen Tran" w:date="2023-04-07T15:01:00Z"/>
        </w:rPr>
        <w:pPrChange w:id="15868" w:author="Thu Huyen Tran" w:date="2023-12-05T22:53:00Z">
          <w:pPr>
            <w:pStyle w:val="ListParagraph"/>
            <w:numPr>
              <w:numId w:val="10"/>
            </w:numPr>
            <w:ind w:left="1080" w:hanging="360"/>
          </w:pPr>
        </w:pPrChange>
      </w:pPr>
      <w:ins w:id="15869" w:author="Huyen Tran Thu" w:date="2025-04-28T22:15:00Z" w16du:dateUtc="2025-04-28T15:15:00Z">
        <w:r>
          <w:t>- Hệ thống xả ra ngoài nguồn tiếp nhận khu vực nông thôn: P</w:t>
        </w:r>
        <w:r>
          <w:rPr>
            <w:vertAlign w:val="subscript"/>
          </w:rPr>
          <w:t>treatment</w:t>
        </w:r>
        <w:r>
          <w:t xml:space="preserve"> = </w:t>
        </w:r>
      </w:ins>
      <w:ins w:id="15870" w:author="Huyen Tran Thu" w:date="2025-04-28T22:17:00Z" w16du:dateUtc="2025-04-28T15:17:00Z">
        <w:r>
          <w:t>3.168.209</w:t>
        </w:r>
      </w:ins>
      <w:ins w:id="15871" w:author="Huyen Tran Thu" w:date="2025-04-28T22:15:00Z" w16du:dateUtc="2025-04-28T15:15:00Z">
        <w:r>
          <w:t xml:space="preserve"> người/năm.</w:t>
        </w:r>
      </w:ins>
    </w:p>
    <w:p w14:paraId="1151451D" w14:textId="07AA1434" w:rsidR="00956477" w:rsidRPr="00A345B2" w:rsidRDefault="00956477" w:rsidP="00956477">
      <w:pPr>
        <w:pStyle w:val="ListParagraph"/>
        <w:numPr>
          <w:ilvl w:val="0"/>
          <w:numId w:val="10"/>
        </w:numPr>
        <w:rPr>
          <w:ins w:id="15872" w:author="Thu Huyen Tran" w:date="2023-04-07T15:01:00Z"/>
        </w:rPr>
      </w:pPr>
      <w:ins w:id="15873" w:author="Thu Huyen Tran" w:date="2023-04-07T15:01:00Z">
        <w:r w:rsidRPr="00A345B2">
          <w:t xml:space="preserve">Tiêu thụ protein theo đầu người bình quân hàng năm: </w:t>
        </w:r>
        <w:r w:rsidRPr="009A2CAA">
          <w:rPr>
            <w:szCs w:val="26"/>
          </w:rPr>
          <w:t xml:space="preserve">Tiêu thụ protein theo đầu người bình quân hàng năm: theo báo cáo của Viện dinh dưỡng Việt Nam, tiêu thụ protein theo đầu người năm 2000 là 22,6 kg/người/năm, năm 2010 là </w:t>
        </w:r>
        <w:r w:rsidRPr="009A2CAA">
          <w:t xml:space="preserve">27,1 </w:t>
        </w:r>
        <w:r w:rsidRPr="009A2CAA">
          <w:rPr>
            <w:szCs w:val="26"/>
          </w:rPr>
          <w:t>kg/người/năm. Ước tính, lượng tiêu thụ protein theo đầu người năm 20</w:t>
        </w:r>
      </w:ins>
      <w:ins w:id="15874" w:author="Huyen Tran Thu" w:date="2025-04-28T22:17:00Z" w16du:dateUtc="2025-04-28T15:17:00Z">
        <w:r w:rsidR="001E2F3C">
          <w:rPr>
            <w:szCs w:val="26"/>
            <w:lang w:val="en-US"/>
          </w:rPr>
          <w:t>21</w:t>
        </w:r>
      </w:ins>
      <w:ins w:id="15875" w:author="Thu Huyen Tran" w:date="2023-04-07T15:05:00Z">
        <w:del w:id="15876" w:author="Huyen Tran Thu" w:date="2025-04-28T22:17:00Z" w16du:dateUtc="2025-04-28T15:17:00Z">
          <w:r w:rsidDel="001E2F3C">
            <w:rPr>
              <w:szCs w:val="26"/>
              <w:lang w:val="en-US"/>
            </w:rPr>
            <w:delText>18</w:delText>
          </w:r>
        </w:del>
      </w:ins>
      <w:ins w:id="15877" w:author="Thu Huyen Tran" w:date="2023-04-07T15:01:00Z">
        <w:r w:rsidRPr="009A2CAA">
          <w:rPr>
            <w:szCs w:val="26"/>
          </w:rPr>
          <w:t xml:space="preserve"> là </w:t>
        </w:r>
        <w:r w:rsidRPr="00A345B2">
          <w:rPr>
            <w:szCs w:val="26"/>
          </w:rPr>
          <w:t>3</w:t>
        </w:r>
      </w:ins>
      <w:ins w:id="15878" w:author="Huyen Tran Thu" w:date="2025-04-28T22:17:00Z" w16du:dateUtc="2025-04-28T15:17:00Z">
        <w:r w:rsidR="001E2F3C">
          <w:rPr>
            <w:szCs w:val="26"/>
            <w:lang w:val="en-US"/>
          </w:rPr>
          <w:t>3</w:t>
        </w:r>
      </w:ins>
      <w:ins w:id="15879" w:author="Thu Huyen Tran" w:date="2023-04-07T15:05:00Z">
        <w:del w:id="15880" w:author="Huyen Tran Thu" w:date="2025-04-28T22:17:00Z" w16du:dateUtc="2025-04-28T15:17:00Z">
          <w:r w:rsidDel="001E2F3C">
            <w:rPr>
              <w:szCs w:val="26"/>
              <w:lang w:val="en-US"/>
            </w:rPr>
            <w:delText>1</w:delText>
          </w:r>
        </w:del>
      </w:ins>
      <w:ins w:id="15881" w:author="Thu Huyen Tran" w:date="2023-04-07T15:01:00Z">
        <w:r w:rsidRPr="00A345B2">
          <w:rPr>
            <w:szCs w:val="26"/>
          </w:rPr>
          <w:t>,</w:t>
        </w:r>
      </w:ins>
      <w:ins w:id="15882" w:author="Thu Huyen Tran" w:date="2023-04-07T15:05:00Z">
        <w:r>
          <w:rPr>
            <w:szCs w:val="26"/>
            <w:lang w:val="en-US"/>
          </w:rPr>
          <w:t>7</w:t>
        </w:r>
      </w:ins>
      <w:ins w:id="15883" w:author="Huyen Tran Thu" w:date="2025-04-28T22:17:00Z" w16du:dateUtc="2025-04-28T15:17:00Z">
        <w:r w:rsidR="001E2F3C">
          <w:rPr>
            <w:szCs w:val="26"/>
            <w:lang w:val="en-US"/>
          </w:rPr>
          <w:t>3</w:t>
        </w:r>
      </w:ins>
      <w:ins w:id="15884" w:author="Thu Huyen Tran" w:date="2023-04-07T15:05:00Z">
        <w:del w:id="15885" w:author="Huyen Tran Thu" w:date="2025-04-28T22:17:00Z" w16du:dateUtc="2025-04-28T15:17:00Z">
          <w:r w:rsidDel="001E2F3C">
            <w:rPr>
              <w:szCs w:val="26"/>
              <w:lang w:val="en-US"/>
            </w:rPr>
            <w:delText>8</w:delText>
          </w:r>
        </w:del>
      </w:ins>
      <w:ins w:id="15886" w:author="Thu Huyen Tran" w:date="2023-04-07T15:01:00Z">
        <w:r w:rsidRPr="009A2CAA">
          <w:rPr>
            <w:szCs w:val="26"/>
          </w:rPr>
          <w:t xml:space="preserve"> kg/người/năm</w:t>
        </w:r>
      </w:ins>
      <w:ins w:id="15887" w:author="Huyen Tran Thu" w:date="2025-04-28T22:17:00Z" w16du:dateUtc="2025-04-28T15:17:00Z">
        <w:r w:rsidR="001E2F3C">
          <w:rPr>
            <w:szCs w:val="26"/>
            <w:lang w:val="en-US"/>
          </w:rPr>
          <w:t xml:space="preserve"> và năm 2022 là 34,41 </w:t>
        </w:r>
        <w:r w:rsidR="001E2F3C" w:rsidRPr="009A2CAA">
          <w:rPr>
            <w:szCs w:val="26"/>
          </w:rPr>
          <w:t>kg/người/năm</w:t>
        </w:r>
        <w:r w:rsidR="001E2F3C">
          <w:rPr>
            <w:szCs w:val="26"/>
            <w:lang w:val="en-US"/>
          </w:rPr>
          <w:t>.</w:t>
        </w:r>
      </w:ins>
      <w:ins w:id="15888" w:author="Thu Huyen Tran" w:date="2023-04-07T15:01:00Z">
        <w:del w:id="15889" w:author="Huyen Tran Thu" w:date="2025-04-28T22:17:00Z" w16du:dateUtc="2025-04-28T15:17:00Z">
          <w:r w:rsidRPr="009A2CAA" w:rsidDel="001E2F3C">
            <w:rPr>
              <w:szCs w:val="26"/>
            </w:rPr>
            <w:delText>.</w:delText>
          </w:r>
        </w:del>
      </w:ins>
    </w:p>
    <w:p w14:paraId="12B956BC" w14:textId="2DC0A5D1" w:rsidR="00FA32F2" w:rsidRDefault="00FA32F2" w:rsidP="00FD2D6B">
      <w:pPr>
        <w:rPr>
          <w:ins w:id="15890" w:author="Thu Huyen Tran" w:date="2023-04-07T15:01:00Z"/>
          <w:b/>
          <w:bCs/>
          <w:lang w:val="en-US"/>
        </w:rPr>
      </w:pPr>
      <w:ins w:id="15891" w:author="Thu Huyen Tran" w:date="2023-04-07T14:58:00Z">
        <w:r w:rsidRPr="00FA32F2">
          <w:rPr>
            <w:b/>
            <w:bCs/>
            <w:lang w:val="en-US"/>
            <w:rPrChange w:id="15892" w:author="Thu Huyen Tran" w:date="2023-04-07T14:59:00Z">
              <w:rPr>
                <w:lang w:val="en-US"/>
              </w:rPr>
            </w:rPrChange>
          </w:rPr>
          <w:tab/>
          <w:t xml:space="preserve">c. Hệ số phát thải/thông số </w:t>
        </w:r>
      </w:ins>
    </w:p>
    <w:p w14:paraId="376A68E5" w14:textId="5945807E" w:rsidR="00956477" w:rsidRPr="002058D6" w:rsidRDefault="00956477" w:rsidP="00956477">
      <w:pPr>
        <w:ind w:firstLine="720"/>
        <w:rPr>
          <w:ins w:id="15893" w:author="Thu Huyen Tran" w:date="2023-04-07T15:01:00Z"/>
          <w:lang w:val="vi-VN"/>
        </w:rPr>
      </w:pPr>
      <w:ins w:id="15894" w:author="Thu Huyen Tran" w:date="2023-04-07T15:01:00Z">
        <w:r w:rsidRPr="002058D6">
          <w:rPr>
            <w:lang w:val="vi-VN"/>
          </w:rPr>
          <w:t xml:space="preserve">Hệ số phát thải sử dụng để tính toán phát thải </w:t>
        </w:r>
      </w:ins>
      <w:ins w:id="15895" w:author="Thu Huyen Tran" w:date="2023-04-07T15:05:00Z">
        <w:r>
          <w:rPr>
            <w:lang w:val="en-US"/>
          </w:rPr>
          <w:t>N</w:t>
        </w:r>
        <w:r>
          <w:rPr>
            <w:vertAlign w:val="subscript"/>
            <w:lang w:val="en-US"/>
          </w:rPr>
          <w:t>2</w:t>
        </w:r>
        <w:r>
          <w:rPr>
            <w:lang w:val="en-US"/>
          </w:rPr>
          <w:t>O</w:t>
        </w:r>
      </w:ins>
      <w:ins w:id="15896" w:author="Thu Huyen Tran" w:date="2023-04-07T15:01:00Z">
        <w:r w:rsidRPr="002058D6">
          <w:rPr>
            <w:lang w:val="vi-VN"/>
          </w:rPr>
          <w:t xml:space="preserve"> từ nước thải sinh hoạt bao gồm: </w:t>
        </w:r>
      </w:ins>
    </w:p>
    <w:p w14:paraId="22C42427" w14:textId="1D00A7BE" w:rsidR="00956477" w:rsidRPr="00956477" w:rsidRDefault="00956477">
      <w:pPr>
        <w:pStyle w:val="ListParagraph"/>
        <w:numPr>
          <w:ilvl w:val="0"/>
          <w:numId w:val="11"/>
        </w:numPr>
        <w:spacing w:before="0" w:after="0"/>
        <w:rPr>
          <w:ins w:id="15897" w:author="Thu Huyen Tran" w:date="2023-04-07T15:06:00Z"/>
          <w:szCs w:val="26"/>
          <w:rPrChange w:id="15898" w:author="Thu Huyen Tran" w:date="2023-04-07T15:06:00Z">
            <w:rPr>
              <w:ins w:id="15899" w:author="Thu Huyen Tran" w:date="2023-04-07T15:06:00Z"/>
              <w:lang w:val="en-US"/>
            </w:rPr>
          </w:rPrChange>
        </w:rPr>
        <w:pPrChange w:id="15900" w:author="Thu Huyen Tran" w:date="2023-04-07T15:28:00Z">
          <w:pPr>
            <w:pStyle w:val="ListParagraph"/>
            <w:numPr>
              <w:numId w:val="11"/>
            </w:numPr>
            <w:spacing w:before="0" w:after="0" w:line="360" w:lineRule="auto"/>
            <w:ind w:left="1080" w:hanging="360"/>
          </w:pPr>
        </w:pPrChange>
      </w:pPr>
      <w:ins w:id="15901" w:author="Thu Huyen Tran" w:date="2023-04-07T15:06:00Z">
        <w:r>
          <w:rPr>
            <w:lang w:val="en-US"/>
          </w:rPr>
          <w:t>Hệ số của Ni-tơ trong protein, mặc định</w:t>
        </w:r>
      </w:ins>
      <w:ins w:id="15902" w:author="Thu Huyen Tran" w:date="2023-04-07T15:07:00Z">
        <w:r>
          <w:rPr>
            <w:lang w:val="en-US"/>
          </w:rPr>
          <w:t xml:space="preserve"> F</w:t>
        </w:r>
        <w:r>
          <w:rPr>
            <w:vertAlign w:val="subscript"/>
            <w:lang w:val="en-US"/>
          </w:rPr>
          <w:t>NPR</w:t>
        </w:r>
      </w:ins>
      <w:ins w:id="15903" w:author="Thu Huyen Tran" w:date="2023-04-07T15:06:00Z">
        <w:r>
          <w:rPr>
            <w:lang w:val="en-US"/>
          </w:rPr>
          <w:t xml:space="preserve"> = 0,16 kgN/kg protein</w:t>
        </w:r>
      </w:ins>
    </w:p>
    <w:p w14:paraId="47581912" w14:textId="1041CE30" w:rsidR="00956477" w:rsidRPr="00956477" w:rsidRDefault="00956477">
      <w:pPr>
        <w:pStyle w:val="ListParagraph"/>
        <w:numPr>
          <w:ilvl w:val="0"/>
          <w:numId w:val="11"/>
        </w:numPr>
        <w:spacing w:before="0" w:after="0"/>
        <w:rPr>
          <w:ins w:id="15904" w:author="Thu Huyen Tran" w:date="2023-04-07T15:07:00Z"/>
          <w:szCs w:val="26"/>
          <w:rPrChange w:id="15905" w:author="Thu Huyen Tran" w:date="2023-04-07T15:07:00Z">
            <w:rPr>
              <w:ins w:id="15906" w:author="Thu Huyen Tran" w:date="2023-04-07T15:07:00Z"/>
              <w:lang w:val="en-US"/>
            </w:rPr>
          </w:rPrChange>
        </w:rPr>
        <w:pPrChange w:id="15907" w:author="Thu Huyen Tran" w:date="2023-04-07T15:28:00Z">
          <w:pPr>
            <w:pStyle w:val="ListParagraph"/>
            <w:numPr>
              <w:numId w:val="11"/>
            </w:numPr>
            <w:spacing w:before="0" w:after="0" w:line="360" w:lineRule="auto"/>
            <w:ind w:left="1080" w:hanging="360"/>
          </w:pPr>
        </w:pPrChange>
      </w:pPr>
      <w:ins w:id="15908" w:author="Thu Huyen Tran" w:date="2023-04-07T15:06:00Z">
        <w:r>
          <w:rPr>
            <w:lang w:val="en-US"/>
          </w:rPr>
          <w:t xml:space="preserve">Ni-tơ được thêm vào nước thải từ các sản phẩm của hộ gia đình, mặc định </w:t>
        </w:r>
      </w:ins>
      <w:ins w:id="15909" w:author="Thu Huyen Tran" w:date="2023-04-07T15:07:00Z">
        <w:r>
          <w:rPr>
            <w:lang w:val="en-US"/>
          </w:rPr>
          <w:t>N</w:t>
        </w:r>
        <w:r>
          <w:rPr>
            <w:vertAlign w:val="subscript"/>
            <w:lang w:val="en-US"/>
          </w:rPr>
          <w:t xml:space="preserve">HH </w:t>
        </w:r>
        <w:r>
          <w:rPr>
            <w:lang w:val="en-US"/>
          </w:rPr>
          <w:t>=</w:t>
        </w:r>
      </w:ins>
      <w:ins w:id="15910" w:author="Thu Huyen Tran" w:date="2023-04-07T15:06:00Z">
        <w:r>
          <w:rPr>
            <w:lang w:val="en-US"/>
          </w:rPr>
          <w:t xml:space="preserve"> 1,1 (một số hệ số của các nước được đưa ra tại Bảng 6.10a)</w:t>
        </w:r>
      </w:ins>
    </w:p>
    <w:p w14:paraId="478FB0A6" w14:textId="4B29CFE9" w:rsidR="00956477" w:rsidRPr="00956477" w:rsidRDefault="00956477">
      <w:pPr>
        <w:pStyle w:val="ListParagraph"/>
        <w:numPr>
          <w:ilvl w:val="0"/>
          <w:numId w:val="11"/>
        </w:numPr>
        <w:spacing w:before="0" w:after="0"/>
        <w:rPr>
          <w:ins w:id="15911" w:author="Thu Huyen Tran" w:date="2023-04-07T15:08:00Z"/>
          <w:szCs w:val="26"/>
          <w:rPrChange w:id="15912" w:author="Thu Huyen Tran" w:date="2023-04-07T15:08:00Z">
            <w:rPr>
              <w:ins w:id="15913" w:author="Thu Huyen Tran" w:date="2023-04-07T15:08:00Z"/>
              <w:lang w:val="en-US"/>
            </w:rPr>
          </w:rPrChange>
        </w:rPr>
        <w:pPrChange w:id="15914" w:author="Thu Huyen Tran" w:date="2023-04-07T15:28:00Z">
          <w:pPr>
            <w:pStyle w:val="ListParagraph"/>
            <w:numPr>
              <w:numId w:val="11"/>
            </w:numPr>
            <w:spacing w:before="0" w:after="0" w:line="360" w:lineRule="auto"/>
            <w:ind w:left="1080" w:hanging="360"/>
          </w:pPr>
        </w:pPrChange>
      </w:pPr>
      <w:ins w:id="15915" w:author="Thu Huyen Tran" w:date="2023-04-07T15:07:00Z">
        <w:r>
          <w:rPr>
            <w:lang w:val="en-US"/>
          </w:rPr>
          <w:t>Hệ số ni-tơ không tiêu thụ được thải qua hệ thống cống, mặc định F</w:t>
        </w:r>
        <w:r>
          <w:rPr>
            <w:vertAlign w:val="subscript"/>
            <w:lang w:val="en-US"/>
          </w:rPr>
          <w:t>NON</w:t>
        </w:r>
      </w:ins>
      <w:ins w:id="15916" w:author="Thu Huyen Tran" w:date="2023-04-07T15:08:00Z">
        <w:r>
          <w:rPr>
            <w:vertAlign w:val="subscript"/>
            <w:lang w:val="en-US"/>
          </w:rPr>
          <w:t>-CON</w:t>
        </w:r>
        <w:r>
          <w:rPr>
            <w:lang w:val="en-US"/>
          </w:rPr>
          <w:t xml:space="preserve"> = 1</w:t>
        </w:r>
      </w:ins>
      <w:ins w:id="15917" w:author="Huyen Tran Thu" w:date="2023-05-16T15:13:00Z">
        <w:r w:rsidR="00C85F66">
          <w:rPr>
            <w:lang w:val="en-US"/>
          </w:rPr>
          <w:t xml:space="preserve">,02 </w:t>
        </w:r>
      </w:ins>
      <w:ins w:id="15918" w:author="Thu Huyen Tran" w:date="2023-04-07T15:07:00Z">
        <w:r>
          <w:rPr>
            <w:lang w:val="en-US"/>
          </w:rPr>
          <w:t>kgN/kg/N</w:t>
        </w:r>
      </w:ins>
      <w:ins w:id="15919" w:author="Huyen Tran Thu" w:date="2023-05-16T15:13:00Z">
        <w:r w:rsidR="00C85F66">
          <w:rPr>
            <w:lang w:val="en-US"/>
          </w:rPr>
          <w:t xml:space="preserve"> (Bảng 6.10A)</w:t>
        </w:r>
      </w:ins>
    </w:p>
    <w:p w14:paraId="5C4E5648" w14:textId="7BED3AE6" w:rsidR="00956477" w:rsidRPr="000F3EEC" w:rsidRDefault="00956477">
      <w:pPr>
        <w:pStyle w:val="ListParagraph"/>
        <w:numPr>
          <w:ilvl w:val="0"/>
          <w:numId w:val="11"/>
        </w:numPr>
        <w:spacing w:before="0" w:after="0"/>
        <w:rPr>
          <w:ins w:id="15920" w:author="Thu Huyen Tran" w:date="2023-04-07T15:22:00Z"/>
          <w:szCs w:val="26"/>
          <w:rPrChange w:id="15921" w:author="Thu Huyen Tran" w:date="2023-04-07T15:22:00Z">
            <w:rPr>
              <w:ins w:id="15922" w:author="Thu Huyen Tran" w:date="2023-04-07T15:22:00Z"/>
              <w:lang w:val="en-US"/>
            </w:rPr>
          </w:rPrChange>
        </w:rPr>
        <w:pPrChange w:id="15923" w:author="Thu Huyen Tran" w:date="2023-04-07T15:28:00Z">
          <w:pPr>
            <w:pStyle w:val="ListParagraph"/>
            <w:numPr>
              <w:numId w:val="11"/>
            </w:numPr>
            <w:spacing w:before="0" w:after="0" w:line="360" w:lineRule="auto"/>
            <w:ind w:left="1080" w:hanging="360"/>
          </w:pPr>
        </w:pPrChange>
      </w:pPr>
      <w:ins w:id="15924" w:author="Thu Huyen Tran" w:date="2023-04-07T15:08:00Z">
        <w:r>
          <w:rPr>
            <w:lang w:val="en-US"/>
          </w:rPr>
          <w:t>Hệ số protein trong nước thải công nghiệp và thương mại được xả chung vào hệ thống cống, kgN/kgN. Giá trị mặc định của F</w:t>
        </w:r>
        <w:r>
          <w:rPr>
            <w:vertAlign w:val="subscript"/>
            <w:lang w:val="en-US"/>
          </w:rPr>
          <w:t>IND</w:t>
        </w:r>
      </w:ins>
      <w:ins w:id="15925" w:author="Thu Huyen Tran" w:date="2023-04-07T15:09:00Z">
        <w:r>
          <w:rPr>
            <w:vertAlign w:val="subscript"/>
            <w:lang w:val="en-US"/>
          </w:rPr>
          <w:t>-COM</w:t>
        </w:r>
      </w:ins>
      <w:ins w:id="15926" w:author="Thu Huyen Tran" w:date="2023-04-07T15:08:00Z">
        <w:r>
          <w:rPr>
            <w:lang w:val="en-US"/>
          </w:rPr>
          <w:t xml:space="preserve"> là 1,</w:t>
        </w:r>
      </w:ins>
      <w:ins w:id="15927" w:author="Thu Huyen Tran" w:date="2023-12-05T22:54:00Z">
        <w:r w:rsidR="00C37921">
          <w:rPr>
            <w:lang w:val="en-US"/>
          </w:rPr>
          <w:t>2</w:t>
        </w:r>
      </w:ins>
      <w:ins w:id="15928" w:author="Thu Huyen Tran" w:date="2023-04-07T15:08:00Z">
        <w:r>
          <w:rPr>
            <w:lang w:val="en-US"/>
          </w:rPr>
          <w:t>5 đối với hệ thống xử lý tập trung và bằng 0 đối với các hệ thống không tập trung (hệ thống tự hoại, hố tiêu, xả thải)</w:t>
        </w:r>
      </w:ins>
    </w:p>
    <w:p w14:paraId="6E9567B8" w14:textId="5CB30F8E" w:rsidR="000F3EEC" w:rsidRPr="000F3EEC" w:rsidRDefault="000F3EEC" w:rsidP="00956477">
      <w:pPr>
        <w:pStyle w:val="ListParagraph"/>
        <w:numPr>
          <w:ilvl w:val="0"/>
          <w:numId w:val="11"/>
        </w:numPr>
        <w:spacing w:before="0" w:after="0" w:line="360" w:lineRule="auto"/>
        <w:rPr>
          <w:ins w:id="15929" w:author="Thu Huyen Tran" w:date="2023-04-07T15:22:00Z"/>
          <w:szCs w:val="26"/>
          <w:rPrChange w:id="15930" w:author="Thu Huyen Tran" w:date="2023-04-07T15:22:00Z">
            <w:rPr>
              <w:ins w:id="15931" w:author="Thu Huyen Tran" w:date="2023-04-07T15:22:00Z"/>
              <w:vertAlign w:val="subscript"/>
              <w:lang w:val="en-US"/>
            </w:rPr>
          </w:rPrChange>
        </w:rPr>
      </w:pPr>
      <w:ins w:id="15932" w:author="Thu Huyen Tran" w:date="2023-04-07T15:22:00Z">
        <w:r>
          <w:rPr>
            <w:lang w:val="en-US"/>
          </w:rPr>
          <w:t>Mức độ sử dụng hệ thống xử lý T</w:t>
        </w:r>
        <w:r>
          <w:rPr>
            <w:vertAlign w:val="subscript"/>
            <w:lang w:val="en-US"/>
          </w:rPr>
          <w:t>ij</w:t>
        </w:r>
      </w:ins>
    </w:p>
    <w:p w14:paraId="4A6DDDF6" w14:textId="00E7BB7C" w:rsidR="00B252CF" w:rsidRPr="00B252CF" w:rsidRDefault="00B252CF">
      <w:pPr>
        <w:pStyle w:val="ListParagraph"/>
        <w:numPr>
          <w:ilvl w:val="0"/>
          <w:numId w:val="0"/>
        </w:numPr>
        <w:ind w:left="1080"/>
        <w:rPr>
          <w:ins w:id="15933" w:author="Huyen Tran Thu" w:date="2025-04-28T22:18:00Z" w16du:dateUtc="2025-04-28T15:18:00Z"/>
          <w:i/>
          <w:iCs/>
          <w:lang w:val="en-US"/>
          <w:rPrChange w:id="15934" w:author="Huyen Tran Thu" w:date="2025-04-28T22:18:00Z" w16du:dateUtc="2025-04-28T15:18:00Z">
            <w:rPr>
              <w:ins w:id="15935" w:author="Huyen Tran Thu" w:date="2025-04-28T22:18:00Z" w16du:dateUtc="2025-04-28T15:18:00Z"/>
              <w:lang w:val="en-US"/>
            </w:rPr>
          </w:rPrChange>
        </w:rPr>
      </w:pPr>
      <w:ins w:id="15936" w:author="Huyen Tran Thu" w:date="2025-04-28T22:18:00Z" w16du:dateUtc="2025-04-28T15:18:00Z">
        <w:r>
          <w:rPr>
            <w:i/>
            <w:iCs/>
            <w:lang w:val="en-US"/>
          </w:rPr>
          <w:lastRenderedPageBreak/>
          <w:t>Năm 2021</w:t>
        </w:r>
      </w:ins>
    </w:p>
    <w:p w14:paraId="354129D1" w14:textId="2E47A536" w:rsidR="000F3EEC" w:rsidRPr="000F3EEC" w:rsidRDefault="000F3EEC">
      <w:pPr>
        <w:pStyle w:val="ListParagraph"/>
        <w:numPr>
          <w:ilvl w:val="0"/>
          <w:numId w:val="0"/>
        </w:numPr>
        <w:ind w:left="1080"/>
        <w:rPr>
          <w:ins w:id="15937" w:author="Thu Huyen Tran" w:date="2023-04-07T15:22:00Z"/>
          <w:lang w:val="en-US"/>
          <w:rPrChange w:id="15938" w:author="Thu Huyen Tran" w:date="2023-04-07T15:24:00Z">
            <w:rPr>
              <w:ins w:id="15939" w:author="Thu Huyen Tran" w:date="2023-04-07T15:22:00Z"/>
            </w:rPr>
          </w:rPrChange>
        </w:rPr>
        <w:pPrChange w:id="15940" w:author="Thu Huyen Tran" w:date="2023-04-07T15:22:00Z">
          <w:pPr>
            <w:pStyle w:val="ListParagraph"/>
            <w:numPr>
              <w:numId w:val="11"/>
            </w:numPr>
            <w:ind w:left="1080" w:hanging="360"/>
          </w:pPr>
        </w:pPrChange>
      </w:pPr>
      <w:ins w:id="15941" w:author="Thu Huyen Tran" w:date="2023-04-07T15:22:00Z">
        <w:r>
          <w:t xml:space="preserve">- Hệ thống xử lý tập trung bằng phương pháp hiếu khí: </w:t>
        </w:r>
      </w:ins>
      <w:ins w:id="15942" w:author="Thu Huyen Tran" w:date="2023-04-07T15:24:00Z">
        <w:r>
          <w:rPr>
            <w:lang w:val="en-US"/>
          </w:rPr>
          <w:t>T</w:t>
        </w:r>
        <w:r>
          <w:rPr>
            <w:vertAlign w:val="subscript"/>
            <w:lang w:val="en-US"/>
          </w:rPr>
          <w:t>ij</w:t>
        </w:r>
      </w:ins>
      <w:ins w:id="15943" w:author="Thu Huyen Tran" w:date="2023-04-07T15:22:00Z">
        <w:r>
          <w:t xml:space="preserve"> = </w:t>
        </w:r>
      </w:ins>
      <w:ins w:id="15944" w:author="Thu Huyen Tran" w:date="2023-04-07T15:24:00Z">
        <w:r>
          <w:rPr>
            <w:lang w:val="en-US"/>
          </w:rPr>
          <w:t>0,0</w:t>
        </w:r>
      </w:ins>
      <w:ins w:id="15945" w:author="Huyen Tran Thu" w:date="2025-04-28T22:18:00Z" w16du:dateUtc="2025-04-28T15:18:00Z">
        <w:r w:rsidR="00B252CF">
          <w:rPr>
            <w:lang w:val="en-US"/>
          </w:rPr>
          <w:t>75</w:t>
        </w:r>
      </w:ins>
      <w:ins w:id="15946" w:author="Thu Huyen Tran" w:date="2023-12-05T22:55:00Z">
        <w:del w:id="15947" w:author="Huyen Tran Thu" w:date="2025-04-28T22:18:00Z" w16du:dateUtc="2025-04-28T15:18:00Z">
          <w:r w:rsidR="00C37921" w:rsidDel="00B252CF">
            <w:rPr>
              <w:lang w:val="en-US"/>
            </w:rPr>
            <w:delText>65</w:delText>
          </w:r>
        </w:del>
      </w:ins>
    </w:p>
    <w:p w14:paraId="1FEDF51E" w14:textId="22B04C37" w:rsidR="000F3EEC" w:rsidRDefault="000F3EEC">
      <w:pPr>
        <w:pStyle w:val="ListParagraph"/>
        <w:numPr>
          <w:ilvl w:val="0"/>
          <w:numId w:val="0"/>
        </w:numPr>
        <w:ind w:left="1080"/>
        <w:rPr>
          <w:ins w:id="15948" w:author="Thu Huyen Tran" w:date="2023-12-05T22:55:00Z"/>
          <w:lang w:val="en-US"/>
        </w:rPr>
      </w:pPr>
      <w:ins w:id="15949" w:author="Thu Huyen Tran" w:date="2023-04-07T15:22:00Z">
        <w:r>
          <w:t xml:space="preserve">- Hệ thống xử lý tập trung bằng phương pháp </w:t>
        </w:r>
      </w:ins>
      <w:ins w:id="15950" w:author="Thu Huyen Tran" w:date="2023-12-05T22:55:00Z">
        <w:r w:rsidR="00C37921">
          <w:rPr>
            <w:lang w:val="en-US"/>
          </w:rPr>
          <w:t>kỵ</w:t>
        </w:r>
      </w:ins>
      <w:ins w:id="15951" w:author="Thu Huyen Tran" w:date="2023-04-07T15:22:00Z">
        <w:r>
          <w:t xml:space="preserve"> khí: </w:t>
        </w:r>
      </w:ins>
      <w:ins w:id="15952" w:author="Thu Huyen Tran" w:date="2023-04-07T15:24:00Z">
        <w:r>
          <w:rPr>
            <w:lang w:val="en-US"/>
          </w:rPr>
          <w:t>T</w:t>
        </w:r>
        <w:r>
          <w:rPr>
            <w:vertAlign w:val="subscript"/>
            <w:lang w:val="en-US"/>
          </w:rPr>
          <w:t>ij</w:t>
        </w:r>
      </w:ins>
      <w:ins w:id="15953" w:author="Thu Huyen Tran" w:date="2023-04-07T15:22:00Z">
        <w:r>
          <w:t xml:space="preserve"> = </w:t>
        </w:r>
      </w:ins>
      <w:ins w:id="15954" w:author="Thu Huyen Tran" w:date="2023-04-07T15:24:00Z">
        <w:r>
          <w:rPr>
            <w:lang w:val="en-US"/>
          </w:rPr>
          <w:t>0,0</w:t>
        </w:r>
      </w:ins>
      <w:ins w:id="15955" w:author="Huyen Tran Thu" w:date="2025-04-28T22:18:00Z" w16du:dateUtc="2025-04-28T15:18:00Z">
        <w:r w:rsidR="00B252CF">
          <w:rPr>
            <w:lang w:val="en-US"/>
          </w:rPr>
          <w:t>75</w:t>
        </w:r>
      </w:ins>
      <w:ins w:id="15956" w:author="Thu Huyen Tran" w:date="2023-12-05T22:55:00Z">
        <w:del w:id="15957" w:author="Huyen Tran Thu" w:date="2025-04-28T22:18:00Z" w16du:dateUtc="2025-04-28T15:18:00Z">
          <w:r w:rsidR="00C37921" w:rsidDel="00B252CF">
            <w:rPr>
              <w:lang w:val="en-US"/>
            </w:rPr>
            <w:delText>65</w:delText>
          </w:r>
        </w:del>
      </w:ins>
    </w:p>
    <w:p w14:paraId="75C322DB" w14:textId="355759F7" w:rsidR="00C37921" w:rsidRDefault="00C37921">
      <w:pPr>
        <w:pStyle w:val="ListParagraph"/>
        <w:numPr>
          <w:ilvl w:val="0"/>
          <w:numId w:val="0"/>
        </w:numPr>
        <w:ind w:left="1080"/>
        <w:rPr>
          <w:ins w:id="15958" w:author="Thu Huyen Tran" w:date="2023-12-05T22:56:00Z"/>
          <w:lang w:val="en-US"/>
        </w:rPr>
      </w:pPr>
      <w:ins w:id="15959" w:author="Thu Huyen Tran" w:date="2023-12-05T22:55:00Z">
        <w:r>
          <w:rPr>
            <w:lang w:val="en-US"/>
          </w:rPr>
          <w:t xml:space="preserve">- Hệ thống tự hoại khu </w:t>
        </w:r>
      </w:ins>
      <w:ins w:id="15960" w:author="Thu Huyen Tran" w:date="2023-12-05T22:56:00Z">
        <w:r>
          <w:rPr>
            <w:lang w:val="en-US"/>
          </w:rPr>
          <w:t>vực thành thị: T</w:t>
        </w:r>
        <w:r>
          <w:rPr>
            <w:vertAlign w:val="subscript"/>
            <w:lang w:val="en-US"/>
          </w:rPr>
          <w:t>ij</w:t>
        </w:r>
        <w:r>
          <w:t xml:space="preserve"> = </w:t>
        </w:r>
        <w:r>
          <w:rPr>
            <w:lang w:val="en-US"/>
          </w:rPr>
          <w:t>0,</w:t>
        </w:r>
      </w:ins>
      <w:ins w:id="15961" w:author="Huyen Tran Thu" w:date="2025-04-28T22:18:00Z" w16du:dateUtc="2025-04-28T15:18:00Z">
        <w:r w:rsidR="00B252CF">
          <w:rPr>
            <w:lang w:val="en-US"/>
          </w:rPr>
          <w:t>313</w:t>
        </w:r>
      </w:ins>
      <w:ins w:id="15962" w:author="Thu Huyen Tran" w:date="2023-12-05T22:56:00Z">
        <w:del w:id="15963" w:author="Huyen Tran Thu" w:date="2025-04-28T22:18:00Z" w16du:dateUtc="2025-04-28T15:18:00Z">
          <w:r w:rsidDel="00B252CF">
            <w:rPr>
              <w:lang w:val="en-US"/>
            </w:rPr>
            <w:delText>291</w:delText>
          </w:r>
        </w:del>
      </w:ins>
    </w:p>
    <w:p w14:paraId="2E889C42" w14:textId="10506232" w:rsidR="00C37921" w:rsidRPr="002E4352" w:rsidRDefault="00C37921" w:rsidP="00C37921">
      <w:pPr>
        <w:pStyle w:val="ListParagraph"/>
        <w:numPr>
          <w:ilvl w:val="0"/>
          <w:numId w:val="0"/>
        </w:numPr>
        <w:ind w:left="1080"/>
        <w:rPr>
          <w:ins w:id="15964" w:author="Thu Huyen Tran" w:date="2023-12-05T22:56:00Z"/>
          <w:lang w:val="en-US"/>
        </w:rPr>
      </w:pPr>
      <w:ins w:id="15965" w:author="Thu Huyen Tran" w:date="2023-12-05T22:56:00Z">
        <w:r>
          <w:rPr>
            <w:lang w:val="en-US"/>
          </w:rPr>
          <w:t>- Hệ thống tự hoại khu vực nông thôn: T</w:t>
        </w:r>
        <w:r>
          <w:rPr>
            <w:vertAlign w:val="subscript"/>
            <w:lang w:val="en-US"/>
          </w:rPr>
          <w:t>ij</w:t>
        </w:r>
        <w:r>
          <w:t xml:space="preserve"> = </w:t>
        </w:r>
        <w:r>
          <w:rPr>
            <w:lang w:val="en-US"/>
          </w:rPr>
          <w:t>0,</w:t>
        </w:r>
      </w:ins>
      <w:ins w:id="15966" w:author="Huyen Tran Thu" w:date="2025-04-28T22:18:00Z" w16du:dateUtc="2025-04-28T15:18:00Z">
        <w:r w:rsidR="00B252CF">
          <w:rPr>
            <w:lang w:val="en-US"/>
          </w:rPr>
          <w:t>502</w:t>
        </w:r>
      </w:ins>
      <w:ins w:id="15967" w:author="Thu Huyen Tran" w:date="2023-12-05T22:56:00Z">
        <w:del w:id="15968" w:author="Huyen Tran Thu" w:date="2025-04-28T22:18:00Z" w16du:dateUtc="2025-04-28T15:18:00Z">
          <w:r w:rsidDel="00B252CF">
            <w:rPr>
              <w:lang w:val="en-US"/>
            </w:rPr>
            <w:delText>494</w:delText>
          </w:r>
        </w:del>
      </w:ins>
    </w:p>
    <w:p w14:paraId="472FADE4" w14:textId="009BBD71" w:rsidR="00C37921" w:rsidRPr="00340289" w:rsidRDefault="000F3EEC" w:rsidP="00340289">
      <w:pPr>
        <w:pStyle w:val="ListParagraph"/>
        <w:numPr>
          <w:ilvl w:val="0"/>
          <w:numId w:val="0"/>
        </w:numPr>
        <w:ind w:left="1080"/>
        <w:rPr>
          <w:ins w:id="15969" w:author="Thu Huyen Tran" w:date="2023-12-05T22:57:00Z"/>
          <w:lang w:val="en-US"/>
        </w:rPr>
      </w:pPr>
      <w:ins w:id="15970" w:author="Thu Huyen Tran" w:date="2023-04-07T15:22:00Z">
        <w:r>
          <w:t xml:space="preserve">- Hệ thống </w:t>
        </w:r>
      </w:ins>
      <w:ins w:id="15971" w:author="Thu Huyen Tran" w:date="2023-12-05T22:56:00Z">
        <w:r w:rsidR="00C37921">
          <w:rPr>
            <w:lang w:val="en-US"/>
          </w:rPr>
          <w:t>xả thải ra nguồn tiếp nhận khu vực thành thị: T</w:t>
        </w:r>
        <w:r w:rsidR="00C37921">
          <w:rPr>
            <w:vertAlign w:val="subscript"/>
            <w:lang w:val="en-US"/>
          </w:rPr>
          <w:t>ij</w:t>
        </w:r>
        <w:r w:rsidR="00C37921">
          <w:t xml:space="preserve"> =</w:t>
        </w:r>
        <w:r w:rsidR="00C37921">
          <w:rPr>
            <w:lang w:val="en-US"/>
          </w:rPr>
          <w:t xml:space="preserve"> 0</w:t>
        </w:r>
      </w:ins>
      <w:ins w:id="15972" w:author="Huyen Tran Thu" w:date="2025-04-28T22:19:00Z" w16du:dateUtc="2025-04-28T15:19:00Z">
        <w:r w:rsidR="00B252CF">
          <w:rPr>
            <w:lang w:val="en-US"/>
          </w:rPr>
          <w:t>,</w:t>
        </w:r>
      </w:ins>
      <w:ins w:id="15973" w:author="Thu Huyen Tran" w:date="2023-12-05T22:56:00Z">
        <w:del w:id="15974" w:author="Huyen Tran Thu" w:date="2025-04-28T22:19:00Z" w16du:dateUtc="2025-04-28T15:19:00Z">
          <w:r w:rsidR="00C37921" w:rsidDel="00B252CF">
            <w:rPr>
              <w:lang w:val="en-US"/>
            </w:rPr>
            <w:delText>.</w:delText>
          </w:r>
        </w:del>
        <w:r w:rsidR="00C37921">
          <w:rPr>
            <w:lang w:val="en-US"/>
          </w:rPr>
          <w:t>00</w:t>
        </w:r>
      </w:ins>
      <w:ins w:id="15975" w:author="Huyen Tran Thu" w:date="2025-04-28T22:18:00Z" w16du:dateUtc="2025-04-28T15:18:00Z">
        <w:r w:rsidR="00B252CF">
          <w:rPr>
            <w:lang w:val="en-US"/>
          </w:rPr>
          <w:t>3</w:t>
        </w:r>
      </w:ins>
      <w:ins w:id="15976" w:author="Thu Huyen Tran" w:date="2023-12-05T22:56:00Z">
        <w:del w:id="15977" w:author="Huyen Tran Thu" w:date="2025-04-28T22:18:00Z" w16du:dateUtc="2025-04-28T15:18:00Z">
          <w:r w:rsidR="00C37921" w:rsidDel="00B252CF">
            <w:rPr>
              <w:lang w:val="en-US"/>
            </w:rPr>
            <w:delText>6</w:delText>
          </w:r>
        </w:del>
      </w:ins>
    </w:p>
    <w:p w14:paraId="0B2ECCF6" w14:textId="642A4D16" w:rsidR="00C37921" w:rsidRDefault="00C37921" w:rsidP="00C37921">
      <w:pPr>
        <w:pStyle w:val="ListParagraph"/>
        <w:numPr>
          <w:ilvl w:val="0"/>
          <w:numId w:val="0"/>
        </w:numPr>
        <w:ind w:left="1080"/>
        <w:rPr>
          <w:ins w:id="15978" w:author="Huyen Tran Thu" w:date="2025-04-28T22:18:00Z" w16du:dateUtc="2025-04-28T15:18:00Z"/>
          <w:lang w:val="en-US"/>
        </w:rPr>
      </w:pPr>
      <w:ins w:id="15979" w:author="Thu Huyen Tran" w:date="2023-12-05T22:57:00Z">
        <w:r>
          <w:t xml:space="preserve">- Hệ thống </w:t>
        </w:r>
        <w:r>
          <w:rPr>
            <w:lang w:val="en-US"/>
          </w:rPr>
          <w:t>xả thải ra nguồn tiếp nhận khu vực nông thôn: T</w:t>
        </w:r>
        <w:r>
          <w:rPr>
            <w:vertAlign w:val="subscript"/>
            <w:lang w:val="en-US"/>
          </w:rPr>
          <w:t>ij</w:t>
        </w:r>
        <w:r>
          <w:t xml:space="preserve"> =</w:t>
        </w:r>
        <w:r>
          <w:rPr>
            <w:lang w:val="en-US"/>
          </w:rPr>
          <w:t xml:space="preserve"> 0</w:t>
        </w:r>
      </w:ins>
      <w:ins w:id="15980" w:author="Huyen Tran Thu" w:date="2025-04-28T22:19:00Z" w16du:dateUtc="2025-04-28T15:19:00Z">
        <w:r w:rsidR="00B252CF">
          <w:rPr>
            <w:lang w:val="en-US"/>
          </w:rPr>
          <w:t>,</w:t>
        </w:r>
      </w:ins>
      <w:ins w:id="15981" w:author="Thu Huyen Tran" w:date="2023-12-05T22:57:00Z">
        <w:del w:id="15982" w:author="Huyen Tran Thu" w:date="2025-04-28T22:19:00Z" w16du:dateUtc="2025-04-28T15:19:00Z">
          <w:r w:rsidDel="00B252CF">
            <w:rPr>
              <w:lang w:val="en-US"/>
            </w:rPr>
            <w:delText>.</w:delText>
          </w:r>
        </w:del>
        <w:r>
          <w:rPr>
            <w:lang w:val="en-US"/>
          </w:rPr>
          <w:t>0</w:t>
        </w:r>
      </w:ins>
      <w:ins w:id="15983" w:author="Huyen Tran Thu" w:date="2025-04-28T22:19:00Z" w16du:dateUtc="2025-04-28T15:19:00Z">
        <w:r w:rsidR="00B252CF">
          <w:rPr>
            <w:lang w:val="en-US"/>
          </w:rPr>
          <w:t>32</w:t>
        </w:r>
      </w:ins>
      <w:ins w:id="15984" w:author="Thu Huyen Tran" w:date="2023-12-05T22:57:00Z">
        <w:del w:id="15985" w:author="Huyen Tran Thu" w:date="2025-04-28T22:19:00Z" w16du:dateUtc="2025-04-28T15:19:00Z">
          <w:r w:rsidDel="00B252CF">
            <w:rPr>
              <w:lang w:val="en-US"/>
            </w:rPr>
            <w:delText>7</w:delText>
          </w:r>
        </w:del>
        <w:del w:id="15986" w:author="Huyen Tran Thu" w:date="2025-04-28T22:18:00Z" w16du:dateUtc="2025-04-28T15:18:00Z">
          <w:r w:rsidDel="00B252CF">
            <w:rPr>
              <w:lang w:val="en-US"/>
            </w:rPr>
            <w:delText>8</w:delText>
          </w:r>
        </w:del>
      </w:ins>
    </w:p>
    <w:p w14:paraId="29DE1D79" w14:textId="6561AA4A" w:rsidR="00B252CF" w:rsidRPr="006A3F26" w:rsidRDefault="00B252CF" w:rsidP="00B252CF">
      <w:pPr>
        <w:pStyle w:val="ListParagraph"/>
        <w:numPr>
          <w:ilvl w:val="0"/>
          <w:numId w:val="0"/>
        </w:numPr>
        <w:ind w:left="1080"/>
        <w:rPr>
          <w:ins w:id="15987" w:author="Huyen Tran Thu" w:date="2025-04-28T22:18:00Z" w16du:dateUtc="2025-04-28T15:18:00Z"/>
          <w:i/>
          <w:iCs/>
          <w:lang w:val="en-US"/>
        </w:rPr>
      </w:pPr>
      <w:ins w:id="15988" w:author="Huyen Tran Thu" w:date="2025-04-28T22:18:00Z" w16du:dateUtc="2025-04-28T15:18:00Z">
        <w:r>
          <w:rPr>
            <w:i/>
            <w:iCs/>
            <w:lang w:val="en-US"/>
          </w:rPr>
          <w:t>Năm 2022</w:t>
        </w:r>
      </w:ins>
    </w:p>
    <w:p w14:paraId="491D81CC" w14:textId="288CD455" w:rsidR="00B252CF" w:rsidRPr="006A3F26" w:rsidRDefault="00B252CF" w:rsidP="00B252CF">
      <w:pPr>
        <w:pStyle w:val="ListParagraph"/>
        <w:numPr>
          <w:ilvl w:val="0"/>
          <w:numId w:val="0"/>
        </w:numPr>
        <w:ind w:left="1080"/>
        <w:rPr>
          <w:ins w:id="15989" w:author="Huyen Tran Thu" w:date="2025-04-28T22:18:00Z" w16du:dateUtc="2025-04-28T15:18:00Z"/>
          <w:lang w:val="en-US"/>
        </w:rPr>
      </w:pPr>
      <w:ins w:id="15990" w:author="Huyen Tran Thu" w:date="2025-04-28T22:18:00Z" w16du:dateUtc="2025-04-28T15:18:00Z">
        <w:r>
          <w:t xml:space="preserve">- Hệ thống xử lý tập trung bằng phương pháp hiếu khí: </w:t>
        </w:r>
        <w:r>
          <w:rPr>
            <w:lang w:val="en-US"/>
          </w:rPr>
          <w:t>T</w:t>
        </w:r>
        <w:r>
          <w:rPr>
            <w:vertAlign w:val="subscript"/>
            <w:lang w:val="en-US"/>
          </w:rPr>
          <w:t>ij</w:t>
        </w:r>
        <w:r>
          <w:t xml:space="preserve"> = </w:t>
        </w:r>
        <w:r>
          <w:rPr>
            <w:lang w:val="en-US"/>
          </w:rPr>
          <w:t>0,0</w:t>
        </w:r>
      </w:ins>
      <w:ins w:id="15991" w:author="Huyen Tran Thu" w:date="2025-04-28T22:19:00Z" w16du:dateUtc="2025-04-28T15:19:00Z">
        <w:r>
          <w:rPr>
            <w:lang w:val="en-US"/>
          </w:rPr>
          <w:t>75</w:t>
        </w:r>
      </w:ins>
    </w:p>
    <w:p w14:paraId="0C095CF5" w14:textId="4D966569" w:rsidR="00B252CF" w:rsidRDefault="00B252CF" w:rsidP="00B252CF">
      <w:pPr>
        <w:pStyle w:val="ListParagraph"/>
        <w:numPr>
          <w:ilvl w:val="0"/>
          <w:numId w:val="0"/>
        </w:numPr>
        <w:ind w:left="1080"/>
        <w:rPr>
          <w:ins w:id="15992" w:author="Huyen Tran Thu" w:date="2025-04-28T22:18:00Z" w16du:dateUtc="2025-04-28T15:18:00Z"/>
          <w:lang w:val="en-US"/>
        </w:rPr>
      </w:pPr>
      <w:ins w:id="15993" w:author="Huyen Tran Thu" w:date="2025-04-28T22:18:00Z" w16du:dateUtc="2025-04-28T15:18:00Z">
        <w:r>
          <w:t xml:space="preserve">- Hệ thống xử lý tập trung bằng phương pháp </w:t>
        </w:r>
        <w:r>
          <w:rPr>
            <w:lang w:val="en-US"/>
          </w:rPr>
          <w:t>kỵ</w:t>
        </w:r>
        <w:r>
          <w:t xml:space="preserve"> khí: </w:t>
        </w:r>
        <w:r>
          <w:rPr>
            <w:lang w:val="en-US"/>
          </w:rPr>
          <w:t>T</w:t>
        </w:r>
        <w:r>
          <w:rPr>
            <w:vertAlign w:val="subscript"/>
            <w:lang w:val="en-US"/>
          </w:rPr>
          <w:t>ij</w:t>
        </w:r>
        <w:r>
          <w:t xml:space="preserve"> = </w:t>
        </w:r>
        <w:r>
          <w:rPr>
            <w:lang w:val="en-US"/>
          </w:rPr>
          <w:t>0,0</w:t>
        </w:r>
      </w:ins>
      <w:ins w:id="15994" w:author="Huyen Tran Thu" w:date="2025-04-28T22:19:00Z" w16du:dateUtc="2025-04-28T15:19:00Z">
        <w:r>
          <w:rPr>
            <w:lang w:val="en-US"/>
          </w:rPr>
          <w:t>75</w:t>
        </w:r>
      </w:ins>
    </w:p>
    <w:p w14:paraId="5E3FE16B" w14:textId="31597A63" w:rsidR="00B252CF" w:rsidRDefault="00B252CF" w:rsidP="00B252CF">
      <w:pPr>
        <w:pStyle w:val="ListParagraph"/>
        <w:numPr>
          <w:ilvl w:val="0"/>
          <w:numId w:val="0"/>
        </w:numPr>
        <w:ind w:left="1080"/>
        <w:rPr>
          <w:ins w:id="15995" w:author="Huyen Tran Thu" w:date="2025-04-28T22:18:00Z" w16du:dateUtc="2025-04-28T15:18:00Z"/>
          <w:lang w:val="en-US"/>
        </w:rPr>
      </w:pPr>
      <w:ins w:id="15996" w:author="Huyen Tran Thu" w:date="2025-04-28T22:18:00Z" w16du:dateUtc="2025-04-28T15:18:00Z">
        <w:r>
          <w:rPr>
            <w:lang w:val="en-US"/>
          </w:rPr>
          <w:t>- Hệ thống tự hoại khu vực thành thị: T</w:t>
        </w:r>
        <w:r>
          <w:rPr>
            <w:vertAlign w:val="subscript"/>
            <w:lang w:val="en-US"/>
          </w:rPr>
          <w:t>ij</w:t>
        </w:r>
        <w:r>
          <w:t xml:space="preserve"> = </w:t>
        </w:r>
        <w:r>
          <w:rPr>
            <w:lang w:val="en-US"/>
          </w:rPr>
          <w:t>0,</w:t>
        </w:r>
      </w:ins>
      <w:ins w:id="15997" w:author="Huyen Tran Thu" w:date="2025-04-28T22:19:00Z" w16du:dateUtc="2025-04-28T15:19:00Z">
        <w:r>
          <w:rPr>
            <w:lang w:val="en-US"/>
          </w:rPr>
          <w:t>316</w:t>
        </w:r>
      </w:ins>
    </w:p>
    <w:p w14:paraId="53B7AB79" w14:textId="0DD2044D" w:rsidR="00B252CF" w:rsidRPr="002E4352" w:rsidRDefault="00B252CF" w:rsidP="00B252CF">
      <w:pPr>
        <w:pStyle w:val="ListParagraph"/>
        <w:numPr>
          <w:ilvl w:val="0"/>
          <w:numId w:val="0"/>
        </w:numPr>
        <w:ind w:left="1080"/>
        <w:rPr>
          <w:ins w:id="15998" w:author="Huyen Tran Thu" w:date="2025-04-28T22:18:00Z" w16du:dateUtc="2025-04-28T15:18:00Z"/>
          <w:lang w:val="en-US"/>
        </w:rPr>
      </w:pPr>
      <w:ins w:id="15999" w:author="Huyen Tran Thu" w:date="2025-04-28T22:18:00Z" w16du:dateUtc="2025-04-28T15:18:00Z">
        <w:r>
          <w:rPr>
            <w:lang w:val="en-US"/>
          </w:rPr>
          <w:t>- Hệ thống tự hoại khu vực nông thôn: T</w:t>
        </w:r>
        <w:r>
          <w:rPr>
            <w:vertAlign w:val="subscript"/>
            <w:lang w:val="en-US"/>
          </w:rPr>
          <w:t>ij</w:t>
        </w:r>
        <w:r>
          <w:t xml:space="preserve"> = </w:t>
        </w:r>
        <w:r>
          <w:rPr>
            <w:lang w:val="en-US"/>
          </w:rPr>
          <w:t>0,4</w:t>
        </w:r>
      </w:ins>
      <w:ins w:id="16000" w:author="Huyen Tran Thu" w:date="2025-04-28T22:19:00Z" w16du:dateUtc="2025-04-28T15:19:00Z">
        <w:r>
          <w:rPr>
            <w:lang w:val="en-US"/>
          </w:rPr>
          <w:t>99</w:t>
        </w:r>
      </w:ins>
    </w:p>
    <w:p w14:paraId="483A267C" w14:textId="4EDF27C8" w:rsidR="00B252CF" w:rsidRPr="00340289" w:rsidRDefault="00B252CF" w:rsidP="00B252CF">
      <w:pPr>
        <w:pStyle w:val="ListParagraph"/>
        <w:numPr>
          <w:ilvl w:val="0"/>
          <w:numId w:val="0"/>
        </w:numPr>
        <w:ind w:left="1080"/>
        <w:rPr>
          <w:ins w:id="16001" w:author="Huyen Tran Thu" w:date="2025-04-28T22:18:00Z" w16du:dateUtc="2025-04-28T15:18:00Z"/>
          <w:lang w:val="en-US"/>
        </w:rPr>
      </w:pPr>
      <w:ins w:id="16002" w:author="Huyen Tran Thu" w:date="2025-04-28T22:18:00Z" w16du:dateUtc="2025-04-28T15:18:00Z">
        <w:r>
          <w:t xml:space="preserve">- Hệ thống </w:t>
        </w:r>
        <w:r>
          <w:rPr>
            <w:lang w:val="en-US"/>
          </w:rPr>
          <w:t>xả thải ra nguồn tiếp nhận khu vực thành thị: T</w:t>
        </w:r>
        <w:r>
          <w:rPr>
            <w:vertAlign w:val="subscript"/>
            <w:lang w:val="en-US"/>
          </w:rPr>
          <w:t>ij</w:t>
        </w:r>
        <w:r>
          <w:t xml:space="preserve"> =</w:t>
        </w:r>
        <w:r>
          <w:rPr>
            <w:lang w:val="en-US"/>
          </w:rPr>
          <w:t xml:space="preserve"> 0</w:t>
        </w:r>
      </w:ins>
      <w:ins w:id="16003" w:author="Huyen Tran Thu" w:date="2025-04-28T22:19:00Z" w16du:dateUtc="2025-04-28T15:19:00Z">
        <w:r>
          <w:rPr>
            <w:lang w:val="en-US"/>
          </w:rPr>
          <w:t>,003</w:t>
        </w:r>
      </w:ins>
    </w:p>
    <w:p w14:paraId="79E3419A" w14:textId="39852F52" w:rsidR="00B252CF" w:rsidRDefault="00B252CF" w:rsidP="00B252CF">
      <w:pPr>
        <w:pStyle w:val="ListParagraph"/>
        <w:numPr>
          <w:ilvl w:val="0"/>
          <w:numId w:val="0"/>
        </w:numPr>
        <w:ind w:left="1080"/>
        <w:rPr>
          <w:ins w:id="16004" w:author="Huyen Tran Thu" w:date="2025-04-28T22:18:00Z" w16du:dateUtc="2025-04-28T15:18:00Z"/>
          <w:lang w:val="en-US"/>
        </w:rPr>
      </w:pPr>
      <w:ins w:id="16005" w:author="Huyen Tran Thu" w:date="2025-04-28T22:18:00Z" w16du:dateUtc="2025-04-28T15:18:00Z">
        <w:r>
          <w:t xml:space="preserve">- Hệ thống </w:t>
        </w:r>
        <w:r>
          <w:rPr>
            <w:lang w:val="en-US"/>
          </w:rPr>
          <w:t>xả thải ra nguồn tiếp nhận khu vực nông thôn: T</w:t>
        </w:r>
        <w:r>
          <w:rPr>
            <w:vertAlign w:val="subscript"/>
            <w:lang w:val="en-US"/>
          </w:rPr>
          <w:t>ij</w:t>
        </w:r>
        <w:r>
          <w:t xml:space="preserve"> =</w:t>
        </w:r>
        <w:r>
          <w:rPr>
            <w:lang w:val="en-US"/>
          </w:rPr>
          <w:t xml:space="preserve"> 0</w:t>
        </w:r>
      </w:ins>
      <w:ins w:id="16006" w:author="Huyen Tran Thu" w:date="2025-04-28T22:19:00Z" w16du:dateUtc="2025-04-28T15:19:00Z">
        <w:r>
          <w:rPr>
            <w:lang w:val="en-US"/>
          </w:rPr>
          <w:t>,032</w:t>
        </w:r>
      </w:ins>
    </w:p>
    <w:p w14:paraId="2D5BE70B" w14:textId="77777777" w:rsidR="00B252CF" w:rsidRDefault="00B252CF" w:rsidP="00C37921">
      <w:pPr>
        <w:pStyle w:val="ListParagraph"/>
        <w:numPr>
          <w:ilvl w:val="0"/>
          <w:numId w:val="0"/>
        </w:numPr>
        <w:ind w:left="1080"/>
        <w:rPr>
          <w:ins w:id="16007" w:author="Thu Huyen Tran" w:date="2023-12-05T22:57:00Z"/>
          <w:lang w:val="en-US"/>
        </w:rPr>
      </w:pPr>
    </w:p>
    <w:p w14:paraId="2A740F87" w14:textId="15178654" w:rsidR="0070139D" w:rsidRDefault="000F3EEC">
      <w:pPr>
        <w:pStyle w:val="ListParagraph"/>
        <w:numPr>
          <w:ilvl w:val="0"/>
          <w:numId w:val="11"/>
        </w:numPr>
        <w:spacing w:before="0" w:after="0"/>
        <w:rPr>
          <w:ins w:id="16008" w:author="Thu Huyen Tran" w:date="2023-04-07T15:26:00Z"/>
          <w:lang w:val="en-US"/>
        </w:rPr>
        <w:pPrChange w:id="16009" w:author="Thu Huyen Tran" w:date="2023-04-07T15:28:00Z">
          <w:pPr>
            <w:pStyle w:val="ListParagraph"/>
            <w:numPr>
              <w:numId w:val="11"/>
            </w:numPr>
            <w:spacing w:before="0" w:after="0" w:line="360" w:lineRule="auto"/>
            <w:ind w:left="1080" w:hanging="360"/>
          </w:pPr>
        </w:pPrChange>
      </w:pPr>
      <w:ins w:id="16010" w:author="Thu Huyen Tran" w:date="2023-04-07T15:24:00Z">
        <w:r w:rsidRPr="000F3EEC">
          <w:rPr>
            <w:lang w:val="en-US"/>
            <w:rPrChange w:id="16011" w:author="Thu Huyen Tran" w:date="2023-04-07T15:25:00Z">
              <w:rPr/>
            </w:rPrChange>
          </w:rPr>
          <w:t>Tổng lượng ni-tơ trong nước thải được loại bỏ trong quá trình xử lý nước thải tại mỗi loại hình xử lý j</w:t>
        </w:r>
      </w:ins>
      <w:ins w:id="16012" w:author="Thu Huyen Tran" w:date="2023-04-07T15:28:00Z">
        <w:r w:rsidR="0070139D">
          <w:rPr>
            <w:lang w:val="en-US"/>
          </w:rPr>
          <w:t xml:space="preserve"> để thải bỏ vào môi trường</w:t>
        </w:r>
      </w:ins>
      <w:ins w:id="16013" w:author="Thu Huyen Tran" w:date="2023-04-07T15:25:00Z">
        <w:r w:rsidR="0070139D">
          <w:rPr>
            <w:lang w:val="en-US"/>
          </w:rPr>
          <w:t>. Sử dụng Bảng 6.10</w:t>
        </w:r>
      </w:ins>
      <w:ins w:id="16014" w:author="Thu Huyen Tran" w:date="2023-04-07T15:26:00Z">
        <w:r w:rsidR="0070139D">
          <w:rPr>
            <w:lang w:val="en-US"/>
          </w:rPr>
          <w:t xml:space="preserve">C </w:t>
        </w:r>
      </w:ins>
      <w:ins w:id="16015" w:author="Thu Huyen Tran" w:date="2023-04-07T15:25:00Z">
        <w:r w:rsidR="0070139D">
          <w:rPr>
            <w:lang w:val="en-US"/>
          </w:rPr>
          <w:t>(m</w:t>
        </w:r>
      </w:ins>
      <w:ins w:id="16016" w:author="Thu Huyen Tran" w:date="2023-04-07T15:26:00Z">
        <w:r w:rsidR="0070139D">
          <w:rPr>
            <w:lang w:val="en-US"/>
          </w:rPr>
          <w:t xml:space="preserve">ới), trang 6.43, chương 6, phần 5, IPCC2019 để lựa chọn hệ số như sau: </w:t>
        </w:r>
      </w:ins>
    </w:p>
    <w:p w14:paraId="50D5649C" w14:textId="760088B2" w:rsidR="0070139D" w:rsidRDefault="0070139D" w:rsidP="0070139D">
      <w:pPr>
        <w:pStyle w:val="ListParagraph"/>
        <w:numPr>
          <w:ilvl w:val="0"/>
          <w:numId w:val="0"/>
        </w:numPr>
        <w:ind w:left="1080"/>
        <w:rPr>
          <w:ins w:id="16017" w:author="Thu Huyen Tran" w:date="2023-12-05T22:57:00Z"/>
          <w:lang w:val="en-US"/>
        </w:rPr>
      </w:pPr>
      <w:ins w:id="16018" w:author="Thu Huyen Tran" w:date="2023-04-07T15:27:00Z">
        <w:r>
          <w:t xml:space="preserve">- Hệ thống xử lý </w:t>
        </w:r>
      </w:ins>
      <w:ins w:id="16019" w:author="Thu Huyen Tran" w:date="2023-12-05T22:57:00Z">
        <w:r w:rsidR="00340289">
          <w:rPr>
            <w:lang w:val="en-US"/>
          </w:rPr>
          <w:t>tự hoại:</w:t>
        </w:r>
      </w:ins>
      <w:ins w:id="16020" w:author="Thu Huyen Tran" w:date="2023-04-07T15:27:00Z">
        <w:r>
          <w:t xml:space="preserve"> </w:t>
        </w:r>
        <w:r>
          <w:rPr>
            <w:lang w:val="en-US"/>
          </w:rPr>
          <w:t>N</w:t>
        </w:r>
        <w:r>
          <w:rPr>
            <w:vertAlign w:val="subscript"/>
            <w:lang w:val="en-US"/>
          </w:rPr>
          <w:t>REM</w:t>
        </w:r>
        <w:r>
          <w:t xml:space="preserve"> = </w:t>
        </w:r>
        <w:r>
          <w:rPr>
            <w:lang w:val="en-US"/>
          </w:rPr>
          <w:t>0,15</w:t>
        </w:r>
      </w:ins>
    </w:p>
    <w:p w14:paraId="25CC4A39" w14:textId="47CE1B34" w:rsidR="00340289" w:rsidRPr="00AF34C5" w:rsidRDefault="00340289" w:rsidP="0070139D">
      <w:pPr>
        <w:pStyle w:val="ListParagraph"/>
        <w:numPr>
          <w:ilvl w:val="0"/>
          <w:numId w:val="0"/>
        </w:numPr>
        <w:ind w:left="1080"/>
        <w:rPr>
          <w:ins w:id="16021" w:author="Thu Huyen Tran" w:date="2023-04-07T15:27:00Z"/>
          <w:lang w:val="en-US"/>
        </w:rPr>
      </w:pPr>
      <w:ins w:id="16022" w:author="Thu Huyen Tran" w:date="2023-12-05T22:57:00Z">
        <w:r>
          <w:rPr>
            <w:lang w:val="en-US"/>
          </w:rPr>
          <w:t xml:space="preserve">- </w:t>
        </w:r>
      </w:ins>
      <w:ins w:id="16023" w:author="Thu Huyen Tran" w:date="2023-12-05T22:58:00Z">
        <w:r>
          <w:t xml:space="preserve">Hệ thống </w:t>
        </w:r>
        <w:r>
          <w:rPr>
            <w:lang w:val="en-US"/>
          </w:rPr>
          <w:t>xả ra nguồn tiếp nhận:</w:t>
        </w:r>
        <w:r>
          <w:t xml:space="preserve"> </w:t>
        </w:r>
        <w:r>
          <w:rPr>
            <w:lang w:val="en-US"/>
          </w:rPr>
          <w:t>N</w:t>
        </w:r>
        <w:r>
          <w:rPr>
            <w:vertAlign w:val="subscript"/>
            <w:lang w:val="en-US"/>
          </w:rPr>
          <w:t>REM</w:t>
        </w:r>
        <w:r>
          <w:t xml:space="preserve"> = </w:t>
        </w:r>
        <w:r>
          <w:rPr>
            <w:lang w:val="en-US"/>
          </w:rPr>
          <w:t>0</w:t>
        </w:r>
      </w:ins>
    </w:p>
    <w:p w14:paraId="5C68A655" w14:textId="6F20E4CA" w:rsidR="000F3EEC" w:rsidRPr="0070139D" w:rsidRDefault="0070139D">
      <w:pPr>
        <w:pStyle w:val="ListParagraph"/>
        <w:numPr>
          <w:ilvl w:val="0"/>
          <w:numId w:val="11"/>
        </w:numPr>
        <w:spacing w:before="0" w:after="0"/>
        <w:rPr>
          <w:ins w:id="16024" w:author="Thu Huyen Tran" w:date="2023-04-07T15:29:00Z"/>
          <w:lang w:val="en-US"/>
        </w:rPr>
        <w:pPrChange w:id="16025" w:author="Thu Huyen Tran" w:date="2023-04-07T15:31:00Z">
          <w:pPr>
            <w:spacing w:before="0" w:after="0" w:line="360" w:lineRule="auto"/>
            <w:ind w:left="1635" w:hanging="915"/>
          </w:pPr>
        </w:pPrChange>
      </w:pPr>
      <w:ins w:id="16026" w:author="Thu Huyen Tran" w:date="2023-04-07T15:28:00Z">
        <w:r w:rsidRPr="0070139D">
          <w:rPr>
            <w:lang w:val="en-US"/>
          </w:rPr>
          <w:t>Hệ số phát thải EF</w:t>
        </w:r>
      </w:ins>
      <w:ins w:id="16027" w:author="Thu Huyen Tran" w:date="2023-04-07T15:29:00Z">
        <w:r w:rsidRPr="0070139D">
          <w:rPr>
            <w:lang w:val="en-US"/>
          </w:rPr>
          <w:t xml:space="preserve"> cho ước tính </w:t>
        </w:r>
      </w:ins>
      <w:ins w:id="16028" w:author="Thu Huyen Tran" w:date="2023-04-07T15:30:00Z">
        <w:r w:rsidRPr="0070139D">
          <w:rPr>
            <w:lang w:val="en-US"/>
          </w:rPr>
          <w:t>phát thải tại công trình xử lý</w:t>
        </w:r>
      </w:ins>
      <w:ins w:id="16029" w:author="Thu Huyen Tran" w:date="2023-04-07T15:29:00Z">
        <w:r w:rsidRPr="0070139D">
          <w:rPr>
            <w:lang w:val="en-US"/>
          </w:rPr>
          <w:t xml:space="preserve"> </w:t>
        </w:r>
      </w:ins>
      <w:ins w:id="16030" w:author="Thu Huyen Tran" w:date="2023-04-07T15:30:00Z">
        <w:r w:rsidRPr="0070139D">
          <w:rPr>
            <w:lang w:val="en-US"/>
          </w:rPr>
          <w:t>nước</w:t>
        </w:r>
      </w:ins>
      <w:ins w:id="16031" w:author="Thu Huyen Tran" w:date="2023-04-07T15:31:00Z">
        <w:r w:rsidRPr="0070139D">
          <w:rPr>
            <w:lang w:val="en-US"/>
          </w:rPr>
          <w:t>. Bảng 6.8A (mới)</w:t>
        </w:r>
        <w:r>
          <w:rPr>
            <w:lang w:val="en-US"/>
          </w:rPr>
          <w:t>, trang 6.39, chương 6, phần 5, IPCC2019.</w:t>
        </w:r>
      </w:ins>
    </w:p>
    <w:p w14:paraId="7F51CD25" w14:textId="22BE5E69" w:rsidR="0070139D" w:rsidRPr="0070139D" w:rsidRDefault="0070139D">
      <w:pPr>
        <w:pStyle w:val="ListParagraph"/>
        <w:numPr>
          <w:ilvl w:val="0"/>
          <w:numId w:val="0"/>
        </w:numPr>
        <w:spacing w:before="0"/>
        <w:ind w:left="1080"/>
        <w:rPr>
          <w:ins w:id="16032" w:author="Thu Huyen Tran" w:date="2023-04-07T15:29:00Z"/>
          <w:lang w:val="en-US"/>
        </w:rPr>
        <w:pPrChange w:id="16033" w:author="Thu Huyen Tran" w:date="2023-04-07T15:29:00Z">
          <w:pPr>
            <w:pStyle w:val="ListParagraph"/>
            <w:numPr>
              <w:numId w:val="0"/>
            </w:numPr>
            <w:ind w:left="1080" w:firstLine="0"/>
          </w:pPr>
        </w:pPrChange>
      </w:pPr>
      <w:ins w:id="16034" w:author="Thu Huyen Tran" w:date="2023-04-07T15:29:00Z">
        <w:r>
          <w:t xml:space="preserve">- Hệ thống xử lý tập trung bằng phương pháp hiếu khí: </w:t>
        </w:r>
        <w:r>
          <w:rPr>
            <w:lang w:val="en-US"/>
          </w:rPr>
          <w:t>EF</w:t>
        </w:r>
        <w:r>
          <w:t xml:space="preserve"> = </w:t>
        </w:r>
        <w:r>
          <w:rPr>
            <w:lang w:val="en-US"/>
          </w:rPr>
          <w:t>0,</w:t>
        </w:r>
      </w:ins>
      <w:ins w:id="16035" w:author="Thu Huyen Tran" w:date="2023-04-07T15:31:00Z">
        <w:r>
          <w:rPr>
            <w:lang w:val="en-US"/>
          </w:rPr>
          <w:t>016</w:t>
        </w:r>
      </w:ins>
      <w:ins w:id="16036" w:author="Thu Huyen Tran" w:date="2023-04-07T15:32:00Z">
        <w:r>
          <w:rPr>
            <w:lang w:val="en-US"/>
          </w:rPr>
          <w:t xml:space="preserve"> kgN</w:t>
        </w:r>
        <w:r>
          <w:rPr>
            <w:vertAlign w:val="subscript"/>
            <w:lang w:val="en-US"/>
          </w:rPr>
          <w:t>2</w:t>
        </w:r>
        <w:r>
          <w:rPr>
            <w:lang w:val="en-US"/>
          </w:rPr>
          <w:t>O/kgN</w:t>
        </w:r>
      </w:ins>
    </w:p>
    <w:p w14:paraId="00381342" w14:textId="192C81D7" w:rsidR="0070139D" w:rsidRPr="00AF34C5" w:rsidRDefault="0070139D" w:rsidP="0070139D">
      <w:pPr>
        <w:pStyle w:val="ListParagraph"/>
        <w:numPr>
          <w:ilvl w:val="0"/>
          <w:numId w:val="0"/>
        </w:numPr>
        <w:ind w:left="1080"/>
        <w:rPr>
          <w:ins w:id="16037" w:author="Thu Huyen Tran" w:date="2023-04-07T15:29:00Z"/>
          <w:lang w:val="en-US"/>
        </w:rPr>
      </w:pPr>
      <w:ins w:id="16038" w:author="Thu Huyen Tran" w:date="2023-04-07T15:29:00Z">
        <w:r>
          <w:t xml:space="preserve">- Hệ thống xử lý tập trung bằng phương pháp </w:t>
        </w:r>
      </w:ins>
      <w:ins w:id="16039" w:author="Thu Huyen Tran" w:date="2023-12-05T22:58:00Z">
        <w:r w:rsidR="00C519D2">
          <w:rPr>
            <w:lang w:val="en-US"/>
          </w:rPr>
          <w:t>kỵ</w:t>
        </w:r>
      </w:ins>
      <w:ins w:id="16040" w:author="Thu Huyen Tran" w:date="2023-04-07T15:29:00Z">
        <w:r>
          <w:t xml:space="preserve"> khí: </w:t>
        </w:r>
        <w:r>
          <w:rPr>
            <w:lang w:val="en-US"/>
          </w:rPr>
          <w:t>EF</w:t>
        </w:r>
        <w:r>
          <w:t xml:space="preserve"> = </w:t>
        </w:r>
        <w:r>
          <w:rPr>
            <w:lang w:val="en-US"/>
          </w:rPr>
          <w:t>0</w:t>
        </w:r>
      </w:ins>
      <w:ins w:id="16041" w:author="Thu Huyen Tran" w:date="2023-04-07T15:32:00Z">
        <w:r w:rsidRPr="0070139D">
          <w:rPr>
            <w:lang w:val="en-US"/>
          </w:rPr>
          <w:t xml:space="preserve"> </w:t>
        </w:r>
        <w:r>
          <w:rPr>
            <w:lang w:val="en-US"/>
          </w:rPr>
          <w:t>kgN</w:t>
        </w:r>
        <w:r>
          <w:rPr>
            <w:vertAlign w:val="subscript"/>
            <w:lang w:val="en-US"/>
          </w:rPr>
          <w:t>2</w:t>
        </w:r>
        <w:r>
          <w:rPr>
            <w:lang w:val="en-US"/>
          </w:rPr>
          <w:t>O/kgN</w:t>
        </w:r>
      </w:ins>
    </w:p>
    <w:p w14:paraId="0F7120EF" w14:textId="78B544B2" w:rsidR="0070139D" w:rsidRPr="0070139D" w:rsidRDefault="0070139D">
      <w:pPr>
        <w:pStyle w:val="ListParagraph"/>
        <w:numPr>
          <w:ilvl w:val="0"/>
          <w:numId w:val="11"/>
        </w:numPr>
        <w:spacing w:before="0" w:after="0"/>
        <w:rPr>
          <w:ins w:id="16042" w:author="Thu Huyen Tran" w:date="2023-04-07T15:25:00Z"/>
          <w:lang w:val="en-US"/>
        </w:rPr>
        <w:pPrChange w:id="16043" w:author="Thu Huyen Tran" w:date="2023-04-07T15:32:00Z">
          <w:pPr>
            <w:pStyle w:val="ListParagraph"/>
            <w:numPr>
              <w:numId w:val="11"/>
            </w:numPr>
            <w:spacing w:before="0" w:after="0" w:line="360" w:lineRule="auto"/>
            <w:ind w:left="1080" w:hanging="360"/>
          </w:pPr>
        </w:pPrChange>
      </w:pPr>
      <w:ins w:id="16044" w:author="Thu Huyen Tran" w:date="2023-04-07T15:32:00Z">
        <w:r>
          <w:rPr>
            <w:lang w:val="en-US"/>
          </w:rPr>
          <w:t xml:space="preserve">Hệ số phát thải EF cho ước tính phát thải từ nguồn tiếp nhận. </w:t>
        </w:r>
      </w:ins>
      <w:ins w:id="16045" w:author="Thu Huyen Tran" w:date="2023-04-07T15:33:00Z">
        <w:r w:rsidRPr="0070139D">
          <w:rPr>
            <w:lang w:val="en-US"/>
          </w:rPr>
          <w:t>Bảng 6.8A (mới)</w:t>
        </w:r>
        <w:r>
          <w:rPr>
            <w:lang w:val="en-US"/>
          </w:rPr>
          <w:t>, trang 6.39, chương 6, phần 5, IPCC2019.</w:t>
        </w:r>
      </w:ins>
    </w:p>
    <w:p w14:paraId="38DB9D7B" w14:textId="1A000FDA" w:rsidR="0070139D" w:rsidRPr="0070139D" w:rsidRDefault="0070139D">
      <w:pPr>
        <w:pStyle w:val="ListParagraph"/>
        <w:numPr>
          <w:ilvl w:val="0"/>
          <w:numId w:val="0"/>
        </w:numPr>
        <w:spacing w:before="0"/>
        <w:ind w:left="1080"/>
        <w:rPr>
          <w:ins w:id="16046" w:author="Thu Huyen Tran" w:date="2023-04-07T15:32:00Z"/>
          <w:lang w:val="en-US"/>
        </w:rPr>
        <w:pPrChange w:id="16047" w:author="Thu Huyen Tran" w:date="2023-04-07T15:32:00Z">
          <w:pPr>
            <w:pStyle w:val="ListParagraph"/>
            <w:numPr>
              <w:numId w:val="11"/>
            </w:numPr>
            <w:ind w:left="1080" w:hanging="360"/>
          </w:pPr>
        </w:pPrChange>
      </w:pPr>
      <w:ins w:id="16048" w:author="Thu Huyen Tran" w:date="2023-04-07T15:32:00Z">
        <w:r>
          <w:t xml:space="preserve">- </w:t>
        </w:r>
        <w:r>
          <w:rPr>
            <w:lang w:val="en-US"/>
          </w:rPr>
          <w:t xml:space="preserve">Nguồn tiếp nhận là </w:t>
        </w:r>
      </w:ins>
      <w:ins w:id="16049" w:author="Thu Huyen Tran" w:date="2023-04-07T15:33:00Z">
        <w:r>
          <w:rPr>
            <w:lang w:val="en-US"/>
          </w:rPr>
          <w:t>nước ngọt, cửa sông và biển: EF = 0,005 kgN</w:t>
        </w:r>
        <w:r>
          <w:rPr>
            <w:vertAlign w:val="subscript"/>
            <w:lang w:val="en-US"/>
          </w:rPr>
          <w:t>2</w:t>
        </w:r>
        <w:r>
          <w:rPr>
            <w:lang w:val="en-US"/>
          </w:rPr>
          <w:t>O/kgN</w:t>
        </w:r>
      </w:ins>
    </w:p>
    <w:p w14:paraId="6FD4AA55" w14:textId="39190EAB" w:rsidR="00FA32F2" w:rsidRDefault="00FA32F2" w:rsidP="00FD2D6B">
      <w:pPr>
        <w:rPr>
          <w:ins w:id="16050" w:author="Thu Huyen Tran" w:date="2023-04-07T15:33:00Z"/>
          <w:b/>
          <w:bCs/>
          <w:lang w:val="en-US"/>
        </w:rPr>
      </w:pPr>
      <w:ins w:id="16051" w:author="Thu Huyen Tran" w:date="2023-04-07T14:58:00Z">
        <w:r w:rsidRPr="00FA32F2">
          <w:rPr>
            <w:b/>
            <w:bCs/>
            <w:lang w:val="en-US"/>
            <w:rPrChange w:id="16052" w:author="Thu Huyen Tran" w:date="2023-04-07T14:59:00Z">
              <w:rPr>
                <w:lang w:val="en-US"/>
              </w:rPr>
            </w:rPrChange>
          </w:rPr>
          <w:tab/>
          <w:t>d. Kết quả phát thải N</w:t>
        </w:r>
        <w:r w:rsidRPr="00FA32F2">
          <w:rPr>
            <w:b/>
            <w:bCs/>
            <w:vertAlign w:val="subscript"/>
            <w:lang w:val="en-US"/>
            <w:rPrChange w:id="16053" w:author="Thu Huyen Tran" w:date="2023-04-07T14:59:00Z">
              <w:rPr>
                <w:vertAlign w:val="subscript"/>
                <w:lang w:val="en-US"/>
              </w:rPr>
            </w:rPrChange>
          </w:rPr>
          <w:t>2</w:t>
        </w:r>
        <w:r w:rsidRPr="00FA32F2">
          <w:rPr>
            <w:b/>
            <w:bCs/>
            <w:lang w:val="en-US"/>
            <w:rPrChange w:id="16054" w:author="Thu Huyen Tran" w:date="2023-04-07T14:59:00Z">
              <w:rPr>
                <w:lang w:val="en-US"/>
              </w:rPr>
            </w:rPrChange>
          </w:rPr>
          <w:t>O từ nước thải sinh hoạt</w:t>
        </w:r>
      </w:ins>
    </w:p>
    <w:p w14:paraId="07824AA0" w14:textId="24287ABE" w:rsidR="0070139D" w:rsidRPr="0070139D" w:rsidRDefault="0070139D" w:rsidP="0070139D">
      <w:pPr>
        <w:ind w:firstLine="720"/>
        <w:rPr>
          <w:ins w:id="16055" w:author="Thu Huyen Tran" w:date="2023-04-07T15:33:00Z"/>
          <w:lang w:val="en-US"/>
        </w:rPr>
      </w:pPr>
      <w:ins w:id="16056" w:author="Thu Huyen Tran" w:date="2023-04-07T15:33:00Z">
        <w:r>
          <w:rPr>
            <w:lang w:val="en-US"/>
          </w:rPr>
          <w:t xml:space="preserve">Dựa trên phương pháp đã được lựa chọn, hệ số/thông số được đưa ra trên đây. Kết quả phát thải </w:t>
        </w:r>
      </w:ins>
      <w:ins w:id="16057" w:author="Thu Huyen Tran" w:date="2023-04-07T15:34:00Z">
        <w:r>
          <w:rPr>
            <w:lang w:val="en-US"/>
          </w:rPr>
          <w:t>N</w:t>
        </w:r>
        <w:r>
          <w:rPr>
            <w:vertAlign w:val="subscript"/>
            <w:lang w:val="en-US"/>
          </w:rPr>
          <w:t>2</w:t>
        </w:r>
        <w:r>
          <w:rPr>
            <w:lang w:val="en-US"/>
          </w:rPr>
          <w:t>O</w:t>
        </w:r>
      </w:ins>
      <w:ins w:id="16058" w:author="Thu Huyen Tran" w:date="2023-04-07T15:33:00Z">
        <w:r>
          <w:rPr>
            <w:lang w:val="en-US"/>
          </w:rPr>
          <w:t xml:space="preserve"> từ nước thải </w:t>
        </w:r>
      </w:ins>
      <w:ins w:id="16059" w:author="Thu Huyen Tran" w:date="2023-04-07T15:34:00Z">
        <w:r>
          <w:rPr>
            <w:lang w:val="en-US"/>
          </w:rPr>
          <w:t>sinh hoạt</w:t>
        </w:r>
      </w:ins>
      <w:ins w:id="16060" w:author="Thu Huyen Tran" w:date="2023-04-07T15:33:00Z">
        <w:r>
          <w:rPr>
            <w:lang w:val="en-US"/>
          </w:rPr>
          <w:t xml:space="preserve"> năm 20</w:t>
        </w:r>
      </w:ins>
      <w:ins w:id="16061" w:author="Huyen Tran Thu" w:date="2025-04-28T22:19:00Z" w16du:dateUtc="2025-04-28T15:19:00Z">
        <w:r w:rsidR="00A84C1D">
          <w:rPr>
            <w:lang w:val="en-US"/>
          </w:rPr>
          <w:t>21</w:t>
        </w:r>
      </w:ins>
      <w:ins w:id="16062" w:author="Thu Huyen Tran" w:date="2023-04-07T15:33:00Z">
        <w:del w:id="16063" w:author="Huyen Tran Thu" w:date="2025-04-28T22:19:00Z" w16du:dateUtc="2025-04-28T15:19:00Z">
          <w:r w:rsidDel="00A84C1D">
            <w:rPr>
              <w:lang w:val="en-US"/>
            </w:rPr>
            <w:delText>18</w:delText>
          </w:r>
        </w:del>
        <w:r>
          <w:rPr>
            <w:lang w:val="en-US"/>
          </w:rPr>
          <w:t xml:space="preserve"> là </w:t>
        </w:r>
      </w:ins>
      <w:ins w:id="16064" w:author="Huyen Tran Thu" w:date="2025-11-09T22:39:00Z" w16du:dateUtc="2025-11-09T15:39:00Z">
        <w:r w:rsidR="005D0AA1">
          <w:rPr>
            <w:lang w:val="en-US"/>
          </w:rPr>
          <w:t>0,08</w:t>
        </w:r>
      </w:ins>
      <w:ins w:id="16065" w:author="Thu Huyen Tran" w:date="2023-12-05T22:59:00Z">
        <w:del w:id="16066" w:author="Huyen Tran Thu" w:date="2025-11-09T22:39:00Z" w16du:dateUtc="2025-11-09T15:39:00Z">
          <w:r w:rsidR="00C519D2" w:rsidDel="005D0AA1">
            <w:rPr>
              <w:lang w:val="en-US"/>
            </w:rPr>
            <w:delText>1,</w:delText>
          </w:r>
        </w:del>
        <w:del w:id="16067" w:author="Huyen Tran Thu" w:date="2025-04-28T22:20:00Z" w16du:dateUtc="2025-04-28T15:20:00Z">
          <w:r w:rsidR="00C519D2" w:rsidDel="00A84C1D">
            <w:rPr>
              <w:lang w:val="en-US"/>
            </w:rPr>
            <w:delText>53</w:delText>
          </w:r>
        </w:del>
      </w:ins>
      <w:ins w:id="16068" w:author="Huyen Tran Thu" w:date="2023-05-16T15:14:00Z">
        <w:del w:id="16069" w:author="Thu Huyen Tran" w:date="2023-12-05T22:59:00Z">
          <w:r w:rsidR="00C85F66" w:rsidDel="00C519D2">
            <w:rPr>
              <w:lang w:val="en-US"/>
            </w:rPr>
            <w:delText>60</w:delText>
          </w:r>
        </w:del>
      </w:ins>
      <w:ins w:id="16070" w:author="Thu Huyen Tran" w:date="2023-04-07T15:34:00Z">
        <w:del w:id="16071" w:author="Huyen Tran Thu" w:date="2023-05-16T15:14:00Z">
          <w:r w:rsidDel="00C85F66">
            <w:rPr>
              <w:lang w:val="en-US"/>
            </w:rPr>
            <w:delText>21</w:delText>
          </w:r>
        </w:del>
      </w:ins>
      <w:ins w:id="16072" w:author="Thu Huyen Tran" w:date="2023-04-07T15:33:00Z">
        <w:r>
          <w:rPr>
            <w:lang w:val="en-US"/>
          </w:rPr>
          <w:t xml:space="preserve"> </w:t>
        </w:r>
      </w:ins>
      <w:ins w:id="16073" w:author="Thu Huyen Tran" w:date="2023-12-05T22:59:00Z">
        <w:r w:rsidR="00C519D2">
          <w:rPr>
            <w:lang w:val="en-US"/>
          </w:rPr>
          <w:t>n</w:t>
        </w:r>
      </w:ins>
      <w:ins w:id="16074" w:author="Thu Huyen Tran" w:date="2023-04-07T15:51:00Z">
        <w:r w:rsidR="001C13DF">
          <w:rPr>
            <w:lang w:val="en-US"/>
          </w:rPr>
          <w:t>ghìn tấn</w:t>
        </w:r>
      </w:ins>
      <w:ins w:id="16075" w:author="Thu Huyen Tran" w:date="2024-05-17T21:06:00Z" w16du:dateUtc="2024-05-17T14:06:00Z">
        <w:r w:rsidR="008B0BBE">
          <w:rPr>
            <w:lang w:val="en-US"/>
          </w:rPr>
          <w:t xml:space="preserve"> </w:t>
        </w:r>
      </w:ins>
      <w:ins w:id="16076" w:author="Thu Huyen Tran" w:date="2023-04-07T15:34:00Z">
        <w:r>
          <w:rPr>
            <w:lang w:val="en-US"/>
          </w:rPr>
          <w:t>N</w:t>
        </w:r>
        <w:r>
          <w:rPr>
            <w:vertAlign w:val="subscript"/>
            <w:lang w:val="en-US"/>
          </w:rPr>
          <w:t>2</w:t>
        </w:r>
        <w:r>
          <w:rPr>
            <w:lang w:val="en-US"/>
          </w:rPr>
          <w:t>O</w:t>
        </w:r>
      </w:ins>
      <w:ins w:id="16077" w:author="Huyen Tran Thu" w:date="2025-04-28T22:20:00Z" w16du:dateUtc="2025-04-28T15:20:00Z">
        <w:r w:rsidR="00A84C1D">
          <w:rPr>
            <w:lang w:val="en-US"/>
          </w:rPr>
          <w:t xml:space="preserve"> và năm 2022 là </w:t>
        </w:r>
      </w:ins>
      <w:ins w:id="16078" w:author="Huyen Tran Thu" w:date="2025-11-09T22:39:00Z" w16du:dateUtc="2025-11-09T15:39:00Z">
        <w:r w:rsidR="005D0AA1">
          <w:rPr>
            <w:lang w:val="en-US"/>
          </w:rPr>
          <w:t>0,08</w:t>
        </w:r>
      </w:ins>
      <w:ins w:id="16079" w:author="Huyen Tran Thu" w:date="2025-04-28T22:20:00Z" w16du:dateUtc="2025-04-28T15:20:00Z">
        <w:r w:rsidR="00A84C1D">
          <w:rPr>
            <w:lang w:val="en-US"/>
          </w:rPr>
          <w:t xml:space="preserve"> nghìn tấn N</w:t>
        </w:r>
        <w:r w:rsidR="00A84C1D">
          <w:rPr>
            <w:vertAlign w:val="subscript"/>
            <w:lang w:val="en-US"/>
          </w:rPr>
          <w:t>2</w:t>
        </w:r>
        <w:r w:rsidR="00A84C1D">
          <w:rPr>
            <w:lang w:val="en-US"/>
          </w:rPr>
          <w:t xml:space="preserve">O. </w:t>
        </w:r>
      </w:ins>
    </w:p>
    <w:p w14:paraId="18C546AC" w14:textId="2B197AF8" w:rsidR="00587149" w:rsidRPr="00FA32F2" w:rsidRDefault="00587149" w:rsidP="009C026F">
      <w:pPr>
        <w:pStyle w:val="Heading5"/>
        <w:rPr>
          <w:ins w:id="16080" w:author="Thu Huyen Tran" w:date="2023-04-07T14:58:00Z"/>
          <w:lang w:val="en-US"/>
          <w:rPrChange w:id="16081" w:author="Thu Huyen Tran" w:date="2023-04-07T14:59:00Z">
            <w:rPr>
              <w:ins w:id="16082" w:author="Thu Huyen Tran" w:date="2023-04-07T14:58:00Z"/>
              <w:color w:val="FF0000"/>
              <w:lang w:val="en-US"/>
            </w:rPr>
          </w:rPrChange>
        </w:rPr>
      </w:pPr>
      <w:ins w:id="16083" w:author="Thu Huyen Tran" w:date="2023-04-07T12:31:00Z">
        <w:r w:rsidRPr="00FA32F2">
          <w:rPr>
            <w:lang w:val="en-US"/>
          </w:rPr>
          <w:t>1.2.4.4.2. Kết quả phát thải N</w:t>
        </w:r>
        <w:r w:rsidRPr="00FA32F2">
          <w:rPr>
            <w:vertAlign w:val="subscript"/>
            <w:lang w:val="en-US"/>
          </w:rPr>
          <w:t>2</w:t>
        </w:r>
        <w:r w:rsidRPr="00FA32F2">
          <w:rPr>
            <w:lang w:val="en-US"/>
          </w:rPr>
          <w:t>O từ nước thải công nghiệp</w:t>
        </w:r>
      </w:ins>
    </w:p>
    <w:p w14:paraId="2F6A312A" w14:textId="1BE4EA7E" w:rsidR="00FA32F2" w:rsidRDefault="00FA32F2" w:rsidP="00FA32F2">
      <w:pPr>
        <w:rPr>
          <w:ins w:id="16084" w:author="Thu Huyen Tran" w:date="2023-04-07T15:01:00Z"/>
          <w:b/>
          <w:bCs/>
          <w:lang w:val="en-US"/>
        </w:rPr>
      </w:pPr>
      <w:ins w:id="16085" w:author="Thu Huyen Tran" w:date="2023-04-07T14:58:00Z">
        <w:r w:rsidRPr="00FA32F2">
          <w:rPr>
            <w:lang w:val="en-US"/>
          </w:rPr>
          <w:tab/>
        </w:r>
        <w:r w:rsidRPr="00FA32F2">
          <w:rPr>
            <w:b/>
            <w:bCs/>
            <w:lang w:val="en-US"/>
            <w:rPrChange w:id="16086" w:author="Thu Huyen Tran" w:date="2023-04-07T14:59:00Z">
              <w:rPr>
                <w:lang w:val="en-US"/>
              </w:rPr>
            </w:rPrChange>
          </w:rPr>
          <w:t xml:space="preserve">a. Phương pháp luận </w:t>
        </w:r>
      </w:ins>
    </w:p>
    <w:p w14:paraId="380497D9" w14:textId="742705DA" w:rsidR="00956477" w:rsidRPr="00FA32F2" w:rsidRDefault="00956477">
      <w:pPr>
        <w:ind w:firstLine="720"/>
        <w:rPr>
          <w:ins w:id="16087" w:author="Thu Huyen Tran" w:date="2023-04-07T14:58:00Z"/>
          <w:b/>
          <w:bCs/>
          <w:lang w:val="en-US"/>
          <w:rPrChange w:id="16088" w:author="Thu Huyen Tran" w:date="2023-04-07T14:59:00Z">
            <w:rPr>
              <w:ins w:id="16089" w:author="Thu Huyen Tran" w:date="2023-04-07T14:58:00Z"/>
              <w:lang w:val="en-US"/>
            </w:rPr>
          </w:rPrChange>
        </w:rPr>
        <w:pPrChange w:id="16090" w:author="Thu Huyen Tran" w:date="2023-04-07T15:01:00Z">
          <w:pPr/>
        </w:pPrChange>
      </w:pPr>
      <w:ins w:id="16091" w:author="Thu Huyen Tran" w:date="2023-04-07T15:01:00Z">
        <w:r>
          <w:rPr>
            <w:lang w:val="en-US"/>
          </w:rPr>
          <w:t xml:space="preserve">Phương pháp luận được sử dụng và các công thức được đưa ra tại mục 1.2.4.2.2 của báo cáo này.  </w:t>
        </w:r>
      </w:ins>
    </w:p>
    <w:p w14:paraId="17ECE6EF" w14:textId="024901E2" w:rsidR="00FA32F2" w:rsidRDefault="00FA32F2" w:rsidP="00FA32F2">
      <w:pPr>
        <w:rPr>
          <w:ins w:id="16092" w:author="Thu Huyen Tran" w:date="2023-04-07T15:02:00Z"/>
          <w:b/>
          <w:bCs/>
          <w:lang w:val="en-US"/>
        </w:rPr>
      </w:pPr>
      <w:ins w:id="16093" w:author="Thu Huyen Tran" w:date="2023-04-07T14:58:00Z">
        <w:r w:rsidRPr="00FA32F2">
          <w:rPr>
            <w:b/>
            <w:bCs/>
            <w:lang w:val="en-US"/>
            <w:rPrChange w:id="16094" w:author="Thu Huyen Tran" w:date="2023-04-07T14:59:00Z">
              <w:rPr>
                <w:lang w:val="en-US"/>
              </w:rPr>
            </w:rPrChange>
          </w:rPr>
          <w:tab/>
          <w:t>b. Số liệu hoạt động</w:t>
        </w:r>
      </w:ins>
    </w:p>
    <w:p w14:paraId="45D9F399" w14:textId="45C15AD3" w:rsidR="00956477" w:rsidRPr="0070139D" w:rsidRDefault="00956477" w:rsidP="00FA32F2">
      <w:pPr>
        <w:rPr>
          <w:ins w:id="16095" w:author="Thu Huyen Tran" w:date="2023-04-07T14:58:00Z"/>
          <w:lang w:val="en-US"/>
        </w:rPr>
      </w:pPr>
      <w:ins w:id="16096" w:author="Thu Huyen Tran" w:date="2023-04-07T15:04:00Z">
        <w:r>
          <w:rPr>
            <w:b/>
            <w:bCs/>
            <w:lang w:val="en-US"/>
          </w:rPr>
          <w:tab/>
        </w:r>
      </w:ins>
      <w:ins w:id="16097" w:author="Thu Huyen Tran" w:date="2023-04-07T15:34:00Z">
        <w:r w:rsidR="0070139D">
          <w:rPr>
            <w:lang w:val="en-US"/>
          </w:rPr>
          <w:t>Số liệu hoạt động để ước tính phát thải N</w:t>
        </w:r>
        <w:r w:rsidR="0070139D">
          <w:rPr>
            <w:vertAlign w:val="subscript"/>
            <w:lang w:val="en-US"/>
          </w:rPr>
          <w:t>2</w:t>
        </w:r>
        <w:r w:rsidR="0070139D">
          <w:rPr>
            <w:lang w:val="en-US"/>
          </w:rPr>
          <w:t xml:space="preserve">O từ nước thải công nghiệp là số liệu hoạt động để ước </w:t>
        </w:r>
      </w:ins>
      <w:ins w:id="16098" w:author="Thu Huyen Tran" w:date="2023-04-07T15:35:00Z">
        <w:r w:rsidR="0070139D">
          <w:rPr>
            <w:lang w:val="en-US"/>
          </w:rPr>
          <w:t>tính phát thải CH</w:t>
        </w:r>
        <w:r w:rsidR="0070139D">
          <w:rPr>
            <w:vertAlign w:val="subscript"/>
            <w:lang w:val="en-US"/>
          </w:rPr>
          <w:t>4</w:t>
        </w:r>
        <w:r w:rsidR="0070139D">
          <w:rPr>
            <w:lang w:val="en-US"/>
          </w:rPr>
          <w:t xml:space="preserve"> từ nước thải công nghiệp và được nêu tại mục </w:t>
        </w:r>
      </w:ins>
      <w:ins w:id="16099" w:author="Thu Huyen Tran" w:date="2023-04-07T15:36:00Z">
        <w:r w:rsidR="0070139D">
          <w:rPr>
            <w:lang w:val="en-US"/>
          </w:rPr>
          <w:t xml:space="preserve">1.2.4.3.2 b. </w:t>
        </w:r>
      </w:ins>
    </w:p>
    <w:p w14:paraId="76642E05" w14:textId="5E8DC0E5" w:rsidR="00FA32F2" w:rsidRDefault="00FA32F2" w:rsidP="00FA32F2">
      <w:pPr>
        <w:rPr>
          <w:ins w:id="16100" w:author="Thu Huyen Tran" w:date="2023-04-07T15:36:00Z"/>
          <w:b/>
          <w:bCs/>
          <w:lang w:val="en-US"/>
        </w:rPr>
      </w:pPr>
      <w:ins w:id="16101" w:author="Thu Huyen Tran" w:date="2023-04-07T14:58:00Z">
        <w:r w:rsidRPr="00FA32F2">
          <w:rPr>
            <w:b/>
            <w:bCs/>
            <w:lang w:val="en-US"/>
            <w:rPrChange w:id="16102" w:author="Thu Huyen Tran" w:date="2023-04-07T14:59:00Z">
              <w:rPr>
                <w:lang w:val="en-US"/>
              </w:rPr>
            </w:rPrChange>
          </w:rPr>
          <w:lastRenderedPageBreak/>
          <w:tab/>
          <w:t xml:space="preserve">c. Hệ số phát thải/thông số </w:t>
        </w:r>
      </w:ins>
    </w:p>
    <w:p w14:paraId="7F2DF73D" w14:textId="6B540A2B" w:rsidR="00A95BB1" w:rsidRDefault="00A95BB1" w:rsidP="00A95BB1">
      <w:pPr>
        <w:spacing w:before="0" w:after="0"/>
        <w:ind w:left="709"/>
        <w:rPr>
          <w:ins w:id="16103" w:author="Thu Huyen Tran" w:date="2023-04-07T15:38:00Z"/>
          <w:lang w:val="en-US"/>
        </w:rPr>
      </w:pPr>
      <w:ins w:id="16104" w:author="Thu Huyen Tran" w:date="2023-04-07T15:37:00Z">
        <w:r w:rsidRPr="00A95BB1">
          <w:rPr>
            <w:lang w:val="en-US"/>
            <w:rPrChange w:id="16105" w:author="Thu Huyen Tran" w:date="2023-04-07T15:37:00Z">
              <w:rPr>
                <w:b/>
                <w:bCs/>
                <w:lang w:val="en-US"/>
              </w:rPr>
            </w:rPrChange>
          </w:rPr>
          <w:t xml:space="preserve">1) </w:t>
        </w:r>
        <w:r w:rsidRPr="00A95BB1">
          <w:rPr>
            <w:lang w:val="en-US"/>
          </w:rPr>
          <w:t>Tổng nược ni-tơ trong nước thải không được xử lý của các loại hình công</w:t>
        </w:r>
        <w:r>
          <w:rPr>
            <w:lang w:val="en-US"/>
          </w:rPr>
          <w:t xml:space="preserve"> </w:t>
        </w:r>
        <w:r w:rsidRPr="00A95BB1">
          <w:rPr>
            <w:lang w:val="en-US"/>
          </w:rPr>
          <w:t>nghiệp</w:t>
        </w:r>
        <w:r>
          <w:rPr>
            <w:lang w:val="en-US"/>
          </w:rPr>
          <w:t>, T</w:t>
        </w:r>
      </w:ins>
      <w:ins w:id="16106" w:author="Thu Huyen Tran" w:date="2023-04-07T15:38:00Z">
        <w:r>
          <w:rPr>
            <w:lang w:val="en-US"/>
          </w:rPr>
          <w:t>N</w:t>
        </w:r>
      </w:ins>
      <w:ins w:id="16107" w:author="Thu Huyen Tran" w:date="2023-04-07T15:37:00Z">
        <w:r w:rsidRPr="00A95BB1">
          <w:rPr>
            <w:vertAlign w:val="subscript"/>
            <w:lang w:val="en-US"/>
            <w:rPrChange w:id="16108" w:author="Thu Huyen Tran" w:date="2023-04-07T15:38:00Z">
              <w:rPr>
                <w:lang w:val="en-US"/>
              </w:rPr>
            </w:rPrChange>
          </w:rPr>
          <w:t>i</w:t>
        </w:r>
      </w:ins>
    </w:p>
    <w:p w14:paraId="30FC4E08" w14:textId="143C3DE9" w:rsidR="00A95BB1" w:rsidRDefault="00A95BB1" w:rsidP="00A95BB1">
      <w:pPr>
        <w:spacing w:before="0" w:after="0"/>
        <w:ind w:left="709"/>
        <w:rPr>
          <w:ins w:id="16109" w:author="Thu Huyen Tran" w:date="2023-04-07T15:39:00Z"/>
          <w:lang w:val="en-US"/>
        </w:rPr>
      </w:pPr>
      <w:ins w:id="16110" w:author="Thu Huyen Tran" w:date="2023-04-07T15:38:00Z">
        <w:r>
          <w:rPr>
            <w:lang w:val="en-US"/>
          </w:rPr>
          <w:t xml:space="preserve">Dựa vào </w:t>
        </w:r>
        <w:r w:rsidR="004B67FF">
          <w:rPr>
            <w:lang w:val="en-US"/>
          </w:rPr>
          <w:t>Bảng 6.12(mới) trang 6.48, chương 6, phần 5, IPCC2019 để lựa chọn hệ số TN</w:t>
        </w:r>
        <w:r w:rsidR="004B67FF">
          <w:rPr>
            <w:vertAlign w:val="subscript"/>
            <w:lang w:val="en-US"/>
          </w:rPr>
          <w:t>i</w:t>
        </w:r>
      </w:ins>
      <w:ins w:id="16111" w:author="Thu Huyen Tran" w:date="2023-04-07T15:39:00Z">
        <w:r w:rsidR="004B67FF">
          <w:rPr>
            <w:lang w:val="en-US"/>
          </w:rPr>
          <w:t xml:space="preserve"> tương ứng với loại hình công nghiệp. Tại bảng này chỉ đưa ra một số loại hình công nghiệp điển hình, một số loại hình công nghiệp khác không có hệ số vì thế không được tính và cần được cải thiện trong tương lai. </w:t>
        </w:r>
      </w:ins>
    </w:p>
    <w:p w14:paraId="661FC312" w14:textId="1BB3A8E4" w:rsidR="004B67FF" w:rsidRDefault="004B67FF" w:rsidP="00A95BB1">
      <w:pPr>
        <w:spacing w:before="0" w:after="0"/>
        <w:ind w:left="709"/>
        <w:rPr>
          <w:ins w:id="16112" w:author="Thu Huyen Tran" w:date="2023-04-07T15:40:00Z"/>
          <w:vertAlign w:val="subscript"/>
          <w:lang w:val="en-US"/>
        </w:rPr>
      </w:pPr>
      <w:ins w:id="16113" w:author="Thu Huyen Tran" w:date="2023-04-07T15:39:00Z">
        <w:r>
          <w:rPr>
            <w:lang w:val="en-US"/>
          </w:rPr>
          <w:t xml:space="preserve">- </w:t>
        </w:r>
      </w:ins>
      <w:ins w:id="16114" w:author="Thu Huyen Tran" w:date="2023-04-07T15:40:00Z">
        <w:r>
          <w:rPr>
            <w:lang w:val="en-US"/>
          </w:rPr>
          <w:t>Công nghiệp sản xuất sắt thép: TN</w:t>
        </w:r>
        <w:r>
          <w:rPr>
            <w:vertAlign w:val="subscript"/>
            <w:lang w:val="en-US"/>
          </w:rPr>
          <w:t>i</w:t>
        </w:r>
        <w:r>
          <w:rPr>
            <w:lang w:val="en-US"/>
          </w:rPr>
          <w:t xml:space="preserve"> = 0,25 kg/m</w:t>
        </w:r>
        <w:r>
          <w:rPr>
            <w:vertAlign w:val="superscript"/>
            <w:lang w:val="en-US"/>
          </w:rPr>
          <w:t>3</w:t>
        </w:r>
      </w:ins>
    </w:p>
    <w:p w14:paraId="124831DC" w14:textId="769F445A" w:rsidR="004B67FF" w:rsidRPr="004B67FF" w:rsidRDefault="004B67FF" w:rsidP="004B67FF">
      <w:pPr>
        <w:spacing w:before="0" w:after="0"/>
        <w:ind w:left="709"/>
        <w:rPr>
          <w:ins w:id="16115" w:author="Thu Huyen Tran" w:date="2023-04-07T15:40:00Z"/>
          <w:lang w:val="en-US"/>
        </w:rPr>
      </w:pPr>
      <w:ins w:id="16116" w:author="Thu Huyen Tran" w:date="2023-04-07T15:40:00Z">
        <w:r>
          <w:rPr>
            <w:lang w:val="en-US"/>
          </w:rPr>
          <w:t>- Công nghiệp sản xuất kim loại màu: TN</w:t>
        </w:r>
        <w:r>
          <w:rPr>
            <w:vertAlign w:val="subscript"/>
            <w:lang w:val="en-US"/>
          </w:rPr>
          <w:t>i</w:t>
        </w:r>
        <w:r>
          <w:rPr>
            <w:lang w:val="en-US"/>
          </w:rPr>
          <w:t xml:space="preserve"> = 0,25 kg/m</w:t>
        </w:r>
        <w:r>
          <w:rPr>
            <w:vertAlign w:val="superscript"/>
            <w:lang w:val="en-US"/>
          </w:rPr>
          <w:t>3</w:t>
        </w:r>
        <w:r>
          <w:rPr>
            <w:vertAlign w:val="subscript"/>
            <w:lang w:val="en-US"/>
          </w:rPr>
          <w:t xml:space="preserve"> </w:t>
        </w:r>
        <w:r>
          <w:rPr>
            <w:lang w:val="en-US"/>
          </w:rPr>
          <w:t xml:space="preserve">(giả định bằng </w:t>
        </w:r>
      </w:ins>
      <w:ins w:id="16117" w:author="Thu Huyen Tran" w:date="2023-04-07T15:41:00Z">
        <w:r>
          <w:rPr>
            <w:lang w:val="en-US"/>
          </w:rPr>
          <w:t>Công nghiệp sản xuất sắt thép)</w:t>
        </w:r>
      </w:ins>
    </w:p>
    <w:p w14:paraId="5BC1387A" w14:textId="4EAFBE6F" w:rsidR="004B67FF" w:rsidRPr="00AF34C5" w:rsidRDefault="004B67FF" w:rsidP="004B67FF">
      <w:pPr>
        <w:spacing w:before="0" w:after="0"/>
        <w:ind w:left="709"/>
        <w:rPr>
          <w:ins w:id="16118" w:author="Thu Huyen Tran" w:date="2023-04-07T15:40:00Z"/>
          <w:lang w:val="en-US"/>
        </w:rPr>
      </w:pPr>
      <w:ins w:id="16119" w:author="Thu Huyen Tran" w:date="2023-04-07T15:40:00Z">
        <w:r>
          <w:rPr>
            <w:lang w:val="en-US"/>
          </w:rPr>
          <w:t xml:space="preserve">- Công nghiệp sản xuất </w:t>
        </w:r>
      </w:ins>
      <w:ins w:id="16120" w:author="Thu Huyen Tran" w:date="2023-04-07T15:41:00Z">
        <w:r>
          <w:rPr>
            <w:lang w:val="en-US"/>
          </w:rPr>
          <w:t>bia</w:t>
        </w:r>
      </w:ins>
      <w:ins w:id="16121" w:author="Thu Huyen Tran" w:date="2023-04-07T15:40:00Z">
        <w:r>
          <w:rPr>
            <w:lang w:val="en-US"/>
          </w:rPr>
          <w:t>: TN</w:t>
        </w:r>
        <w:r>
          <w:rPr>
            <w:vertAlign w:val="subscript"/>
            <w:lang w:val="en-US"/>
          </w:rPr>
          <w:t>i</w:t>
        </w:r>
        <w:r>
          <w:rPr>
            <w:lang w:val="en-US"/>
          </w:rPr>
          <w:t xml:space="preserve"> = 0,</w:t>
        </w:r>
      </w:ins>
      <w:ins w:id="16122" w:author="Thu Huyen Tran" w:date="2023-04-07T15:41:00Z">
        <w:r>
          <w:rPr>
            <w:lang w:val="en-US"/>
          </w:rPr>
          <w:t>055</w:t>
        </w:r>
      </w:ins>
      <w:ins w:id="16123" w:author="Thu Huyen Tran" w:date="2023-04-07T15:40:00Z">
        <w:r>
          <w:rPr>
            <w:lang w:val="en-US"/>
          </w:rPr>
          <w:t xml:space="preserve"> kg/m</w:t>
        </w:r>
        <w:r>
          <w:rPr>
            <w:vertAlign w:val="superscript"/>
            <w:lang w:val="en-US"/>
          </w:rPr>
          <w:t>3</w:t>
        </w:r>
      </w:ins>
    </w:p>
    <w:p w14:paraId="2E2B107E" w14:textId="74CDDF21" w:rsidR="004B67FF" w:rsidRPr="00AF34C5" w:rsidRDefault="004B67FF" w:rsidP="004B67FF">
      <w:pPr>
        <w:spacing w:before="0" w:after="0"/>
        <w:ind w:left="709"/>
        <w:rPr>
          <w:ins w:id="16124" w:author="Thu Huyen Tran" w:date="2023-04-07T15:40:00Z"/>
          <w:lang w:val="en-US"/>
        </w:rPr>
      </w:pPr>
      <w:ins w:id="16125" w:author="Thu Huyen Tran" w:date="2023-04-07T15:40:00Z">
        <w:r>
          <w:rPr>
            <w:lang w:val="en-US"/>
          </w:rPr>
          <w:t xml:space="preserve">- Công nghiệp sản xuất </w:t>
        </w:r>
      </w:ins>
      <w:ins w:id="16126" w:author="Thu Huyen Tran" w:date="2023-04-07T15:41:00Z">
        <w:r>
          <w:rPr>
            <w:lang w:val="en-US"/>
          </w:rPr>
          <w:t>rượu</w:t>
        </w:r>
      </w:ins>
      <w:ins w:id="16127" w:author="Thu Huyen Tran" w:date="2023-04-07T15:40:00Z">
        <w:r>
          <w:rPr>
            <w:lang w:val="en-US"/>
          </w:rPr>
          <w:t>: TN</w:t>
        </w:r>
        <w:r>
          <w:rPr>
            <w:vertAlign w:val="subscript"/>
            <w:lang w:val="en-US"/>
          </w:rPr>
          <w:t>i</w:t>
        </w:r>
        <w:r>
          <w:rPr>
            <w:lang w:val="en-US"/>
          </w:rPr>
          <w:t xml:space="preserve"> = </w:t>
        </w:r>
      </w:ins>
      <w:ins w:id="16128" w:author="Thu Huyen Tran" w:date="2023-04-07T15:41:00Z">
        <w:r>
          <w:rPr>
            <w:lang w:val="en-US"/>
          </w:rPr>
          <w:t>2,4</w:t>
        </w:r>
      </w:ins>
      <w:ins w:id="16129" w:author="Thu Huyen Tran" w:date="2023-04-07T15:40:00Z">
        <w:r>
          <w:rPr>
            <w:lang w:val="en-US"/>
          </w:rPr>
          <w:t xml:space="preserve"> kg/m</w:t>
        </w:r>
        <w:r>
          <w:rPr>
            <w:vertAlign w:val="superscript"/>
            <w:lang w:val="en-US"/>
          </w:rPr>
          <w:t>3</w:t>
        </w:r>
      </w:ins>
    </w:p>
    <w:p w14:paraId="09E8E745" w14:textId="5A34B114" w:rsidR="004B67FF" w:rsidRPr="00AF34C5" w:rsidRDefault="004B67FF" w:rsidP="004B67FF">
      <w:pPr>
        <w:spacing w:before="0" w:after="0"/>
        <w:ind w:left="709"/>
        <w:rPr>
          <w:ins w:id="16130" w:author="Thu Huyen Tran" w:date="2023-04-07T15:40:00Z"/>
          <w:lang w:val="en-US"/>
        </w:rPr>
      </w:pPr>
      <w:ins w:id="16131" w:author="Thu Huyen Tran" w:date="2023-04-07T15:40:00Z">
        <w:r>
          <w:rPr>
            <w:lang w:val="en-US"/>
          </w:rPr>
          <w:t xml:space="preserve">- Công nghiệp sản xuất </w:t>
        </w:r>
      </w:ins>
      <w:ins w:id="16132" w:author="Thu Huyen Tran" w:date="2023-04-07T15:41:00Z">
        <w:r>
          <w:rPr>
            <w:lang w:val="en-US"/>
          </w:rPr>
          <w:t>thị</w:t>
        </w:r>
      </w:ins>
      <w:ins w:id="16133" w:author="Thu Huyen Tran" w:date="2023-04-07T15:42:00Z">
        <w:r>
          <w:rPr>
            <w:lang w:val="en-US"/>
          </w:rPr>
          <w:t>t</w:t>
        </w:r>
      </w:ins>
      <w:ins w:id="16134" w:author="Thu Huyen Tran" w:date="2023-04-07T15:40:00Z">
        <w:r>
          <w:rPr>
            <w:lang w:val="en-US"/>
          </w:rPr>
          <w:t>: TN</w:t>
        </w:r>
        <w:r>
          <w:rPr>
            <w:vertAlign w:val="subscript"/>
            <w:lang w:val="en-US"/>
          </w:rPr>
          <w:t>i</w:t>
        </w:r>
        <w:r>
          <w:rPr>
            <w:lang w:val="en-US"/>
          </w:rPr>
          <w:t xml:space="preserve"> = </w:t>
        </w:r>
      </w:ins>
      <w:ins w:id="16135" w:author="Thu Huyen Tran" w:date="2023-04-07T15:42:00Z">
        <w:r>
          <w:rPr>
            <w:lang w:val="en-US"/>
          </w:rPr>
          <w:t>0,19</w:t>
        </w:r>
      </w:ins>
      <w:ins w:id="16136" w:author="Thu Huyen Tran" w:date="2023-04-07T15:40:00Z">
        <w:r>
          <w:rPr>
            <w:lang w:val="en-US"/>
          </w:rPr>
          <w:t xml:space="preserve"> kg/m</w:t>
        </w:r>
        <w:r>
          <w:rPr>
            <w:vertAlign w:val="superscript"/>
            <w:lang w:val="en-US"/>
          </w:rPr>
          <w:t>3</w:t>
        </w:r>
      </w:ins>
    </w:p>
    <w:p w14:paraId="18F626C5" w14:textId="4196BE8A" w:rsidR="004B67FF" w:rsidRDefault="004B67FF" w:rsidP="004B67FF">
      <w:pPr>
        <w:spacing w:before="0" w:after="0"/>
        <w:ind w:left="709"/>
        <w:rPr>
          <w:ins w:id="16137" w:author="Thu Huyen Tran" w:date="2023-04-07T15:43:00Z"/>
          <w:vertAlign w:val="subscript"/>
          <w:lang w:val="en-US"/>
        </w:rPr>
      </w:pPr>
      <w:ins w:id="16138" w:author="Thu Huyen Tran" w:date="2023-04-07T15:40:00Z">
        <w:r>
          <w:rPr>
            <w:lang w:val="en-US"/>
          </w:rPr>
          <w:t xml:space="preserve">- Công nghiệp sản xuất </w:t>
        </w:r>
      </w:ins>
      <w:ins w:id="16139" w:author="Thu Huyen Tran" w:date="2023-04-07T15:42:00Z">
        <w:r>
          <w:rPr>
            <w:lang w:val="en-US"/>
          </w:rPr>
          <w:t>thủy sản</w:t>
        </w:r>
      </w:ins>
      <w:ins w:id="16140" w:author="Thu Huyen Tran" w:date="2023-04-07T15:40:00Z">
        <w:r>
          <w:rPr>
            <w:lang w:val="en-US"/>
          </w:rPr>
          <w:t>: TN</w:t>
        </w:r>
        <w:r>
          <w:rPr>
            <w:vertAlign w:val="subscript"/>
            <w:lang w:val="en-US"/>
          </w:rPr>
          <w:t>i</w:t>
        </w:r>
        <w:r>
          <w:rPr>
            <w:lang w:val="en-US"/>
          </w:rPr>
          <w:t xml:space="preserve"> = 0</w:t>
        </w:r>
      </w:ins>
      <w:ins w:id="16141" w:author="Thu Huyen Tran" w:date="2023-04-07T15:43:00Z">
        <w:r>
          <w:rPr>
            <w:lang w:val="en-US"/>
          </w:rPr>
          <w:t>,6</w:t>
        </w:r>
      </w:ins>
      <w:ins w:id="16142" w:author="Thu Huyen Tran" w:date="2023-04-07T15:40:00Z">
        <w:r>
          <w:rPr>
            <w:lang w:val="en-US"/>
          </w:rPr>
          <w:t xml:space="preserve"> kg/m</w:t>
        </w:r>
        <w:r>
          <w:rPr>
            <w:vertAlign w:val="superscript"/>
            <w:lang w:val="en-US"/>
          </w:rPr>
          <w:t>3</w:t>
        </w:r>
      </w:ins>
    </w:p>
    <w:p w14:paraId="68E11C4F" w14:textId="13E5FD6D" w:rsidR="004B67FF" w:rsidRDefault="004B67FF" w:rsidP="004B67FF">
      <w:pPr>
        <w:spacing w:before="0" w:after="0"/>
        <w:ind w:left="709"/>
        <w:rPr>
          <w:ins w:id="16143" w:author="Thu Huyen Tran" w:date="2023-04-07T15:44:00Z"/>
          <w:lang w:val="en-US"/>
        </w:rPr>
      </w:pPr>
      <w:ins w:id="16144" w:author="Thu Huyen Tran" w:date="2023-04-07T15:43:00Z">
        <w:r>
          <w:rPr>
            <w:lang w:val="en-US"/>
          </w:rPr>
          <w:t>- Công nghiệp sản xuất cao su, nhựa: TN</w:t>
        </w:r>
        <w:r>
          <w:rPr>
            <w:vertAlign w:val="subscript"/>
            <w:lang w:val="en-US"/>
          </w:rPr>
          <w:t>i</w:t>
        </w:r>
        <w:r>
          <w:rPr>
            <w:lang w:val="en-US"/>
          </w:rPr>
          <w:t xml:space="preserve"> = 0,25 kg/m</w:t>
        </w:r>
        <w:r>
          <w:rPr>
            <w:vertAlign w:val="superscript"/>
            <w:lang w:val="en-US"/>
          </w:rPr>
          <w:t>3</w:t>
        </w:r>
      </w:ins>
    </w:p>
    <w:p w14:paraId="54D336B2" w14:textId="77777777" w:rsidR="00694598" w:rsidRDefault="004B67FF" w:rsidP="00F5599D">
      <w:pPr>
        <w:spacing w:before="0" w:after="0"/>
        <w:ind w:left="709"/>
        <w:rPr>
          <w:ins w:id="16145" w:author="Huyen Tran Thu" w:date="2025-04-28T22:22:00Z" w16du:dateUtc="2025-04-28T15:22:00Z"/>
        </w:rPr>
      </w:pPr>
      <w:ins w:id="16146" w:author="Thu Huyen Tran" w:date="2023-04-07T15:45:00Z">
        <w:r>
          <w:rPr>
            <w:lang w:val="en-US"/>
          </w:rPr>
          <w:t xml:space="preserve">2) </w:t>
        </w:r>
      </w:ins>
      <w:ins w:id="16147" w:author="Thu Huyen Tran" w:date="2023-04-07T16:47:00Z">
        <w:r w:rsidR="00F5599D">
          <w:t>Mức độ sử dụng hệ thống xử lý j trong năm kiểm kê (∑</w:t>
        </w:r>
        <w:r w:rsidR="00F5599D">
          <w:rPr>
            <w:vertAlign w:val="subscript"/>
          </w:rPr>
          <w:t>i</w:t>
        </w:r>
        <w:r w:rsidR="00F5599D">
          <w:t>T</w:t>
        </w:r>
        <w:r w:rsidR="00F5599D">
          <w:rPr>
            <w:vertAlign w:val="subscript"/>
          </w:rPr>
          <w:t>ij</w:t>
        </w:r>
        <w:r w:rsidR="00F5599D">
          <w:t>) cho tính toán phát thải ni-tơ từ nước thải xả ra nguồn tiếp nhận. T</w:t>
        </w:r>
        <w:r w:rsidR="00F5599D" w:rsidRPr="00F5599D">
          <w:t>heo Thống kê của Tổng cục Thống kê</w:t>
        </w:r>
      </w:ins>
      <w:ins w:id="16148" w:author="Huyen Tran Thu" w:date="2025-04-28T22:22:00Z" w16du:dateUtc="2025-04-28T15:22:00Z">
        <w:r w:rsidR="00694598">
          <w:t>:</w:t>
        </w:r>
      </w:ins>
    </w:p>
    <w:p w14:paraId="330F29E9" w14:textId="0CF3CA2C" w:rsidR="00F5599D" w:rsidRDefault="00694598">
      <w:pPr>
        <w:spacing w:before="0" w:after="0"/>
        <w:ind w:left="709" w:firstLine="11"/>
        <w:rPr>
          <w:ins w:id="16149" w:author="Thu Huyen Tran" w:date="2023-04-07T16:49:00Z"/>
        </w:rPr>
        <w:pPrChange w:id="16150" w:author="Huyen Tran Thu" w:date="2025-04-28T22:22:00Z" w16du:dateUtc="2025-04-28T15:22:00Z">
          <w:pPr>
            <w:spacing w:before="0" w:after="0"/>
            <w:ind w:left="709"/>
          </w:pPr>
        </w:pPrChange>
      </w:pPr>
      <w:ins w:id="16151" w:author="Huyen Tran Thu" w:date="2025-04-28T22:22:00Z" w16du:dateUtc="2025-04-28T15:22:00Z">
        <w:r>
          <w:t>- N</w:t>
        </w:r>
      </w:ins>
      <w:ins w:id="16152" w:author="Thu Huyen Tran" w:date="2023-04-07T16:47:00Z">
        <w:del w:id="16153" w:author="Huyen Tran Thu" w:date="2025-04-28T22:22:00Z" w16du:dateUtc="2025-04-28T15:22:00Z">
          <w:r w:rsidR="00F5599D" w:rsidRPr="00F5599D" w:rsidDel="00694598">
            <w:delText>, N</w:delText>
          </w:r>
        </w:del>
        <w:r w:rsidR="00F5599D" w:rsidRPr="00F5599D">
          <w:t>ăm 20</w:t>
        </w:r>
      </w:ins>
      <w:ins w:id="16154" w:author="Huyen Tran Thu" w:date="2025-04-28T22:23:00Z" w16du:dateUtc="2025-04-28T15:23:00Z">
        <w:r>
          <w:t>21</w:t>
        </w:r>
      </w:ins>
      <w:ins w:id="16155" w:author="Thu Huyen Tran" w:date="2023-04-07T16:47:00Z">
        <w:del w:id="16156" w:author="Huyen Tran Thu" w:date="2025-04-28T22:23:00Z" w16du:dateUtc="2025-04-28T15:23:00Z">
          <w:r w:rsidR="00F5599D" w:rsidRPr="00F5599D" w:rsidDel="00694598">
            <w:delText>17</w:delText>
          </w:r>
        </w:del>
        <w:r w:rsidR="00F5599D" w:rsidRPr="00F5599D">
          <w:t xml:space="preserve"> tổng số khu công nghiệp là </w:t>
        </w:r>
      </w:ins>
      <w:ins w:id="16157" w:author="Huyen Tran Thu" w:date="2025-04-28T22:23:00Z" w16du:dateUtc="2025-04-28T15:23:00Z">
        <w:r>
          <w:t>291</w:t>
        </w:r>
      </w:ins>
      <w:ins w:id="16158" w:author="Thu Huyen Tran" w:date="2023-04-07T16:47:00Z">
        <w:del w:id="16159" w:author="Huyen Tran Thu" w:date="2025-04-28T22:23:00Z" w16du:dateUtc="2025-04-28T15:23:00Z">
          <w:r w:rsidR="00F5599D" w:rsidRPr="00F5599D" w:rsidDel="00694598">
            <w:delText>384</w:delText>
          </w:r>
        </w:del>
        <w:r w:rsidR="00F5599D" w:rsidRPr="00F5599D">
          <w:t xml:space="preserve"> khu trong đó 2</w:t>
        </w:r>
      </w:ins>
      <w:ins w:id="16160" w:author="Huyen Tran Thu" w:date="2025-04-28T22:23:00Z" w16du:dateUtc="2025-04-28T15:23:00Z">
        <w:r>
          <w:t>64</w:t>
        </w:r>
      </w:ins>
      <w:ins w:id="16161" w:author="Thu Huyen Tran" w:date="2023-04-07T16:47:00Z">
        <w:del w:id="16162" w:author="Huyen Tran Thu" w:date="2025-04-28T22:23:00Z" w16du:dateUtc="2025-04-28T15:23:00Z">
          <w:r w:rsidR="00F5599D" w:rsidRPr="00F5599D" w:rsidDel="00694598">
            <w:delText>45</w:delText>
          </w:r>
        </w:del>
        <w:r w:rsidR="00F5599D" w:rsidRPr="00F5599D">
          <w:t xml:space="preserve"> khu công nghiệp xử lý nước thải đạt tiêu chuẩn theo quy định chiế</w:t>
        </w:r>
      </w:ins>
      <w:ins w:id="16163" w:author="Thu Huyen Tran" w:date="2023-04-07T16:48:00Z">
        <w:r w:rsidR="00F5599D">
          <w:t>m</w:t>
        </w:r>
      </w:ins>
      <w:ins w:id="16164" w:author="Thu Huyen Tran" w:date="2023-04-07T16:47:00Z">
        <w:r w:rsidR="00F5599D" w:rsidRPr="00F5599D">
          <w:t xml:space="preserve"> </w:t>
        </w:r>
      </w:ins>
      <w:ins w:id="16165" w:author="Huyen Tran Thu" w:date="2025-04-28T22:23:00Z" w16du:dateUtc="2025-04-28T15:23:00Z">
        <w:r>
          <w:t>90,7</w:t>
        </w:r>
      </w:ins>
      <w:ins w:id="16166" w:author="Thu Huyen Tran" w:date="2023-04-07T16:47:00Z">
        <w:del w:id="16167" w:author="Huyen Tran Thu" w:date="2025-04-28T22:23:00Z" w16du:dateUtc="2025-04-28T15:23:00Z">
          <w:r w:rsidR="00F5599D" w:rsidRPr="00F5599D" w:rsidDel="00694598">
            <w:delText>63,8</w:delText>
          </w:r>
        </w:del>
        <w:r w:rsidR="00F5599D" w:rsidRPr="00F5599D">
          <w:t>%</w:t>
        </w:r>
        <w:r w:rsidR="00F5599D">
          <w:t>. Do không có số liệu thu th</w:t>
        </w:r>
      </w:ins>
      <w:ins w:id="16168" w:author="Thu Huyen Tran" w:date="2023-04-07T16:48:00Z">
        <w:r w:rsidR="00F5599D">
          <w:t>ập cụ thể về tỷ lệ các loại hệ thống xử lý, nên các hệ thống xử lý đạt tiêu chuẩn được chia đều về tỷ lệ. Với tỷ lệ %</w:t>
        </w:r>
      </w:ins>
      <w:ins w:id="16169" w:author="Thu Huyen Tran" w:date="2023-04-07T16:49:00Z">
        <w:r w:rsidR="00F5599D">
          <w:t xml:space="preserve"> còn lại là xả ra sông, hồ. Hệ số T</w:t>
        </w:r>
        <w:r w:rsidR="00F5599D">
          <w:rPr>
            <w:vertAlign w:val="subscript"/>
          </w:rPr>
          <w:t xml:space="preserve">ij </w:t>
        </w:r>
        <w:r w:rsidR="00F5599D">
          <w:t xml:space="preserve">như sau: </w:t>
        </w:r>
      </w:ins>
    </w:p>
    <w:p w14:paraId="70CEE3B4" w14:textId="168350C8" w:rsidR="00F5599D" w:rsidRDefault="00694598" w:rsidP="00F5599D">
      <w:pPr>
        <w:spacing w:before="0" w:after="0"/>
        <w:ind w:left="709"/>
        <w:rPr>
          <w:ins w:id="16170" w:author="Thu Huyen Tran" w:date="2023-04-07T16:49:00Z"/>
        </w:rPr>
      </w:pPr>
      <w:ins w:id="16171" w:author="Huyen Tran Thu" w:date="2025-04-28T22:22:00Z" w16du:dateUtc="2025-04-28T15:22:00Z">
        <w:r>
          <w:t>+</w:t>
        </w:r>
      </w:ins>
      <w:ins w:id="16172" w:author="Thu Huyen Tran" w:date="2023-04-07T16:49:00Z">
        <w:del w:id="16173" w:author="Huyen Tran Thu" w:date="2025-04-28T22:22:00Z" w16du:dateUtc="2025-04-28T15:22:00Z">
          <w:r w:rsidR="00F5599D" w:rsidDel="00694598">
            <w:delText>-</w:delText>
          </w:r>
        </w:del>
        <w:r w:rsidR="00F5599D">
          <w:t xml:space="preserve"> Hệ thống xử lý hiếu khí: T</w:t>
        </w:r>
        <w:r w:rsidR="00F5599D">
          <w:rPr>
            <w:vertAlign w:val="subscript"/>
          </w:rPr>
          <w:t xml:space="preserve">ij </w:t>
        </w:r>
        <w:r w:rsidR="00F5599D">
          <w:t>= 0,</w:t>
        </w:r>
      </w:ins>
      <w:ins w:id="16174" w:author="Huyen Tran Thu" w:date="2025-04-28T22:24:00Z" w16du:dateUtc="2025-04-28T15:24:00Z">
        <w:r>
          <w:t>302</w:t>
        </w:r>
      </w:ins>
      <w:ins w:id="16175" w:author="Thu Huyen Tran" w:date="2023-04-07T16:49:00Z">
        <w:del w:id="16176" w:author="Huyen Tran Thu" w:date="2025-04-28T22:23:00Z" w16du:dateUtc="2025-04-28T15:23:00Z">
          <w:r w:rsidR="00F5599D" w:rsidDel="00694598">
            <w:delText>213</w:delText>
          </w:r>
        </w:del>
      </w:ins>
    </w:p>
    <w:p w14:paraId="30DC8972" w14:textId="17B3A432" w:rsidR="00F5599D" w:rsidRDefault="00694598" w:rsidP="00F5599D">
      <w:pPr>
        <w:spacing w:before="0" w:after="0"/>
        <w:ind w:left="709"/>
        <w:rPr>
          <w:ins w:id="16177" w:author="Thu Huyen Tran" w:date="2023-04-07T16:49:00Z"/>
        </w:rPr>
      </w:pPr>
      <w:ins w:id="16178" w:author="Huyen Tran Thu" w:date="2025-04-28T22:22:00Z" w16du:dateUtc="2025-04-28T15:22:00Z">
        <w:r>
          <w:t>+</w:t>
        </w:r>
      </w:ins>
      <w:ins w:id="16179" w:author="Thu Huyen Tran" w:date="2023-04-07T16:49:00Z">
        <w:del w:id="16180" w:author="Huyen Tran Thu" w:date="2025-04-28T22:22:00Z" w16du:dateUtc="2025-04-28T15:22:00Z">
          <w:r w:rsidR="00F5599D" w:rsidDel="00694598">
            <w:delText>-</w:delText>
          </w:r>
        </w:del>
        <w:r w:rsidR="00F5599D">
          <w:t xml:space="preserve"> Hệ thống xử lý kị khí nông: T</w:t>
        </w:r>
        <w:r w:rsidR="00F5599D">
          <w:rPr>
            <w:vertAlign w:val="subscript"/>
          </w:rPr>
          <w:t xml:space="preserve">ij </w:t>
        </w:r>
        <w:r w:rsidR="00F5599D">
          <w:t>= 0,</w:t>
        </w:r>
      </w:ins>
      <w:ins w:id="16181" w:author="Huyen Tran Thu" w:date="2025-04-28T22:24:00Z" w16du:dateUtc="2025-04-28T15:24:00Z">
        <w:r>
          <w:t>302</w:t>
        </w:r>
      </w:ins>
      <w:ins w:id="16182" w:author="Thu Huyen Tran" w:date="2023-04-07T16:49:00Z">
        <w:del w:id="16183" w:author="Huyen Tran Thu" w:date="2025-04-28T22:24:00Z" w16du:dateUtc="2025-04-28T15:24:00Z">
          <w:r w:rsidR="00F5599D" w:rsidDel="00694598">
            <w:delText>213</w:delText>
          </w:r>
        </w:del>
      </w:ins>
    </w:p>
    <w:p w14:paraId="26CB09E5" w14:textId="72457D95" w:rsidR="00F5599D" w:rsidRPr="00AF34C5" w:rsidRDefault="00694598" w:rsidP="00F5599D">
      <w:pPr>
        <w:spacing w:before="0" w:after="0"/>
        <w:ind w:left="709"/>
        <w:rPr>
          <w:ins w:id="16184" w:author="Thu Huyen Tran" w:date="2023-04-07T16:49:00Z"/>
        </w:rPr>
      </w:pPr>
      <w:ins w:id="16185" w:author="Huyen Tran Thu" w:date="2025-04-28T22:22:00Z" w16du:dateUtc="2025-04-28T15:22:00Z">
        <w:r>
          <w:t>+</w:t>
        </w:r>
      </w:ins>
      <w:ins w:id="16186" w:author="Thu Huyen Tran" w:date="2023-04-07T16:49:00Z">
        <w:del w:id="16187" w:author="Huyen Tran Thu" w:date="2025-04-28T22:22:00Z" w16du:dateUtc="2025-04-28T15:22:00Z">
          <w:r w:rsidR="00F5599D" w:rsidDel="00694598">
            <w:delText>-</w:delText>
          </w:r>
        </w:del>
        <w:r w:rsidR="00F5599D">
          <w:t xml:space="preserve"> Hệ thống xử lý kị khí sâu: T</w:t>
        </w:r>
        <w:r w:rsidR="00F5599D">
          <w:rPr>
            <w:vertAlign w:val="subscript"/>
          </w:rPr>
          <w:t xml:space="preserve">ij </w:t>
        </w:r>
        <w:r w:rsidR="00F5599D">
          <w:t>= 0,</w:t>
        </w:r>
      </w:ins>
      <w:ins w:id="16188" w:author="Huyen Tran Thu" w:date="2025-04-28T22:24:00Z" w16du:dateUtc="2025-04-28T15:24:00Z">
        <w:r>
          <w:t>302</w:t>
        </w:r>
      </w:ins>
      <w:ins w:id="16189" w:author="Thu Huyen Tran" w:date="2023-04-07T16:49:00Z">
        <w:del w:id="16190" w:author="Huyen Tran Thu" w:date="2025-04-28T22:24:00Z" w16du:dateUtc="2025-04-28T15:24:00Z">
          <w:r w:rsidR="00F5599D" w:rsidDel="00694598">
            <w:delText>213</w:delText>
          </w:r>
        </w:del>
      </w:ins>
    </w:p>
    <w:p w14:paraId="7969B308" w14:textId="5D8F6691" w:rsidR="00F5599D" w:rsidRDefault="00694598" w:rsidP="00F5599D">
      <w:pPr>
        <w:spacing w:before="0" w:after="0"/>
        <w:ind w:left="709"/>
        <w:rPr>
          <w:ins w:id="16191" w:author="Huyen Tran Thu" w:date="2025-04-28T22:22:00Z" w16du:dateUtc="2025-04-28T15:22:00Z"/>
        </w:rPr>
      </w:pPr>
      <w:ins w:id="16192" w:author="Huyen Tran Thu" w:date="2025-04-28T22:23:00Z" w16du:dateUtc="2025-04-28T15:23:00Z">
        <w:r>
          <w:t>+</w:t>
        </w:r>
      </w:ins>
      <w:ins w:id="16193" w:author="Thu Huyen Tran" w:date="2023-04-07T16:50:00Z">
        <w:del w:id="16194" w:author="Huyen Tran Thu" w:date="2025-04-28T22:23:00Z" w16du:dateUtc="2025-04-28T15:23:00Z">
          <w:r w:rsidR="00F5599D" w:rsidDel="00694598">
            <w:delText>-</w:delText>
          </w:r>
        </w:del>
        <w:r w:rsidR="00F5599D">
          <w:t xml:space="preserve"> Xả ra sông, hồ..: T</w:t>
        </w:r>
        <w:r w:rsidR="00F5599D">
          <w:rPr>
            <w:vertAlign w:val="subscript"/>
          </w:rPr>
          <w:t xml:space="preserve">ij </w:t>
        </w:r>
        <w:r w:rsidR="00F5599D">
          <w:t>= 0,</w:t>
        </w:r>
      </w:ins>
      <w:ins w:id="16195" w:author="Huyen Tran Thu" w:date="2025-04-28T22:24:00Z" w16du:dateUtc="2025-04-28T15:24:00Z">
        <w:r>
          <w:t>093</w:t>
        </w:r>
      </w:ins>
      <w:ins w:id="16196" w:author="Thu Huyen Tran" w:date="2023-04-07T16:50:00Z">
        <w:del w:id="16197" w:author="Huyen Tran Thu" w:date="2025-04-28T22:24:00Z" w16du:dateUtc="2025-04-28T15:24:00Z">
          <w:r w:rsidR="00F5599D" w:rsidDel="00694598">
            <w:delText>362</w:delText>
          </w:r>
        </w:del>
      </w:ins>
    </w:p>
    <w:p w14:paraId="054315BB" w14:textId="106C10FF" w:rsidR="00694598" w:rsidRDefault="00694598" w:rsidP="00694598">
      <w:pPr>
        <w:spacing w:before="0" w:after="0"/>
        <w:ind w:left="709" w:firstLine="11"/>
        <w:rPr>
          <w:ins w:id="16198" w:author="Huyen Tran Thu" w:date="2025-04-28T22:24:00Z" w16du:dateUtc="2025-04-28T15:24:00Z"/>
        </w:rPr>
      </w:pPr>
      <w:ins w:id="16199" w:author="Huyen Tran Thu" w:date="2025-04-28T22:24:00Z" w16du:dateUtc="2025-04-28T15:24:00Z">
        <w:r>
          <w:t>- N</w:t>
        </w:r>
        <w:r w:rsidRPr="00F5599D">
          <w:t>ăm 20</w:t>
        </w:r>
        <w:r>
          <w:t>22</w:t>
        </w:r>
        <w:r w:rsidRPr="00F5599D">
          <w:t xml:space="preserve"> tổng số khu công nghiệp là </w:t>
        </w:r>
        <w:r>
          <w:t>293</w:t>
        </w:r>
        <w:r w:rsidRPr="00F5599D">
          <w:t xml:space="preserve"> khu trong đó 2</w:t>
        </w:r>
        <w:r>
          <w:t>66</w:t>
        </w:r>
        <w:r w:rsidRPr="00F5599D">
          <w:t xml:space="preserve"> khu công nghiệp xử lý nước thải đạt tiêu chuẩn theo quy định chiế</w:t>
        </w:r>
        <w:r>
          <w:t>m</w:t>
        </w:r>
        <w:r w:rsidRPr="00F5599D">
          <w:t xml:space="preserve"> </w:t>
        </w:r>
        <w:r>
          <w:t>90,8</w:t>
        </w:r>
        <w:r w:rsidRPr="00F5599D">
          <w:t>%</w:t>
        </w:r>
        <w:r>
          <w:t>. Do không có số liệu thu thập cụ thể về tỷ lệ các loại hệ thống xử lý, nên các hệ thống xử lý đạt tiêu chuẩn được chia đều về tỷ lệ. Với tỷ lệ % còn lại là xả ra sông, hồ. Hệ số T</w:t>
        </w:r>
        <w:r>
          <w:rPr>
            <w:vertAlign w:val="subscript"/>
          </w:rPr>
          <w:t xml:space="preserve">ij </w:t>
        </w:r>
        <w:r>
          <w:t xml:space="preserve">như sau: </w:t>
        </w:r>
      </w:ins>
    </w:p>
    <w:p w14:paraId="79A5528A" w14:textId="763ADFB9" w:rsidR="00694598" w:rsidRDefault="00694598" w:rsidP="00694598">
      <w:pPr>
        <w:spacing w:before="0" w:after="0"/>
        <w:ind w:left="709"/>
        <w:rPr>
          <w:ins w:id="16200" w:author="Huyen Tran Thu" w:date="2025-04-28T22:24:00Z" w16du:dateUtc="2025-04-28T15:24:00Z"/>
        </w:rPr>
      </w:pPr>
      <w:ins w:id="16201" w:author="Huyen Tran Thu" w:date="2025-04-28T22:24:00Z" w16du:dateUtc="2025-04-28T15:24:00Z">
        <w:r>
          <w:t>+ Hệ thống xử lý hiếu khí: T</w:t>
        </w:r>
        <w:r>
          <w:rPr>
            <w:vertAlign w:val="subscript"/>
          </w:rPr>
          <w:t xml:space="preserve">ij </w:t>
        </w:r>
        <w:r>
          <w:t>= 0,303</w:t>
        </w:r>
      </w:ins>
    </w:p>
    <w:p w14:paraId="565C6D65" w14:textId="3AADF59D" w:rsidR="00694598" w:rsidRDefault="00694598" w:rsidP="00694598">
      <w:pPr>
        <w:spacing w:before="0" w:after="0"/>
        <w:ind w:left="709"/>
        <w:rPr>
          <w:ins w:id="16202" w:author="Huyen Tran Thu" w:date="2025-04-28T22:24:00Z" w16du:dateUtc="2025-04-28T15:24:00Z"/>
        </w:rPr>
      </w:pPr>
      <w:ins w:id="16203" w:author="Huyen Tran Thu" w:date="2025-04-28T22:24:00Z" w16du:dateUtc="2025-04-28T15:24:00Z">
        <w:r>
          <w:t>+ Hệ thống xử lý kị khí nông: T</w:t>
        </w:r>
        <w:r>
          <w:rPr>
            <w:vertAlign w:val="subscript"/>
          </w:rPr>
          <w:t xml:space="preserve">ij </w:t>
        </w:r>
        <w:r>
          <w:t>= 0,303</w:t>
        </w:r>
      </w:ins>
    </w:p>
    <w:p w14:paraId="32DD9FDF" w14:textId="23CAE3F2" w:rsidR="00694598" w:rsidRPr="00AF34C5" w:rsidRDefault="00694598" w:rsidP="00694598">
      <w:pPr>
        <w:spacing w:before="0" w:after="0"/>
        <w:ind w:left="709"/>
        <w:rPr>
          <w:ins w:id="16204" w:author="Huyen Tran Thu" w:date="2025-04-28T22:24:00Z" w16du:dateUtc="2025-04-28T15:24:00Z"/>
        </w:rPr>
      </w:pPr>
      <w:ins w:id="16205" w:author="Huyen Tran Thu" w:date="2025-04-28T22:24:00Z" w16du:dateUtc="2025-04-28T15:24:00Z">
        <w:r>
          <w:t>+ Hệ thống xử lý kị khí sâu: T</w:t>
        </w:r>
        <w:r>
          <w:rPr>
            <w:vertAlign w:val="subscript"/>
          </w:rPr>
          <w:t xml:space="preserve">ij </w:t>
        </w:r>
        <w:r>
          <w:t>= 0,303</w:t>
        </w:r>
      </w:ins>
    </w:p>
    <w:p w14:paraId="55C815E8" w14:textId="441EC4AD" w:rsidR="00694598" w:rsidRPr="00F5599D" w:rsidRDefault="00694598" w:rsidP="00694598">
      <w:pPr>
        <w:spacing w:before="0" w:after="0"/>
        <w:ind w:left="709"/>
        <w:rPr>
          <w:ins w:id="16206" w:author="Thu Huyen Tran" w:date="2023-04-07T16:46:00Z"/>
          <w:rPrChange w:id="16207" w:author="Thu Huyen Tran" w:date="2023-04-07T16:49:00Z">
            <w:rPr>
              <w:ins w:id="16208" w:author="Thu Huyen Tran" w:date="2023-04-07T16:46:00Z"/>
              <w:lang w:val="en-US"/>
            </w:rPr>
          </w:rPrChange>
        </w:rPr>
      </w:pPr>
      <w:ins w:id="16209" w:author="Huyen Tran Thu" w:date="2025-04-28T22:24:00Z" w16du:dateUtc="2025-04-28T15:24:00Z">
        <w:r>
          <w:t>+ Xả ra sông, hồ..: T</w:t>
        </w:r>
        <w:r>
          <w:rPr>
            <w:vertAlign w:val="subscript"/>
          </w:rPr>
          <w:t xml:space="preserve">ij </w:t>
        </w:r>
        <w:r>
          <w:t>= 0,092</w:t>
        </w:r>
      </w:ins>
    </w:p>
    <w:p w14:paraId="4AD50596" w14:textId="666F63A7" w:rsidR="004B67FF" w:rsidRPr="004B67FF" w:rsidRDefault="00F5599D">
      <w:pPr>
        <w:spacing w:before="0" w:after="0"/>
        <w:ind w:left="709"/>
        <w:rPr>
          <w:ins w:id="16210" w:author="Thu Huyen Tran" w:date="2023-04-07T15:45:00Z"/>
          <w:lang w:val="en-US"/>
        </w:rPr>
        <w:pPrChange w:id="16211" w:author="Thu Huyen Tran" w:date="2023-04-07T15:45:00Z">
          <w:pPr>
            <w:pStyle w:val="ListParagraph"/>
            <w:numPr>
              <w:numId w:val="36"/>
            </w:numPr>
            <w:spacing w:before="0" w:after="0"/>
            <w:ind w:left="1080" w:hanging="360"/>
          </w:pPr>
        </w:pPrChange>
      </w:pPr>
      <w:ins w:id="16212" w:author="Thu Huyen Tran" w:date="2023-04-07T16:46:00Z">
        <w:r>
          <w:rPr>
            <w:lang w:val="en-US"/>
          </w:rPr>
          <w:t xml:space="preserve">3) </w:t>
        </w:r>
      </w:ins>
      <w:ins w:id="16213" w:author="Thu Huyen Tran" w:date="2023-04-07T15:45:00Z">
        <w:r w:rsidR="004B67FF" w:rsidRPr="004B67FF">
          <w:rPr>
            <w:lang w:val="en-US"/>
          </w:rPr>
          <w:t>Hệ số phát thải EF cho ước tính phát thải tại công trình xử lý nước. Bảng 6.8A (mới)</w:t>
        </w:r>
        <w:r w:rsidR="004B67FF">
          <w:rPr>
            <w:lang w:val="en-US"/>
          </w:rPr>
          <w:t>, trang 6.39, chương 6, phần 5, IPCC2019.</w:t>
        </w:r>
      </w:ins>
    </w:p>
    <w:p w14:paraId="6944343D" w14:textId="46AFB33A" w:rsidR="004B67FF" w:rsidRPr="0070139D" w:rsidRDefault="004B67FF" w:rsidP="004B67FF">
      <w:pPr>
        <w:pStyle w:val="ListParagraph"/>
        <w:numPr>
          <w:ilvl w:val="0"/>
          <w:numId w:val="0"/>
        </w:numPr>
        <w:spacing w:before="0"/>
        <w:ind w:left="1080"/>
        <w:rPr>
          <w:ins w:id="16214" w:author="Thu Huyen Tran" w:date="2023-04-07T15:45:00Z"/>
          <w:lang w:val="en-US"/>
        </w:rPr>
      </w:pPr>
      <w:ins w:id="16215" w:author="Thu Huyen Tran" w:date="2023-04-07T15:45:00Z">
        <w:r>
          <w:t xml:space="preserve">- Hệ thống xử lý hiếu khí: </w:t>
        </w:r>
        <w:r>
          <w:rPr>
            <w:lang w:val="en-US"/>
          </w:rPr>
          <w:t>EF</w:t>
        </w:r>
        <w:r>
          <w:t xml:space="preserve"> = </w:t>
        </w:r>
        <w:r>
          <w:rPr>
            <w:lang w:val="en-US"/>
          </w:rPr>
          <w:t>0,016 kgN</w:t>
        </w:r>
        <w:r>
          <w:rPr>
            <w:vertAlign w:val="subscript"/>
            <w:lang w:val="en-US"/>
          </w:rPr>
          <w:t>2</w:t>
        </w:r>
        <w:r>
          <w:rPr>
            <w:lang w:val="en-US"/>
          </w:rPr>
          <w:t>O/kgN</w:t>
        </w:r>
      </w:ins>
    </w:p>
    <w:p w14:paraId="789505D0" w14:textId="521D02AE" w:rsidR="004B67FF" w:rsidRPr="00AF34C5" w:rsidRDefault="004B67FF" w:rsidP="004B67FF">
      <w:pPr>
        <w:pStyle w:val="ListParagraph"/>
        <w:numPr>
          <w:ilvl w:val="0"/>
          <w:numId w:val="0"/>
        </w:numPr>
        <w:ind w:left="1080"/>
        <w:rPr>
          <w:ins w:id="16216" w:author="Thu Huyen Tran" w:date="2023-04-07T15:45:00Z"/>
          <w:lang w:val="en-US"/>
        </w:rPr>
      </w:pPr>
      <w:ins w:id="16217" w:author="Thu Huyen Tran" w:date="2023-04-07T15:45:00Z">
        <w:r>
          <w:t xml:space="preserve">- Hệ thống xử lý </w:t>
        </w:r>
      </w:ins>
      <w:ins w:id="16218" w:author="Thu Huyen Tran" w:date="2023-04-07T16:51:00Z">
        <w:r w:rsidR="00D66C90">
          <w:rPr>
            <w:lang w:val="en-US"/>
          </w:rPr>
          <w:t>kị khí nông</w:t>
        </w:r>
      </w:ins>
      <w:ins w:id="16219" w:author="Thu Huyen Tran" w:date="2023-04-07T15:45:00Z">
        <w:r>
          <w:t xml:space="preserve">: </w:t>
        </w:r>
        <w:r>
          <w:rPr>
            <w:lang w:val="en-US"/>
          </w:rPr>
          <w:t>EF</w:t>
        </w:r>
        <w:r>
          <w:t xml:space="preserve"> = </w:t>
        </w:r>
        <w:r>
          <w:rPr>
            <w:lang w:val="en-US"/>
          </w:rPr>
          <w:t>0</w:t>
        </w:r>
        <w:r w:rsidRPr="0070139D">
          <w:rPr>
            <w:lang w:val="en-US"/>
          </w:rPr>
          <w:t xml:space="preserve"> </w:t>
        </w:r>
        <w:r>
          <w:rPr>
            <w:lang w:val="en-US"/>
          </w:rPr>
          <w:t>kgN</w:t>
        </w:r>
        <w:r>
          <w:rPr>
            <w:vertAlign w:val="subscript"/>
            <w:lang w:val="en-US"/>
          </w:rPr>
          <w:t>2</w:t>
        </w:r>
        <w:r>
          <w:rPr>
            <w:lang w:val="en-US"/>
          </w:rPr>
          <w:t>O/kgN</w:t>
        </w:r>
      </w:ins>
    </w:p>
    <w:p w14:paraId="080CEDDC" w14:textId="2D0928D7" w:rsidR="004B67FF" w:rsidRPr="00AF34C5" w:rsidRDefault="004B67FF" w:rsidP="004B67FF">
      <w:pPr>
        <w:pStyle w:val="ListParagraph"/>
        <w:numPr>
          <w:ilvl w:val="0"/>
          <w:numId w:val="0"/>
        </w:numPr>
        <w:ind w:left="1080"/>
        <w:rPr>
          <w:ins w:id="16220" w:author="Thu Huyen Tran" w:date="2023-04-07T15:45:00Z"/>
          <w:lang w:val="en-US"/>
        </w:rPr>
      </w:pPr>
      <w:ins w:id="16221" w:author="Thu Huyen Tran" w:date="2023-04-07T15:45:00Z">
        <w:r>
          <w:t xml:space="preserve">- Hệ thống xử lý </w:t>
        </w:r>
      </w:ins>
      <w:ins w:id="16222" w:author="Thu Huyen Tran" w:date="2023-04-07T16:51:00Z">
        <w:r w:rsidR="00D66C90">
          <w:rPr>
            <w:lang w:val="en-US"/>
          </w:rPr>
          <w:t>kị khí sâu</w:t>
        </w:r>
      </w:ins>
      <w:ins w:id="16223" w:author="Thu Huyen Tran" w:date="2023-04-07T15:45:00Z">
        <w:r>
          <w:t xml:space="preserve">: </w:t>
        </w:r>
        <w:r>
          <w:rPr>
            <w:lang w:val="en-US"/>
          </w:rPr>
          <w:t>EF</w:t>
        </w:r>
        <w:r>
          <w:t xml:space="preserve"> = </w:t>
        </w:r>
        <w:r>
          <w:rPr>
            <w:lang w:val="en-US"/>
          </w:rPr>
          <w:t>0</w:t>
        </w:r>
        <w:r w:rsidRPr="0070139D">
          <w:rPr>
            <w:lang w:val="en-US"/>
          </w:rPr>
          <w:t xml:space="preserve"> </w:t>
        </w:r>
        <w:r>
          <w:rPr>
            <w:lang w:val="en-US"/>
          </w:rPr>
          <w:t>kgN</w:t>
        </w:r>
        <w:r>
          <w:rPr>
            <w:vertAlign w:val="subscript"/>
            <w:lang w:val="en-US"/>
          </w:rPr>
          <w:t>2</w:t>
        </w:r>
        <w:r>
          <w:rPr>
            <w:lang w:val="en-US"/>
          </w:rPr>
          <w:t>O/kgN</w:t>
        </w:r>
      </w:ins>
    </w:p>
    <w:p w14:paraId="730DB69C" w14:textId="3AEB1997" w:rsidR="004B67FF" w:rsidRPr="00F5599D" w:rsidRDefault="00F5599D">
      <w:pPr>
        <w:spacing w:before="0" w:after="0"/>
        <w:ind w:left="720"/>
        <w:rPr>
          <w:ins w:id="16224" w:author="Thu Huyen Tran" w:date="2023-04-07T15:45:00Z"/>
          <w:lang w:val="en-US"/>
        </w:rPr>
        <w:pPrChange w:id="16225" w:author="Thu Huyen Tran" w:date="2023-04-07T16:46:00Z">
          <w:pPr>
            <w:pStyle w:val="ListParagraph"/>
            <w:numPr>
              <w:numId w:val="36"/>
            </w:numPr>
            <w:spacing w:before="0" w:after="0"/>
            <w:ind w:left="1080" w:hanging="360"/>
          </w:pPr>
        </w:pPrChange>
      </w:pPr>
      <w:ins w:id="16226" w:author="Thu Huyen Tran" w:date="2023-04-07T16:46:00Z">
        <w:r>
          <w:rPr>
            <w:lang w:val="en-US"/>
          </w:rPr>
          <w:lastRenderedPageBreak/>
          <w:t xml:space="preserve">4) </w:t>
        </w:r>
      </w:ins>
      <w:ins w:id="16227" w:author="Thu Huyen Tran" w:date="2023-04-07T15:45:00Z">
        <w:r w:rsidR="004B67FF" w:rsidRPr="00F5599D">
          <w:rPr>
            <w:lang w:val="en-US"/>
          </w:rPr>
          <w:t xml:space="preserve">Hệ số phát thải EF cho ước tính phát thải từ nguồn tiếp nhận. </w:t>
        </w:r>
        <w:r w:rsidR="004B67FF" w:rsidRPr="00F5599D">
          <w:rPr>
            <w:rFonts w:eastAsia="MS Mincho"/>
            <w:szCs w:val="24"/>
            <w:lang w:val="en-US"/>
          </w:rPr>
          <w:t>Bảng 6.8A (mới)</w:t>
        </w:r>
        <w:r w:rsidR="004B67FF" w:rsidRPr="00F5599D">
          <w:rPr>
            <w:lang w:val="en-US"/>
          </w:rPr>
          <w:t>, trang 6.39, chương 6, phần 5, IPCC2019.</w:t>
        </w:r>
      </w:ins>
    </w:p>
    <w:p w14:paraId="70236685" w14:textId="77777777" w:rsidR="004B67FF" w:rsidRPr="0070139D" w:rsidRDefault="004B67FF" w:rsidP="004B67FF">
      <w:pPr>
        <w:pStyle w:val="ListParagraph"/>
        <w:numPr>
          <w:ilvl w:val="0"/>
          <w:numId w:val="0"/>
        </w:numPr>
        <w:spacing w:before="0"/>
        <w:ind w:left="1080"/>
        <w:rPr>
          <w:ins w:id="16228" w:author="Thu Huyen Tran" w:date="2023-04-07T15:45:00Z"/>
          <w:lang w:val="en-US"/>
        </w:rPr>
      </w:pPr>
      <w:ins w:id="16229" w:author="Thu Huyen Tran" w:date="2023-04-07T15:45:00Z">
        <w:r>
          <w:t xml:space="preserve">- </w:t>
        </w:r>
        <w:r>
          <w:rPr>
            <w:lang w:val="en-US"/>
          </w:rPr>
          <w:t>Nguồn tiếp nhận là nước ngọt, cửa sông và biển: EF = 0,005 kgN</w:t>
        </w:r>
        <w:r>
          <w:rPr>
            <w:vertAlign w:val="subscript"/>
            <w:lang w:val="en-US"/>
          </w:rPr>
          <w:t>2</w:t>
        </w:r>
        <w:r>
          <w:rPr>
            <w:lang w:val="en-US"/>
          </w:rPr>
          <w:t>O/kgN</w:t>
        </w:r>
      </w:ins>
    </w:p>
    <w:p w14:paraId="7C4675CA" w14:textId="63D36B26" w:rsidR="00FA32F2" w:rsidRPr="00FA32F2" w:rsidRDefault="00FA32F2" w:rsidP="00FA32F2">
      <w:pPr>
        <w:rPr>
          <w:ins w:id="16230" w:author="Thu Huyen Tran" w:date="2023-04-07T14:58:00Z"/>
          <w:b/>
          <w:bCs/>
          <w:lang w:val="en-US"/>
          <w:rPrChange w:id="16231" w:author="Thu Huyen Tran" w:date="2023-04-07T14:59:00Z">
            <w:rPr>
              <w:ins w:id="16232" w:author="Thu Huyen Tran" w:date="2023-04-07T14:58:00Z"/>
              <w:lang w:val="en-US"/>
            </w:rPr>
          </w:rPrChange>
        </w:rPr>
      </w:pPr>
      <w:ins w:id="16233" w:author="Thu Huyen Tran" w:date="2023-04-07T14:58:00Z">
        <w:r w:rsidRPr="00FA32F2">
          <w:rPr>
            <w:b/>
            <w:bCs/>
            <w:lang w:val="en-US"/>
            <w:rPrChange w:id="16234" w:author="Thu Huyen Tran" w:date="2023-04-07T14:59:00Z">
              <w:rPr>
                <w:lang w:val="en-US"/>
              </w:rPr>
            </w:rPrChange>
          </w:rPr>
          <w:tab/>
          <w:t>d. Kết quả phát thải N</w:t>
        </w:r>
        <w:r w:rsidRPr="00FA32F2">
          <w:rPr>
            <w:b/>
            <w:bCs/>
            <w:vertAlign w:val="subscript"/>
            <w:lang w:val="en-US"/>
            <w:rPrChange w:id="16235" w:author="Thu Huyen Tran" w:date="2023-04-07T14:59:00Z">
              <w:rPr>
                <w:vertAlign w:val="subscript"/>
                <w:lang w:val="en-US"/>
              </w:rPr>
            </w:rPrChange>
          </w:rPr>
          <w:t>2</w:t>
        </w:r>
        <w:r w:rsidRPr="00FA32F2">
          <w:rPr>
            <w:b/>
            <w:bCs/>
            <w:lang w:val="en-US"/>
            <w:rPrChange w:id="16236" w:author="Thu Huyen Tran" w:date="2023-04-07T14:59:00Z">
              <w:rPr>
                <w:lang w:val="en-US"/>
              </w:rPr>
            </w:rPrChange>
          </w:rPr>
          <w:t>O từ nước thải công nghiệp</w:t>
        </w:r>
      </w:ins>
    </w:p>
    <w:p w14:paraId="06AB8CA9" w14:textId="6096AC51" w:rsidR="004B67FF" w:rsidRPr="0070139D" w:rsidRDefault="004B67FF" w:rsidP="004B67FF">
      <w:pPr>
        <w:ind w:firstLine="720"/>
        <w:rPr>
          <w:ins w:id="16237" w:author="Thu Huyen Tran" w:date="2023-04-07T15:46:00Z"/>
          <w:lang w:val="en-US"/>
        </w:rPr>
      </w:pPr>
      <w:ins w:id="16238" w:author="Thu Huyen Tran" w:date="2023-04-07T15:46:00Z">
        <w:r>
          <w:rPr>
            <w:lang w:val="en-US"/>
          </w:rPr>
          <w:t>Dựa trên phương pháp đã được lựa chọn, hệ số/thông số được đưa ra trên đây. Kết quả phát thải N</w:t>
        </w:r>
        <w:r>
          <w:rPr>
            <w:vertAlign w:val="subscript"/>
            <w:lang w:val="en-US"/>
          </w:rPr>
          <w:t>2</w:t>
        </w:r>
        <w:r>
          <w:rPr>
            <w:lang w:val="en-US"/>
          </w:rPr>
          <w:t>O từ nước thải công nghiệp năm 20</w:t>
        </w:r>
      </w:ins>
      <w:ins w:id="16239" w:author="Huyen Tran Thu" w:date="2025-04-28T22:25:00Z" w16du:dateUtc="2025-04-28T15:25:00Z">
        <w:r w:rsidR="00694598">
          <w:rPr>
            <w:lang w:val="en-US"/>
          </w:rPr>
          <w:t>21</w:t>
        </w:r>
      </w:ins>
      <w:ins w:id="16240" w:author="Thu Huyen Tran" w:date="2023-04-07T15:46:00Z">
        <w:del w:id="16241" w:author="Huyen Tran Thu" w:date="2025-04-28T22:25:00Z" w16du:dateUtc="2025-04-28T15:25:00Z">
          <w:r w:rsidDel="00694598">
            <w:rPr>
              <w:lang w:val="en-US"/>
            </w:rPr>
            <w:delText>18</w:delText>
          </w:r>
        </w:del>
        <w:r>
          <w:rPr>
            <w:lang w:val="en-US"/>
          </w:rPr>
          <w:t xml:space="preserve"> là 0,</w:t>
        </w:r>
      </w:ins>
      <w:ins w:id="16242" w:author="Huyen Tran Thu" w:date="2025-04-28T22:25:00Z" w16du:dateUtc="2025-04-28T15:25:00Z">
        <w:r w:rsidR="00694598">
          <w:rPr>
            <w:lang w:val="en-US"/>
          </w:rPr>
          <w:t>30</w:t>
        </w:r>
      </w:ins>
      <w:ins w:id="16243" w:author="Thu Huyen Tran" w:date="2024-05-17T21:06:00Z" w16du:dateUtc="2024-05-17T14:06:00Z">
        <w:del w:id="16244" w:author="Huyen Tran Thu" w:date="2025-04-28T22:25:00Z" w16du:dateUtc="2025-04-28T15:25:00Z">
          <w:r w:rsidR="008B0BBE" w:rsidDel="00694598">
            <w:rPr>
              <w:lang w:val="en-US"/>
            </w:rPr>
            <w:delText>2</w:delText>
          </w:r>
        </w:del>
      </w:ins>
      <w:ins w:id="16245" w:author="Thu Huyen Tran" w:date="2023-12-05T23:00:00Z">
        <w:del w:id="16246" w:author="Huyen Tran Thu" w:date="2025-04-28T22:25:00Z" w16du:dateUtc="2025-04-28T15:25:00Z">
          <w:r w:rsidR="004C31AF" w:rsidDel="00694598">
            <w:rPr>
              <w:lang w:val="en-US"/>
            </w:rPr>
            <w:delText>1</w:delText>
          </w:r>
        </w:del>
      </w:ins>
      <w:ins w:id="16247" w:author="Thu Huyen Tran" w:date="2023-04-07T15:46:00Z">
        <w:r>
          <w:rPr>
            <w:lang w:val="en-US"/>
          </w:rPr>
          <w:t xml:space="preserve"> </w:t>
        </w:r>
      </w:ins>
      <w:ins w:id="16248" w:author="Thu Huyen Tran" w:date="2023-04-07T15:49:00Z">
        <w:r>
          <w:rPr>
            <w:lang w:val="en-US"/>
          </w:rPr>
          <w:t xml:space="preserve">nghìn tấn </w:t>
        </w:r>
      </w:ins>
      <w:ins w:id="16249" w:author="Thu Huyen Tran" w:date="2023-04-07T15:46:00Z">
        <w:r>
          <w:rPr>
            <w:lang w:val="en-US"/>
          </w:rPr>
          <w:t>N</w:t>
        </w:r>
        <w:r>
          <w:rPr>
            <w:vertAlign w:val="subscript"/>
            <w:lang w:val="en-US"/>
          </w:rPr>
          <w:t>2</w:t>
        </w:r>
        <w:r>
          <w:rPr>
            <w:lang w:val="en-US"/>
          </w:rPr>
          <w:t>O</w:t>
        </w:r>
      </w:ins>
      <w:ins w:id="16250" w:author="Huyen Tran Thu" w:date="2025-04-28T22:25:00Z" w16du:dateUtc="2025-04-28T15:25:00Z">
        <w:r w:rsidR="00694598">
          <w:rPr>
            <w:lang w:val="en-US"/>
          </w:rPr>
          <w:t xml:space="preserve"> và năm 2022 là 0,32 nghìn tấn N</w:t>
        </w:r>
        <w:r w:rsidR="00694598">
          <w:rPr>
            <w:vertAlign w:val="subscript"/>
            <w:lang w:val="en-US"/>
          </w:rPr>
          <w:t>2</w:t>
        </w:r>
        <w:r w:rsidR="00694598">
          <w:rPr>
            <w:lang w:val="en-US"/>
          </w:rPr>
          <w:t xml:space="preserve">O. </w:t>
        </w:r>
      </w:ins>
    </w:p>
    <w:p w14:paraId="0B8F47C6" w14:textId="50931260" w:rsidR="00FA32F2" w:rsidRPr="00FA32F2" w:rsidDel="004B67FF" w:rsidRDefault="00FA32F2">
      <w:pPr>
        <w:rPr>
          <w:del w:id="16251" w:author="Thu Huyen Tran" w:date="2023-04-07T15:46:00Z"/>
          <w:lang w:val="en-US"/>
          <w:rPrChange w:id="16252" w:author="Thu Huyen Tran" w:date="2023-04-07T14:58:00Z">
            <w:rPr>
              <w:del w:id="16253" w:author="Thu Huyen Tran" w:date="2023-04-07T15:46:00Z"/>
              <w:b/>
              <w:bCs/>
              <w:lang w:val="vi-VN"/>
            </w:rPr>
          </w:rPrChange>
        </w:rPr>
        <w:pPrChange w:id="16254" w:author="Thu Huyen Tran" w:date="2023-04-07T14:58:00Z">
          <w:pPr>
            <w:ind w:firstLine="720"/>
          </w:pPr>
        </w:pPrChange>
      </w:pPr>
    </w:p>
    <w:p w14:paraId="116F4DB8" w14:textId="7379BD5B" w:rsidR="005543AC" w:rsidRPr="00B5584F" w:rsidDel="0050593F" w:rsidRDefault="005543AC" w:rsidP="005543AC">
      <w:pPr>
        <w:ind w:firstLine="720"/>
        <w:rPr>
          <w:moveFrom w:id="16255" w:author="Thu Huyen Tran" w:date="2023-04-07T14:17:00Z"/>
          <w:lang w:val="vi-VN"/>
        </w:rPr>
      </w:pPr>
      <w:moveFromRangeStart w:id="16256" w:author="Thu Huyen Tran" w:date="2023-04-07T14:17:00Z" w:name="move131769495"/>
      <w:moveFrom w:id="16257" w:author="Thu Huyen Tran" w:date="2023-04-07T14:17:00Z">
        <w:r w:rsidRPr="005543AC" w:rsidDel="0050593F">
          <w:rPr>
            <w:lang w:val="vi-VN"/>
          </w:rPr>
          <w:t xml:space="preserve">Theo Công thức 6.4 được đưa ra tại mục a, </w:t>
        </w:r>
        <w:r w:rsidR="00043414" w:rsidDel="0050593F">
          <w:rPr>
            <w:lang w:val="en-US"/>
          </w:rPr>
          <w:t>1</w:t>
        </w:r>
        <w:r w:rsidRPr="005543AC" w:rsidDel="0050593F">
          <w:rPr>
            <w:lang w:val="vi-VN"/>
          </w:rPr>
          <w:t>.2.4.2, số liệu hoạt động phục vụ tính toán phát thải CH</w:t>
        </w:r>
        <w:r w:rsidRPr="005543AC" w:rsidDel="0050593F">
          <w:rPr>
            <w:vertAlign w:val="subscript"/>
            <w:lang w:val="vi-VN"/>
          </w:rPr>
          <w:t>4</w:t>
        </w:r>
        <w:r w:rsidRPr="005543AC" w:rsidDel="0050593F">
          <w:rPr>
            <w:lang w:val="vi-VN"/>
          </w:rPr>
          <w:t xml:space="preserve"> từ nước thải sinh hoạt là 1) Tổng sản lượng của ngành công nghiệp; 2) Lượng nước thải phát sinh của mỗi loại hình công nghiệp; 3) </w:t>
        </w:r>
        <w:r w:rsidR="00105FB4" w:rsidRPr="00105FB4" w:rsidDel="0050593F">
          <w:rPr>
            <w:lang w:val="vi-VN"/>
          </w:rPr>
          <w:t>Giá trị</w:t>
        </w:r>
        <w:r w:rsidRPr="005543AC" w:rsidDel="0050593F">
          <w:rPr>
            <w:lang w:val="vi-VN"/>
          </w:rPr>
          <w:t xml:space="preserve"> COD trong nước thải của mỗi loại hình công nghiệp</w:t>
        </w:r>
        <w:r w:rsidR="00B5584F" w:rsidRPr="00B5584F" w:rsidDel="0050593F">
          <w:rPr>
            <w:lang w:val="vi-VN"/>
          </w:rPr>
          <w:t>; 4) Tỷ lệ các loại hệ thống xử lý nước thải công nghiệp.</w:t>
        </w:r>
      </w:moveFrom>
    </w:p>
    <w:p w14:paraId="6BF60D78" w14:textId="113C12AC" w:rsidR="005543AC" w:rsidDel="0050593F" w:rsidRDefault="005543AC" w:rsidP="00932054">
      <w:pPr>
        <w:pStyle w:val="ListParagraph"/>
        <w:numPr>
          <w:ilvl w:val="0"/>
          <w:numId w:val="9"/>
        </w:numPr>
        <w:rPr>
          <w:moveFrom w:id="16258" w:author="Thu Huyen Tran" w:date="2023-04-07T14:17:00Z"/>
        </w:rPr>
      </w:pPr>
      <w:moveFrom w:id="16259" w:author="Thu Huyen Tran" w:date="2023-04-07T14:17:00Z">
        <w:r w:rsidRPr="005543AC" w:rsidDel="0050593F">
          <w:t>Tổng sản lượng của các ngành công nghiệp</w:t>
        </w:r>
      </w:moveFrom>
    </w:p>
    <w:p w14:paraId="58A51C20" w14:textId="5C8FBB83" w:rsidR="00105FB4" w:rsidDel="0050593F" w:rsidRDefault="00105FB4" w:rsidP="00105FB4">
      <w:pPr>
        <w:ind w:firstLine="720"/>
        <w:rPr>
          <w:moveFrom w:id="16260" w:author="Thu Huyen Tran" w:date="2023-04-07T14:17:00Z"/>
          <w:szCs w:val="26"/>
          <w:lang w:val="vi-VN"/>
        </w:rPr>
      </w:pPr>
      <w:moveFrom w:id="16261" w:author="Thu Huyen Tran" w:date="2023-04-07T14:17:00Z">
        <w:r w:rsidRPr="00105FB4" w:rsidDel="0050593F">
          <w:rPr>
            <w:szCs w:val="26"/>
            <w:lang w:val="vi-VN"/>
          </w:rPr>
          <w:t xml:space="preserve">Dữ liệu hoạt động về sản lượng của các ngành công nghiệp được thu thập tại Tổng cục thống kê, 2016 và được thể hiện trong bảng sau: </w:t>
        </w:r>
      </w:moveFrom>
    </w:p>
    <w:p w14:paraId="348BFC43" w14:textId="1C34B0BD" w:rsidR="00105FB4" w:rsidRPr="00043414" w:rsidDel="0050593F" w:rsidRDefault="00043414" w:rsidP="00043414">
      <w:pPr>
        <w:pStyle w:val="Caption"/>
        <w:rPr>
          <w:moveFrom w:id="16262" w:author="Thu Huyen Tran" w:date="2023-04-07T14:17:00Z"/>
          <w:noProof/>
          <w:lang w:val="en-US"/>
        </w:rPr>
      </w:pPr>
      <w:moveFrom w:id="16263" w:author="Thu Huyen Tran" w:date="2023-04-07T14:17:00Z">
        <w:r w:rsidDel="0050593F">
          <w:t xml:space="preserve">Bảng 1. </w:t>
        </w:r>
        <w:r w:rsidDel="0050593F">
          <w:fldChar w:fldCharType="begin"/>
        </w:r>
        <w:r w:rsidDel="0050593F">
          <w:instrText xml:space="preserve"> SEQ Bảng_1. \* ARABIC </w:instrText>
        </w:r>
        <w:r w:rsidDel="0050593F">
          <w:fldChar w:fldCharType="separate"/>
        </w:r>
        <w:r w:rsidR="008E484C" w:rsidDel="0050593F">
          <w:rPr>
            <w:noProof/>
          </w:rPr>
          <w:t>26</w:t>
        </w:r>
        <w:r w:rsidDel="0050593F">
          <w:fldChar w:fldCharType="end"/>
        </w:r>
        <w:r w:rsidR="00105FB4" w:rsidRPr="00105FB4" w:rsidDel="0050593F">
          <w:rPr>
            <w:noProof/>
            <w:lang w:val="vi-VN"/>
          </w:rPr>
          <w:t>: Sản phẩm của các ngành công nghiệp quan trọng trong năm 20</w:t>
        </w:r>
        <w:r w:rsidDel="0050593F">
          <w:rPr>
            <w:noProof/>
            <w:lang w:val="en-US"/>
          </w:rPr>
          <w:t>20</w:t>
        </w:r>
      </w:moveFrom>
    </w:p>
    <w:tbl>
      <w:tblPr>
        <w:tblW w:w="43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gridCol w:w="4899"/>
        <w:gridCol w:w="2400"/>
      </w:tblGrid>
      <w:tr w:rsidR="00B5705B" w:rsidRPr="009A2CAA" w:rsidDel="004C31AF" w14:paraId="556A8F44" w14:textId="24ECF58E" w:rsidTr="005E0B2E">
        <w:trPr>
          <w:trHeight w:val="844"/>
          <w:tblHeader/>
          <w:jc w:val="center"/>
          <w:del w:id="16264" w:author="Thu Huyen Tran" w:date="2023-12-05T23:00:00Z"/>
        </w:trPr>
        <w:tc>
          <w:tcPr>
            <w:tcW w:w="389" w:type="pct"/>
            <w:vAlign w:val="center"/>
          </w:tcPr>
          <w:p w14:paraId="1BCCF733" w14:textId="2B455263" w:rsidR="00B5705B" w:rsidRPr="00F0229B" w:rsidDel="004C31AF" w:rsidRDefault="00B5705B" w:rsidP="005E0B2E">
            <w:pPr>
              <w:spacing w:before="60" w:after="60"/>
              <w:ind w:left="90"/>
              <w:jc w:val="center"/>
              <w:rPr>
                <w:del w:id="16265" w:author="Thu Huyen Tran" w:date="2023-12-05T23:00:00Z"/>
                <w:moveFrom w:id="16266" w:author="Thu Huyen Tran" w:date="2023-04-07T14:17:00Z"/>
                <w:szCs w:val="26"/>
                <w:lang w:val="vi-VN"/>
              </w:rPr>
            </w:pPr>
          </w:p>
        </w:tc>
        <w:tc>
          <w:tcPr>
            <w:tcW w:w="3095" w:type="pct"/>
            <w:vAlign w:val="center"/>
          </w:tcPr>
          <w:p w14:paraId="21341088" w14:textId="010F0546" w:rsidR="00B5705B" w:rsidRPr="009A2CAA" w:rsidDel="004C31AF" w:rsidRDefault="00B5705B" w:rsidP="005E0B2E">
            <w:pPr>
              <w:spacing w:before="60" w:after="60"/>
              <w:ind w:left="90" w:right="230" w:firstLine="261"/>
              <w:jc w:val="center"/>
              <w:rPr>
                <w:del w:id="16267" w:author="Thu Huyen Tran" w:date="2023-12-05T23:00:00Z"/>
                <w:moveFrom w:id="16268" w:author="Thu Huyen Tran" w:date="2023-04-07T14:17:00Z"/>
                <w:b/>
                <w:bCs/>
                <w:szCs w:val="26"/>
              </w:rPr>
            </w:pPr>
            <w:moveFrom w:id="16269" w:author="Thu Huyen Tran" w:date="2023-04-07T14:17:00Z">
              <w:del w:id="16270" w:author="Thu Huyen Tran" w:date="2023-12-05T23:00:00Z">
                <w:r w:rsidRPr="009A2CAA" w:rsidDel="004C31AF">
                  <w:rPr>
                    <w:b/>
                    <w:bCs/>
                    <w:szCs w:val="26"/>
                  </w:rPr>
                  <w:delText>Ngành công nghiệp</w:delText>
                </w:r>
              </w:del>
            </w:moveFrom>
          </w:p>
        </w:tc>
        <w:tc>
          <w:tcPr>
            <w:tcW w:w="1516" w:type="pct"/>
            <w:vAlign w:val="center"/>
          </w:tcPr>
          <w:p w14:paraId="656B034D" w14:textId="2647A0B5" w:rsidR="00B5705B" w:rsidRPr="009A2CAA" w:rsidDel="004C31AF" w:rsidRDefault="00B5705B" w:rsidP="005E0B2E">
            <w:pPr>
              <w:spacing w:before="60" w:after="60"/>
              <w:ind w:left="43" w:right="4"/>
              <w:jc w:val="center"/>
              <w:rPr>
                <w:del w:id="16271" w:author="Thu Huyen Tran" w:date="2023-12-05T23:00:00Z"/>
                <w:moveFrom w:id="16272" w:author="Thu Huyen Tran" w:date="2023-04-07T14:17:00Z"/>
                <w:b/>
                <w:bCs/>
                <w:szCs w:val="26"/>
              </w:rPr>
            </w:pPr>
            <w:moveFrom w:id="16273" w:author="Thu Huyen Tran" w:date="2023-04-07T14:17:00Z">
              <w:del w:id="16274" w:author="Thu Huyen Tran" w:date="2023-12-05T23:00:00Z">
                <w:r w:rsidDel="004C31AF">
                  <w:rPr>
                    <w:b/>
                    <w:bCs/>
                    <w:szCs w:val="26"/>
                  </w:rPr>
                  <w:delText>Sản lượng</w:delText>
                </w:r>
                <w:r w:rsidRPr="009A2CAA" w:rsidDel="004C31AF">
                  <w:rPr>
                    <w:b/>
                    <w:bCs/>
                    <w:szCs w:val="26"/>
                  </w:rPr>
                  <w:delText xml:space="preserve"> (tấn/năm)</w:delText>
                </w:r>
              </w:del>
            </w:moveFrom>
          </w:p>
        </w:tc>
      </w:tr>
      <w:tr w:rsidR="00B5705B" w:rsidRPr="009A2CAA" w:rsidDel="004C31AF" w14:paraId="0737ADFE" w14:textId="43EF336D" w:rsidTr="005E0B2E">
        <w:trPr>
          <w:jc w:val="center"/>
          <w:del w:id="16275" w:author="Thu Huyen Tran" w:date="2023-12-05T23:00:00Z"/>
        </w:trPr>
        <w:tc>
          <w:tcPr>
            <w:tcW w:w="389" w:type="pct"/>
          </w:tcPr>
          <w:p w14:paraId="74070BED" w14:textId="3DFDE7CF" w:rsidR="00B5705B" w:rsidRPr="009A2CAA" w:rsidDel="004C31AF" w:rsidRDefault="00B5705B" w:rsidP="005E0B2E">
            <w:pPr>
              <w:spacing w:before="60" w:after="60"/>
              <w:ind w:left="90"/>
              <w:jc w:val="center"/>
              <w:rPr>
                <w:del w:id="16276" w:author="Thu Huyen Tran" w:date="2023-12-05T23:00:00Z"/>
                <w:moveFrom w:id="16277" w:author="Thu Huyen Tran" w:date="2023-04-07T14:17:00Z"/>
                <w:szCs w:val="26"/>
              </w:rPr>
            </w:pPr>
            <w:moveFrom w:id="16278" w:author="Thu Huyen Tran" w:date="2023-04-07T14:17:00Z">
              <w:del w:id="16279" w:author="Thu Huyen Tran" w:date="2023-12-05T23:00:00Z">
                <w:r w:rsidRPr="009A2CAA" w:rsidDel="004C31AF">
                  <w:rPr>
                    <w:szCs w:val="26"/>
                  </w:rPr>
                  <w:delText>1</w:delText>
                </w:r>
              </w:del>
            </w:moveFrom>
          </w:p>
        </w:tc>
        <w:tc>
          <w:tcPr>
            <w:tcW w:w="3095" w:type="pct"/>
          </w:tcPr>
          <w:p w14:paraId="4D617656" w14:textId="15C0FDE0" w:rsidR="00B5705B" w:rsidRPr="009A2CAA" w:rsidDel="004C31AF" w:rsidRDefault="00B5705B" w:rsidP="005E0B2E">
            <w:pPr>
              <w:spacing w:before="60" w:after="60"/>
              <w:ind w:left="90" w:right="230"/>
              <w:rPr>
                <w:del w:id="16280" w:author="Thu Huyen Tran" w:date="2023-12-05T23:00:00Z"/>
                <w:moveFrom w:id="16281" w:author="Thu Huyen Tran" w:date="2023-04-07T14:17:00Z"/>
                <w:szCs w:val="26"/>
              </w:rPr>
            </w:pPr>
            <w:moveFrom w:id="16282" w:author="Thu Huyen Tran" w:date="2023-04-07T14:17:00Z">
              <w:del w:id="16283" w:author="Thu Huyen Tran" w:date="2023-12-05T23:00:00Z">
                <w:r w:rsidRPr="009A2CAA" w:rsidDel="004C31AF">
                  <w:rPr>
                    <w:szCs w:val="26"/>
                  </w:rPr>
                  <w:delText>Sắt thép</w:delText>
                </w:r>
              </w:del>
            </w:moveFrom>
          </w:p>
        </w:tc>
        <w:tc>
          <w:tcPr>
            <w:tcW w:w="1516" w:type="pct"/>
            <w:vAlign w:val="bottom"/>
          </w:tcPr>
          <w:p w14:paraId="2F05A92B" w14:textId="2A52C228" w:rsidR="00B5705B" w:rsidRPr="00043414" w:rsidDel="004C31AF" w:rsidRDefault="00B5705B" w:rsidP="005E0B2E">
            <w:pPr>
              <w:spacing w:before="60" w:after="60"/>
              <w:ind w:left="90" w:right="230"/>
              <w:jc w:val="center"/>
              <w:rPr>
                <w:del w:id="16284" w:author="Thu Huyen Tran" w:date="2023-12-05T23:00:00Z"/>
                <w:moveFrom w:id="16285" w:author="Thu Huyen Tran" w:date="2023-04-07T14:17:00Z"/>
                <w:sz w:val="24"/>
                <w:szCs w:val="24"/>
              </w:rPr>
            </w:pPr>
            <w:moveFrom w:id="16286" w:author="Thu Huyen Tran" w:date="2023-04-07T14:17:00Z">
              <w:del w:id="16287" w:author="Thu Huyen Tran" w:date="2023-12-05T23:00:00Z">
                <w:r w:rsidRPr="00043414" w:rsidDel="004C31AF">
                  <w:rPr>
                    <w:sz w:val="24"/>
                    <w:szCs w:val="24"/>
                  </w:rPr>
                  <w:delText xml:space="preserve">43.440.650 </w:delText>
                </w:r>
              </w:del>
            </w:moveFrom>
          </w:p>
        </w:tc>
      </w:tr>
      <w:tr w:rsidR="00B5705B" w:rsidRPr="009A2CAA" w:rsidDel="004C31AF" w14:paraId="6BCF15DB" w14:textId="119E14B9" w:rsidTr="005E0B2E">
        <w:trPr>
          <w:jc w:val="center"/>
          <w:del w:id="16288" w:author="Thu Huyen Tran" w:date="2023-12-05T23:00:00Z"/>
        </w:trPr>
        <w:tc>
          <w:tcPr>
            <w:tcW w:w="389" w:type="pct"/>
          </w:tcPr>
          <w:p w14:paraId="7E1A94CE" w14:textId="44D4879F" w:rsidR="00B5705B" w:rsidRPr="009A2CAA" w:rsidDel="004C31AF" w:rsidRDefault="00B5705B" w:rsidP="005E0B2E">
            <w:pPr>
              <w:spacing w:before="60" w:after="60"/>
              <w:ind w:left="90"/>
              <w:jc w:val="center"/>
              <w:rPr>
                <w:del w:id="16289" w:author="Thu Huyen Tran" w:date="2023-12-05T23:00:00Z"/>
                <w:moveFrom w:id="16290" w:author="Thu Huyen Tran" w:date="2023-04-07T14:17:00Z"/>
                <w:szCs w:val="26"/>
              </w:rPr>
            </w:pPr>
            <w:moveFrom w:id="16291" w:author="Thu Huyen Tran" w:date="2023-04-07T14:17:00Z">
              <w:del w:id="16292" w:author="Thu Huyen Tran" w:date="2023-12-05T23:00:00Z">
                <w:r w:rsidRPr="009A2CAA" w:rsidDel="004C31AF">
                  <w:rPr>
                    <w:szCs w:val="26"/>
                  </w:rPr>
                  <w:delText>2</w:delText>
                </w:r>
              </w:del>
            </w:moveFrom>
          </w:p>
        </w:tc>
        <w:tc>
          <w:tcPr>
            <w:tcW w:w="3095" w:type="pct"/>
          </w:tcPr>
          <w:p w14:paraId="5CCB9121" w14:textId="300043BC" w:rsidR="00B5705B" w:rsidRPr="009A2CAA" w:rsidDel="004C31AF" w:rsidRDefault="00B5705B" w:rsidP="005E0B2E">
            <w:pPr>
              <w:spacing w:before="60" w:after="60"/>
              <w:ind w:left="90" w:right="230"/>
              <w:rPr>
                <w:del w:id="16293" w:author="Thu Huyen Tran" w:date="2023-12-05T23:00:00Z"/>
                <w:moveFrom w:id="16294" w:author="Thu Huyen Tran" w:date="2023-04-07T14:17:00Z"/>
                <w:szCs w:val="26"/>
              </w:rPr>
            </w:pPr>
            <w:moveFrom w:id="16295" w:author="Thu Huyen Tran" w:date="2023-04-07T14:17:00Z">
              <w:del w:id="16296" w:author="Thu Huyen Tran" w:date="2023-12-05T23:00:00Z">
                <w:r w:rsidRPr="009A2CAA" w:rsidDel="004C31AF">
                  <w:rPr>
                    <w:szCs w:val="26"/>
                  </w:rPr>
                  <w:delText>Kim loại màu</w:delText>
                </w:r>
              </w:del>
            </w:moveFrom>
          </w:p>
        </w:tc>
        <w:tc>
          <w:tcPr>
            <w:tcW w:w="1516" w:type="pct"/>
            <w:vAlign w:val="bottom"/>
          </w:tcPr>
          <w:p w14:paraId="088B8738" w14:textId="6B35FFAA" w:rsidR="00B5705B" w:rsidRPr="00043414" w:rsidDel="004C31AF" w:rsidRDefault="00B5705B" w:rsidP="005E0B2E">
            <w:pPr>
              <w:spacing w:before="60" w:after="60"/>
              <w:ind w:left="90" w:right="230"/>
              <w:jc w:val="center"/>
              <w:rPr>
                <w:del w:id="16297" w:author="Thu Huyen Tran" w:date="2023-12-05T23:00:00Z"/>
                <w:moveFrom w:id="16298" w:author="Thu Huyen Tran" w:date="2023-04-07T14:17:00Z"/>
                <w:sz w:val="24"/>
                <w:szCs w:val="24"/>
              </w:rPr>
            </w:pPr>
            <w:moveFrom w:id="16299" w:author="Thu Huyen Tran" w:date="2023-04-07T14:17:00Z">
              <w:del w:id="16300" w:author="Thu Huyen Tran" w:date="2023-12-05T23:00:00Z">
                <w:r w:rsidRPr="00043414" w:rsidDel="004C31AF">
                  <w:rPr>
                    <w:sz w:val="24"/>
                    <w:szCs w:val="24"/>
                  </w:rPr>
                  <w:delText xml:space="preserve">346.102 </w:delText>
                </w:r>
              </w:del>
            </w:moveFrom>
          </w:p>
        </w:tc>
      </w:tr>
      <w:tr w:rsidR="00B5705B" w:rsidRPr="009A2CAA" w:rsidDel="004C31AF" w14:paraId="62473046" w14:textId="2892FFC0" w:rsidTr="005E0B2E">
        <w:trPr>
          <w:jc w:val="center"/>
          <w:del w:id="16301" w:author="Thu Huyen Tran" w:date="2023-12-05T23:00:00Z"/>
        </w:trPr>
        <w:tc>
          <w:tcPr>
            <w:tcW w:w="389" w:type="pct"/>
          </w:tcPr>
          <w:p w14:paraId="02865A57" w14:textId="6DA647EB" w:rsidR="00B5705B" w:rsidRPr="009A2CAA" w:rsidDel="004C31AF" w:rsidRDefault="00B5705B" w:rsidP="005E0B2E">
            <w:pPr>
              <w:spacing w:before="60" w:after="60"/>
              <w:ind w:left="90"/>
              <w:jc w:val="center"/>
              <w:rPr>
                <w:del w:id="16302" w:author="Thu Huyen Tran" w:date="2023-12-05T23:00:00Z"/>
                <w:moveFrom w:id="16303" w:author="Thu Huyen Tran" w:date="2023-04-07T14:17:00Z"/>
                <w:szCs w:val="26"/>
              </w:rPr>
            </w:pPr>
            <w:moveFrom w:id="16304" w:author="Thu Huyen Tran" w:date="2023-04-07T14:17:00Z">
              <w:del w:id="16305" w:author="Thu Huyen Tran" w:date="2023-12-05T23:00:00Z">
                <w:r w:rsidRPr="009A2CAA" w:rsidDel="004C31AF">
                  <w:rPr>
                    <w:szCs w:val="26"/>
                  </w:rPr>
                  <w:delText>3</w:delText>
                </w:r>
              </w:del>
            </w:moveFrom>
          </w:p>
        </w:tc>
        <w:tc>
          <w:tcPr>
            <w:tcW w:w="3095" w:type="pct"/>
          </w:tcPr>
          <w:p w14:paraId="77445EBE" w14:textId="3582FA25" w:rsidR="00B5705B" w:rsidRPr="009A2CAA" w:rsidDel="004C31AF" w:rsidRDefault="00B5705B" w:rsidP="005E0B2E">
            <w:pPr>
              <w:spacing w:before="60" w:after="60"/>
              <w:ind w:left="90" w:right="230"/>
              <w:rPr>
                <w:del w:id="16306" w:author="Thu Huyen Tran" w:date="2023-12-05T23:00:00Z"/>
                <w:moveFrom w:id="16307" w:author="Thu Huyen Tran" w:date="2023-04-07T14:17:00Z"/>
                <w:szCs w:val="26"/>
              </w:rPr>
            </w:pPr>
            <w:moveFrom w:id="16308" w:author="Thu Huyen Tran" w:date="2023-04-07T14:17:00Z">
              <w:del w:id="16309" w:author="Thu Huyen Tran" w:date="2023-12-05T23:00:00Z">
                <w:r w:rsidRPr="009A2CAA" w:rsidDel="004C31AF">
                  <w:rPr>
                    <w:szCs w:val="26"/>
                  </w:rPr>
                  <w:delText xml:space="preserve">Phân </w:delText>
                </w:r>
                <w:r w:rsidDel="004C31AF">
                  <w:rPr>
                    <w:szCs w:val="26"/>
                  </w:rPr>
                  <w:delText>hóa học*</w:delText>
                </w:r>
              </w:del>
            </w:moveFrom>
          </w:p>
        </w:tc>
        <w:tc>
          <w:tcPr>
            <w:tcW w:w="1516" w:type="pct"/>
            <w:vAlign w:val="bottom"/>
          </w:tcPr>
          <w:p w14:paraId="14F3A680" w14:textId="0C2CAA6E" w:rsidR="00B5705B" w:rsidRPr="00043414" w:rsidDel="004C31AF" w:rsidRDefault="00B5705B" w:rsidP="005E0B2E">
            <w:pPr>
              <w:spacing w:before="60" w:after="60"/>
              <w:ind w:left="90" w:right="230"/>
              <w:jc w:val="center"/>
              <w:rPr>
                <w:del w:id="16310" w:author="Thu Huyen Tran" w:date="2023-12-05T23:00:00Z"/>
                <w:moveFrom w:id="16311" w:author="Thu Huyen Tran" w:date="2023-04-07T14:17:00Z"/>
                <w:sz w:val="24"/>
                <w:szCs w:val="24"/>
              </w:rPr>
            </w:pPr>
            <w:moveFrom w:id="16312" w:author="Thu Huyen Tran" w:date="2023-04-07T14:17:00Z">
              <w:del w:id="16313" w:author="Thu Huyen Tran" w:date="2023-12-05T23:00:00Z">
                <w:r w:rsidDel="004C31AF">
                  <w:rPr>
                    <w:sz w:val="24"/>
                    <w:szCs w:val="24"/>
                  </w:rPr>
                  <w:delText>5.058.000</w:delText>
                </w:r>
                <w:r w:rsidRPr="00043414" w:rsidDel="004C31AF">
                  <w:rPr>
                    <w:sz w:val="24"/>
                    <w:szCs w:val="24"/>
                  </w:rPr>
                  <w:delText xml:space="preserve"> </w:delText>
                </w:r>
              </w:del>
            </w:moveFrom>
          </w:p>
        </w:tc>
      </w:tr>
      <w:tr w:rsidR="00B5705B" w:rsidRPr="009A2CAA" w:rsidDel="004C31AF" w14:paraId="07836D47" w14:textId="2F318FE8" w:rsidTr="005E0B2E">
        <w:trPr>
          <w:trHeight w:val="362"/>
          <w:jc w:val="center"/>
          <w:del w:id="16314" w:author="Thu Huyen Tran" w:date="2023-12-05T23:00:00Z"/>
        </w:trPr>
        <w:tc>
          <w:tcPr>
            <w:tcW w:w="389" w:type="pct"/>
          </w:tcPr>
          <w:p w14:paraId="6013DAF9" w14:textId="468CCEEE" w:rsidR="00B5705B" w:rsidRPr="009A2CAA" w:rsidDel="004C31AF" w:rsidRDefault="00B5705B" w:rsidP="005E0B2E">
            <w:pPr>
              <w:spacing w:before="60" w:after="60"/>
              <w:ind w:left="90"/>
              <w:jc w:val="center"/>
              <w:rPr>
                <w:del w:id="16315" w:author="Thu Huyen Tran" w:date="2023-12-05T23:00:00Z"/>
                <w:moveFrom w:id="16316" w:author="Thu Huyen Tran" w:date="2023-04-07T14:17:00Z"/>
                <w:szCs w:val="26"/>
              </w:rPr>
            </w:pPr>
            <w:moveFrom w:id="16317" w:author="Thu Huyen Tran" w:date="2023-04-07T14:17:00Z">
              <w:del w:id="16318" w:author="Thu Huyen Tran" w:date="2023-12-05T23:00:00Z">
                <w:r w:rsidRPr="009A2CAA" w:rsidDel="004C31AF">
                  <w:rPr>
                    <w:szCs w:val="26"/>
                  </w:rPr>
                  <w:delText>4</w:delText>
                </w:r>
              </w:del>
            </w:moveFrom>
          </w:p>
        </w:tc>
        <w:tc>
          <w:tcPr>
            <w:tcW w:w="3095" w:type="pct"/>
          </w:tcPr>
          <w:p w14:paraId="74C471B9" w14:textId="37702A9D" w:rsidR="00B5705B" w:rsidRPr="009A2CAA" w:rsidDel="004C31AF" w:rsidRDefault="00B5705B" w:rsidP="005E0B2E">
            <w:pPr>
              <w:spacing w:before="60" w:after="60"/>
              <w:ind w:left="90" w:right="230"/>
              <w:rPr>
                <w:del w:id="16319" w:author="Thu Huyen Tran" w:date="2023-12-05T23:00:00Z"/>
                <w:moveFrom w:id="16320" w:author="Thu Huyen Tran" w:date="2023-04-07T14:17:00Z"/>
                <w:szCs w:val="26"/>
              </w:rPr>
            </w:pPr>
            <w:moveFrom w:id="16321" w:author="Thu Huyen Tran" w:date="2023-04-07T14:17:00Z">
              <w:del w:id="16322" w:author="Thu Huyen Tran" w:date="2023-12-05T23:00:00Z">
                <w:r w:rsidRPr="009A2CAA" w:rsidDel="004C31AF">
                  <w:rPr>
                    <w:szCs w:val="26"/>
                  </w:rPr>
                  <w:delText xml:space="preserve">Bia </w:delText>
                </w:r>
              </w:del>
            </w:moveFrom>
          </w:p>
        </w:tc>
        <w:tc>
          <w:tcPr>
            <w:tcW w:w="1516" w:type="pct"/>
            <w:vAlign w:val="bottom"/>
          </w:tcPr>
          <w:p w14:paraId="2F4BBC4C" w14:textId="0A02F9B0" w:rsidR="00B5705B" w:rsidRPr="00043414" w:rsidDel="004C31AF" w:rsidRDefault="00B5705B" w:rsidP="005E0B2E">
            <w:pPr>
              <w:spacing w:before="60" w:after="60"/>
              <w:ind w:left="90" w:right="230"/>
              <w:jc w:val="center"/>
              <w:rPr>
                <w:del w:id="16323" w:author="Thu Huyen Tran" w:date="2023-12-05T23:00:00Z"/>
                <w:moveFrom w:id="16324" w:author="Thu Huyen Tran" w:date="2023-04-07T14:17:00Z"/>
                <w:sz w:val="24"/>
                <w:szCs w:val="24"/>
              </w:rPr>
            </w:pPr>
            <w:moveFrom w:id="16325" w:author="Thu Huyen Tran" w:date="2023-04-07T14:17:00Z">
              <w:del w:id="16326" w:author="Thu Huyen Tran" w:date="2023-12-05T23:00:00Z">
                <w:r w:rsidRPr="00043414" w:rsidDel="004C31AF">
                  <w:rPr>
                    <w:sz w:val="24"/>
                    <w:szCs w:val="24"/>
                  </w:rPr>
                  <w:delText xml:space="preserve">3.955.120 </w:delText>
                </w:r>
              </w:del>
            </w:moveFrom>
          </w:p>
        </w:tc>
      </w:tr>
      <w:tr w:rsidR="00B5705B" w:rsidRPr="009A2CAA" w:rsidDel="004C31AF" w14:paraId="22A877D8" w14:textId="4C20AC8E" w:rsidTr="005E0B2E">
        <w:trPr>
          <w:jc w:val="center"/>
          <w:del w:id="16327" w:author="Thu Huyen Tran" w:date="2023-12-05T23:00:00Z"/>
        </w:trPr>
        <w:tc>
          <w:tcPr>
            <w:tcW w:w="389" w:type="pct"/>
          </w:tcPr>
          <w:p w14:paraId="58040313" w14:textId="6206472A" w:rsidR="00B5705B" w:rsidRPr="009A2CAA" w:rsidDel="004C31AF" w:rsidRDefault="00B5705B" w:rsidP="005E0B2E">
            <w:pPr>
              <w:spacing w:before="60" w:after="60"/>
              <w:ind w:left="90"/>
              <w:jc w:val="center"/>
              <w:rPr>
                <w:del w:id="16328" w:author="Thu Huyen Tran" w:date="2023-12-05T23:00:00Z"/>
                <w:moveFrom w:id="16329" w:author="Thu Huyen Tran" w:date="2023-04-07T14:17:00Z"/>
                <w:szCs w:val="26"/>
              </w:rPr>
            </w:pPr>
            <w:moveFrom w:id="16330" w:author="Thu Huyen Tran" w:date="2023-04-07T14:17:00Z">
              <w:del w:id="16331" w:author="Thu Huyen Tran" w:date="2023-12-05T23:00:00Z">
                <w:r w:rsidRPr="009A2CAA" w:rsidDel="004C31AF">
                  <w:rPr>
                    <w:szCs w:val="26"/>
                  </w:rPr>
                  <w:delText>5</w:delText>
                </w:r>
              </w:del>
            </w:moveFrom>
          </w:p>
        </w:tc>
        <w:tc>
          <w:tcPr>
            <w:tcW w:w="3095" w:type="pct"/>
          </w:tcPr>
          <w:p w14:paraId="2CF6D847" w14:textId="6E00A175" w:rsidR="00B5705B" w:rsidRPr="009A2CAA" w:rsidDel="004C31AF" w:rsidRDefault="00B5705B" w:rsidP="005E0B2E">
            <w:pPr>
              <w:spacing w:before="60" w:after="60"/>
              <w:ind w:left="90" w:right="230"/>
              <w:rPr>
                <w:del w:id="16332" w:author="Thu Huyen Tran" w:date="2023-12-05T23:00:00Z"/>
                <w:moveFrom w:id="16333" w:author="Thu Huyen Tran" w:date="2023-04-07T14:17:00Z"/>
                <w:szCs w:val="26"/>
              </w:rPr>
            </w:pPr>
            <w:moveFrom w:id="16334" w:author="Thu Huyen Tran" w:date="2023-04-07T14:17:00Z">
              <w:del w:id="16335" w:author="Thu Huyen Tran" w:date="2023-12-05T23:00:00Z">
                <w:r w:rsidRPr="009A2CAA" w:rsidDel="004C31AF">
                  <w:rPr>
                    <w:szCs w:val="26"/>
                  </w:rPr>
                  <w:delText>Rượu</w:delText>
                </w:r>
                <w:r w:rsidDel="004C31AF">
                  <w:rPr>
                    <w:szCs w:val="26"/>
                  </w:rPr>
                  <w:delText xml:space="preserve"> mạnh và rượu trắng</w:delText>
                </w:r>
              </w:del>
            </w:moveFrom>
          </w:p>
        </w:tc>
        <w:tc>
          <w:tcPr>
            <w:tcW w:w="1516" w:type="pct"/>
            <w:vAlign w:val="bottom"/>
          </w:tcPr>
          <w:p w14:paraId="14D3F69C" w14:textId="6E584A20" w:rsidR="00B5705B" w:rsidRPr="00043414" w:rsidDel="004C31AF" w:rsidRDefault="00B5705B" w:rsidP="005E0B2E">
            <w:pPr>
              <w:spacing w:before="60" w:after="60"/>
              <w:ind w:left="90" w:right="230"/>
              <w:jc w:val="center"/>
              <w:rPr>
                <w:del w:id="16336" w:author="Thu Huyen Tran" w:date="2023-12-05T23:00:00Z"/>
                <w:moveFrom w:id="16337" w:author="Thu Huyen Tran" w:date="2023-04-07T14:17:00Z"/>
                <w:sz w:val="24"/>
                <w:szCs w:val="24"/>
              </w:rPr>
            </w:pPr>
            <w:moveFrom w:id="16338" w:author="Thu Huyen Tran" w:date="2023-04-07T14:17:00Z">
              <w:del w:id="16339" w:author="Thu Huyen Tran" w:date="2023-12-05T23:00:00Z">
                <w:r w:rsidRPr="00043414" w:rsidDel="004C31AF">
                  <w:rPr>
                    <w:sz w:val="24"/>
                    <w:szCs w:val="24"/>
                  </w:rPr>
                  <w:delText xml:space="preserve">338.680 </w:delText>
                </w:r>
              </w:del>
            </w:moveFrom>
          </w:p>
        </w:tc>
      </w:tr>
      <w:tr w:rsidR="00B5705B" w:rsidRPr="009A2CAA" w:rsidDel="004C31AF" w14:paraId="1146B9C5" w14:textId="0A3982B7" w:rsidTr="005E0B2E">
        <w:trPr>
          <w:jc w:val="center"/>
          <w:del w:id="16340" w:author="Thu Huyen Tran" w:date="2023-12-05T23:00:00Z"/>
        </w:trPr>
        <w:tc>
          <w:tcPr>
            <w:tcW w:w="389" w:type="pct"/>
          </w:tcPr>
          <w:p w14:paraId="340A63A6" w14:textId="3E5743ED" w:rsidR="00B5705B" w:rsidRPr="009A2CAA" w:rsidDel="004C31AF" w:rsidRDefault="00B5705B" w:rsidP="005E0B2E">
            <w:pPr>
              <w:spacing w:before="60" w:after="60"/>
              <w:ind w:left="90"/>
              <w:jc w:val="center"/>
              <w:rPr>
                <w:del w:id="16341" w:author="Thu Huyen Tran" w:date="2023-12-05T23:00:00Z"/>
                <w:moveFrom w:id="16342" w:author="Thu Huyen Tran" w:date="2023-04-07T14:17:00Z"/>
                <w:szCs w:val="26"/>
              </w:rPr>
            </w:pPr>
            <w:moveFrom w:id="16343" w:author="Thu Huyen Tran" w:date="2023-04-07T14:17:00Z">
              <w:del w:id="16344" w:author="Thu Huyen Tran" w:date="2023-12-05T23:00:00Z">
                <w:r w:rsidRPr="009A2CAA" w:rsidDel="004C31AF">
                  <w:rPr>
                    <w:szCs w:val="26"/>
                  </w:rPr>
                  <w:delText>6</w:delText>
                </w:r>
              </w:del>
            </w:moveFrom>
          </w:p>
        </w:tc>
        <w:tc>
          <w:tcPr>
            <w:tcW w:w="3095" w:type="pct"/>
          </w:tcPr>
          <w:p w14:paraId="0D9DAA67" w14:textId="0661E06B" w:rsidR="00B5705B" w:rsidRPr="009A2CAA" w:rsidDel="004C31AF" w:rsidRDefault="00B5705B" w:rsidP="005E0B2E">
            <w:pPr>
              <w:spacing w:before="60" w:after="60"/>
              <w:ind w:left="90" w:right="230"/>
              <w:rPr>
                <w:del w:id="16345" w:author="Thu Huyen Tran" w:date="2023-12-05T23:00:00Z"/>
                <w:moveFrom w:id="16346" w:author="Thu Huyen Tran" w:date="2023-04-07T14:17:00Z"/>
                <w:szCs w:val="26"/>
              </w:rPr>
            </w:pPr>
            <w:moveFrom w:id="16347" w:author="Thu Huyen Tran" w:date="2023-04-07T14:17:00Z">
              <w:del w:id="16348" w:author="Thu Huyen Tran" w:date="2023-12-05T23:00:00Z">
                <w:r w:rsidRPr="009A2CAA" w:rsidDel="004C31AF">
                  <w:rPr>
                    <w:szCs w:val="26"/>
                  </w:rPr>
                  <w:delText>Đường</w:delText>
                </w:r>
                <w:r w:rsidDel="004C31AF">
                  <w:rPr>
                    <w:szCs w:val="26"/>
                  </w:rPr>
                  <w:delText xml:space="preserve"> kính</w:delText>
                </w:r>
              </w:del>
            </w:moveFrom>
          </w:p>
        </w:tc>
        <w:tc>
          <w:tcPr>
            <w:tcW w:w="1516" w:type="pct"/>
            <w:vAlign w:val="bottom"/>
          </w:tcPr>
          <w:p w14:paraId="749EF5C0" w14:textId="1B864CB5" w:rsidR="00B5705B" w:rsidRPr="00043414" w:rsidDel="004C31AF" w:rsidRDefault="00B5705B" w:rsidP="005E0B2E">
            <w:pPr>
              <w:spacing w:before="60" w:after="60"/>
              <w:ind w:left="90" w:right="230"/>
              <w:jc w:val="center"/>
              <w:rPr>
                <w:del w:id="16349" w:author="Thu Huyen Tran" w:date="2023-12-05T23:00:00Z"/>
                <w:moveFrom w:id="16350" w:author="Thu Huyen Tran" w:date="2023-04-07T14:17:00Z"/>
                <w:sz w:val="24"/>
                <w:szCs w:val="24"/>
              </w:rPr>
            </w:pPr>
            <w:moveFrom w:id="16351" w:author="Thu Huyen Tran" w:date="2023-04-07T14:17:00Z">
              <w:del w:id="16352" w:author="Thu Huyen Tran" w:date="2023-12-05T23:00:00Z">
                <w:r w:rsidRPr="00043414" w:rsidDel="004C31AF">
                  <w:rPr>
                    <w:sz w:val="24"/>
                    <w:szCs w:val="24"/>
                  </w:rPr>
                  <w:delText xml:space="preserve">1.672.910 </w:delText>
                </w:r>
              </w:del>
            </w:moveFrom>
          </w:p>
        </w:tc>
      </w:tr>
      <w:tr w:rsidR="00B5705B" w:rsidRPr="009A2CAA" w:rsidDel="004C31AF" w14:paraId="62612729" w14:textId="4D453CB3" w:rsidTr="005E0B2E">
        <w:trPr>
          <w:jc w:val="center"/>
          <w:del w:id="16353" w:author="Thu Huyen Tran" w:date="2023-12-05T23:00:00Z"/>
        </w:trPr>
        <w:tc>
          <w:tcPr>
            <w:tcW w:w="389" w:type="pct"/>
          </w:tcPr>
          <w:p w14:paraId="61516726" w14:textId="6793FCC5" w:rsidR="00B5705B" w:rsidRPr="009A2CAA" w:rsidDel="004C31AF" w:rsidRDefault="00B5705B" w:rsidP="005E0B2E">
            <w:pPr>
              <w:spacing w:before="60" w:after="60"/>
              <w:ind w:left="90"/>
              <w:jc w:val="center"/>
              <w:rPr>
                <w:del w:id="16354" w:author="Thu Huyen Tran" w:date="2023-12-05T23:00:00Z"/>
                <w:moveFrom w:id="16355" w:author="Thu Huyen Tran" w:date="2023-04-07T14:17:00Z"/>
                <w:szCs w:val="26"/>
              </w:rPr>
            </w:pPr>
            <w:moveFrom w:id="16356" w:author="Thu Huyen Tran" w:date="2023-04-07T14:17:00Z">
              <w:del w:id="16357" w:author="Thu Huyen Tran" w:date="2023-12-05T23:00:00Z">
                <w:r w:rsidRPr="009A2CAA" w:rsidDel="004C31AF">
                  <w:rPr>
                    <w:szCs w:val="26"/>
                  </w:rPr>
                  <w:delText>7</w:delText>
                </w:r>
              </w:del>
            </w:moveFrom>
          </w:p>
        </w:tc>
        <w:tc>
          <w:tcPr>
            <w:tcW w:w="3095" w:type="pct"/>
          </w:tcPr>
          <w:p w14:paraId="0AEEF992" w14:textId="6ED1F180" w:rsidR="00B5705B" w:rsidRPr="009A2CAA" w:rsidDel="004C31AF" w:rsidRDefault="00B5705B" w:rsidP="005E0B2E">
            <w:pPr>
              <w:spacing w:before="60" w:after="60"/>
              <w:ind w:left="90" w:right="230"/>
              <w:rPr>
                <w:del w:id="16358" w:author="Thu Huyen Tran" w:date="2023-12-05T23:00:00Z"/>
                <w:moveFrom w:id="16359" w:author="Thu Huyen Tran" w:date="2023-04-07T14:17:00Z"/>
                <w:szCs w:val="26"/>
              </w:rPr>
            </w:pPr>
            <w:moveFrom w:id="16360" w:author="Thu Huyen Tran" w:date="2023-04-07T14:17:00Z">
              <w:del w:id="16361" w:author="Thu Huyen Tran" w:date="2023-12-05T23:00:00Z">
                <w:r w:rsidDel="004C31AF">
                  <w:rPr>
                    <w:szCs w:val="26"/>
                  </w:rPr>
                  <w:delText>Thủy hải sản đóng hộp và ướp đông</w:delText>
                </w:r>
                <w:r w:rsidRPr="009A2CAA" w:rsidDel="004C31AF">
                  <w:rPr>
                    <w:szCs w:val="26"/>
                  </w:rPr>
                  <w:delText xml:space="preserve"> </w:delText>
                </w:r>
              </w:del>
            </w:moveFrom>
          </w:p>
        </w:tc>
        <w:tc>
          <w:tcPr>
            <w:tcW w:w="1516" w:type="pct"/>
            <w:vAlign w:val="bottom"/>
          </w:tcPr>
          <w:p w14:paraId="0CE90493" w14:textId="0DE2B4F8" w:rsidR="00B5705B" w:rsidRPr="00043414" w:rsidDel="004C31AF" w:rsidRDefault="00B5705B" w:rsidP="005E0B2E">
            <w:pPr>
              <w:spacing w:before="60" w:after="60"/>
              <w:ind w:left="90" w:right="230"/>
              <w:jc w:val="center"/>
              <w:rPr>
                <w:del w:id="16362" w:author="Thu Huyen Tran" w:date="2023-12-05T23:00:00Z"/>
                <w:moveFrom w:id="16363" w:author="Thu Huyen Tran" w:date="2023-04-07T14:17:00Z"/>
                <w:sz w:val="24"/>
                <w:szCs w:val="24"/>
              </w:rPr>
            </w:pPr>
            <w:moveFrom w:id="16364" w:author="Thu Huyen Tran" w:date="2023-04-07T14:17:00Z">
              <w:del w:id="16365" w:author="Thu Huyen Tran" w:date="2023-12-05T23:00:00Z">
                <w:r w:rsidRPr="00043414" w:rsidDel="004C31AF">
                  <w:rPr>
                    <w:sz w:val="24"/>
                    <w:szCs w:val="24"/>
                  </w:rPr>
                  <w:delText xml:space="preserve">1.290.820 </w:delText>
                </w:r>
              </w:del>
            </w:moveFrom>
          </w:p>
        </w:tc>
      </w:tr>
      <w:tr w:rsidR="00B5705B" w:rsidRPr="009A2CAA" w:rsidDel="004C31AF" w14:paraId="45717462" w14:textId="1D604F80" w:rsidTr="005E0B2E">
        <w:trPr>
          <w:jc w:val="center"/>
          <w:del w:id="16366" w:author="Thu Huyen Tran" w:date="2023-12-05T23:00:00Z"/>
        </w:trPr>
        <w:tc>
          <w:tcPr>
            <w:tcW w:w="389" w:type="pct"/>
          </w:tcPr>
          <w:p w14:paraId="44282CBB" w14:textId="68AAEF9D" w:rsidR="00B5705B" w:rsidRPr="009A2CAA" w:rsidDel="004C31AF" w:rsidRDefault="00B5705B" w:rsidP="005E0B2E">
            <w:pPr>
              <w:spacing w:before="60" w:after="60"/>
              <w:ind w:left="90"/>
              <w:jc w:val="center"/>
              <w:rPr>
                <w:del w:id="16367" w:author="Thu Huyen Tran" w:date="2023-12-05T23:00:00Z"/>
                <w:moveFrom w:id="16368" w:author="Thu Huyen Tran" w:date="2023-04-07T14:17:00Z"/>
                <w:szCs w:val="26"/>
              </w:rPr>
            </w:pPr>
            <w:moveFrom w:id="16369" w:author="Thu Huyen Tran" w:date="2023-04-07T14:17:00Z">
              <w:del w:id="16370" w:author="Thu Huyen Tran" w:date="2023-12-05T23:00:00Z">
                <w:r w:rsidRPr="009A2CAA" w:rsidDel="004C31AF">
                  <w:rPr>
                    <w:szCs w:val="26"/>
                  </w:rPr>
                  <w:delText>8</w:delText>
                </w:r>
              </w:del>
            </w:moveFrom>
          </w:p>
        </w:tc>
        <w:tc>
          <w:tcPr>
            <w:tcW w:w="3095" w:type="pct"/>
          </w:tcPr>
          <w:p w14:paraId="5448DDCB" w14:textId="2D98F088" w:rsidR="00B5705B" w:rsidRPr="009A2CAA" w:rsidDel="004C31AF" w:rsidRDefault="00B5705B" w:rsidP="005E0B2E">
            <w:pPr>
              <w:spacing w:before="60" w:after="60"/>
              <w:ind w:left="90" w:right="230"/>
              <w:rPr>
                <w:del w:id="16371" w:author="Thu Huyen Tran" w:date="2023-12-05T23:00:00Z"/>
                <w:moveFrom w:id="16372" w:author="Thu Huyen Tran" w:date="2023-04-07T14:17:00Z"/>
                <w:szCs w:val="26"/>
              </w:rPr>
            </w:pPr>
            <w:moveFrom w:id="16373" w:author="Thu Huyen Tran" w:date="2023-04-07T14:17:00Z">
              <w:del w:id="16374" w:author="Thu Huyen Tran" w:date="2023-12-05T23:00:00Z">
                <w:r w:rsidRPr="009A2CAA" w:rsidDel="004C31AF">
                  <w:rPr>
                    <w:szCs w:val="26"/>
                  </w:rPr>
                  <w:delText>Cà phê</w:delText>
                </w:r>
                <w:r w:rsidDel="004C31AF">
                  <w:rPr>
                    <w:szCs w:val="26"/>
                  </w:rPr>
                  <w:delText xml:space="preserve"> bột và cà phê hòa tan</w:delText>
                </w:r>
              </w:del>
            </w:moveFrom>
          </w:p>
        </w:tc>
        <w:tc>
          <w:tcPr>
            <w:tcW w:w="1516" w:type="pct"/>
            <w:vAlign w:val="bottom"/>
          </w:tcPr>
          <w:p w14:paraId="0A71A91D" w14:textId="28173531" w:rsidR="00B5705B" w:rsidRPr="00043414" w:rsidDel="004C31AF" w:rsidRDefault="00B5705B" w:rsidP="005E0B2E">
            <w:pPr>
              <w:spacing w:before="60" w:after="60"/>
              <w:ind w:left="90" w:right="230"/>
              <w:jc w:val="center"/>
              <w:rPr>
                <w:del w:id="16375" w:author="Thu Huyen Tran" w:date="2023-12-05T23:00:00Z"/>
                <w:moveFrom w:id="16376" w:author="Thu Huyen Tran" w:date="2023-04-07T14:17:00Z"/>
                <w:sz w:val="24"/>
                <w:szCs w:val="24"/>
              </w:rPr>
            </w:pPr>
            <w:moveFrom w:id="16377" w:author="Thu Huyen Tran" w:date="2023-04-07T14:17:00Z">
              <w:del w:id="16378" w:author="Thu Huyen Tran" w:date="2023-12-05T23:00:00Z">
                <w:r w:rsidRPr="00043414" w:rsidDel="004C31AF">
                  <w:rPr>
                    <w:sz w:val="24"/>
                    <w:szCs w:val="24"/>
                  </w:rPr>
                  <w:delText xml:space="preserve">131.100 </w:delText>
                </w:r>
              </w:del>
            </w:moveFrom>
          </w:p>
        </w:tc>
      </w:tr>
      <w:tr w:rsidR="00B5705B" w:rsidRPr="009A2CAA" w:rsidDel="004C31AF" w14:paraId="0A8FA2C1" w14:textId="4BE01741" w:rsidTr="005E0B2E">
        <w:trPr>
          <w:jc w:val="center"/>
          <w:del w:id="16379" w:author="Thu Huyen Tran" w:date="2023-12-05T23:00:00Z"/>
        </w:trPr>
        <w:tc>
          <w:tcPr>
            <w:tcW w:w="389" w:type="pct"/>
          </w:tcPr>
          <w:p w14:paraId="2C8AABF2" w14:textId="508DA4EB" w:rsidR="00B5705B" w:rsidRPr="009A2CAA" w:rsidDel="004C31AF" w:rsidRDefault="00B5705B" w:rsidP="005E0B2E">
            <w:pPr>
              <w:spacing w:before="60" w:after="60"/>
              <w:ind w:left="90"/>
              <w:jc w:val="center"/>
              <w:rPr>
                <w:del w:id="16380" w:author="Thu Huyen Tran" w:date="2023-12-05T23:00:00Z"/>
                <w:moveFrom w:id="16381" w:author="Thu Huyen Tran" w:date="2023-04-07T14:17:00Z"/>
                <w:szCs w:val="26"/>
              </w:rPr>
            </w:pPr>
            <w:moveFrom w:id="16382" w:author="Thu Huyen Tran" w:date="2023-04-07T14:17:00Z">
              <w:del w:id="16383" w:author="Thu Huyen Tran" w:date="2023-12-05T23:00:00Z">
                <w:r w:rsidRPr="009A2CAA" w:rsidDel="004C31AF">
                  <w:rPr>
                    <w:szCs w:val="26"/>
                  </w:rPr>
                  <w:delText>9</w:delText>
                </w:r>
              </w:del>
            </w:moveFrom>
          </w:p>
        </w:tc>
        <w:tc>
          <w:tcPr>
            <w:tcW w:w="3095" w:type="pct"/>
          </w:tcPr>
          <w:p w14:paraId="5EF31C4F" w14:textId="5D403E62" w:rsidR="00B5705B" w:rsidRPr="009A2CAA" w:rsidDel="004C31AF" w:rsidRDefault="00B5705B" w:rsidP="005E0B2E">
            <w:pPr>
              <w:spacing w:before="60" w:after="60"/>
              <w:ind w:left="90" w:right="230"/>
              <w:rPr>
                <w:del w:id="16384" w:author="Thu Huyen Tran" w:date="2023-12-05T23:00:00Z"/>
                <w:moveFrom w:id="16385" w:author="Thu Huyen Tran" w:date="2023-04-07T14:17:00Z"/>
                <w:szCs w:val="26"/>
              </w:rPr>
            </w:pPr>
            <w:moveFrom w:id="16386" w:author="Thu Huyen Tran" w:date="2023-04-07T14:17:00Z">
              <w:del w:id="16387" w:author="Thu Huyen Tran" w:date="2023-12-05T23:00:00Z">
                <w:r w:rsidRPr="009A2CAA" w:rsidDel="004C31AF">
                  <w:rPr>
                    <w:szCs w:val="26"/>
                  </w:rPr>
                  <w:delText>Nước giải khát</w:delText>
                </w:r>
              </w:del>
            </w:moveFrom>
          </w:p>
        </w:tc>
        <w:tc>
          <w:tcPr>
            <w:tcW w:w="1516" w:type="pct"/>
            <w:vAlign w:val="bottom"/>
          </w:tcPr>
          <w:p w14:paraId="2F91E1C9" w14:textId="7251EC38" w:rsidR="00B5705B" w:rsidRPr="00043414" w:rsidDel="004C31AF" w:rsidRDefault="00B5705B" w:rsidP="005E0B2E">
            <w:pPr>
              <w:spacing w:before="60" w:after="60"/>
              <w:ind w:left="90" w:right="230"/>
              <w:jc w:val="center"/>
              <w:rPr>
                <w:del w:id="16388" w:author="Thu Huyen Tran" w:date="2023-12-05T23:00:00Z"/>
                <w:moveFrom w:id="16389" w:author="Thu Huyen Tran" w:date="2023-04-07T14:17:00Z"/>
                <w:sz w:val="24"/>
                <w:szCs w:val="24"/>
              </w:rPr>
            </w:pPr>
            <w:moveFrom w:id="16390" w:author="Thu Huyen Tran" w:date="2023-04-07T14:17:00Z">
              <w:del w:id="16391" w:author="Thu Huyen Tran" w:date="2023-12-05T23:00:00Z">
                <w:r w:rsidRPr="00043414" w:rsidDel="004C31AF">
                  <w:rPr>
                    <w:sz w:val="24"/>
                    <w:szCs w:val="24"/>
                  </w:rPr>
                  <w:delText xml:space="preserve">1.139.880 </w:delText>
                </w:r>
              </w:del>
            </w:moveFrom>
          </w:p>
        </w:tc>
      </w:tr>
      <w:tr w:rsidR="00B5705B" w:rsidRPr="009A2CAA" w:rsidDel="004C31AF" w14:paraId="411CC437" w14:textId="1E2CE6C7" w:rsidTr="005E0B2E">
        <w:trPr>
          <w:jc w:val="center"/>
          <w:del w:id="16392" w:author="Thu Huyen Tran" w:date="2023-12-05T23:00:00Z"/>
        </w:trPr>
        <w:tc>
          <w:tcPr>
            <w:tcW w:w="389" w:type="pct"/>
          </w:tcPr>
          <w:p w14:paraId="43638B92" w14:textId="7B310C39" w:rsidR="00B5705B" w:rsidRPr="009A2CAA" w:rsidDel="004C31AF" w:rsidRDefault="00B5705B" w:rsidP="005E0B2E">
            <w:pPr>
              <w:spacing w:before="60" w:after="60"/>
              <w:ind w:left="90"/>
              <w:jc w:val="center"/>
              <w:rPr>
                <w:del w:id="16393" w:author="Thu Huyen Tran" w:date="2023-12-05T23:00:00Z"/>
                <w:moveFrom w:id="16394" w:author="Thu Huyen Tran" w:date="2023-04-07T14:17:00Z"/>
                <w:szCs w:val="26"/>
              </w:rPr>
            </w:pPr>
            <w:moveFrom w:id="16395" w:author="Thu Huyen Tran" w:date="2023-04-07T14:17:00Z">
              <w:del w:id="16396" w:author="Thu Huyen Tran" w:date="2023-12-05T23:00:00Z">
                <w:r w:rsidRPr="009A2CAA" w:rsidDel="004C31AF">
                  <w:rPr>
                    <w:szCs w:val="26"/>
                  </w:rPr>
                  <w:delText>10</w:delText>
                </w:r>
              </w:del>
            </w:moveFrom>
          </w:p>
        </w:tc>
        <w:tc>
          <w:tcPr>
            <w:tcW w:w="3095" w:type="pct"/>
          </w:tcPr>
          <w:p w14:paraId="5CEE487D" w14:textId="284399C5" w:rsidR="00B5705B" w:rsidRPr="009A2CAA" w:rsidDel="004C31AF" w:rsidRDefault="00B5705B" w:rsidP="005E0B2E">
            <w:pPr>
              <w:spacing w:before="60" w:after="60"/>
              <w:ind w:left="90" w:right="230"/>
              <w:rPr>
                <w:del w:id="16397" w:author="Thu Huyen Tran" w:date="2023-12-05T23:00:00Z"/>
                <w:moveFrom w:id="16398" w:author="Thu Huyen Tran" w:date="2023-04-07T14:17:00Z"/>
                <w:szCs w:val="26"/>
              </w:rPr>
            </w:pPr>
            <w:moveFrom w:id="16399" w:author="Thu Huyen Tran" w:date="2023-04-07T14:17:00Z">
              <w:del w:id="16400" w:author="Thu Huyen Tran" w:date="2023-12-05T23:00:00Z">
                <w:r w:rsidRPr="009A2CAA" w:rsidDel="004C31AF">
                  <w:rPr>
                    <w:szCs w:val="26"/>
                  </w:rPr>
                  <w:delText>Giấy</w:delText>
                </w:r>
                <w:r w:rsidDel="004C31AF">
                  <w:rPr>
                    <w:szCs w:val="26"/>
                  </w:rPr>
                  <w:delText>, bột giấy</w:delText>
                </w:r>
              </w:del>
            </w:moveFrom>
          </w:p>
        </w:tc>
        <w:tc>
          <w:tcPr>
            <w:tcW w:w="1516" w:type="pct"/>
            <w:vAlign w:val="center"/>
          </w:tcPr>
          <w:p w14:paraId="3C5FC531" w14:textId="6E6119EF" w:rsidR="00B5705B" w:rsidRPr="00043414" w:rsidDel="004C31AF" w:rsidRDefault="00B5705B" w:rsidP="005E0B2E">
            <w:pPr>
              <w:spacing w:before="60" w:after="60"/>
              <w:jc w:val="center"/>
              <w:rPr>
                <w:del w:id="16401" w:author="Thu Huyen Tran" w:date="2023-12-05T23:00:00Z"/>
                <w:moveFrom w:id="16402" w:author="Thu Huyen Tran" w:date="2023-04-07T14:17:00Z"/>
                <w:rFonts w:eastAsia="Times New Roman"/>
                <w:sz w:val="24"/>
                <w:szCs w:val="24"/>
              </w:rPr>
            </w:pPr>
            <w:moveFrom w:id="16403" w:author="Thu Huyen Tran" w:date="2023-04-07T14:17:00Z">
              <w:del w:id="16404" w:author="Thu Huyen Tran" w:date="2023-12-05T23:00:00Z">
                <w:r w:rsidRPr="00043414" w:rsidDel="004C31AF">
                  <w:rPr>
                    <w:sz w:val="24"/>
                    <w:szCs w:val="24"/>
                  </w:rPr>
                  <w:delText xml:space="preserve">2.754.240 </w:delText>
                </w:r>
              </w:del>
            </w:moveFrom>
          </w:p>
        </w:tc>
      </w:tr>
      <w:tr w:rsidR="00B5705B" w:rsidRPr="009A2CAA" w:rsidDel="004C31AF" w14:paraId="6CD0DD56" w14:textId="27DD2389" w:rsidTr="005E0B2E">
        <w:trPr>
          <w:jc w:val="center"/>
          <w:del w:id="16405" w:author="Thu Huyen Tran" w:date="2023-12-05T23:00:00Z"/>
        </w:trPr>
        <w:tc>
          <w:tcPr>
            <w:tcW w:w="389" w:type="pct"/>
          </w:tcPr>
          <w:p w14:paraId="07A03C8A" w14:textId="7BC9BDA7" w:rsidR="00B5705B" w:rsidRPr="009A2CAA" w:rsidDel="004C31AF" w:rsidRDefault="00B5705B" w:rsidP="005E0B2E">
            <w:pPr>
              <w:spacing w:before="60" w:after="60"/>
              <w:ind w:left="90"/>
              <w:jc w:val="center"/>
              <w:rPr>
                <w:del w:id="16406" w:author="Thu Huyen Tran" w:date="2023-12-05T23:00:00Z"/>
                <w:moveFrom w:id="16407" w:author="Thu Huyen Tran" w:date="2023-04-07T14:17:00Z"/>
                <w:szCs w:val="26"/>
              </w:rPr>
            </w:pPr>
            <w:moveFrom w:id="16408" w:author="Thu Huyen Tran" w:date="2023-04-07T14:17:00Z">
              <w:del w:id="16409" w:author="Thu Huyen Tran" w:date="2023-12-05T23:00:00Z">
                <w:r w:rsidRPr="009A2CAA" w:rsidDel="004C31AF">
                  <w:rPr>
                    <w:szCs w:val="26"/>
                  </w:rPr>
                  <w:delText>1</w:delText>
                </w:r>
                <w:r w:rsidDel="004C31AF">
                  <w:rPr>
                    <w:szCs w:val="26"/>
                  </w:rPr>
                  <w:delText>1</w:delText>
                </w:r>
              </w:del>
            </w:moveFrom>
          </w:p>
        </w:tc>
        <w:tc>
          <w:tcPr>
            <w:tcW w:w="3095" w:type="pct"/>
          </w:tcPr>
          <w:p w14:paraId="293F2358" w14:textId="2F83AABA" w:rsidR="00B5705B" w:rsidRPr="009A2CAA" w:rsidDel="004C31AF" w:rsidRDefault="00B5705B" w:rsidP="005E0B2E">
            <w:pPr>
              <w:spacing w:before="60" w:after="60"/>
              <w:ind w:left="90" w:right="230"/>
              <w:rPr>
                <w:del w:id="16410" w:author="Thu Huyen Tran" w:date="2023-12-05T23:00:00Z"/>
                <w:moveFrom w:id="16411" w:author="Thu Huyen Tran" w:date="2023-04-07T14:17:00Z"/>
                <w:szCs w:val="26"/>
              </w:rPr>
            </w:pPr>
            <w:moveFrom w:id="16412" w:author="Thu Huyen Tran" w:date="2023-04-07T14:17:00Z">
              <w:del w:id="16413" w:author="Thu Huyen Tran" w:date="2023-12-05T23:00:00Z">
                <w:r w:rsidDel="004C31AF">
                  <w:rPr>
                    <w:szCs w:val="26"/>
                  </w:rPr>
                  <w:delText>Bột giặt và các chế phẩm dùng để tẩy rửa</w:delText>
                </w:r>
              </w:del>
            </w:moveFrom>
          </w:p>
        </w:tc>
        <w:tc>
          <w:tcPr>
            <w:tcW w:w="1516" w:type="pct"/>
          </w:tcPr>
          <w:p w14:paraId="763BBD0F" w14:textId="5D3A7D13" w:rsidR="00B5705B" w:rsidRPr="00043414" w:rsidDel="004C31AF" w:rsidRDefault="00B5705B" w:rsidP="005E0B2E">
            <w:pPr>
              <w:spacing w:before="60" w:after="60"/>
              <w:jc w:val="center"/>
              <w:rPr>
                <w:del w:id="16414" w:author="Thu Huyen Tran" w:date="2023-12-05T23:00:00Z"/>
                <w:moveFrom w:id="16415" w:author="Thu Huyen Tran" w:date="2023-04-07T14:17:00Z"/>
                <w:rFonts w:eastAsia="Times New Roman"/>
                <w:sz w:val="24"/>
                <w:szCs w:val="24"/>
              </w:rPr>
            </w:pPr>
            <w:moveFrom w:id="16416" w:author="Thu Huyen Tran" w:date="2023-04-07T14:17:00Z">
              <w:del w:id="16417" w:author="Thu Huyen Tran" w:date="2023-12-05T23:00:00Z">
                <w:r w:rsidRPr="00043414" w:rsidDel="004C31AF">
                  <w:rPr>
                    <w:sz w:val="24"/>
                    <w:szCs w:val="24"/>
                  </w:rPr>
                  <w:delText xml:space="preserve">1.487.200 </w:delText>
                </w:r>
              </w:del>
            </w:moveFrom>
          </w:p>
        </w:tc>
      </w:tr>
      <w:tr w:rsidR="00B5705B" w:rsidRPr="009A2CAA" w:rsidDel="004C31AF" w14:paraId="1A44D136" w14:textId="182DC687" w:rsidTr="005E0B2E">
        <w:trPr>
          <w:jc w:val="center"/>
          <w:del w:id="16418" w:author="Thu Huyen Tran" w:date="2023-12-05T23:00:00Z"/>
        </w:trPr>
        <w:tc>
          <w:tcPr>
            <w:tcW w:w="389" w:type="pct"/>
          </w:tcPr>
          <w:p w14:paraId="23C813DF" w14:textId="77C5CB65" w:rsidR="00B5705B" w:rsidRPr="009A2CAA" w:rsidDel="004C31AF" w:rsidRDefault="00B5705B" w:rsidP="005E0B2E">
            <w:pPr>
              <w:spacing w:before="60" w:after="60"/>
              <w:ind w:left="90"/>
              <w:jc w:val="center"/>
              <w:rPr>
                <w:del w:id="16419" w:author="Thu Huyen Tran" w:date="2023-12-05T23:00:00Z"/>
                <w:moveFrom w:id="16420" w:author="Thu Huyen Tran" w:date="2023-04-07T14:17:00Z"/>
                <w:szCs w:val="26"/>
              </w:rPr>
            </w:pPr>
            <w:moveFrom w:id="16421" w:author="Thu Huyen Tran" w:date="2023-04-07T14:17:00Z">
              <w:del w:id="16422" w:author="Thu Huyen Tran" w:date="2023-12-05T23:00:00Z">
                <w:r w:rsidRPr="009A2CAA" w:rsidDel="004C31AF">
                  <w:rPr>
                    <w:szCs w:val="26"/>
                  </w:rPr>
                  <w:delText>1</w:delText>
                </w:r>
                <w:r w:rsidDel="004C31AF">
                  <w:rPr>
                    <w:szCs w:val="26"/>
                  </w:rPr>
                  <w:delText>2</w:delText>
                </w:r>
              </w:del>
            </w:moveFrom>
          </w:p>
        </w:tc>
        <w:tc>
          <w:tcPr>
            <w:tcW w:w="3095" w:type="pct"/>
          </w:tcPr>
          <w:p w14:paraId="4DAF0D94" w14:textId="3D2F5122" w:rsidR="00B5705B" w:rsidRPr="009A2CAA" w:rsidDel="004C31AF" w:rsidRDefault="00B5705B" w:rsidP="005E0B2E">
            <w:pPr>
              <w:spacing w:before="60" w:after="60"/>
              <w:ind w:left="90" w:right="230"/>
              <w:rPr>
                <w:del w:id="16423" w:author="Thu Huyen Tran" w:date="2023-12-05T23:00:00Z"/>
                <w:moveFrom w:id="16424" w:author="Thu Huyen Tran" w:date="2023-04-07T14:17:00Z"/>
                <w:szCs w:val="26"/>
              </w:rPr>
            </w:pPr>
            <w:moveFrom w:id="16425" w:author="Thu Huyen Tran" w:date="2023-04-07T14:17:00Z">
              <w:del w:id="16426" w:author="Thu Huyen Tran" w:date="2023-12-05T23:00:00Z">
                <w:r w:rsidDel="004C31AF">
                  <w:rPr>
                    <w:szCs w:val="26"/>
                  </w:rPr>
                  <w:delText>Sản phẩm từ sữa</w:delText>
                </w:r>
              </w:del>
            </w:moveFrom>
          </w:p>
        </w:tc>
        <w:tc>
          <w:tcPr>
            <w:tcW w:w="1516" w:type="pct"/>
          </w:tcPr>
          <w:p w14:paraId="4FA8D01D" w14:textId="001747E5" w:rsidR="00B5705B" w:rsidRPr="00043414" w:rsidDel="004C31AF" w:rsidRDefault="00B5705B" w:rsidP="005E0B2E">
            <w:pPr>
              <w:spacing w:before="60" w:after="60"/>
              <w:jc w:val="center"/>
              <w:rPr>
                <w:del w:id="16427" w:author="Thu Huyen Tran" w:date="2023-12-05T23:00:00Z"/>
                <w:moveFrom w:id="16428" w:author="Thu Huyen Tran" w:date="2023-04-07T14:17:00Z"/>
                <w:rFonts w:eastAsia="Times New Roman"/>
                <w:sz w:val="24"/>
                <w:szCs w:val="24"/>
              </w:rPr>
            </w:pPr>
            <w:moveFrom w:id="16429" w:author="Thu Huyen Tran" w:date="2023-04-07T14:17:00Z">
              <w:del w:id="16430" w:author="Thu Huyen Tran" w:date="2023-12-05T23:00:00Z">
                <w:r w:rsidRPr="00043414" w:rsidDel="004C31AF">
                  <w:rPr>
                    <w:sz w:val="24"/>
                    <w:szCs w:val="24"/>
                  </w:rPr>
                  <w:delText xml:space="preserve">1.444.020 </w:delText>
                </w:r>
              </w:del>
            </w:moveFrom>
          </w:p>
        </w:tc>
      </w:tr>
      <w:tr w:rsidR="00B5705B" w:rsidRPr="009A2CAA" w:rsidDel="004C31AF" w14:paraId="59123222" w14:textId="36D37013" w:rsidTr="005E0B2E">
        <w:trPr>
          <w:jc w:val="center"/>
          <w:del w:id="16431" w:author="Thu Huyen Tran" w:date="2023-12-05T23:00:00Z"/>
        </w:trPr>
        <w:tc>
          <w:tcPr>
            <w:tcW w:w="389" w:type="pct"/>
          </w:tcPr>
          <w:p w14:paraId="5D1AD4F0" w14:textId="36EE899D" w:rsidR="00B5705B" w:rsidRPr="009A2CAA" w:rsidDel="004C31AF" w:rsidRDefault="00B5705B" w:rsidP="005E0B2E">
            <w:pPr>
              <w:spacing w:before="60" w:after="60"/>
              <w:ind w:left="90"/>
              <w:jc w:val="center"/>
              <w:rPr>
                <w:del w:id="16432" w:author="Thu Huyen Tran" w:date="2023-12-05T23:00:00Z"/>
                <w:moveFrom w:id="16433" w:author="Thu Huyen Tran" w:date="2023-04-07T14:17:00Z"/>
                <w:szCs w:val="26"/>
              </w:rPr>
            </w:pPr>
            <w:moveFrom w:id="16434" w:author="Thu Huyen Tran" w:date="2023-04-07T14:17:00Z">
              <w:del w:id="16435" w:author="Thu Huyen Tran" w:date="2023-12-05T23:00:00Z">
                <w:r w:rsidRPr="009A2CAA" w:rsidDel="004C31AF">
                  <w:rPr>
                    <w:szCs w:val="26"/>
                  </w:rPr>
                  <w:delText>1</w:delText>
                </w:r>
                <w:r w:rsidDel="004C31AF">
                  <w:rPr>
                    <w:szCs w:val="26"/>
                  </w:rPr>
                  <w:delText>3</w:delText>
                </w:r>
              </w:del>
            </w:moveFrom>
          </w:p>
        </w:tc>
        <w:tc>
          <w:tcPr>
            <w:tcW w:w="3095" w:type="pct"/>
          </w:tcPr>
          <w:p w14:paraId="6967F099" w14:textId="6CD1D012" w:rsidR="00B5705B" w:rsidRPr="009A2CAA" w:rsidDel="004C31AF" w:rsidRDefault="00B5705B" w:rsidP="005E0B2E">
            <w:pPr>
              <w:spacing w:before="60" w:after="60"/>
              <w:ind w:left="90" w:right="230"/>
              <w:rPr>
                <w:del w:id="16436" w:author="Thu Huyen Tran" w:date="2023-12-05T23:00:00Z"/>
                <w:moveFrom w:id="16437" w:author="Thu Huyen Tran" w:date="2023-04-07T14:17:00Z"/>
                <w:szCs w:val="26"/>
              </w:rPr>
            </w:pPr>
            <w:moveFrom w:id="16438" w:author="Thu Huyen Tran" w:date="2023-04-07T14:17:00Z">
              <w:del w:id="16439" w:author="Thu Huyen Tran" w:date="2023-12-05T23:00:00Z">
                <w:r w:rsidRPr="009A2CAA" w:rsidDel="004C31AF">
                  <w:rPr>
                    <w:szCs w:val="26"/>
                  </w:rPr>
                  <w:delText>Dầu thực vật</w:delText>
                </w:r>
                <w:r w:rsidDel="004C31AF">
                  <w:rPr>
                    <w:szCs w:val="26"/>
                  </w:rPr>
                  <w:delText xml:space="preserve"> tinh luyện</w:delText>
                </w:r>
              </w:del>
            </w:moveFrom>
          </w:p>
        </w:tc>
        <w:tc>
          <w:tcPr>
            <w:tcW w:w="1516" w:type="pct"/>
          </w:tcPr>
          <w:p w14:paraId="53860F9F" w14:textId="49B81A3D" w:rsidR="00B5705B" w:rsidRPr="00043414" w:rsidDel="004C31AF" w:rsidRDefault="00B5705B" w:rsidP="005E0B2E">
            <w:pPr>
              <w:spacing w:before="60" w:after="60"/>
              <w:jc w:val="center"/>
              <w:rPr>
                <w:del w:id="16440" w:author="Thu Huyen Tran" w:date="2023-12-05T23:00:00Z"/>
                <w:moveFrom w:id="16441" w:author="Thu Huyen Tran" w:date="2023-04-07T14:17:00Z"/>
                <w:rFonts w:eastAsia="Times New Roman"/>
                <w:sz w:val="24"/>
                <w:szCs w:val="24"/>
              </w:rPr>
            </w:pPr>
            <w:moveFrom w:id="16442" w:author="Thu Huyen Tran" w:date="2023-04-07T14:17:00Z">
              <w:del w:id="16443" w:author="Thu Huyen Tran" w:date="2023-12-05T23:00:00Z">
                <w:r w:rsidRPr="00043414" w:rsidDel="004C31AF">
                  <w:rPr>
                    <w:sz w:val="24"/>
                    <w:szCs w:val="24"/>
                  </w:rPr>
                  <w:delText xml:space="preserve">1.347.080 </w:delText>
                </w:r>
              </w:del>
            </w:moveFrom>
          </w:p>
        </w:tc>
      </w:tr>
      <w:tr w:rsidR="00B5705B" w:rsidRPr="009A2CAA" w:rsidDel="004C31AF" w14:paraId="0283BEC6" w14:textId="557DA44B" w:rsidTr="005E0B2E">
        <w:trPr>
          <w:jc w:val="center"/>
          <w:del w:id="16444" w:author="Thu Huyen Tran" w:date="2023-12-05T23:00:00Z"/>
        </w:trPr>
        <w:tc>
          <w:tcPr>
            <w:tcW w:w="389" w:type="pct"/>
          </w:tcPr>
          <w:p w14:paraId="2A1A275B" w14:textId="79CDE6C3" w:rsidR="00B5705B" w:rsidRPr="009A2CAA" w:rsidDel="004C31AF" w:rsidRDefault="00B5705B" w:rsidP="005E0B2E">
            <w:pPr>
              <w:spacing w:before="60" w:after="60"/>
              <w:ind w:left="90"/>
              <w:jc w:val="center"/>
              <w:rPr>
                <w:del w:id="16445" w:author="Thu Huyen Tran" w:date="2023-12-05T23:00:00Z"/>
                <w:moveFrom w:id="16446" w:author="Thu Huyen Tran" w:date="2023-04-07T14:17:00Z"/>
                <w:szCs w:val="26"/>
              </w:rPr>
            </w:pPr>
            <w:moveFrom w:id="16447" w:author="Thu Huyen Tran" w:date="2023-04-07T14:17:00Z">
              <w:del w:id="16448" w:author="Thu Huyen Tran" w:date="2023-12-05T23:00:00Z">
                <w:r w:rsidDel="004C31AF">
                  <w:rPr>
                    <w:szCs w:val="26"/>
                  </w:rPr>
                  <w:delText>14</w:delText>
                </w:r>
              </w:del>
            </w:moveFrom>
          </w:p>
        </w:tc>
        <w:tc>
          <w:tcPr>
            <w:tcW w:w="3095" w:type="pct"/>
          </w:tcPr>
          <w:p w14:paraId="4864A234" w14:textId="7BA39623" w:rsidR="00B5705B" w:rsidRPr="009A2CAA" w:rsidDel="004C31AF" w:rsidRDefault="00B5705B" w:rsidP="005E0B2E">
            <w:pPr>
              <w:spacing w:before="60" w:after="60"/>
              <w:ind w:left="90" w:right="230"/>
              <w:rPr>
                <w:del w:id="16449" w:author="Thu Huyen Tran" w:date="2023-12-05T23:00:00Z"/>
                <w:moveFrom w:id="16450" w:author="Thu Huyen Tran" w:date="2023-04-07T14:17:00Z"/>
                <w:szCs w:val="26"/>
              </w:rPr>
            </w:pPr>
            <w:moveFrom w:id="16451" w:author="Thu Huyen Tran" w:date="2023-04-07T14:17:00Z">
              <w:del w:id="16452" w:author="Thu Huyen Tran" w:date="2023-12-05T23:00:00Z">
                <w:r w:rsidDel="004C31AF">
                  <w:rPr>
                    <w:szCs w:val="26"/>
                  </w:rPr>
                  <w:delText>Cao su **</w:delText>
                </w:r>
              </w:del>
            </w:moveFrom>
          </w:p>
        </w:tc>
        <w:tc>
          <w:tcPr>
            <w:tcW w:w="1516" w:type="pct"/>
          </w:tcPr>
          <w:p w14:paraId="57AF7E0E" w14:textId="6AD7023C" w:rsidR="00B5705B" w:rsidRPr="00043414" w:rsidDel="004C31AF" w:rsidRDefault="00B5705B" w:rsidP="005E0B2E">
            <w:pPr>
              <w:spacing w:before="60" w:after="60"/>
              <w:jc w:val="center"/>
              <w:rPr>
                <w:del w:id="16453" w:author="Thu Huyen Tran" w:date="2023-12-05T23:00:00Z"/>
                <w:moveFrom w:id="16454" w:author="Thu Huyen Tran" w:date="2023-04-07T14:17:00Z"/>
                <w:sz w:val="24"/>
                <w:szCs w:val="24"/>
              </w:rPr>
            </w:pPr>
            <w:moveFrom w:id="16455" w:author="Thu Huyen Tran" w:date="2023-04-07T14:17:00Z">
              <w:del w:id="16456" w:author="Thu Huyen Tran" w:date="2023-12-05T23:00:00Z">
                <w:r w:rsidDel="004C31AF">
                  <w:rPr>
                    <w:sz w:val="24"/>
                    <w:szCs w:val="24"/>
                  </w:rPr>
                  <w:delText>1.226.000</w:delText>
                </w:r>
              </w:del>
            </w:moveFrom>
          </w:p>
        </w:tc>
      </w:tr>
    </w:tbl>
    <w:p w14:paraId="1F00C5A3" w14:textId="2BF59F10" w:rsidR="00B5705B" w:rsidRPr="00B5705B" w:rsidDel="0050593F" w:rsidRDefault="00B5705B" w:rsidP="00B5705B">
      <w:pPr>
        <w:pStyle w:val="ListParagraph"/>
        <w:numPr>
          <w:ilvl w:val="0"/>
          <w:numId w:val="0"/>
        </w:numPr>
        <w:spacing w:before="0"/>
        <w:ind w:left="1080" w:right="552"/>
        <w:jc w:val="right"/>
        <w:rPr>
          <w:moveFrom w:id="16457" w:author="Thu Huyen Tran" w:date="2023-04-07T14:17:00Z"/>
          <w:i/>
          <w:iCs/>
        </w:rPr>
      </w:pPr>
      <w:moveFrom w:id="16458" w:author="Thu Huyen Tran" w:date="2023-04-07T14:17:00Z">
        <w:r w:rsidRPr="00B5705B" w:rsidDel="0050593F">
          <w:rPr>
            <w:i/>
            <w:iCs/>
          </w:rPr>
          <w:t xml:space="preserve">Nguồn: Niên giám thống kê năm 2020, Tổng cục Thống kê, 2021; </w:t>
        </w:r>
        <w:r w:rsidRPr="00B5705B" w:rsidDel="0050593F">
          <w:rPr>
            <w:i/>
            <w:iCs/>
            <w:highlight w:val="yellow"/>
          </w:rPr>
          <w:t>(*) Cục bảo vệ thực vật, Bộ NN&amp;PTNT, 2020</w:t>
        </w:r>
        <w:r w:rsidRPr="00B5705B" w:rsidDel="0050593F">
          <w:rPr>
            <w:i/>
            <w:iCs/>
          </w:rPr>
          <w:t xml:space="preserve"> (**) Bản tin ngành cao su, Vietdata, 2020. </w:t>
        </w:r>
      </w:moveFrom>
    </w:p>
    <w:p w14:paraId="0A60EE0A" w14:textId="75F60F24" w:rsidR="005543AC" w:rsidDel="0050593F" w:rsidRDefault="005543AC" w:rsidP="00932054">
      <w:pPr>
        <w:pStyle w:val="ListParagraph"/>
        <w:numPr>
          <w:ilvl w:val="0"/>
          <w:numId w:val="9"/>
        </w:numPr>
        <w:rPr>
          <w:moveFrom w:id="16459" w:author="Thu Huyen Tran" w:date="2023-04-07T14:17:00Z"/>
        </w:rPr>
      </w:pPr>
      <w:moveFrom w:id="16460" w:author="Thu Huyen Tran" w:date="2023-04-07T14:17:00Z">
        <w:r w:rsidRPr="005543AC" w:rsidDel="0050593F">
          <w:t>Lượng nước thải phát sinh của mỗi loại hình công nghiệp</w:t>
        </w:r>
      </w:moveFrom>
    </w:p>
    <w:p w14:paraId="531AA717" w14:textId="0247D6F9" w:rsidR="00F0229B" w:rsidDel="0050593F" w:rsidRDefault="000E0622" w:rsidP="000E0622">
      <w:pPr>
        <w:pStyle w:val="Caption"/>
        <w:rPr>
          <w:moveFrom w:id="16461" w:author="Thu Huyen Tran" w:date="2023-04-07T14:17:00Z"/>
          <w:lang w:val="vi-VN"/>
        </w:rPr>
      </w:pPr>
      <w:moveFrom w:id="16462" w:author="Thu Huyen Tran" w:date="2023-04-07T14:17:00Z">
        <w:r w:rsidDel="0050593F">
          <w:t xml:space="preserve">Bảng 1. </w:t>
        </w:r>
        <w:r w:rsidDel="0050593F">
          <w:fldChar w:fldCharType="begin"/>
        </w:r>
        <w:r w:rsidDel="0050593F">
          <w:instrText xml:space="preserve"> SEQ Bảng_1. \* ARABIC </w:instrText>
        </w:r>
        <w:r w:rsidDel="0050593F">
          <w:fldChar w:fldCharType="separate"/>
        </w:r>
        <w:r w:rsidR="008E484C" w:rsidDel="0050593F">
          <w:rPr>
            <w:noProof/>
          </w:rPr>
          <w:t>27</w:t>
        </w:r>
        <w:r w:rsidDel="0050593F">
          <w:fldChar w:fldCharType="end"/>
        </w:r>
        <w:r w:rsidR="00F0229B" w:rsidRPr="00F0229B" w:rsidDel="0050593F">
          <w:rPr>
            <w:lang w:val="vi-VN"/>
          </w:rPr>
          <w:t>: Nước thải tính trên sản lượng một số ngành công nghiệp quan trọng</w:t>
        </w:r>
      </w:moveFrom>
    </w:p>
    <w:tbl>
      <w:tblPr>
        <w:tblW w:w="33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525"/>
        <w:gridCol w:w="2916"/>
      </w:tblGrid>
      <w:tr w:rsidR="00B5705B" w:rsidRPr="009A2CAA" w:rsidDel="004C31AF" w14:paraId="6FDE4032" w14:textId="2B525A8E" w:rsidTr="005E0B2E">
        <w:trPr>
          <w:trHeight w:val="724"/>
          <w:tblHeader/>
          <w:jc w:val="center"/>
          <w:del w:id="16463" w:author="Thu Huyen Tran" w:date="2023-12-05T23:00:00Z"/>
        </w:trPr>
        <w:tc>
          <w:tcPr>
            <w:tcW w:w="562" w:type="pct"/>
            <w:vAlign w:val="center"/>
          </w:tcPr>
          <w:p w14:paraId="1019FA16" w14:textId="5AF099A5" w:rsidR="00B5705B" w:rsidRPr="009A2CAA" w:rsidDel="004C31AF" w:rsidRDefault="00B5705B" w:rsidP="005E0B2E">
            <w:pPr>
              <w:spacing w:before="0" w:after="0"/>
              <w:jc w:val="center"/>
              <w:rPr>
                <w:del w:id="16464" w:author="Thu Huyen Tran" w:date="2023-12-05T23:00:00Z"/>
                <w:moveFrom w:id="16465" w:author="Thu Huyen Tran" w:date="2023-04-07T14:17:00Z"/>
                <w:b/>
                <w:szCs w:val="26"/>
              </w:rPr>
            </w:pPr>
            <w:moveFrom w:id="16466" w:author="Thu Huyen Tran" w:date="2023-04-07T14:17:00Z">
              <w:del w:id="16467" w:author="Thu Huyen Tran" w:date="2023-12-05T23:00:00Z">
                <w:r w:rsidRPr="009A2CAA" w:rsidDel="004C31AF">
                  <w:rPr>
                    <w:b/>
                    <w:szCs w:val="26"/>
                  </w:rPr>
                  <w:delText>S</w:delText>
                </w:r>
                <w:r w:rsidDel="004C31AF">
                  <w:rPr>
                    <w:b/>
                    <w:szCs w:val="26"/>
                  </w:rPr>
                  <w:delText>TT</w:delText>
                </w:r>
              </w:del>
            </w:moveFrom>
          </w:p>
        </w:tc>
        <w:tc>
          <w:tcPr>
            <w:tcW w:w="2060" w:type="pct"/>
            <w:vAlign w:val="center"/>
          </w:tcPr>
          <w:p w14:paraId="4F9BC7CD" w14:textId="55255633" w:rsidR="00B5705B" w:rsidRPr="009A2CAA" w:rsidDel="004C31AF" w:rsidRDefault="00B5705B" w:rsidP="005E0B2E">
            <w:pPr>
              <w:spacing w:before="0" w:after="0"/>
              <w:ind w:left="32"/>
              <w:jc w:val="center"/>
              <w:rPr>
                <w:del w:id="16468" w:author="Thu Huyen Tran" w:date="2023-12-05T23:00:00Z"/>
                <w:moveFrom w:id="16469" w:author="Thu Huyen Tran" w:date="2023-04-07T14:17:00Z"/>
                <w:b/>
                <w:bCs/>
                <w:szCs w:val="26"/>
              </w:rPr>
            </w:pPr>
            <w:moveFrom w:id="16470" w:author="Thu Huyen Tran" w:date="2023-04-07T14:17:00Z">
              <w:del w:id="16471" w:author="Thu Huyen Tran" w:date="2023-12-05T23:00:00Z">
                <w:r w:rsidRPr="009A2CAA" w:rsidDel="004C31AF">
                  <w:rPr>
                    <w:b/>
                    <w:bCs/>
                    <w:szCs w:val="26"/>
                  </w:rPr>
                  <w:delText>Ngành công nghiệp</w:delText>
                </w:r>
              </w:del>
            </w:moveFrom>
          </w:p>
        </w:tc>
        <w:tc>
          <w:tcPr>
            <w:tcW w:w="2378" w:type="pct"/>
            <w:vAlign w:val="center"/>
          </w:tcPr>
          <w:p w14:paraId="264CEAF3" w14:textId="78ECB115" w:rsidR="00B5705B" w:rsidRPr="009A2CAA" w:rsidDel="004C31AF" w:rsidRDefault="00B5705B" w:rsidP="005E0B2E">
            <w:pPr>
              <w:spacing w:before="0" w:after="0"/>
              <w:ind w:left="32"/>
              <w:jc w:val="center"/>
              <w:rPr>
                <w:del w:id="16472" w:author="Thu Huyen Tran" w:date="2023-12-05T23:00:00Z"/>
                <w:moveFrom w:id="16473" w:author="Thu Huyen Tran" w:date="2023-04-07T14:17:00Z"/>
                <w:b/>
                <w:bCs/>
                <w:szCs w:val="26"/>
              </w:rPr>
            </w:pPr>
            <w:moveFrom w:id="16474" w:author="Thu Huyen Tran" w:date="2023-04-07T14:17:00Z">
              <w:del w:id="16475" w:author="Thu Huyen Tran" w:date="2023-12-05T23:00:00Z">
                <w:r w:rsidRPr="009A2CAA" w:rsidDel="004C31AF">
                  <w:rPr>
                    <w:b/>
                    <w:bCs/>
                    <w:szCs w:val="26"/>
                  </w:rPr>
                  <w:delText>Lưu lượng nước thải/sản phẩm (m3/tấn)</w:delText>
                </w:r>
              </w:del>
            </w:moveFrom>
          </w:p>
        </w:tc>
      </w:tr>
      <w:tr w:rsidR="00B5705B" w:rsidRPr="009A2CAA" w:rsidDel="004C31AF" w14:paraId="686592EE" w14:textId="4AAB14B8" w:rsidTr="005E0B2E">
        <w:trPr>
          <w:jc w:val="center"/>
          <w:del w:id="16476" w:author="Thu Huyen Tran" w:date="2023-12-05T23:00:00Z"/>
        </w:trPr>
        <w:tc>
          <w:tcPr>
            <w:tcW w:w="562" w:type="pct"/>
          </w:tcPr>
          <w:p w14:paraId="3C51A8CA" w14:textId="7D27D268" w:rsidR="00B5705B" w:rsidRPr="009A2CAA" w:rsidDel="004C31AF" w:rsidRDefault="00B5705B" w:rsidP="005E0B2E">
            <w:pPr>
              <w:spacing w:before="0" w:after="0" w:line="312" w:lineRule="auto"/>
              <w:ind w:left="90"/>
              <w:jc w:val="center"/>
              <w:rPr>
                <w:del w:id="16477" w:author="Thu Huyen Tran" w:date="2023-12-05T23:00:00Z"/>
                <w:moveFrom w:id="16478" w:author="Thu Huyen Tran" w:date="2023-04-07T14:17:00Z"/>
                <w:szCs w:val="26"/>
              </w:rPr>
            </w:pPr>
            <w:moveFrom w:id="16479" w:author="Thu Huyen Tran" w:date="2023-04-07T14:17:00Z">
              <w:del w:id="16480" w:author="Thu Huyen Tran" w:date="2023-12-05T23:00:00Z">
                <w:r w:rsidRPr="009A2CAA" w:rsidDel="004C31AF">
                  <w:rPr>
                    <w:szCs w:val="26"/>
                  </w:rPr>
                  <w:delText>1</w:delText>
                </w:r>
              </w:del>
            </w:moveFrom>
          </w:p>
        </w:tc>
        <w:tc>
          <w:tcPr>
            <w:tcW w:w="2060" w:type="pct"/>
          </w:tcPr>
          <w:p w14:paraId="23C51325" w14:textId="3942A9AC" w:rsidR="00B5705B" w:rsidRPr="009A2CAA" w:rsidDel="004C31AF" w:rsidRDefault="00B5705B" w:rsidP="005E0B2E">
            <w:pPr>
              <w:spacing w:before="0" w:after="0" w:line="312" w:lineRule="auto"/>
              <w:ind w:left="90" w:right="230"/>
              <w:rPr>
                <w:del w:id="16481" w:author="Thu Huyen Tran" w:date="2023-12-05T23:00:00Z"/>
                <w:moveFrom w:id="16482" w:author="Thu Huyen Tran" w:date="2023-04-07T14:17:00Z"/>
                <w:szCs w:val="26"/>
              </w:rPr>
            </w:pPr>
            <w:moveFrom w:id="16483" w:author="Thu Huyen Tran" w:date="2023-04-07T14:17:00Z">
              <w:del w:id="16484" w:author="Thu Huyen Tran" w:date="2023-12-05T23:00:00Z">
                <w:r w:rsidRPr="009A2CAA" w:rsidDel="004C31AF">
                  <w:rPr>
                    <w:szCs w:val="26"/>
                  </w:rPr>
                  <w:delText>Sắt thép</w:delText>
                </w:r>
              </w:del>
            </w:moveFrom>
          </w:p>
        </w:tc>
        <w:tc>
          <w:tcPr>
            <w:tcW w:w="2378" w:type="pct"/>
          </w:tcPr>
          <w:p w14:paraId="5A7C2A09" w14:textId="743FB260" w:rsidR="00B5705B" w:rsidRPr="009A2CAA" w:rsidDel="004C31AF" w:rsidRDefault="00B5705B" w:rsidP="005E0B2E">
            <w:pPr>
              <w:spacing w:before="0" w:after="0" w:line="312" w:lineRule="auto"/>
              <w:ind w:left="32"/>
              <w:jc w:val="center"/>
              <w:rPr>
                <w:del w:id="16485" w:author="Thu Huyen Tran" w:date="2023-12-05T23:00:00Z"/>
                <w:moveFrom w:id="16486" w:author="Thu Huyen Tran" w:date="2023-04-07T14:17:00Z"/>
                <w:szCs w:val="26"/>
              </w:rPr>
            </w:pPr>
            <w:moveFrom w:id="16487" w:author="Thu Huyen Tran" w:date="2023-04-07T14:17:00Z">
              <w:del w:id="16488" w:author="Thu Huyen Tran" w:date="2023-12-05T23:00:00Z">
                <w:r w:rsidRPr="009A2CAA" w:rsidDel="004C31AF">
                  <w:rPr>
                    <w:szCs w:val="26"/>
                  </w:rPr>
                  <w:delText>0,1</w:delText>
                </w:r>
              </w:del>
            </w:moveFrom>
          </w:p>
        </w:tc>
      </w:tr>
      <w:tr w:rsidR="00B5705B" w:rsidRPr="009A2CAA" w:rsidDel="004C31AF" w14:paraId="4CD6036B" w14:textId="6836D59A" w:rsidTr="005E0B2E">
        <w:trPr>
          <w:jc w:val="center"/>
          <w:del w:id="16489" w:author="Thu Huyen Tran" w:date="2023-12-05T23:00:00Z"/>
        </w:trPr>
        <w:tc>
          <w:tcPr>
            <w:tcW w:w="562" w:type="pct"/>
          </w:tcPr>
          <w:p w14:paraId="1BC29160" w14:textId="54C6A64B" w:rsidR="00B5705B" w:rsidRPr="009A2CAA" w:rsidDel="004C31AF" w:rsidRDefault="00B5705B" w:rsidP="005E0B2E">
            <w:pPr>
              <w:spacing w:before="0" w:after="0" w:line="312" w:lineRule="auto"/>
              <w:ind w:left="90"/>
              <w:jc w:val="center"/>
              <w:rPr>
                <w:del w:id="16490" w:author="Thu Huyen Tran" w:date="2023-12-05T23:00:00Z"/>
                <w:moveFrom w:id="16491" w:author="Thu Huyen Tran" w:date="2023-04-07T14:17:00Z"/>
                <w:szCs w:val="26"/>
              </w:rPr>
            </w:pPr>
            <w:moveFrom w:id="16492" w:author="Thu Huyen Tran" w:date="2023-04-07T14:17:00Z">
              <w:del w:id="16493" w:author="Thu Huyen Tran" w:date="2023-12-05T23:00:00Z">
                <w:r w:rsidRPr="009A2CAA" w:rsidDel="004C31AF">
                  <w:rPr>
                    <w:szCs w:val="26"/>
                  </w:rPr>
                  <w:delText>2</w:delText>
                </w:r>
              </w:del>
            </w:moveFrom>
          </w:p>
        </w:tc>
        <w:tc>
          <w:tcPr>
            <w:tcW w:w="2060" w:type="pct"/>
          </w:tcPr>
          <w:p w14:paraId="124FCC58" w14:textId="7F3661DB" w:rsidR="00B5705B" w:rsidRPr="009A2CAA" w:rsidDel="004C31AF" w:rsidRDefault="00B5705B" w:rsidP="005E0B2E">
            <w:pPr>
              <w:spacing w:before="0" w:after="0" w:line="312" w:lineRule="auto"/>
              <w:ind w:left="90" w:right="230"/>
              <w:rPr>
                <w:del w:id="16494" w:author="Thu Huyen Tran" w:date="2023-12-05T23:00:00Z"/>
                <w:moveFrom w:id="16495" w:author="Thu Huyen Tran" w:date="2023-04-07T14:17:00Z"/>
                <w:szCs w:val="26"/>
              </w:rPr>
            </w:pPr>
            <w:moveFrom w:id="16496" w:author="Thu Huyen Tran" w:date="2023-04-07T14:17:00Z">
              <w:del w:id="16497" w:author="Thu Huyen Tran" w:date="2023-12-05T23:00:00Z">
                <w:r w:rsidRPr="009A2CAA" w:rsidDel="004C31AF">
                  <w:rPr>
                    <w:szCs w:val="26"/>
                  </w:rPr>
                  <w:delText>Kim loại màu</w:delText>
                </w:r>
              </w:del>
            </w:moveFrom>
          </w:p>
        </w:tc>
        <w:tc>
          <w:tcPr>
            <w:tcW w:w="2378" w:type="pct"/>
          </w:tcPr>
          <w:p w14:paraId="1A5F15DA" w14:textId="2EAE1A61" w:rsidR="00B5705B" w:rsidRPr="009A2CAA" w:rsidDel="004C31AF" w:rsidRDefault="00B5705B" w:rsidP="005E0B2E">
            <w:pPr>
              <w:spacing w:before="0" w:after="0" w:line="312" w:lineRule="auto"/>
              <w:ind w:left="32"/>
              <w:jc w:val="center"/>
              <w:rPr>
                <w:del w:id="16498" w:author="Thu Huyen Tran" w:date="2023-12-05T23:00:00Z"/>
                <w:moveFrom w:id="16499" w:author="Thu Huyen Tran" w:date="2023-04-07T14:17:00Z"/>
                <w:szCs w:val="26"/>
              </w:rPr>
            </w:pPr>
            <w:moveFrom w:id="16500" w:author="Thu Huyen Tran" w:date="2023-04-07T14:17:00Z">
              <w:del w:id="16501" w:author="Thu Huyen Tran" w:date="2023-12-05T23:00:00Z">
                <w:r w:rsidRPr="009A2CAA" w:rsidDel="004C31AF">
                  <w:rPr>
                    <w:szCs w:val="26"/>
                  </w:rPr>
                  <w:delText>0,1</w:delText>
                </w:r>
              </w:del>
            </w:moveFrom>
          </w:p>
        </w:tc>
      </w:tr>
      <w:tr w:rsidR="00B5705B" w:rsidRPr="009A2CAA" w:rsidDel="004C31AF" w14:paraId="2BD24E92" w14:textId="1DA16E75" w:rsidTr="005E0B2E">
        <w:trPr>
          <w:jc w:val="center"/>
          <w:del w:id="16502" w:author="Thu Huyen Tran" w:date="2023-12-05T23:00:00Z"/>
        </w:trPr>
        <w:tc>
          <w:tcPr>
            <w:tcW w:w="562" w:type="pct"/>
          </w:tcPr>
          <w:p w14:paraId="494DF4B1" w14:textId="060A82D1" w:rsidR="00B5705B" w:rsidRPr="009A2CAA" w:rsidDel="004C31AF" w:rsidRDefault="00B5705B" w:rsidP="005E0B2E">
            <w:pPr>
              <w:spacing w:before="0" w:after="0" w:line="312" w:lineRule="auto"/>
              <w:ind w:left="90"/>
              <w:jc w:val="center"/>
              <w:rPr>
                <w:del w:id="16503" w:author="Thu Huyen Tran" w:date="2023-12-05T23:00:00Z"/>
                <w:moveFrom w:id="16504" w:author="Thu Huyen Tran" w:date="2023-04-07T14:17:00Z"/>
                <w:szCs w:val="26"/>
              </w:rPr>
            </w:pPr>
            <w:moveFrom w:id="16505" w:author="Thu Huyen Tran" w:date="2023-04-07T14:17:00Z">
              <w:del w:id="16506" w:author="Thu Huyen Tran" w:date="2023-12-05T23:00:00Z">
                <w:r w:rsidRPr="009A2CAA" w:rsidDel="004C31AF">
                  <w:rPr>
                    <w:szCs w:val="26"/>
                  </w:rPr>
                  <w:delText>3</w:delText>
                </w:r>
              </w:del>
            </w:moveFrom>
          </w:p>
        </w:tc>
        <w:tc>
          <w:tcPr>
            <w:tcW w:w="2060" w:type="pct"/>
          </w:tcPr>
          <w:p w14:paraId="4EB0F574" w14:textId="7FB9339B" w:rsidR="00B5705B" w:rsidRPr="009A2CAA" w:rsidDel="004C31AF" w:rsidRDefault="00B5705B" w:rsidP="005E0B2E">
            <w:pPr>
              <w:spacing w:before="0" w:after="0" w:line="312" w:lineRule="auto"/>
              <w:ind w:left="90" w:right="230"/>
              <w:rPr>
                <w:del w:id="16507" w:author="Thu Huyen Tran" w:date="2023-12-05T23:00:00Z"/>
                <w:moveFrom w:id="16508" w:author="Thu Huyen Tran" w:date="2023-04-07T14:17:00Z"/>
                <w:szCs w:val="26"/>
              </w:rPr>
            </w:pPr>
            <w:moveFrom w:id="16509" w:author="Thu Huyen Tran" w:date="2023-04-07T14:17:00Z">
              <w:del w:id="16510" w:author="Thu Huyen Tran" w:date="2023-12-05T23:00:00Z">
                <w:r w:rsidRPr="009A2CAA" w:rsidDel="004C31AF">
                  <w:rPr>
                    <w:szCs w:val="26"/>
                  </w:rPr>
                  <w:delText>Phân bón</w:delText>
                </w:r>
              </w:del>
            </w:moveFrom>
          </w:p>
        </w:tc>
        <w:tc>
          <w:tcPr>
            <w:tcW w:w="2378" w:type="pct"/>
          </w:tcPr>
          <w:p w14:paraId="75C54418" w14:textId="6743585A" w:rsidR="00B5705B" w:rsidRPr="009A2CAA" w:rsidDel="004C31AF" w:rsidRDefault="00B5705B" w:rsidP="005E0B2E">
            <w:pPr>
              <w:spacing w:before="0" w:after="0" w:line="312" w:lineRule="auto"/>
              <w:ind w:left="32"/>
              <w:jc w:val="center"/>
              <w:rPr>
                <w:del w:id="16511" w:author="Thu Huyen Tran" w:date="2023-12-05T23:00:00Z"/>
                <w:moveFrom w:id="16512" w:author="Thu Huyen Tran" w:date="2023-04-07T14:17:00Z"/>
                <w:szCs w:val="26"/>
              </w:rPr>
            </w:pPr>
            <w:moveFrom w:id="16513" w:author="Thu Huyen Tran" w:date="2023-04-07T14:17:00Z">
              <w:del w:id="16514" w:author="Thu Huyen Tran" w:date="2023-12-05T23:00:00Z">
                <w:r w:rsidRPr="009A2CAA" w:rsidDel="004C31AF">
                  <w:rPr>
                    <w:szCs w:val="26"/>
                  </w:rPr>
                  <w:delText>0,2</w:delText>
                </w:r>
              </w:del>
            </w:moveFrom>
          </w:p>
        </w:tc>
      </w:tr>
      <w:tr w:rsidR="00B5705B" w:rsidRPr="009A2CAA" w:rsidDel="004C31AF" w14:paraId="4C96E1C4" w14:textId="3396474B" w:rsidTr="005E0B2E">
        <w:trPr>
          <w:jc w:val="center"/>
          <w:del w:id="16515" w:author="Thu Huyen Tran" w:date="2023-12-05T23:00:00Z"/>
        </w:trPr>
        <w:tc>
          <w:tcPr>
            <w:tcW w:w="562" w:type="pct"/>
          </w:tcPr>
          <w:p w14:paraId="3E1D08A3" w14:textId="76D990DC" w:rsidR="00B5705B" w:rsidRPr="009A2CAA" w:rsidDel="004C31AF" w:rsidRDefault="00B5705B" w:rsidP="005E0B2E">
            <w:pPr>
              <w:spacing w:before="0" w:after="0" w:line="312" w:lineRule="auto"/>
              <w:ind w:left="90"/>
              <w:jc w:val="center"/>
              <w:rPr>
                <w:del w:id="16516" w:author="Thu Huyen Tran" w:date="2023-12-05T23:00:00Z"/>
                <w:moveFrom w:id="16517" w:author="Thu Huyen Tran" w:date="2023-04-07T14:17:00Z"/>
                <w:szCs w:val="26"/>
              </w:rPr>
            </w:pPr>
            <w:moveFrom w:id="16518" w:author="Thu Huyen Tran" w:date="2023-04-07T14:17:00Z">
              <w:del w:id="16519" w:author="Thu Huyen Tran" w:date="2023-12-05T23:00:00Z">
                <w:r w:rsidRPr="009A2CAA" w:rsidDel="004C31AF">
                  <w:rPr>
                    <w:szCs w:val="26"/>
                  </w:rPr>
                  <w:delText>4</w:delText>
                </w:r>
              </w:del>
            </w:moveFrom>
          </w:p>
        </w:tc>
        <w:tc>
          <w:tcPr>
            <w:tcW w:w="2060" w:type="pct"/>
          </w:tcPr>
          <w:p w14:paraId="7AE127A2" w14:textId="2CE4EEE4" w:rsidR="00B5705B" w:rsidRPr="009A2CAA" w:rsidDel="004C31AF" w:rsidRDefault="00B5705B" w:rsidP="005E0B2E">
            <w:pPr>
              <w:spacing w:before="0" w:after="0" w:line="312" w:lineRule="auto"/>
              <w:ind w:left="90" w:right="230"/>
              <w:rPr>
                <w:del w:id="16520" w:author="Thu Huyen Tran" w:date="2023-12-05T23:00:00Z"/>
                <w:moveFrom w:id="16521" w:author="Thu Huyen Tran" w:date="2023-04-07T14:17:00Z"/>
                <w:szCs w:val="26"/>
              </w:rPr>
            </w:pPr>
            <w:moveFrom w:id="16522" w:author="Thu Huyen Tran" w:date="2023-04-07T14:17:00Z">
              <w:del w:id="16523" w:author="Thu Huyen Tran" w:date="2023-12-05T23:00:00Z">
                <w:r w:rsidRPr="009A2CAA" w:rsidDel="004C31AF">
                  <w:rPr>
                    <w:szCs w:val="26"/>
                  </w:rPr>
                  <w:delText xml:space="preserve">Bia* </w:delText>
                </w:r>
              </w:del>
            </w:moveFrom>
          </w:p>
        </w:tc>
        <w:tc>
          <w:tcPr>
            <w:tcW w:w="2378" w:type="pct"/>
          </w:tcPr>
          <w:p w14:paraId="2ABA6A90" w14:textId="46A49934" w:rsidR="00B5705B" w:rsidRPr="009A2CAA" w:rsidDel="004C31AF" w:rsidRDefault="00B5705B" w:rsidP="005E0B2E">
            <w:pPr>
              <w:spacing w:before="0" w:after="0" w:line="312" w:lineRule="auto"/>
              <w:ind w:left="32"/>
              <w:jc w:val="center"/>
              <w:rPr>
                <w:del w:id="16524" w:author="Thu Huyen Tran" w:date="2023-12-05T23:00:00Z"/>
                <w:moveFrom w:id="16525" w:author="Thu Huyen Tran" w:date="2023-04-07T14:17:00Z"/>
                <w:szCs w:val="26"/>
              </w:rPr>
            </w:pPr>
            <w:moveFrom w:id="16526" w:author="Thu Huyen Tran" w:date="2023-04-07T14:17:00Z">
              <w:del w:id="16527" w:author="Thu Huyen Tran" w:date="2023-12-05T23:00:00Z">
                <w:r w:rsidRPr="009A2CAA" w:rsidDel="004C31AF">
                  <w:rPr>
                    <w:szCs w:val="26"/>
                  </w:rPr>
                  <w:delText>11,5</w:delText>
                </w:r>
              </w:del>
            </w:moveFrom>
          </w:p>
        </w:tc>
      </w:tr>
      <w:tr w:rsidR="00B5705B" w:rsidRPr="009A2CAA" w:rsidDel="004C31AF" w14:paraId="29EC88B1" w14:textId="1DD661F1" w:rsidTr="005E0B2E">
        <w:trPr>
          <w:jc w:val="center"/>
          <w:del w:id="16528" w:author="Thu Huyen Tran" w:date="2023-12-05T23:00:00Z"/>
        </w:trPr>
        <w:tc>
          <w:tcPr>
            <w:tcW w:w="562" w:type="pct"/>
          </w:tcPr>
          <w:p w14:paraId="535FF2AB" w14:textId="70B4CDE8" w:rsidR="00B5705B" w:rsidRPr="009A2CAA" w:rsidDel="004C31AF" w:rsidRDefault="00B5705B" w:rsidP="005E0B2E">
            <w:pPr>
              <w:spacing w:before="0" w:after="0" w:line="312" w:lineRule="auto"/>
              <w:ind w:left="90"/>
              <w:jc w:val="center"/>
              <w:rPr>
                <w:del w:id="16529" w:author="Thu Huyen Tran" w:date="2023-12-05T23:00:00Z"/>
                <w:moveFrom w:id="16530" w:author="Thu Huyen Tran" w:date="2023-04-07T14:17:00Z"/>
                <w:szCs w:val="26"/>
              </w:rPr>
            </w:pPr>
            <w:moveFrom w:id="16531" w:author="Thu Huyen Tran" w:date="2023-04-07T14:17:00Z">
              <w:del w:id="16532" w:author="Thu Huyen Tran" w:date="2023-12-05T23:00:00Z">
                <w:r w:rsidRPr="009A2CAA" w:rsidDel="004C31AF">
                  <w:rPr>
                    <w:szCs w:val="26"/>
                  </w:rPr>
                  <w:delText>5</w:delText>
                </w:r>
              </w:del>
            </w:moveFrom>
          </w:p>
        </w:tc>
        <w:tc>
          <w:tcPr>
            <w:tcW w:w="2060" w:type="pct"/>
          </w:tcPr>
          <w:p w14:paraId="22ED7B7D" w14:textId="3A7FE15B" w:rsidR="00B5705B" w:rsidRPr="009A2CAA" w:rsidDel="004C31AF" w:rsidRDefault="00B5705B" w:rsidP="005E0B2E">
            <w:pPr>
              <w:spacing w:before="0" w:after="0" w:line="312" w:lineRule="auto"/>
              <w:ind w:left="90" w:right="230"/>
              <w:rPr>
                <w:del w:id="16533" w:author="Thu Huyen Tran" w:date="2023-12-05T23:00:00Z"/>
                <w:moveFrom w:id="16534" w:author="Thu Huyen Tran" w:date="2023-04-07T14:17:00Z"/>
                <w:szCs w:val="26"/>
              </w:rPr>
            </w:pPr>
            <w:moveFrom w:id="16535" w:author="Thu Huyen Tran" w:date="2023-04-07T14:17:00Z">
              <w:del w:id="16536" w:author="Thu Huyen Tran" w:date="2023-12-05T23:00:00Z">
                <w:r w:rsidRPr="009A2CAA" w:rsidDel="004C31AF">
                  <w:rPr>
                    <w:szCs w:val="26"/>
                  </w:rPr>
                  <w:delText>Rượu</w:delText>
                </w:r>
              </w:del>
            </w:moveFrom>
          </w:p>
        </w:tc>
        <w:tc>
          <w:tcPr>
            <w:tcW w:w="2378" w:type="pct"/>
          </w:tcPr>
          <w:p w14:paraId="0BA73D6F" w14:textId="178D2BCF" w:rsidR="00B5705B" w:rsidRPr="009A2CAA" w:rsidDel="004C31AF" w:rsidRDefault="00B5705B" w:rsidP="005E0B2E">
            <w:pPr>
              <w:spacing w:before="0" w:after="0" w:line="312" w:lineRule="auto"/>
              <w:ind w:left="32"/>
              <w:jc w:val="center"/>
              <w:rPr>
                <w:del w:id="16537" w:author="Thu Huyen Tran" w:date="2023-12-05T23:00:00Z"/>
                <w:moveFrom w:id="16538" w:author="Thu Huyen Tran" w:date="2023-04-07T14:17:00Z"/>
                <w:szCs w:val="26"/>
              </w:rPr>
            </w:pPr>
            <w:moveFrom w:id="16539" w:author="Thu Huyen Tran" w:date="2023-04-07T14:17:00Z">
              <w:del w:id="16540" w:author="Thu Huyen Tran" w:date="2023-12-05T23:00:00Z">
                <w:r w:rsidRPr="009A2CAA" w:rsidDel="004C31AF">
                  <w:rPr>
                    <w:szCs w:val="26"/>
                  </w:rPr>
                  <w:delText>12</w:delText>
                </w:r>
              </w:del>
            </w:moveFrom>
          </w:p>
        </w:tc>
      </w:tr>
      <w:tr w:rsidR="00B5705B" w:rsidRPr="009A2CAA" w:rsidDel="004C31AF" w14:paraId="647E3BA3" w14:textId="34297788" w:rsidTr="005E0B2E">
        <w:trPr>
          <w:jc w:val="center"/>
          <w:del w:id="16541" w:author="Thu Huyen Tran" w:date="2023-12-05T23:00:00Z"/>
        </w:trPr>
        <w:tc>
          <w:tcPr>
            <w:tcW w:w="562" w:type="pct"/>
          </w:tcPr>
          <w:p w14:paraId="7244BF12" w14:textId="509BC7BA" w:rsidR="00B5705B" w:rsidRPr="009A2CAA" w:rsidDel="004C31AF" w:rsidRDefault="00B5705B" w:rsidP="005E0B2E">
            <w:pPr>
              <w:spacing w:before="0" w:after="0" w:line="312" w:lineRule="auto"/>
              <w:ind w:left="90"/>
              <w:jc w:val="center"/>
              <w:rPr>
                <w:del w:id="16542" w:author="Thu Huyen Tran" w:date="2023-12-05T23:00:00Z"/>
                <w:moveFrom w:id="16543" w:author="Thu Huyen Tran" w:date="2023-04-07T14:17:00Z"/>
                <w:szCs w:val="26"/>
              </w:rPr>
            </w:pPr>
            <w:moveFrom w:id="16544" w:author="Thu Huyen Tran" w:date="2023-04-07T14:17:00Z">
              <w:del w:id="16545" w:author="Thu Huyen Tran" w:date="2023-12-05T23:00:00Z">
                <w:r w:rsidDel="004C31AF">
                  <w:rPr>
                    <w:szCs w:val="26"/>
                  </w:rPr>
                  <w:delText>6</w:delText>
                </w:r>
              </w:del>
            </w:moveFrom>
          </w:p>
        </w:tc>
        <w:tc>
          <w:tcPr>
            <w:tcW w:w="2060" w:type="pct"/>
          </w:tcPr>
          <w:p w14:paraId="52630E66" w14:textId="03FA144F" w:rsidR="00B5705B" w:rsidRPr="009A2CAA" w:rsidDel="004C31AF" w:rsidRDefault="00B5705B" w:rsidP="005E0B2E">
            <w:pPr>
              <w:spacing w:before="0" w:after="0" w:line="312" w:lineRule="auto"/>
              <w:ind w:left="90" w:right="230"/>
              <w:rPr>
                <w:del w:id="16546" w:author="Thu Huyen Tran" w:date="2023-12-05T23:00:00Z"/>
                <w:moveFrom w:id="16547" w:author="Thu Huyen Tran" w:date="2023-04-07T14:17:00Z"/>
                <w:szCs w:val="26"/>
              </w:rPr>
            </w:pPr>
            <w:moveFrom w:id="16548" w:author="Thu Huyen Tran" w:date="2023-04-07T14:17:00Z">
              <w:del w:id="16549" w:author="Thu Huyen Tran" w:date="2023-12-05T23:00:00Z">
                <w:r w:rsidRPr="009A2CAA" w:rsidDel="004C31AF">
                  <w:rPr>
                    <w:szCs w:val="26"/>
                  </w:rPr>
                  <w:delText>Đường</w:delText>
                </w:r>
              </w:del>
            </w:moveFrom>
          </w:p>
        </w:tc>
        <w:tc>
          <w:tcPr>
            <w:tcW w:w="2378" w:type="pct"/>
          </w:tcPr>
          <w:p w14:paraId="3D2C3872" w14:textId="421ED6F6" w:rsidR="00B5705B" w:rsidRPr="009A2CAA" w:rsidDel="004C31AF" w:rsidRDefault="00B5705B" w:rsidP="005E0B2E">
            <w:pPr>
              <w:spacing w:before="0" w:after="0" w:line="312" w:lineRule="auto"/>
              <w:ind w:left="32"/>
              <w:jc w:val="center"/>
              <w:rPr>
                <w:del w:id="16550" w:author="Thu Huyen Tran" w:date="2023-12-05T23:00:00Z"/>
                <w:moveFrom w:id="16551" w:author="Thu Huyen Tran" w:date="2023-04-07T14:17:00Z"/>
                <w:szCs w:val="26"/>
              </w:rPr>
            </w:pPr>
            <w:moveFrom w:id="16552" w:author="Thu Huyen Tran" w:date="2023-04-07T14:17:00Z">
              <w:del w:id="16553" w:author="Thu Huyen Tran" w:date="2023-12-05T23:00:00Z">
                <w:r w:rsidRPr="009A2CAA" w:rsidDel="004C31AF">
                  <w:rPr>
                    <w:szCs w:val="26"/>
                  </w:rPr>
                  <w:delText>7</w:delText>
                </w:r>
              </w:del>
            </w:moveFrom>
          </w:p>
        </w:tc>
      </w:tr>
      <w:tr w:rsidR="00B5705B" w:rsidRPr="009A2CAA" w:rsidDel="004C31AF" w14:paraId="17553B93" w14:textId="33890736" w:rsidTr="005E0B2E">
        <w:trPr>
          <w:jc w:val="center"/>
          <w:del w:id="16554" w:author="Thu Huyen Tran" w:date="2023-12-05T23:00:00Z"/>
        </w:trPr>
        <w:tc>
          <w:tcPr>
            <w:tcW w:w="562" w:type="pct"/>
          </w:tcPr>
          <w:p w14:paraId="59C2CE54" w14:textId="3BFB8719" w:rsidR="00B5705B" w:rsidRPr="009A2CAA" w:rsidDel="004C31AF" w:rsidRDefault="00B5705B" w:rsidP="005E0B2E">
            <w:pPr>
              <w:spacing w:before="0" w:after="0" w:line="312" w:lineRule="auto"/>
              <w:ind w:left="90"/>
              <w:jc w:val="center"/>
              <w:rPr>
                <w:del w:id="16555" w:author="Thu Huyen Tran" w:date="2023-12-05T23:00:00Z"/>
                <w:moveFrom w:id="16556" w:author="Thu Huyen Tran" w:date="2023-04-07T14:17:00Z"/>
                <w:szCs w:val="26"/>
              </w:rPr>
            </w:pPr>
            <w:moveFrom w:id="16557" w:author="Thu Huyen Tran" w:date="2023-04-07T14:17:00Z">
              <w:del w:id="16558" w:author="Thu Huyen Tran" w:date="2023-12-05T23:00:00Z">
                <w:r w:rsidDel="004C31AF">
                  <w:rPr>
                    <w:szCs w:val="26"/>
                  </w:rPr>
                  <w:delText>7</w:delText>
                </w:r>
              </w:del>
            </w:moveFrom>
          </w:p>
        </w:tc>
        <w:tc>
          <w:tcPr>
            <w:tcW w:w="2060" w:type="pct"/>
          </w:tcPr>
          <w:p w14:paraId="21725EDC" w14:textId="5C945957" w:rsidR="00B5705B" w:rsidRPr="009A2CAA" w:rsidDel="004C31AF" w:rsidRDefault="00B5705B" w:rsidP="005E0B2E">
            <w:pPr>
              <w:spacing w:before="0" w:after="0" w:line="312" w:lineRule="auto"/>
              <w:ind w:left="90" w:right="230"/>
              <w:rPr>
                <w:del w:id="16559" w:author="Thu Huyen Tran" w:date="2023-12-05T23:00:00Z"/>
                <w:moveFrom w:id="16560" w:author="Thu Huyen Tran" w:date="2023-04-07T14:17:00Z"/>
                <w:szCs w:val="26"/>
              </w:rPr>
            </w:pPr>
            <w:moveFrom w:id="16561" w:author="Thu Huyen Tran" w:date="2023-04-07T14:17:00Z">
              <w:del w:id="16562" w:author="Thu Huyen Tran" w:date="2023-12-05T23:00:00Z">
                <w:r w:rsidRPr="009A2CAA" w:rsidDel="004C31AF">
                  <w:rPr>
                    <w:szCs w:val="26"/>
                  </w:rPr>
                  <w:delText xml:space="preserve">Chế biến thủy sản </w:delText>
                </w:r>
              </w:del>
            </w:moveFrom>
          </w:p>
        </w:tc>
        <w:tc>
          <w:tcPr>
            <w:tcW w:w="2378" w:type="pct"/>
          </w:tcPr>
          <w:p w14:paraId="3BADD871" w14:textId="68B99B55" w:rsidR="00B5705B" w:rsidRPr="009A2CAA" w:rsidDel="004C31AF" w:rsidRDefault="00B5705B" w:rsidP="005E0B2E">
            <w:pPr>
              <w:spacing w:before="0" w:after="0" w:line="312" w:lineRule="auto"/>
              <w:ind w:left="32"/>
              <w:jc w:val="center"/>
              <w:rPr>
                <w:del w:id="16563" w:author="Thu Huyen Tran" w:date="2023-12-05T23:00:00Z"/>
                <w:moveFrom w:id="16564" w:author="Thu Huyen Tran" w:date="2023-04-07T14:17:00Z"/>
                <w:szCs w:val="26"/>
              </w:rPr>
            </w:pPr>
            <w:moveFrom w:id="16565" w:author="Thu Huyen Tran" w:date="2023-04-07T14:17:00Z">
              <w:del w:id="16566" w:author="Thu Huyen Tran" w:date="2023-12-05T23:00:00Z">
                <w:r w:rsidRPr="009A2CAA" w:rsidDel="004C31AF">
                  <w:rPr>
                    <w:szCs w:val="26"/>
                  </w:rPr>
                  <w:delText>21,5</w:delText>
                </w:r>
              </w:del>
            </w:moveFrom>
          </w:p>
        </w:tc>
      </w:tr>
      <w:tr w:rsidR="00B5705B" w:rsidRPr="009A2CAA" w:rsidDel="004C31AF" w14:paraId="11EE49A5" w14:textId="376DBE21" w:rsidTr="005E0B2E">
        <w:trPr>
          <w:jc w:val="center"/>
          <w:del w:id="16567" w:author="Thu Huyen Tran" w:date="2023-12-05T23:00:00Z"/>
        </w:trPr>
        <w:tc>
          <w:tcPr>
            <w:tcW w:w="562" w:type="pct"/>
          </w:tcPr>
          <w:p w14:paraId="3BDB25AF" w14:textId="6724A778" w:rsidR="00B5705B" w:rsidRPr="009A2CAA" w:rsidDel="004C31AF" w:rsidRDefault="00B5705B" w:rsidP="005E0B2E">
            <w:pPr>
              <w:spacing w:before="0" w:after="0" w:line="312" w:lineRule="auto"/>
              <w:ind w:left="90"/>
              <w:jc w:val="center"/>
              <w:rPr>
                <w:del w:id="16568" w:author="Thu Huyen Tran" w:date="2023-12-05T23:00:00Z"/>
                <w:moveFrom w:id="16569" w:author="Thu Huyen Tran" w:date="2023-04-07T14:17:00Z"/>
                <w:szCs w:val="26"/>
              </w:rPr>
            </w:pPr>
            <w:moveFrom w:id="16570" w:author="Thu Huyen Tran" w:date="2023-04-07T14:17:00Z">
              <w:del w:id="16571" w:author="Thu Huyen Tran" w:date="2023-12-05T23:00:00Z">
                <w:r w:rsidDel="004C31AF">
                  <w:rPr>
                    <w:szCs w:val="26"/>
                  </w:rPr>
                  <w:delText>8</w:delText>
                </w:r>
              </w:del>
            </w:moveFrom>
          </w:p>
        </w:tc>
        <w:tc>
          <w:tcPr>
            <w:tcW w:w="2060" w:type="pct"/>
          </w:tcPr>
          <w:p w14:paraId="614175A7" w14:textId="2D5CEFDC" w:rsidR="00B5705B" w:rsidRPr="009A2CAA" w:rsidDel="004C31AF" w:rsidRDefault="00B5705B" w:rsidP="005E0B2E">
            <w:pPr>
              <w:spacing w:before="0" w:after="0" w:line="312" w:lineRule="auto"/>
              <w:ind w:left="90" w:right="230"/>
              <w:rPr>
                <w:del w:id="16572" w:author="Thu Huyen Tran" w:date="2023-12-05T23:00:00Z"/>
                <w:moveFrom w:id="16573" w:author="Thu Huyen Tran" w:date="2023-04-07T14:17:00Z"/>
                <w:szCs w:val="26"/>
              </w:rPr>
            </w:pPr>
            <w:moveFrom w:id="16574" w:author="Thu Huyen Tran" w:date="2023-04-07T14:17:00Z">
              <w:del w:id="16575" w:author="Thu Huyen Tran" w:date="2023-12-05T23:00:00Z">
                <w:r w:rsidRPr="009A2CAA" w:rsidDel="004C31AF">
                  <w:rPr>
                    <w:szCs w:val="26"/>
                  </w:rPr>
                  <w:delText>Cà phê</w:delText>
                </w:r>
              </w:del>
            </w:moveFrom>
          </w:p>
        </w:tc>
        <w:tc>
          <w:tcPr>
            <w:tcW w:w="2378" w:type="pct"/>
          </w:tcPr>
          <w:p w14:paraId="274B61A9" w14:textId="50AA7C42" w:rsidR="00B5705B" w:rsidRPr="009A2CAA" w:rsidDel="004C31AF" w:rsidRDefault="00B5705B" w:rsidP="005E0B2E">
            <w:pPr>
              <w:spacing w:before="0" w:after="0" w:line="312" w:lineRule="auto"/>
              <w:ind w:left="32"/>
              <w:jc w:val="center"/>
              <w:rPr>
                <w:del w:id="16576" w:author="Thu Huyen Tran" w:date="2023-12-05T23:00:00Z"/>
                <w:moveFrom w:id="16577" w:author="Thu Huyen Tran" w:date="2023-04-07T14:17:00Z"/>
                <w:szCs w:val="26"/>
              </w:rPr>
            </w:pPr>
            <w:moveFrom w:id="16578" w:author="Thu Huyen Tran" w:date="2023-04-07T14:17:00Z">
              <w:del w:id="16579" w:author="Thu Huyen Tran" w:date="2023-12-05T23:00:00Z">
                <w:r w:rsidRPr="009A2CAA" w:rsidDel="004C31AF">
                  <w:rPr>
                    <w:szCs w:val="26"/>
                  </w:rPr>
                  <w:delText>0,63</w:delText>
                </w:r>
              </w:del>
            </w:moveFrom>
          </w:p>
        </w:tc>
      </w:tr>
      <w:tr w:rsidR="00B5705B" w:rsidRPr="009A2CAA" w:rsidDel="004C31AF" w14:paraId="72EEF7FC" w14:textId="54A4BB6F" w:rsidTr="005E0B2E">
        <w:trPr>
          <w:jc w:val="center"/>
          <w:del w:id="16580" w:author="Thu Huyen Tran" w:date="2023-12-05T23:00:00Z"/>
        </w:trPr>
        <w:tc>
          <w:tcPr>
            <w:tcW w:w="562" w:type="pct"/>
          </w:tcPr>
          <w:p w14:paraId="7D8BE9B9" w14:textId="5E0DC807" w:rsidR="00B5705B" w:rsidRPr="009A2CAA" w:rsidDel="004C31AF" w:rsidRDefault="00B5705B" w:rsidP="005E0B2E">
            <w:pPr>
              <w:spacing w:before="0" w:after="0" w:line="312" w:lineRule="auto"/>
              <w:ind w:left="90"/>
              <w:jc w:val="center"/>
              <w:rPr>
                <w:del w:id="16581" w:author="Thu Huyen Tran" w:date="2023-12-05T23:00:00Z"/>
                <w:moveFrom w:id="16582" w:author="Thu Huyen Tran" w:date="2023-04-07T14:17:00Z"/>
                <w:szCs w:val="26"/>
              </w:rPr>
            </w:pPr>
            <w:moveFrom w:id="16583" w:author="Thu Huyen Tran" w:date="2023-04-07T14:17:00Z">
              <w:del w:id="16584" w:author="Thu Huyen Tran" w:date="2023-12-05T23:00:00Z">
                <w:r w:rsidDel="004C31AF">
                  <w:rPr>
                    <w:szCs w:val="26"/>
                  </w:rPr>
                  <w:delText>9</w:delText>
                </w:r>
              </w:del>
            </w:moveFrom>
          </w:p>
        </w:tc>
        <w:tc>
          <w:tcPr>
            <w:tcW w:w="2060" w:type="pct"/>
          </w:tcPr>
          <w:p w14:paraId="7B92538B" w14:textId="0C6EE047" w:rsidR="00B5705B" w:rsidRPr="009A2CAA" w:rsidDel="004C31AF" w:rsidRDefault="00B5705B" w:rsidP="005E0B2E">
            <w:pPr>
              <w:spacing w:before="0" w:after="0" w:line="312" w:lineRule="auto"/>
              <w:ind w:left="90" w:right="230"/>
              <w:rPr>
                <w:del w:id="16585" w:author="Thu Huyen Tran" w:date="2023-12-05T23:00:00Z"/>
                <w:moveFrom w:id="16586" w:author="Thu Huyen Tran" w:date="2023-04-07T14:17:00Z"/>
                <w:szCs w:val="26"/>
              </w:rPr>
            </w:pPr>
            <w:moveFrom w:id="16587" w:author="Thu Huyen Tran" w:date="2023-04-07T14:17:00Z">
              <w:del w:id="16588" w:author="Thu Huyen Tran" w:date="2023-12-05T23:00:00Z">
                <w:r w:rsidRPr="009A2CAA" w:rsidDel="004C31AF">
                  <w:rPr>
                    <w:szCs w:val="26"/>
                  </w:rPr>
                  <w:delText>Nước giải khát</w:delText>
                </w:r>
              </w:del>
            </w:moveFrom>
          </w:p>
        </w:tc>
        <w:tc>
          <w:tcPr>
            <w:tcW w:w="2378" w:type="pct"/>
          </w:tcPr>
          <w:p w14:paraId="379BE6B8" w14:textId="2A5687CE" w:rsidR="00B5705B" w:rsidRPr="009A2CAA" w:rsidDel="004C31AF" w:rsidRDefault="00B5705B" w:rsidP="005E0B2E">
            <w:pPr>
              <w:spacing w:before="0" w:after="0" w:line="312" w:lineRule="auto"/>
              <w:ind w:left="32"/>
              <w:jc w:val="center"/>
              <w:rPr>
                <w:del w:id="16589" w:author="Thu Huyen Tran" w:date="2023-12-05T23:00:00Z"/>
                <w:moveFrom w:id="16590" w:author="Thu Huyen Tran" w:date="2023-04-07T14:17:00Z"/>
                <w:szCs w:val="26"/>
              </w:rPr>
            </w:pPr>
            <w:moveFrom w:id="16591" w:author="Thu Huyen Tran" w:date="2023-04-07T14:17:00Z">
              <w:del w:id="16592" w:author="Thu Huyen Tran" w:date="2023-12-05T23:00:00Z">
                <w:r w:rsidRPr="009A2CAA" w:rsidDel="004C31AF">
                  <w:rPr>
                    <w:szCs w:val="26"/>
                  </w:rPr>
                  <w:delText>11,38</w:delText>
                </w:r>
              </w:del>
            </w:moveFrom>
          </w:p>
        </w:tc>
      </w:tr>
      <w:tr w:rsidR="00B5705B" w:rsidRPr="009A2CAA" w:rsidDel="004C31AF" w14:paraId="1F99EB38" w14:textId="0CB7C700" w:rsidTr="005E0B2E">
        <w:trPr>
          <w:jc w:val="center"/>
          <w:del w:id="16593" w:author="Thu Huyen Tran" w:date="2023-12-05T23:00:00Z"/>
        </w:trPr>
        <w:tc>
          <w:tcPr>
            <w:tcW w:w="562" w:type="pct"/>
          </w:tcPr>
          <w:p w14:paraId="54AC61E7" w14:textId="6C7A68BB" w:rsidR="00B5705B" w:rsidRPr="009A2CAA" w:rsidDel="004C31AF" w:rsidRDefault="00B5705B" w:rsidP="005E0B2E">
            <w:pPr>
              <w:spacing w:before="0" w:after="0" w:line="312" w:lineRule="auto"/>
              <w:ind w:left="90"/>
              <w:jc w:val="center"/>
              <w:rPr>
                <w:del w:id="16594" w:author="Thu Huyen Tran" w:date="2023-12-05T23:00:00Z"/>
                <w:moveFrom w:id="16595" w:author="Thu Huyen Tran" w:date="2023-04-07T14:17:00Z"/>
                <w:szCs w:val="26"/>
              </w:rPr>
            </w:pPr>
            <w:moveFrom w:id="16596" w:author="Thu Huyen Tran" w:date="2023-04-07T14:17:00Z">
              <w:del w:id="16597" w:author="Thu Huyen Tran" w:date="2023-12-05T23:00:00Z">
                <w:r w:rsidDel="004C31AF">
                  <w:rPr>
                    <w:szCs w:val="26"/>
                  </w:rPr>
                  <w:delText>10</w:delText>
                </w:r>
              </w:del>
            </w:moveFrom>
          </w:p>
        </w:tc>
        <w:tc>
          <w:tcPr>
            <w:tcW w:w="2060" w:type="pct"/>
          </w:tcPr>
          <w:p w14:paraId="7434AF5C" w14:textId="0FC9B7E3" w:rsidR="00B5705B" w:rsidRPr="009A2CAA" w:rsidDel="004C31AF" w:rsidRDefault="00B5705B" w:rsidP="005E0B2E">
            <w:pPr>
              <w:spacing w:before="0" w:after="0" w:line="312" w:lineRule="auto"/>
              <w:ind w:left="90" w:right="230"/>
              <w:rPr>
                <w:del w:id="16598" w:author="Thu Huyen Tran" w:date="2023-12-05T23:00:00Z"/>
                <w:moveFrom w:id="16599" w:author="Thu Huyen Tran" w:date="2023-04-07T14:17:00Z"/>
                <w:szCs w:val="26"/>
              </w:rPr>
            </w:pPr>
            <w:moveFrom w:id="16600" w:author="Thu Huyen Tran" w:date="2023-04-07T14:17:00Z">
              <w:del w:id="16601" w:author="Thu Huyen Tran" w:date="2023-12-05T23:00:00Z">
                <w:r w:rsidRPr="009A2CAA" w:rsidDel="004C31AF">
                  <w:rPr>
                    <w:szCs w:val="26"/>
                  </w:rPr>
                  <w:delText>Giấy</w:delText>
                </w:r>
                <w:r w:rsidDel="004C31AF">
                  <w:rPr>
                    <w:szCs w:val="26"/>
                  </w:rPr>
                  <w:delText xml:space="preserve">, bột giấy </w:delText>
                </w:r>
                <w:r w:rsidRPr="009A2CAA" w:rsidDel="004C31AF">
                  <w:rPr>
                    <w:szCs w:val="26"/>
                  </w:rPr>
                  <w:delText xml:space="preserve">** </w:delText>
                </w:r>
              </w:del>
            </w:moveFrom>
          </w:p>
        </w:tc>
        <w:tc>
          <w:tcPr>
            <w:tcW w:w="2378" w:type="pct"/>
          </w:tcPr>
          <w:p w14:paraId="24385176" w14:textId="47B1D7FC" w:rsidR="00B5705B" w:rsidRPr="009A2CAA" w:rsidDel="004C31AF" w:rsidRDefault="00B5705B" w:rsidP="005E0B2E">
            <w:pPr>
              <w:spacing w:before="0" w:after="0" w:line="312" w:lineRule="auto"/>
              <w:ind w:left="32"/>
              <w:jc w:val="center"/>
              <w:rPr>
                <w:del w:id="16602" w:author="Thu Huyen Tran" w:date="2023-12-05T23:00:00Z"/>
                <w:moveFrom w:id="16603" w:author="Thu Huyen Tran" w:date="2023-04-07T14:17:00Z"/>
                <w:szCs w:val="26"/>
              </w:rPr>
            </w:pPr>
            <w:moveFrom w:id="16604" w:author="Thu Huyen Tran" w:date="2023-04-07T14:17:00Z">
              <w:del w:id="16605" w:author="Thu Huyen Tran" w:date="2023-12-05T23:00:00Z">
                <w:r w:rsidRPr="009A2CAA" w:rsidDel="004C31AF">
                  <w:rPr>
                    <w:szCs w:val="26"/>
                  </w:rPr>
                  <w:delText>225</w:delText>
                </w:r>
              </w:del>
            </w:moveFrom>
          </w:p>
        </w:tc>
      </w:tr>
      <w:tr w:rsidR="00B5705B" w:rsidRPr="009A2CAA" w:rsidDel="004C31AF" w14:paraId="480ED2AE" w14:textId="1AB9B376" w:rsidTr="005E0B2E">
        <w:trPr>
          <w:jc w:val="center"/>
          <w:del w:id="16606" w:author="Thu Huyen Tran" w:date="2023-12-05T23:00:00Z"/>
        </w:trPr>
        <w:tc>
          <w:tcPr>
            <w:tcW w:w="562" w:type="pct"/>
          </w:tcPr>
          <w:p w14:paraId="6EE18487" w14:textId="75B51248" w:rsidR="00B5705B" w:rsidRPr="009A2CAA" w:rsidDel="004C31AF" w:rsidRDefault="00B5705B" w:rsidP="005E0B2E">
            <w:pPr>
              <w:spacing w:before="0" w:after="0" w:line="312" w:lineRule="auto"/>
              <w:ind w:left="90"/>
              <w:jc w:val="center"/>
              <w:rPr>
                <w:del w:id="16607" w:author="Thu Huyen Tran" w:date="2023-12-05T23:00:00Z"/>
                <w:moveFrom w:id="16608" w:author="Thu Huyen Tran" w:date="2023-04-07T14:17:00Z"/>
                <w:szCs w:val="26"/>
              </w:rPr>
            </w:pPr>
            <w:moveFrom w:id="16609" w:author="Thu Huyen Tran" w:date="2023-04-07T14:17:00Z">
              <w:del w:id="16610" w:author="Thu Huyen Tran" w:date="2023-12-05T23:00:00Z">
                <w:r w:rsidDel="004C31AF">
                  <w:rPr>
                    <w:szCs w:val="26"/>
                  </w:rPr>
                  <w:delText>11</w:delText>
                </w:r>
              </w:del>
            </w:moveFrom>
          </w:p>
        </w:tc>
        <w:tc>
          <w:tcPr>
            <w:tcW w:w="2060" w:type="pct"/>
          </w:tcPr>
          <w:p w14:paraId="5CA6304B" w14:textId="2CC6DF5E" w:rsidR="00B5705B" w:rsidRPr="009A2CAA" w:rsidDel="004C31AF" w:rsidRDefault="00B5705B" w:rsidP="005E0B2E">
            <w:pPr>
              <w:spacing w:before="0" w:after="0" w:line="312" w:lineRule="auto"/>
              <w:ind w:left="90" w:right="230"/>
              <w:rPr>
                <w:del w:id="16611" w:author="Thu Huyen Tran" w:date="2023-12-05T23:00:00Z"/>
                <w:moveFrom w:id="16612" w:author="Thu Huyen Tran" w:date="2023-04-07T14:17:00Z"/>
                <w:szCs w:val="26"/>
              </w:rPr>
            </w:pPr>
            <w:moveFrom w:id="16613" w:author="Thu Huyen Tran" w:date="2023-04-07T14:17:00Z">
              <w:del w:id="16614" w:author="Thu Huyen Tran" w:date="2023-12-05T23:00:00Z">
                <w:r w:rsidRPr="009A2CAA" w:rsidDel="004C31AF">
                  <w:rPr>
                    <w:szCs w:val="26"/>
                  </w:rPr>
                  <w:delText>Xà phòng</w:delText>
                </w:r>
                <w:r w:rsidRPr="009A2CAA" w:rsidDel="004C31AF">
                  <w:rPr>
                    <w:szCs w:val="26"/>
                    <w:vertAlign w:val="superscript"/>
                  </w:rPr>
                  <w:delText>***</w:delText>
                </w:r>
              </w:del>
            </w:moveFrom>
          </w:p>
        </w:tc>
        <w:tc>
          <w:tcPr>
            <w:tcW w:w="2378" w:type="pct"/>
          </w:tcPr>
          <w:p w14:paraId="6E9793D2" w14:textId="4F8E21F6" w:rsidR="00B5705B" w:rsidRPr="009A2CAA" w:rsidDel="004C31AF" w:rsidRDefault="00B5705B" w:rsidP="005E0B2E">
            <w:pPr>
              <w:spacing w:before="0" w:after="0" w:line="312" w:lineRule="auto"/>
              <w:ind w:left="32"/>
              <w:jc w:val="center"/>
              <w:rPr>
                <w:del w:id="16615" w:author="Thu Huyen Tran" w:date="2023-12-05T23:00:00Z"/>
                <w:moveFrom w:id="16616" w:author="Thu Huyen Tran" w:date="2023-04-07T14:17:00Z"/>
                <w:szCs w:val="26"/>
              </w:rPr>
            </w:pPr>
            <w:moveFrom w:id="16617" w:author="Thu Huyen Tran" w:date="2023-04-07T14:17:00Z">
              <w:del w:id="16618" w:author="Thu Huyen Tran" w:date="2023-12-05T23:00:00Z">
                <w:r w:rsidRPr="009A2CAA" w:rsidDel="004C31AF">
                  <w:rPr>
                    <w:szCs w:val="26"/>
                  </w:rPr>
                  <w:delText>3</w:delText>
                </w:r>
              </w:del>
            </w:moveFrom>
          </w:p>
        </w:tc>
      </w:tr>
      <w:tr w:rsidR="00B5705B" w:rsidRPr="009A2CAA" w:rsidDel="004C31AF" w14:paraId="01BA5A4A" w14:textId="637A564E" w:rsidTr="005E0B2E">
        <w:trPr>
          <w:jc w:val="center"/>
          <w:del w:id="16619" w:author="Thu Huyen Tran" w:date="2023-12-05T23:00:00Z"/>
        </w:trPr>
        <w:tc>
          <w:tcPr>
            <w:tcW w:w="562" w:type="pct"/>
          </w:tcPr>
          <w:p w14:paraId="7BB52C8F" w14:textId="19790895" w:rsidR="00B5705B" w:rsidDel="004C31AF" w:rsidRDefault="00B5705B" w:rsidP="005E0B2E">
            <w:pPr>
              <w:spacing w:before="0" w:after="0" w:line="312" w:lineRule="auto"/>
              <w:ind w:left="90"/>
              <w:jc w:val="center"/>
              <w:rPr>
                <w:del w:id="16620" w:author="Thu Huyen Tran" w:date="2023-12-05T23:00:00Z"/>
                <w:moveFrom w:id="16621" w:author="Thu Huyen Tran" w:date="2023-04-07T14:17:00Z"/>
                <w:szCs w:val="26"/>
              </w:rPr>
            </w:pPr>
            <w:moveFrom w:id="16622" w:author="Thu Huyen Tran" w:date="2023-04-07T14:17:00Z">
              <w:del w:id="16623" w:author="Thu Huyen Tran" w:date="2023-12-05T23:00:00Z">
                <w:r w:rsidDel="004C31AF">
                  <w:rPr>
                    <w:szCs w:val="26"/>
                  </w:rPr>
                  <w:delText>12</w:delText>
                </w:r>
              </w:del>
            </w:moveFrom>
          </w:p>
        </w:tc>
        <w:tc>
          <w:tcPr>
            <w:tcW w:w="2060" w:type="pct"/>
          </w:tcPr>
          <w:p w14:paraId="707B517F" w14:textId="371A2FE1" w:rsidR="00B5705B" w:rsidRPr="009A2CAA" w:rsidDel="004C31AF" w:rsidRDefault="00B5705B" w:rsidP="005E0B2E">
            <w:pPr>
              <w:spacing w:before="0" w:after="0" w:line="312" w:lineRule="auto"/>
              <w:ind w:left="90" w:right="230"/>
              <w:rPr>
                <w:del w:id="16624" w:author="Thu Huyen Tran" w:date="2023-12-05T23:00:00Z"/>
                <w:moveFrom w:id="16625" w:author="Thu Huyen Tran" w:date="2023-04-07T14:17:00Z"/>
                <w:szCs w:val="26"/>
              </w:rPr>
            </w:pPr>
            <w:moveFrom w:id="16626" w:author="Thu Huyen Tran" w:date="2023-04-07T14:17:00Z">
              <w:del w:id="16627" w:author="Thu Huyen Tran" w:date="2023-12-05T23:00:00Z">
                <w:r w:rsidRPr="009A2CAA" w:rsidDel="004C31AF">
                  <w:rPr>
                    <w:szCs w:val="26"/>
                  </w:rPr>
                  <w:delText>Sữa</w:delText>
                </w:r>
              </w:del>
            </w:moveFrom>
          </w:p>
        </w:tc>
        <w:tc>
          <w:tcPr>
            <w:tcW w:w="2378" w:type="pct"/>
          </w:tcPr>
          <w:p w14:paraId="45F2768A" w14:textId="0CD50701" w:rsidR="00B5705B" w:rsidRPr="009A2CAA" w:rsidDel="004C31AF" w:rsidRDefault="00B5705B" w:rsidP="005E0B2E">
            <w:pPr>
              <w:spacing w:before="0" w:after="0" w:line="312" w:lineRule="auto"/>
              <w:ind w:left="32"/>
              <w:jc w:val="center"/>
              <w:rPr>
                <w:del w:id="16628" w:author="Thu Huyen Tran" w:date="2023-12-05T23:00:00Z"/>
                <w:moveFrom w:id="16629" w:author="Thu Huyen Tran" w:date="2023-04-07T14:17:00Z"/>
                <w:szCs w:val="26"/>
              </w:rPr>
            </w:pPr>
            <w:moveFrom w:id="16630" w:author="Thu Huyen Tran" w:date="2023-04-07T14:17:00Z">
              <w:del w:id="16631" w:author="Thu Huyen Tran" w:date="2023-12-05T23:00:00Z">
                <w:r w:rsidRPr="009A2CAA" w:rsidDel="004C31AF">
                  <w:rPr>
                    <w:szCs w:val="26"/>
                  </w:rPr>
                  <w:delText>7,5</w:delText>
                </w:r>
              </w:del>
            </w:moveFrom>
          </w:p>
        </w:tc>
      </w:tr>
      <w:tr w:rsidR="00B5705B" w:rsidRPr="009A2CAA" w:rsidDel="004C31AF" w14:paraId="1597F8B8" w14:textId="618D2A50" w:rsidTr="005E0B2E">
        <w:trPr>
          <w:jc w:val="center"/>
          <w:del w:id="16632" w:author="Thu Huyen Tran" w:date="2023-12-05T23:00:00Z"/>
        </w:trPr>
        <w:tc>
          <w:tcPr>
            <w:tcW w:w="562" w:type="pct"/>
          </w:tcPr>
          <w:p w14:paraId="6526674D" w14:textId="2EDF522E" w:rsidR="00B5705B" w:rsidDel="004C31AF" w:rsidRDefault="00B5705B" w:rsidP="005E0B2E">
            <w:pPr>
              <w:spacing w:before="0" w:after="0" w:line="312" w:lineRule="auto"/>
              <w:ind w:left="90"/>
              <w:jc w:val="center"/>
              <w:rPr>
                <w:del w:id="16633" w:author="Thu Huyen Tran" w:date="2023-12-05T23:00:00Z"/>
                <w:moveFrom w:id="16634" w:author="Thu Huyen Tran" w:date="2023-04-07T14:17:00Z"/>
                <w:szCs w:val="26"/>
              </w:rPr>
            </w:pPr>
            <w:moveFrom w:id="16635" w:author="Thu Huyen Tran" w:date="2023-04-07T14:17:00Z">
              <w:del w:id="16636" w:author="Thu Huyen Tran" w:date="2023-12-05T23:00:00Z">
                <w:r w:rsidDel="004C31AF">
                  <w:rPr>
                    <w:szCs w:val="26"/>
                  </w:rPr>
                  <w:delText>13</w:delText>
                </w:r>
              </w:del>
            </w:moveFrom>
          </w:p>
        </w:tc>
        <w:tc>
          <w:tcPr>
            <w:tcW w:w="2060" w:type="pct"/>
          </w:tcPr>
          <w:p w14:paraId="0D55EB71" w14:textId="372ABC6C" w:rsidR="00B5705B" w:rsidRPr="009A2CAA" w:rsidDel="004C31AF" w:rsidRDefault="00B5705B" w:rsidP="005E0B2E">
            <w:pPr>
              <w:spacing w:before="0" w:after="0" w:line="312" w:lineRule="auto"/>
              <w:ind w:left="90" w:right="230"/>
              <w:rPr>
                <w:del w:id="16637" w:author="Thu Huyen Tran" w:date="2023-12-05T23:00:00Z"/>
                <w:moveFrom w:id="16638" w:author="Thu Huyen Tran" w:date="2023-04-07T14:17:00Z"/>
                <w:szCs w:val="26"/>
              </w:rPr>
            </w:pPr>
            <w:moveFrom w:id="16639" w:author="Thu Huyen Tran" w:date="2023-04-07T14:17:00Z">
              <w:del w:id="16640" w:author="Thu Huyen Tran" w:date="2023-12-05T23:00:00Z">
                <w:r w:rsidRPr="009A2CAA" w:rsidDel="004C31AF">
                  <w:rPr>
                    <w:szCs w:val="26"/>
                  </w:rPr>
                  <w:delText>Dầu thực vật</w:delText>
                </w:r>
                <w:r w:rsidRPr="009A2CAA" w:rsidDel="004C31AF">
                  <w:rPr>
                    <w:szCs w:val="26"/>
                    <w:vertAlign w:val="superscript"/>
                  </w:rPr>
                  <w:delText>***</w:delText>
                </w:r>
              </w:del>
            </w:moveFrom>
          </w:p>
        </w:tc>
        <w:tc>
          <w:tcPr>
            <w:tcW w:w="2378" w:type="pct"/>
          </w:tcPr>
          <w:p w14:paraId="3435F8D6" w14:textId="62FB6637" w:rsidR="00B5705B" w:rsidRPr="009A2CAA" w:rsidDel="004C31AF" w:rsidRDefault="00B5705B" w:rsidP="005E0B2E">
            <w:pPr>
              <w:spacing w:before="0" w:after="0" w:line="312" w:lineRule="auto"/>
              <w:ind w:left="32"/>
              <w:jc w:val="center"/>
              <w:rPr>
                <w:del w:id="16641" w:author="Thu Huyen Tran" w:date="2023-12-05T23:00:00Z"/>
                <w:moveFrom w:id="16642" w:author="Thu Huyen Tran" w:date="2023-04-07T14:17:00Z"/>
                <w:szCs w:val="26"/>
              </w:rPr>
            </w:pPr>
            <w:moveFrom w:id="16643" w:author="Thu Huyen Tran" w:date="2023-04-07T14:17:00Z">
              <w:del w:id="16644" w:author="Thu Huyen Tran" w:date="2023-12-05T23:00:00Z">
                <w:r w:rsidRPr="009A2CAA" w:rsidDel="004C31AF">
                  <w:rPr>
                    <w:szCs w:val="26"/>
                  </w:rPr>
                  <w:delText>3.1</w:delText>
                </w:r>
              </w:del>
            </w:moveFrom>
          </w:p>
        </w:tc>
      </w:tr>
      <w:tr w:rsidR="00B5705B" w:rsidRPr="009A2CAA" w:rsidDel="004C31AF" w14:paraId="5EE648D7" w14:textId="12805443" w:rsidTr="005E0B2E">
        <w:trPr>
          <w:jc w:val="center"/>
          <w:del w:id="16645" w:author="Thu Huyen Tran" w:date="2023-12-05T23:00:00Z"/>
        </w:trPr>
        <w:tc>
          <w:tcPr>
            <w:tcW w:w="562" w:type="pct"/>
          </w:tcPr>
          <w:p w14:paraId="022D6F8F" w14:textId="4CC21A32" w:rsidR="00B5705B" w:rsidRPr="009A2CAA" w:rsidDel="004C31AF" w:rsidRDefault="00B5705B" w:rsidP="005E0B2E">
            <w:pPr>
              <w:spacing w:before="0" w:after="0" w:line="312" w:lineRule="auto"/>
              <w:ind w:left="90"/>
              <w:jc w:val="center"/>
              <w:rPr>
                <w:del w:id="16646" w:author="Thu Huyen Tran" w:date="2023-12-05T23:00:00Z"/>
                <w:moveFrom w:id="16647" w:author="Thu Huyen Tran" w:date="2023-04-07T14:17:00Z"/>
                <w:szCs w:val="26"/>
              </w:rPr>
            </w:pPr>
            <w:moveFrom w:id="16648" w:author="Thu Huyen Tran" w:date="2023-04-07T14:17:00Z">
              <w:del w:id="16649" w:author="Thu Huyen Tran" w:date="2023-12-05T23:00:00Z">
                <w:r w:rsidDel="004C31AF">
                  <w:rPr>
                    <w:szCs w:val="26"/>
                  </w:rPr>
                  <w:delText>14</w:delText>
                </w:r>
              </w:del>
            </w:moveFrom>
          </w:p>
        </w:tc>
        <w:tc>
          <w:tcPr>
            <w:tcW w:w="2060" w:type="pct"/>
          </w:tcPr>
          <w:p w14:paraId="241D63B8" w14:textId="6FBD0727" w:rsidR="00B5705B" w:rsidRPr="009A2CAA" w:rsidDel="004C31AF" w:rsidRDefault="00B5705B" w:rsidP="005E0B2E">
            <w:pPr>
              <w:spacing w:before="0" w:after="0" w:line="312" w:lineRule="auto"/>
              <w:ind w:left="90" w:right="230"/>
              <w:rPr>
                <w:del w:id="16650" w:author="Thu Huyen Tran" w:date="2023-12-05T23:00:00Z"/>
                <w:moveFrom w:id="16651" w:author="Thu Huyen Tran" w:date="2023-04-07T14:17:00Z"/>
                <w:szCs w:val="26"/>
              </w:rPr>
            </w:pPr>
            <w:moveFrom w:id="16652" w:author="Thu Huyen Tran" w:date="2023-04-07T14:17:00Z">
              <w:del w:id="16653" w:author="Thu Huyen Tran" w:date="2023-12-05T23:00:00Z">
                <w:r w:rsidRPr="009A2CAA" w:rsidDel="004C31AF">
                  <w:rPr>
                    <w:szCs w:val="26"/>
                  </w:rPr>
                  <w:delText>Cao su</w:delText>
                </w:r>
              </w:del>
            </w:moveFrom>
          </w:p>
        </w:tc>
        <w:tc>
          <w:tcPr>
            <w:tcW w:w="2378" w:type="pct"/>
          </w:tcPr>
          <w:p w14:paraId="1687481D" w14:textId="3B99B34D" w:rsidR="00B5705B" w:rsidRPr="009A2CAA" w:rsidDel="004C31AF" w:rsidRDefault="00B5705B" w:rsidP="005E0B2E">
            <w:pPr>
              <w:spacing w:before="0" w:after="0" w:line="312" w:lineRule="auto"/>
              <w:ind w:left="32"/>
              <w:jc w:val="center"/>
              <w:rPr>
                <w:del w:id="16654" w:author="Thu Huyen Tran" w:date="2023-12-05T23:00:00Z"/>
                <w:moveFrom w:id="16655" w:author="Thu Huyen Tran" w:date="2023-04-07T14:17:00Z"/>
                <w:szCs w:val="26"/>
              </w:rPr>
            </w:pPr>
            <w:moveFrom w:id="16656" w:author="Thu Huyen Tran" w:date="2023-04-07T14:17:00Z">
              <w:del w:id="16657" w:author="Thu Huyen Tran" w:date="2023-12-05T23:00:00Z">
                <w:r w:rsidRPr="009A2CAA" w:rsidDel="004C31AF">
                  <w:rPr>
                    <w:szCs w:val="26"/>
                  </w:rPr>
                  <w:delText>0,5</w:delText>
                </w:r>
              </w:del>
            </w:moveFrom>
          </w:p>
        </w:tc>
      </w:tr>
    </w:tbl>
    <w:p w14:paraId="386B9D23" w14:textId="726E7811" w:rsidR="00F0229B" w:rsidRPr="000E0622" w:rsidDel="0050593F" w:rsidRDefault="00F0229B" w:rsidP="000E0622">
      <w:pPr>
        <w:spacing w:before="0" w:after="0" w:line="240" w:lineRule="auto"/>
        <w:ind w:left="391" w:firstLine="261"/>
        <w:jc w:val="right"/>
        <w:rPr>
          <w:moveFrom w:id="16658" w:author="Thu Huyen Tran" w:date="2023-04-07T14:17:00Z"/>
          <w:i/>
          <w:iCs/>
          <w:sz w:val="22"/>
          <w:lang w:val="en-US"/>
        </w:rPr>
      </w:pPr>
      <w:moveFrom w:id="16659" w:author="Thu Huyen Tran" w:date="2023-04-07T14:17:00Z">
        <w:r w:rsidRPr="000E0622" w:rsidDel="0050593F">
          <w:rPr>
            <w:i/>
            <w:iCs/>
            <w:sz w:val="22"/>
            <w:lang w:val="en-US"/>
          </w:rPr>
          <w:t>Nguồn: Bộ Công thương;</w:t>
        </w:r>
      </w:moveFrom>
    </w:p>
    <w:p w14:paraId="137813B2" w14:textId="5A0318F2" w:rsidR="00F0229B" w:rsidRPr="000E0622" w:rsidDel="0050593F" w:rsidRDefault="00F0229B" w:rsidP="000E0622">
      <w:pPr>
        <w:spacing w:before="0" w:after="0" w:line="240" w:lineRule="auto"/>
        <w:ind w:left="391" w:firstLine="261"/>
        <w:jc w:val="right"/>
        <w:rPr>
          <w:moveFrom w:id="16660" w:author="Thu Huyen Tran" w:date="2023-04-07T14:17:00Z"/>
          <w:i/>
          <w:iCs/>
          <w:sz w:val="22"/>
          <w:lang w:val="en-US"/>
        </w:rPr>
      </w:pPr>
      <w:moveFrom w:id="16661" w:author="Thu Huyen Tran" w:date="2023-04-07T14:17:00Z">
        <w:r w:rsidRPr="000E0622" w:rsidDel="0050593F">
          <w:rPr>
            <w:i/>
            <w:iCs/>
            <w:sz w:val="22"/>
            <w:lang w:val="en-US"/>
          </w:rPr>
          <w:t>(*): Tài liệu hướng dẫn sản xuất sạch hơn – Ngành sản xuất bia (Trung tâm sản xuất sạch Việt Nam, 2008);</w:t>
        </w:r>
      </w:moveFrom>
    </w:p>
    <w:p w14:paraId="00984E30" w14:textId="35A578AB" w:rsidR="00F0229B" w:rsidRPr="000E0622" w:rsidDel="0050593F" w:rsidRDefault="00F0229B" w:rsidP="000E0622">
      <w:pPr>
        <w:spacing w:before="0" w:after="0" w:line="240" w:lineRule="auto"/>
        <w:ind w:left="391" w:firstLine="261"/>
        <w:jc w:val="right"/>
        <w:rPr>
          <w:moveFrom w:id="16662" w:author="Thu Huyen Tran" w:date="2023-04-07T14:17:00Z"/>
          <w:i/>
          <w:iCs/>
          <w:sz w:val="22"/>
          <w:lang w:val="en-US"/>
        </w:rPr>
      </w:pPr>
      <w:moveFrom w:id="16663" w:author="Thu Huyen Tran" w:date="2023-04-07T14:17:00Z">
        <w:r w:rsidRPr="000E0622" w:rsidDel="0050593F">
          <w:rPr>
            <w:i/>
            <w:iCs/>
            <w:sz w:val="22"/>
            <w:lang w:val="en-US"/>
          </w:rPr>
          <w:t>(**): Tài liệu hướng dẫn sản xuất sạch hơn – Ngành giấy và bột giấy (Trung tâm sản xuất sạch Việt Nam, 2008)</w:t>
        </w:r>
      </w:moveFrom>
    </w:p>
    <w:p w14:paraId="3C08CFDE" w14:textId="7D576B0A" w:rsidR="00F0229B" w:rsidRPr="000E0622" w:rsidDel="0050593F" w:rsidRDefault="00F0229B" w:rsidP="000E0622">
      <w:pPr>
        <w:spacing w:before="0" w:after="0"/>
        <w:jc w:val="right"/>
        <w:rPr>
          <w:moveFrom w:id="16664" w:author="Thu Huyen Tran" w:date="2023-04-07T14:17:00Z"/>
          <w:i/>
          <w:iCs/>
          <w:sz w:val="22"/>
          <w:lang w:val="en-US"/>
        </w:rPr>
      </w:pPr>
      <w:moveFrom w:id="16665" w:author="Thu Huyen Tran" w:date="2023-04-07T14:17:00Z">
        <w:r w:rsidRPr="000E0622" w:rsidDel="0050593F">
          <w:rPr>
            <w:i/>
            <w:iCs/>
            <w:sz w:val="22"/>
            <w:lang w:val="en-US"/>
          </w:rPr>
          <w:t>(***): IPCC 2006</w:t>
        </w:r>
      </w:moveFrom>
    </w:p>
    <w:p w14:paraId="055C82BA" w14:textId="5379EAD5" w:rsidR="005543AC" w:rsidRPr="005543AC" w:rsidDel="0050593F" w:rsidRDefault="005543AC" w:rsidP="00932054">
      <w:pPr>
        <w:pStyle w:val="ListParagraph"/>
        <w:numPr>
          <w:ilvl w:val="0"/>
          <w:numId w:val="9"/>
        </w:numPr>
        <w:rPr>
          <w:moveFrom w:id="16666" w:author="Thu Huyen Tran" w:date="2023-04-07T14:17:00Z"/>
        </w:rPr>
      </w:pPr>
      <w:moveFrom w:id="16667" w:author="Thu Huyen Tran" w:date="2023-04-07T14:17:00Z">
        <w:r w:rsidRPr="005543AC" w:rsidDel="0050593F">
          <w:t>Nồng độ COD trong nước thải của mỗi loại hình công nghiệp</w:t>
        </w:r>
      </w:moveFrom>
    </w:p>
    <w:p w14:paraId="4ED87607" w14:textId="4474D69F" w:rsidR="005543AC" w:rsidDel="0050593F" w:rsidRDefault="000E0622" w:rsidP="000E0622">
      <w:pPr>
        <w:pStyle w:val="Caption"/>
        <w:rPr>
          <w:moveFrom w:id="16668" w:author="Thu Huyen Tran" w:date="2023-04-07T14:17:00Z"/>
          <w:bCs w:val="0"/>
          <w:lang w:val="vi-VN"/>
        </w:rPr>
      </w:pPr>
      <w:moveFrom w:id="16669" w:author="Thu Huyen Tran" w:date="2023-04-07T14:17:00Z">
        <w:r w:rsidDel="0050593F">
          <w:t xml:space="preserve">Bảng 1. </w:t>
        </w:r>
        <w:r w:rsidDel="0050593F">
          <w:fldChar w:fldCharType="begin"/>
        </w:r>
        <w:r w:rsidDel="0050593F">
          <w:instrText xml:space="preserve"> SEQ Bảng_1. \* ARABIC </w:instrText>
        </w:r>
        <w:r w:rsidDel="0050593F">
          <w:fldChar w:fldCharType="separate"/>
        </w:r>
        <w:r w:rsidR="008E484C" w:rsidDel="0050593F">
          <w:rPr>
            <w:noProof/>
          </w:rPr>
          <w:t>28</w:t>
        </w:r>
        <w:r w:rsidDel="0050593F">
          <w:fldChar w:fldCharType="end"/>
        </w:r>
        <w:r w:rsidR="00F0229B" w:rsidRPr="00F0229B" w:rsidDel="0050593F">
          <w:rPr>
            <w:lang w:val="vi-VN"/>
          </w:rPr>
          <w:t xml:space="preserve">: </w:t>
        </w:r>
        <w:r w:rsidR="00F0229B" w:rsidRPr="00F0229B" w:rsidDel="0050593F">
          <w:rPr>
            <w:bCs w:val="0"/>
            <w:lang w:val="vi-VN"/>
          </w:rPr>
          <w:t>Nồng độ COD (nhu cầu oxy hóa học) trong nước thải của một số ngành CN</w:t>
        </w:r>
      </w:moveFrom>
    </w:p>
    <w:tbl>
      <w:tblPr>
        <w:tblW w:w="36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5"/>
        <w:gridCol w:w="2883"/>
        <w:gridCol w:w="2930"/>
      </w:tblGrid>
      <w:tr w:rsidR="00B5705B" w:rsidRPr="009A2CAA" w:rsidDel="004C31AF" w14:paraId="566FE76F" w14:textId="78C454FA" w:rsidTr="005E0B2E">
        <w:trPr>
          <w:tblHeader/>
          <w:jc w:val="center"/>
          <w:del w:id="16670" w:author="Thu Huyen Tran" w:date="2023-12-05T23:00:00Z"/>
        </w:trPr>
        <w:tc>
          <w:tcPr>
            <w:tcW w:w="627" w:type="pct"/>
            <w:vAlign w:val="center"/>
          </w:tcPr>
          <w:p w14:paraId="7092FE04" w14:textId="062D0D25" w:rsidR="00B5705B" w:rsidRPr="009A2CAA" w:rsidDel="004C31AF" w:rsidRDefault="00B5705B" w:rsidP="005E0B2E">
            <w:pPr>
              <w:spacing w:before="60" w:after="60"/>
              <w:jc w:val="center"/>
              <w:rPr>
                <w:del w:id="16671" w:author="Thu Huyen Tran" w:date="2023-12-05T23:00:00Z"/>
                <w:moveFrom w:id="16672" w:author="Thu Huyen Tran" w:date="2023-04-07T14:17:00Z"/>
                <w:b/>
                <w:szCs w:val="26"/>
              </w:rPr>
            </w:pPr>
            <w:moveFrom w:id="16673" w:author="Thu Huyen Tran" w:date="2023-04-07T14:17:00Z">
              <w:del w:id="16674" w:author="Thu Huyen Tran" w:date="2023-12-05T23:00:00Z">
                <w:r w:rsidRPr="009A2CAA" w:rsidDel="004C31AF">
                  <w:rPr>
                    <w:b/>
                    <w:szCs w:val="26"/>
                  </w:rPr>
                  <w:delText>Stt</w:delText>
                </w:r>
              </w:del>
            </w:moveFrom>
          </w:p>
        </w:tc>
        <w:tc>
          <w:tcPr>
            <w:tcW w:w="2168" w:type="pct"/>
            <w:vAlign w:val="center"/>
          </w:tcPr>
          <w:p w14:paraId="5227CDE6" w14:textId="5D58C525" w:rsidR="00B5705B" w:rsidRPr="009A2CAA" w:rsidDel="004C31AF" w:rsidRDefault="00B5705B" w:rsidP="005E0B2E">
            <w:pPr>
              <w:spacing w:before="60" w:after="60"/>
              <w:ind w:left="32"/>
              <w:jc w:val="center"/>
              <w:rPr>
                <w:del w:id="16675" w:author="Thu Huyen Tran" w:date="2023-12-05T23:00:00Z"/>
                <w:moveFrom w:id="16676" w:author="Thu Huyen Tran" w:date="2023-04-07T14:17:00Z"/>
                <w:b/>
                <w:bCs/>
                <w:szCs w:val="26"/>
              </w:rPr>
            </w:pPr>
            <w:moveFrom w:id="16677" w:author="Thu Huyen Tran" w:date="2023-04-07T14:17:00Z">
              <w:del w:id="16678" w:author="Thu Huyen Tran" w:date="2023-12-05T23:00:00Z">
                <w:r w:rsidRPr="009A2CAA" w:rsidDel="004C31AF">
                  <w:rPr>
                    <w:b/>
                    <w:bCs/>
                    <w:szCs w:val="26"/>
                  </w:rPr>
                  <w:delText>Ngành công nghiệp</w:delText>
                </w:r>
              </w:del>
            </w:moveFrom>
          </w:p>
        </w:tc>
        <w:tc>
          <w:tcPr>
            <w:tcW w:w="2204" w:type="pct"/>
            <w:vAlign w:val="center"/>
          </w:tcPr>
          <w:p w14:paraId="5C12C080" w14:textId="253837E0" w:rsidR="00B5705B" w:rsidRPr="009A2CAA" w:rsidDel="004C31AF" w:rsidRDefault="00B5705B" w:rsidP="005E0B2E">
            <w:pPr>
              <w:spacing w:before="60" w:after="60"/>
              <w:ind w:left="32"/>
              <w:jc w:val="center"/>
              <w:rPr>
                <w:del w:id="16679" w:author="Thu Huyen Tran" w:date="2023-12-05T23:00:00Z"/>
                <w:moveFrom w:id="16680" w:author="Thu Huyen Tran" w:date="2023-04-07T14:17:00Z"/>
                <w:b/>
                <w:bCs/>
                <w:szCs w:val="26"/>
              </w:rPr>
            </w:pPr>
            <w:moveFrom w:id="16681" w:author="Thu Huyen Tran" w:date="2023-04-07T14:17:00Z">
              <w:del w:id="16682" w:author="Thu Huyen Tran" w:date="2023-12-05T23:00:00Z">
                <w:r w:rsidRPr="009A2CAA" w:rsidDel="004C31AF">
                  <w:rPr>
                    <w:rFonts w:hint="eastAsia"/>
                    <w:b/>
                  </w:rPr>
                  <w:delText>COD</w:delText>
                </w:r>
                <w:r w:rsidRPr="009A2CAA" w:rsidDel="004C31AF">
                  <w:rPr>
                    <w:b/>
                  </w:rPr>
                  <w:delText xml:space="preserve"> (kg COD/m</w:delText>
                </w:r>
                <w:r w:rsidRPr="009A2CAA" w:rsidDel="004C31AF">
                  <w:rPr>
                    <w:b/>
                    <w:vertAlign w:val="superscript"/>
                  </w:rPr>
                  <w:delText>3</w:delText>
                </w:r>
                <w:r w:rsidRPr="009A2CAA" w:rsidDel="004C31AF">
                  <w:rPr>
                    <w:b/>
                  </w:rPr>
                  <w:delText>)</w:delText>
                </w:r>
              </w:del>
            </w:moveFrom>
          </w:p>
        </w:tc>
      </w:tr>
      <w:tr w:rsidR="00B5705B" w:rsidRPr="009A2CAA" w:rsidDel="004C31AF" w14:paraId="484F00DC" w14:textId="5E79078E" w:rsidTr="005E0B2E">
        <w:trPr>
          <w:jc w:val="center"/>
          <w:del w:id="16683" w:author="Thu Huyen Tran" w:date="2023-12-05T23:00:00Z"/>
        </w:trPr>
        <w:tc>
          <w:tcPr>
            <w:tcW w:w="627" w:type="pct"/>
          </w:tcPr>
          <w:p w14:paraId="1E0E6D9C" w14:textId="6A454634" w:rsidR="00B5705B" w:rsidRPr="009A2CAA" w:rsidDel="004C31AF" w:rsidRDefault="00B5705B" w:rsidP="005E0B2E">
            <w:pPr>
              <w:spacing w:before="60" w:after="60"/>
              <w:ind w:left="90"/>
              <w:jc w:val="center"/>
              <w:rPr>
                <w:del w:id="16684" w:author="Thu Huyen Tran" w:date="2023-12-05T23:00:00Z"/>
                <w:moveFrom w:id="16685" w:author="Thu Huyen Tran" w:date="2023-04-07T14:17:00Z"/>
                <w:szCs w:val="26"/>
              </w:rPr>
            </w:pPr>
            <w:moveFrom w:id="16686" w:author="Thu Huyen Tran" w:date="2023-04-07T14:17:00Z">
              <w:del w:id="16687" w:author="Thu Huyen Tran" w:date="2023-12-05T23:00:00Z">
                <w:r w:rsidRPr="009A2CAA" w:rsidDel="004C31AF">
                  <w:rPr>
                    <w:szCs w:val="26"/>
                  </w:rPr>
                  <w:delText>1</w:delText>
                </w:r>
              </w:del>
            </w:moveFrom>
          </w:p>
        </w:tc>
        <w:tc>
          <w:tcPr>
            <w:tcW w:w="2168" w:type="pct"/>
          </w:tcPr>
          <w:p w14:paraId="2A8FBCCF" w14:textId="63FEEFF6" w:rsidR="00B5705B" w:rsidRPr="009A2CAA" w:rsidDel="004C31AF" w:rsidRDefault="00B5705B" w:rsidP="005E0B2E">
            <w:pPr>
              <w:spacing w:before="60" w:after="60"/>
              <w:ind w:left="90" w:right="230"/>
              <w:rPr>
                <w:del w:id="16688" w:author="Thu Huyen Tran" w:date="2023-12-05T23:00:00Z"/>
                <w:moveFrom w:id="16689" w:author="Thu Huyen Tran" w:date="2023-04-07T14:17:00Z"/>
                <w:szCs w:val="26"/>
              </w:rPr>
            </w:pPr>
            <w:moveFrom w:id="16690" w:author="Thu Huyen Tran" w:date="2023-04-07T14:17:00Z">
              <w:del w:id="16691" w:author="Thu Huyen Tran" w:date="2023-12-05T23:00:00Z">
                <w:r w:rsidRPr="009A2CAA" w:rsidDel="004C31AF">
                  <w:rPr>
                    <w:szCs w:val="26"/>
                  </w:rPr>
                  <w:delText>Sắt thép</w:delText>
                </w:r>
              </w:del>
            </w:moveFrom>
          </w:p>
        </w:tc>
        <w:tc>
          <w:tcPr>
            <w:tcW w:w="2204" w:type="pct"/>
            <w:vAlign w:val="center"/>
          </w:tcPr>
          <w:p w14:paraId="674B2172" w14:textId="69C24FB7" w:rsidR="00B5705B" w:rsidRPr="009A2CAA" w:rsidDel="004C31AF" w:rsidRDefault="00B5705B" w:rsidP="005E0B2E">
            <w:pPr>
              <w:spacing w:before="60" w:after="60"/>
              <w:jc w:val="center"/>
              <w:rPr>
                <w:del w:id="16692" w:author="Thu Huyen Tran" w:date="2023-12-05T23:00:00Z"/>
                <w:moveFrom w:id="16693" w:author="Thu Huyen Tran" w:date="2023-04-07T14:17:00Z"/>
                <w:szCs w:val="26"/>
              </w:rPr>
            </w:pPr>
            <w:moveFrom w:id="16694" w:author="Thu Huyen Tran" w:date="2023-04-07T14:17:00Z">
              <w:del w:id="16695" w:author="Thu Huyen Tran" w:date="2023-12-05T23:00:00Z">
                <w:r w:rsidRPr="009A2CAA" w:rsidDel="004C31AF">
                  <w:rPr>
                    <w:szCs w:val="26"/>
                  </w:rPr>
                  <w:delText>0,5</w:delText>
                </w:r>
              </w:del>
            </w:moveFrom>
          </w:p>
        </w:tc>
      </w:tr>
      <w:tr w:rsidR="00B5705B" w:rsidRPr="009A2CAA" w:rsidDel="004C31AF" w14:paraId="4938B13D" w14:textId="3D015B6A" w:rsidTr="005E0B2E">
        <w:trPr>
          <w:jc w:val="center"/>
          <w:del w:id="16696" w:author="Thu Huyen Tran" w:date="2023-12-05T23:00:00Z"/>
        </w:trPr>
        <w:tc>
          <w:tcPr>
            <w:tcW w:w="627" w:type="pct"/>
          </w:tcPr>
          <w:p w14:paraId="19E0C7B9" w14:textId="49526F7B" w:rsidR="00B5705B" w:rsidRPr="009A2CAA" w:rsidDel="004C31AF" w:rsidRDefault="00B5705B" w:rsidP="005E0B2E">
            <w:pPr>
              <w:spacing w:before="60" w:after="60"/>
              <w:ind w:left="90"/>
              <w:jc w:val="center"/>
              <w:rPr>
                <w:del w:id="16697" w:author="Thu Huyen Tran" w:date="2023-12-05T23:00:00Z"/>
                <w:moveFrom w:id="16698" w:author="Thu Huyen Tran" w:date="2023-04-07T14:17:00Z"/>
                <w:szCs w:val="26"/>
              </w:rPr>
            </w:pPr>
            <w:moveFrom w:id="16699" w:author="Thu Huyen Tran" w:date="2023-04-07T14:17:00Z">
              <w:del w:id="16700" w:author="Thu Huyen Tran" w:date="2023-12-05T23:00:00Z">
                <w:r w:rsidRPr="009A2CAA" w:rsidDel="004C31AF">
                  <w:rPr>
                    <w:szCs w:val="26"/>
                  </w:rPr>
                  <w:delText>2</w:delText>
                </w:r>
              </w:del>
            </w:moveFrom>
          </w:p>
        </w:tc>
        <w:tc>
          <w:tcPr>
            <w:tcW w:w="2168" w:type="pct"/>
          </w:tcPr>
          <w:p w14:paraId="5F5AC8D7" w14:textId="69397E78" w:rsidR="00B5705B" w:rsidRPr="009A2CAA" w:rsidDel="004C31AF" w:rsidRDefault="00B5705B" w:rsidP="005E0B2E">
            <w:pPr>
              <w:spacing w:before="60" w:after="60"/>
              <w:ind w:left="90" w:right="230"/>
              <w:rPr>
                <w:del w:id="16701" w:author="Thu Huyen Tran" w:date="2023-12-05T23:00:00Z"/>
                <w:moveFrom w:id="16702" w:author="Thu Huyen Tran" w:date="2023-04-07T14:17:00Z"/>
                <w:szCs w:val="26"/>
              </w:rPr>
            </w:pPr>
            <w:moveFrom w:id="16703" w:author="Thu Huyen Tran" w:date="2023-04-07T14:17:00Z">
              <w:del w:id="16704" w:author="Thu Huyen Tran" w:date="2023-12-05T23:00:00Z">
                <w:r w:rsidRPr="009A2CAA" w:rsidDel="004C31AF">
                  <w:rPr>
                    <w:szCs w:val="26"/>
                  </w:rPr>
                  <w:delText>Kim loại màu</w:delText>
                </w:r>
              </w:del>
            </w:moveFrom>
          </w:p>
        </w:tc>
        <w:tc>
          <w:tcPr>
            <w:tcW w:w="2204" w:type="pct"/>
            <w:vAlign w:val="center"/>
          </w:tcPr>
          <w:p w14:paraId="38D7C8A2" w14:textId="1E3D9ECA" w:rsidR="00B5705B" w:rsidRPr="009A2CAA" w:rsidDel="004C31AF" w:rsidRDefault="00B5705B" w:rsidP="005E0B2E">
            <w:pPr>
              <w:spacing w:before="60" w:after="60"/>
              <w:jc w:val="center"/>
              <w:rPr>
                <w:del w:id="16705" w:author="Thu Huyen Tran" w:date="2023-12-05T23:00:00Z"/>
                <w:moveFrom w:id="16706" w:author="Thu Huyen Tran" w:date="2023-04-07T14:17:00Z"/>
                <w:szCs w:val="26"/>
              </w:rPr>
            </w:pPr>
            <w:moveFrom w:id="16707" w:author="Thu Huyen Tran" w:date="2023-04-07T14:17:00Z">
              <w:del w:id="16708" w:author="Thu Huyen Tran" w:date="2023-12-05T23:00:00Z">
                <w:r w:rsidRPr="009A2CAA" w:rsidDel="004C31AF">
                  <w:rPr>
                    <w:szCs w:val="26"/>
                  </w:rPr>
                  <w:delText>0,5</w:delText>
                </w:r>
              </w:del>
            </w:moveFrom>
          </w:p>
        </w:tc>
      </w:tr>
      <w:tr w:rsidR="00B5705B" w:rsidRPr="009A2CAA" w:rsidDel="004C31AF" w14:paraId="2C680BB5" w14:textId="16E8A448" w:rsidTr="005E0B2E">
        <w:trPr>
          <w:jc w:val="center"/>
          <w:del w:id="16709" w:author="Thu Huyen Tran" w:date="2023-12-05T23:00:00Z"/>
        </w:trPr>
        <w:tc>
          <w:tcPr>
            <w:tcW w:w="627" w:type="pct"/>
          </w:tcPr>
          <w:p w14:paraId="1EF44874" w14:textId="006D6CA4" w:rsidR="00B5705B" w:rsidRPr="009A2CAA" w:rsidDel="004C31AF" w:rsidRDefault="00B5705B" w:rsidP="005E0B2E">
            <w:pPr>
              <w:spacing w:before="60" w:after="60"/>
              <w:ind w:left="90"/>
              <w:jc w:val="center"/>
              <w:rPr>
                <w:del w:id="16710" w:author="Thu Huyen Tran" w:date="2023-12-05T23:00:00Z"/>
                <w:moveFrom w:id="16711" w:author="Thu Huyen Tran" w:date="2023-04-07T14:17:00Z"/>
                <w:szCs w:val="26"/>
              </w:rPr>
            </w:pPr>
            <w:moveFrom w:id="16712" w:author="Thu Huyen Tran" w:date="2023-04-07T14:17:00Z">
              <w:del w:id="16713" w:author="Thu Huyen Tran" w:date="2023-12-05T23:00:00Z">
                <w:r w:rsidRPr="009A2CAA" w:rsidDel="004C31AF">
                  <w:rPr>
                    <w:szCs w:val="26"/>
                  </w:rPr>
                  <w:delText>3</w:delText>
                </w:r>
              </w:del>
            </w:moveFrom>
          </w:p>
        </w:tc>
        <w:tc>
          <w:tcPr>
            <w:tcW w:w="2168" w:type="pct"/>
          </w:tcPr>
          <w:p w14:paraId="1C8C5512" w14:textId="34397135" w:rsidR="00B5705B" w:rsidRPr="009A2CAA" w:rsidDel="004C31AF" w:rsidRDefault="00B5705B" w:rsidP="005E0B2E">
            <w:pPr>
              <w:spacing w:before="60" w:after="60"/>
              <w:ind w:left="90" w:right="230"/>
              <w:rPr>
                <w:del w:id="16714" w:author="Thu Huyen Tran" w:date="2023-12-05T23:00:00Z"/>
                <w:moveFrom w:id="16715" w:author="Thu Huyen Tran" w:date="2023-04-07T14:17:00Z"/>
                <w:szCs w:val="26"/>
              </w:rPr>
            </w:pPr>
            <w:moveFrom w:id="16716" w:author="Thu Huyen Tran" w:date="2023-04-07T14:17:00Z">
              <w:del w:id="16717" w:author="Thu Huyen Tran" w:date="2023-12-05T23:00:00Z">
                <w:r w:rsidRPr="009A2CAA" w:rsidDel="004C31AF">
                  <w:rPr>
                    <w:szCs w:val="26"/>
                  </w:rPr>
                  <w:delText>Phân bón</w:delText>
                </w:r>
              </w:del>
            </w:moveFrom>
          </w:p>
        </w:tc>
        <w:tc>
          <w:tcPr>
            <w:tcW w:w="2204" w:type="pct"/>
            <w:vAlign w:val="center"/>
          </w:tcPr>
          <w:p w14:paraId="4EA85F97" w14:textId="3D9EF9F9" w:rsidR="00B5705B" w:rsidRPr="009A2CAA" w:rsidDel="004C31AF" w:rsidRDefault="00B5705B" w:rsidP="005E0B2E">
            <w:pPr>
              <w:spacing w:before="60" w:after="60"/>
              <w:ind w:left="-6"/>
              <w:jc w:val="center"/>
              <w:rPr>
                <w:del w:id="16718" w:author="Thu Huyen Tran" w:date="2023-12-05T23:00:00Z"/>
                <w:moveFrom w:id="16719" w:author="Thu Huyen Tran" w:date="2023-04-07T14:17:00Z"/>
                <w:szCs w:val="26"/>
              </w:rPr>
            </w:pPr>
            <w:moveFrom w:id="16720" w:author="Thu Huyen Tran" w:date="2023-04-07T14:17:00Z">
              <w:del w:id="16721" w:author="Thu Huyen Tran" w:date="2023-12-05T23:00:00Z">
                <w:r w:rsidRPr="009A2CAA" w:rsidDel="004C31AF">
                  <w:rPr>
                    <w:szCs w:val="26"/>
                  </w:rPr>
                  <w:delText>0,23</w:delText>
                </w:r>
              </w:del>
            </w:moveFrom>
          </w:p>
        </w:tc>
      </w:tr>
      <w:tr w:rsidR="00B5705B" w:rsidRPr="009A2CAA" w:rsidDel="004C31AF" w14:paraId="4F0A5D05" w14:textId="5ED69551" w:rsidTr="005E0B2E">
        <w:trPr>
          <w:jc w:val="center"/>
          <w:del w:id="16722" w:author="Thu Huyen Tran" w:date="2023-12-05T23:00:00Z"/>
        </w:trPr>
        <w:tc>
          <w:tcPr>
            <w:tcW w:w="627" w:type="pct"/>
          </w:tcPr>
          <w:p w14:paraId="2E95EF27" w14:textId="0B11CD58" w:rsidR="00B5705B" w:rsidRPr="009A2CAA" w:rsidDel="004C31AF" w:rsidRDefault="00B5705B" w:rsidP="005E0B2E">
            <w:pPr>
              <w:spacing w:before="60" w:after="60"/>
              <w:ind w:left="90"/>
              <w:jc w:val="center"/>
              <w:rPr>
                <w:del w:id="16723" w:author="Thu Huyen Tran" w:date="2023-12-05T23:00:00Z"/>
                <w:moveFrom w:id="16724" w:author="Thu Huyen Tran" w:date="2023-04-07T14:17:00Z"/>
                <w:szCs w:val="26"/>
              </w:rPr>
            </w:pPr>
            <w:moveFrom w:id="16725" w:author="Thu Huyen Tran" w:date="2023-04-07T14:17:00Z">
              <w:del w:id="16726" w:author="Thu Huyen Tran" w:date="2023-12-05T23:00:00Z">
                <w:r w:rsidRPr="009A2CAA" w:rsidDel="004C31AF">
                  <w:rPr>
                    <w:szCs w:val="26"/>
                  </w:rPr>
                  <w:delText>4</w:delText>
                </w:r>
              </w:del>
            </w:moveFrom>
          </w:p>
        </w:tc>
        <w:tc>
          <w:tcPr>
            <w:tcW w:w="2168" w:type="pct"/>
          </w:tcPr>
          <w:p w14:paraId="4904812F" w14:textId="12FA998E" w:rsidR="00B5705B" w:rsidRPr="009A2CAA" w:rsidDel="004C31AF" w:rsidRDefault="00B5705B" w:rsidP="005E0B2E">
            <w:pPr>
              <w:spacing w:before="60" w:after="60"/>
              <w:ind w:left="90" w:right="230"/>
              <w:rPr>
                <w:del w:id="16727" w:author="Thu Huyen Tran" w:date="2023-12-05T23:00:00Z"/>
                <w:moveFrom w:id="16728" w:author="Thu Huyen Tran" w:date="2023-04-07T14:17:00Z"/>
                <w:szCs w:val="26"/>
              </w:rPr>
            </w:pPr>
            <w:moveFrom w:id="16729" w:author="Thu Huyen Tran" w:date="2023-04-07T14:17:00Z">
              <w:del w:id="16730" w:author="Thu Huyen Tran" w:date="2023-12-05T23:00:00Z">
                <w:r w:rsidRPr="009A2CAA" w:rsidDel="004C31AF">
                  <w:rPr>
                    <w:szCs w:val="26"/>
                  </w:rPr>
                  <w:delText xml:space="preserve">Bia* </w:delText>
                </w:r>
              </w:del>
            </w:moveFrom>
          </w:p>
        </w:tc>
        <w:tc>
          <w:tcPr>
            <w:tcW w:w="2204" w:type="pct"/>
            <w:vAlign w:val="center"/>
          </w:tcPr>
          <w:p w14:paraId="4CDCD5FE" w14:textId="14716FB1" w:rsidR="00B5705B" w:rsidRPr="009A2CAA" w:rsidDel="004C31AF" w:rsidRDefault="00B5705B" w:rsidP="005E0B2E">
            <w:pPr>
              <w:spacing w:before="60" w:after="60"/>
              <w:ind w:left="-6"/>
              <w:jc w:val="center"/>
              <w:rPr>
                <w:del w:id="16731" w:author="Thu Huyen Tran" w:date="2023-12-05T23:00:00Z"/>
                <w:moveFrom w:id="16732" w:author="Thu Huyen Tran" w:date="2023-04-07T14:17:00Z"/>
                <w:szCs w:val="26"/>
              </w:rPr>
            </w:pPr>
            <w:moveFrom w:id="16733" w:author="Thu Huyen Tran" w:date="2023-04-07T14:17:00Z">
              <w:del w:id="16734" w:author="Thu Huyen Tran" w:date="2023-12-05T23:00:00Z">
                <w:r w:rsidRPr="009A2CAA" w:rsidDel="004C31AF">
                  <w:rPr>
                    <w:szCs w:val="26"/>
                  </w:rPr>
                  <w:delText>3,5</w:delText>
                </w:r>
              </w:del>
            </w:moveFrom>
          </w:p>
        </w:tc>
      </w:tr>
      <w:tr w:rsidR="00B5705B" w:rsidRPr="009A2CAA" w:rsidDel="004C31AF" w14:paraId="263D5D91" w14:textId="4925480A" w:rsidTr="005E0B2E">
        <w:trPr>
          <w:jc w:val="center"/>
          <w:del w:id="16735" w:author="Thu Huyen Tran" w:date="2023-12-05T23:00:00Z"/>
        </w:trPr>
        <w:tc>
          <w:tcPr>
            <w:tcW w:w="627" w:type="pct"/>
          </w:tcPr>
          <w:p w14:paraId="5B9F6A4C" w14:textId="390C27A8" w:rsidR="00B5705B" w:rsidRPr="009A2CAA" w:rsidDel="004C31AF" w:rsidRDefault="00B5705B" w:rsidP="005E0B2E">
            <w:pPr>
              <w:spacing w:before="60" w:after="60"/>
              <w:ind w:left="90"/>
              <w:jc w:val="center"/>
              <w:rPr>
                <w:del w:id="16736" w:author="Thu Huyen Tran" w:date="2023-12-05T23:00:00Z"/>
                <w:moveFrom w:id="16737" w:author="Thu Huyen Tran" w:date="2023-04-07T14:17:00Z"/>
                <w:szCs w:val="26"/>
              </w:rPr>
            </w:pPr>
            <w:moveFrom w:id="16738" w:author="Thu Huyen Tran" w:date="2023-04-07T14:17:00Z">
              <w:del w:id="16739" w:author="Thu Huyen Tran" w:date="2023-12-05T23:00:00Z">
                <w:r w:rsidRPr="009A2CAA" w:rsidDel="004C31AF">
                  <w:rPr>
                    <w:szCs w:val="26"/>
                  </w:rPr>
                  <w:delText>5</w:delText>
                </w:r>
              </w:del>
            </w:moveFrom>
          </w:p>
        </w:tc>
        <w:tc>
          <w:tcPr>
            <w:tcW w:w="2168" w:type="pct"/>
          </w:tcPr>
          <w:p w14:paraId="0DBDCB84" w14:textId="47C9094A" w:rsidR="00B5705B" w:rsidRPr="009A2CAA" w:rsidDel="004C31AF" w:rsidRDefault="00B5705B" w:rsidP="005E0B2E">
            <w:pPr>
              <w:spacing w:before="60" w:after="60"/>
              <w:ind w:left="90" w:right="230"/>
              <w:rPr>
                <w:del w:id="16740" w:author="Thu Huyen Tran" w:date="2023-12-05T23:00:00Z"/>
                <w:moveFrom w:id="16741" w:author="Thu Huyen Tran" w:date="2023-04-07T14:17:00Z"/>
                <w:szCs w:val="26"/>
              </w:rPr>
            </w:pPr>
            <w:moveFrom w:id="16742" w:author="Thu Huyen Tran" w:date="2023-04-07T14:17:00Z">
              <w:del w:id="16743" w:author="Thu Huyen Tran" w:date="2023-12-05T23:00:00Z">
                <w:r w:rsidRPr="009A2CAA" w:rsidDel="004C31AF">
                  <w:rPr>
                    <w:szCs w:val="26"/>
                  </w:rPr>
                  <w:delText>Rượu</w:delText>
                </w:r>
              </w:del>
            </w:moveFrom>
          </w:p>
        </w:tc>
        <w:tc>
          <w:tcPr>
            <w:tcW w:w="2204" w:type="pct"/>
            <w:vAlign w:val="center"/>
          </w:tcPr>
          <w:p w14:paraId="45353BA1" w14:textId="7D4E8A87" w:rsidR="00B5705B" w:rsidRPr="009A2CAA" w:rsidDel="004C31AF" w:rsidRDefault="00B5705B" w:rsidP="005E0B2E">
            <w:pPr>
              <w:spacing w:before="60" w:after="60"/>
              <w:ind w:left="-6"/>
              <w:jc w:val="center"/>
              <w:rPr>
                <w:del w:id="16744" w:author="Thu Huyen Tran" w:date="2023-12-05T23:00:00Z"/>
                <w:moveFrom w:id="16745" w:author="Thu Huyen Tran" w:date="2023-04-07T14:17:00Z"/>
                <w:szCs w:val="26"/>
              </w:rPr>
            </w:pPr>
            <w:moveFrom w:id="16746" w:author="Thu Huyen Tran" w:date="2023-04-07T14:17:00Z">
              <w:del w:id="16747" w:author="Thu Huyen Tran" w:date="2023-12-05T23:00:00Z">
                <w:r w:rsidRPr="009A2CAA" w:rsidDel="004C31AF">
                  <w:rPr>
                    <w:szCs w:val="26"/>
                  </w:rPr>
                  <w:delText>1,2</w:delText>
                </w:r>
              </w:del>
            </w:moveFrom>
          </w:p>
        </w:tc>
      </w:tr>
      <w:tr w:rsidR="00B5705B" w:rsidRPr="009A2CAA" w:rsidDel="004C31AF" w14:paraId="31B40358" w14:textId="68B439E5" w:rsidTr="005E0B2E">
        <w:trPr>
          <w:jc w:val="center"/>
          <w:del w:id="16748" w:author="Thu Huyen Tran" w:date="2023-12-05T23:00:00Z"/>
        </w:trPr>
        <w:tc>
          <w:tcPr>
            <w:tcW w:w="627" w:type="pct"/>
          </w:tcPr>
          <w:p w14:paraId="1B3B417F" w14:textId="3F2C3748" w:rsidR="00B5705B" w:rsidRPr="009A2CAA" w:rsidDel="004C31AF" w:rsidRDefault="00B5705B" w:rsidP="005E0B2E">
            <w:pPr>
              <w:spacing w:before="60" w:after="60"/>
              <w:ind w:left="90"/>
              <w:jc w:val="center"/>
              <w:rPr>
                <w:del w:id="16749" w:author="Thu Huyen Tran" w:date="2023-12-05T23:00:00Z"/>
                <w:moveFrom w:id="16750" w:author="Thu Huyen Tran" w:date="2023-04-07T14:17:00Z"/>
                <w:szCs w:val="26"/>
              </w:rPr>
            </w:pPr>
            <w:moveFrom w:id="16751" w:author="Thu Huyen Tran" w:date="2023-04-07T14:17:00Z">
              <w:del w:id="16752" w:author="Thu Huyen Tran" w:date="2023-12-05T23:00:00Z">
                <w:r w:rsidDel="004C31AF">
                  <w:rPr>
                    <w:szCs w:val="26"/>
                  </w:rPr>
                  <w:delText>6</w:delText>
                </w:r>
              </w:del>
            </w:moveFrom>
          </w:p>
        </w:tc>
        <w:tc>
          <w:tcPr>
            <w:tcW w:w="2168" w:type="pct"/>
          </w:tcPr>
          <w:p w14:paraId="4B4C52FE" w14:textId="4206E7B0" w:rsidR="00B5705B" w:rsidRPr="009A2CAA" w:rsidDel="004C31AF" w:rsidRDefault="00B5705B" w:rsidP="005E0B2E">
            <w:pPr>
              <w:spacing w:before="60" w:after="60"/>
              <w:ind w:left="90" w:right="230"/>
              <w:rPr>
                <w:del w:id="16753" w:author="Thu Huyen Tran" w:date="2023-12-05T23:00:00Z"/>
                <w:moveFrom w:id="16754" w:author="Thu Huyen Tran" w:date="2023-04-07T14:17:00Z"/>
                <w:szCs w:val="26"/>
              </w:rPr>
            </w:pPr>
            <w:moveFrom w:id="16755" w:author="Thu Huyen Tran" w:date="2023-04-07T14:17:00Z">
              <w:del w:id="16756" w:author="Thu Huyen Tran" w:date="2023-12-05T23:00:00Z">
                <w:r w:rsidRPr="009A2CAA" w:rsidDel="004C31AF">
                  <w:rPr>
                    <w:szCs w:val="26"/>
                  </w:rPr>
                  <w:delText>Đường</w:delText>
                </w:r>
              </w:del>
            </w:moveFrom>
          </w:p>
        </w:tc>
        <w:tc>
          <w:tcPr>
            <w:tcW w:w="2204" w:type="pct"/>
            <w:vAlign w:val="center"/>
          </w:tcPr>
          <w:p w14:paraId="4A18BA68" w14:textId="126C8843" w:rsidR="00B5705B" w:rsidRPr="009A2CAA" w:rsidDel="004C31AF" w:rsidRDefault="00B5705B" w:rsidP="005E0B2E">
            <w:pPr>
              <w:spacing w:before="60" w:after="60"/>
              <w:ind w:left="-6"/>
              <w:jc w:val="center"/>
              <w:rPr>
                <w:del w:id="16757" w:author="Thu Huyen Tran" w:date="2023-12-05T23:00:00Z"/>
                <w:moveFrom w:id="16758" w:author="Thu Huyen Tran" w:date="2023-04-07T14:17:00Z"/>
                <w:szCs w:val="26"/>
              </w:rPr>
            </w:pPr>
            <w:moveFrom w:id="16759" w:author="Thu Huyen Tran" w:date="2023-04-07T14:17:00Z">
              <w:del w:id="16760" w:author="Thu Huyen Tran" w:date="2023-12-05T23:00:00Z">
                <w:r w:rsidRPr="009A2CAA" w:rsidDel="004C31AF">
                  <w:rPr>
                    <w:szCs w:val="26"/>
                  </w:rPr>
                  <w:delText>0,2</w:delText>
                </w:r>
              </w:del>
            </w:moveFrom>
          </w:p>
        </w:tc>
      </w:tr>
      <w:tr w:rsidR="00B5705B" w:rsidRPr="009A2CAA" w:rsidDel="004C31AF" w14:paraId="24C3F412" w14:textId="2B29BF4E" w:rsidTr="005E0B2E">
        <w:trPr>
          <w:jc w:val="center"/>
          <w:del w:id="16761" w:author="Thu Huyen Tran" w:date="2023-12-05T23:00:00Z"/>
        </w:trPr>
        <w:tc>
          <w:tcPr>
            <w:tcW w:w="627" w:type="pct"/>
          </w:tcPr>
          <w:p w14:paraId="61F11F75" w14:textId="48D765AB" w:rsidR="00B5705B" w:rsidRPr="009A2CAA" w:rsidDel="004C31AF" w:rsidRDefault="00B5705B" w:rsidP="005E0B2E">
            <w:pPr>
              <w:spacing w:before="60" w:after="60"/>
              <w:ind w:left="90"/>
              <w:jc w:val="center"/>
              <w:rPr>
                <w:del w:id="16762" w:author="Thu Huyen Tran" w:date="2023-12-05T23:00:00Z"/>
                <w:moveFrom w:id="16763" w:author="Thu Huyen Tran" w:date="2023-04-07T14:17:00Z"/>
                <w:szCs w:val="26"/>
              </w:rPr>
            </w:pPr>
            <w:moveFrom w:id="16764" w:author="Thu Huyen Tran" w:date="2023-04-07T14:17:00Z">
              <w:del w:id="16765" w:author="Thu Huyen Tran" w:date="2023-12-05T23:00:00Z">
                <w:r w:rsidDel="004C31AF">
                  <w:rPr>
                    <w:szCs w:val="26"/>
                  </w:rPr>
                  <w:delText>7</w:delText>
                </w:r>
              </w:del>
            </w:moveFrom>
          </w:p>
        </w:tc>
        <w:tc>
          <w:tcPr>
            <w:tcW w:w="2168" w:type="pct"/>
          </w:tcPr>
          <w:p w14:paraId="7A50B932" w14:textId="2223478A" w:rsidR="00B5705B" w:rsidRPr="009A2CAA" w:rsidDel="004C31AF" w:rsidRDefault="00B5705B" w:rsidP="005E0B2E">
            <w:pPr>
              <w:spacing w:before="60" w:after="60"/>
              <w:ind w:left="90" w:right="230"/>
              <w:rPr>
                <w:del w:id="16766" w:author="Thu Huyen Tran" w:date="2023-12-05T23:00:00Z"/>
                <w:moveFrom w:id="16767" w:author="Thu Huyen Tran" w:date="2023-04-07T14:17:00Z"/>
                <w:szCs w:val="26"/>
              </w:rPr>
            </w:pPr>
            <w:moveFrom w:id="16768" w:author="Thu Huyen Tran" w:date="2023-04-07T14:17:00Z">
              <w:del w:id="16769" w:author="Thu Huyen Tran" w:date="2023-12-05T23:00:00Z">
                <w:r w:rsidRPr="009A2CAA" w:rsidDel="004C31AF">
                  <w:rPr>
                    <w:szCs w:val="26"/>
                  </w:rPr>
                  <w:delText xml:space="preserve">Chế biến thủy sản </w:delText>
                </w:r>
              </w:del>
            </w:moveFrom>
          </w:p>
        </w:tc>
        <w:tc>
          <w:tcPr>
            <w:tcW w:w="2204" w:type="pct"/>
            <w:vAlign w:val="center"/>
          </w:tcPr>
          <w:p w14:paraId="05DDB060" w14:textId="3F4091E4" w:rsidR="00B5705B" w:rsidRPr="009A2CAA" w:rsidDel="004C31AF" w:rsidRDefault="00B5705B" w:rsidP="005E0B2E">
            <w:pPr>
              <w:spacing w:before="60" w:after="60"/>
              <w:ind w:left="-6"/>
              <w:jc w:val="center"/>
              <w:rPr>
                <w:del w:id="16770" w:author="Thu Huyen Tran" w:date="2023-12-05T23:00:00Z"/>
                <w:moveFrom w:id="16771" w:author="Thu Huyen Tran" w:date="2023-04-07T14:17:00Z"/>
                <w:szCs w:val="26"/>
              </w:rPr>
            </w:pPr>
            <w:moveFrom w:id="16772" w:author="Thu Huyen Tran" w:date="2023-04-07T14:17:00Z">
              <w:del w:id="16773" w:author="Thu Huyen Tran" w:date="2023-12-05T23:00:00Z">
                <w:r w:rsidRPr="009A2CAA" w:rsidDel="004C31AF">
                  <w:rPr>
                    <w:szCs w:val="26"/>
                  </w:rPr>
                  <w:delText>1,47</w:delText>
                </w:r>
              </w:del>
            </w:moveFrom>
          </w:p>
        </w:tc>
      </w:tr>
      <w:tr w:rsidR="00B5705B" w:rsidRPr="009A2CAA" w:rsidDel="004C31AF" w14:paraId="19DE6E24" w14:textId="5E782CAD" w:rsidTr="005E0B2E">
        <w:trPr>
          <w:jc w:val="center"/>
          <w:del w:id="16774" w:author="Thu Huyen Tran" w:date="2023-12-05T23:00:00Z"/>
        </w:trPr>
        <w:tc>
          <w:tcPr>
            <w:tcW w:w="627" w:type="pct"/>
          </w:tcPr>
          <w:p w14:paraId="0C771BED" w14:textId="4D60933C" w:rsidR="00B5705B" w:rsidRPr="009A2CAA" w:rsidDel="004C31AF" w:rsidRDefault="00B5705B" w:rsidP="005E0B2E">
            <w:pPr>
              <w:spacing w:before="60" w:after="60"/>
              <w:ind w:left="90"/>
              <w:jc w:val="center"/>
              <w:rPr>
                <w:del w:id="16775" w:author="Thu Huyen Tran" w:date="2023-12-05T23:00:00Z"/>
                <w:moveFrom w:id="16776" w:author="Thu Huyen Tran" w:date="2023-04-07T14:17:00Z"/>
                <w:szCs w:val="26"/>
              </w:rPr>
            </w:pPr>
            <w:moveFrom w:id="16777" w:author="Thu Huyen Tran" w:date="2023-04-07T14:17:00Z">
              <w:del w:id="16778" w:author="Thu Huyen Tran" w:date="2023-12-05T23:00:00Z">
                <w:r w:rsidDel="004C31AF">
                  <w:rPr>
                    <w:szCs w:val="26"/>
                  </w:rPr>
                  <w:delText>8</w:delText>
                </w:r>
              </w:del>
            </w:moveFrom>
          </w:p>
        </w:tc>
        <w:tc>
          <w:tcPr>
            <w:tcW w:w="2168" w:type="pct"/>
          </w:tcPr>
          <w:p w14:paraId="50770E37" w14:textId="6D162554" w:rsidR="00B5705B" w:rsidRPr="009A2CAA" w:rsidDel="004C31AF" w:rsidRDefault="00B5705B" w:rsidP="005E0B2E">
            <w:pPr>
              <w:spacing w:before="60" w:after="60"/>
              <w:ind w:left="90" w:right="230"/>
              <w:rPr>
                <w:del w:id="16779" w:author="Thu Huyen Tran" w:date="2023-12-05T23:00:00Z"/>
                <w:moveFrom w:id="16780" w:author="Thu Huyen Tran" w:date="2023-04-07T14:17:00Z"/>
                <w:szCs w:val="26"/>
              </w:rPr>
            </w:pPr>
            <w:moveFrom w:id="16781" w:author="Thu Huyen Tran" w:date="2023-04-07T14:17:00Z">
              <w:del w:id="16782" w:author="Thu Huyen Tran" w:date="2023-12-05T23:00:00Z">
                <w:r w:rsidRPr="009A2CAA" w:rsidDel="004C31AF">
                  <w:rPr>
                    <w:szCs w:val="26"/>
                  </w:rPr>
                  <w:delText>Cà phê</w:delText>
                </w:r>
              </w:del>
            </w:moveFrom>
          </w:p>
        </w:tc>
        <w:tc>
          <w:tcPr>
            <w:tcW w:w="2204" w:type="pct"/>
            <w:vAlign w:val="center"/>
          </w:tcPr>
          <w:p w14:paraId="026939E3" w14:textId="59243E55" w:rsidR="00B5705B" w:rsidRPr="009A2CAA" w:rsidDel="004C31AF" w:rsidRDefault="00B5705B" w:rsidP="005E0B2E">
            <w:pPr>
              <w:spacing w:before="60" w:after="60"/>
              <w:ind w:left="-6"/>
              <w:jc w:val="center"/>
              <w:rPr>
                <w:del w:id="16783" w:author="Thu Huyen Tran" w:date="2023-12-05T23:00:00Z"/>
                <w:moveFrom w:id="16784" w:author="Thu Huyen Tran" w:date="2023-04-07T14:17:00Z"/>
                <w:szCs w:val="26"/>
              </w:rPr>
            </w:pPr>
            <w:moveFrom w:id="16785" w:author="Thu Huyen Tran" w:date="2023-04-07T14:17:00Z">
              <w:del w:id="16786" w:author="Thu Huyen Tran" w:date="2023-12-05T23:00:00Z">
                <w:r w:rsidRPr="009A2CAA" w:rsidDel="004C31AF">
                  <w:rPr>
                    <w:szCs w:val="26"/>
                  </w:rPr>
                  <w:delText>0,02</w:delText>
                </w:r>
              </w:del>
            </w:moveFrom>
          </w:p>
        </w:tc>
      </w:tr>
      <w:tr w:rsidR="00B5705B" w:rsidRPr="009A2CAA" w:rsidDel="004C31AF" w14:paraId="13DEA8CB" w14:textId="5B0AE5D8" w:rsidTr="005E0B2E">
        <w:trPr>
          <w:jc w:val="center"/>
          <w:del w:id="16787" w:author="Thu Huyen Tran" w:date="2023-12-05T23:00:00Z"/>
        </w:trPr>
        <w:tc>
          <w:tcPr>
            <w:tcW w:w="627" w:type="pct"/>
          </w:tcPr>
          <w:p w14:paraId="05342929" w14:textId="75350C0D" w:rsidR="00B5705B" w:rsidRPr="009A2CAA" w:rsidDel="004C31AF" w:rsidRDefault="00B5705B" w:rsidP="005E0B2E">
            <w:pPr>
              <w:spacing w:before="60" w:after="60"/>
              <w:ind w:left="90"/>
              <w:jc w:val="center"/>
              <w:rPr>
                <w:del w:id="16788" w:author="Thu Huyen Tran" w:date="2023-12-05T23:00:00Z"/>
                <w:moveFrom w:id="16789" w:author="Thu Huyen Tran" w:date="2023-04-07T14:17:00Z"/>
                <w:szCs w:val="26"/>
              </w:rPr>
            </w:pPr>
            <w:moveFrom w:id="16790" w:author="Thu Huyen Tran" w:date="2023-04-07T14:17:00Z">
              <w:del w:id="16791" w:author="Thu Huyen Tran" w:date="2023-12-05T23:00:00Z">
                <w:r w:rsidDel="004C31AF">
                  <w:rPr>
                    <w:szCs w:val="26"/>
                  </w:rPr>
                  <w:delText>9</w:delText>
                </w:r>
              </w:del>
            </w:moveFrom>
          </w:p>
        </w:tc>
        <w:tc>
          <w:tcPr>
            <w:tcW w:w="2168" w:type="pct"/>
          </w:tcPr>
          <w:p w14:paraId="3D1BB85A" w14:textId="3FB43574" w:rsidR="00B5705B" w:rsidRPr="009A2CAA" w:rsidDel="004C31AF" w:rsidRDefault="00B5705B" w:rsidP="005E0B2E">
            <w:pPr>
              <w:spacing w:before="60" w:after="60"/>
              <w:ind w:left="90" w:right="230"/>
              <w:rPr>
                <w:del w:id="16792" w:author="Thu Huyen Tran" w:date="2023-12-05T23:00:00Z"/>
                <w:moveFrom w:id="16793" w:author="Thu Huyen Tran" w:date="2023-04-07T14:17:00Z"/>
                <w:szCs w:val="26"/>
              </w:rPr>
            </w:pPr>
            <w:moveFrom w:id="16794" w:author="Thu Huyen Tran" w:date="2023-04-07T14:17:00Z">
              <w:del w:id="16795" w:author="Thu Huyen Tran" w:date="2023-12-05T23:00:00Z">
                <w:r w:rsidRPr="009A2CAA" w:rsidDel="004C31AF">
                  <w:rPr>
                    <w:szCs w:val="26"/>
                  </w:rPr>
                  <w:delText>Nước giải khát</w:delText>
                </w:r>
              </w:del>
            </w:moveFrom>
          </w:p>
        </w:tc>
        <w:tc>
          <w:tcPr>
            <w:tcW w:w="2204" w:type="pct"/>
            <w:vAlign w:val="center"/>
          </w:tcPr>
          <w:p w14:paraId="6B7C1FD9" w14:textId="0BA88534" w:rsidR="00B5705B" w:rsidRPr="009A2CAA" w:rsidDel="004C31AF" w:rsidRDefault="00B5705B" w:rsidP="005E0B2E">
            <w:pPr>
              <w:spacing w:before="60" w:after="60"/>
              <w:ind w:left="-6"/>
              <w:jc w:val="center"/>
              <w:rPr>
                <w:del w:id="16796" w:author="Thu Huyen Tran" w:date="2023-12-05T23:00:00Z"/>
                <w:moveFrom w:id="16797" w:author="Thu Huyen Tran" w:date="2023-04-07T14:17:00Z"/>
                <w:szCs w:val="26"/>
              </w:rPr>
            </w:pPr>
            <w:moveFrom w:id="16798" w:author="Thu Huyen Tran" w:date="2023-04-07T14:17:00Z">
              <w:del w:id="16799" w:author="Thu Huyen Tran" w:date="2023-12-05T23:00:00Z">
                <w:r w:rsidRPr="009A2CAA" w:rsidDel="004C31AF">
                  <w:rPr>
                    <w:szCs w:val="26"/>
                  </w:rPr>
                  <w:delText>1,7</w:delText>
                </w:r>
              </w:del>
            </w:moveFrom>
          </w:p>
        </w:tc>
      </w:tr>
      <w:tr w:rsidR="00B5705B" w:rsidRPr="009A2CAA" w:rsidDel="004C31AF" w14:paraId="13EB0C95" w14:textId="4F20630A" w:rsidTr="005E0B2E">
        <w:trPr>
          <w:jc w:val="center"/>
          <w:del w:id="16800" w:author="Thu Huyen Tran" w:date="2023-12-05T23:00:00Z"/>
        </w:trPr>
        <w:tc>
          <w:tcPr>
            <w:tcW w:w="627" w:type="pct"/>
          </w:tcPr>
          <w:p w14:paraId="5FFE2905" w14:textId="3F4CB544" w:rsidR="00B5705B" w:rsidRPr="009A2CAA" w:rsidDel="004C31AF" w:rsidRDefault="00B5705B" w:rsidP="005E0B2E">
            <w:pPr>
              <w:spacing w:before="60" w:after="60"/>
              <w:ind w:left="90"/>
              <w:jc w:val="center"/>
              <w:rPr>
                <w:del w:id="16801" w:author="Thu Huyen Tran" w:date="2023-12-05T23:00:00Z"/>
                <w:moveFrom w:id="16802" w:author="Thu Huyen Tran" w:date="2023-04-07T14:17:00Z"/>
                <w:szCs w:val="26"/>
              </w:rPr>
            </w:pPr>
            <w:moveFrom w:id="16803" w:author="Thu Huyen Tran" w:date="2023-04-07T14:17:00Z">
              <w:del w:id="16804" w:author="Thu Huyen Tran" w:date="2023-12-05T23:00:00Z">
                <w:r w:rsidRPr="009A2CAA" w:rsidDel="004C31AF">
                  <w:rPr>
                    <w:szCs w:val="26"/>
                  </w:rPr>
                  <w:delText>1</w:delText>
                </w:r>
                <w:r w:rsidDel="004C31AF">
                  <w:rPr>
                    <w:szCs w:val="26"/>
                  </w:rPr>
                  <w:delText>0</w:delText>
                </w:r>
              </w:del>
            </w:moveFrom>
          </w:p>
        </w:tc>
        <w:tc>
          <w:tcPr>
            <w:tcW w:w="2168" w:type="pct"/>
          </w:tcPr>
          <w:p w14:paraId="34788447" w14:textId="61BB5A1A" w:rsidR="00B5705B" w:rsidRPr="009A2CAA" w:rsidDel="004C31AF" w:rsidRDefault="00B5705B" w:rsidP="005E0B2E">
            <w:pPr>
              <w:spacing w:before="60" w:after="60"/>
              <w:ind w:left="90" w:right="230"/>
              <w:rPr>
                <w:del w:id="16805" w:author="Thu Huyen Tran" w:date="2023-12-05T23:00:00Z"/>
                <w:moveFrom w:id="16806" w:author="Thu Huyen Tran" w:date="2023-04-07T14:17:00Z"/>
                <w:szCs w:val="26"/>
              </w:rPr>
            </w:pPr>
            <w:moveFrom w:id="16807" w:author="Thu Huyen Tran" w:date="2023-04-07T14:17:00Z">
              <w:del w:id="16808" w:author="Thu Huyen Tran" w:date="2023-12-05T23:00:00Z">
                <w:r w:rsidRPr="009A2CAA" w:rsidDel="004C31AF">
                  <w:rPr>
                    <w:szCs w:val="26"/>
                  </w:rPr>
                  <w:delText>Giấy</w:delText>
                </w:r>
                <w:r w:rsidDel="004C31AF">
                  <w:rPr>
                    <w:szCs w:val="26"/>
                  </w:rPr>
                  <w:delText>, bột giấy</w:delText>
                </w:r>
                <w:r w:rsidRPr="009A2CAA" w:rsidDel="004C31AF">
                  <w:rPr>
                    <w:szCs w:val="26"/>
                  </w:rPr>
                  <w:delText xml:space="preserve">** </w:delText>
                </w:r>
              </w:del>
            </w:moveFrom>
          </w:p>
        </w:tc>
        <w:tc>
          <w:tcPr>
            <w:tcW w:w="2204" w:type="pct"/>
            <w:vAlign w:val="center"/>
          </w:tcPr>
          <w:p w14:paraId="0E775B02" w14:textId="22DE8EFE" w:rsidR="00B5705B" w:rsidRPr="009A2CAA" w:rsidDel="004C31AF" w:rsidRDefault="00B5705B" w:rsidP="005E0B2E">
            <w:pPr>
              <w:spacing w:before="60" w:after="60"/>
              <w:ind w:left="-6"/>
              <w:jc w:val="center"/>
              <w:rPr>
                <w:del w:id="16809" w:author="Thu Huyen Tran" w:date="2023-12-05T23:00:00Z"/>
                <w:moveFrom w:id="16810" w:author="Thu Huyen Tran" w:date="2023-04-07T14:17:00Z"/>
                <w:szCs w:val="26"/>
              </w:rPr>
            </w:pPr>
            <w:moveFrom w:id="16811" w:author="Thu Huyen Tran" w:date="2023-04-07T14:17:00Z">
              <w:del w:id="16812" w:author="Thu Huyen Tran" w:date="2023-12-05T23:00:00Z">
                <w:r w:rsidRPr="009A2CAA" w:rsidDel="004C31AF">
                  <w:rPr>
                    <w:szCs w:val="26"/>
                  </w:rPr>
                  <w:delText>2,94</w:delText>
                </w:r>
              </w:del>
            </w:moveFrom>
          </w:p>
        </w:tc>
      </w:tr>
      <w:tr w:rsidR="00B5705B" w:rsidRPr="009A2CAA" w:rsidDel="004C31AF" w14:paraId="6EDC323C" w14:textId="4FEB3260" w:rsidTr="005E0B2E">
        <w:trPr>
          <w:jc w:val="center"/>
          <w:del w:id="16813" w:author="Thu Huyen Tran" w:date="2023-12-05T23:00:00Z"/>
        </w:trPr>
        <w:tc>
          <w:tcPr>
            <w:tcW w:w="627" w:type="pct"/>
          </w:tcPr>
          <w:p w14:paraId="3B4E7417" w14:textId="3A23D57E" w:rsidR="00B5705B" w:rsidRPr="009A2CAA" w:rsidDel="004C31AF" w:rsidRDefault="00B5705B" w:rsidP="005E0B2E">
            <w:pPr>
              <w:spacing w:before="60" w:after="60"/>
              <w:ind w:left="90"/>
              <w:jc w:val="center"/>
              <w:rPr>
                <w:del w:id="16814" w:author="Thu Huyen Tran" w:date="2023-12-05T23:00:00Z"/>
                <w:moveFrom w:id="16815" w:author="Thu Huyen Tran" w:date="2023-04-07T14:17:00Z"/>
                <w:szCs w:val="26"/>
              </w:rPr>
            </w:pPr>
            <w:moveFrom w:id="16816" w:author="Thu Huyen Tran" w:date="2023-04-07T14:17:00Z">
              <w:del w:id="16817" w:author="Thu Huyen Tran" w:date="2023-12-05T23:00:00Z">
                <w:r w:rsidRPr="009A2CAA" w:rsidDel="004C31AF">
                  <w:rPr>
                    <w:szCs w:val="26"/>
                  </w:rPr>
                  <w:delText>1</w:delText>
                </w:r>
                <w:r w:rsidDel="004C31AF">
                  <w:rPr>
                    <w:szCs w:val="26"/>
                  </w:rPr>
                  <w:delText>1</w:delText>
                </w:r>
              </w:del>
            </w:moveFrom>
          </w:p>
        </w:tc>
        <w:tc>
          <w:tcPr>
            <w:tcW w:w="2168" w:type="pct"/>
          </w:tcPr>
          <w:p w14:paraId="4BC86687" w14:textId="6DB4DF25" w:rsidR="00B5705B" w:rsidRPr="009A2CAA" w:rsidDel="004C31AF" w:rsidRDefault="00B5705B" w:rsidP="005E0B2E">
            <w:pPr>
              <w:spacing w:before="60" w:after="60"/>
              <w:ind w:left="90" w:right="230"/>
              <w:rPr>
                <w:del w:id="16818" w:author="Thu Huyen Tran" w:date="2023-12-05T23:00:00Z"/>
                <w:moveFrom w:id="16819" w:author="Thu Huyen Tran" w:date="2023-04-07T14:17:00Z"/>
                <w:szCs w:val="26"/>
              </w:rPr>
            </w:pPr>
            <w:moveFrom w:id="16820" w:author="Thu Huyen Tran" w:date="2023-04-07T14:17:00Z">
              <w:del w:id="16821" w:author="Thu Huyen Tran" w:date="2023-12-05T23:00:00Z">
                <w:r w:rsidRPr="009A2CAA" w:rsidDel="004C31AF">
                  <w:rPr>
                    <w:szCs w:val="26"/>
                  </w:rPr>
                  <w:delText>Xà phòng</w:delText>
                </w:r>
                <w:r w:rsidRPr="009A2CAA" w:rsidDel="004C31AF">
                  <w:rPr>
                    <w:szCs w:val="26"/>
                    <w:vertAlign w:val="superscript"/>
                  </w:rPr>
                  <w:delText>***</w:delText>
                </w:r>
              </w:del>
            </w:moveFrom>
          </w:p>
        </w:tc>
        <w:tc>
          <w:tcPr>
            <w:tcW w:w="2204" w:type="pct"/>
            <w:vAlign w:val="center"/>
          </w:tcPr>
          <w:p w14:paraId="62123084" w14:textId="3DDC851B" w:rsidR="00B5705B" w:rsidRPr="009A2CAA" w:rsidDel="004C31AF" w:rsidRDefault="00B5705B" w:rsidP="005E0B2E">
            <w:pPr>
              <w:spacing w:before="60" w:after="60"/>
              <w:ind w:left="-6"/>
              <w:jc w:val="center"/>
              <w:rPr>
                <w:del w:id="16822" w:author="Thu Huyen Tran" w:date="2023-12-05T23:00:00Z"/>
                <w:moveFrom w:id="16823" w:author="Thu Huyen Tran" w:date="2023-04-07T14:17:00Z"/>
                <w:szCs w:val="26"/>
              </w:rPr>
            </w:pPr>
            <w:moveFrom w:id="16824" w:author="Thu Huyen Tran" w:date="2023-04-07T14:17:00Z">
              <w:del w:id="16825" w:author="Thu Huyen Tran" w:date="2023-12-05T23:00:00Z">
                <w:r w:rsidRPr="009A2CAA" w:rsidDel="004C31AF">
                  <w:rPr>
                    <w:szCs w:val="26"/>
                  </w:rPr>
                  <w:delText>0,9</w:delText>
                </w:r>
              </w:del>
            </w:moveFrom>
          </w:p>
        </w:tc>
      </w:tr>
      <w:tr w:rsidR="00B5705B" w:rsidRPr="009A2CAA" w:rsidDel="004C31AF" w14:paraId="785A3317" w14:textId="2C1C0CA2" w:rsidTr="005E0B2E">
        <w:trPr>
          <w:jc w:val="center"/>
          <w:del w:id="16826" w:author="Thu Huyen Tran" w:date="2023-12-05T23:00:00Z"/>
        </w:trPr>
        <w:tc>
          <w:tcPr>
            <w:tcW w:w="627" w:type="pct"/>
          </w:tcPr>
          <w:p w14:paraId="1080126C" w14:textId="33076F71" w:rsidR="00B5705B" w:rsidRPr="009A2CAA" w:rsidDel="004C31AF" w:rsidRDefault="00B5705B" w:rsidP="005E0B2E">
            <w:pPr>
              <w:spacing w:before="60" w:after="60"/>
              <w:ind w:left="90"/>
              <w:jc w:val="center"/>
              <w:rPr>
                <w:del w:id="16827" w:author="Thu Huyen Tran" w:date="2023-12-05T23:00:00Z"/>
                <w:moveFrom w:id="16828" w:author="Thu Huyen Tran" w:date="2023-04-07T14:17:00Z"/>
                <w:szCs w:val="26"/>
              </w:rPr>
            </w:pPr>
            <w:moveFrom w:id="16829" w:author="Thu Huyen Tran" w:date="2023-04-07T14:17:00Z">
              <w:del w:id="16830" w:author="Thu Huyen Tran" w:date="2023-12-05T23:00:00Z">
                <w:r w:rsidDel="004C31AF">
                  <w:rPr>
                    <w:szCs w:val="26"/>
                  </w:rPr>
                  <w:delText>12</w:delText>
                </w:r>
              </w:del>
            </w:moveFrom>
          </w:p>
        </w:tc>
        <w:tc>
          <w:tcPr>
            <w:tcW w:w="2168" w:type="pct"/>
          </w:tcPr>
          <w:p w14:paraId="1C4F7EFF" w14:textId="5AD175A7" w:rsidR="00B5705B" w:rsidRPr="009A2CAA" w:rsidDel="004C31AF" w:rsidRDefault="00B5705B" w:rsidP="005E0B2E">
            <w:pPr>
              <w:spacing w:before="60" w:after="60"/>
              <w:ind w:left="90" w:right="230"/>
              <w:rPr>
                <w:del w:id="16831" w:author="Thu Huyen Tran" w:date="2023-12-05T23:00:00Z"/>
                <w:moveFrom w:id="16832" w:author="Thu Huyen Tran" w:date="2023-04-07T14:17:00Z"/>
                <w:szCs w:val="26"/>
              </w:rPr>
            </w:pPr>
            <w:moveFrom w:id="16833" w:author="Thu Huyen Tran" w:date="2023-04-07T14:17:00Z">
              <w:del w:id="16834" w:author="Thu Huyen Tran" w:date="2023-12-05T23:00:00Z">
                <w:r w:rsidRPr="009A2CAA" w:rsidDel="004C31AF">
                  <w:rPr>
                    <w:szCs w:val="26"/>
                  </w:rPr>
                  <w:delText>Sữa</w:delText>
                </w:r>
              </w:del>
            </w:moveFrom>
          </w:p>
        </w:tc>
        <w:tc>
          <w:tcPr>
            <w:tcW w:w="2204" w:type="pct"/>
            <w:vAlign w:val="center"/>
          </w:tcPr>
          <w:p w14:paraId="30C7B43C" w14:textId="541B0858" w:rsidR="00B5705B" w:rsidRPr="009A2CAA" w:rsidDel="004C31AF" w:rsidRDefault="00B5705B" w:rsidP="005E0B2E">
            <w:pPr>
              <w:spacing w:before="60" w:after="60"/>
              <w:ind w:left="-6"/>
              <w:jc w:val="center"/>
              <w:rPr>
                <w:del w:id="16835" w:author="Thu Huyen Tran" w:date="2023-12-05T23:00:00Z"/>
                <w:moveFrom w:id="16836" w:author="Thu Huyen Tran" w:date="2023-04-07T14:17:00Z"/>
                <w:szCs w:val="26"/>
              </w:rPr>
            </w:pPr>
            <w:moveFrom w:id="16837" w:author="Thu Huyen Tran" w:date="2023-04-07T14:17:00Z">
              <w:del w:id="16838" w:author="Thu Huyen Tran" w:date="2023-12-05T23:00:00Z">
                <w:r w:rsidRPr="009A2CAA" w:rsidDel="004C31AF">
                  <w:rPr>
                    <w:szCs w:val="26"/>
                  </w:rPr>
                  <w:delText>0,8</w:delText>
                </w:r>
              </w:del>
            </w:moveFrom>
          </w:p>
        </w:tc>
      </w:tr>
      <w:tr w:rsidR="00B5705B" w:rsidRPr="009A2CAA" w:rsidDel="004C31AF" w14:paraId="4A3DABB5" w14:textId="2EB637F8" w:rsidTr="005E0B2E">
        <w:trPr>
          <w:jc w:val="center"/>
          <w:del w:id="16839" w:author="Thu Huyen Tran" w:date="2023-12-05T23:00:00Z"/>
        </w:trPr>
        <w:tc>
          <w:tcPr>
            <w:tcW w:w="627" w:type="pct"/>
          </w:tcPr>
          <w:p w14:paraId="3766FCA1" w14:textId="44345042" w:rsidR="00B5705B" w:rsidDel="004C31AF" w:rsidRDefault="00B5705B" w:rsidP="005E0B2E">
            <w:pPr>
              <w:spacing w:before="60" w:after="60"/>
              <w:ind w:left="90"/>
              <w:jc w:val="center"/>
              <w:rPr>
                <w:del w:id="16840" w:author="Thu Huyen Tran" w:date="2023-12-05T23:00:00Z"/>
                <w:moveFrom w:id="16841" w:author="Thu Huyen Tran" w:date="2023-04-07T14:17:00Z"/>
                <w:szCs w:val="26"/>
              </w:rPr>
            </w:pPr>
            <w:moveFrom w:id="16842" w:author="Thu Huyen Tran" w:date="2023-04-07T14:17:00Z">
              <w:del w:id="16843" w:author="Thu Huyen Tran" w:date="2023-12-05T23:00:00Z">
                <w:r w:rsidDel="004C31AF">
                  <w:rPr>
                    <w:szCs w:val="26"/>
                  </w:rPr>
                  <w:delText>13</w:delText>
                </w:r>
              </w:del>
            </w:moveFrom>
          </w:p>
        </w:tc>
        <w:tc>
          <w:tcPr>
            <w:tcW w:w="2168" w:type="pct"/>
          </w:tcPr>
          <w:p w14:paraId="04F68F53" w14:textId="2D216ADA" w:rsidR="00B5705B" w:rsidRPr="009A2CAA" w:rsidDel="004C31AF" w:rsidRDefault="00B5705B" w:rsidP="005E0B2E">
            <w:pPr>
              <w:spacing w:before="60" w:after="60"/>
              <w:ind w:left="90" w:right="230"/>
              <w:rPr>
                <w:del w:id="16844" w:author="Thu Huyen Tran" w:date="2023-12-05T23:00:00Z"/>
                <w:moveFrom w:id="16845" w:author="Thu Huyen Tran" w:date="2023-04-07T14:17:00Z"/>
                <w:szCs w:val="26"/>
              </w:rPr>
            </w:pPr>
            <w:moveFrom w:id="16846" w:author="Thu Huyen Tran" w:date="2023-04-07T14:17:00Z">
              <w:del w:id="16847" w:author="Thu Huyen Tran" w:date="2023-12-05T23:00:00Z">
                <w:r w:rsidRPr="009A2CAA" w:rsidDel="004C31AF">
                  <w:rPr>
                    <w:szCs w:val="26"/>
                  </w:rPr>
                  <w:delText>Dầu thực vật</w:delText>
                </w:r>
                <w:r w:rsidRPr="009A2CAA" w:rsidDel="004C31AF">
                  <w:rPr>
                    <w:szCs w:val="26"/>
                    <w:vertAlign w:val="superscript"/>
                  </w:rPr>
                  <w:delText>***</w:delText>
                </w:r>
              </w:del>
            </w:moveFrom>
          </w:p>
        </w:tc>
        <w:tc>
          <w:tcPr>
            <w:tcW w:w="2204" w:type="pct"/>
            <w:vAlign w:val="center"/>
          </w:tcPr>
          <w:p w14:paraId="01E506AC" w14:textId="6B97842A" w:rsidR="00B5705B" w:rsidRPr="009A2CAA" w:rsidDel="004C31AF" w:rsidRDefault="00B5705B" w:rsidP="005E0B2E">
            <w:pPr>
              <w:spacing w:before="60" w:after="60"/>
              <w:ind w:left="-6"/>
              <w:jc w:val="center"/>
              <w:rPr>
                <w:del w:id="16848" w:author="Thu Huyen Tran" w:date="2023-12-05T23:00:00Z"/>
                <w:moveFrom w:id="16849" w:author="Thu Huyen Tran" w:date="2023-04-07T14:17:00Z"/>
                <w:szCs w:val="26"/>
              </w:rPr>
            </w:pPr>
            <w:moveFrom w:id="16850" w:author="Thu Huyen Tran" w:date="2023-04-07T14:17:00Z">
              <w:del w:id="16851" w:author="Thu Huyen Tran" w:date="2023-12-05T23:00:00Z">
                <w:r w:rsidRPr="009A2CAA" w:rsidDel="004C31AF">
                  <w:rPr>
                    <w:szCs w:val="26"/>
                  </w:rPr>
                  <w:delText>0,85</w:delText>
                </w:r>
              </w:del>
            </w:moveFrom>
          </w:p>
        </w:tc>
      </w:tr>
      <w:tr w:rsidR="00B5705B" w:rsidRPr="009A2CAA" w:rsidDel="004C31AF" w14:paraId="1ED9756B" w14:textId="350026C7" w:rsidTr="005E0B2E">
        <w:trPr>
          <w:jc w:val="center"/>
          <w:del w:id="16852" w:author="Thu Huyen Tran" w:date="2023-12-05T23:00:00Z"/>
        </w:trPr>
        <w:tc>
          <w:tcPr>
            <w:tcW w:w="627" w:type="pct"/>
          </w:tcPr>
          <w:p w14:paraId="3AF11393" w14:textId="1C09BE85" w:rsidR="00B5705B" w:rsidRPr="009A2CAA" w:rsidDel="004C31AF" w:rsidRDefault="00B5705B" w:rsidP="005E0B2E">
            <w:pPr>
              <w:spacing w:before="60" w:after="60"/>
              <w:ind w:left="90"/>
              <w:jc w:val="center"/>
              <w:rPr>
                <w:del w:id="16853" w:author="Thu Huyen Tran" w:date="2023-12-05T23:00:00Z"/>
                <w:moveFrom w:id="16854" w:author="Thu Huyen Tran" w:date="2023-04-07T14:17:00Z"/>
                <w:szCs w:val="26"/>
              </w:rPr>
            </w:pPr>
            <w:moveFrom w:id="16855" w:author="Thu Huyen Tran" w:date="2023-04-07T14:17:00Z">
              <w:del w:id="16856" w:author="Thu Huyen Tran" w:date="2023-12-05T23:00:00Z">
                <w:r w:rsidRPr="009A2CAA" w:rsidDel="004C31AF">
                  <w:rPr>
                    <w:szCs w:val="26"/>
                  </w:rPr>
                  <w:delText>1</w:delText>
                </w:r>
                <w:r w:rsidDel="004C31AF">
                  <w:rPr>
                    <w:szCs w:val="26"/>
                  </w:rPr>
                  <w:delText>4</w:delText>
                </w:r>
              </w:del>
            </w:moveFrom>
          </w:p>
        </w:tc>
        <w:tc>
          <w:tcPr>
            <w:tcW w:w="2168" w:type="pct"/>
          </w:tcPr>
          <w:p w14:paraId="4D88D08F" w14:textId="499211F9" w:rsidR="00B5705B" w:rsidRPr="009A2CAA" w:rsidDel="004C31AF" w:rsidRDefault="00B5705B" w:rsidP="005E0B2E">
            <w:pPr>
              <w:spacing w:before="60" w:after="60"/>
              <w:ind w:left="90" w:right="230"/>
              <w:rPr>
                <w:del w:id="16857" w:author="Thu Huyen Tran" w:date="2023-12-05T23:00:00Z"/>
                <w:moveFrom w:id="16858" w:author="Thu Huyen Tran" w:date="2023-04-07T14:17:00Z"/>
                <w:szCs w:val="26"/>
              </w:rPr>
            </w:pPr>
            <w:moveFrom w:id="16859" w:author="Thu Huyen Tran" w:date="2023-04-07T14:17:00Z">
              <w:del w:id="16860" w:author="Thu Huyen Tran" w:date="2023-12-05T23:00:00Z">
                <w:r w:rsidRPr="009A2CAA" w:rsidDel="004C31AF">
                  <w:rPr>
                    <w:szCs w:val="26"/>
                  </w:rPr>
                  <w:delText>Cao su</w:delText>
                </w:r>
              </w:del>
            </w:moveFrom>
          </w:p>
        </w:tc>
        <w:tc>
          <w:tcPr>
            <w:tcW w:w="2204" w:type="pct"/>
            <w:vAlign w:val="center"/>
          </w:tcPr>
          <w:p w14:paraId="14B5D5D8" w14:textId="366DFFEE" w:rsidR="00B5705B" w:rsidRPr="009A2CAA" w:rsidDel="004C31AF" w:rsidRDefault="00B5705B" w:rsidP="005E0B2E">
            <w:pPr>
              <w:spacing w:before="60" w:after="60"/>
              <w:ind w:left="-6"/>
              <w:jc w:val="center"/>
              <w:rPr>
                <w:del w:id="16861" w:author="Thu Huyen Tran" w:date="2023-12-05T23:00:00Z"/>
                <w:moveFrom w:id="16862" w:author="Thu Huyen Tran" w:date="2023-04-07T14:17:00Z"/>
                <w:szCs w:val="26"/>
              </w:rPr>
            </w:pPr>
            <w:moveFrom w:id="16863" w:author="Thu Huyen Tran" w:date="2023-04-07T14:17:00Z">
              <w:del w:id="16864" w:author="Thu Huyen Tran" w:date="2023-12-05T23:00:00Z">
                <w:r w:rsidRPr="009A2CAA" w:rsidDel="004C31AF">
                  <w:rPr>
                    <w:szCs w:val="26"/>
                  </w:rPr>
                  <w:delText>0,23</w:delText>
                </w:r>
              </w:del>
            </w:moveFrom>
          </w:p>
        </w:tc>
      </w:tr>
    </w:tbl>
    <w:p w14:paraId="6092DECF" w14:textId="32E7CE73" w:rsidR="00F0229B" w:rsidRPr="003902CD" w:rsidDel="0050593F" w:rsidRDefault="004B67FF">
      <w:pPr>
        <w:pStyle w:val="Caption"/>
        <w:rPr>
          <w:moveFrom w:id="16865" w:author="Thu Huyen Tran" w:date="2023-04-07T14:17:00Z"/>
          <w:lang w:val="en-US"/>
          <w:rPrChange w:id="16866" w:author="Huyen Tran Thu" w:date="2025-04-28T23:02:00Z" w16du:dateUtc="2025-04-28T16:02:00Z">
            <w:rPr>
              <w:moveFrom w:id="16867" w:author="Thu Huyen Tran" w:date="2023-04-07T14:17:00Z"/>
              <w:i/>
              <w:iCs/>
              <w:sz w:val="22"/>
              <w:lang w:val="en-US"/>
            </w:rPr>
          </w:rPrChange>
        </w:rPr>
        <w:pPrChange w:id="16868" w:author="Huyen Tran Thu" w:date="2025-04-28T23:01:00Z" w16du:dateUtc="2025-04-28T16:01:00Z">
          <w:pPr>
            <w:spacing w:before="0" w:after="0" w:line="240" w:lineRule="auto"/>
            <w:ind w:left="391" w:firstLine="261"/>
            <w:jc w:val="right"/>
          </w:pPr>
        </w:pPrChange>
      </w:pPr>
      <w:ins w:id="16869" w:author="Thu Huyen Tran" w:date="2023-04-07T15:47:00Z">
        <w:r>
          <w:rPr>
            <w:lang w:val="en-US"/>
          </w:rPr>
          <w:tab/>
        </w:r>
        <w:r w:rsidRPr="006D7FF9">
          <w:rPr>
            <w:b w:val="0"/>
            <w:bCs w:val="0"/>
            <w:lang w:val="en-US"/>
          </w:rPr>
          <w:t>Như vậy, kết quả phát thải CH</w:t>
        </w:r>
        <w:r w:rsidRPr="006D7FF9">
          <w:rPr>
            <w:b w:val="0"/>
            <w:bCs w:val="0"/>
            <w:vertAlign w:val="subscript"/>
            <w:lang w:val="en-US"/>
          </w:rPr>
          <w:t>4</w:t>
        </w:r>
        <w:r w:rsidRPr="006D7FF9">
          <w:rPr>
            <w:b w:val="0"/>
            <w:bCs w:val="0"/>
            <w:lang w:val="en-US"/>
          </w:rPr>
          <w:t xml:space="preserve"> và N</w:t>
        </w:r>
        <w:r w:rsidRPr="006D7FF9">
          <w:rPr>
            <w:b w:val="0"/>
            <w:bCs w:val="0"/>
            <w:vertAlign w:val="subscript"/>
            <w:lang w:val="en-US"/>
          </w:rPr>
          <w:t>2</w:t>
        </w:r>
        <w:r w:rsidRPr="006D7FF9">
          <w:rPr>
            <w:b w:val="0"/>
            <w:bCs w:val="0"/>
            <w:lang w:val="en-US"/>
          </w:rPr>
          <w:t xml:space="preserve">O từ xử lý và xả thải nước thải như sau: </w:t>
        </w:r>
      </w:ins>
      <w:moveFrom w:id="16870" w:author="Thu Huyen Tran" w:date="2023-04-07T14:17:00Z">
        <w:r w:rsidR="00F0229B" w:rsidRPr="006D7FF9" w:rsidDel="0050593F">
          <w:rPr>
            <w:i/>
            <w:iCs/>
            <w:lang w:val="en-US"/>
          </w:rPr>
          <w:t>(</w:t>
        </w:r>
        <w:r w:rsidR="00F0229B" w:rsidRPr="006D7FF9" w:rsidDel="0050593F">
          <w:rPr>
            <w:i/>
            <w:iCs/>
            <w:sz w:val="22"/>
            <w:lang w:val="en-US"/>
          </w:rPr>
          <w:t>Nguồn: Bộ Công Thương)</w:t>
        </w:r>
      </w:moveFrom>
    </w:p>
    <w:p w14:paraId="7D7A9AEA" w14:textId="7DC3534A" w:rsidR="00F0229B" w:rsidRPr="00900EAD" w:rsidDel="0050593F" w:rsidRDefault="00F0229B">
      <w:pPr>
        <w:spacing w:before="0" w:after="0" w:line="240" w:lineRule="auto"/>
        <w:ind w:left="391" w:firstLine="261"/>
        <w:rPr>
          <w:moveFrom w:id="16871" w:author="Thu Huyen Tran" w:date="2023-04-07T14:17:00Z"/>
          <w:i/>
          <w:iCs/>
          <w:sz w:val="22"/>
          <w:lang w:val="en-US"/>
        </w:rPr>
        <w:pPrChange w:id="16872" w:author="Thu Huyen Tran" w:date="2023-04-07T15:46:00Z">
          <w:pPr>
            <w:spacing w:before="0" w:after="0" w:line="240" w:lineRule="auto"/>
            <w:ind w:left="391" w:firstLine="261"/>
            <w:jc w:val="right"/>
          </w:pPr>
        </w:pPrChange>
      </w:pPr>
      <w:moveFrom w:id="16873" w:author="Thu Huyen Tran" w:date="2023-04-07T14:17:00Z">
        <w:r w:rsidRPr="00900EAD" w:rsidDel="0050593F">
          <w:rPr>
            <w:i/>
            <w:iCs/>
            <w:sz w:val="22"/>
            <w:lang w:val="en-US"/>
          </w:rPr>
          <w:t xml:space="preserve">(*): Tài liệu kỹ thuật đánh giá sự phù hợp của công nghệ xử lý nước thải một số ngành công nghiệp (Tổng cục Môi trường, 2011)  </w:t>
        </w:r>
      </w:moveFrom>
    </w:p>
    <w:p w14:paraId="6395FC8A" w14:textId="7E9BE037" w:rsidR="00F0229B" w:rsidRPr="00900EAD" w:rsidDel="0050593F" w:rsidRDefault="00F0229B">
      <w:pPr>
        <w:spacing w:before="0" w:after="0" w:line="240" w:lineRule="auto"/>
        <w:ind w:left="391" w:firstLine="261"/>
        <w:rPr>
          <w:moveFrom w:id="16874" w:author="Thu Huyen Tran" w:date="2023-04-07T14:17:00Z"/>
          <w:i/>
          <w:iCs/>
          <w:sz w:val="22"/>
          <w:lang w:val="en-US"/>
        </w:rPr>
        <w:pPrChange w:id="16875" w:author="Thu Huyen Tran" w:date="2023-04-07T15:46:00Z">
          <w:pPr>
            <w:spacing w:before="0" w:after="0" w:line="240" w:lineRule="auto"/>
            <w:ind w:left="391" w:firstLine="261"/>
            <w:jc w:val="right"/>
          </w:pPr>
        </w:pPrChange>
      </w:pPr>
      <w:moveFrom w:id="16876" w:author="Thu Huyen Tran" w:date="2023-04-07T14:17:00Z">
        <w:r w:rsidRPr="00900EAD" w:rsidDel="0050593F">
          <w:rPr>
            <w:i/>
            <w:iCs/>
            <w:sz w:val="22"/>
            <w:lang w:val="en-US"/>
          </w:rPr>
          <w:t>(**): Tài liệu hướng dẫn sản xuất sạch hơn – Ngành giấy và bột giấy (Trung tâm sản xuất sạch Việt Nam, 2008))</w:t>
        </w:r>
      </w:moveFrom>
    </w:p>
    <w:p w14:paraId="3210DD98" w14:textId="63221184" w:rsidR="00F0229B" w:rsidRPr="00900EAD" w:rsidDel="0050593F" w:rsidRDefault="00F0229B">
      <w:pPr>
        <w:spacing w:before="0" w:after="0"/>
        <w:rPr>
          <w:moveFrom w:id="16877" w:author="Thu Huyen Tran" w:date="2023-04-07T14:17:00Z"/>
          <w:sz w:val="22"/>
          <w:lang w:val="vi-VN"/>
        </w:rPr>
        <w:pPrChange w:id="16878" w:author="Thu Huyen Tran" w:date="2023-04-07T15:46:00Z">
          <w:pPr>
            <w:spacing w:before="0" w:after="0"/>
            <w:jc w:val="right"/>
          </w:pPr>
        </w:pPrChange>
      </w:pPr>
      <w:moveFrom w:id="16879" w:author="Thu Huyen Tran" w:date="2023-04-07T14:17:00Z">
        <w:r w:rsidRPr="00900EAD" w:rsidDel="0050593F">
          <w:rPr>
            <w:i/>
            <w:iCs/>
            <w:sz w:val="22"/>
            <w:lang w:val="en-US"/>
          </w:rPr>
          <w:t>(***): IPCC 2006</w:t>
        </w:r>
      </w:moveFrom>
    </w:p>
    <w:p w14:paraId="20869BDE" w14:textId="7ECAB4A2" w:rsidR="00B5584F" w:rsidRPr="00900EAD" w:rsidDel="0050593F" w:rsidRDefault="00B5584F">
      <w:pPr>
        <w:pStyle w:val="ListParagraph"/>
        <w:numPr>
          <w:ilvl w:val="0"/>
          <w:numId w:val="9"/>
        </w:numPr>
        <w:rPr>
          <w:moveFrom w:id="16880" w:author="Thu Huyen Tran" w:date="2023-04-07T14:17:00Z"/>
        </w:rPr>
      </w:pPr>
      <w:moveFrom w:id="16881" w:author="Thu Huyen Tran" w:date="2023-04-07T14:17:00Z">
        <w:r w:rsidRPr="00900EAD" w:rsidDel="0050593F">
          <w:t>Tỷ lệ các hệ thống xử lý nước thải công nghiệp</w:t>
        </w:r>
      </w:moveFrom>
    </w:p>
    <w:p w14:paraId="25911F69" w14:textId="26E0FB2B" w:rsidR="00B5584F" w:rsidRPr="00900EAD" w:rsidDel="0050593F" w:rsidRDefault="00B5584F">
      <w:pPr>
        <w:ind w:firstLine="720"/>
        <w:rPr>
          <w:moveFrom w:id="16882" w:author="Thu Huyen Tran" w:date="2023-04-07T14:17:00Z"/>
          <w:lang w:val="vi-VN"/>
        </w:rPr>
      </w:pPr>
      <w:moveFrom w:id="16883" w:author="Thu Huyen Tran" w:date="2023-04-07T14:17:00Z">
        <w:r w:rsidRPr="00900EAD" w:rsidDel="0050593F">
          <w:rPr>
            <w:lang w:val="vi-VN"/>
          </w:rPr>
          <w:t xml:space="preserve">Công nghệ xử lý nước thải sinh hoạt bao gồm xử lý hiếu khí, bán hiếu kí, kị khí và đổ ra sông. Do không có số liệu thu thập cụ thể. Nên dựa vào phương pháp chuyên gia tỷ lệ các loại hệ thống như sau: </w:t>
        </w:r>
      </w:moveFrom>
    </w:p>
    <w:p w14:paraId="73885AE2" w14:textId="6598E75D" w:rsidR="00B5584F" w:rsidRPr="00900EAD" w:rsidDel="0050593F" w:rsidRDefault="00B5584F">
      <w:pPr>
        <w:ind w:firstLine="720"/>
        <w:rPr>
          <w:moveFrom w:id="16884" w:author="Thu Huyen Tran" w:date="2023-04-07T14:17:00Z"/>
          <w:lang w:val="vi-VN"/>
        </w:rPr>
      </w:pPr>
      <w:moveFrom w:id="16885" w:author="Thu Huyen Tran" w:date="2023-04-07T14:17:00Z">
        <w:r w:rsidRPr="00900EAD" w:rsidDel="0050593F">
          <w:rPr>
            <w:lang w:val="vi-VN"/>
          </w:rPr>
          <w:t xml:space="preserve">- Xử lý hiếu khí: </w:t>
        </w:r>
        <w:r w:rsidR="00B5705B" w:rsidRPr="00900EAD" w:rsidDel="0050593F">
          <w:rPr>
            <w:lang w:val="en-US"/>
          </w:rPr>
          <w:t>27,0</w:t>
        </w:r>
        <w:r w:rsidRPr="00900EAD" w:rsidDel="0050593F">
          <w:rPr>
            <w:lang w:val="vi-VN"/>
          </w:rPr>
          <w:t xml:space="preserve">% </w:t>
        </w:r>
      </w:moveFrom>
    </w:p>
    <w:p w14:paraId="588B2C46" w14:textId="6F48519D" w:rsidR="00B5584F" w:rsidRPr="00900EAD" w:rsidDel="0050593F" w:rsidRDefault="00B5584F">
      <w:pPr>
        <w:ind w:firstLine="720"/>
        <w:rPr>
          <w:moveFrom w:id="16886" w:author="Thu Huyen Tran" w:date="2023-04-07T14:17:00Z"/>
          <w:lang w:val="vi-VN"/>
        </w:rPr>
      </w:pPr>
      <w:moveFrom w:id="16887" w:author="Thu Huyen Tran" w:date="2023-04-07T14:17:00Z">
        <w:r w:rsidRPr="00900EAD" w:rsidDel="0050593F">
          <w:rPr>
            <w:lang w:val="vi-VN"/>
          </w:rPr>
          <w:t xml:space="preserve">- Xử lý bán hiếu khí: </w:t>
        </w:r>
        <w:r w:rsidR="00B5705B" w:rsidRPr="00900EAD" w:rsidDel="0050593F">
          <w:rPr>
            <w:lang w:val="en-US"/>
          </w:rPr>
          <w:t>52,4</w:t>
        </w:r>
        <w:r w:rsidRPr="00900EAD" w:rsidDel="0050593F">
          <w:rPr>
            <w:lang w:val="vi-VN"/>
          </w:rPr>
          <w:t>%</w:t>
        </w:r>
      </w:moveFrom>
    </w:p>
    <w:p w14:paraId="52DD900E" w14:textId="614632F0" w:rsidR="00B5584F" w:rsidRPr="00900EAD" w:rsidDel="0050593F" w:rsidRDefault="00B5584F">
      <w:pPr>
        <w:ind w:firstLine="720"/>
        <w:rPr>
          <w:moveFrom w:id="16888" w:author="Thu Huyen Tran" w:date="2023-04-07T14:17:00Z"/>
          <w:lang w:val="vi-VN"/>
        </w:rPr>
      </w:pPr>
      <w:moveFrom w:id="16889" w:author="Thu Huyen Tran" w:date="2023-04-07T14:17:00Z">
        <w:r w:rsidRPr="00900EAD" w:rsidDel="0050593F">
          <w:rPr>
            <w:lang w:val="vi-VN"/>
          </w:rPr>
          <w:t>- Xử lý kị khí: 0</w:t>
        </w:r>
        <w:r w:rsidR="00B5705B" w:rsidRPr="00900EAD" w:rsidDel="0050593F">
          <w:rPr>
            <w:lang w:val="en-US"/>
          </w:rPr>
          <w:t>,6</w:t>
        </w:r>
        <w:r w:rsidRPr="00900EAD" w:rsidDel="0050593F">
          <w:rPr>
            <w:lang w:val="vi-VN"/>
          </w:rPr>
          <w:t xml:space="preserve"> %</w:t>
        </w:r>
      </w:moveFrom>
    </w:p>
    <w:p w14:paraId="75153C09" w14:textId="00F26080" w:rsidR="00B5584F" w:rsidRPr="00900EAD" w:rsidDel="0050593F" w:rsidRDefault="00B5584F">
      <w:pPr>
        <w:ind w:firstLine="720"/>
        <w:rPr>
          <w:moveFrom w:id="16890" w:author="Thu Huyen Tran" w:date="2023-04-07T14:17:00Z"/>
          <w:lang w:val="vi-VN"/>
        </w:rPr>
      </w:pPr>
      <w:moveFrom w:id="16891" w:author="Thu Huyen Tran" w:date="2023-04-07T14:17:00Z">
        <w:r w:rsidRPr="00900EAD" w:rsidDel="0050593F">
          <w:rPr>
            <w:lang w:val="vi-VN"/>
          </w:rPr>
          <w:t xml:space="preserve">- Xả ra sông hồ: </w:t>
        </w:r>
        <w:r w:rsidR="00B5705B" w:rsidRPr="00900EAD" w:rsidDel="0050593F">
          <w:rPr>
            <w:lang w:val="en-US"/>
          </w:rPr>
          <w:t>20,0</w:t>
        </w:r>
        <w:r w:rsidRPr="00900EAD" w:rsidDel="0050593F">
          <w:rPr>
            <w:lang w:val="vi-VN"/>
          </w:rPr>
          <w:t xml:space="preserve">% </w:t>
        </w:r>
      </w:moveFrom>
    </w:p>
    <w:moveFromRangeEnd w:id="16256"/>
    <w:p w14:paraId="490F7A04" w14:textId="6969873C" w:rsidR="00A97F24" w:rsidRPr="00900EAD" w:rsidDel="004B67FF" w:rsidRDefault="00A97F24">
      <w:pPr>
        <w:ind w:firstLine="720"/>
        <w:rPr>
          <w:del w:id="16892" w:author="Thu Huyen Tran" w:date="2023-04-07T15:46:00Z"/>
          <w:lang w:val="vi-VN"/>
        </w:rPr>
      </w:pPr>
      <w:del w:id="16893" w:author="Thu Huyen Tran" w:date="2023-04-07T15:46:00Z">
        <w:r w:rsidRPr="006D7FF9" w:rsidDel="004B67FF">
          <w:rPr>
            <w:lang w:val="vi-VN"/>
          </w:rPr>
          <w:delText>c. Phát thải N</w:delText>
        </w:r>
        <w:r w:rsidRPr="006D7FF9" w:rsidDel="004B67FF">
          <w:rPr>
            <w:vertAlign w:val="subscript"/>
            <w:lang w:val="vi-VN"/>
          </w:rPr>
          <w:delText>2</w:delText>
        </w:r>
        <w:r w:rsidRPr="006D7FF9" w:rsidDel="004B67FF">
          <w:rPr>
            <w:lang w:val="vi-VN"/>
          </w:rPr>
          <w:delText xml:space="preserve">O từ nước thải </w:delText>
        </w:r>
      </w:del>
    </w:p>
    <w:p w14:paraId="27FEB331" w14:textId="7EE6D994" w:rsidR="00A97F24" w:rsidRPr="00900EAD" w:rsidDel="004B67FF" w:rsidRDefault="00F0229B">
      <w:pPr>
        <w:ind w:firstLine="720"/>
        <w:rPr>
          <w:del w:id="16894" w:author="Thu Huyen Tran" w:date="2023-04-07T15:46:00Z"/>
          <w:lang w:val="vi-VN"/>
        </w:rPr>
      </w:pPr>
      <w:bookmarkStart w:id="16895" w:name="_Hlk75187926"/>
      <w:del w:id="16896" w:author="Thu Huyen Tran" w:date="2023-04-07T15:46:00Z">
        <w:r w:rsidRPr="00900EAD" w:rsidDel="004B67FF">
          <w:rPr>
            <w:lang w:val="vi-VN"/>
          </w:rPr>
          <w:delText>Số liệu hoạt động tính toán phát thải N</w:delText>
        </w:r>
        <w:r w:rsidRPr="00900EAD" w:rsidDel="004B67FF">
          <w:rPr>
            <w:vertAlign w:val="subscript"/>
            <w:lang w:val="vi-VN"/>
          </w:rPr>
          <w:delText>2</w:delText>
        </w:r>
        <w:r w:rsidRPr="00900EAD" w:rsidDel="004B67FF">
          <w:rPr>
            <w:lang w:val="vi-VN"/>
          </w:rPr>
          <w:delText>O từ nước thải bao gồm: 1) Dân số; 2)Tiêu thụ protein theo đầu người bình quân hàng năm</w:delText>
        </w:r>
      </w:del>
    </w:p>
    <w:p w14:paraId="46FA372A" w14:textId="5B455436" w:rsidR="00A345B2" w:rsidRPr="00900EAD" w:rsidDel="004B67FF" w:rsidRDefault="00F0229B">
      <w:pPr>
        <w:pStyle w:val="ListParagraph"/>
        <w:numPr>
          <w:ilvl w:val="0"/>
          <w:numId w:val="10"/>
        </w:numPr>
        <w:rPr>
          <w:del w:id="16897" w:author="Thu Huyen Tran" w:date="2023-04-07T15:46:00Z"/>
        </w:rPr>
      </w:pPr>
      <w:del w:id="16898" w:author="Thu Huyen Tran" w:date="2023-04-07T15:46:00Z">
        <w:r w:rsidRPr="00900EAD" w:rsidDel="004B67FF">
          <w:delText>Số liệu dân</w:delText>
        </w:r>
        <w:r w:rsidR="00A345B2" w:rsidRPr="00900EAD" w:rsidDel="004B67FF">
          <w:delText xml:space="preserve"> số: Tổng dân số năm 2016 là: 9</w:delText>
        </w:r>
        <w:r w:rsidR="00714A62" w:rsidRPr="00900EAD" w:rsidDel="004B67FF">
          <w:rPr>
            <w:lang w:val="en-US"/>
          </w:rPr>
          <w:delText>7.582.690</w:delText>
        </w:r>
        <w:r w:rsidR="00A345B2" w:rsidRPr="00900EAD" w:rsidDel="004B67FF">
          <w:delText xml:space="preserve"> người; </w:delText>
        </w:r>
      </w:del>
    </w:p>
    <w:p w14:paraId="6DEACF18" w14:textId="50583068" w:rsidR="00A345B2" w:rsidRPr="00900EAD" w:rsidDel="004B67FF" w:rsidRDefault="00A345B2">
      <w:pPr>
        <w:pStyle w:val="ListParagraph"/>
        <w:numPr>
          <w:ilvl w:val="0"/>
          <w:numId w:val="10"/>
        </w:numPr>
        <w:rPr>
          <w:del w:id="16899" w:author="Thu Huyen Tran" w:date="2023-04-07T15:46:00Z"/>
        </w:rPr>
      </w:pPr>
      <w:del w:id="16900" w:author="Thu Huyen Tran" w:date="2023-04-07T15:46:00Z">
        <w:r w:rsidRPr="00900EAD" w:rsidDel="004B67FF">
          <w:delText xml:space="preserve">Tiêu thụ protein theo đầu người bình quân hàng năm: </w:delText>
        </w:r>
        <w:r w:rsidRPr="00900EAD" w:rsidDel="004B67FF">
          <w:rPr>
            <w:szCs w:val="26"/>
          </w:rPr>
          <w:delText xml:space="preserve">Tiêu thụ protein theo đầu người bình quân hàng năm: theo báo cáo của Viện dinh dưỡng Việt Nam, tiêu thụ protein theo đầu người năm 2000 là 22,6 kg/người/năm, năm 2010 là </w:delText>
        </w:r>
        <w:r w:rsidRPr="00900EAD" w:rsidDel="004B67FF">
          <w:delText xml:space="preserve">27,1 </w:delText>
        </w:r>
        <w:r w:rsidRPr="00900EAD" w:rsidDel="004B67FF">
          <w:rPr>
            <w:szCs w:val="26"/>
          </w:rPr>
          <w:delText>kg/người/năm. Ước tính, lượng tiêu thụ protein theo đầu người năm 20</w:delText>
        </w:r>
        <w:r w:rsidR="00714A62" w:rsidRPr="00900EAD" w:rsidDel="004B67FF">
          <w:rPr>
            <w:szCs w:val="26"/>
            <w:lang w:val="en-US"/>
          </w:rPr>
          <w:delText>20</w:delText>
        </w:r>
        <w:r w:rsidRPr="00900EAD" w:rsidDel="004B67FF">
          <w:rPr>
            <w:szCs w:val="26"/>
          </w:rPr>
          <w:delText xml:space="preserve"> là 3</w:delText>
        </w:r>
        <w:r w:rsidR="00714A62" w:rsidRPr="00900EAD" w:rsidDel="004B67FF">
          <w:rPr>
            <w:szCs w:val="26"/>
            <w:lang w:val="en-US"/>
          </w:rPr>
          <w:delText>3</w:delText>
        </w:r>
        <w:r w:rsidRPr="00900EAD" w:rsidDel="004B67FF">
          <w:rPr>
            <w:szCs w:val="26"/>
          </w:rPr>
          <w:delText>,</w:delText>
        </w:r>
        <w:r w:rsidR="00714A62" w:rsidRPr="00900EAD" w:rsidDel="004B67FF">
          <w:rPr>
            <w:szCs w:val="26"/>
            <w:lang w:val="en-US"/>
          </w:rPr>
          <w:delText>1</w:delText>
        </w:r>
        <w:r w:rsidRPr="00900EAD" w:rsidDel="004B67FF">
          <w:rPr>
            <w:szCs w:val="26"/>
          </w:rPr>
          <w:delText xml:space="preserve"> kg/người/năm.</w:delText>
        </w:r>
      </w:del>
    </w:p>
    <w:bookmarkEnd w:id="16895"/>
    <w:p w14:paraId="47A781AE" w14:textId="132D5F9E" w:rsidR="00956493" w:rsidRPr="006D7FF9" w:rsidDel="00956477" w:rsidRDefault="00697789">
      <w:pPr>
        <w:pStyle w:val="Heading4"/>
        <w:rPr>
          <w:del w:id="16901" w:author="Thu Huyen Tran" w:date="2023-04-07T15:02:00Z"/>
          <w:bCs w:val="0"/>
          <w:lang w:val="vi-VN"/>
        </w:rPr>
      </w:pPr>
      <w:del w:id="16902" w:author="Thu Huyen Tran" w:date="2023-04-07T15:02:00Z">
        <w:r w:rsidRPr="006D7FF9" w:rsidDel="00956477">
          <w:rPr>
            <w:bCs w:val="0"/>
            <w:iCs w:val="0"/>
            <w:lang w:val="vi-VN"/>
          </w:rPr>
          <w:delText>1</w:delText>
        </w:r>
        <w:r w:rsidR="00956493" w:rsidRPr="006D7FF9" w:rsidDel="00956477">
          <w:rPr>
            <w:bCs w:val="0"/>
            <w:iCs w:val="0"/>
            <w:lang w:val="vi-VN"/>
          </w:rPr>
          <w:delText xml:space="preserve">.2.4.4. Hệ số phát thải </w:delText>
        </w:r>
      </w:del>
    </w:p>
    <w:p w14:paraId="77EBB213" w14:textId="1B77C7BD" w:rsidR="007E0D27" w:rsidRPr="00900EAD" w:rsidDel="00956477" w:rsidRDefault="007E0D27">
      <w:pPr>
        <w:ind w:left="1635" w:hanging="915"/>
        <w:rPr>
          <w:del w:id="16903" w:author="Thu Huyen Tran" w:date="2023-04-07T15:02:00Z"/>
          <w:lang w:val="vi-VN"/>
        </w:rPr>
      </w:pPr>
      <w:del w:id="16904" w:author="Thu Huyen Tran" w:date="2023-04-07T15:02:00Z">
        <w:r w:rsidRPr="006D7FF9" w:rsidDel="00956477">
          <w:rPr>
            <w:lang w:val="vi-VN"/>
          </w:rPr>
          <w:delText>a. Phát thải CH</w:delText>
        </w:r>
        <w:r w:rsidRPr="006D7FF9" w:rsidDel="00956477">
          <w:rPr>
            <w:vertAlign w:val="subscript"/>
            <w:lang w:val="vi-VN"/>
          </w:rPr>
          <w:delText>4</w:delText>
        </w:r>
        <w:r w:rsidRPr="006D7FF9" w:rsidDel="00956477">
          <w:rPr>
            <w:lang w:val="vi-VN"/>
          </w:rPr>
          <w:delText xml:space="preserve"> từ Nước thải sinh hoạt </w:delText>
        </w:r>
      </w:del>
    </w:p>
    <w:p w14:paraId="08E24ED9" w14:textId="66DD4B8A" w:rsidR="007E0D27" w:rsidRPr="00900EAD" w:rsidDel="00956477" w:rsidRDefault="007E0D27">
      <w:pPr>
        <w:ind w:firstLine="720"/>
        <w:rPr>
          <w:del w:id="16905" w:author="Thu Huyen Tran" w:date="2023-04-07T15:01:00Z"/>
          <w:lang w:val="vi-VN"/>
        </w:rPr>
      </w:pPr>
      <w:del w:id="16906" w:author="Thu Huyen Tran" w:date="2023-04-07T15:01:00Z">
        <w:r w:rsidRPr="00900EAD" w:rsidDel="00956477">
          <w:rPr>
            <w:lang w:val="vi-VN"/>
          </w:rPr>
          <w:delText>Hệ số phát thải sử dụng để tính toán phát thải CH</w:delText>
        </w:r>
        <w:r w:rsidRPr="00900EAD" w:rsidDel="00956477">
          <w:rPr>
            <w:vertAlign w:val="subscript"/>
            <w:lang w:val="vi-VN"/>
          </w:rPr>
          <w:delText>4</w:delText>
        </w:r>
        <w:r w:rsidRPr="00900EAD" w:rsidDel="00956477">
          <w:rPr>
            <w:lang w:val="vi-VN"/>
          </w:rPr>
          <w:delText xml:space="preserve"> từ nước thải sinh hoạt bao gồm: </w:delText>
        </w:r>
      </w:del>
    </w:p>
    <w:p w14:paraId="60553859" w14:textId="438568BD" w:rsidR="007E0D27" w:rsidRPr="00900EAD" w:rsidDel="00956477" w:rsidRDefault="007E0D27">
      <w:pPr>
        <w:pStyle w:val="ListParagraph"/>
        <w:numPr>
          <w:ilvl w:val="0"/>
          <w:numId w:val="11"/>
        </w:numPr>
        <w:spacing w:before="0" w:after="0" w:line="360" w:lineRule="auto"/>
        <w:rPr>
          <w:del w:id="16907" w:author="Thu Huyen Tran" w:date="2023-04-07T15:01:00Z"/>
          <w:szCs w:val="26"/>
        </w:rPr>
      </w:pPr>
      <w:del w:id="16908" w:author="Thu Huyen Tran" w:date="2023-04-07T15:01:00Z">
        <w:r w:rsidRPr="00900EAD" w:rsidDel="00956477">
          <w:rPr>
            <w:szCs w:val="26"/>
          </w:rPr>
          <w:delText>Khả năng phát sinh khí mêtan tối đa – B</w:delText>
        </w:r>
        <w:r w:rsidRPr="00900EAD" w:rsidDel="00956477">
          <w:rPr>
            <w:szCs w:val="26"/>
            <w:vertAlign w:val="subscript"/>
          </w:rPr>
          <w:delText>0</w:delText>
        </w:r>
        <w:r w:rsidRPr="00900EAD" w:rsidDel="00956477">
          <w:rPr>
            <w:szCs w:val="26"/>
          </w:rPr>
          <w:delText xml:space="preserve"> = 0,6 kgCH</w:delText>
        </w:r>
        <w:r w:rsidRPr="00900EAD" w:rsidDel="00956477">
          <w:rPr>
            <w:szCs w:val="26"/>
            <w:vertAlign w:val="subscript"/>
          </w:rPr>
          <w:delText>4</w:delText>
        </w:r>
        <w:r w:rsidRPr="00900EAD" w:rsidDel="00956477">
          <w:rPr>
            <w:szCs w:val="26"/>
          </w:rPr>
          <w:delText xml:space="preserve">/kgBOD (giá trị mặc </w:delText>
        </w:r>
        <w:r w:rsidR="00697789" w:rsidRPr="00900EAD" w:rsidDel="00956477">
          <w:rPr>
            <w:szCs w:val="26"/>
          </w:rPr>
          <w:delText>1</w:delText>
        </w:r>
      </w:del>
    </w:p>
    <w:p w14:paraId="515BB64A" w14:textId="701A3214" w:rsidR="007E0D27" w:rsidRPr="00900EAD" w:rsidDel="00956477" w:rsidRDefault="007E0D27">
      <w:pPr>
        <w:pStyle w:val="ListParagraph"/>
        <w:numPr>
          <w:ilvl w:val="0"/>
          <w:numId w:val="11"/>
        </w:numPr>
        <w:spacing w:before="0" w:after="0" w:line="360" w:lineRule="auto"/>
        <w:rPr>
          <w:del w:id="16909" w:author="Thu Huyen Tran" w:date="2023-04-07T15:01:00Z"/>
          <w:szCs w:val="26"/>
        </w:rPr>
      </w:pPr>
      <w:del w:id="16910" w:author="Thu Huyen Tran" w:date="2023-04-07T15:01:00Z">
        <w:r w:rsidRPr="00900EAD" w:rsidDel="00956477">
          <w:rPr>
            <w:szCs w:val="26"/>
          </w:rPr>
          <w:delText>Hệ số điều chỉnh</w:delText>
        </w:r>
        <w:r w:rsidR="00433F2F" w:rsidRPr="00900EAD" w:rsidDel="00956477">
          <w:rPr>
            <w:szCs w:val="26"/>
          </w:rPr>
          <w:delText xml:space="preserve"> </w:delText>
        </w:r>
        <w:r w:rsidRPr="00900EAD" w:rsidDel="00956477">
          <w:rPr>
            <w:szCs w:val="26"/>
          </w:rPr>
          <w:delText xml:space="preserve">BOD </w:delText>
        </w:r>
        <w:r w:rsidR="00433F2F" w:rsidRPr="00900EAD" w:rsidDel="00956477">
          <w:rPr>
            <w:szCs w:val="26"/>
          </w:rPr>
          <w:delText xml:space="preserve">từ nước thải </w:delText>
        </w:r>
        <w:r w:rsidRPr="00900EAD" w:rsidDel="00956477">
          <w:rPr>
            <w:szCs w:val="26"/>
          </w:rPr>
          <w:delText xml:space="preserve">công nghiệp thải chung vào hệ thống nước </w:delText>
        </w:r>
      </w:del>
    </w:p>
    <w:p w14:paraId="5E25C29C" w14:textId="20A05EDF" w:rsidR="00433F2F" w:rsidRPr="00900EAD" w:rsidDel="00956477" w:rsidRDefault="00F61CED">
      <w:pPr>
        <w:pStyle w:val="ListParagraph"/>
        <w:numPr>
          <w:ilvl w:val="0"/>
          <w:numId w:val="11"/>
        </w:numPr>
        <w:spacing w:before="0" w:after="0" w:line="360" w:lineRule="auto"/>
        <w:rPr>
          <w:del w:id="16911" w:author="Thu Huyen Tran" w:date="2023-04-07T15:01:00Z"/>
          <w:szCs w:val="26"/>
        </w:rPr>
      </w:pPr>
      <w:del w:id="16912" w:author="Thu Huyen Tran" w:date="2023-04-07T15:01:00Z">
        <w:r w:rsidRPr="00900EAD" w:rsidDel="00956477">
          <w:rPr>
            <w:szCs w:val="26"/>
          </w:rPr>
          <w:delText xml:space="preserve">Hệ số hiệu chỉnh mêtan theo từng loại hệ thống xử lý nước thải: Sử dụng hệ số được đưa ra tại Bảng 6.3 trang 6.13, chương 6, phần 6, IPCC2006, hệ số MCF được lựa chọn như sau: </w:delText>
        </w:r>
      </w:del>
    </w:p>
    <w:p w14:paraId="1132077A" w14:textId="43C08553" w:rsidR="00F61CED" w:rsidRPr="00900EAD" w:rsidDel="00956477" w:rsidRDefault="00F61CED">
      <w:pPr>
        <w:pStyle w:val="ListParagraph"/>
        <w:numPr>
          <w:ilvl w:val="0"/>
          <w:numId w:val="8"/>
        </w:numPr>
        <w:spacing w:before="0" w:after="0" w:line="360" w:lineRule="auto"/>
        <w:rPr>
          <w:del w:id="16913" w:author="Thu Huyen Tran" w:date="2023-04-07T15:01:00Z"/>
          <w:szCs w:val="26"/>
        </w:rPr>
      </w:pPr>
      <w:del w:id="16914" w:author="Thu Huyen Tran" w:date="2023-04-07T15:01:00Z">
        <w:r w:rsidRPr="00900EAD" w:rsidDel="00956477">
          <w:rPr>
            <w:szCs w:val="26"/>
          </w:rPr>
          <w:delText>Hệ thống xử lý nước thải tập trung, hiếu khí: 0,3</w:delText>
        </w:r>
      </w:del>
    </w:p>
    <w:p w14:paraId="59FE1DD6" w14:textId="3DD75501" w:rsidR="00F61CED" w:rsidRPr="00900EAD" w:rsidDel="00956477" w:rsidRDefault="00F61CED">
      <w:pPr>
        <w:pStyle w:val="ListParagraph"/>
        <w:numPr>
          <w:ilvl w:val="0"/>
          <w:numId w:val="8"/>
        </w:numPr>
        <w:spacing w:before="0" w:after="0" w:line="360" w:lineRule="auto"/>
        <w:rPr>
          <w:del w:id="16915" w:author="Thu Huyen Tran" w:date="2023-04-07T15:01:00Z"/>
          <w:szCs w:val="26"/>
        </w:rPr>
      </w:pPr>
      <w:del w:id="16916" w:author="Thu Huyen Tran" w:date="2023-04-07T15:01:00Z">
        <w:r w:rsidRPr="00900EAD" w:rsidDel="00956477">
          <w:rPr>
            <w:szCs w:val="26"/>
            <w:lang w:val="en-US"/>
          </w:rPr>
          <w:delText>Hệ thống tự hoại: 0,5</w:delText>
        </w:r>
      </w:del>
    </w:p>
    <w:p w14:paraId="34BBC446" w14:textId="2161E211" w:rsidR="00F61CED" w:rsidRPr="00900EAD" w:rsidDel="00956477" w:rsidRDefault="00F61CED">
      <w:pPr>
        <w:pStyle w:val="ListParagraph"/>
        <w:numPr>
          <w:ilvl w:val="0"/>
          <w:numId w:val="8"/>
        </w:numPr>
        <w:spacing w:before="0" w:after="0" w:line="360" w:lineRule="auto"/>
        <w:rPr>
          <w:del w:id="16917" w:author="Thu Huyen Tran" w:date="2023-04-07T15:01:00Z"/>
          <w:szCs w:val="26"/>
        </w:rPr>
      </w:pPr>
      <w:del w:id="16918" w:author="Thu Huyen Tran" w:date="2023-04-07T15:01:00Z">
        <w:r w:rsidRPr="00900EAD" w:rsidDel="00956477">
          <w:rPr>
            <w:szCs w:val="26"/>
          </w:rPr>
          <w:delText>Không được xử lý, xả ra sông, hồ, biển: 0,1</w:delText>
        </w:r>
      </w:del>
    </w:p>
    <w:p w14:paraId="43368C7C" w14:textId="44A72317" w:rsidR="007E0D27" w:rsidRPr="00900EAD" w:rsidDel="00956477" w:rsidRDefault="007E0D27">
      <w:pPr>
        <w:ind w:firstLine="720"/>
        <w:rPr>
          <w:del w:id="16919" w:author="Thu Huyen Tran" w:date="2023-04-07T15:02:00Z"/>
          <w:lang w:val="vi-VN"/>
        </w:rPr>
      </w:pPr>
      <w:del w:id="16920" w:author="Thu Huyen Tran" w:date="2023-04-07T15:02:00Z">
        <w:r w:rsidRPr="006D7FF9" w:rsidDel="00956477">
          <w:rPr>
            <w:lang w:val="vi-VN"/>
          </w:rPr>
          <w:delText>b. Phát thải CH</w:delText>
        </w:r>
        <w:r w:rsidRPr="006D7FF9" w:rsidDel="00956477">
          <w:rPr>
            <w:vertAlign w:val="subscript"/>
            <w:lang w:val="vi-VN"/>
          </w:rPr>
          <w:delText>4</w:delText>
        </w:r>
        <w:r w:rsidRPr="006D7FF9" w:rsidDel="00956477">
          <w:rPr>
            <w:lang w:val="vi-VN"/>
          </w:rPr>
          <w:delText xml:space="preserve"> từ Nước thải công nghiệp </w:delText>
        </w:r>
      </w:del>
    </w:p>
    <w:p w14:paraId="458454BE" w14:textId="0750D1A6" w:rsidR="00F61CED" w:rsidRPr="00900EAD" w:rsidDel="00956477" w:rsidRDefault="00F61CED">
      <w:pPr>
        <w:ind w:firstLine="720"/>
        <w:rPr>
          <w:del w:id="16921" w:author="Thu Huyen Tran" w:date="2023-04-07T15:02:00Z"/>
          <w:moveFrom w:id="16922" w:author="Thu Huyen Tran" w:date="2023-04-07T14:26:00Z"/>
          <w:lang w:val="vi-VN"/>
        </w:rPr>
      </w:pPr>
      <w:moveFromRangeStart w:id="16923" w:author="Thu Huyen Tran" w:date="2023-04-07T14:26:00Z" w:name="move131769999"/>
      <w:moveFrom w:id="16924" w:author="Thu Huyen Tran" w:date="2023-04-07T14:26:00Z">
        <w:del w:id="16925" w:author="Thu Huyen Tran" w:date="2023-04-07T15:02:00Z">
          <w:r w:rsidRPr="00900EAD" w:rsidDel="00956477">
            <w:rPr>
              <w:lang w:val="vi-VN"/>
            </w:rPr>
            <w:delText>Hệ số phát thải sử dụng để tính toán phát thải CH</w:delText>
          </w:r>
          <w:r w:rsidRPr="00900EAD" w:rsidDel="00956477">
            <w:rPr>
              <w:vertAlign w:val="subscript"/>
              <w:lang w:val="vi-VN"/>
            </w:rPr>
            <w:delText>4</w:delText>
          </w:r>
          <w:r w:rsidRPr="00900EAD" w:rsidDel="00956477">
            <w:rPr>
              <w:lang w:val="vi-VN"/>
            </w:rPr>
            <w:delText xml:space="preserve"> từ nước thải sinh hoạt bao gồm:</w:delText>
          </w:r>
        </w:del>
      </w:moveFrom>
    </w:p>
    <w:p w14:paraId="366E803F" w14:textId="71B9A2F7" w:rsidR="00F61CED" w:rsidRPr="00900EAD" w:rsidDel="00956477" w:rsidRDefault="00F61CED">
      <w:pPr>
        <w:pStyle w:val="ListParagraph"/>
        <w:numPr>
          <w:ilvl w:val="0"/>
          <w:numId w:val="12"/>
        </w:numPr>
        <w:spacing w:before="0" w:after="0" w:line="360" w:lineRule="auto"/>
        <w:rPr>
          <w:del w:id="16926" w:author="Thu Huyen Tran" w:date="2023-04-07T15:02:00Z"/>
          <w:moveFrom w:id="16927" w:author="Thu Huyen Tran" w:date="2023-04-07T14:26:00Z"/>
          <w:szCs w:val="26"/>
        </w:rPr>
      </w:pPr>
      <w:moveFrom w:id="16928" w:author="Thu Huyen Tran" w:date="2023-04-07T14:26:00Z">
        <w:del w:id="16929" w:author="Thu Huyen Tran" w:date="2023-04-07T15:02:00Z">
          <w:r w:rsidRPr="00900EAD" w:rsidDel="00956477">
            <w:rPr>
              <w:szCs w:val="26"/>
            </w:rPr>
            <w:delText>Khả năng phát sinh khí mêtan tối đa – B</w:delText>
          </w:r>
          <w:r w:rsidRPr="00900EAD" w:rsidDel="00956477">
            <w:rPr>
              <w:szCs w:val="26"/>
              <w:vertAlign w:val="subscript"/>
            </w:rPr>
            <w:delText>0</w:delText>
          </w:r>
          <w:r w:rsidRPr="00900EAD" w:rsidDel="00956477">
            <w:rPr>
              <w:szCs w:val="26"/>
            </w:rPr>
            <w:delText xml:space="preserve"> = 0,25 kgCH</w:delText>
          </w:r>
          <w:r w:rsidRPr="00900EAD" w:rsidDel="00956477">
            <w:rPr>
              <w:szCs w:val="26"/>
              <w:vertAlign w:val="subscript"/>
            </w:rPr>
            <w:delText>4</w:delText>
          </w:r>
          <w:r w:rsidRPr="00900EAD" w:rsidDel="00956477">
            <w:rPr>
              <w:szCs w:val="26"/>
            </w:rPr>
            <w:delText>/kg</w:delText>
          </w:r>
          <w:r w:rsidR="00B5584F" w:rsidRPr="00900EAD" w:rsidDel="00956477">
            <w:rPr>
              <w:szCs w:val="26"/>
            </w:rPr>
            <w:delText>COD</w:delText>
          </w:r>
          <w:r w:rsidRPr="00900EAD" w:rsidDel="00956477">
            <w:rPr>
              <w:szCs w:val="26"/>
            </w:rPr>
            <w:delText xml:space="preserve"> (giá trị mặc định tại Bảng 6.2 trang 6.12, chương 6, phần 6, IPCC2006);</w:delText>
          </w:r>
        </w:del>
      </w:moveFrom>
    </w:p>
    <w:p w14:paraId="02EC1C1A" w14:textId="3C02C5FC" w:rsidR="00B5584F" w:rsidRPr="00900EAD" w:rsidDel="00956477" w:rsidRDefault="00B5584F">
      <w:pPr>
        <w:pStyle w:val="ListParagraph"/>
        <w:numPr>
          <w:ilvl w:val="0"/>
          <w:numId w:val="12"/>
        </w:numPr>
        <w:spacing w:before="0" w:after="0" w:line="360" w:lineRule="auto"/>
        <w:rPr>
          <w:del w:id="16930" w:author="Thu Huyen Tran" w:date="2023-04-07T15:02:00Z"/>
          <w:moveFrom w:id="16931" w:author="Thu Huyen Tran" w:date="2023-04-07T14:26:00Z"/>
          <w:szCs w:val="26"/>
        </w:rPr>
      </w:pPr>
      <w:moveFrom w:id="16932" w:author="Thu Huyen Tran" w:date="2023-04-07T14:26:00Z">
        <w:del w:id="16933" w:author="Thu Huyen Tran" w:date="2023-04-07T15:02:00Z">
          <w:r w:rsidRPr="00900EAD" w:rsidDel="00956477">
            <w:rPr>
              <w:szCs w:val="26"/>
            </w:rPr>
            <w:delText xml:space="preserve">Hệ số hiệu chỉnh mê tan (MCF) theo từng loại hệ thống xử lý. Sử dụng hệ số mặc định được đưa ra tại Bảng 6.8, trang 6.21, chương 6, phần 6, IPCC2006. </w:delText>
          </w:r>
        </w:del>
      </w:moveFrom>
    </w:p>
    <w:p w14:paraId="4FBA3514" w14:textId="4886CC2B" w:rsidR="00B5584F" w:rsidRPr="00900EAD" w:rsidDel="00956477" w:rsidRDefault="00B5584F">
      <w:pPr>
        <w:pStyle w:val="ListParagraph"/>
        <w:numPr>
          <w:ilvl w:val="0"/>
          <w:numId w:val="8"/>
        </w:numPr>
        <w:spacing w:before="0" w:after="0" w:line="360" w:lineRule="auto"/>
        <w:rPr>
          <w:del w:id="16934" w:author="Thu Huyen Tran" w:date="2023-04-07T15:02:00Z"/>
          <w:moveFrom w:id="16935" w:author="Thu Huyen Tran" w:date="2023-04-07T14:26:00Z"/>
          <w:szCs w:val="26"/>
        </w:rPr>
      </w:pPr>
      <w:moveFrom w:id="16936" w:author="Thu Huyen Tran" w:date="2023-04-07T14:26:00Z">
        <w:del w:id="16937" w:author="Thu Huyen Tran" w:date="2023-04-07T15:02:00Z">
          <w:r w:rsidRPr="00900EAD" w:rsidDel="00956477">
            <w:rPr>
              <w:szCs w:val="26"/>
            </w:rPr>
            <w:delText xml:space="preserve">Hệ thống xử lý nước thải tập trung, hiếu khí: MCF = 0,3; </w:delText>
          </w:r>
        </w:del>
      </w:moveFrom>
    </w:p>
    <w:p w14:paraId="15E10E5A" w14:textId="4B7856C8" w:rsidR="00B5584F" w:rsidRPr="00900EAD" w:rsidDel="00956477" w:rsidRDefault="00B5584F">
      <w:pPr>
        <w:pStyle w:val="ListParagraph"/>
        <w:numPr>
          <w:ilvl w:val="0"/>
          <w:numId w:val="8"/>
        </w:numPr>
        <w:spacing w:before="0" w:after="0" w:line="360" w:lineRule="auto"/>
        <w:rPr>
          <w:del w:id="16938" w:author="Thu Huyen Tran" w:date="2023-04-07T15:02:00Z"/>
          <w:moveFrom w:id="16939" w:author="Thu Huyen Tran" w:date="2023-04-07T14:26:00Z"/>
          <w:szCs w:val="26"/>
        </w:rPr>
      </w:pPr>
      <w:moveFrom w:id="16940" w:author="Thu Huyen Tran" w:date="2023-04-07T14:26:00Z">
        <w:del w:id="16941" w:author="Thu Huyen Tran" w:date="2023-04-07T15:02:00Z">
          <w:r w:rsidRPr="00900EAD" w:rsidDel="00956477">
            <w:rPr>
              <w:szCs w:val="26"/>
            </w:rPr>
            <w:delText>Hệ thống tự hoại: MCF = 0,2;</w:delText>
          </w:r>
        </w:del>
      </w:moveFrom>
    </w:p>
    <w:p w14:paraId="5963DCCC" w14:textId="6585647E" w:rsidR="00B5584F" w:rsidRPr="00900EAD" w:rsidDel="00956477" w:rsidRDefault="00B5584F">
      <w:pPr>
        <w:pStyle w:val="ListParagraph"/>
        <w:numPr>
          <w:ilvl w:val="0"/>
          <w:numId w:val="8"/>
        </w:numPr>
        <w:spacing w:before="0" w:after="0" w:line="360" w:lineRule="auto"/>
        <w:rPr>
          <w:del w:id="16942" w:author="Thu Huyen Tran" w:date="2023-04-07T15:02:00Z"/>
          <w:moveFrom w:id="16943" w:author="Thu Huyen Tran" w:date="2023-04-07T14:26:00Z"/>
          <w:szCs w:val="26"/>
        </w:rPr>
      </w:pPr>
      <w:moveFrom w:id="16944" w:author="Thu Huyen Tran" w:date="2023-04-07T14:26:00Z">
        <w:del w:id="16945" w:author="Thu Huyen Tran" w:date="2023-04-07T15:02:00Z">
          <w:r w:rsidRPr="00900EAD" w:rsidDel="00956477">
            <w:rPr>
              <w:szCs w:val="26"/>
            </w:rPr>
            <w:delText xml:space="preserve">Không được xử lý, xả ra sông, hồ, biển: MCF = 0,1. </w:delText>
          </w:r>
        </w:del>
      </w:moveFrom>
    </w:p>
    <w:moveFromRangeEnd w:id="16923"/>
    <w:p w14:paraId="1CB973B0" w14:textId="007C4179" w:rsidR="007E0D27" w:rsidRPr="00900EAD" w:rsidDel="00956477" w:rsidRDefault="007E0D27">
      <w:pPr>
        <w:ind w:firstLine="720"/>
        <w:rPr>
          <w:del w:id="16946" w:author="Thu Huyen Tran" w:date="2023-04-07T15:02:00Z"/>
          <w:lang w:val="vi-VN"/>
        </w:rPr>
      </w:pPr>
      <w:del w:id="16947" w:author="Thu Huyen Tran" w:date="2023-04-07T15:02:00Z">
        <w:r w:rsidRPr="006D7FF9" w:rsidDel="00956477">
          <w:rPr>
            <w:lang w:val="vi-VN"/>
          </w:rPr>
          <w:delText>c. Phát thải N</w:delText>
        </w:r>
        <w:r w:rsidRPr="006D7FF9" w:rsidDel="00956477">
          <w:rPr>
            <w:vertAlign w:val="subscript"/>
            <w:lang w:val="vi-VN"/>
          </w:rPr>
          <w:delText>2</w:delText>
        </w:r>
        <w:r w:rsidRPr="006D7FF9" w:rsidDel="00956477">
          <w:rPr>
            <w:lang w:val="vi-VN"/>
          </w:rPr>
          <w:delText xml:space="preserve">O từ nước thải </w:delText>
        </w:r>
      </w:del>
    </w:p>
    <w:p w14:paraId="34B75D09" w14:textId="78200968" w:rsidR="00B5584F" w:rsidRPr="00900EAD" w:rsidDel="00956477" w:rsidRDefault="00B5584F">
      <w:pPr>
        <w:ind w:firstLine="720"/>
        <w:rPr>
          <w:del w:id="16948" w:author="Thu Huyen Tran" w:date="2023-04-07T15:02:00Z"/>
          <w:szCs w:val="26"/>
          <w:lang w:val="vi-VN"/>
        </w:rPr>
      </w:pPr>
      <w:del w:id="16949" w:author="Thu Huyen Tran" w:date="2023-04-07T15:02:00Z">
        <w:r w:rsidRPr="00900EAD" w:rsidDel="00956477">
          <w:rPr>
            <w:szCs w:val="26"/>
            <w:lang w:val="vi-VN"/>
          </w:rPr>
          <w:delText>Dựa trên giá trị mặc định được đưa ra tại Bảng 6.11, trang 6.27, chương 6, phần 6, IPCC2006, lựa chọn hệ số EF</w:delText>
        </w:r>
        <w:r w:rsidRPr="00900EAD" w:rsidDel="00956477">
          <w:rPr>
            <w:szCs w:val="26"/>
            <w:vertAlign w:val="subscript"/>
            <w:lang w:val="vi-VN"/>
          </w:rPr>
          <w:delText>EFFLUENT</w:delText>
        </w:r>
        <w:r w:rsidRPr="00900EAD" w:rsidDel="00956477">
          <w:rPr>
            <w:szCs w:val="26"/>
            <w:lang w:val="vi-VN"/>
          </w:rPr>
          <w:delText xml:space="preserve"> = 0,01</w:delText>
        </w:r>
        <w:r w:rsidR="004143CE" w:rsidRPr="00900EAD" w:rsidDel="00956477">
          <w:rPr>
            <w:szCs w:val="26"/>
            <w:lang w:val="vi-VN"/>
          </w:rPr>
          <w:delText xml:space="preserve"> kgN</w:delText>
        </w:r>
        <w:r w:rsidR="004143CE" w:rsidRPr="00900EAD" w:rsidDel="00956477">
          <w:rPr>
            <w:szCs w:val="26"/>
            <w:vertAlign w:val="subscript"/>
            <w:lang w:val="vi-VN"/>
          </w:rPr>
          <w:delText>2</w:delText>
        </w:r>
        <w:r w:rsidR="004143CE" w:rsidRPr="00900EAD" w:rsidDel="00956477">
          <w:rPr>
            <w:szCs w:val="26"/>
            <w:lang w:val="vi-VN"/>
          </w:rPr>
          <w:delText xml:space="preserve">O-N/kg-N. </w:delText>
        </w:r>
      </w:del>
    </w:p>
    <w:p w14:paraId="0C7FBF7B" w14:textId="518399E5" w:rsidR="00956493" w:rsidRPr="006D7FF9" w:rsidDel="00956477" w:rsidRDefault="0049310F">
      <w:pPr>
        <w:pStyle w:val="Heading4"/>
        <w:rPr>
          <w:del w:id="16950" w:author="Thu Huyen Tran" w:date="2023-04-07T15:02:00Z"/>
          <w:bCs w:val="0"/>
          <w:lang w:val="vi-VN"/>
        </w:rPr>
      </w:pPr>
      <w:del w:id="16951" w:author="Thu Huyen Tran" w:date="2023-04-07T15:02:00Z">
        <w:r w:rsidRPr="006D7FF9" w:rsidDel="00956477">
          <w:rPr>
            <w:bCs w:val="0"/>
            <w:iCs w:val="0"/>
            <w:lang w:val="vi-VN"/>
          </w:rPr>
          <w:delText>1</w:delText>
        </w:r>
        <w:r w:rsidR="00956493" w:rsidRPr="006D7FF9" w:rsidDel="00956477">
          <w:rPr>
            <w:bCs w:val="0"/>
            <w:iCs w:val="0"/>
            <w:lang w:val="vi-VN"/>
          </w:rPr>
          <w:delText xml:space="preserve">.2.4.5. Kết quả </w:delText>
        </w:r>
        <w:r w:rsidR="00F801E4" w:rsidRPr="006D7FF9" w:rsidDel="00956477">
          <w:rPr>
            <w:bCs w:val="0"/>
            <w:iCs w:val="0"/>
            <w:lang w:val="vi-VN"/>
          </w:rPr>
          <w:delText xml:space="preserve">ước tính </w:delText>
        </w:r>
        <w:r w:rsidR="00956493" w:rsidRPr="006D7FF9" w:rsidDel="00956477">
          <w:rPr>
            <w:bCs w:val="0"/>
            <w:iCs w:val="0"/>
            <w:lang w:val="vi-VN"/>
          </w:rPr>
          <w:delText>phát thải khí nhà k</w:delText>
        </w:r>
        <w:r w:rsidR="00F801E4" w:rsidRPr="006D7FF9" w:rsidDel="00956477">
          <w:rPr>
            <w:bCs w:val="0"/>
            <w:iCs w:val="0"/>
            <w:lang w:val="vi-VN"/>
          </w:rPr>
          <w:delText>ính</w:delText>
        </w:r>
      </w:del>
    </w:p>
    <w:p w14:paraId="5E72E3E2" w14:textId="57B70F86" w:rsidR="004143CE" w:rsidRPr="00900EAD" w:rsidDel="00956477" w:rsidRDefault="0086600C">
      <w:pPr>
        <w:rPr>
          <w:del w:id="16952" w:author="Thu Huyen Tran" w:date="2023-04-07T15:02:00Z"/>
          <w:lang w:val="vi-VN"/>
        </w:rPr>
      </w:pPr>
      <w:del w:id="16953" w:author="Thu Huyen Tran" w:date="2023-04-07T15:02:00Z">
        <w:r w:rsidRPr="00900EAD" w:rsidDel="00956477">
          <w:rPr>
            <w:lang w:val="vi-VN"/>
          </w:rPr>
          <w:tab/>
          <w:delText xml:space="preserve">Kết quả phát thải khí nhà kính từ quá trình xử lý nước thải sinh hoạt và công nghiệp như sau: </w:delText>
        </w:r>
      </w:del>
    </w:p>
    <w:p w14:paraId="6FEB0C39" w14:textId="0310256B" w:rsidR="0086600C" w:rsidRPr="00900EAD" w:rsidDel="00956477" w:rsidRDefault="0086600C">
      <w:pPr>
        <w:pStyle w:val="ListParagraph"/>
        <w:numPr>
          <w:ilvl w:val="0"/>
          <w:numId w:val="13"/>
        </w:numPr>
        <w:rPr>
          <w:del w:id="16954" w:author="Thu Huyen Tran" w:date="2023-04-07T15:02:00Z"/>
        </w:rPr>
      </w:pPr>
      <w:del w:id="16955" w:author="Thu Huyen Tran" w:date="2023-04-07T15:02:00Z">
        <w:r w:rsidRPr="00900EAD" w:rsidDel="00956477">
          <w:delText>Kết quả ước tính phát thải khí nhà kính từ quá trình Xử lý và xả thải nước thải sinh hoạt (4D1)</w:delText>
        </w:r>
      </w:del>
    </w:p>
    <w:p w14:paraId="65FA7ED9" w14:textId="77777777" w:rsidR="00F94ED0" w:rsidRPr="00900EAD" w:rsidRDefault="00F94ED0">
      <w:pPr>
        <w:pStyle w:val="Caption"/>
        <w:jc w:val="both"/>
        <w:rPr>
          <w:b w:val="0"/>
          <w:bCs w:val="0"/>
          <w:lang w:val="vi-VN"/>
          <w:rPrChange w:id="16956" w:author="Huyen Tran Thu" w:date="2025-04-28T22:25:00Z" w16du:dateUtc="2025-04-28T15:25:00Z">
            <w:rPr>
              <w:lang w:val="vi-VN"/>
            </w:rPr>
          </w:rPrChange>
        </w:rPr>
        <w:pPrChange w:id="16957" w:author="Thu Huyen Tran" w:date="2023-04-07T15:46:00Z">
          <w:pPr>
            <w:pStyle w:val="Caption"/>
          </w:pPr>
        </w:pPrChange>
      </w:pPr>
    </w:p>
    <w:p w14:paraId="77B1EFB1" w14:textId="567976D6" w:rsidR="0086600C" w:rsidRPr="002058D6" w:rsidRDefault="00FD7EAF" w:rsidP="003E09D4">
      <w:pPr>
        <w:pStyle w:val="Caption"/>
        <w:rPr>
          <w:lang w:val="vi-VN"/>
        </w:rPr>
      </w:pPr>
      <w:bookmarkStart w:id="16958" w:name="_Toc100823809"/>
      <w:bookmarkStart w:id="16959" w:name="_Toc196773814"/>
      <w:ins w:id="16960" w:author="Huyen Tran Thu" w:date="2025-04-28T22:51:00Z" w16du:dateUtc="2025-04-28T15:51:00Z">
        <w:r>
          <w:t xml:space="preserve">Bảng 1. </w:t>
        </w:r>
        <w:r>
          <w:fldChar w:fldCharType="begin"/>
        </w:r>
        <w:r>
          <w:instrText xml:space="preserve"> SEQ Bảng_1. \* ARABIC </w:instrText>
        </w:r>
      </w:ins>
      <w:r>
        <w:fldChar w:fldCharType="separate"/>
      </w:r>
      <w:ins w:id="16961" w:author="Huyen Tran Thu" w:date="2025-04-28T22:51:00Z" w16du:dateUtc="2025-04-28T15:51:00Z">
        <w:r>
          <w:rPr>
            <w:noProof/>
          </w:rPr>
          <w:t>33</w:t>
        </w:r>
        <w:r>
          <w:fldChar w:fldCharType="end"/>
        </w:r>
        <w:r>
          <w:t xml:space="preserve"> </w:t>
        </w:r>
      </w:ins>
      <w:del w:id="16962" w:author="Thu Huyen Tran" w:date="2023-04-07T17:33:00Z">
        <w:r w:rsidR="006D3BEF" w:rsidRPr="003614D4" w:rsidDel="007A3D0C">
          <w:rPr>
            <w:lang w:val="vi-VN"/>
          </w:rPr>
          <w:delText>Bả</w:delText>
        </w:r>
        <w:r w:rsidR="00F94ED0" w:rsidDel="007A3D0C">
          <w:rPr>
            <w:lang w:val="vi-VN"/>
          </w:rPr>
          <w:delText>ng 1</w:delText>
        </w:r>
        <w:r w:rsidR="006D3BEF" w:rsidRPr="003614D4" w:rsidDel="007A3D0C">
          <w:rPr>
            <w:lang w:val="vi-VN"/>
          </w:rPr>
          <w:delText xml:space="preserve">. </w:delText>
        </w:r>
        <w:r w:rsidR="006D3BEF" w:rsidDel="007A3D0C">
          <w:fldChar w:fldCharType="begin"/>
        </w:r>
        <w:r w:rsidR="006D3BEF" w:rsidRPr="003614D4" w:rsidDel="007A3D0C">
          <w:rPr>
            <w:lang w:val="vi-VN"/>
          </w:rPr>
          <w:delInstrText xml:space="preserve"> SEQ Bảng_4. \* ARABIC </w:delInstrText>
        </w:r>
        <w:r w:rsidR="006D3BEF" w:rsidDel="007A3D0C">
          <w:fldChar w:fldCharType="separate"/>
        </w:r>
      </w:del>
      <w:del w:id="16963" w:author="Thu Huyen Tran" w:date="2023-04-07T12:27:00Z">
        <w:r w:rsidR="00FC0791" w:rsidDel="008E484C">
          <w:rPr>
            <w:noProof/>
            <w:lang w:val="vi-VN"/>
          </w:rPr>
          <w:delText>31</w:delText>
        </w:r>
      </w:del>
      <w:del w:id="16964" w:author="Thu Huyen Tran" w:date="2023-04-07T17:33:00Z">
        <w:r w:rsidR="006D3BEF" w:rsidDel="007A3D0C">
          <w:fldChar w:fldCharType="end"/>
        </w:r>
      </w:del>
      <w:bookmarkStart w:id="16965" w:name="_Toc152710037"/>
      <w:ins w:id="16966" w:author="Thu Huyen Tran" w:date="2023-12-05T23:05:00Z">
        <w:del w:id="16967" w:author="Huyen Tran Thu" w:date="2025-04-28T22:51:00Z" w16du:dateUtc="2025-04-28T15:51:00Z">
          <w:r w:rsidR="003E09D4" w:rsidDel="00FD7EAF">
            <w:delText xml:space="preserve">Bảng 1. </w:delText>
          </w:r>
          <w:r w:rsidR="003E09D4" w:rsidDel="00FD7EAF">
            <w:fldChar w:fldCharType="begin"/>
          </w:r>
          <w:r w:rsidR="003E09D4" w:rsidDel="00FD7EAF">
            <w:delInstrText xml:space="preserve"> SEQ Bảng_1. \* ARABIC </w:delInstrText>
          </w:r>
        </w:del>
      </w:ins>
      <w:del w:id="16968" w:author="Huyen Tran Thu" w:date="2025-04-28T22:51:00Z" w16du:dateUtc="2025-04-28T15:51:00Z">
        <w:r w:rsidR="003E09D4" w:rsidDel="00FD7EAF">
          <w:fldChar w:fldCharType="separate"/>
        </w:r>
      </w:del>
      <w:ins w:id="16969" w:author="Thu Huyen Tran" w:date="2023-12-05T23:05:00Z">
        <w:del w:id="16970" w:author="Huyen Tran Thu" w:date="2025-04-28T22:51:00Z" w16du:dateUtc="2025-04-28T15:51:00Z">
          <w:r w:rsidR="003E09D4" w:rsidDel="00FD7EAF">
            <w:rPr>
              <w:noProof/>
            </w:rPr>
            <w:delText>30</w:delText>
          </w:r>
          <w:r w:rsidR="003E09D4" w:rsidDel="00FD7EAF">
            <w:fldChar w:fldCharType="end"/>
          </w:r>
        </w:del>
      </w:ins>
      <w:del w:id="16971" w:author="Huyen Tran Thu" w:date="2025-04-28T22:51:00Z" w16du:dateUtc="2025-04-28T15:51:00Z">
        <w:r w:rsidR="0086600C" w:rsidRPr="0086600C" w:rsidDel="00FD7EAF">
          <w:rPr>
            <w:lang w:val="vi-VN"/>
          </w:rPr>
          <w:delText xml:space="preserve">: </w:delText>
        </w:r>
      </w:del>
      <w:r w:rsidR="0086600C" w:rsidRPr="0086600C">
        <w:rPr>
          <w:lang w:val="vi-VN"/>
        </w:rPr>
        <w:t>Kết quả phát thải kh</w:t>
      </w:r>
      <w:r w:rsidR="0086600C" w:rsidRPr="002058D6">
        <w:rPr>
          <w:lang w:val="vi-VN"/>
        </w:rPr>
        <w:t>í nhà kính từ quá trình Xử lý và xả thải nước thải sinh hoạt</w:t>
      </w:r>
      <w:bookmarkEnd w:id="16958"/>
      <w:bookmarkEnd w:id="16959"/>
      <w:bookmarkEnd w:id="16965"/>
    </w:p>
    <w:tbl>
      <w:tblPr>
        <w:tblStyle w:val="TableGrid"/>
        <w:tblW w:w="0" w:type="auto"/>
        <w:tblLook w:val="04A0" w:firstRow="1" w:lastRow="0" w:firstColumn="1" w:lastColumn="0" w:noHBand="0" w:noVBand="1"/>
        <w:tblPrChange w:id="16972" w:author="Huyen Tran Thu" w:date="2025-04-28T22:25:00Z" w16du:dateUtc="2025-04-28T15:25:00Z">
          <w:tblPr>
            <w:tblStyle w:val="TableGrid"/>
            <w:tblW w:w="0" w:type="auto"/>
            <w:tblLook w:val="04A0" w:firstRow="1" w:lastRow="0" w:firstColumn="1" w:lastColumn="0" w:noHBand="0" w:noVBand="1"/>
          </w:tblPr>
        </w:tblPrChange>
      </w:tblPr>
      <w:tblGrid>
        <w:gridCol w:w="1076"/>
        <w:gridCol w:w="2093"/>
        <w:gridCol w:w="2932"/>
        <w:gridCol w:w="2961"/>
        <w:tblGridChange w:id="16973">
          <w:tblGrid>
            <w:gridCol w:w="1076"/>
            <w:gridCol w:w="2093"/>
            <w:gridCol w:w="2932"/>
            <w:gridCol w:w="2961"/>
          </w:tblGrid>
        </w:tblGridChange>
      </w:tblGrid>
      <w:tr w:rsidR="0086600C" w14:paraId="3EDE43C8" w14:textId="251BDC9E" w:rsidTr="00900EAD">
        <w:tc>
          <w:tcPr>
            <w:tcW w:w="1076" w:type="dxa"/>
            <w:tcPrChange w:id="16974" w:author="Huyen Tran Thu" w:date="2025-04-28T22:25:00Z" w16du:dateUtc="2025-04-28T15:25:00Z">
              <w:tcPr>
                <w:tcW w:w="1098" w:type="dxa"/>
              </w:tcPr>
            </w:tcPrChange>
          </w:tcPr>
          <w:p w14:paraId="54B53ECE" w14:textId="4893F8AB" w:rsidR="0086600C" w:rsidRPr="0086600C" w:rsidRDefault="0086600C">
            <w:pPr>
              <w:spacing w:before="60" w:after="60"/>
              <w:ind w:firstLine="0"/>
              <w:jc w:val="center"/>
              <w:rPr>
                <w:b/>
                <w:bCs/>
                <w:lang w:val="en-US"/>
              </w:rPr>
              <w:pPrChange w:id="16975" w:author="Thu Huyen Tran" w:date="2023-12-05T23:05:00Z">
                <w:pPr>
                  <w:spacing w:before="100" w:after="100"/>
                  <w:ind w:firstLine="0"/>
                  <w:jc w:val="center"/>
                </w:pPr>
              </w:pPrChange>
            </w:pPr>
            <w:r w:rsidRPr="0086600C">
              <w:rPr>
                <w:b/>
                <w:bCs/>
                <w:lang w:val="en-US"/>
              </w:rPr>
              <w:t>STT</w:t>
            </w:r>
          </w:p>
        </w:tc>
        <w:tc>
          <w:tcPr>
            <w:tcW w:w="2093" w:type="dxa"/>
            <w:tcPrChange w:id="16976" w:author="Huyen Tran Thu" w:date="2025-04-28T22:25:00Z" w16du:dateUtc="2025-04-28T15:25:00Z">
              <w:tcPr>
                <w:tcW w:w="2174" w:type="dxa"/>
              </w:tcPr>
            </w:tcPrChange>
          </w:tcPr>
          <w:p w14:paraId="4837548E" w14:textId="3A9ECAA2" w:rsidR="0086600C" w:rsidRPr="0086600C" w:rsidRDefault="0086600C">
            <w:pPr>
              <w:spacing w:before="60" w:after="60"/>
              <w:ind w:firstLine="0"/>
              <w:jc w:val="center"/>
              <w:rPr>
                <w:b/>
                <w:bCs/>
                <w:lang w:val="en-US"/>
              </w:rPr>
              <w:pPrChange w:id="16977" w:author="Thu Huyen Tran" w:date="2023-12-05T23:05:00Z">
                <w:pPr>
                  <w:spacing w:before="100" w:after="100"/>
                  <w:ind w:firstLine="0"/>
                  <w:jc w:val="center"/>
                </w:pPr>
              </w:pPrChange>
            </w:pPr>
            <w:r>
              <w:rPr>
                <w:b/>
                <w:bCs/>
                <w:lang w:val="en-US"/>
              </w:rPr>
              <w:t xml:space="preserve">Loại khí </w:t>
            </w:r>
          </w:p>
        </w:tc>
        <w:tc>
          <w:tcPr>
            <w:tcW w:w="2932" w:type="dxa"/>
            <w:tcPrChange w:id="16978" w:author="Huyen Tran Thu" w:date="2025-04-28T22:25:00Z" w16du:dateUtc="2025-04-28T15:25:00Z">
              <w:tcPr>
                <w:tcW w:w="3008" w:type="dxa"/>
              </w:tcPr>
            </w:tcPrChange>
          </w:tcPr>
          <w:p w14:paraId="504369FC" w14:textId="77777777" w:rsidR="0086600C" w:rsidRDefault="0086600C">
            <w:pPr>
              <w:spacing w:before="60" w:after="60"/>
              <w:ind w:firstLine="0"/>
              <w:jc w:val="center"/>
              <w:rPr>
                <w:b/>
                <w:bCs/>
                <w:lang w:val="en-US"/>
              </w:rPr>
              <w:pPrChange w:id="16979" w:author="Thu Huyen Tran" w:date="2023-12-05T23:05:00Z">
                <w:pPr>
                  <w:spacing w:before="100" w:after="100"/>
                  <w:ind w:firstLine="0"/>
                  <w:jc w:val="center"/>
                </w:pPr>
              </w:pPrChange>
            </w:pPr>
            <w:r>
              <w:rPr>
                <w:b/>
                <w:bCs/>
                <w:lang w:val="en-US"/>
              </w:rPr>
              <w:t xml:space="preserve">Tổng lượng phát thải </w:t>
            </w:r>
          </w:p>
          <w:p w14:paraId="0DB39EC2" w14:textId="7D209830" w:rsidR="0086600C" w:rsidRPr="0086600C" w:rsidRDefault="0086600C">
            <w:pPr>
              <w:spacing w:before="60" w:after="60"/>
              <w:ind w:firstLine="0"/>
              <w:jc w:val="center"/>
              <w:rPr>
                <w:b/>
                <w:bCs/>
                <w:lang w:val="en-US"/>
              </w:rPr>
              <w:pPrChange w:id="16980" w:author="Thu Huyen Tran" w:date="2023-12-05T23:05:00Z">
                <w:pPr>
                  <w:spacing w:before="100" w:after="100"/>
                  <w:ind w:firstLine="0"/>
                  <w:jc w:val="center"/>
                </w:pPr>
              </w:pPrChange>
            </w:pPr>
            <w:r>
              <w:rPr>
                <w:b/>
                <w:bCs/>
                <w:lang w:val="en-US"/>
              </w:rPr>
              <w:t>(</w:t>
            </w:r>
            <w:del w:id="16981" w:author="Thu Huyen Tran" w:date="2023-04-07T15:51:00Z">
              <w:r w:rsidDel="001C13DF">
                <w:rPr>
                  <w:b/>
                  <w:bCs/>
                  <w:lang w:val="en-US"/>
                </w:rPr>
                <w:delText>Gg</w:delText>
              </w:r>
            </w:del>
            <w:ins w:id="16982" w:author="Thu Huyen Tran" w:date="2023-04-07T15:51:00Z">
              <w:r w:rsidR="001C13DF">
                <w:rPr>
                  <w:b/>
                  <w:bCs/>
                  <w:lang w:val="en-US"/>
                </w:rPr>
                <w:t>Nghìn tấn</w:t>
              </w:r>
            </w:ins>
            <w:r>
              <w:rPr>
                <w:b/>
                <w:bCs/>
                <w:lang w:val="en-US"/>
              </w:rPr>
              <w:t>)</w:t>
            </w:r>
          </w:p>
        </w:tc>
        <w:tc>
          <w:tcPr>
            <w:tcW w:w="2961" w:type="dxa"/>
            <w:tcPrChange w:id="16983" w:author="Huyen Tran Thu" w:date="2025-04-28T22:25:00Z" w16du:dateUtc="2025-04-28T15:25:00Z">
              <w:tcPr>
                <w:tcW w:w="3008" w:type="dxa"/>
              </w:tcPr>
            </w:tcPrChange>
          </w:tcPr>
          <w:p w14:paraId="399D2D38" w14:textId="77777777" w:rsidR="0086600C" w:rsidRDefault="0086600C">
            <w:pPr>
              <w:spacing w:before="60" w:after="60"/>
              <w:ind w:firstLine="0"/>
              <w:jc w:val="center"/>
              <w:rPr>
                <w:b/>
                <w:bCs/>
                <w:lang w:val="en-US"/>
              </w:rPr>
              <w:pPrChange w:id="16984" w:author="Thu Huyen Tran" w:date="2023-12-05T23:05:00Z">
                <w:pPr>
                  <w:spacing w:before="100" w:after="100"/>
                  <w:ind w:firstLine="0"/>
                  <w:jc w:val="center"/>
                </w:pPr>
              </w:pPrChange>
            </w:pPr>
            <w:r>
              <w:rPr>
                <w:b/>
                <w:bCs/>
                <w:lang w:val="en-US"/>
              </w:rPr>
              <w:t xml:space="preserve">Tổng lượng phát thải </w:t>
            </w:r>
          </w:p>
          <w:p w14:paraId="38EB6706" w14:textId="5C6D35CA" w:rsidR="0086600C" w:rsidRPr="0086600C" w:rsidRDefault="0086600C">
            <w:pPr>
              <w:spacing w:before="60" w:after="60"/>
              <w:ind w:firstLine="0"/>
              <w:jc w:val="center"/>
              <w:rPr>
                <w:b/>
                <w:bCs/>
                <w:lang w:val="en-US"/>
              </w:rPr>
              <w:pPrChange w:id="16985" w:author="Thu Huyen Tran" w:date="2023-12-05T23:05:00Z">
                <w:pPr>
                  <w:spacing w:before="100" w:after="100"/>
                  <w:ind w:firstLine="0"/>
                  <w:jc w:val="center"/>
                </w:pPr>
              </w:pPrChange>
            </w:pPr>
            <w:r>
              <w:rPr>
                <w:b/>
                <w:bCs/>
                <w:lang w:val="en-US"/>
              </w:rPr>
              <w:t>(</w:t>
            </w:r>
            <w:del w:id="16986" w:author="Thu Huyen Tran" w:date="2023-04-07T15:51:00Z">
              <w:r w:rsidDel="001C13DF">
                <w:rPr>
                  <w:b/>
                  <w:bCs/>
                  <w:lang w:val="en-US"/>
                </w:rPr>
                <w:delText>Gg</w:delText>
              </w:r>
            </w:del>
            <w:ins w:id="16987" w:author="Thu Huyen Tran" w:date="2023-04-07T15:51:00Z">
              <w:r w:rsidR="001C13DF">
                <w:rPr>
                  <w:b/>
                  <w:bCs/>
                  <w:lang w:val="en-US"/>
                </w:rPr>
                <w:t>Nghìn tấn</w:t>
              </w:r>
            </w:ins>
            <w:r>
              <w:rPr>
                <w:b/>
                <w:bCs/>
                <w:lang w:val="en-US"/>
              </w:rPr>
              <w:t>CO</w:t>
            </w:r>
            <w:r>
              <w:rPr>
                <w:b/>
                <w:bCs/>
                <w:vertAlign w:val="subscript"/>
                <w:lang w:val="en-US"/>
              </w:rPr>
              <w:t>2</w:t>
            </w:r>
            <w:r>
              <w:rPr>
                <w:b/>
                <w:bCs/>
                <w:lang w:val="en-US"/>
              </w:rPr>
              <w:t>tương đương)</w:t>
            </w:r>
          </w:p>
        </w:tc>
      </w:tr>
      <w:tr w:rsidR="00900EAD" w14:paraId="5FF68898" w14:textId="77777777" w:rsidTr="00900EAD">
        <w:trPr>
          <w:ins w:id="16988" w:author="Huyen Tran Thu" w:date="2025-04-28T22:25:00Z"/>
        </w:trPr>
        <w:tc>
          <w:tcPr>
            <w:tcW w:w="6101" w:type="dxa"/>
            <w:gridSpan w:val="3"/>
            <w:tcPrChange w:id="16989" w:author="Huyen Tran Thu" w:date="2025-04-28T22:26:00Z" w16du:dateUtc="2025-04-28T15:26:00Z">
              <w:tcPr>
                <w:tcW w:w="6101" w:type="dxa"/>
                <w:gridSpan w:val="3"/>
              </w:tcPr>
            </w:tcPrChange>
          </w:tcPr>
          <w:p w14:paraId="28CBFF60" w14:textId="2321F1AC" w:rsidR="00900EAD" w:rsidRPr="00900EAD" w:rsidRDefault="00900EAD">
            <w:pPr>
              <w:spacing w:before="60" w:after="60"/>
              <w:ind w:firstLine="0"/>
              <w:jc w:val="center"/>
              <w:rPr>
                <w:ins w:id="16990" w:author="Huyen Tran Thu" w:date="2025-04-28T22:25:00Z" w16du:dateUtc="2025-04-28T15:25:00Z"/>
                <w:b/>
                <w:bCs/>
                <w:lang w:val="en-US"/>
                <w:rPrChange w:id="16991" w:author="Huyen Tran Thu" w:date="2025-04-28T22:26:00Z" w16du:dateUtc="2025-04-28T15:26:00Z">
                  <w:rPr>
                    <w:ins w:id="16992" w:author="Huyen Tran Thu" w:date="2025-04-28T22:25:00Z" w16du:dateUtc="2025-04-28T15:25:00Z"/>
                    <w:lang w:val="vi-VN"/>
                  </w:rPr>
                </w:rPrChange>
              </w:rPr>
              <w:pPrChange w:id="16993" w:author="Huyen Tran Thu" w:date="2025-04-28T22:26:00Z" w16du:dateUtc="2025-04-28T15:26:00Z">
                <w:pPr>
                  <w:spacing w:before="60" w:after="60"/>
                  <w:jc w:val="center"/>
                </w:pPr>
              </w:pPrChange>
            </w:pPr>
            <w:ins w:id="16994" w:author="Huyen Tran Thu" w:date="2025-04-28T22:26:00Z" w16du:dateUtc="2025-04-28T15:26:00Z">
              <w:r w:rsidRPr="00900EAD">
                <w:rPr>
                  <w:b/>
                  <w:bCs/>
                  <w:lang w:val="en-US"/>
                  <w:rPrChange w:id="16995" w:author="Huyen Tran Thu" w:date="2025-04-28T22:26:00Z" w16du:dateUtc="2025-04-28T15:26:00Z">
                    <w:rPr>
                      <w:lang w:val="en-US"/>
                    </w:rPr>
                  </w:rPrChange>
                </w:rPr>
                <w:t>Năm 2021</w:t>
              </w:r>
            </w:ins>
          </w:p>
        </w:tc>
        <w:tc>
          <w:tcPr>
            <w:tcW w:w="2961" w:type="dxa"/>
            <w:shd w:val="clear" w:color="auto" w:fill="FFFFFF" w:themeFill="background1"/>
            <w:tcPrChange w:id="16996" w:author="Huyen Tran Thu" w:date="2025-04-28T22:26:00Z" w16du:dateUtc="2025-04-28T15:26:00Z">
              <w:tcPr>
                <w:tcW w:w="2961" w:type="dxa"/>
                <w:shd w:val="clear" w:color="auto" w:fill="BFBFBF" w:themeFill="background1" w:themeFillShade="BF"/>
              </w:tcPr>
            </w:tcPrChange>
          </w:tcPr>
          <w:p w14:paraId="3510C8DD" w14:textId="7097A47F" w:rsidR="00900EAD" w:rsidRPr="0098309D" w:rsidRDefault="0098309D">
            <w:pPr>
              <w:spacing w:before="60" w:after="60"/>
              <w:ind w:hanging="7"/>
              <w:jc w:val="center"/>
              <w:rPr>
                <w:ins w:id="16997" w:author="Huyen Tran Thu" w:date="2025-04-28T22:25:00Z" w16du:dateUtc="2025-04-28T15:25:00Z"/>
                <w:b/>
                <w:bCs/>
                <w:lang w:val="en-US"/>
                <w:rPrChange w:id="16998" w:author="Huyen Tran Thu" w:date="2025-04-28T22:27:00Z" w16du:dateUtc="2025-04-28T15:27:00Z">
                  <w:rPr>
                    <w:ins w:id="16999" w:author="Huyen Tran Thu" w:date="2025-04-28T22:25:00Z" w16du:dateUtc="2025-04-28T15:25:00Z"/>
                    <w:lang w:val="vi-VN"/>
                  </w:rPr>
                </w:rPrChange>
              </w:rPr>
              <w:pPrChange w:id="17000" w:author="Huyen Tran Thu" w:date="2025-04-28T22:26:00Z" w16du:dateUtc="2025-04-28T15:26:00Z">
                <w:pPr>
                  <w:spacing w:before="60" w:after="60"/>
                  <w:jc w:val="center"/>
                </w:pPr>
              </w:pPrChange>
            </w:pPr>
            <w:ins w:id="17001" w:author="Huyen Tran Thu" w:date="2025-04-28T22:27:00Z" w16du:dateUtc="2025-04-28T15:27:00Z">
              <w:r>
                <w:rPr>
                  <w:b/>
                  <w:bCs/>
                  <w:lang w:val="en-US"/>
                </w:rPr>
                <w:t>6</w:t>
              </w:r>
            </w:ins>
            <w:ins w:id="17002" w:author="Huyen Tran Thu" w:date="2025-04-28T22:28:00Z" w16du:dateUtc="2025-04-28T15:28:00Z">
              <w:r>
                <w:rPr>
                  <w:b/>
                  <w:bCs/>
                  <w:lang w:val="en-US"/>
                </w:rPr>
                <w:t>.142,46</w:t>
              </w:r>
            </w:ins>
          </w:p>
        </w:tc>
      </w:tr>
      <w:tr w:rsidR="0086600C" w14:paraId="6BB3C41C" w14:textId="39DC31EA" w:rsidTr="00900EAD">
        <w:tc>
          <w:tcPr>
            <w:tcW w:w="1076" w:type="dxa"/>
            <w:tcPrChange w:id="17003" w:author="Huyen Tran Thu" w:date="2025-04-28T22:25:00Z" w16du:dateUtc="2025-04-28T15:25:00Z">
              <w:tcPr>
                <w:tcW w:w="1098" w:type="dxa"/>
              </w:tcPr>
            </w:tcPrChange>
          </w:tcPr>
          <w:p w14:paraId="6FDB182F" w14:textId="3CFDB834" w:rsidR="0086600C" w:rsidRPr="0086600C" w:rsidRDefault="0086600C">
            <w:pPr>
              <w:spacing w:before="60" w:after="60"/>
              <w:ind w:firstLine="0"/>
              <w:jc w:val="center"/>
              <w:rPr>
                <w:lang w:val="en-US"/>
              </w:rPr>
              <w:pPrChange w:id="17004" w:author="Thu Huyen Tran" w:date="2023-12-05T23:05:00Z">
                <w:pPr>
                  <w:spacing w:before="100" w:after="100"/>
                  <w:ind w:firstLine="0"/>
                  <w:jc w:val="center"/>
                </w:pPr>
              </w:pPrChange>
            </w:pPr>
            <w:r>
              <w:rPr>
                <w:lang w:val="en-US"/>
              </w:rPr>
              <w:t>1</w:t>
            </w:r>
          </w:p>
        </w:tc>
        <w:tc>
          <w:tcPr>
            <w:tcW w:w="2093" w:type="dxa"/>
            <w:tcPrChange w:id="17005" w:author="Huyen Tran Thu" w:date="2025-04-28T22:25:00Z" w16du:dateUtc="2025-04-28T15:25:00Z">
              <w:tcPr>
                <w:tcW w:w="2174" w:type="dxa"/>
              </w:tcPr>
            </w:tcPrChange>
          </w:tcPr>
          <w:p w14:paraId="433BBCAF" w14:textId="6F747CC4" w:rsidR="0086600C" w:rsidRPr="0086600C" w:rsidRDefault="0086600C">
            <w:pPr>
              <w:spacing w:before="60" w:after="60"/>
              <w:ind w:firstLine="0"/>
              <w:jc w:val="center"/>
              <w:rPr>
                <w:vertAlign w:val="subscript"/>
                <w:lang w:val="en-US"/>
              </w:rPr>
              <w:pPrChange w:id="17006" w:author="Thu Huyen Tran" w:date="2023-12-05T23:05:00Z">
                <w:pPr>
                  <w:spacing w:before="100" w:after="100"/>
                  <w:ind w:firstLine="0"/>
                  <w:jc w:val="center"/>
                </w:pPr>
              </w:pPrChange>
            </w:pPr>
            <w:r>
              <w:rPr>
                <w:lang w:val="en-US"/>
              </w:rPr>
              <w:t>CO</w:t>
            </w:r>
            <w:r>
              <w:rPr>
                <w:vertAlign w:val="subscript"/>
                <w:lang w:val="en-US"/>
              </w:rPr>
              <w:t>2</w:t>
            </w:r>
          </w:p>
        </w:tc>
        <w:tc>
          <w:tcPr>
            <w:tcW w:w="2932" w:type="dxa"/>
            <w:shd w:val="clear" w:color="auto" w:fill="BFBFBF" w:themeFill="background1" w:themeFillShade="BF"/>
            <w:tcPrChange w:id="17007" w:author="Huyen Tran Thu" w:date="2025-04-28T22:25:00Z" w16du:dateUtc="2025-04-28T15:25:00Z">
              <w:tcPr>
                <w:tcW w:w="3008" w:type="dxa"/>
                <w:shd w:val="clear" w:color="auto" w:fill="BFBFBF" w:themeFill="background1" w:themeFillShade="BF"/>
              </w:tcPr>
            </w:tcPrChange>
          </w:tcPr>
          <w:p w14:paraId="65C257EB" w14:textId="77777777" w:rsidR="0086600C" w:rsidRDefault="0086600C">
            <w:pPr>
              <w:spacing w:before="60" w:after="60"/>
              <w:ind w:firstLine="0"/>
              <w:jc w:val="center"/>
              <w:rPr>
                <w:lang w:val="vi-VN"/>
              </w:rPr>
              <w:pPrChange w:id="17008" w:author="Thu Huyen Tran" w:date="2023-12-05T23:05:00Z">
                <w:pPr>
                  <w:spacing w:before="100" w:after="100"/>
                  <w:ind w:firstLine="0"/>
                  <w:jc w:val="center"/>
                </w:pPr>
              </w:pPrChange>
            </w:pPr>
          </w:p>
        </w:tc>
        <w:tc>
          <w:tcPr>
            <w:tcW w:w="2961" w:type="dxa"/>
            <w:shd w:val="clear" w:color="auto" w:fill="BFBFBF" w:themeFill="background1" w:themeFillShade="BF"/>
            <w:tcPrChange w:id="17009" w:author="Huyen Tran Thu" w:date="2025-04-28T22:25:00Z" w16du:dateUtc="2025-04-28T15:25:00Z">
              <w:tcPr>
                <w:tcW w:w="3008" w:type="dxa"/>
                <w:shd w:val="clear" w:color="auto" w:fill="BFBFBF" w:themeFill="background1" w:themeFillShade="BF"/>
              </w:tcPr>
            </w:tcPrChange>
          </w:tcPr>
          <w:p w14:paraId="4F73A497" w14:textId="77777777" w:rsidR="0086600C" w:rsidRDefault="0086600C">
            <w:pPr>
              <w:spacing w:before="60" w:after="60"/>
              <w:ind w:firstLine="0"/>
              <w:jc w:val="center"/>
              <w:rPr>
                <w:lang w:val="vi-VN"/>
              </w:rPr>
              <w:pPrChange w:id="17010" w:author="Thu Huyen Tran" w:date="2023-12-05T23:05:00Z">
                <w:pPr>
                  <w:spacing w:before="100" w:after="100"/>
                  <w:ind w:firstLine="0"/>
                  <w:jc w:val="center"/>
                </w:pPr>
              </w:pPrChange>
            </w:pPr>
          </w:p>
        </w:tc>
      </w:tr>
      <w:tr w:rsidR="0086600C" w14:paraId="3AC06963" w14:textId="227E12BE" w:rsidTr="00900EAD">
        <w:tc>
          <w:tcPr>
            <w:tcW w:w="1076" w:type="dxa"/>
            <w:tcPrChange w:id="17011" w:author="Huyen Tran Thu" w:date="2025-04-28T22:25:00Z" w16du:dateUtc="2025-04-28T15:25:00Z">
              <w:tcPr>
                <w:tcW w:w="1098" w:type="dxa"/>
              </w:tcPr>
            </w:tcPrChange>
          </w:tcPr>
          <w:p w14:paraId="6A775C08" w14:textId="6C907010" w:rsidR="0086600C" w:rsidRPr="0086600C" w:rsidRDefault="0086600C">
            <w:pPr>
              <w:spacing w:before="60" w:after="60"/>
              <w:ind w:firstLine="0"/>
              <w:jc w:val="center"/>
              <w:rPr>
                <w:lang w:val="en-US"/>
              </w:rPr>
              <w:pPrChange w:id="17012" w:author="Thu Huyen Tran" w:date="2023-12-05T23:05:00Z">
                <w:pPr>
                  <w:spacing w:before="100" w:after="100"/>
                  <w:ind w:firstLine="0"/>
                  <w:jc w:val="center"/>
                </w:pPr>
              </w:pPrChange>
            </w:pPr>
            <w:r>
              <w:rPr>
                <w:lang w:val="en-US"/>
              </w:rPr>
              <w:t>2</w:t>
            </w:r>
          </w:p>
        </w:tc>
        <w:tc>
          <w:tcPr>
            <w:tcW w:w="2093" w:type="dxa"/>
            <w:tcPrChange w:id="17013" w:author="Huyen Tran Thu" w:date="2025-04-28T22:25:00Z" w16du:dateUtc="2025-04-28T15:25:00Z">
              <w:tcPr>
                <w:tcW w:w="2174" w:type="dxa"/>
              </w:tcPr>
            </w:tcPrChange>
          </w:tcPr>
          <w:p w14:paraId="00129479" w14:textId="6A78EFE3" w:rsidR="0086600C" w:rsidRPr="0086600C" w:rsidRDefault="0086600C">
            <w:pPr>
              <w:spacing w:before="60" w:after="60"/>
              <w:ind w:firstLine="0"/>
              <w:jc w:val="center"/>
              <w:rPr>
                <w:vertAlign w:val="subscript"/>
                <w:lang w:val="en-US"/>
              </w:rPr>
              <w:pPrChange w:id="17014" w:author="Thu Huyen Tran" w:date="2023-12-05T23:05:00Z">
                <w:pPr>
                  <w:spacing w:before="100" w:after="100"/>
                  <w:ind w:firstLine="0"/>
                  <w:jc w:val="center"/>
                </w:pPr>
              </w:pPrChange>
            </w:pPr>
            <w:r>
              <w:rPr>
                <w:lang w:val="en-US"/>
              </w:rPr>
              <w:t>CH</w:t>
            </w:r>
            <w:r>
              <w:rPr>
                <w:vertAlign w:val="subscript"/>
                <w:lang w:val="en-US"/>
              </w:rPr>
              <w:t>4</w:t>
            </w:r>
          </w:p>
        </w:tc>
        <w:tc>
          <w:tcPr>
            <w:tcW w:w="2932" w:type="dxa"/>
            <w:tcPrChange w:id="17015" w:author="Huyen Tran Thu" w:date="2025-04-28T22:25:00Z" w16du:dateUtc="2025-04-28T15:25:00Z">
              <w:tcPr>
                <w:tcW w:w="3008" w:type="dxa"/>
              </w:tcPr>
            </w:tcPrChange>
          </w:tcPr>
          <w:p w14:paraId="63D69935" w14:textId="59B5DB11" w:rsidR="0086600C" w:rsidRPr="0086600C" w:rsidRDefault="0098309D">
            <w:pPr>
              <w:spacing w:before="60" w:after="60"/>
              <w:ind w:firstLine="0"/>
              <w:jc w:val="center"/>
              <w:rPr>
                <w:lang w:val="en-US"/>
              </w:rPr>
              <w:pPrChange w:id="17016" w:author="Thu Huyen Tran" w:date="2023-12-05T23:05:00Z">
                <w:pPr>
                  <w:spacing w:before="100" w:after="100"/>
                  <w:ind w:firstLine="0"/>
                  <w:jc w:val="center"/>
                </w:pPr>
              </w:pPrChange>
            </w:pPr>
            <w:ins w:id="17017" w:author="Huyen Tran Thu" w:date="2025-04-28T22:27:00Z" w16du:dateUtc="2025-04-28T15:27:00Z">
              <w:r>
                <w:rPr>
                  <w:lang w:val="en-US"/>
                </w:rPr>
                <w:t>202,17</w:t>
              </w:r>
            </w:ins>
            <w:del w:id="17018" w:author="Huyen Tran Thu" w:date="2025-04-28T22:26:00Z" w16du:dateUtc="2025-04-28T15:26:00Z">
              <w:r w:rsidR="00B5705B" w:rsidDel="00900EAD">
                <w:rPr>
                  <w:lang w:val="en-US"/>
                </w:rPr>
                <w:delText>320,56</w:delText>
              </w:r>
            </w:del>
            <w:ins w:id="17019" w:author="Thu Huyen Tran" w:date="2023-12-05T23:00:00Z">
              <w:del w:id="17020" w:author="Huyen Tran Thu" w:date="2025-04-28T22:26:00Z" w16du:dateUtc="2025-04-28T15:26:00Z">
                <w:r w:rsidR="007C7AAA" w:rsidDel="00900EAD">
                  <w:rPr>
                    <w:lang w:val="en-US"/>
                  </w:rPr>
                  <w:delText>191</w:delText>
                </w:r>
              </w:del>
            </w:ins>
            <w:ins w:id="17021" w:author="Thu Huyen Tran" w:date="2023-12-05T23:01:00Z">
              <w:del w:id="17022" w:author="Huyen Tran Thu" w:date="2025-04-28T22:26:00Z" w16du:dateUtc="2025-04-28T15:26:00Z">
                <w:r w:rsidR="007C7AAA" w:rsidDel="00900EAD">
                  <w:rPr>
                    <w:lang w:val="en-US"/>
                  </w:rPr>
                  <w:delText>,87</w:delText>
                </w:r>
              </w:del>
            </w:ins>
          </w:p>
        </w:tc>
        <w:tc>
          <w:tcPr>
            <w:tcW w:w="2961" w:type="dxa"/>
            <w:tcPrChange w:id="17023" w:author="Huyen Tran Thu" w:date="2025-04-28T22:25:00Z" w16du:dateUtc="2025-04-28T15:25:00Z">
              <w:tcPr>
                <w:tcW w:w="3008" w:type="dxa"/>
              </w:tcPr>
            </w:tcPrChange>
          </w:tcPr>
          <w:p w14:paraId="59A1CD5A" w14:textId="0A8F7700" w:rsidR="0086600C" w:rsidRPr="0086600C" w:rsidRDefault="0098309D">
            <w:pPr>
              <w:spacing w:before="60" w:after="60"/>
              <w:ind w:firstLine="0"/>
              <w:jc w:val="center"/>
              <w:rPr>
                <w:lang w:val="en-US"/>
              </w:rPr>
              <w:pPrChange w:id="17024" w:author="Thu Huyen Tran" w:date="2023-12-05T23:05:00Z">
                <w:pPr>
                  <w:spacing w:before="100" w:after="100"/>
                  <w:ind w:firstLine="0"/>
                  <w:jc w:val="center"/>
                </w:pPr>
              </w:pPrChange>
            </w:pPr>
            <w:ins w:id="17025" w:author="Huyen Tran Thu" w:date="2025-04-28T22:27:00Z" w16du:dateUtc="2025-04-28T15:27:00Z">
              <w:r>
                <w:rPr>
                  <w:lang w:val="en-US"/>
                </w:rPr>
                <w:t>5.660,85</w:t>
              </w:r>
            </w:ins>
            <w:ins w:id="17026" w:author="Thu Huyen Tran" w:date="2023-12-05T23:01:00Z">
              <w:del w:id="17027" w:author="Huyen Tran Thu" w:date="2025-04-28T22:26:00Z" w16du:dateUtc="2025-04-28T15:26:00Z">
                <w:r w:rsidR="007C7AAA" w:rsidDel="00900EAD">
                  <w:rPr>
                    <w:lang w:val="en-US"/>
                  </w:rPr>
                  <w:delText>5.372,47</w:delText>
                </w:r>
              </w:del>
            </w:ins>
            <w:del w:id="17028" w:author="Huyen Tran Thu" w:date="2025-04-28T22:26:00Z" w16du:dateUtc="2025-04-28T15:26:00Z">
              <w:r w:rsidR="00B5705B" w:rsidDel="00900EAD">
                <w:rPr>
                  <w:lang w:val="en-US"/>
                </w:rPr>
                <w:delText>8.975,66</w:delText>
              </w:r>
            </w:del>
          </w:p>
        </w:tc>
      </w:tr>
      <w:tr w:rsidR="0086600C" w14:paraId="5B35D7F4" w14:textId="2F4FD6BB" w:rsidTr="00900EAD">
        <w:tc>
          <w:tcPr>
            <w:tcW w:w="1076" w:type="dxa"/>
            <w:tcPrChange w:id="17029" w:author="Huyen Tran Thu" w:date="2025-04-28T22:25:00Z" w16du:dateUtc="2025-04-28T15:25:00Z">
              <w:tcPr>
                <w:tcW w:w="1098" w:type="dxa"/>
              </w:tcPr>
            </w:tcPrChange>
          </w:tcPr>
          <w:p w14:paraId="0297C7FF" w14:textId="7C281975" w:rsidR="0086600C" w:rsidRPr="0086600C" w:rsidRDefault="0086600C">
            <w:pPr>
              <w:spacing w:before="60" w:after="60"/>
              <w:ind w:firstLine="0"/>
              <w:jc w:val="center"/>
              <w:rPr>
                <w:lang w:val="en-US"/>
              </w:rPr>
              <w:pPrChange w:id="17030" w:author="Thu Huyen Tran" w:date="2023-12-05T23:05:00Z">
                <w:pPr>
                  <w:spacing w:before="100" w:after="100"/>
                  <w:ind w:firstLine="0"/>
                  <w:jc w:val="center"/>
                </w:pPr>
              </w:pPrChange>
            </w:pPr>
            <w:r>
              <w:rPr>
                <w:lang w:val="en-US"/>
              </w:rPr>
              <w:t>3</w:t>
            </w:r>
          </w:p>
        </w:tc>
        <w:tc>
          <w:tcPr>
            <w:tcW w:w="2093" w:type="dxa"/>
            <w:tcPrChange w:id="17031" w:author="Huyen Tran Thu" w:date="2025-04-28T22:25:00Z" w16du:dateUtc="2025-04-28T15:25:00Z">
              <w:tcPr>
                <w:tcW w:w="2174" w:type="dxa"/>
              </w:tcPr>
            </w:tcPrChange>
          </w:tcPr>
          <w:p w14:paraId="13E02AA0" w14:textId="1C8B44EA" w:rsidR="0086600C" w:rsidRPr="0086600C" w:rsidRDefault="0086600C">
            <w:pPr>
              <w:spacing w:before="60" w:after="60"/>
              <w:ind w:firstLine="0"/>
              <w:jc w:val="center"/>
              <w:rPr>
                <w:lang w:val="en-US"/>
              </w:rPr>
              <w:pPrChange w:id="17032" w:author="Thu Huyen Tran" w:date="2023-12-05T23:05:00Z">
                <w:pPr>
                  <w:spacing w:before="100" w:after="100"/>
                  <w:ind w:firstLine="0"/>
                  <w:jc w:val="center"/>
                </w:pPr>
              </w:pPrChange>
            </w:pPr>
            <w:r>
              <w:rPr>
                <w:lang w:val="en-US"/>
              </w:rPr>
              <w:t>N</w:t>
            </w:r>
            <w:r>
              <w:rPr>
                <w:vertAlign w:val="subscript"/>
                <w:lang w:val="en-US"/>
              </w:rPr>
              <w:t>2</w:t>
            </w:r>
            <w:r>
              <w:rPr>
                <w:lang w:val="en-US"/>
              </w:rPr>
              <w:t>O</w:t>
            </w:r>
          </w:p>
        </w:tc>
        <w:tc>
          <w:tcPr>
            <w:tcW w:w="2932" w:type="dxa"/>
            <w:tcPrChange w:id="17033" w:author="Huyen Tran Thu" w:date="2025-04-28T22:25:00Z" w16du:dateUtc="2025-04-28T15:25:00Z">
              <w:tcPr>
                <w:tcW w:w="3008" w:type="dxa"/>
              </w:tcPr>
            </w:tcPrChange>
          </w:tcPr>
          <w:p w14:paraId="19CFFD51" w14:textId="3D402D82" w:rsidR="0086600C" w:rsidRPr="0086600C" w:rsidRDefault="0098309D">
            <w:pPr>
              <w:spacing w:before="60" w:after="60"/>
              <w:ind w:firstLine="0"/>
              <w:jc w:val="center"/>
              <w:rPr>
                <w:lang w:val="en-US"/>
              </w:rPr>
              <w:pPrChange w:id="17034" w:author="Thu Huyen Tran" w:date="2023-12-05T23:05:00Z">
                <w:pPr>
                  <w:spacing w:before="100" w:after="100"/>
                  <w:ind w:firstLine="0"/>
                  <w:jc w:val="center"/>
                </w:pPr>
              </w:pPrChange>
            </w:pPr>
            <w:ins w:id="17035" w:author="Huyen Tran Thu" w:date="2025-04-28T22:27:00Z" w16du:dateUtc="2025-04-28T15:27:00Z">
              <w:r>
                <w:rPr>
                  <w:lang w:val="en-US"/>
                </w:rPr>
                <w:t>1,82</w:t>
              </w:r>
            </w:ins>
            <w:del w:id="17036" w:author="Huyen Tran Thu" w:date="2025-04-28T22:26:00Z" w16du:dateUtc="2025-04-28T15:26:00Z">
              <w:r w:rsidR="00B5705B" w:rsidDel="00900EAD">
                <w:rPr>
                  <w:lang w:val="en-US"/>
                </w:rPr>
                <w:delText>7,71</w:delText>
              </w:r>
            </w:del>
            <w:ins w:id="17037" w:author="Thu Huyen Tran" w:date="2023-12-05T23:01:00Z">
              <w:del w:id="17038" w:author="Huyen Tran Thu" w:date="2025-04-28T22:26:00Z" w16du:dateUtc="2025-04-28T15:26:00Z">
                <w:r w:rsidR="007C7AAA" w:rsidDel="00900EAD">
                  <w:rPr>
                    <w:lang w:val="en-US"/>
                  </w:rPr>
                  <w:delText>1,53</w:delText>
                </w:r>
              </w:del>
            </w:ins>
          </w:p>
        </w:tc>
        <w:tc>
          <w:tcPr>
            <w:tcW w:w="2961" w:type="dxa"/>
            <w:tcPrChange w:id="17039" w:author="Huyen Tran Thu" w:date="2025-04-28T22:25:00Z" w16du:dateUtc="2025-04-28T15:25:00Z">
              <w:tcPr>
                <w:tcW w:w="3008" w:type="dxa"/>
              </w:tcPr>
            </w:tcPrChange>
          </w:tcPr>
          <w:p w14:paraId="24ED8007" w14:textId="5D045D8A" w:rsidR="0086600C" w:rsidRPr="0086600C" w:rsidRDefault="0098309D">
            <w:pPr>
              <w:spacing w:before="60" w:after="60"/>
              <w:ind w:firstLine="0"/>
              <w:jc w:val="center"/>
              <w:rPr>
                <w:lang w:val="en-US"/>
              </w:rPr>
              <w:pPrChange w:id="17040" w:author="Thu Huyen Tran" w:date="2023-12-05T23:05:00Z">
                <w:pPr>
                  <w:spacing w:before="100" w:after="100"/>
                  <w:ind w:firstLine="0"/>
                  <w:jc w:val="center"/>
                </w:pPr>
              </w:pPrChange>
            </w:pPr>
            <w:ins w:id="17041" w:author="Huyen Tran Thu" w:date="2025-04-28T22:27:00Z" w16du:dateUtc="2025-04-28T15:27:00Z">
              <w:r>
                <w:rPr>
                  <w:lang w:val="en-US"/>
                </w:rPr>
                <w:t>481,62</w:t>
              </w:r>
            </w:ins>
            <w:ins w:id="17042" w:author="Thu Huyen Tran" w:date="2023-12-05T23:01:00Z">
              <w:del w:id="17043" w:author="Huyen Tran Thu" w:date="2025-04-28T22:26:00Z" w16du:dateUtc="2025-04-28T15:26:00Z">
                <w:r w:rsidR="007C7AAA" w:rsidDel="00900EAD">
                  <w:rPr>
                    <w:lang w:val="en-US"/>
                  </w:rPr>
                  <w:delText>404,88</w:delText>
                </w:r>
              </w:del>
            </w:ins>
            <w:del w:id="17044" w:author="Huyen Tran Thu" w:date="2025-04-28T22:26:00Z" w16du:dateUtc="2025-04-28T15:26:00Z">
              <w:r w:rsidR="00B5705B" w:rsidDel="00900EAD">
                <w:rPr>
                  <w:lang w:val="en-US"/>
                </w:rPr>
                <w:delText>2.042,32</w:delText>
              </w:r>
            </w:del>
          </w:p>
        </w:tc>
      </w:tr>
      <w:tr w:rsidR="0086600C" w:rsidDel="00900EAD" w14:paraId="3EF3E04C" w14:textId="0CB21DED" w:rsidTr="00900EAD">
        <w:trPr>
          <w:del w:id="17045" w:author="Huyen Tran Thu" w:date="2025-04-28T22:25:00Z"/>
        </w:trPr>
        <w:tc>
          <w:tcPr>
            <w:tcW w:w="3169" w:type="dxa"/>
            <w:gridSpan w:val="2"/>
            <w:tcPrChange w:id="17046" w:author="Huyen Tran Thu" w:date="2025-04-28T22:25:00Z" w16du:dateUtc="2025-04-28T15:25:00Z">
              <w:tcPr>
                <w:tcW w:w="3272" w:type="dxa"/>
                <w:gridSpan w:val="2"/>
              </w:tcPr>
            </w:tcPrChange>
          </w:tcPr>
          <w:p w14:paraId="521F52E5" w14:textId="469A12D7" w:rsidR="0086600C" w:rsidRPr="0086600C" w:rsidDel="00900EAD" w:rsidRDefault="0086600C">
            <w:pPr>
              <w:spacing w:before="60" w:after="60"/>
              <w:ind w:firstLine="0"/>
              <w:jc w:val="center"/>
              <w:rPr>
                <w:del w:id="17047" w:author="Huyen Tran Thu" w:date="2025-04-28T22:25:00Z" w16du:dateUtc="2025-04-28T15:25:00Z"/>
                <w:b/>
                <w:bCs/>
                <w:lang w:val="en-US"/>
              </w:rPr>
              <w:pPrChange w:id="17048" w:author="Thu Huyen Tran" w:date="2023-12-05T23:05:00Z">
                <w:pPr>
                  <w:spacing w:before="100" w:after="100"/>
                  <w:ind w:firstLine="0"/>
                  <w:jc w:val="center"/>
                </w:pPr>
              </w:pPrChange>
            </w:pPr>
            <w:del w:id="17049" w:author="Huyen Tran Thu" w:date="2025-04-28T22:25:00Z" w16du:dateUtc="2025-04-28T15:25:00Z">
              <w:r w:rsidRPr="0086600C" w:rsidDel="00900EAD">
                <w:rPr>
                  <w:b/>
                  <w:bCs/>
                  <w:lang w:val="en-US"/>
                </w:rPr>
                <w:delText>Tổng</w:delText>
              </w:r>
            </w:del>
          </w:p>
        </w:tc>
        <w:tc>
          <w:tcPr>
            <w:tcW w:w="2932" w:type="dxa"/>
            <w:tcPrChange w:id="17050" w:author="Huyen Tran Thu" w:date="2025-04-28T22:25:00Z" w16du:dateUtc="2025-04-28T15:25:00Z">
              <w:tcPr>
                <w:tcW w:w="3008" w:type="dxa"/>
              </w:tcPr>
            </w:tcPrChange>
          </w:tcPr>
          <w:p w14:paraId="16BBF64F" w14:textId="1FD19EB8" w:rsidR="0086600C" w:rsidDel="00900EAD" w:rsidRDefault="0086600C">
            <w:pPr>
              <w:spacing w:before="60" w:after="60"/>
              <w:jc w:val="center"/>
              <w:rPr>
                <w:del w:id="17051" w:author="Huyen Tran Thu" w:date="2025-04-28T22:25:00Z" w16du:dateUtc="2025-04-28T15:25:00Z"/>
                <w:lang w:val="en-US"/>
              </w:rPr>
              <w:pPrChange w:id="17052" w:author="Thu Huyen Tran" w:date="2023-12-05T23:05:00Z">
                <w:pPr>
                  <w:spacing w:before="100" w:after="100"/>
                  <w:jc w:val="center"/>
                </w:pPr>
              </w:pPrChange>
            </w:pPr>
          </w:p>
        </w:tc>
        <w:tc>
          <w:tcPr>
            <w:tcW w:w="2961" w:type="dxa"/>
            <w:tcPrChange w:id="17053" w:author="Huyen Tran Thu" w:date="2025-04-28T22:25:00Z" w16du:dateUtc="2025-04-28T15:25:00Z">
              <w:tcPr>
                <w:tcW w:w="3008" w:type="dxa"/>
              </w:tcPr>
            </w:tcPrChange>
          </w:tcPr>
          <w:p w14:paraId="43E4E361" w14:textId="1197EED5" w:rsidR="0086600C" w:rsidRPr="0086600C" w:rsidDel="00900EAD" w:rsidRDefault="007C7AAA">
            <w:pPr>
              <w:spacing w:before="60" w:after="60"/>
              <w:ind w:firstLine="0"/>
              <w:jc w:val="center"/>
              <w:rPr>
                <w:del w:id="17054" w:author="Huyen Tran Thu" w:date="2025-04-28T22:25:00Z" w16du:dateUtc="2025-04-28T15:25:00Z"/>
                <w:b/>
                <w:bCs/>
                <w:lang w:val="en-US"/>
              </w:rPr>
              <w:pPrChange w:id="17055" w:author="Thu Huyen Tran" w:date="2023-12-05T23:05:00Z">
                <w:pPr>
                  <w:spacing w:before="100" w:after="100"/>
                  <w:ind w:firstLine="0"/>
                  <w:jc w:val="center"/>
                </w:pPr>
              </w:pPrChange>
            </w:pPr>
            <w:ins w:id="17056" w:author="Thu Huyen Tran" w:date="2023-12-05T23:01:00Z">
              <w:del w:id="17057" w:author="Huyen Tran Thu" w:date="2025-04-28T22:25:00Z" w16du:dateUtc="2025-04-28T15:25:00Z">
                <w:r w:rsidDel="00900EAD">
                  <w:rPr>
                    <w:b/>
                    <w:bCs/>
                    <w:lang w:val="en-US"/>
                  </w:rPr>
                  <w:delText>5.777,35</w:delText>
                </w:r>
              </w:del>
            </w:ins>
            <w:del w:id="17058" w:author="Huyen Tran Thu" w:date="2025-04-28T22:25:00Z" w16du:dateUtc="2025-04-28T15:25:00Z">
              <w:r w:rsidR="00B5705B" w:rsidDel="00900EAD">
                <w:rPr>
                  <w:b/>
                  <w:bCs/>
                  <w:lang w:val="en-US"/>
                </w:rPr>
                <w:delText>11.017,98</w:delText>
              </w:r>
            </w:del>
          </w:p>
        </w:tc>
      </w:tr>
      <w:tr w:rsidR="00900EAD" w14:paraId="4505ABA6" w14:textId="77777777" w:rsidTr="006A3F26">
        <w:trPr>
          <w:ins w:id="17059" w:author="Huyen Tran Thu" w:date="2025-04-28T22:26:00Z"/>
        </w:trPr>
        <w:tc>
          <w:tcPr>
            <w:tcW w:w="6101" w:type="dxa"/>
            <w:gridSpan w:val="3"/>
          </w:tcPr>
          <w:p w14:paraId="05077FBC" w14:textId="418AB37F" w:rsidR="00900EAD" w:rsidRPr="00900EAD" w:rsidRDefault="00900EAD">
            <w:pPr>
              <w:spacing w:before="60" w:after="60"/>
              <w:ind w:firstLine="0"/>
              <w:jc w:val="center"/>
              <w:rPr>
                <w:ins w:id="17060" w:author="Huyen Tran Thu" w:date="2025-04-28T22:26:00Z" w16du:dateUtc="2025-04-28T15:26:00Z"/>
                <w:b/>
                <w:bCs/>
                <w:lang w:val="en-US"/>
                <w:rPrChange w:id="17061" w:author="Huyen Tran Thu" w:date="2025-04-28T22:26:00Z" w16du:dateUtc="2025-04-28T15:26:00Z">
                  <w:rPr>
                    <w:ins w:id="17062" w:author="Huyen Tran Thu" w:date="2025-04-28T22:26:00Z" w16du:dateUtc="2025-04-28T15:26:00Z"/>
                    <w:lang w:val="vi-VN"/>
                  </w:rPr>
                </w:rPrChange>
              </w:rPr>
              <w:pPrChange w:id="17063" w:author="Huyen Tran Thu" w:date="2025-04-28T22:26:00Z" w16du:dateUtc="2025-04-28T15:26:00Z">
                <w:pPr>
                  <w:spacing w:before="60" w:after="60"/>
                  <w:jc w:val="center"/>
                </w:pPr>
              </w:pPrChange>
            </w:pPr>
            <w:ins w:id="17064" w:author="Huyen Tran Thu" w:date="2025-04-28T22:26:00Z" w16du:dateUtc="2025-04-28T15:26:00Z">
              <w:r w:rsidRPr="00900EAD">
                <w:rPr>
                  <w:b/>
                  <w:bCs/>
                  <w:lang w:val="en-US"/>
                  <w:rPrChange w:id="17065" w:author="Huyen Tran Thu" w:date="2025-04-28T22:26:00Z" w16du:dateUtc="2025-04-28T15:26:00Z">
                    <w:rPr>
                      <w:lang w:val="en-US"/>
                    </w:rPr>
                  </w:rPrChange>
                </w:rPr>
                <w:t>Năm 2022</w:t>
              </w:r>
            </w:ins>
          </w:p>
        </w:tc>
        <w:tc>
          <w:tcPr>
            <w:tcW w:w="2961" w:type="dxa"/>
            <w:shd w:val="clear" w:color="auto" w:fill="FFFFFF" w:themeFill="background1"/>
          </w:tcPr>
          <w:p w14:paraId="0BBBF72A" w14:textId="490F42C8" w:rsidR="00900EAD" w:rsidRPr="0098309D" w:rsidRDefault="0098309D">
            <w:pPr>
              <w:spacing w:before="60" w:after="60"/>
              <w:ind w:hanging="7"/>
              <w:jc w:val="center"/>
              <w:rPr>
                <w:ins w:id="17066" w:author="Huyen Tran Thu" w:date="2025-04-28T22:26:00Z" w16du:dateUtc="2025-04-28T15:26:00Z"/>
                <w:b/>
                <w:bCs/>
                <w:lang w:val="en-US"/>
                <w:rPrChange w:id="17067" w:author="Huyen Tran Thu" w:date="2025-04-28T22:28:00Z" w16du:dateUtc="2025-04-28T15:28:00Z">
                  <w:rPr>
                    <w:ins w:id="17068" w:author="Huyen Tran Thu" w:date="2025-04-28T22:26:00Z" w16du:dateUtc="2025-04-28T15:26:00Z"/>
                    <w:lang w:val="vi-VN"/>
                  </w:rPr>
                </w:rPrChange>
              </w:rPr>
              <w:pPrChange w:id="17069" w:author="Huyen Tran Thu" w:date="2025-04-28T22:26:00Z" w16du:dateUtc="2025-04-28T15:26:00Z">
                <w:pPr>
                  <w:spacing w:before="60" w:after="60"/>
                  <w:jc w:val="center"/>
                </w:pPr>
              </w:pPrChange>
            </w:pPr>
            <w:ins w:id="17070" w:author="Huyen Tran Thu" w:date="2025-04-28T22:28:00Z" w16du:dateUtc="2025-04-28T15:28:00Z">
              <w:r>
                <w:rPr>
                  <w:b/>
                  <w:bCs/>
                  <w:lang w:val="en-US"/>
                </w:rPr>
                <w:t>6.201,40</w:t>
              </w:r>
            </w:ins>
          </w:p>
        </w:tc>
      </w:tr>
      <w:tr w:rsidR="00900EAD" w14:paraId="46BDD5A4" w14:textId="77777777" w:rsidTr="006A3F26">
        <w:trPr>
          <w:ins w:id="17071" w:author="Huyen Tran Thu" w:date="2025-04-28T22:26:00Z"/>
        </w:trPr>
        <w:tc>
          <w:tcPr>
            <w:tcW w:w="1076" w:type="dxa"/>
          </w:tcPr>
          <w:p w14:paraId="0596CB49" w14:textId="77777777" w:rsidR="00900EAD" w:rsidRPr="0086600C" w:rsidRDefault="00900EAD" w:rsidP="006A3F26">
            <w:pPr>
              <w:spacing w:before="60" w:after="60"/>
              <w:ind w:firstLine="0"/>
              <w:jc w:val="center"/>
              <w:rPr>
                <w:ins w:id="17072" w:author="Huyen Tran Thu" w:date="2025-04-28T22:26:00Z" w16du:dateUtc="2025-04-28T15:26:00Z"/>
                <w:lang w:val="en-US"/>
              </w:rPr>
            </w:pPr>
            <w:ins w:id="17073" w:author="Huyen Tran Thu" w:date="2025-04-28T22:26:00Z" w16du:dateUtc="2025-04-28T15:26:00Z">
              <w:r>
                <w:rPr>
                  <w:lang w:val="en-US"/>
                </w:rPr>
                <w:t>1</w:t>
              </w:r>
            </w:ins>
          </w:p>
        </w:tc>
        <w:tc>
          <w:tcPr>
            <w:tcW w:w="2093" w:type="dxa"/>
          </w:tcPr>
          <w:p w14:paraId="05016A0B" w14:textId="77777777" w:rsidR="00900EAD" w:rsidRPr="0086600C" w:rsidRDefault="00900EAD" w:rsidP="006A3F26">
            <w:pPr>
              <w:spacing w:before="60" w:after="60"/>
              <w:ind w:firstLine="0"/>
              <w:jc w:val="center"/>
              <w:rPr>
                <w:ins w:id="17074" w:author="Huyen Tran Thu" w:date="2025-04-28T22:26:00Z" w16du:dateUtc="2025-04-28T15:26:00Z"/>
                <w:vertAlign w:val="subscript"/>
                <w:lang w:val="en-US"/>
              </w:rPr>
            </w:pPr>
            <w:ins w:id="17075" w:author="Huyen Tran Thu" w:date="2025-04-28T22:26:00Z" w16du:dateUtc="2025-04-28T15:26:00Z">
              <w:r>
                <w:rPr>
                  <w:lang w:val="en-US"/>
                </w:rPr>
                <w:t>CO</w:t>
              </w:r>
              <w:r>
                <w:rPr>
                  <w:vertAlign w:val="subscript"/>
                  <w:lang w:val="en-US"/>
                </w:rPr>
                <w:t>2</w:t>
              </w:r>
            </w:ins>
          </w:p>
        </w:tc>
        <w:tc>
          <w:tcPr>
            <w:tcW w:w="2932" w:type="dxa"/>
            <w:shd w:val="clear" w:color="auto" w:fill="BFBFBF" w:themeFill="background1" w:themeFillShade="BF"/>
          </w:tcPr>
          <w:p w14:paraId="224DD627" w14:textId="77777777" w:rsidR="00900EAD" w:rsidRDefault="00900EAD" w:rsidP="006A3F26">
            <w:pPr>
              <w:spacing w:before="60" w:after="60"/>
              <w:ind w:firstLine="0"/>
              <w:jc w:val="center"/>
              <w:rPr>
                <w:ins w:id="17076" w:author="Huyen Tran Thu" w:date="2025-04-28T22:26:00Z" w16du:dateUtc="2025-04-28T15:26:00Z"/>
                <w:lang w:val="vi-VN"/>
              </w:rPr>
            </w:pPr>
          </w:p>
        </w:tc>
        <w:tc>
          <w:tcPr>
            <w:tcW w:w="2961" w:type="dxa"/>
            <w:shd w:val="clear" w:color="auto" w:fill="BFBFBF" w:themeFill="background1" w:themeFillShade="BF"/>
          </w:tcPr>
          <w:p w14:paraId="1F1D6BD0" w14:textId="77777777" w:rsidR="00900EAD" w:rsidRDefault="00900EAD" w:rsidP="006A3F26">
            <w:pPr>
              <w:spacing w:before="60" w:after="60"/>
              <w:ind w:firstLine="0"/>
              <w:jc w:val="center"/>
              <w:rPr>
                <w:ins w:id="17077" w:author="Huyen Tran Thu" w:date="2025-04-28T22:26:00Z" w16du:dateUtc="2025-04-28T15:26:00Z"/>
                <w:lang w:val="vi-VN"/>
              </w:rPr>
            </w:pPr>
          </w:p>
        </w:tc>
      </w:tr>
      <w:tr w:rsidR="00900EAD" w14:paraId="7D348FCA" w14:textId="77777777" w:rsidTr="006A3F26">
        <w:trPr>
          <w:ins w:id="17078" w:author="Huyen Tran Thu" w:date="2025-04-28T22:26:00Z"/>
        </w:trPr>
        <w:tc>
          <w:tcPr>
            <w:tcW w:w="1076" w:type="dxa"/>
          </w:tcPr>
          <w:p w14:paraId="7BB9CE90" w14:textId="77777777" w:rsidR="00900EAD" w:rsidRPr="0086600C" w:rsidRDefault="00900EAD" w:rsidP="006A3F26">
            <w:pPr>
              <w:spacing w:before="60" w:after="60"/>
              <w:ind w:firstLine="0"/>
              <w:jc w:val="center"/>
              <w:rPr>
                <w:ins w:id="17079" w:author="Huyen Tran Thu" w:date="2025-04-28T22:26:00Z" w16du:dateUtc="2025-04-28T15:26:00Z"/>
                <w:lang w:val="en-US"/>
              </w:rPr>
            </w:pPr>
            <w:ins w:id="17080" w:author="Huyen Tran Thu" w:date="2025-04-28T22:26:00Z" w16du:dateUtc="2025-04-28T15:26:00Z">
              <w:r>
                <w:rPr>
                  <w:lang w:val="en-US"/>
                </w:rPr>
                <w:t>2</w:t>
              </w:r>
            </w:ins>
          </w:p>
        </w:tc>
        <w:tc>
          <w:tcPr>
            <w:tcW w:w="2093" w:type="dxa"/>
          </w:tcPr>
          <w:p w14:paraId="22367049" w14:textId="77777777" w:rsidR="00900EAD" w:rsidRPr="0086600C" w:rsidRDefault="00900EAD" w:rsidP="006A3F26">
            <w:pPr>
              <w:spacing w:before="60" w:after="60"/>
              <w:ind w:firstLine="0"/>
              <w:jc w:val="center"/>
              <w:rPr>
                <w:ins w:id="17081" w:author="Huyen Tran Thu" w:date="2025-04-28T22:26:00Z" w16du:dateUtc="2025-04-28T15:26:00Z"/>
                <w:vertAlign w:val="subscript"/>
                <w:lang w:val="en-US"/>
              </w:rPr>
            </w:pPr>
            <w:ins w:id="17082" w:author="Huyen Tran Thu" w:date="2025-04-28T22:26:00Z" w16du:dateUtc="2025-04-28T15:26:00Z">
              <w:r>
                <w:rPr>
                  <w:lang w:val="en-US"/>
                </w:rPr>
                <w:t>CH</w:t>
              </w:r>
              <w:r>
                <w:rPr>
                  <w:vertAlign w:val="subscript"/>
                  <w:lang w:val="en-US"/>
                </w:rPr>
                <w:t>4</w:t>
              </w:r>
            </w:ins>
          </w:p>
        </w:tc>
        <w:tc>
          <w:tcPr>
            <w:tcW w:w="2932" w:type="dxa"/>
          </w:tcPr>
          <w:p w14:paraId="1D7E71AB" w14:textId="1C131845" w:rsidR="00900EAD" w:rsidRPr="0086600C" w:rsidRDefault="0098309D" w:rsidP="006A3F26">
            <w:pPr>
              <w:spacing w:before="60" w:after="60"/>
              <w:ind w:firstLine="0"/>
              <w:jc w:val="center"/>
              <w:rPr>
                <w:ins w:id="17083" w:author="Huyen Tran Thu" w:date="2025-04-28T22:26:00Z" w16du:dateUtc="2025-04-28T15:26:00Z"/>
                <w:lang w:val="en-US"/>
              </w:rPr>
            </w:pPr>
            <w:ins w:id="17084" w:author="Huyen Tran Thu" w:date="2025-04-28T22:28:00Z" w16du:dateUtc="2025-04-28T15:28:00Z">
              <w:r>
                <w:rPr>
                  <w:lang w:val="en-US"/>
                </w:rPr>
                <w:t>203,76</w:t>
              </w:r>
            </w:ins>
          </w:p>
        </w:tc>
        <w:tc>
          <w:tcPr>
            <w:tcW w:w="2961" w:type="dxa"/>
          </w:tcPr>
          <w:p w14:paraId="16DB7C19" w14:textId="5DE4900F" w:rsidR="00900EAD" w:rsidRPr="0086600C" w:rsidRDefault="0098309D" w:rsidP="006A3F26">
            <w:pPr>
              <w:spacing w:before="60" w:after="60"/>
              <w:ind w:firstLine="0"/>
              <w:jc w:val="center"/>
              <w:rPr>
                <w:ins w:id="17085" w:author="Huyen Tran Thu" w:date="2025-04-28T22:26:00Z" w16du:dateUtc="2025-04-28T15:26:00Z"/>
                <w:lang w:val="en-US"/>
              </w:rPr>
            </w:pPr>
            <w:ins w:id="17086" w:author="Huyen Tran Thu" w:date="2025-04-28T22:28:00Z" w16du:dateUtc="2025-04-28T15:28:00Z">
              <w:r>
                <w:rPr>
                  <w:lang w:val="en-US"/>
                </w:rPr>
                <w:t>5.705,29</w:t>
              </w:r>
            </w:ins>
          </w:p>
        </w:tc>
      </w:tr>
      <w:tr w:rsidR="00900EAD" w14:paraId="33F83FE0" w14:textId="77777777" w:rsidTr="006A3F26">
        <w:trPr>
          <w:ins w:id="17087" w:author="Huyen Tran Thu" w:date="2025-04-28T22:26:00Z"/>
        </w:trPr>
        <w:tc>
          <w:tcPr>
            <w:tcW w:w="1076" w:type="dxa"/>
          </w:tcPr>
          <w:p w14:paraId="647D27E0" w14:textId="77777777" w:rsidR="00900EAD" w:rsidRPr="0086600C" w:rsidRDefault="00900EAD" w:rsidP="006A3F26">
            <w:pPr>
              <w:spacing w:before="60" w:after="60"/>
              <w:ind w:firstLine="0"/>
              <w:jc w:val="center"/>
              <w:rPr>
                <w:ins w:id="17088" w:author="Huyen Tran Thu" w:date="2025-04-28T22:26:00Z" w16du:dateUtc="2025-04-28T15:26:00Z"/>
                <w:lang w:val="en-US"/>
              </w:rPr>
            </w:pPr>
            <w:ins w:id="17089" w:author="Huyen Tran Thu" w:date="2025-04-28T22:26:00Z" w16du:dateUtc="2025-04-28T15:26:00Z">
              <w:r>
                <w:rPr>
                  <w:lang w:val="en-US"/>
                </w:rPr>
                <w:t>3</w:t>
              </w:r>
            </w:ins>
          </w:p>
        </w:tc>
        <w:tc>
          <w:tcPr>
            <w:tcW w:w="2093" w:type="dxa"/>
          </w:tcPr>
          <w:p w14:paraId="306FA101" w14:textId="77777777" w:rsidR="00900EAD" w:rsidRPr="0086600C" w:rsidRDefault="00900EAD" w:rsidP="006A3F26">
            <w:pPr>
              <w:spacing w:before="60" w:after="60"/>
              <w:ind w:firstLine="0"/>
              <w:jc w:val="center"/>
              <w:rPr>
                <w:ins w:id="17090" w:author="Huyen Tran Thu" w:date="2025-04-28T22:26:00Z" w16du:dateUtc="2025-04-28T15:26:00Z"/>
                <w:lang w:val="en-US"/>
              </w:rPr>
            </w:pPr>
            <w:ins w:id="17091" w:author="Huyen Tran Thu" w:date="2025-04-28T22:26:00Z" w16du:dateUtc="2025-04-28T15:26:00Z">
              <w:r>
                <w:rPr>
                  <w:lang w:val="en-US"/>
                </w:rPr>
                <w:t>N</w:t>
              </w:r>
              <w:r>
                <w:rPr>
                  <w:vertAlign w:val="subscript"/>
                  <w:lang w:val="en-US"/>
                </w:rPr>
                <w:t>2</w:t>
              </w:r>
              <w:r>
                <w:rPr>
                  <w:lang w:val="en-US"/>
                </w:rPr>
                <w:t>O</w:t>
              </w:r>
            </w:ins>
          </w:p>
        </w:tc>
        <w:tc>
          <w:tcPr>
            <w:tcW w:w="2932" w:type="dxa"/>
          </w:tcPr>
          <w:p w14:paraId="45807B08" w14:textId="59990C95" w:rsidR="00900EAD" w:rsidRPr="0086600C" w:rsidRDefault="0098309D" w:rsidP="006A3F26">
            <w:pPr>
              <w:spacing w:before="60" w:after="60"/>
              <w:ind w:firstLine="0"/>
              <w:jc w:val="center"/>
              <w:rPr>
                <w:ins w:id="17092" w:author="Huyen Tran Thu" w:date="2025-04-28T22:26:00Z" w16du:dateUtc="2025-04-28T15:26:00Z"/>
                <w:lang w:val="en-US"/>
              </w:rPr>
            </w:pPr>
            <w:ins w:id="17093" w:author="Huyen Tran Thu" w:date="2025-04-28T22:28:00Z" w16du:dateUtc="2025-04-28T15:28:00Z">
              <w:r>
                <w:rPr>
                  <w:lang w:val="en-US"/>
                </w:rPr>
                <w:t>1,87</w:t>
              </w:r>
            </w:ins>
          </w:p>
        </w:tc>
        <w:tc>
          <w:tcPr>
            <w:tcW w:w="2961" w:type="dxa"/>
          </w:tcPr>
          <w:p w14:paraId="6CFCA94F" w14:textId="49E70B60" w:rsidR="00900EAD" w:rsidRPr="0086600C" w:rsidRDefault="0098309D" w:rsidP="006A3F26">
            <w:pPr>
              <w:spacing w:before="60" w:after="60"/>
              <w:ind w:firstLine="0"/>
              <w:jc w:val="center"/>
              <w:rPr>
                <w:ins w:id="17094" w:author="Huyen Tran Thu" w:date="2025-04-28T22:26:00Z" w16du:dateUtc="2025-04-28T15:26:00Z"/>
                <w:lang w:val="en-US"/>
              </w:rPr>
            </w:pPr>
            <w:ins w:id="17095" w:author="Huyen Tran Thu" w:date="2025-04-28T22:28:00Z" w16du:dateUtc="2025-04-28T15:28:00Z">
              <w:r>
                <w:rPr>
                  <w:lang w:val="en-US"/>
                </w:rPr>
                <w:t>496,11</w:t>
              </w:r>
            </w:ins>
          </w:p>
        </w:tc>
      </w:tr>
    </w:tbl>
    <w:p w14:paraId="208C4DF6" w14:textId="7D2568BC" w:rsidR="0086600C" w:rsidRPr="0086600C" w:rsidDel="004B67FF" w:rsidRDefault="0086600C" w:rsidP="00932054">
      <w:pPr>
        <w:pStyle w:val="ListParagraph"/>
        <w:numPr>
          <w:ilvl w:val="0"/>
          <w:numId w:val="13"/>
        </w:numPr>
        <w:rPr>
          <w:del w:id="17096" w:author="Thu Huyen Tran" w:date="2023-04-07T15:48:00Z"/>
        </w:rPr>
      </w:pPr>
      <w:del w:id="17097" w:author="Thu Huyen Tran" w:date="2023-04-07T15:48:00Z">
        <w:r w:rsidRPr="0086600C" w:rsidDel="004B67FF">
          <w:delText>Kết quả ước tính phát thải khí nhà kính từ quá trình Xử lý và xả thải nước thải công nghiệp (4D2)</w:delText>
        </w:r>
      </w:del>
    </w:p>
    <w:p w14:paraId="72EFC835" w14:textId="77777777" w:rsidR="004B67FF" w:rsidRDefault="004B67FF" w:rsidP="006D3BEF">
      <w:pPr>
        <w:pStyle w:val="Caption"/>
        <w:rPr>
          <w:ins w:id="17098" w:author="Thu Huyen Tran" w:date="2023-04-07T15:48:00Z"/>
          <w:lang w:val="vi-VN"/>
        </w:rPr>
      </w:pPr>
      <w:bookmarkStart w:id="17099" w:name="_Toc47707357"/>
      <w:bookmarkStart w:id="17100" w:name="_Toc100823810"/>
    </w:p>
    <w:p w14:paraId="48A7390C" w14:textId="37C4BCD5" w:rsidR="0086600C" w:rsidRPr="0086600C" w:rsidRDefault="00FD7EAF" w:rsidP="003E09D4">
      <w:pPr>
        <w:pStyle w:val="Caption"/>
        <w:rPr>
          <w:lang w:val="vi-VN"/>
        </w:rPr>
      </w:pPr>
      <w:bookmarkStart w:id="17101" w:name="_Toc196773815"/>
      <w:ins w:id="17102" w:author="Huyen Tran Thu" w:date="2025-04-28T22:51:00Z" w16du:dateUtc="2025-04-28T15:51:00Z">
        <w:r>
          <w:t xml:space="preserve">Bảng 1. </w:t>
        </w:r>
        <w:r>
          <w:fldChar w:fldCharType="begin"/>
        </w:r>
        <w:r>
          <w:instrText xml:space="preserve"> SEQ Bảng_1. \* ARABIC </w:instrText>
        </w:r>
      </w:ins>
      <w:r>
        <w:fldChar w:fldCharType="separate"/>
      </w:r>
      <w:ins w:id="17103" w:author="Huyen Tran Thu" w:date="2025-04-28T22:51:00Z" w16du:dateUtc="2025-04-28T15:51:00Z">
        <w:r>
          <w:rPr>
            <w:noProof/>
          </w:rPr>
          <w:t>34</w:t>
        </w:r>
        <w:r>
          <w:fldChar w:fldCharType="end"/>
        </w:r>
        <w:r>
          <w:t xml:space="preserve"> </w:t>
        </w:r>
      </w:ins>
      <w:del w:id="17104" w:author="Thu Huyen Tran" w:date="2023-04-07T17:33:00Z">
        <w:r w:rsidR="006D3BEF" w:rsidRPr="003614D4" w:rsidDel="007A3D0C">
          <w:rPr>
            <w:lang w:val="vi-VN"/>
          </w:rPr>
          <w:delText>Bả</w:delText>
        </w:r>
        <w:r w:rsidR="00F94ED0" w:rsidDel="007A3D0C">
          <w:rPr>
            <w:lang w:val="vi-VN"/>
          </w:rPr>
          <w:delText>ng 1</w:delText>
        </w:r>
        <w:r w:rsidR="006D3BEF" w:rsidRPr="003614D4" w:rsidDel="007A3D0C">
          <w:rPr>
            <w:lang w:val="vi-VN"/>
          </w:rPr>
          <w:delText xml:space="preserve">. </w:delText>
        </w:r>
        <w:r w:rsidR="006D3BEF" w:rsidDel="007A3D0C">
          <w:fldChar w:fldCharType="begin"/>
        </w:r>
        <w:r w:rsidR="006D3BEF" w:rsidRPr="003614D4" w:rsidDel="007A3D0C">
          <w:rPr>
            <w:lang w:val="vi-VN"/>
          </w:rPr>
          <w:delInstrText xml:space="preserve"> SEQ Bảng_4. \* ARABIC </w:delInstrText>
        </w:r>
        <w:r w:rsidR="006D3BEF" w:rsidDel="007A3D0C">
          <w:fldChar w:fldCharType="separate"/>
        </w:r>
      </w:del>
      <w:del w:id="17105" w:author="Thu Huyen Tran" w:date="2023-04-07T12:27:00Z">
        <w:r w:rsidR="00FC0791" w:rsidDel="008E484C">
          <w:rPr>
            <w:noProof/>
            <w:lang w:val="vi-VN"/>
          </w:rPr>
          <w:delText>32</w:delText>
        </w:r>
      </w:del>
      <w:del w:id="17106" w:author="Thu Huyen Tran" w:date="2023-04-07T17:33:00Z">
        <w:r w:rsidR="006D3BEF" w:rsidDel="007A3D0C">
          <w:fldChar w:fldCharType="end"/>
        </w:r>
      </w:del>
      <w:bookmarkStart w:id="17107" w:name="_Toc152710038"/>
      <w:ins w:id="17108" w:author="Thu Huyen Tran" w:date="2023-12-05T23:05:00Z">
        <w:del w:id="17109" w:author="Huyen Tran Thu" w:date="2025-04-28T22:51:00Z" w16du:dateUtc="2025-04-28T15:51:00Z">
          <w:r w:rsidR="003E09D4" w:rsidDel="00FD7EAF">
            <w:delText xml:space="preserve">Bảng 1. </w:delText>
          </w:r>
          <w:r w:rsidR="003E09D4" w:rsidDel="00FD7EAF">
            <w:fldChar w:fldCharType="begin"/>
          </w:r>
          <w:r w:rsidR="003E09D4" w:rsidDel="00FD7EAF">
            <w:delInstrText xml:space="preserve"> SEQ Bảng_1. \* ARABIC </w:delInstrText>
          </w:r>
        </w:del>
      </w:ins>
      <w:del w:id="17110" w:author="Huyen Tran Thu" w:date="2025-04-28T22:51:00Z" w16du:dateUtc="2025-04-28T15:51:00Z">
        <w:r w:rsidR="003E09D4" w:rsidDel="00FD7EAF">
          <w:fldChar w:fldCharType="separate"/>
        </w:r>
      </w:del>
      <w:ins w:id="17111" w:author="Thu Huyen Tran" w:date="2023-12-05T23:05:00Z">
        <w:del w:id="17112" w:author="Huyen Tran Thu" w:date="2025-04-28T22:51:00Z" w16du:dateUtc="2025-04-28T15:51:00Z">
          <w:r w:rsidR="003E09D4" w:rsidDel="00FD7EAF">
            <w:rPr>
              <w:noProof/>
            </w:rPr>
            <w:delText>31</w:delText>
          </w:r>
          <w:r w:rsidR="003E09D4" w:rsidDel="00FD7EAF">
            <w:fldChar w:fldCharType="end"/>
          </w:r>
        </w:del>
      </w:ins>
      <w:del w:id="17113" w:author="Huyen Tran Thu" w:date="2025-04-28T22:51:00Z" w16du:dateUtc="2025-04-28T15:51:00Z">
        <w:r w:rsidR="0086600C" w:rsidRPr="0086600C" w:rsidDel="00FD7EAF">
          <w:rPr>
            <w:lang w:val="vi-VN"/>
          </w:rPr>
          <w:delText>: K</w:delText>
        </w:r>
      </w:del>
      <w:ins w:id="17114" w:author="Huyen Tran Thu" w:date="2025-04-28T22:51:00Z" w16du:dateUtc="2025-04-28T15:51:00Z">
        <w:r>
          <w:rPr>
            <w:lang w:val="en-US"/>
          </w:rPr>
          <w:t>K</w:t>
        </w:r>
      </w:ins>
      <w:r w:rsidR="0086600C" w:rsidRPr="0086600C">
        <w:rPr>
          <w:lang w:val="vi-VN"/>
        </w:rPr>
        <w:t>ết quả phát thải khí nhà kính từ quá trình Xử lý và xả thải nước thải công nghiệp</w:t>
      </w:r>
      <w:bookmarkEnd w:id="17099"/>
      <w:bookmarkEnd w:id="17100"/>
      <w:bookmarkEnd w:id="17101"/>
      <w:bookmarkEnd w:id="17107"/>
    </w:p>
    <w:tbl>
      <w:tblPr>
        <w:tblStyle w:val="TableGrid"/>
        <w:tblW w:w="0" w:type="auto"/>
        <w:tblLook w:val="04A0" w:firstRow="1" w:lastRow="0" w:firstColumn="1" w:lastColumn="0" w:noHBand="0" w:noVBand="1"/>
        <w:tblPrChange w:id="17115" w:author="Huyen Tran Thu" w:date="2025-04-28T22:29:00Z" w16du:dateUtc="2025-04-28T15:29:00Z">
          <w:tblPr>
            <w:tblStyle w:val="TableGrid"/>
            <w:tblW w:w="0" w:type="auto"/>
            <w:tblLook w:val="04A0" w:firstRow="1" w:lastRow="0" w:firstColumn="1" w:lastColumn="0" w:noHBand="0" w:noVBand="1"/>
          </w:tblPr>
        </w:tblPrChange>
      </w:tblPr>
      <w:tblGrid>
        <w:gridCol w:w="1419"/>
        <w:gridCol w:w="9"/>
        <w:gridCol w:w="1393"/>
        <w:gridCol w:w="613"/>
        <w:gridCol w:w="2107"/>
        <w:gridCol w:w="656"/>
        <w:gridCol w:w="2865"/>
        <w:tblGridChange w:id="17116">
          <w:tblGrid>
            <w:gridCol w:w="1082"/>
            <w:gridCol w:w="337"/>
            <w:gridCol w:w="9"/>
            <w:gridCol w:w="1119"/>
            <w:gridCol w:w="274"/>
            <w:gridCol w:w="613"/>
            <w:gridCol w:w="1948"/>
            <w:gridCol w:w="159"/>
            <w:gridCol w:w="656"/>
            <w:gridCol w:w="2865"/>
          </w:tblGrid>
        </w:tblGridChange>
      </w:tblGrid>
      <w:tr w:rsidR="00253692" w:rsidDel="00900EAD" w14:paraId="7F12658E" w14:textId="751C2F15" w:rsidTr="0098309D">
        <w:trPr>
          <w:tblHeader/>
          <w:del w:id="17117" w:author="Huyen Tran Thu" w:date="2025-04-28T22:26:00Z"/>
        </w:trPr>
        <w:tc>
          <w:tcPr>
            <w:tcW w:w="1082" w:type="dxa"/>
            <w:gridSpan w:val="2"/>
            <w:tcPrChange w:id="17118" w:author="Huyen Tran Thu" w:date="2025-04-28T22:29:00Z" w16du:dateUtc="2025-04-28T15:29:00Z">
              <w:tcPr>
                <w:tcW w:w="1082" w:type="dxa"/>
                <w:gridSpan w:val="3"/>
              </w:tcPr>
            </w:tcPrChange>
          </w:tcPr>
          <w:p w14:paraId="5B903B33" w14:textId="77777777" w:rsidR="0086600C" w:rsidDel="00900EAD" w:rsidRDefault="0086600C" w:rsidP="00545D8E">
            <w:pPr>
              <w:rPr>
                <w:del w:id="17119" w:author="Huyen Tran Thu" w:date="2025-04-28T22:26:00Z" w16du:dateUtc="2025-04-28T15:26:00Z"/>
                <w:b/>
                <w:bCs/>
                <w:lang w:val="en-US"/>
              </w:rPr>
            </w:pPr>
            <w:del w:id="17120" w:author="Huyen Tran Thu" w:date="2025-04-28T22:26:00Z" w16du:dateUtc="2025-04-28T15:26:00Z">
              <w:r w:rsidRPr="0086600C" w:rsidDel="00900EAD">
                <w:rPr>
                  <w:b/>
                  <w:bCs/>
                  <w:lang w:val="en-US"/>
                </w:rPr>
                <w:delText>STT</w:delText>
              </w:r>
            </w:del>
          </w:p>
          <w:p w14:paraId="3CA170C8" w14:textId="7D710935" w:rsidR="00900EAD" w:rsidRPr="0086600C" w:rsidRDefault="00900EAD">
            <w:pPr>
              <w:spacing w:before="60" w:after="60"/>
              <w:ind w:firstLine="0"/>
              <w:jc w:val="center"/>
              <w:rPr>
                <w:b/>
                <w:bCs/>
                <w:lang w:val="en-US"/>
              </w:rPr>
              <w:pPrChange w:id="17121" w:author="Thu Huyen Tran" w:date="2023-12-05T23:05:00Z">
                <w:pPr>
                  <w:ind w:firstLine="0"/>
                  <w:jc w:val="center"/>
                </w:pPr>
              </w:pPrChange>
            </w:pPr>
          </w:p>
        </w:tc>
        <w:tc>
          <w:tcPr>
            <w:tcW w:w="1465" w:type="dxa"/>
            <w:tcPrChange w:id="17122" w:author="Huyen Tran Thu" w:date="2025-04-28T22:29:00Z" w16du:dateUtc="2025-04-28T15:29:00Z">
              <w:tcPr>
                <w:tcW w:w="1465" w:type="dxa"/>
                <w:gridSpan w:val="2"/>
              </w:tcPr>
            </w:tcPrChange>
          </w:tcPr>
          <w:p w14:paraId="18708412" w14:textId="5B4A3B05" w:rsidR="0086600C" w:rsidRPr="0086600C" w:rsidDel="00900EAD" w:rsidRDefault="0086600C">
            <w:pPr>
              <w:spacing w:before="60" w:after="60"/>
              <w:ind w:firstLine="0"/>
              <w:jc w:val="center"/>
              <w:rPr>
                <w:del w:id="17123" w:author="Huyen Tran Thu" w:date="2025-04-28T22:26:00Z" w16du:dateUtc="2025-04-28T15:26:00Z"/>
                <w:b/>
                <w:bCs/>
                <w:lang w:val="en-US"/>
              </w:rPr>
              <w:pPrChange w:id="17124" w:author="Thu Huyen Tran" w:date="2023-12-05T23:05:00Z">
                <w:pPr>
                  <w:ind w:firstLine="0"/>
                  <w:jc w:val="center"/>
                </w:pPr>
              </w:pPrChange>
            </w:pPr>
            <w:del w:id="17125" w:author="Huyen Tran Thu" w:date="2025-04-28T22:26:00Z" w16du:dateUtc="2025-04-28T15:26:00Z">
              <w:r w:rsidDel="00900EAD">
                <w:rPr>
                  <w:b/>
                  <w:bCs/>
                  <w:lang w:val="en-US"/>
                </w:rPr>
                <w:delText xml:space="preserve">Loại khí </w:delText>
              </w:r>
            </w:del>
          </w:p>
        </w:tc>
        <w:tc>
          <w:tcPr>
            <w:tcW w:w="2835" w:type="dxa"/>
            <w:gridSpan w:val="2"/>
            <w:tcPrChange w:id="17126" w:author="Huyen Tran Thu" w:date="2025-04-28T22:29:00Z" w16du:dateUtc="2025-04-28T15:29:00Z">
              <w:tcPr>
                <w:tcW w:w="2835" w:type="dxa"/>
                <w:gridSpan w:val="3"/>
              </w:tcPr>
            </w:tcPrChange>
          </w:tcPr>
          <w:p w14:paraId="2F877118" w14:textId="1330714B" w:rsidR="0086600C" w:rsidDel="00900EAD" w:rsidRDefault="0086600C">
            <w:pPr>
              <w:spacing w:before="60" w:after="60"/>
              <w:ind w:firstLine="0"/>
              <w:jc w:val="center"/>
              <w:rPr>
                <w:del w:id="17127" w:author="Huyen Tran Thu" w:date="2025-04-28T22:26:00Z" w16du:dateUtc="2025-04-28T15:26:00Z"/>
                <w:b/>
                <w:bCs/>
                <w:lang w:val="en-US"/>
              </w:rPr>
              <w:pPrChange w:id="17128" w:author="Thu Huyen Tran" w:date="2023-12-05T23:05:00Z">
                <w:pPr>
                  <w:ind w:firstLine="0"/>
                  <w:jc w:val="center"/>
                </w:pPr>
              </w:pPrChange>
            </w:pPr>
            <w:del w:id="17129" w:author="Huyen Tran Thu" w:date="2025-04-28T22:26:00Z" w16du:dateUtc="2025-04-28T15:26:00Z">
              <w:r w:rsidDel="00900EAD">
                <w:rPr>
                  <w:b/>
                  <w:bCs/>
                  <w:lang w:val="en-US"/>
                </w:rPr>
                <w:delText xml:space="preserve">Tổng lượng phát thải </w:delText>
              </w:r>
            </w:del>
          </w:p>
          <w:p w14:paraId="7A0A754A" w14:textId="7D9DD185" w:rsidR="0086600C" w:rsidRPr="0086600C" w:rsidDel="00900EAD" w:rsidRDefault="0086600C">
            <w:pPr>
              <w:spacing w:before="60" w:after="60"/>
              <w:ind w:firstLine="0"/>
              <w:jc w:val="center"/>
              <w:rPr>
                <w:del w:id="17130" w:author="Huyen Tran Thu" w:date="2025-04-28T22:26:00Z" w16du:dateUtc="2025-04-28T15:26:00Z"/>
                <w:b/>
                <w:bCs/>
                <w:lang w:val="en-US"/>
              </w:rPr>
              <w:pPrChange w:id="17131" w:author="Thu Huyen Tran" w:date="2023-12-05T23:05:00Z">
                <w:pPr>
                  <w:ind w:firstLine="0"/>
                  <w:jc w:val="center"/>
                </w:pPr>
              </w:pPrChange>
            </w:pPr>
            <w:del w:id="17132" w:author="Huyen Tran Thu" w:date="2025-04-28T22:26:00Z" w16du:dateUtc="2025-04-28T15:26:00Z">
              <w:r w:rsidDel="00900EAD">
                <w:rPr>
                  <w:b/>
                  <w:bCs/>
                  <w:lang w:val="en-US"/>
                </w:rPr>
                <w:delText>(</w:delText>
              </w:r>
              <w:r w:rsidR="00BE1A71" w:rsidDel="00900EAD">
                <w:rPr>
                  <w:b/>
                  <w:bCs/>
                  <w:lang w:val="en-US"/>
                </w:rPr>
                <w:delText>nghìn tấn</w:delText>
              </w:r>
              <w:r w:rsidDel="00900EAD">
                <w:rPr>
                  <w:b/>
                  <w:bCs/>
                  <w:lang w:val="en-US"/>
                </w:rPr>
                <w:delText>)</w:delText>
              </w:r>
            </w:del>
          </w:p>
        </w:tc>
        <w:tc>
          <w:tcPr>
            <w:tcW w:w="3680" w:type="dxa"/>
            <w:gridSpan w:val="2"/>
            <w:tcPrChange w:id="17133" w:author="Huyen Tran Thu" w:date="2025-04-28T22:29:00Z" w16du:dateUtc="2025-04-28T15:29:00Z">
              <w:tcPr>
                <w:tcW w:w="3680" w:type="dxa"/>
                <w:gridSpan w:val="2"/>
              </w:tcPr>
            </w:tcPrChange>
          </w:tcPr>
          <w:p w14:paraId="7E429456" w14:textId="41A09076" w:rsidR="0086600C" w:rsidDel="00900EAD" w:rsidRDefault="0086600C">
            <w:pPr>
              <w:spacing w:before="60" w:after="60"/>
              <w:ind w:firstLine="0"/>
              <w:jc w:val="center"/>
              <w:rPr>
                <w:del w:id="17134" w:author="Huyen Tran Thu" w:date="2025-04-28T22:26:00Z" w16du:dateUtc="2025-04-28T15:26:00Z"/>
                <w:b/>
                <w:bCs/>
                <w:lang w:val="en-US"/>
              </w:rPr>
              <w:pPrChange w:id="17135" w:author="Thu Huyen Tran" w:date="2023-12-05T23:05:00Z">
                <w:pPr>
                  <w:ind w:firstLine="0"/>
                  <w:jc w:val="center"/>
                </w:pPr>
              </w:pPrChange>
            </w:pPr>
            <w:del w:id="17136" w:author="Huyen Tran Thu" w:date="2025-04-28T22:26:00Z" w16du:dateUtc="2025-04-28T15:26:00Z">
              <w:r w:rsidDel="00900EAD">
                <w:rPr>
                  <w:b/>
                  <w:bCs/>
                  <w:lang w:val="en-US"/>
                </w:rPr>
                <w:delText xml:space="preserve">Tổng lượng phát thải </w:delText>
              </w:r>
            </w:del>
          </w:p>
          <w:p w14:paraId="5B419C34" w14:textId="482CAE01" w:rsidR="0086600C" w:rsidRPr="0086600C" w:rsidDel="00900EAD" w:rsidRDefault="0086600C">
            <w:pPr>
              <w:spacing w:before="60" w:after="60"/>
              <w:ind w:firstLine="0"/>
              <w:jc w:val="center"/>
              <w:rPr>
                <w:del w:id="17137" w:author="Huyen Tran Thu" w:date="2025-04-28T22:26:00Z" w16du:dateUtc="2025-04-28T15:26:00Z"/>
                <w:b/>
                <w:bCs/>
                <w:lang w:val="en-US"/>
              </w:rPr>
              <w:pPrChange w:id="17138" w:author="Thu Huyen Tran" w:date="2023-12-05T23:05:00Z">
                <w:pPr>
                  <w:ind w:firstLine="0"/>
                  <w:jc w:val="center"/>
                </w:pPr>
              </w:pPrChange>
            </w:pPr>
            <w:del w:id="17139" w:author="Huyen Tran Thu" w:date="2025-04-28T22:26:00Z" w16du:dateUtc="2025-04-28T15:26:00Z">
              <w:r w:rsidDel="00900EAD">
                <w:rPr>
                  <w:b/>
                  <w:bCs/>
                  <w:lang w:val="en-US"/>
                </w:rPr>
                <w:delText>(</w:delText>
              </w:r>
              <w:r w:rsidR="00BE1A71" w:rsidDel="00900EAD">
                <w:rPr>
                  <w:b/>
                  <w:bCs/>
                  <w:lang w:val="en-US"/>
                </w:rPr>
                <w:delText xml:space="preserve">nghìn tấn </w:delText>
              </w:r>
              <w:r w:rsidDel="00900EAD">
                <w:rPr>
                  <w:b/>
                  <w:bCs/>
                  <w:lang w:val="en-US"/>
                </w:rPr>
                <w:delText>CO</w:delText>
              </w:r>
              <w:r w:rsidDel="00900EAD">
                <w:rPr>
                  <w:b/>
                  <w:bCs/>
                  <w:vertAlign w:val="subscript"/>
                  <w:lang w:val="en-US"/>
                </w:rPr>
                <w:delText>2</w:delText>
              </w:r>
              <w:r w:rsidDel="00900EAD">
                <w:rPr>
                  <w:b/>
                  <w:bCs/>
                  <w:lang w:val="en-US"/>
                </w:rPr>
                <w:delText>tương đương)</w:delText>
              </w:r>
            </w:del>
          </w:p>
        </w:tc>
      </w:tr>
      <w:tr w:rsidR="00253692" w:rsidDel="00900EAD" w14:paraId="5C071801" w14:textId="773434A3" w:rsidTr="0098309D">
        <w:trPr>
          <w:tblHeader/>
          <w:del w:id="17140" w:author="Huyen Tran Thu" w:date="2025-04-28T22:26:00Z"/>
        </w:trPr>
        <w:tc>
          <w:tcPr>
            <w:tcW w:w="1082" w:type="dxa"/>
            <w:gridSpan w:val="2"/>
            <w:tcPrChange w:id="17141" w:author="Huyen Tran Thu" w:date="2025-04-28T22:29:00Z" w16du:dateUtc="2025-04-28T15:29:00Z">
              <w:tcPr>
                <w:tcW w:w="1082" w:type="dxa"/>
                <w:gridSpan w:val="3"/>
              </w:tcPr>
            </w:tcPrChange>
          </w:tcPr>
          <w:p w14:paraId="7FCF03A6" w14:textId="25AA342A" w:rsidR="0086600C" w:rsidRPr="0086600C" w:rsidDel="00900EAD" w:rsidRDefault="0086600C">
            <w:pPr>
              <w:spacing w:before="60" w:after="60"/>
              <w:ind w:firstLine="0"/>
              <w:jc w:val="center"/>
              <w:rPr>
                <w:del w:id="17142" w:author="Huyen Tran Thu" w:date="2025-04-28T22:26:00Z" w16du:dateUtc="2025-04-28T15:26:00Z"/>
                <w:lang w:val="en-US"/>
              </w:rPr>
              <w:pPrChange w:id="17143" w:author="Thu Huyen Tran" w:date="2023-12-05T23:05:00Z">
                <w:pPr>
                  <w:ind w:firstLine="0"/>
                  <w:jc w:val="center"/>
                </w:pPr>
              </w:pPrChange>
            </w:pPr>
            <w:del w:id="17144" w:author="Huyen Tran Thu" w:date="2025-04-28T22:26:00Z" w16du:dateUtc="2025-04-28T15:26:00Z">
              <w:r w:rsidDel="00900EAD">
                <w:rPr>
                  <w:lang w:val="en-US"/>
                </w:rPr>
                <w:delText>1</w:delText>
              </w:r>
            </w:del>
          </w:p>
        </w:tc>
        <w:tc>
          <w:tcPr>
            <w:tcW w:w="1465" w:type="dxa"/>
            <w:tcPrChange w:id="17145" w:author="Huyen Tran Thu" w:date="2025-04-28T22:29:00Z" w16du:dateUtc="2025-04-28T15:29:00Z">
              <w:tcPr>
                <w:tcW w:w="1465" w:type="dxa"/>
                <w:gridSpan w:val="2"/>
              </w:tcPr>
            </w:tcPrChange>
          </w:tcPr>
          <w:p w14:paraId="43CBFC4D" w14:textId="30F9CF3D" w:rsidR="0086600C" w:rsidRPr="0086600C" w:rsidDel="00900EAD" w:rsidRDefault="0086600C">
            <w:pPr>
              <w:spacing w:before="60" w:after="60"/>
              <w:ind w:firstLine="0"/>
              <w:jc w:val="center"/>
              <w:rPr>
                <w:del w:id="17146" w:author="Huyen Tran Thu" w:date="2025-04-28T22:26:00Z" w16du:dateUtc="2025-04-28T15:26:00Z"/>
                <w:vertAlign w:val="subscript"/>
                <w:lang w:val="en-US"/>
              </w:rPr>
              <w:pPrChange w:id="17147" w:author="Thu Huyen Tran" w:date="2023-12-05T23:05:00Z">
                <w:pPr>
                  <w:ind w:firstLine="0"/>
                  <w:jc w:val="center"/>
                </w:pPr>
              </w:pPrChange>
            </w:pPr>
            <w:del w:id="17148" w:author="Huyen Tran Thu" w:date="2025-04-28T22:26:00Z" w16du:dateUtc="2025-04-28T15:26:00Z">
              <w:r w:rsidDel="00900EAD">
                <w:rPr>
                  <w:lang w:val="en-US"/>
                </w:rPr>
                <w:delText>CO</w:delText>
              </w:r>
              <w:r w:rsidDel="00900EAD">
                <w:rPr>
                  <w:vertAlign w:val="subscript"/>
                  <w:lang w:val="en-US"/>
                </w:rPr>
                <w:delText>2</w:delText>
              </w:r>
            </w:del>
          </w:p>
        </w:tc>
        <w:tc>
          <w:tcPr>
            <w:tcW w:w="2835" w:type="dxa"/>
            <w:gridSpan w:val="2"/>
            <w:shd w:val="clear" w:color="auto" w:fill="BFBFBF" w:themeFill="background1" w:themeFillShade="BF"/>
            <w:tcPrChange w:id="17149" w:author="Huyen Tran Thu" w:date="2025-04-28T22:29:00Z" w16du:dateUtc="2025-04-28T15:29:00Z">
              <w:tcPr>
                <w:tcW w:w="2835" w:type="dxa"/>
                <w:gridSpan w:val="3"/>
                <w:shd w:val="clear" w:color="auto" w:fill="BFBFBF" w:themeFill="background1" w:themeFillShade="BF"/>
              </w:tcPr>
            </w:tcPrChange>
          </w:tcPr>
          <w:p w14:paraId="039AFFB3" w14:textId="7A901C04" w:rsidR="0086600C" w:rsidDel="00900EAD" w:rsidRDefault="0086600C">
            <w:pPr>
              <w:spacing w:before="60" w:after="60"/>
              <w:ind w:firstLine="0"/>
              <w:jc w:val="center"/>
              <w:rPr>
                <w:del w:id="17150" w:author="Huyen Tran Thu" w:date="2025-04-28T22:26:00Z" w16du:dateUtc="2025-04-28T15:26:00Z"/>
                <w:lang w:val="vi-VN"/>
              </w:rPr>
              <w:pPrChange w:id="17151" w:author="Thu Huyen Tran" w:date="2023-12-05T23:05:00Z">
                <w:pPr>
                  <w:ind w:firstLine="0"/>
                  <w:jc w:val="center"/>
                </w:pPr>
              </w:pPrChange>
            </w:pPr>
          </w:p>
        </w:tc>
        <w:tc>
          <w:tcPr>
            <w:tcW w:w="3680" w:type="dxa"/>
            <w:gridSpan w:val="2"/>
            <w:shd w:val="clear" w:color="auto" w:fill="BFBFBF" w:themeFill="background1" w:themeFillShade="BF"/>
            <w:tcPrChange w:id="17152" w:author="Huyen Tran Thu" w:date="2025-04-28T22:29:00Z" w16du:dateUtc="2025-04-28T15:29:00Z">
              <w:tcPr>
                <w:tcW w:w="3680" w:type="dxa"/>
                <w:gridSpan w:val="2"/>
                <w:shd w:val="clear" w:color="auto" w:fill="BFBFBF" w:themeFill="background1" w:themeFillShade="BF"/>
              </w:tcPr>
            </w:tcPrChange>
          </w:tcPr>
          <w:p w14:paraId="6C5034D1" w14:textId="058FC2E3" w:rsidR="0086600C" w:rsidDel="00900EAD" w:rsidRDefault="0086600C">
            <w:pPr>
              <w:spacing w:before="60" w:after="60"/>
              <w:ind w:firstLine="0"/>
              <w:jc w:val="center"/>
              <w:rPr>
                <w:del w:id="17153" w:author="Huyen Tran Thu" w:date="2025-04-28T22:26:00Z" w16du:dateUtc="2025-04-28T15:26:00Z"/>
                <w:lang w:val="vi-VN"/>
              </w:rPr>
              <w:pPrChange w:id="17154" w:author="Thu Huyen Tran" w:date="2023-12-05T23:05:00Z">
                <w:pPr>
                  <w:ind w:firstLine="0"/>
                  <w:jc w:val="center"/>
                </w:pPr>
              </w:pPrChange>
            </w:pPr>
          </w:p>
        </w:tc>
      </w:tr>
      <w:tr w:rsidR="00253692" w:rsidDel="00900EAD" w14:paraId="5D431489" w14:textId="6B9F3A0F" w:rsidTr="0098309D">
        <w:trPr>
          <w:tblHeader/>
          <w:del w:id="17155" w:author="Huyen Tran Thu" w:date="2025-04-28T22:26:00Z"/>
        </w:trPr>
        <w:tc>
          <w:tcPr>
            <w:tcW w:w="1082" w:type="dxa"/>
            <w:gridSpan w:val="2"/>
            <w:tcPrChange w:id="17156" w:author="Huyen Tran Thu" w:date="2025-04-28T22:29:00Z" w16du:dateUtc="2025-04-28T15:29:00Z">
              <w:tcPr>
                <w:tcW w:w="1082" w:type="dxa"/>
                <w:gridSpan w:val="3"/>
              </w:tcPr>
            </w:tcPrChange>
          </w:tcPr>
          <w:p w14:paraId="1730D5BA" w14:textId="7064944F" w:rsidR="0086600C" w:rsidRPr="0086600C" w:rsidDel="00900EAD" w:rsidRDefault="0086600C">
            <w:pPr>
              <w:spacing w:before="60" w:after="60"/>
              <w:ind w:firstLine="0"/>
              <w:jc w:val="center"/>
              <w:rPr>
                <w:del w:id="17157" w:author="Huyen Tran Thu" w:date="2025-04-28T22:26:00Z" w16du:dateUtc="2025-04-28T15:26:00Z"/>
                <w:lang w:val="en-US"/>
              </w:rPr>
              <w:pPrChange w:id="17158" w:author="Thu Huyen Tran" w:date="2023-12-05T23:05:00Z">
                <w:pPr>
                  <w:ind w:firstLine="0"/>
                  <w:jc w:val="center"/>
                </w:pPr>
              </w:pPrChange>
            </w:pPr>
            <w:del w:id="17159" w:author="Huyen Tran Thu" w:date="2025-04-28T22:26:00Z" w16du:dateUtc="2025-04-28T15:26:00Z">
              <w:r w:rsidDel="00900EAD">
                <w:rPr>
                  <w:lang w:val="en-US"/>
                </w:rPr>
                <w:delText>2</w:delText>
              </w:r>
            </w:del>
          </w:p>
        </w:tc>
        <w:tc>
          <w:tcPr>
            <w:tcW w:w="1465" w:type="dxa"/>
            <w:tcPrChange w:id="17160" w:author="Huyen Tran Thu" w:date="2025-04-28T22:29:00Z" w16du:dateUtc="2025-04-28T15:29:00Z">
              <w:tcPr>
                <w:tcW w:w="1465" w:type="dxa"/>
                <w:gridSpan w:val="2"/>
              </w:tcPr>
            </w:tcPrChange>
          </w:tcPr>
          <w:p w14:paraId="4784019C" w14:textId="6528F5E5" w:rsidR="0086600C" w:rsidRPr="0086600C" w:rsidDel="00900EAD" w:rsidRDefault="0086600C">
            <w:pPr>
              <w:spacing w:before="60" w:after="60"/>
              <w:ind w:firstLine="0"/>
              <w:jc w:val="center"/>
              <w:rPr>
                <w:del w:id="17161" w:author="Huyen Tran Thu" w:date="2025-04-28T22:26:00Z" w16du:dateUtc="2025-04-28T15:26:00Z"/>
                <w:vertAlign w:val="subscript"/>
                <w:lang w:val="en-US"/>
              </w:rPr>
              <w:pPrChange w:id="17162" w:author="Thu Huyen Tran" w:date="2023-12-05T23:05:00Z">
                <w:pPr>
                  <w:ind w:firstLine="0"/>
                  <w:jc w:val="center"/>
                </w:pPr>
              </w:pPrChange>
            </w:pPr>
            <w:del w:id="17163" w:author="Huyen Tran Thu" w:date="2025-04-28T22:26:00Z" w16du:dateUtc="2025-04-28T15:26:00Z">
              <w:r w:rsidDel="00900EAD">
                <w:rPr>
                  <w:lang w:val="en-US"/>
                </w:rPr>
                <w:delText>CH</w:delText>
              </w:r>
              <w:r w:rsidDel="00900EAD">
                <w:rPr>
                  <w:vertAlign w:val="subscript"/>
                  <w:lang w:val="en-US"/>
                </w:rPr>
                <w:delText>4</w:delText>
              </w:r>
            </w:del>
          </w:p>
        </w:tc>
        <w:tc>
          <w:tcPr>
            <w:tcW w:w="2835" w:type="dxa"/>
            <w:gridSpan w:val="2"/>
            <w:tcPrChange w:id="17164" w:author="Huyen Tran Thu" w:date="2025-04-28T22:29:00Z" w16du:dateUtc="2025-04-28T15:29:00Z">
              <w:tcPr>
                <w:tcW w:w="2835" w:type="dxa"/>
                <w:gridSpan w:val="3"/>
              </w:tcPr>
            </w:tcPrChange>
          </w:tcPr>
          <w:p w14:paraId="2E3E8AA0" w14:textId="6C4604C2" w:rsidR="0086600C" w:rsidRPr="0086600C" w:rsidDel="00900EAD" w:rsidRDefault="007C7AAA">
            <w:pPr>
              <w:spacing w:before="60" w:after="60"/>
              <w:ind w:firstLine="0"/>
              <w:jc w:val="center"/>
              <w:rPr>
                <w:del w:id="17165" w:author="Huyen Tran Thu" w:date="2025-04-28T22:26:00Z" w16du:dateUtc="2025-04-28T15:26:00Z"/>
                <w:lang w:val="en-US"/>
              </w:rPr>
              <w:pPrChange w:id="17166" w:author="Thu Huyen Tran" w:date="2023-12-05T23:05:00Z">
                <w:pPr>
                  <w:ind w:firstLine="0"/>
                  <w:jc w:val="center"/>
                </w:pPr>
              </w:pPrChange>
            </w:pPr>
            <w:ins w:id="17167" w:author="Thu Huyen Tran" w:date="2023-12-05T23:01:00Z">
              <w:del w:id="17168" w:author="Huyen Tran Thu" w:date="2025-04-28T22:26:00Z" w16du:dateUtc="2025-04-28T15:26:00Z">
                <w:r w:rsidDel="00900EAD">
                  <w:rPr>
                    <w:lang w:val="en-US"/>
                  </w:rPr>
                  <w:delText>106,07</w:delText>
                </w:r>
              </w:del>
            </w:ins>
            <w:del w:id="17169" w:author="Huyen Tran Thu" w:date="2025-04-28T22:26:00Z" w16du:dateUtc="2025-04-28T15:26:00Z">
              <w:r w:rsidR="00B5705B" w:rsidDel="00900EAD">
                <w:rPr>
                  <w:lang w:val="en-US"/>
                </w:rPr>
                <w:delText>108,98</w:delText>
              </w:r>
            </w:del>
          </w:p>
        </w:tc>
        <w:tc>
          <w:tcPr>
            <w:tcW w:w="3680" w:type="dxa"/>
            <w:gridSpan w:val="2"/>
            <w:tcPrChange w:id="17170" w:author="Huyen Tran Thu" w:date="2025-04-28T22:29:00Z" w16du:dateUtc="2025-04-28T15:29:00Z">
              <w:tcPr>
                <w:tcW w:w="3680" w:type="dxa"/>
                <w:gridSpan w:val="2"/>
              </w:tcPr>
            </w:tcPrChange>
          </w:tcPr>
          <w:p w14:paraId="3058E482" w14:textId="71768A29" w:rsidR="0086600C" w:rsidRPr="0086600C" w:rsidDel="00900EAD" w:rsidRDefault="007C7AAA">
            <w:pPr>
              <w:spacing w:before="60" w:after="60"/>
              <w:ind w:firstLine="0"/>
              <w:jc w:val="center"/>
              <w:rPr>
                <w:del w:id="17171" w:author="Huyen Tran Thu" w:date="2025-04-28T22:26:00Z" w16du:dateUtc="2025-04-28T15:26:00Z"/>
                <w:lang w:val="en-US"/>
              </w:rPr>
              <w:pPrChange w:id="17172" w:author="Thu Huyen Tran" w:date="2023-12-05T23:05:00Z">
                <w:pPr>
                  <w:ind w:firstLine="0"/>
                  <w:jc w:val="center"/>
                </w:pPr>
              </w:pPrChange>
            </w:pPr>
            <w:ins w:id="17173" w:author="Thu Huyen Tran" w:date="2023-12-05T23:01:00Z">
              <w:del w:id="17174" w:author="Huyen Tran Thu" w:date="2025-04-28T22:26:00Z" w16du:dateUtc="2025-04-28T15:26:00Z">
                <w:r w:rsidDel="00900EAD">
                  <w:rPr>
                    <w:lang w:val="en-US"/>
                  </w:rPr>
                  <w:delText>2.969,85</w:delText>
                </w:r>
              </w:del>
            </w:ins>
            <w:del w:id="17175" w:author="Huyen Tran Thu" w:date="2025-04-28T22:26:00Z" w16du:dateUtc="2025-04-28T15:26:00Z">
              <w:r w:rsidR="00B5705B" w:rsidDel="00900EAD">
                <w:rPr>
                  <w:lang w:val="en-US"/>
                </w:rPr>
                <w:delText>3.051,57</w:delText>
              </w:r>
            </w:del>
          </w:p>
        </w:tc>
      </w:tr>
      <w:tr w:rsidR="00253692" w:rsidDel="00900EAD" w14:paraId="32124345" w14:textId="17131488" w:rsidTr="0098309D">
        <w:trPr>
          <w:tblHeader/>
          <w:del w:id="17176" w:author="Huyen Tran Thu" w:date="2025-04-28T22:26:00Z"/>
        </w:trPr>
        <w:tc>
          <w:tcPr>
            <w:tcW w:w="1082" w:type="dxa"/>
            <w:gridSpan w:val="2"/>
            <w:tcPrChange w:id="17177" w:author="Huyen Tran Thu" w:date="2025-04-28T22:29:00Z" w16du:dateUtc="2025-04-28T15:29:00Z">
              <w:tcPr>
                <w:tcW w:w="1082" w:type="dxa"/>
              </w:tcPr>
            </w:tcPrChange>
          </w:tcPr>
          <w:p w14:paraId="7177A648" w14:textId="022EBB7A" w:rsidR="0086600C" w:rsidRPr="0086600C" w:rsidDel="00900EAD" w:rsidRDefault="0086600C">
            <w:pPr>
              <w:spacing w:before="60" w:after="60"/>
              <w:ind w:firstLine="0"/>
              <w:jc w:val="center"/>
              <w:rPr>
                <w:del w:id="17178" w:author="Huyen Tran Thu" w:date="2025-04-28T22:26:00Z" w16du:dateUtc="2025-04-28T15:26:00Z"/>
                <w:lang w:val="en-US"/>
              </w:rPr>
              <w:pPrChange w:id="17179" w:author="Thu Huyen Tran" w:date="2023-12-05T23:05:00Z">
                <w:pPr>
                  <w:ind w:firstLine="0"/>
                  <w:jc w:val="center"/>
                </w:pPr>
              </w:pPrChange>
            </w:pPr>
            <w:del w:id="17180" w:author="Huyen Tran Thu" w:date="2025-04-28T22:26:00Z" w16du:dateUtc="2025-04-28T15:26:00Z">
              <w:r w:rsidDel="00900EAD">
                <w:rPr>
                  <w:lang w:val="en-US"/>
                </w:rPr>
                <w:delText>3</w:delText>
              </w:r>
            </w:del>
          </w:p>
        </w:tc>
        <w:tc>
          <w:tcPr>
            <w:tcW w:w="1465" w:type="dxa"/>
            <w:tcPrChange w:id="17181" w:author="Huyen Tran Thu" w:date="2025-04-28T22:29:00Z" w16du:dateUtc="2025-04-28T15:29:00Z">
              <w:tcPr>
                <w:tcW w:w="1465" w:type="dxa"/>
                <w:gridSpan w:val="3"/>
              </w:tcPr>
            </w:tcPrChange>
          </w:tcPr>
          <w:p w14:paraId="1633022F" w14:textId="1E814163" w:rsidR="0086600C" w:rsidRPr="0086600C" w:rsidDel="00900EAD" w:rsidRDefault="0086600C">
            <w:pPr>
              <w:spacing w:before="60" w:after="60"/>
              <w:ind w:firstLine="0"/>
              <w:jc w:val="center"/>
              <w:rPr>
                <w:del w:id="17182" w:author="Huyen Tran Thu" w:date="2025-04-28T22:26:00Z" w16du:dateUtc="2025-04-28T15:26:00Z"/>
                <w:lang w:val="en-US"/>
              </w:rPr>
              <w:pPrChange w:id="17183" w:author="Thu Huyen Tran" w:date="2023-12-05T23:05:00Z">
                <w:pPr>
                  <w:ind w:firstLine="0"/>
                  <w:jc w:val="center"/>
                </w:pPr>
              </w:pPrChange>
            </w:pPr>
            <w:del w:id="17184" w:author="Huyen Tran Thu" w:date="2025-04-28T22:26:00Z" w16du:dateUtc="2025-04-28T15:26:00Z">
              <w:r w:rsidDel="00900EAD">
                <w:rPr>
                  <w:lang w:val="en-US"/>
                </w:rPr>
                <w:delText>N</w:delText>
              </w:r>
              <w:r w:rsidDel="00900EAD">
                <w:rPr>
                  <w:vertAlign w:val="subscript"/>
                  <w:lang w:val="en-US"/>
                </w:rPr>
                <w:delText>2</w:delText>
              </w:r>
              <w:r w:rsidDel="00900EAD">
                <w:rPr>
                  <w:lang w:val="en-US"/>
                </w:rPr>
                <w:delText>O</w:delText>
              </w:r>
            </w:del>
          </w:p>
        </w:tc>
        <w:tc>
          <w:tcPr>
            <w:tcW w:w="2835" w:type="dxa"/>
            <w:gridSpan w:val="2"/>
            <w:tcPrChange w:id="17185" w:author="Huyen Tran Thu" w:date="2025-04-28T22:29:00Z" w16du:dateUtc="2025-04-28T15:29:00Z">
              <w:tcPr>
                <w:tcW w:w="2835" w:type="dxa"/>
                <w:gridSpan w:val="3"/>
                <w:shd w:val="clear" w:color="auto" w:fill="BFBFBF" w:themeFill="background1" w:themeFillShade="BF"/>
              </w:tcPr>
            </w:tcPrChange>
          </w:tcPr>
          <w:p w14:paraId="3DE77973" w14:textId="6B68FDA6" w:rsidR="0086600C" w:rsidRPr="0086600C" w:rsidDel="00900EAD" w:rsidRDefault="007C7AAA">
            <w:pPr>
              <w:spacing w:before="60" w:after="60"/>
              <w:ind w:firstLine="0"/>
              <w:jc w:val="center"/>
              <w:rPr>
                <w:del w:id="17186" w:author="Huyen Tran Thu" w:date="2025-04-28T22:26:00Z" w16du:dateUtc="2025-04-28T15:26:00Z"/>
                <w:lang w:val="en-US"/>
              </w:rPr>
              <w:pPrChange w:id="17187" w:author="Thu Huyen Tran" w:date="2023-12-05T23:05:00Z">
                <w:pPr>
                  <w:ind w:firstLine="0"/>
                  <w:jc w:val="center"/>
                </w:pPr>
              </w:pPrChange>
            </w:pPr>
            <w:ins w:id="17188" w:author="Thu Huyen Tran" w:date="2023-12-05T23:01:00Z">
              <w:del w:id="17189" w:author="Huyen Tran Thu" w:date="2025-04-28T22:26:00Z" w16du:dateUtc="2025-04-28T15:26:00Z">
                <w:r w:rsidDel="00900EAD">
                  <w:rPr>
                    <w:lang w:val="en-US"/>
                  </w:rPr>
                  <w:delText>0,21</w:delText>
                </w:r>
              </w:del>
            </w:ins>
          </w:p>
        </w:tc>
        <w:tc>
          <w:tcPr>
            <w:tcW w:w="3680" w:type="dxa"/>
            <w:gridSpan w:val="2"/>
            <w:tcPrChange w:id="17190" w:author="Huyen Tran Thu" w:date="2025-04-28T22:29:00Z" w16du:dateUtc="2025-04-28T15:29:00Z">
              <w:tcPr>
                <w:tcW w:w="3680" w:type="dxa"/>
                <w:gridSpan w:val="3"/>
                <w:shd w:val="clear" w:color="auto" w:fill="BFBFBF" w:themeFill="background1" w:themeFillShade="BF"/>
              </w:tcPr>
            </w:tcPrChange>
          </w:tcPr>
          <w:p w14:paraId="742B0957" w14:textId="31409EA6" w:rsidR="0086600C" w:rsidRPr="0086600C" w:rsidDel="00900EAD" w:rsidRDefault="007C7AAA">
            <w:pPr>
              <w:spacing w:before="60" w:after="60"/>
              <w:ind w:firstLine="0"/>
              <w:jc w:val="center"/>
              <w:rPr>
                <w:del w:id="17191" w:author="Huyen Tran Thu" w:date="2025-04-28T22:26:00Z" w16du:dateUtc="2025-04-28T15:26:00Z"/>
                <w:lang w:val="en-US"/>
              </w:rPr>
              <w:pPrChange w:id="17192" w:author="Thu Huyen Tran" w:date="2023-12-05T23:05:00Z">
                <w:pPr>
                  <w:ind w:firstLine="0"/>
                  <w:jc w:val="center"/>
                </w:pPr>
              </w:pPrChange>
            </w:pPr>
            <w:ins w:id="17193" w:author="Thu Huyen Tran" w:date="2023-12-05T23:01:00Z">
              <w:del w:id="17194" w:author="Huyen Tran Thu" w:date="2025-04-28T22:26:00Z" w16du:dateUtc="2025-04-28T15:26:00Z">
                <w:r w:rsidDel="00900EAD">
                  <w:rPr>
                    <w:lang w:val="en-US"/>
                  </w:rPr>
                  <w:delText>56,00</w:delText>
                </w:r>
              </w:del>
            </w:ins>
          </w:p>
        </w:tc>
      </w:tr>
      <w:tr w:rsidR="0086600C" w:rsidDel="00900EAD" w14:paraId="0EE6C714" w14:textId="4B504EB4" w:rsidTr="0098309D">
        <w:trPr>
          <w:tblHeader/>
          <w:del w:id="17195" w:author="Huyen Tran Thu" w:date="2025-04-28T22:26:00Z"/>
        </w:trPr>
        <w:tc>
          <w:tcPr>
            <w:tcW w:w="2547" w:type="dxa"/>
            <w:gridSpan w:val="3"/>
            <w:tcPrChange w:id="17196" w:author="Huyen Tran Thu" w:date="2025-04-28T22:29:00Z" w16du:dateUtc="2025-04-28T15:29:00Z">
              <w:tcPr>
                <w:tcW w:w="2547" w:type="dxa"/>
                <w:gridSpan w:val="5"/>
              </w:tcPr>
            </w:tcPrChange>
          </w:tcPr>
          <w:p w14:paraId="01AB80DE" w14:textId="349E09B7" w:rsidR="0086600C" w:rsidRPr="0086600C" w:rsidDel="00900EAD" w:rsidRDefault="0086600C">
            <w:pPr>
              <w:spacing w:before="60" w:after="60"/>
              <w:ind w:firstLine="0"/>
              <w:jc w:val="center"/>
              <w:rPr>
                <w:del w:id="17197" w:author="Huyen Tran Thu" w:date="2025-04-28T22:26:00Z" w16du:dateUtc="2025-04-28T15:26:00Z"/>
                <w:b/>
                <w:bCs/>
                <w:lang w:val="en-US"/>
              </w:rPr>
              <w:pPrChange w:id="17198" w:author="Thu Huyen Tran" w:date="2023-12-05T23:05:00Z">
                <w:pPr>
                  <w:ind w:firstLine="0"/>
                  <w:jc w:val="center"/>
                </w:pPr>
              </w:pPrChange>
            </w:pPr>
            <w:del w:id="17199" w:author="Huyen Tran Thu" w:date="2025-04-28T22:26:00Z" w16du:dateUtc="2025-04-28T15:26:00Z">
              <w:r w:rsidRPr="0086600C" w:rsidDel="00900EAD">
                <w:rPr>
                  <w:b/>
                  <w:bCs/>
                  <w:lang w:val="en-US"/>
                </w:rPr>
                <w:delText>Tổng</w:delText>
              </w:r>
            </w:del>
          </w:p>
        </w:tc>
        <w:tc>
          <w:tcPr>
            <w:tcW w:w="2835" w:type="dxa"/>
            <w:gridSpan w:val="2"/>
            <w:tcPrChange w:id="17200" w:author="Huyen Tran Thu" w:date="2025-04-28T22:29:00Z" w16du:dateUtc="2025-04-28T15:29:00Z">
              <w:tcPr>
                <w:tcW w:w="2835" w:type="dxa"/>
                <w:gridSpan w:val="3"/>
              </w:tcPr>
            </w:tcPrChange>
          </w:tcPr>
          <w:p w14:paraId="2B7B6D1C" w14:textId="2DE777D7" w:rsidR="0086600C" w:rsidDel="00900EAD" w:rsidRDefault="0086600C">
            <w:pPr>
              <w:spacing w:before="60" w:after="60"/>
              <w:jc w:val="center"/>
              <w:rPr>
                <w:del w:id="17201" w:author="Huyen Tran Thu" w:date="2025-04-28T22:26:00Z" w16du:dateUtc="2025-04-28T15:26:00Z"/>
                <w:lang w:val="en-US"/>
              </w:rPr>
              <w:pPrChange w:id="17202" w:author="Thu Huyen Tran" w:date="2023-12-05T23:05:00Z">
                <w:pPr>
                  <w:jc w:val="center"/>
                </w:pPr>
              </w:pPrChange>
            </w:pPr>
          </w:p>
        </w:tc>
        <w:tc>
          <w:tcPr>
            <w:tcW w:w="3680" w:type="dxa"/>
            <w:gridSpan w:val="2"/>
            <w:tcPrChange w:id="17203" w:author="Huyen Tran Thu" w:date="2025-04-28T22:29:00Z" w16du:dateUtc="2025-04-28T15:29:00Z">
              <w:tcPr>
                <w:tcW w:w="3680" w:type="dxa"/>
                <w:gridSpan w:val="2"/>
              </w:tcPr>
            </w:tcPrChange>
          </w:tcPr>
          <w:p w14:paraId="3915A850" w14:textId="739F8F7B" w:rsidR="0086600C" w:rsidRPr="00D37008" w:rsidDel="00900EAD" w:rsidRDefault="007C7AAA">
            <w:pPr>
              <w:spacing w:before="60" w:after="60"/>
              <w:ind w:firstLine="0"/>
              <w:jc w:val="center"/>
              <w:rPr>
                <w:del w:id="17204" w:author="Huyen Tran Thu" w:date="2025-04-28T22:26:00Z" w16du:dateUtc="2025-04-28T15:26:00Z"/>
                <w:b/>
                <w:bCs/>
                <w:lang w:val="en-US"/>
              </w:rPr>
              <w:pPrChange w:id="17205" w:author="Thu Huyen Tran" w:date="2023-12-05T23:05:00Z">
                <w:pPr>
                  <w:ind w:firstLine="0"/>
                  <w:jc w:val="center"/>
                </w:pPr>
              </w:pPrChange>
            </w:pPr>
            <w:ins w:id="17206" w:author="Thu Huyen Tran" w:date="2023-12-05T23:01:00Z">
              <w:del w:id="17207" w:author="Huyen Tran Thu" w:date="2025-04-28T22:26:00Z" w16du:dateUtc="2025-04-28T15:26:00Z">
                <w:r w:rsidDel="00900EAD">
                  <w:rPr>
                    <w:b/>
                    <w:bCs/>
                    <w:lang w:val="en-US"/>
                  </w:rPr>
                  <w:delText>3.025,85</w:delText>
                </w:r>
              </w:del>
            </w:ins>
            <w:del w:id="17208" w:author="Huyen Tran Thu" w:date="2025-04-28T22:26:00Z" w16du:dateUtc="2025-04-28T15:26:00Z">
              <w:r w:rsidR="00B5705B" w:rsidDel="00900EAD">
                <w:rPr>
                  <w:b/>
                  <w:bCs/>
                  <w:lang w:val="en-US"/>
                </w:rPr>
                <w:delText>3.051,57</w:delText>
              </w:r>
            </w:del>
          </w:p>
        </w:tc>
      </w:tr>
      <w:tr w:rsidR="00900EAD" w14:paraId="22A55E5C" w14:textId="77777777" w:rsidTr="0098309D">
        <w:trPr>
          <w:tblHeader/>
          <w:ins w:id="17209" w:author="Huyen Tran Thu" w:date="2025-04-28T22:27:00Z"/>
        </w:trPr>
        <w:tc>
          <w:tcPr>
            <w:tcW w:w="1076" w:type="dxa"/>
            <w:tcPrChange w:id="17210" w:author="Huyen Tran Thu" w:date="2025-04-28T22:29:00Z" w16du:dateUtc="2025-04-28T15:29:00Z">
              <w:tcPr>
                <w:tcW w:w="1076" w:type="dxa"/>
                <w:gridSpan w:val="2"/>
              </w:tcPr>
            </w:tcPrChange>
          </w:tcPr>
          <w:p w14:paraId="792E6B2A" w14:textId="77777777" w:rsidR="00900EAD" w:rsidRPr="0086600C" w:rsidRDefault="00900EAD" w:rsidP="006A3F26">
            <w:pPr>
              <w:spacing w:before="60" w:after="60"/>
              <w:ind w:firstLine="0"/>
              <w:jc w:val="center"/>
              <w:rPr>
                <w:ins w:id="17211" w:author="Huyen Tran Thu" w:date="2025-04-28T22:27:00Z" w16du:dateUtc="2025-04-28T15:27:00Z"/>
                <w:b/>
                <w:bCs/>
                <w:lang w:val="en-US"/>
              </w:rPr>
            </w:pPr>
            <w:ins w:id="17212" w:author="Huyen Tran Thu" w:date="2025-04-28T22:27:00Z" w16du:dateUtc="2025-04-28T15:27:00Z">
              <w:r w:rsidRPr="0086600C">
                <w:rPr>
                  <w:b/>
                  <w:bCs/>
                  <w:lang w:val="en-US"/>
                </w:rPr>
                <w:t>STT</w:t>
              </w:r>
            </w:ins>
          </w:p>
        </w:tc>
        <w:tc>
          <w:tcPr>
            <w:tcW w:w="2093" w:type="dxa"/>
            <w:gridSpan w:val="3"/>
            <w:tcPrChange w:id="17213" w:author="Huyen Tran Thu" w:date="2025-04-28T22:29:00Z" w16du:dateUtc="2025-04-28T15:29:00Z">
              <w:tcPr>
                <w:tcW w:w="2093" w:type="dxa"/>
                <w:gridSpan w:val="4"/>
              </w:tcPr>
            </w:tcPrChange>
          </w:tcPr>
          <w:p w14:paraId="04D217F5" w14:textId="77777777" w:rsidR="00900EAD" w:rsidRPr="0086600C" w:rsidRDefault="00900EAD" w:rsidP="006A3F26">
            <w:pPr>
              <w:spacing w:before="60" w:after="60"/>
              <w:ind w:firstLine="0"/>
              <w:jc w:val="center"/>
              <w:rPr>
                <w:ins w:id="17214" w:author="Huyen Tran Thu" w:date="2025-04-28T22:27:00Z" w16du:dateUtc="2025-04-28T15:27:00Z"/>
                <w:b/>
                <w:bCs/>
                <w:lang w:val="en-US"/>
              </w:rPr>
            </w:pPr>
            <w:ins w:id="17215" w:author="Huyen Tran Thu" w:date="2025-04-28T22:27:00Z" w16du:dateUtc="2025-04-28T15:27:00Z">
              <w:r>
                <w:rPr>
                  <w:b/>
                  <w:bCs/>
                  <w:lang w:val="en-US"/>
                </w:rPr>
                <w:t xml:space="preserve">Loại khí </w:t>
              </w:r>
            </w:ins>
          </w:p>
        </w:tc>
        <w:tc>
          <w:tcPr>
            <w:tcW w:w="2932" w:type="dxa"/>
            <w:gridSpan w:val="2"/>
            <w:tcPrChange w:id="17216" w:author="Huyen Tran Thu" w:date="2025-04-28T22:29:00Z" w16du:dateUtc="2025-04-28T15:29:00Z">
              <w:tcPr>
                <w:tcW w:w="2932" w:type="dxa"/>
                <w:gridSpan w:val="3"/>
              </w:tcPr>
            </w:tcPrChange>
          </w:tcPr>
          <w:p w14:paraId="0AEDC27C" w14:textId="77777777" w:rsidR="00900EAD" w:rsidRDefault="00900EAD" w:rsidP="006A3F26">
            <w:pPr>
              <w:spacing w:before="60" w:after="60"/>
              <w:ind w:firstLine="0"/>
              <w:jc w:val="center"/>
              <w:rPr>
                <w:ins w:id="17217" w:author="Huyen Tran Thu" w:date="2025-04-28T22:27:00Z" w16du:dateUtc="2025-04-28T15:27:00Z"/>
                <w:b/>
                <w:bCs/>
                <w:lang w:val="en-US"/>
              </w:rPr>
            </w:pPr>
            <w:ins w:id="17218" w:author="Huyen Tran Thu" w:date="2025-04-28T22:27:00Z" w16du:dateUtc="2025-04-28T15:27:00Z">
              <w:r>
                <w:rPr>
                  <w:b/>
                  <w:bCs/>
                  <w:lang w:val="en-US"/>
                </w:rPr>
                <w:t xml:space="preserve">Tổng lượng phát thải </w:t>
              </w:r>
            </w:ins>
          </w:p>
          <w:p w14:paraId="5E4AD687" w14:textId="77777777" w:rsidR="00900EAD" w:rsidRPr="0086600C" w:rsidRDefault="00900EAD" w:rsidP="006A3F26">
            <w:pPr>
              <w:spacing w:before="60" w:after="60"/>
              <w:ind w:firstLine="0"/>
              <w:jc w:val="center"/>
              <w:rPr>
                <w:ins w:id="17219" w:author="Huyen Tran Thu" w:date="2025-04-28T22:27:00Z" w16du:dateUtc="2025-04-28T15:27:00Z"/>
                <w:b/>
                <w:bCs/>
                <w:lang w:val="en-US"/>
              </w:rPr>
            </w:pPr>
            <w:ins w:id="17220" w:author="Huyen Tran Thu" w:date="2025-04-28T22:27:00Z" w16du:dateUtc="2025-04-28T15:27:00Z">
              <w:r>
                <w:rPr>
                  <w:b/>
                  <w:bCs/>
                  <w:lang w:val="en-US"/>
                </w:rPr>
                <w:t>(Nghìn tấn)</w:t>
              </w:r>
            </w:ins>
          </w:p>
        </w:tc>
        <w:tc>
          <w:tcPr>
            <w:tcW w:w="2961" w:type="dxa"/>
            <w:tcPrChange w:id="17221" w:author="Huyen Tran Thu" w:date="2025-04-28T22:29:00Z" w16du:dateUtc="2025-04-28T15:29:00Z">
              <w:tcPr>
                <w:tcW w:w="2961" w:type="dxa"/>
              </w:tcPr>
            </w:tcPrChange>
          </w:tcPr>
          <w:p w14:paraId="7814DDD2" w14:textId="77777777" w:rsidR="00900EAD" w:rsidRDefault="00900EAD" w:rsidP="006A3F26">
            <w:pPr>
              <w:spacing w:before="60" w:after="60"/>
              <w:ind w:firstLine="0"/>
              <w:jc w:val="center"/>
              <w:rPr>
                <w:ins w:id="17222" w:author="Huyen Tran Thu" w:date="2025-04-28T22:27:00Z" w16du:dateUtc="2025-04-28T15:27:00Z"/>
                <w:b/>
                <w:bCs/>
                <w:lang w:val="en-US"/>
              </w:rPr>
            </w:pPr>
            <w:ins w:id="17223" w:author="Huyen Tran Thu" w:date="2025-04-28T22:27:00Z" w16du:dateUtc="2025-04-28T15:27:00Z">
              <w:r>
                <w:rPr>
                  <w:b/>
                  <w:bCs/>
                  <w:lang w:val="en-US"/>
                </w:rPr>
                <w:t xml:space="preserve">Tổng lượng phát thải </w:t>
              </w:r>
            </w:ins>
          </w:p>
          <w:p w14:paraId="538EA6E4" w14:textId="77777777" w:rsidR="00900EAD" w:rsidRPr="0086600C" w:rsidRDefault="00900EAD" w:rsidP="006A3F26">
            <w:pPr>
              <w:spacing w:before="60" w:after="60"/>
              <w:ind w:firstLine="0"/>
              <w:jc w:val="center"/>
              <w:rPr>
                <w:ins w:id="17224" w:author="Huyen Tran Thu" w:date="2025-04-28T22:27:00Z" w16du:dateUtc="2025-04-28T15:27:00Z"/>
                <w:b/>
                <w:bCs/>
                <w:lang w:val="en-US"/>
              </w:rPr>
            </w:pPr>
            <w:ins w:id="17225" w:author="Huyen Tran Thu" w:date="2025-04-28T22:27:00Z" w16du:dateUtc="2025-04-28T15:27:00Z">
              <w:r>
                <w:rPr>
                  <w:b/>
                  <w:bCs/>
                  <w:lang w:val="en-US"/>
                </w:rPr>
                <w:t>(Nghìn tấnCO</w:t>
              </w:r>
              <w:r>
                <w:rPr>
                  <w:b/>
                  <w:bCs/>
                  <w:vertAlign w:val="subscript"/>
                  <w:lang w:val="en-US"/>
                </w:rPr>
                <w:t>2</w:t>
              </w:r>
              <w:r>
                <w:rPr>
                  <w:b/>
                  <w:bCs/>
                  <w:lang w:val="en-US"/>
                </w:rPr>
                <w:t>tương đương)</w:t>
              </w:r>
            </w:ins>
          </w:p>
        </w:tc>
      </w:tr>
      <w:tr w:rsidR="00900EAD" w14:paraId="556F5092" w14:textId="77777777" w:rsidTr="006A3F26">
        <w:trPr>
          <w:ins w:id="17226" w:author="Huyen Tran Thu" w:date="2025-04-28T22:27:00Z"/>
        </w:trPr>
        <w:tc>
          <w:tcPr>
            <w:tcW w:w="6101" w:type="dxa"/>
            <w:gridSpan w:val="6"/>
          </w:tcPr>
          <w:p w14:paraId="3D21A79E" w14:textId="77777777" w:rsidR="00900EAD" w:rsidRPr="006A3F26" w:rsidRDefault="00900EAD" w:rsidP="006A3F26">
            <w:pPr>
              <w:spacing w:before="60" w:after="60"/>
              <w:ind w:firstLine="0"/>
              <w:jc w:val="center"/>
              <w:rPr>
                <w:ins w:id="17227" w:author="Huyen Tran Thu" w:date="2025-04-28T22:27:00Z" w16du:dateUtc="2025-04-28T15:27:00Z"/>
                <w:b/>
                <w:bCs/>
                <w:lang w:val="en-US"/>
              </w:rPr>
            </w:pPr>
            <w:ins w:id="17228" w:author="Huyen Tran Thu" w:date="2025-04-28T22:27:00Z" w16du:dateUtc="2025-04-28T15:27:00Z">
              <w:r w:rsidRPr="006A3F26">
                <w:rPr>
                  <w:b/>
                  <w:bCs/>
                  <w:lang w:val="en-US"/>
                </w:rPr>
                <w:t>Năm 2021</w:t>
              </w:r>
            </w:ins>
          </w:p>
        </w:tc>
        <w:tc>
          <w:tcPr>
            <w:tcW w:w="2961" w:type="dxa"/>
            <w:shd w:val="clear" w:color="auto" w:fill="FFFFFF" w:themeFill="background1"/>
          </w:tcPr>
          <w:p w14:paraId="4F283B14" w14:textId="4A2DFF6C" w:rsidR="00900EAD" w:rsidRPr="0098309D" w:rsidRDefault="0098309D" w:rsidP="006A3F26">
            <w:pPr>
              <w:spacing w:before="60" w:after="60"/>
              <w:ind w:hanging="7"/>
              <w:jc w:val="center"/>
              <w:rPr>
                <w:ins w:id="17229" w:author="Huyen Tran Thu" w:date="2025-04-28T22:27:00Z" w16du:dateUtc="2025-04-28T15:27:00Z"/>
                <w:b/>
                <w:bCs/>
                <w:lang w:val="en-US"/>
                <w:rPrChange w:id="17230" w:author="Huyen Tran Thu" w:date="2025-04-28T22:28:00Z" w16du:dateUtc="2025-04-28T15:28:00Z">
                  <w:rPr>
                    <w:ins w:id="17231" w:author="Huyen Tran Thu" w:date="2025-04-28T22:27:00Z" w16du:dateUtc="2025-04-28T15:27:00Z"/>
                    <w:b/>
                    <w:bCs/>
                    <w:lang w:val="vi-VN"/>
                  </w:rPr>
                </w:rPrChange>
              </w:rPr>
            </w:pPr>
            <w:ins w:id="17232" w:author="Huyen Tran Thu" w:date="2025-04-28T22:28:00Z" w16du:dateUtc="2025-04-28T15:28:00Z">
              <w:r>
                <w:rPr>
                  <w:b/>
                  <w:bCs/>
                  <w:lang w:val="en-US"/>
                </w:rPr>
                <w:t>4.787,</w:t>
              </w:r>
            </w:ins>
            <w:ins w:id="17233" w:author="Huyen Tran Thu" w:date="2025-04-28T22:29:00Z" w16du:dateUtc="2025-04-28T15:29:00Z">
              <w:r>
                <w:rPr>
                  <w:b/>
                  <w:bCs/>
                  <w:lang w:val="en-US"/>
                </w:rPr>
                <w:t>82</w:t>
              </w:r>
            </w:ins>
          </w:p>
        </w:tc>
      </w:tr>
      <w:tr w:rsidR="00900EAD" w14:paraId="00D3126F" w14:textId="77777777" w:rsidTr="006A3F26">
        <w:trPr>
          <w:ins w:id="17234" w:author="Huyen Tran Thu" w:date="2025-04-28T22:27:00Z"/>
        </w:trPr>
        <w:tc>
          <w:tcPr>
            <w:tcW w:w="1076" w:type="dxa"/>
          </w:tcPr>
          <w:p w14:paraId="2A72D6DE" w14:textId="77777777" w:rsidR="00900EAD" w:rsidRPr="0086600C" w:rsidRDefault="00900EAD" w:rsidP="006A3F26">
            <w:pPr>
              <w:spacing w:before="60" w:after="60"/>
              <w:ind w:firstLine="0"/>
              <w:jc w:val="center"/>
              <w:rPr>
                <w:ins w:id="17235" w:author="Huyen Tran Thu" w:date="2025-04-28T22:27:00Z" w16du:dateUtc="2025-04-28T15:27:00Z"/>
                <w:lang w:val="en-US"/>
              </w:rPr>
            </w:pPr>
            <w:ins w:id="17236" w:author="Huyen Tran Thu" w:date="2025-04-28T22:27:00Z" w16du:dateUtc="2025-04-28T15:27:00Z">
              <w:r>
                <w:rPr>
                  <w:lang w:val="en-US"/>
                </w:rPr>
                <w:t>1</w:t>
              </w:r>
            </w:ins>
          </w:p>
        </w:tc>
        <w:tc>
          <w:tcPr>
            <w:tcW w:w="2093" w:type="dxa"/>
            <w:gridSpan w:val="3"/>
          </w:tcPr>
          <w:p w14:paraId="12A9D6B9" w14:textId="77777777" w:rsidR="00900EAD" w:rsidRPr="0086600C" w:rsidRDefault="00900EAD" w:rsidP="006A3F26">
            <w:pPr>
              <w:spacing w:before="60" w:after="60"/>
              <w:ind w:firstLine="0"/>
              <w:jc w:val="center"/>
              <w:rPr>
                <w:ins w:id="17237" w:author="Huyen Tran Thu" w:date="2025-04-28T22:27:00Z" w16du:dateUtc="2025-04-28T15:27:00Z"/>
                <w:vertAlign w:val="subscript"/>
                <w:lang w:val="en-US"/>
              </w:rPr>
            </w:pPr>
            <w:ins w:id="17238" w:author="Huyen Tran Thu" w:date="2025-04-28T22:27:00Z" w16du:dateUtc="2025-04-28T15:27:00Z">
              <w:r>
                <w:rPr>
                  <w:lang w:val="en-US"/>
                </w:rPr>
                <w:t>CO</w:t>
              </w:r>
              <w:r>
                <w:rPr>
                  <w:vertAlign w:val="subscript"/>
                  <w:lang w:val="en-US"/>
                </w:rPr>
                <w:t>2</w:t>
              </w:r>
            </w:ins>
          </w:p>
        </w:tc>
        <w:tc>
          <w:tcPr>
            <w:tcW w:w="2932" w:type="dxa"/>
            <w:gridSpan w:val="2"/>
            <w:shd w:val="clear" w:color="auto" w:fill="BFBFBF" w:themeFill="background1" w:themeFillShade="BF"/>
          </w:tcPr>
          <w:p w14:paraId="189F230B" w14:textId="77777777" w:rsidR="00900EAD" w:rsidRDefault="00900EAD" w:rsidP="006A3F26">
            <w:pPr>
              <w:spacing w:before="60" w:after="60"/>
              <w:ind w:firstLine="0"/>
              <w:jc w:val="center"/>
              <w:rPr>
                <w:ins w:id="17239" w:author="Huyen Tran Thu" w:date="2025-04-28T22:27:00Z" w16du:dateUtc="2025-04-28T15:27:00Z"/>
                <w:lang w:val="vi-VN"/>
              </w:rPr>
            </w:pPr>
          </w:p>
        </w:tc>
        <w:tc>
          <w:tcPr>
            <w:tcW w:w="2961" w:type="dxa"/>
            <w:shd w:val="clear" w:color="auto" w:fill="BFBFBF" w:themeFill="background1" w:themeFillShade="BF"/>
          </w:tcPr>
          <w:p w14:paraId="2C101A70" w14:textId="77777777" w:rsidR="00900EAD" w:rsidRDefault="00900EAD" w:rsidP="006A3F26">
            <w:pPr>
              <w:spacing w:before="60" w:after="60"/>
              <w:ind w:firstLine="0"/>
              <w:jc w:val="center"/>
              <w:rPr>
                <w:ins w:id="17240" w:author="Huyen Tran Thu" w:date="2025-04-28T22:27:00Z" w16du:dateUtc="2025-04-28T15:27:00Z"/>
                <w:lang w:val="vi-VN"/>
              </w:rPr>
            </w:pPr>
          </w:p>
        </w:tc>
      </w:tr>
      <w:tr w:rsidR="00900EAD" w14:paraId="5B8111E0" w14:textId="77777777" w:rsidTr="006A3F26">
        <w:trPr>
          <w:ins w:id="17241" w:author="Huyen Tran Thu" w:date="2025-04-28T22:27:00Z"/>
        </w:trPr>
        <w:tc>
          <w:tcPr>
            <w:tcW w:w="1076" w:type="dxa"/>
          </w:tcPr>
          <w:p w14:paraId="3C76D456" w14:textId="77777777" w:rsidR="00900EAD" w:rsidRPr="0086600C" w:rsidRDefault="00900EAD" w:rsidP="006A3F26">
            <w:pPr>
              <w:spacing w:before="60" w:after="60"/>
              <w:ind w:firstLine="0"/>
              <w:jc w:val="center"/>
              <w:rPr>
                <w:ins w:id="17242" w:author="Huyen Tran Thu" w:date="2025-04-28T22:27:00Z" w16du:dateUtc="2025-04-28T15:27:00Z"/>
                <w:lang w:val="en-US"/>
              </w:rPr>
            </w:pPr>
            <w:ins w:id="17243" w:author="Huyen Tran Thu" w:date="2025-04-28T22:27:00Z" w16du:dateUtc="2025-04-28T15:27:00Z">
              <w:r>
                <w:rPr>
                  <w:lang w:val="en-US"/>
                </w:rPr>
                <w:t>2</w:t>
              </w:r>
            </w:ins>
          </w:p>
        </w:tc>
        <w:tc>
          <w:tcPr>
            <w:tcW w:w="2093" w:type="dxa"/>
            <w:gridSpan w:val="3"/>
          </w:tcPr>
          <w:p w14:paraId="35BCC0EF" w14:textId="77777777" w:rsidR="00900EAD" w:rsidRPr="0086600C" w:rsidRDefault="00900EAD" w:rsidP="006A3F26">
            <w:pPr>
              <w:spacing w:before="60" w:after="60"/>
              <w:ind w:firstLine="0"/>
              <w:jc w:val="center"/>
              <w:rPr>
                <w:ins w:id="17244" w:author="Huyen Tran Thu" w:date="2025-04-28T22:27:00Z" w16du:dateUtc="2025-04-28T15:27:00Z"/>
                <w:vertAlign w:val="subscript"/>
                <w:lang w:val="en-US"/>
              </w:rPr>
            </w:pPr>
            <w:ins w:id="17245" w:author="Huyen Tran Thu" w:date="2025-04-28T22:27:00Z" w16du:dateUtc="2025-04-28T15:27:00Z">
              <w:r>
                <w:rPr>
                  <w:lang w:val="en-US"/>
                </w:rPr>
                <w:t>CH</w:t>
              </w:r>
              <w:r>
                <w:rPr>
                  <w:vertAlign w:val="subscript"/>
                  <w:lang w:val="en-US"/>
                </w:rPr>
                <w:t>4</w:t>
              </w:r>
            </w:ins>
          </w:p>
        </w:tc>
        <w:tc>
          <w:tcPr>
            <w:tcW w:w="2932" w:type="dxa"/>
            <w:gridSpan w:val="2"/>
          </w:tcPr>
          <w:p w14:paraId="25426006" w14:textId="3D69565D" w:rsidR="00900EAD" w:rsidRPr="0086600C" w:rsidRDefault="0098309D" w:rsidP="006A3F26">
            <w:pPr>
              <w:spacing w:before="60" w:after="60"/>
              <w:ind w:firstLine="0"/>
              <w:jc w:val="center"/>
              <w:rPr>
                <w:ins w:id="17246" w:author="Huyen Tran Thu" w:date="2025-04-28T22:27:00Z" w16du:dateUtc="2025-04-28T15:27:00Z"/>
                <w:lang w:val="en-US"/>
              </w:rPr>
            </w:pPr>
            <w:ins w:id="17247" w:author="Huyen Tran Thu" w:date="2025-04-28T22:28:00Z" w16du:dateUtc="2025-04-28T15:28:00Z">
              <w:r>
                <w:rPr>
                  <w:lang w:val="en-US"/>
                </w:rPr>
                <w:t>168,14</w:t>
              </w:r>
            </w:ins>
          </w:p>
        </w:tc>
        <w:tc>
          <w:tcPr>
            <w:tcW w:w="2961" w:type="dxa"/>
          </w:tcPr>
          <w:p w14:paraId="7E6A9FCA" w14:textId="1F883AE5" w:rsidR="00900EAD" w:rsidRPr="0086600C" w:rsidRDefault="0098309D" w:rsidP="006A3F26">
            <w:pPr>
              <w:spacing w:before="60" w:after="60"/>
              <w:ind w:firstLine="0"/>
              <w:jc w:val="center"/>
              <w:rPr>
                <w:ins w:id="17248" w:author="Huyen Tran Thu" w:date="2025-04-28T22:27:00Z" w16du:dateUtc="2025-04-28T15:27:00Z"/>
                <w:lang w:val="en-US"/>
              </w:rPr>
            </w:pPr>
            <w:ins w:id="17249" w:author="Huyen Tran Thu" w:date="2025-04-28T22:28:00Z" w16du:dateUtc="2025-04-28T15:28:00Z">
              <w:r>
                <w:rPr>
                  <w:lang w:val="en-US"/>
                </w:rPr>
                <w:t>4.707,87</w:t>
              </w:r>
            </w:ins>
          </w:p>
        </w:tc>
      </w:tr>
      <w:tr w:rsidR="00900EAD" w14:paraId="5BF58BC9" w14:textId="77777777" w:rsidTr="006A3F26">
        <w:trPr>
          <w:ins w:id="17250" w:author="Huyen Tran Thu" w:date="2025-04-28T22:27:00Z"/>
        </w:trPr>
        <w:tc>
          <w:tcPr>
            <w:tcW w:w="1076" w:type="dxa"/>
          </w:tcPr>
          <w:p w14:paraId="0197A435" w14:textId="77777777" w:rsidR="00900EAD" w:rsidRPr="0086600C" w:rsidRDefault="00900EAD" w:rsidP="006A3F26">
            <w:pPr>
              <w:spacing w:before="60" w:after="60"/>
              <w:ind w:firstLine="0"/>
              <w:jc w:val="center"/>
              <w:rPr>
                <w:ins w:id="17251" w:author="Huyen Tran Thu" w:date="2025-04-28T22:27:00Z" w16du:dateUtc="2025-04-28T15:27:00Z"/>
                <w:lang w:val="en-US"/>
              </w:rPr>
            </w:pPr>
            <w:ins w:id="17252" w:author="Huyen Tran Thu" w:date="2025-04-28T22:27:00Z" w16du:dateUtc="2025-04-28T15:27:00Z">
              <w:r>
                <w:rPr>
                  <w:lang w:val="en-US"/>
                </w:rPr>
                <w:t>3</w:t>
              </w:r>
            </w:ins>
          </w:p>
        </w:tc>
        <w:tc>
          <w:tcPr>
            <w:tcW w:w="2093" w:type="dxa"/>
            <w:gridSpan w:val="3"/>
          </w:tcPr>
          <w:p w14:paraId="318332F6" w14:textId="77777777" w:rsidR="00900EAD" w:rsidRPr="0086600C" w:rsidRDefault="00900EAD" w:rsidP="006A3F26">
            <w:pPr>
              <w:spacing w:before="60" w:after="60"/>
              <w:ind w:firstLine="0"/>
              <w:jc w:val="center"/>
              <w:rPr>
                <w:ins w:id="17253" w:author="Huyen Tran Thu" w:date="2025-04-28T22:27:00Z" w16du:dateUtc="2025-04-28T15:27:00Z"/>
                <w:lang w:val="en-US"/>
              </w:rPr>
            </w:pPr>
            <w:ins w:id="17254" w:author="Huyen Tran Thu" w:date="2025-04-28T22:27:00Z" w16du:dateUtc="2025-04-28T15:27:00Z">
              <w:r>
                <w:rPr>
                  <w:lang w:val="en-US"/>
                </w:rPr>
                <w:t>N</w:t>
              </w:r>
              <w:r>
                <w:rPr>
                  <w:vertAlign w:val="subscript"/>
                  <w:lang w:val="en-US"/>
                </w:rPr>
                <w:t>2</w:t>
              </w:r>
              <w:r>
                <w:rPr>
                  <w:lang w:val="en-US"/>
                </w:rPr>
                <w:t>O</w:t>
              </w:r>
            </w:ins>
          </w:p>
        </w:tc>
        <w:tc>
          <w:tcPr>
            <w:tcW w:w="2932" w:type="dxa"/>
            <w:gridSpan w:val="2"/>
          </w:tcPr>
          <w:p w14:paraId="1146D991" w14:textId="0619F1FF" w:rsidR="00900EAD" w:rsidRPr="0086600C" w:rsidRDefault="0098309D" w:rsidP="006A3F26">
            <w:pPr>
              <w:spacing w:before="60" w:after="60"/>
              <w:ind w:firstLine="0"/>
              <w:jc w:val="center"/>
              <w:rPr>
                <w:ins w:id="17255" w:author="Huyen Tran Thu" w:date="2025-04-28T22:27:00Z" w16du:dateUtc="2025-04-28T15:27:00Z"/>
                <w:lang w:val="en-US"/>
              </w:rPr>
            </w:pPr>
            <w:ins w:id="17256" w:author="Huyen Tran Thu" w:date="2025-04-28T22:28:00Z" w16du:dateUtc="2025-04-28T15:28:00Z">
              <w:r>
                <w:rPr>
                  <w:lang w:val="en-US"/>
                </w:rPr>
                <w:t>0,30</w:t>
              </w:r>
            </w:ins>
          </w:p>
        </w:tc>
        <w:tc>
          <w:tcPr>
            <w:tcW w:w="2961" w:type="dxa"/>
          </w:tcPr>
          <w:p w14:paraId="6615589E" w14:textId="44DF78CD" w:rsidR="00900EAD" w:rsidRPr="0086600C" w:rsidRDefault="0098309D" w:rsidP="006A3F26">
            <w:pPr>
              <w:spacing w:before="60" w:after="60"/>
              <w:ind w:firstLine="0"/>
              <w:jc w:val="center"/>
              <w:rPr>
                <w:ins w:id="17257" w:author="Huyen Tran Thu" w:date="2025-04-28T22:27:00Z" w16du:dateUtc="2025-04-28T15:27:00Z"/>
                <w:lang w:val="en-US"/>
              </w:rPr>
            </w:pPr>
            <w:ins w:id="17258" w:author="Huyen Tran Thu" w:date="2025-04-28T22:28:00Z" w16du:dateUtc="2025-04-28T15:28:00Z">
              <w:r>
                <w:rPr>
                  <w:lang w:val="en-US"/>
                </w:rPr>
                <w:t>79,95</w:t>
              </w:r>
            </w:ins>
          </w:p>
        </w:tc>
      </w:tr>
      <w:tr w:rsidR="00900EAD" w14:paraId="48390EC6" w14:textId="77777777" w:rsidTr="006A3F26">
        <w:trPr>
          <w:ins w:id="17259" w:author="Huyen Tran Thu" w:date="2025-04-28T22:27:00Z"/>
        </w:trPr>
        <w:tc>
          <w:tcPr>
            <w:tcW w:w="6101" w:type="dxa"/>
            <w:gridSpan w:val="6"/>
          </w:tcPr>
          <w:p w14:paraId="76009334" w14:textId="77777777" w:rsidR="00900EAD" w:rsidRPr="006A3F26" w:rsidRDefault="00900EAD" w:rsidP="006A3F26">
            <w:pPr>
              <w:spacing w:before="60" w:after="60"/>
              <w:ind w:firstLine="0"/>
              <w:jc w:val="center"/>
              <w:rPr>
                <w:ins w:id="17260" w:author="Huyen Tran Thu" w:date="2025-04-28T22:27:00Z" w16du:dateUtc="2025-04-28T15:27:00Z"/>
                <w:b/>
                <w:bCs/>
                <w:lang w:val="en-US"/>
              </w:rPr>
            </w:pPr>
            <w:ins w:id="17261" w:author="Huyen Tran Thu" w:date="2025-04-28T22:27:00Z" w16du:dateUtc="2025-04-28T15:27:00Z">
              <w:r w:rsidRPr="006A3F26">
                <w:rPr>
                  <w:b/>
                  <w:bCs/>
                  <w:lang w:val="en-US"/>
                </w:rPr>
                <w:t>Năm 2022</w:t>
              </w:r>
            </w:ins>
          </w:p>
        </w:tc>
        <w:tc>
          <w:tcPr>
            <w:tcW w:w="2961" w:type="dxa"/>
            <w:shd w:val="clear" w:color="auto" w:fill="FFFFFF" w:themeFill="background1"/>
          </w:tcPr>
          <w:p w14:paraId="0F1C3565" w14:textId="3DB4E829" w:rsidR="00900EAD" w:rsidRPr="0098309D" w:rsidRDefault="0098309D" w:rsidP="006A3F26">
            <w:pPr>
              <w:spacing w:before="60" w:after="60"/>
              <w:ind w:hanging="7"/>
              <w:jc w:val="center"/>
              <w:rPr>
                <w:ins w:id="17262" w:author="Huyen Tran Thu" w:date="2025-04-28T22:27:00Z" w16du:dateUtc="2025-04-28T15:27:00Z"/>
                <w:b/>
                <w:bCs/>
                <w:lang w:val="en-US"/>
                <w:rPrChange w:id="17263" w:author="Huyen Tran Thu" w:date="2025-04-28T22:29:00Z" w16du:dateUtc="2025-04-28T15:29:00Z">
                  <w:rPr>
                    <w:ins w:id="17264" w:author="Huyen Tran Thu" w:date="2025-04-28T22:27:00Z" w16du:dateUtc="2025-04-28T15:27:00Z"/>
                    <w:b/>
                    <w:bCs/>
                    <w:lang w:val="vi-VN"/>
                  </w:rPr>
                </w:rPrChange>
              </w:rPr>
            </w:pPr>
            <w:ins w:id="17265" w:author="Huyen Tran Thu" w:date="2025-04-28T22:29:00Z" w16du:dateUtc="2025-04-28T15:29:00Z">
              <w:r>
                <w:rPr>
                  <w:b/>
                  <w:bCs/>
                  <w:lang w:val="en-US"/>
                </w:rPr>
                <w:t>4.872,84</w:t>
              </w:r>
            </w:ins>
          </w:p>
        </w:tc>
      </w:tr>
      <w:tr w:rsidR="00900EAD" w14:paraId="24B6B64B" w14:textId="77777777" w:rsidTr="006A3F26">
        <w:trPr>
          <w:ins w:id="17266" w:author="Huyen Tran Thu" w:date="2025-04-28T22:27:00Z"/>
        </w:trPr>
        <w:tc>
          <w:tcPr>
            <w:tcW w:w="1076" w:type="dxa"/>
          </w:tcPr>
          <w:p w14:paraId="4FF8ACC7" w14:textId="77777777" w:rsidR="00900EAD" w:rsidRPr="0086600C" w:rsidRDefault="00900EAD" w:rsidP="006A3F26">
            <w:pPr>
              <w:spacing w:before="60" w:after="60"/>
              <w:ind w:firstLine="0"/>
              <w:jc w:val="center"/>
              <w:rPr>
                <w:ins w:id="17267" w:author="Huyen Tran Thu" w:date="2025-04-28T22:27:00Z" w16du:dateUtc="2025-04-28T15:27:00Z"/>
                <w:lang w:val="en-US"/>
              </w:rPr>
            </w:pPr>
            <w:ins w:id="17268" w:author="Huyen Tran Thu" w:date="2025-04-28T22:27:00Z" w16du:dateUtc="2025-04-28T15:27:00Z">
              <w:r>
                <w:rPr>
                  <w:lang w:val="en-US"/>
                </w:rPr>
                <w:t>1</w:t>
              </w:r>
            </w:ins>
          </w:p>
        </w:tc>
        <w:tc>
          <w:tcPr>
            <w:tcW w:w="2093" w:type="dxa"/>
            <w:gridSpan w:val="3"/>
          </w:tcPr>
          <w:p w14:paraId="120928E2" w14:textId="77777777" w:rsidR="00900EAD" w:rsidRPr="0086600C" w:rsidRDefault="00900EAD" w:rsidP="006A3F26">
            <w:pPr>
              <w:spacing w:before="60" w:after="60"/>
              <w:ind w:firstLine="0"/>
              <w:jc w:val="center"/>
              <w:rPr>
                <w:ins w:id="17269" w:author="Huyen Tran Thu" w:date="2025-04-28T22:27:00Z" w16du:dateUtc="2025-04-28T15:27:00Z"/>
                <w:vertAlign w:val="subscript"/>
                <w:lang w:val="en-US"/>
              </w:rPr>
            </w:pPr>
            <w:ins w:id="17270" w:author="Huyen Tran Thu" w:date="2025-04-28T22:27:00Z" w16du:dateUtc="2025-04-28T15:27:00Z">
              <w:r>
                <w:rPr>
                  <w:lang w:val="en-US"/>
                </w:rPr>
                <w:t>CO</w:t>
              </w:r>
              <w:r>
                <w:rPr>
                  <w:vertAlign w:val="subscript"/>
                  <w:lang w:val="en-US"/>
                </w:rPr>
                <w:t>2</w:t>
              </w:r>
            </w:ins>
          </w:p>
        </w:tc>
        <w:tc>
          <w:tcPr>
            <w:tcW w:w="2932" w:type="dxa"/>
            <w:gridSpan w:val="2"/>
            <w:shd w:val="clear" w:color="auto" w:fill="BFBFBF" w:themeFill="background1" w:themeFillShade="BF"/>
          </w:tcPr>
          <w:p w14:paraId="047230BC" w14:textId="77777777" w:rsidR="00900EAD" w:rsidRDefault="00900EAD" w:rsidP="006A3F26">
            <w:pPr>
              <w:spacing w:before="60" w:after="60"/>
              <w:ind w:firstLine="0"/>
              <w:jc w:val="center"/>
              <w:rPr>
                <w:ins w:id="17271" w:author="Huyen Tran Thu" w:date="2025-04-28T22:27:00Z" w16du:dateUtc="2025-04-28T15:27:00Z"/>
                <w:lang w:val="vi-VN"/>
              </w:rPr>
            </w:pPr>
          </w:p>
        </w:tc>
        <w:tc>
          <w:tcPr>
            <w:tcW w:w="2961" w:type="dxa"/>
            <w:shd w:val="clear" w:color="auto" w:fill="BFBFBF" w:themeFill="background1" w:themeFillShade="BF"/>
          </w:tcPr>
          <w:p w14:paraId="2BC44C7A" w14:textId="77777777" w:rsidR="00900EAD" w:rsidRDefault="00900EAD" w:rsidP="006A3F26">
            <w:pPr>
              <w:spacing w:before="60" w:after="60"/>
              <w:ind w:firstLine="0"/>
              <w:jc w:val="center"/>
              <w:rPr>
                <w:ins w:id="17272" w:author="Huyen Tran Thu" w:date="2025-04-28T22:27:00Z" w16du:dateUtc="2025-04-28T15:27:00Z"/>
                <w:lang w:val="vi-VN"/>
              </w:rPr>
            </w:pPr>
          </w:p>
        </w:tc>
      </w:tr>
      <w:tr w:rsidR="00900EAD" w14:paraId="051CABCA" w14:textId="77777777" w:rsidTr="006A3F26">
        <w:trPr>
          <w:ins w:id="17273" w:author="Huyen Tran Thu" w:date="2025-04-28T22:27:00Z"/>
        </w:trPr>
        <w:tc>
          <w:tcPr>
            <w:tcW w:w="1076" w:type="dxa"/>
          </w:tcPr>
          <w:p w14:paraId="107C2A26" w14:textId="77777777" w:rsidR="00900EAD" w:rsidRPr="0086600C" w:rsidRDefault="00900EAD" w:rsidP="006A3F26">
            <w:pPr>
              <w:spacing w:before="60" w:after="60"/>
              <w:ind w:firstLine="0"/>
              <w:jc w:val="center"/>
              <w:rPr>
                <w:ins w:id="17274" w:author="Huyen Tran Thu" w:date="2025-04-28T22:27:00Z" w16du:dateUtc="2025-04-28T15:27:00Z"/>
                <w:lang w:val="en-US"/>
              </w:rPr>
            </w:pPr>
            <w:ins w:id="17275" w:author="Huyen Tran Thu" w:date="2025-04-28T22:27:00Z" w16du:dateUtc="2025-04-28T15:27:00Z">
              <w:r>
                <w:rPr>
                  <w:lang w:val="en-US"/>
                </w:rPr>
                <w:t>2</w:t>
              </w:r>
            </w:ins>
          </w:p>
        </w:tc>
        <w:tc>
          <w:tcPr>
            <w:tcW w:w="2093" w:type="dxa"/>
            <w:gridSpan w:val="3"/>
          </w:tcPr>
          <w:p w14:paraId="0669B18D" w14:textId="77777777" w:rsidR="00900EAD" w:rsidRPr="0086600C" w:rsidRDefault="00900EAD" w:rsidP="006A3F26">
            <w:pPr>
              <w:spacing w:before="60" w:after="60"/>
              <w:ind w:firstLine="0"/>
              <w:jc w:val="center"/>
              <w:rPr>
                <w:ins w:id="17276" w:author="Huyen Tran Thu" w:date="2025-04-28T22:27:00Z" w16du:dateUtc="2025-04-28T15:27:00Z"/>
                <w:vertAlign w:val="subscript"/>
                <w:lang w:val="en-US"/>
              </w:rPr>
            </w:pPr>
            <w:ins w:id="17277" w:author="Huyen Tran Thu" w:date="2025-04-28T22:27:00Z" w16du:dateUtc="2025-04-28T15:27:00Z">
              <w:r>
                <w:rPr>
                  <w:lang w:val="en-US"/>
                </w:rPr>
                <w:t>CH</w:t>
              </w:r>
              <w:r>
                <w:rPr>
                  <w:vertAlign w:val="subscript"/>
                  <w:lang w:val="en-US"/>
                </w:rPr>
                <w:t>4</w:t>
              </w:r>
            </w:ins>
          </w:p>
        </w:tc>
        <w:tc>
          <w:tcPr>
            <w:tcW w:w="2932" w:type="dxa"/>
            <w:gridSpan w:val="2"/>
          </w:tcPr>
          <w:p w14:paraId="1FCD151D" w14:textId="4B520E03" w:rsidR="00900EAD" w:rsidRPr="0086600C" w:rsidRDefault="0098309D" w:rsidP="006A3F26">
            <w:pPr>
              <w:spacing w:before="60" w:after="60"/>
              <w:ind w:firstLine="0"/>
              <w:jc w:val="center"/>
              <w:rPr>
                <w:ins w:id="17278" w:author="Huyen Tran Thu" w:date="2025-04-28T22:27:00Z" w16du:dateUtc="2025-04-28T15:27:00Z"/>
                <w:lang w:val="en-US"/>
              </w:rPr>
            </w:pPr>
            <w:ins w:id="17279" w:author="Huyen Tran Thu" w:date="2025-04-28T22:29:00Z" w16du:dateUtc="2025-04-28T15:29:00Z">
              <w:r>
                <w:rPr>
                  <w:lang w:val="en-US"/>
                </w:rPr>
                <w:t>171,02</w:t>
              </w:r>
            </w:ins>
          </w:p>
        </w:tc>
        <w:tc>
          <w:tcPr>
            <w:tcW w:w="2961" w:type="dxa"/>
          </w:tcPr>
          <w:p w14:paraId="19AFB76E" w14:textId="026C7234" w:rsidR="00900EAD" w:rsidRPr="0086600C" w:rsidRDefault="0098309D" w:rsidP="006A3F26">
            <w:pPr>
              <w:spacing w:before="60" w:after="60"/>
              <w:ind w:firstLine="0"/>
              <w:jc w:val="center"/>
              <w:rPr>
                <w:ins w:id="17280" w:author="Huyen Tran Thu" w:date="2025-04-28T22:27:00Z" w16du:dateUtc="2025-04-28T15:27:00Z"/>
                <w:lang w:val="en-US"/>
              </w:rPr>
            </w:pPr>
            <w:ins w:id="17281" w:author="Huyen Tran Thu" w:date="2025-04-28T22:29:00Z" w16du:dateUtc="2025-04-28T15:29:00Z">
              <w:r>
                <w:rPr>
                  <w:lang w:val="en-US"/>
                </w:rPr>
                <w:t>4.788,53</w:t>
              </w:r>
            </w:ins>
          </w:p>
        </w:tc>
      </w:tr>
      <w:tr w:rsidR="00900EAD" w14:paraId="0560B303" w14:textId="77777777" w:rsidTr="006A3F26">
        <w:trPr>
          <w:ins w:id="17282" w:author="Huyen Tran Thu" w:date="2025-04-28T22:27:00Z"/>
        </w:trPr>
        <w:tc>
          <w:tcPr>
            <w:tcW w:w="1076" w:type="dxa"/>
          </w:tcPr>
          <w:p w14:paraId="37F71A08" w14:textId="77777777" w:rsidR="00900EAD" w:rsidRPr="0086600C" w:rsidRDefault="00900EAD" w:rsidP="006A3F26">
            <w:pPr>
              <w:spacing w:before="60" w:after="60"/>
              <w:ind w:firstLine="0"/>
              <w:jc w:val="center"/>
              <w:rPr>
                <w:ins w:id="17283" w:author="Huyen Tran Thu" w:date="2025-04-28T22:27:00Z" w16du:dateUtc="2025-04-28T15:27:00Z"/>
                <w:lang w:val="en-US"/>
              </w:rPr>
            </w:pPr>
            <w:ins w:id="17284" w:author="Huyen Tran Thu" w:date="2025-04-28T22:27:00Z" w16du:dateUtc="2025-04-28T15:27:00Z">
              <w:r>
                <w:rPr>
                  <w:lang w:val="en-US"/>
                </w:rPr>
                <w:lastRenderedPageBreak/>
                <w:t>3</w:t>
              </w:r>
            </w:ins>
          </w:p>
        </w:tc>
        <w:tc>
          <w:tcPr>
            <w:tcW w:w="2093" w:type="dxa"/>
            <w:gridSpan w:val="3"/>
          </w:tcPr>
          <w:p w14:paraId="1DAE80D8" w14:textId="77777777" w:rsidR="00900EAD" w:rsidRPr="0086600C" w:rsidRDefault="00900EAD" w:rsidP="006A3F26">
            <w:pPr>
              <w:spacing w:before="60" w:after="60"/>
              <w:ind w:firstLine="0"/>
              <w:jc w:val="center"/>
              <w:rPr>
                <w:ins w:id="17285" w:author="Huyen Tran Thu" w:date="2025-04-28T22:27:00Z" w16du:dateUtc="2025-04-28T15:27:00Z"/>
                <w:lang w:val="en-US"/>
              </w:rPr>
            </w:pPr>
            <w:ins w:id="17286" w:author="Huyen Tran Thu" w:date="2025-04-28T22:27:00Z" w16du:dateUtc="2025-04-28T15:27:00Z">
              <w:r>
                <w:rPr>
                  <w:lang w:val="en-US"/>
                </w:rPr>
                <w:t>N</w:t>
              </w:r>
              <w:r>
                <w:rPr>
                  <w:vertAlign w:val="subscript"/>
                  <w:lang w:val="en-US"/>
                </w:rPr>
                <w:t>2</w:t>
              </w:r>
              <w:r>
                <w:rPr>
                  <w:lang w:val="en-US"/>
                </w:rPr>
                <w:t>O</w:t>
              </w:r>
            </w:ins>
          </w:p>
        </w:tc>
        <w:tc>
          <w:tcPr>
            <w:tcW w:w="2932" w:type="dxa"/>
            <w:gridSpan w:val="2"/>
          </w:tcPr>
          <w:p w14:paraId="4A91B370" w14:textId="0BD52723" w:rsidR="00900EAD" w:rsidRPr="0086600C" w:rsidRDefault="0098309D" w:rsidP="006A3F26">
            <w:pPr>
              <w:spacing w:before="60" w:after="60"/>
              <w:ind w:firstLine="0"/>
              <w:jc w:val="center"/>
              <w:rPr>
                <w:ins w:id="17287" w:author="Huyen Tran Thu" w:date="2025-04-28T22:27:00Z" w16du:dateUtc="2025-04-28T15:27:00Z"/>
                <w:lang w:val="en-US"/>
              </w:rPr>
            </w:pPr>
            <w:ins w:id="17288" w:author="Huyen Tran Thu" w:date="2025-04-28T22:29:00Z" w16du:dateUtc="2025-04-28T15:29:00Z">
              <w:r>
                <w:rPr>
                  <w:lang w:val="en-US"/>
                </w:rPr>
                <w:t>0,32</w:t>
              </w:r>
            </w:ins>
          </w:p>
        </w:tc>
        <w:tc>
          <w:tcPr>
            <w:tcW w:w="2961" w:type="dxa"/>
          </w:tcPr>
          <w:p w14:paraId="529DA8C7" w14:textId="6B52F208" w:rsidR="00900EAD" w:rsidRPr="0086600C" w:rsidRDefault="0098309D" w:rsidP="006A3F26">
            <w:pPr>
              <w:spacing w:before="60" w:after="60"/>
              <w:ind w:firstLine="0"/>
              <w:jc w:val="center"/>
              <w:rPr>
                <w:ins w:id="17289" w:author="Huyen Tran Thu" w:date="2025-04-28T22:27:00Z" w16du:dateUtc="2025-04-28T15:27:00Z"/>
                <w:lang w:val="en-US"/>
              </w:rPr>
            </w:pPr>
            <w:ins w:id="17290" w:author="Huyen Tran Thu" w:date="2025-04-28T22:29:00Z" w16du:dateUtc="2025-04-28T15:29:00Z">
              <w:r>
                <w:rPr>
                  <w:lang w:val="en-US"/>
                </w:rPr>
                <w:t>84,30</w:t>
              </w:r>
            </w:ins>
          </w:p>
        </w:tc>
      </w:tr>
    </w:tbl>
    <w:p w14:paraId="3D4BEBA4" w14:textId="57A98B7F" w:rsidR="0086600C" w:rsidRPr="0086600C" w:rsidRDefault="0086600C" w:rsidP="00545D8E">
      <w:pPr>
        <w:ind w:firstLine="720"/>
        <w:rPr>
          <w:lang w:val="en-US"/>
        </w:rPr>
      </w:pPr>
      <w:r>
        <w:rPr>
          <w:lang w:val="en-US"/>
        </w:rPr>
        <w:t xml:space="preserve">Như vậy, tổng lượng phát thải khí nhà kính từ quá trình Xử lý và xả thải nước thải (4D) </w:t>
      </w:r>
      <w:ins w:id="17291" w:author="Huyen Tran Thu" w:date="2025-04-28T22:29:00Z" w16du:dateUtc="2025-04-28T15:29:00Z">
        <w:r w:rsidR="0098309D">
          <w:rPr>
            <w:lang w:val="en-US"/>
          </w:rPr>
          <w:t xml:space="preserve">năm </w:t>
        </w:r>
        <w:r w:rsidR="0098309D" w:rsidRPr="0098309D">
          <w:rPr>
            <w:b/>
            <w:bCs/>
            <w:lang w:val="en-US"/>
            <w:rPrChange w:id="17292" w:author="Huyen Tran Thu" w:date="2025-04-28T22:30:00Z" w16du:dateUtc="2025-04-28T15:30:00Z">
              <w:rPr>
                <w:lang w:val="en-US"/>
              </w:rPr>
            </w:rPrChange>
          </w:rPr>
          <w:t xml:space="preserve">2021 </w:t>
        </w:r>
      </w:ins>
      <w:r w:rsidRPr="0098309D">
        <w:rPr>
          <w:b/>
          <w:bCs/>
          <w:lang w:val="en-US"/>
          <w:rPrChange w:id="17293" w:author="Huyen Tran Thu" w:date="2025-04-28T22:30:00Z" w16du:dateUtc="2025-04-28T15:30:00Z">
            <w:rPr>
              <w:lang w:val="en-US"/>
            </w:rPr>
          </w:rPrChange>
        </w:rPr>
        <w:t xml:space="preserve">bằng </w:t>
      </w:r>
      <w:del w:id="17294" w:author="Thu Huyen Tran" w:date="2023-04-07T15:49:00Z">
        <w:r w:rsidR="00D37008" w:rsidRPr="0017495D" w:rsidDel="004B67FF">
          <w:rPr>
            <w:b/>
            <w:bCs/>
            <w:lang w:val="en-US"/>
          </w:rPr>
          <w:delText>1</w:delText>
        </w:r>
        <w:r w:rsidR="00B5705B" w:rsidRPr="0017495D" w:rsidDel="004B67FF">
          <w:rPr>
            <w:b/>
            <w:bCs/>
            <w:lang w:val="en-US"/>
          </w:rPr>
          <w:delText>4.069,55</w:delText>
        </w:r>
        <w:r w:rsidRPr="0017495D" w:rsidDel="004B67FF">
          <w:rPr>
            <w:b/>
            <w:bCs/>
            <w:lang w:val="en-US"/>
          </w:rPr>
          <w:delText xml:space="preserve"> </w:delText>
        </w:r>
        <w:r w:rsidR="00D37008" w:rsidRPr="0017495D" w:rsidDel="004B67FF">
          <w:rPr>
            <w:b/>
            <w:bCs/>
            <w:lang w:val="en-US"/>
          </w:rPr>
          <w:delText xml:space="preserve">nghìn tấn </w:delText>
        </w:r>
        <w:r w:rsidRPr="0017495D" w:rsidDel="004B67FF">
          <w:rPr>
            <w:b/>
            <w:bCs/>
            <w:lang w:val="en-US"/>
          </w:rPr>
          <w:delText>CO</w:delText>
        </w:r>
        <w:r w:rsidRPr="0017495D" w:rsidDel="004B67FF">
          <w:rPr>
            <w:b/>
            <w:bCs/>
            <w:vertAlign w:val="subscript"/>
            <w:lang w:val="en-US"/>
          </w:rPr>
          <w:delText>2</w:delText>
        </w:r>
        <w:r w:rsidRPr="0017495D" w:rsidDel="004B67FF">
          <w:rPr>
            <w:b/>
            <w:bCs/>
            <w:lang w:val="en-US"/>
          </w:rPr>
          <w:delText xml:space="preserve"> tương đương</w:delText>
        </w:r>
        <w:r w:rsidRPr="0098309D" w:rsidDel="004B67FF">
          <w:rPr>
            <w:b/>
            <w:bCs/>
            <w:lang w:val="en-US"/>
            <w:rPrChange w:id="17295" w:author="Huyen Tran Thu" w:date="2025-04-28T22:30:00Z" w16du:dateUtc="2025-04-28T15:30:00Z">
              <w:rPr>
                <w:lang w:val="en-US"/>
              </w:rPr>
            </w:rPrChange>
          </w:rPr>
          <w:delText>.</w:delText>
        </w:r>
      </w:del>
      <w:ins w:id="17296" w:author="Thu Huyen Tran" w:date="2023-12-05T23:01:00Z">
        <w:del w:id="17297" w:author="Huyen Tran Thu" w:date="2025-04-28T22:29:00Z" w16du:dateUtc="2025-04-28T15:29:00Z">
          <w:r w:rsidR="00C75E87" w:rsidRPr="0017495D" w:rsidDel="0098309D">
            <w:rPr>
              <w:b/>
              <w:bCs/>
              <w:lang w:val="en-US"/>
            </w:rPr>
            <w:delText>8.803,20</w:delText>
          </w:r>
        </w:del>
      </w:ins>
      <w:ins w:id="17298" w:author="Huyen Tran Thu" w:date="2025-04-28T22:29:00Z" w16du:dateUtc="2025-04-28T15:29:00Z">
        <w:r w:rsidR="0098309D" w:rsidRPr="0017495D">
          <w:rPr>
            <w:b/>
            <w:bCs/>
            <w:lang w:val="en-US"/>
          </w:rPr>
          <w:t>10.930,28</w:t>
        </w:r>
      </w:ins>
      <w:ins w:id="17299" w:author="Thu Huyen Tran" w:date="2023-04-07T15:49:00Z">
        <w:r w:rsidR="004B67FF" w:rsidRPr="0017495D">
          <w:rPr>
            <w:b/>
            <w:bCs/>
            <w:lang w:val="en-US"/>
          </w:rPr>
          <w:t xml:space="preserve"> nghìn tấn CO</w:t>
        </w:r>
        <w:r w:rsidR="004B67FF" w:rsidRPr="0017495D">
          <w:rPr>
            <w:b/>
            <w:bCs/>
            <w:vertAlign w:val="subscript"/>
            <w:lang w:val="en-US"/>
          </w:rPr>
          <w:t>2</w:t>
        </w:r>
        <w:r w:rsidR="004B67FF" w:rsidRPr="0017495D">
          <w:rPr>
            <w:b/>
            <w:bCs/>
            <w:lang w:val="en-US"/>
          </w:rPr>
          <w:t xml:space="preserve"> tương đương</w:t>
        </w:r>
      </w:ins>
      <w:r w:rsidRPr="0098309D">
        <w:rPr>
          <w:b/>
          <w:bCs/>
          <w:lang w:val="en-US"/>
          <w:rPrChange w:id="17300" w:author="Huyen Tran Thu" w:date="2025-04-28T22:30:00Z" w16du:dateUtc="2025-04-28T15:30:00Z">
            <w:rPr>
              <w:lang w:val="en-US"/>
            </w:rPr>
          </w:rPrChange>
        </w:rPr>
        <w:t xml:space="preserve"> </w:t>
      </w:r>
      <w:ins w:id="17301" w:author="Huyen Tran Thu" w:date="2025-04-28T22:30:00Z" w16du:dateUtc="2025-04-28T15:30:00Z">
        <w:r w:rsidR="0098309D" w:rsidRPr="0098309D">
          <w:rPr>
            <w:b/>
            <w:bCs/>
            <w:lang w:val="en-US"/>
            <w:rPrChange w:id="17302" w:author="Huyen Tran Thu" w:date="2025-04-28T22:30:00Z" w16du:dateUtc="2025-04-28T15:30:00Z">
              <w:rPr>
                <w:lang w:val="en-US"/>
              </w:rPr>
            </w:rPrChange>
          </w:rPr>
          <w:t xml:space="preserve">và năm 2022 bằng </w:t>
        </w:r>
        <w:r w:rsidR="0098309D" w:rsidRPr="0017495D">
          <w:rPr>
            <w:b/>
            <w:bCs/>
            <w:lang w:val="en-US"/>
          </w:rPr>
          <w:t>11.074,24 nghìn tấn CO</w:t>
        </w:r>
        <w:r w:rsidR="0098309D" w:rsidRPr="0017495D">
          <w:rPr>
            <w:b/>
            <w:bCs/>
            <w:vertAlign w:val="subscript"/>
            <w:lang w:val="en-US"/>
          </w:rPr>
          <w:t>2</w:t>
        </w:r>
        <w:r w:rsidR="0098309D" w:rsidRPr="0017495D">
          <w:rPr>
            <w:b/>
            <w:bCs/>
            <w:lang w:val="en-US"/>
          </w:rPr>
          <w:t xml:space="preserve"> tương đương</w:t>
        </w:r>
      </w:ins>
    </w:p>
    <w:bookmarkEnd w:id="12782"/>
    <w:p w14:paraId="2F0DB8C7" w14:textId="77777777" w:rsidR="000B6C48" w:rsidRDefault="000B6C48">
      <w:pPr>
        <w:spacing w:before="0" w:after="200"/>
        <w:jc w:val="left"/>
        <w:rPr>
          <w:lang w:val="en-US"/>
        </w:rPr>
      </w:pPr>
      <w:r>
        <w:rPr>
          <w:lang w:val="en-US"/>
        </w:rPr>
        <w:br w:type="page"/>
      </w:r>
    </w:p>
    <w:p w14:paraId="68015D3A" w14:textId="0CDDBC14" w:rsidR="00555CF6" w:rsidRPr="00B5705B" w:rsidRDefault="00697789" w:rsidP="00555CF6">
      <w:pPr>
        <w:pStyle w:val="Heading2"/>
        <w:rPr>
          <w:lang w:val="en-US"/>
        </w:rPr>
      </w:pPr>
      <w:bookmarkStart w:id="17303" w:name="_Toc196772501"/>
      <w:r w:rsidRPr="00B5705B">
        <w:rPr>
          <w:lang w:val="en-US"/>
        </w:rPr>
        <w:lastRenderedPageBreak/>
        <w:t>1</w:t>
      </w:r>
      <w:r w:rsidR="00555CF6" w:rsidRPr="00B5705B">
        <w:rPr>
          <w:lang w:val="en-US"/>
        </w:rPr>
        <w:t>.3. Kết luận, kiến nghị</w:t>
      </w:r>
      <w:bookmarkEnd w:id="17303"/>
    </w:p>
    <w:p w14:paraId="53F5F01B" w14:textId="515E6019" w:rsidR="0003736A" w:rsidRPr="00B5705B" w:rsidRDefault="00697789" w:rsidP="00555CF6">
      <w:pPr>
        <w:pStyle w:val="Heading3"/>
        <w:rPr>
          <w:lang w:val="en-US"/>
        </w:rPr>
      </w:pPr>
      <w:bookmarkStart w:id="17304" w:name="_Toc196772502"/>
      <w:r w:rsidRPr="00B5705B">
        <w:rPr>
          <w:lang w:val="en-US"/>
        </w:rPr>
        <w:t>1</w:t>
      </w:r>
      <w:r w:rsidR="00555CF6" w:rsidRPr="00B5705B">
        <w:rPr>
          <w:lang w:val="en-US"/>
        </w:rPr>
        <w:t xml:space="preserve">.3.1. </w:t>
      </w:r>
      <w:r w:rsidR="0003736A" w:rsidRPr="00B5705B">
        <w:rPr>
          <w:lang w:val="en-US"/>
        </w:rPr>
        <w:t>Kết luận</w:t>
      </w:r>
      <w:bookmarkEnd w:id="17304"/>
    </w:p>
    <w:p w14:paraId="18C156D3" w14:textId="3D133760" w:rsidR="00857E6C" w:rsidRPr="0017495D" w:rsidDel="0017495D" w:rsidRDefault="00857E6C" w:rsidP="00857E6C">
      <w:pPr>
        <w:ind w:firstLine="720"/>
        <w:rPr>
          <w:del w:id="17305" w:author="Huyen Tran Thu" w:date="2025-04-28T22:34:00Z" w16du:dateUtc="2025-04-28T15:34:00Z"/>
          <w:szCs w:val="26"/>
          <w:lang w:val="en-US"/>
          <w:rPrChange w:id="17306" w:author="Huyen Tran Thu" w:date="2025-04-28T22:34:00Z" w16du:dateUtc="2025-04-28T15:34:00Z">
            <w:rPr>
              <w:del w:id="17307" w:author="Huyen Tran Thu" w:date="2025-04-28T22:34:00Z" w16du:dateUtc="2025-04-28T15:34:00Z"/>
              <w:szCs w:val="26"/>
              <w:lang w:val="vi-VN"/>
            </w:rPr>
          </w:rPrChange>
        </w:rPr>
      </w:pPr>
      <w:r w:rsidRPr="00B5705B">
        <w:rPr>
          <w:szCs w:val="26"/>
          <w:lang w:val="vi-VN"/>
        </w:rPr>
        <w:t>Như vậy, phát thải khí nhà kính cho năm 20</w:t>
      </w:r>
      <w:ins w:id="17308" w:author="Huyen Tran Thu" w:date="2025-04-28T22:33:00Z" w16du:dateUtc="2025-04-28T15:33:00Z">
        <w:r w:rsidR="0017495D">
          <w:rPr>
            <w:szCs w:val="26"/>
            <w:lang w:val="pt-BR"/>
          </w:rPr>
          <w:t>21 và 2022</w:t>
        </w:r>
      </w:ins>
      <w:ins w:id="17309" w:author="Thu Huyen Tran" w:date="2023-04-07T15:51:00Z">
        <w:del w:id="17310" w:author="Huyen Tran Thu" w:date="2025-04-28T22:33:00Z" w16du:dateUtc="2025-04-28T15:33:00Z">
          <w:r w:rsidR="001C13DF" w:rsidDel="0017495D">
            <w:rPr>
              <w:szCs w:val="26"/>
              <w:lang w:val="pt-BR"/>
            </w:rPr>
            <w:delText>18</w:delText>
          </w:r>
        </w:del>
      </w:ins>
      <w:del w:id="17311" w:author="Thu Huyen Tran" w:date="2023-04-07T15:51:00Z">
        <w:r w:rsidR="00A521A0" w:rsidRPr="00B5705B" w:rsidDel="001C13DF">
          <w:rPr>
            <w:szCs w:val="26"/>
            <w:lang w:val="pt-BR"/>
          </w:rPr>
          <w:delText>20</w:delText>
        </w:r>
      </w:del>
      <w:r w:rsidRPr="00B5705B">
        <w:rPr>
          <w:szCs w:val="26"/>
          <w:lang w:val="vi-VN"/>
        </w:rPr>
        <w:t xml:space="preserve"> đối với lĩnh vực chất thải đã được thực hiện dựa trên </w:t>
      </w:r>
      <w:ins w:id="17312" w:author="Thu Huyen Tran" w:date="2023-04-07T15:52:00Z">
        <w:r w:rsidR="001C13DF">
          <w:rPr>
            <w:szCs w:val="26"/>
            <w:lang w:val="en-US"/>
          </w:rPr>
          <w:t>H</w:t>
        </w:r>
      </w:ins>
      <w:del w:id="17313" w:author="Thu Huyen Tran" w:date="2023-04-07T15:52:00Z">
        <w:r w:rsidRPr="00B5705B" w:rsidDel="001C13DF">
          <w:rPr>
            <w:szCs w:val="26"/>
            <w:lang w:val="vi-VN"/>
          </w:rPr>
          <w:delText>h</w:delText>
        </w:r>
      </w:del>
      <w:r w:rsidRPr="00B5705B">
        <w:rPr>
          <w:szCs w:val="26"/>
          <w:lang w:val="vi-VN"/>
        </w:rPr>
        <w:t xml:space="preserve">ướng dẫn của </w:t>
      </w:r>
      <w:ins w:id="17314" w:author="Thu Huyen Tran" w:date="2023-04-07T15:51:00Z">
        <w:r w:rsidR="001C13DF">
          <w:rPr>
            <w:szCs w:val="26"/>
            <w:lang w:val="en-US"/>
          </w:rPr>
          <w:t xml:space="preserve">cải tiến Hướng dẫn </w:t>
        </w:r>
      </w:ins>
      <w:r w:rsidRPr="00B5705B">
        <w:rPr>
          <w:szCs w:val="26"/>
          <w:lang w:val="vi-VN"/>
        </w:rPr>
        <w:t>IPCC 2006</w:t>
      </w:r>
      <w:ins w:id="17315" w:author="Thu Huyen Tran" w:date="2023-04-07T15:52:00Z">
        <w:r w:rsidR="001C13DF">
          <w:rPr>
            <w:szCs w:val="26"/>
            <w:lang w:val="en-US"/>
          </w:rPr>
          <w:t xml:space="preserve"> (IPCC2019)</w:t>
        </w:r>
      </w:ins>
      <w:r w:rsidRPr="00B5705B">
        <w:rPr>
          <w:szCs w:val="26"/>
          <w:lang w:val="vi-VN"/>
        </w:rPr>
        <w:t>. Trong đó phát thải khí nhà kính năm 20</w:t>
      </w:r>
      <w:ins w:id="17316" w:author="Huyen Tran Thu" w:date="2025-04-28T22:33:00Z" w16du:dateUtc="2025-04-28T15:33:00Z">
        <w:r w:rsidR="0017495D">
          <w:rPr>
            <w:szCs w:val="26"/>
            <w:lang w:val="en-US"/>
          </w:rPr>
          <w:t>21</w:t>
        </w:r>
      </w:ins>
      <w:ins w:id="17317" w:author="Thu Huyen Tran" w:date="2023-04-07T15:52:00Z">
        <w:del w:id="17318" w:author="Huyen Tran Thu" w:date="2025-04-28T22:33:00Z" w16du:dateUtc="2025-04-28T15:33:00Z">
          <w:r w:rsidR="001C13DF" w:rsidDel="0017495D">
            <w:rPr>
              <w:szCs w:val="26"/>
              <w:lang w:val="en-US"/>
            </w:rPr>
            <w:delText>18</w:delText>
          </w:r>
        </w:del>
      </w:ins>
      <w:del w:id="17319" w:author="Thu Huyen Tran" w:date="2023-04-07T15:52:00Z">
        <w:r w:rsidR="00FC1731" w:rsidRPr="00B5705B" w:rsidDel="001C13DF">
          <w:rPr>
            <w:szCs w:val="26"/>
            <w:lang w:val="en-US"/>
          </w:rPr>
          <w:delText>20</w:delText>
        </w:r>
      </w:del>
      <w:r w:rsidRPr="00B5705B">
        <w:rPr>
          <w:szCs w:val="26"/>
          <w:lang w:val="vi-VN"/>
        </w:rPr>
        <w:t xml:space="preserve"> là </w:t>
      </w:r>
      <w:del w:id="17320" w:author="Thu Huyen Tran" w:date="2023-04-07T15:52:00Z">
        <w:r w:rsidR="00B5705B" w:rsidRPr="00F5599D" w:rsidDel="001C13DF">
          <w:rPr>
            <w:b/>
            <w:bCs/>
            <w:szCs w:val="26"/>
            <w:lang w:val="en-US"/>
            <w:rPrChange w:id="17321" w:author="Thu Huyen Tran" w:date="2023-04-07T16:44:00Z">
              <w:rPr>
                <w:szCs w:val="26"/>
                <w:lang w:val="en-US"/>
              </w:rPr>
            </w:rPrChange>
          </w:rPr>
          <w:delText>31.061,86</w:delText>
        </w:r>
      </w:del>
      <w:ins w:id="17322" w:author="Thu Huyen Tran" w:date="2023-12-05T23:02:00Z">
        <w:del w:id="17323" w:author="Huyen Tran Thu" w:date="2025-04-28T22:33:00Z" w16du:dateUtc="2025-04-28T15:33:00Z">
          <w:r w:rsidR="00C75E87" w:rsidDel="0017495D">
            <w:rPr>
              <w:b/>
              <w:bCs/>
              <w:szCs w:val="26"/>
              <w:lang w:val="en-US"/>
            </w:rPr>
            <w:delText>30.</w:delText>
          </w:r>
        </w:del>
      </w:ins>
      <w:ins w:id="17324" w:author="Thu Huyen Tran" w:date="2024-05-17T21:06:00Z" w16du:dateUtc="2024-05-17T14:06:00Z">
        <w:del w:id="17325" w:author="Huyen Tran Thu" w:date="2025-04-28T22:33:00Z" w16du:dateUtc="2025-04-28T15:33:00Z">
          <w:r w:rsidR="008B0BBE" w:rsidDel="0017495D">
            <w:rPr>
              <w:b/>
              <w:bCs/>
              <w:szCs w:val="26"/>
              <w:lang w:val="en-US"/>
            </w:rPr>
            <w:delText>974</w:delText>
          </w:r>
        </w:del>
      </w:ins>
      <w:ins w:id="17326" w:author="Thu Huyen Tran" w:date="2023-12-05T23:02:00Z">
        <w:del w:id="17327" w:author="Huyen Tran Thu" w:date="2025-04-28T22:33:00Z" w16du:dateUtc="2025-04-28T15:33:00Z">
          <w:r w:rsidR="00C75E87" w:rsidDel="0017495D">
            <w:rPr>
              <w:b/>
              <w:bCs/>
              <w:szCs w:val="26"/>
              <w:lang w:val="en-US"/>
            </w:rPr>
            <w:delText>,</w:delText>
          </w:r>
        </w:del>
      </w:ins>
      <w:ins w:id="17328" w:author="Thu Huyen Tran" w:date="2024-05-17T21:06:00Z" w16du:dateUtc="2024-05-17T14:06:00Z">
        <w:del w:id="17329" w:author="Huyen Tran Thu" w:date="2025-04-28T22:33:00Z" w16du:dateUtc="2025-04-28T15:33:00Z">
          <w:r w:rsidR="008B0BBE" w:rsidDel="0017495D">
            <w:rPr>
              <w:b/>
              <w:bCs/>
              <w:szCs w:val="26"/>
              <w:lang w:val="en-US"/>
            </w:rPr>
            <w:delText>18</w:delText>
          </w:r>
        </w:del>
      </w:ins>
      <w:ins w:id="17330" w:author="Huyen Tran Thu" w:date="2025-04-28T22:33:00Z" w16du:dateUtc="2025-04-28T15:33:00Z">
        <w:r w:rsidR="0017495D">
          <w:rPr>
            <w:b/>
            <w:bCs/>
            <w:szCs w:val="26"/>
            <w:lang w:val="en-US"/>
          </w:rPr>
          <w:t>37.684</w:t>
        </w:r>
      </w:ins>
      <w:ins w:id="17331" w:author="Huyen Tran Thu" w:date="2025-04-28T22:34:00Z" w16du:dateUtc="2025-04-28T15:34:00Z">
        <w:r w:rsidR="0017495D">
          <w:rPr>
            <w:b/>
            <w:bCs/>
            <w:szCs w:val="26"/>
            <w:lang w:val="en-US"/>
          </w:rPr>
          <w:t>,40</w:t>
        </w:r>
      </w:ins>
      <w:r w:rsidRPr="00B5705B">
        <w:rPr>
          <w:szCs w:val="26"/>
          <w:lang w:val="vi-VN"/>
        </w:rPr>
        <w:t xml:space="preserve"> </w:t>
      </w:r>
      <w:del w:id="17332" w:author="Thu Huyen Tran" w:date="2023-04-07T15:52:00Z">
        <w:r w:rsidRPr="0017495D" w:rsidDel="001C13DF">
          <w:rPr>
            <w:b/>
            <w:bCs/>
            <w:szCs w:val="26"/>
            <w:lang w:val="vi-VN"/>
            <w:rPrChange w:id="17333" w:author="Huyen Tran Thu" w:date="2025-04-28T22:34:00Z" w16du:dateUtc="2025-04-28T15:34:00Z">
              <w:rPr>
                <w:szCs w:val="26"/>
                <w:lang w:val="vi-VN"/>
              </w:rPr>
            </w:rPrChange>
          </w:rPr>
          <w:delText>triệu tấn</w:delText>
        </w:r>
      </w:del>
      <w:ins w:id="17334" w:author="Thu Huyen Tran" w:date="2023-04-07T15:52:00Z">
        <w:r w:rsidR="001C13DF" w:rsidRPr="0017495D">
          <w:rPr>
            <w:b/>
            <w:bCs/>
            <w:szCs w:val="26"/>
            <w:lang w:val="en-US"/>
            <w:rPrChange w:id="17335" w:author="Huyen Tran Thu" w:date="2025-04-28T22:34:00Z" w16du:dateUtc="2025-04-28T15:34:00Z">
              <w:rPr>
                <w:szCs w:val="26"/>
                <w:lang w:val="en-US"/>
              </w:rPr>
            </w:rPrChange>
          </w:rPr>
          <w:t>nghìn tấn</w:t>
        </w:r>
      </w:ins>
      <w:r w:rsidRPr="0017495D">
        <w:rPr>
          <w:b/>
          <w:bCs/>
          <w:szCs w:val="26"/>
          <w:lang w:val="vi-VN"/>
          <w:rPrChange w:id="17336" w:author="Huyen Tran Thu" w:date="2025-04-28T22:34:00Z" w16du:dateUtc="2025-04-28T15:34:00Z">
            <w:rPr>
              <w:szCs w:val="26"/>
              <w:lang w:val="vi-VN"/>
            </w:rPr>
          </w:rPrChange>
        </w:rPr>
        <w:t xml:space="preserve"> CO</w:t>
      </w:r>
      <w:r w:rsidRPr="0017495D">
        <w:rPr>
          <w:b/>
          <w:bCs/>
          <w:szCs w:val="26"/>
          <w:vertAlign w:val="subscript"/>
          <w:lang w:val="vi-VN"/>
          <w:rPrChange w:id="17337" w:author="Huyen Tran Thu" w:date="2025-04-28T22:34:00Z" w16du:dateUtc="2025-04-28T15:34:00Z">
            <w:rPr>
              <w:szCs w:val="26"/>
              <w:vertAlign w:val="subscript"/>
              <w:lang w:val="vi-VN"/>
            </w:rPr>
          </w:rPrChange>
        </w:rPr>
        <w:t>2</w:t>
      </w:r>
      <w:r w:rsidRPr="0017495D">
        <w:rPr>
          <w:b/>
          <w:bCs/>
          <w:szCs w:val="26"/>
          <w:lang w:val="vi-VN"/>
          <w:rPrChange w:id="17338" w:author="Huyen Tran Thu" w:date="2025-04-28T22:34:00Z" w16du:dateUtc="2025-04-28T15:34:00Z">
            <w:rPr>
              <w:szCs w:val="26"/>
              <w:lang w:val="vi-VN"/>
            </w:rPr>
          </w:rPrChange>
        </w:rPr>
        <w:t xml:space="preserve"> tương đương</w:t>
      </w:r>
      <w:ins w:id="17339" w:author="Huyen Tran Thu" w:date="2025-04-28T22:34:00Z" w16du:dateUtc="2025-04-28T15:34:00Z">
        <w:r w:rsidR="0017495D">
          <w:rPr>
            <w:szCs w:val="26"/>
            <w:lang w:val="en-US"/>
          </w:rPr>
          <w:t xml:space="preserve"> và năm 2022 là </w:t>
        </w:r>
        <w:r w:rsidR="0017495D">
          <w:rPr>
            <w:b/>
            <w:bCs/>
            <w:szCs w:val="26"/>
            <w:lang w:val="en-US"/>
          </w:rPr>
          <w:t xml:space="preserve">37.892,39 </w:t>
        </w:r>
        <w:r w:rsidR="0017495D" w:rsidRPr="0017495D">
          <w:rPr>
            <w:b/>
            <w:bCs/>
            <w:szCs w:val="26"/>
            <w:lang w:val="en-US"/>
            <w:rPrChange w:id="17340" w:author="Huyen Tran Thu" w:date="2025-04-28T22:34:00Z" w16du:dateUtc="2025-04-28T15:34:00Z">
              <w:rPr>
                <w:szCs w:val="26"/>
                <w:lang w:val="en-US"/>
              </w:rPr>
            </w:rPrChange>
          </w:rPr>
          <w:t>nghìn tấn</w:t>
        </w:r>
        <w:r w:rsidR="0017495D" w:rsidRPr="0017495D">
          <w:rPr>
            <w:b/>
            <w:bCs/>
            <w:szCs w:val="26"/>
            <w:lang w:val="vi-VN"/>
            <w:rPrChange w:id="17341" w:author="Huyen Tran Thu" w:date="2025-04-28T22:34:00Z" w16du:dateUtc="2025-04-28T15:34:00Z">
              <w:rPr>
                <w:szCs w:val="26"/>
                <w:lang w:val="vi-VN"/>
              </w:rPr>
            </w:rPrChange>
          </w:rPr>
          <w:t xml:space="preserve"> CO</w:t>
        </w:r>
        <w:r w:rsidR="0017495D" w:rsidRPr="0017495D">
          <w:rPr>
            <w:b/>
            <w:bCs/>
            <w:szCs w:val="26"/>
            <w:vertAlign w:val="subscript"/>
            <w:lang w:val="vi-VN"/>
            <w:rPrChange w:id="17342" w:author="Huyen Tran Thu" w:date="2025-04-28T22:34:00Z" w16du:dateUtc="2025-04-28T15:34:00Z">
              <w:rPr>
                <w:szCs w:val="26"/>
                <w:vertAlign w:val="subscript"/>
                <w:lang w:val="vi-VN"/>
              </w:rPr>
            </w:rPrChange>
          </w:rPr>
          <w:t>2</w:t>
        </w:r>
        <w:r w:rsidR="0017495D" w:rsidRPr="0017495D">
          <w:rPr>
            <w:b/>
            <w:bCs/>
            <w:szCs w:val="26"/>
            <w:lang w:val="vi-VN"/>
            <w:rPrChange w:id="17343" w:author="Huyen Tran Thu" w:date="2025-04-28T22:34:00Z" w16du:dateUtc="2025-04-28T15:34:00Z">
              <w:rPr>
                <w:szCs w:val="26"/>
                <w:lang w:val="vi-VN"/>
              </w:rPr>
            </w:rPrChange>
          </w:rPr>
          <w:t xml:space="preserve"> tương đương</w:t>
        </w:r>
        <w:r w:rsidR="0017495D">
          <w:rPr>
            <w:b/>
            <w:bCs/>
            <w:szCs w:val="26"/>
            <w:lang w:val="en-US"/>
          </w:rPr>
          <w:t>.</w:t>
        </w:r>
      </w:ins>
      <w:del w:id="17344" w:author="Huyen Tran Thu" w:date="2025-04-28T22:34:00Z" w16du:dateUtc="2025-04-28T15:34:00Z">
        <w:r w:rsidRPr="00B5705B" w:rsidDel="0017495D">
          <w:rPr>
            <w:szCs w:val="26"/>
            <w:lang w:val="vi-VN"/>
          </w:rPr>
          <w:delText xml:space="preserve">. </w:delText>
        </w:r>
      </w:del>
    </w:p>
    <w:p w14:paraId="10F85C6F" w14:textId="4F45E3CB" w:rsidR="00857E6C" w:rsidRPr="00B5705B" w:rsidRDefault="00857E6C" w:rsidP="0017495D">
      <w:pPr>
        <w:ind w:firstLine="720"/>
        <w:rPr>
          <w:szCs w:val="26"/>
          <w:lang w:val="vi-VN"/>
        </w:rPr>
      </w:pPr>
      <w:del w:id="17345" w:author="Huyen Tran Thu" w:date="2025-04-28T22:34:00Z" w16du:dateUtc="2025-04-28T15:34:00Z">
        <w:r w:rsidRPr="00B5705B" w:rsidDel="0017495D">
          <w:rPr>
            <w:szCs w:val="26"/>
            <w:lang w:val="vi-VN"/>
          </w:rPr>
          <w:delText>Kiểm kê khí nhà kính năm 20</w:delText>
        </w:r>
      </w:del>
      <w:ins w:id="17346" w:author="Thu Huyen Tran" w:date="2023-04-07T15:52:00Z">
        <w:del w:id="17347" w:author="Huyen Tran Thu" w:date="2025-04-28T22:34:00Z" w16du:dateUtc="2025-04-28T15:34:00Z">
          <w:r w:rsidR="001C13DF" w:rsidDel="0017495D">
            <w:rPr>
              <w:szCs w:val="26"/>
              <w:lang w:val="en-US"/>
            </w:rPr>
            <w:delText>18</w:delText>
          </w:r>
        </w:del>
      </w:ins>
      <w:del w:id="17348" w:author="Thu Huyen Tran" w:date="2023-04-07T15:52:00Z">
        <w:r w:rsidR="00FC1731" w:rsidRPr="00B5705B" w:rsidDel="001C13DF">
          <w:rPr>
            <w:szCs w:val="26"/>
            <w:lang w:val="en-US"/>
          </w:rPr>
          <w:delText>20</w:delText>
        </w:r>
      </w:del>
      <w:del w:id="17349" w:author="Huyen Tran Thu" w:date="2025-04-28T22:34:00Z" w16du:dateUtc="2025-04-28T15:34:00Z">
        <w:r w:rsidRPr="00B5705B" w:rsidDel="0017495D">
          <w:rPr>
            <w:szCs w:val="26"/>
            <w:lang w:val="vi-VN"/>
          </w:rPr>
          <w:delText xml:space="preserve"> ngoài việc đã áp dụng phiên bản tính toán cập nhật so với các kỳ kiểm kê trước là sử dụng Hướng dẫn IPCC2006</w:delText>
        </w:r>
      </w:del>
      <w:ins w:id="17350" w:author="Thu Huyen Tran" w:date="2023-04-07T15:53:00Z">
        <w:del w:id="17351" w:author="Huyen Tran Thu" w:date="2025-04-28T22:34:00Z" w16du:dateUtc="2025-04-28T15:34:00Z">
          <w:r w:rsidR="001C13DF" w:rsidRPr="00B5705B" w:rsidDel="0017495D">
            <w:rPr>
              <w:szCs w:val="26"/>
              <w:lang w:val="vi-VN"/>
            </w:rPr>
            <w:delText>IPCC</w:delText>
          </w:r>
          <w:r w:rsidR="001C13DF" w:rsidDel="0017495D">
            <w:rPr>
              <w:szCs w:val="26"/>
              <w:lang w:val="en-US"/>
            </w:rPr>
            <w:delText>2019</w:delText>
          </w:r>
        </w:del>
      </w:ins>
      <w:del w:id="17352" w:author="Huyen Tran Thu" w:date="2025-04-28T22:34:00Z" w16du:dateUtc="2025-04-28T15:34:00Z">
        <w:r w:rsidRPr="00B5705B" w:rsidDel="0017495D">
          <w:rPr>
            <w:szCs w:val="26"/>
            <w:lang w:val="vi-VN"/>
          </w:rPr>
          <w:delText xml:space="preserve">, còn có những cải thiện so với kỳ kiểm kê trước như sau: </w:delText>
        </w:r>
      </w:del>
    </w:p>
    <w:p w14:paraId="55125466" w14:textId="1375026F" w:rsidR="00555CF6" w:rsidDel="0017495D" w:rsidRDefault="00697789" w:rsidP="0003736A">
      <w:pPr>
        <w:pStyle w:val="Heading4"/>
        <w:rPr>
          <w:ins w:id="17353" w:author="Thu Huyen Tran" w:date="2023-04-07T16:37:00Z"/>
          <w:del w:id="17354" w:author="Huyen Tran Thu" w:date="2025-04-28T22:33:00Z" w16du:dateUtc="2025-04-28T15:33:00Z"/>
          <w:lang w:val="vi-VN"/>
        </w:rPr>
      </w:pPr>
      <w:del w:id="17355" w:author="Huyen Tran Thu" w:date="2025-04-28T22:33:00Z" w16du:dateUtc="2025-04-28T15:33:00Z">
        <w:r w:rsidRPr="00B5705B" w:rsidDel="0017495D">
          <w:rPr>
            <w:lang w:val="vi-VN"/>
          </w:rPr>
          <w:delText>1</w:delText>
        </w:r>
        <w:r w:rsidR="0003736A" w:rsidRPr="00B5705B" w:rsidDel="0017495D">
          <w:rPr>
            <w:lang w:val="vi-VN"/>
          </w:rPr>
          <w:delText xml:space="preserve">.3.1.1. </w:delText>
        </w:r>
        <w:r w:rsidR="00555CF6" w:rsidRPr="00B5705B" w:rsidDel="0017495D">
          <w:rPr>
            <w:lang w:val="vi-VN"/>
          </w:rPr>
          <w:delText>Cải thiện so với kỳ kiểm kê trước</w:delText>
        </w:r>
      </w:del>
    </w:p>
    <w:p w14:paraId="262DA738" w14:textId="0AEB080C" w:rsidR="00A77EAE" w:rsidRPr="00A77EAE" w:rsidDel="0017495D" w:rsidRDefault="00A77EAE">
      <w:pPr>
        <w:rPr>
          <w:del w:id="17356" w:author="Huyen Tran Thu" w:date="2025-04-28T22:33:00Z" w16du:dateUtc="2025-04-28T15:33:00Z"/>
          <w:lang w:val="vi-VN"/>
        </w:rPr>
        <w:pPrChange w:id="17357" w:author="Thu Huyen Tran" w:date="2023-04-07T16:37:00Z">
          <w:pPr>
            <w:pStyle w:val="Heading4"/>
          </w:pPr>
        </w:pPrChange>
      </w:pPr>
    </w:p>
    <w:p w14:paraId="510E106F" w14:textId="78FAAA5B" w:rsidR="00555CF6" w:rsidRPr="00B5705B" w:rsidDel="0017495D" w:rsidRDefault="0003736A" w:rsidP="009C3FAF">
      <w:pPr>
        <w:rPr>
          <w:del w:id="17358" w:author="Huyen Tran Thu" w:date="2025-04-28T22:33:00Z" w16du:dateUtc="2025-04-28T15:33:00Z"/>
          <w:b/>
          <w:bCs/>
          <w:i/>
          <w:iCs/>
          <w:lang w:val="vi-VN"/>
        </w:rPr>
      </w:pPr>
      <w:del w:id="17359" w:author="Huyen Tran Thu" w:date="2025-04-28T22:33:00Z" w16du:dateUtc="2025-04-28T15:33:00Z">
        <w:r w:rsidRPr="00B5705B" w:rsidDel="0017495D">
          <w:rPr>
            <w:b/>
            <w:i/>
            <w:lang w:val="vi-VN"/>
          </w:rPr>
          <w:delText>a.</w:delText>
        </w:r>
        <w:r w:rsidR="00555CF6" w:rsidRPr="00B5705B" w:rsidDel="0017495D">
          <w:rPr>
            <w:b/>
            <w:i/>
            <w:lang w:val="vi-VN"/>
          </w:rPr>
          <w:delText xml:space="preserve"> Bãi chôn lấp chất thải rắn (Hạng mục 4A) </w:delText>
        </w:r>
      </w:del>
    </w:p>
    <w:p w14:paraId="14B7A529" w14:textId="7B4C2F07" w:rsidR="00FC1731" w:rsidRPr="00B5705B" w:rsidDel="0017495D" w:rsidRDefault="006639B5" w:rsidP="0003736A">
      <w:pPr>
        <w:ind w:firstLine="720"/>
        <w:rPr>
          <w:del w:id="17360" w:author="Huyen Tran Thu" w:date="2025-04-28T22:33:00Z" w16du:dateUtc="2025-04-28T15:33:00Z"/>
          <w:lang w:val="en-US"/>
        </w:rPr>
      </w:pPr>
      <w:ins w:id="17361" w:author="Thu Huyen Tran" w:date="2023-04-07T17:08:00Z">
        <w:del w:id="17362" w:author="Huyen Tran Thu" w:date="2025-04-28T22:33:00Z" w16du:dateUtc="2025-04-28T15:33:00Z">
          <w:r w:rsidDel="0017495D">
            <w:rPr>
              <w:lang w:val="en-US"/>
            </w:rPr>
            <w:tab/>
          </w:r>
        </w:del>
        <w:del w:id="17363" w:author="Huyen Tran Thu" w:date="2025-04-28T22:32:00Z" w16du:dateUtc="2025-04-28T15:32:00Z">
          <w:r w:rsidDel="0017495D">
            <w:rPr>
              <w:lang w:val="en-US"/>
            </w:rPr>
            <w:delText xml:space="preserve">Ước tính từ Bãi chôn lấp chất thải rắn được phân chia ra nhiều loại bãi chôn lấp hơn với hệ số MCF ứng dụng cho mỗi bãi, tăng độ chính xác trong quá trình tính toán. </w:delText>
          </w:r>
        </w:del>
      </w:ins>
      <w:del w:id="17364" w:author="Huyen Tran Thu" w:date="2025-04-28T22:33:00Z" w16du:dateUtc="2025-04-28T15:33:00Z">
        <w:r w:rsidR="00FC1731" w:rsidRPr="00B5705B" w:rsidDel="0017495D">
          <w:rPr>
            <w:lang w:val="en-US"/>
          </w:rPr>
          <w:delText xml:space="preserve">Số liệu chất thải rắn </w:delText>
        </w:r>
        <w:r w:rsidR="00B5705B" w:rsidDel="0017495D">
          <w:rPr>
            <w:lang w:val="en-US"/>
          </w:rPr>
          <w:delText xml:space="preserve">được chôn lấp đã được ước tính đầy đủ hơn, minh bạch và rõ ràng hơn. </w:delText>
        </w:r>
        <w:r w:rsidR="00FC1731" w:rsidRPr="00B5705B" w:rsidDel="0017495D">
          <w:rPr>
            <w:lang w:val="en-US"/>
          </w:rPr>
          <w:delText xml:space="preserve"> </w:delText>
        </w:r>
      </w:del>
    </w:p>
    <w:p w14:paraId="4A134109" w14:textId="34B5213F" w:rsidR="006639B5" w:rsidDel="0017495D" w:rsidRDefault="006639B5" w:rsidP="009C3FAF">
      <w:pPr>
        <w:rPr>
          <w:ins w:id="17365" w:author="Thu Huyen Tran" w:date="2023-04-07T17:08:00Z"/>
          <w:del w:id="17366" w:author="Huyen Tran Thu" w:date="2025-04-28T22:33:00Z" w16du:dateUtc="2025-04-28T15:33:00Z"/>
          <w:b/>
          <w:i/>
          <w:lang w:val="vi-VN"/>
        </w:rPr>
      </w:pPr>
    </w:p>
    <w:p w14:paraId="062153C8" w14:textId="40778C0B" w:rsidR="00555CF6" w:rsidRPr="00B5705B" w:rsidDel="0017495D" w:rsidRDefault="0003736A" w:rsidP="009C3FAF">
      <w:pPr>
        <w:rPr>
          <w:del w:id="17367" w:author="Huyen Tran Thu" w:date="2025-04-28T22:33:00Z" w16du:dateUtc="2025-04-28T15:33:00Z"/>
          <w:b/>
          <w:bCs/>
          <w:i/>
          <w:iCs/>
          <w:lang w:val="vi-VN"/>
        </w:rPr>
      </w:pPr>
      <w:del w:id="17368" w:author="Huyen Tran Thu" w:date="2025-04-28T22:33:00Z" w16du:dateUtc="2025-04-28T15:33:00Z">
        <w:r w:rsidRPr="00B5705B" w:rsidDel="0017495D">
          <w:rPr>
            <w:b/>
            <w:i/>
            <w:lang w:val="vi-VN"/>
          </w:rPr>
          <w:delText xml:space="preserve">b. </w:delText>
        </w:r>
        <w:r w:rsidR="00555CF6" w:rsidRPr="00B5705B" w:rsidDel="0017495D">
          <w:rPr>
            <w:b/>
            <w:i/>
            <w:lang w:val="vi-VN"/>
          </w:rPr>
          <w:delText xml:space="preserve">Xử lý chất thải bằng phương pháp sinh học (Hạng mục 4B) </w:delText>
        </w:r>
      </w:del>
    </w:p>
    <w:p w14:paraId="1A106AD9" w14:textId="37846A16" w:rsidR="0003736A" w:rsidRPr="00B5705B" w:rsidDel="0017495D" w:rsidRDefault="0003736A" w:rsidP="0003736A">
      <w:pPr>
        <w:rPr>
          <w:del w:id="17369" w:author="Huyen Tran Thu" w:date="2025-04-28T22:33:00Z" w16du:dateUtc="2025-04-28T15:33:00Z"/>
          <w:lang w:val="vi-VN"/>
        </w:rPr>
      </w:pPr>
      <w:del w:id="17370" w:author="Huyen Tran Thu" w:date="2025-04-28T22:33:00Z" w16du:dateUtc="2025-04-28T15:33:00Z">
        <w:r w:rsidRPr="00B5705B" w:rsidDel="0017495D">
          <w:rPr>
            <w:i/>
            <w:iCs/>
            <w:lang w:val="vi-VN"/>
          </w:rPr>
          <w:tab/>
        </w:r>
        <w:r w:rsidRPr="00B5705B" w:rsidDel="0017495D">
          <w:rPr>
            <w:lang w:val="vi-VN"/>
          </w:rPr>
          <w:delText xml:space="preserve">- </w:delText>
        </w:r>
        <w:r w:rsidR="00B5705B" w:rsidDel="0017495D">
          <w:rPr>
            <w:lang w:val="en-US"/>
          </w:rPr>
          <w:delText>Cập nhật thêm lượng chất thải xử lý sinh học bao gồm cả thành thị và nông thôn so với năm 2016</w:delText>
        </w:r>
      </w:del>
      <w:ins w:id="17371" w:author="Thu Huyen Tran" w:date="2023-04-07T17:08:00Z">
        <w:del w:id="17372" w:author="Huyen Tran Thu" w:date="2025-04-28T22:33:00Z" w16du:dateUtc="2025-04-28T15:33:00Z">
          <w:r w:rsidR="006639B5" w:rsidDel="0017495D">
            <w:rPr>
              <w:lang w:val="en-US"/>
            </w:rPr>
            <w:delText>Không thay đổi so với kỳ kiểm kê năm 2020</w:delText>
          </w:r>
        </w:del>
      </w:ins>
      <w:del w:id="17373" w:author="Huyen Tran Thu" w:date="2025-04-28T22:33:00Z" w16du:dateUtc="2025-04-28T15:33:00Z">
        <w:r w:rsidRPr="00B5705B" w:rsidDel="0017495D">
          <w:rPr>
            <w:lang w:val="vi-VN"/>
          </w:rPr>
          <w:delText xml:space="preserve"> </w:delText>
        </w:r>
      </w:del>
    </w:p>
    <w:p w14:paraId="1B8D66CA" w14:textId="5F8F5A24" w:rsidR="0003736A" w:rsidRPr="00B5705B" w:rsidDel="0017495D" w:rsidRDefault="0003736A" w:rsidP="009C3FAF">
      <w:pPr>
        <w:rPr>
          <w:del w:id="17374" w:author="Huyen Tran Thu" w:date="2025-04-28T22:33:00Z" w16du:dateUtc="2025-04-28T15:33:00Z"/>
          <w:b/>
          <w:bCs/>
          <w:i/>
          <w:iCs/>
          <w:lang w:val="vi-VN"/>
        </w:rPr>
      </w:pPr>
      <w:del w:id="17375" w:author="Huyen Tran Thu" w:date="2025-04-28T22:33:00Z" w16du:dateUtc="2025-04-28T15:33:00Z">
        <w:r w:rsidRPr="00B5705B" w:rsidDel="0017495D">
          <w:rPr>
            <w:b/>
            <w:i/>
            <w:lang w:val="vi-VN"/>
          </w:rPr>
          <w:delText xml:space="preserve">c. Thiêu đốt và </w:delText>
        </w:r>
        <w:r w:rsidR="002E5402" w:rsidRPr="00B5705B" w:rsidDel="0017495D">
          <w:rPr>
            <w:b/>
            <w:i/>
            <w:lang w:val="vi-VN"/>
          </w:rPr>
          <w:delText>đốt lộ thiên</w:delText>
        </w:r>
        <w:r w:rsidRPr="00B5705B" w:rsidDel="0017495D">
          <w:rPr>
            <w:b/>
            <w:i/>
            <w:lang w:val="vi-VN"/>
          </w:rPr>
          <w:delText xml:space="preserve"> chất thải (Hạng mục 4C) </w:delText>
        </w:r>
      </w:del>
    </w:p>
    <w:p w14:paraId="04D2E642" w14:textId="1DA68549" w:rsidR="0003736A" w:rsidRPr="00B5705B" w:rsidDel="0017495D" w:rsidRDefault="0003736A" w:rsidP="00B5705B">
      <w:pPr>
        <w:rPr>
          <w:del w:id="17376" w:author="Huyen Tran Thu" w:date="2025-04-28T22:33:00Z" w16du:dateUtc="2025-04-28T15:33:00Z"/>
          <w:lang w:val="en-US"/>
        </w:rPr>
      </w:pPr>
      <w:del w:id="17377" w:author="Huyen Tran Thu" w:date="2025-04-28T22:33:00Z" w16du:dateUtc="2025-04-28T15:33:00Z">
        <w:r w:rsidRPr="00B5705B" w:rsidDel="0017495D">
          <w:rPr>
            <w:b/>
            <w:bCs/>
            <w:lang w:val="vi-VN"/>
          </w:rPr>
          <w:tab/>
        </w:r>
        <w:r w:rsidRPr="00B5705B" w:rsidDel="0017495D">
          <w:rPr>
            <w:lang w:val="vi-VN"/>
          </w:rPr>
          <w:delText xml:space="preserve">- </w:delText>
        </w:r>
        <w:r w:rsidR="00B5705B" w:rsidDel="0017495D">
          <w:rPr>
            <w:lang w:val="en-US"/>
          </w:rPr>
          <w:delText>Không có</w:delText>
        </w:r>
      </w:del>
      <w:ins w:id="17378" w:author="Thu Huyen Tran" w:date="2023-04-07T17:13:00Z">
        <w:del w:id="17379" w:author="Huyen Tran Thu" w:date="2025-04-28T22:33:00Z" w16du:dateUtc="2025-04-28T15:33:00Z">
          <w:r w:rsidR="006639B5" w:rsidDel="0017495D">
            <w:rPr>
              <w:lang w:val="en-US"/>
            </w:rPr>
            <w:delText xml:space="preserve">Mặc dù IPCC2019 có cập nhật các phương pháp đốt tuy nhiên tại Việt Nam chưa thu thập được chính xác hệ thống thiêu đốt chất thải </w:delText>
          </w:r>
        </w:del>
      </w:ins>
      <w:ins w:id="17380" w:author="Thu Huyen Tran" w:date="2023-04-07T17:14:00Z">
        <w:del w:id="17381" w:author="Huyen Tran Thu" w:date="2025-04-28T22:33:00Z" w16du:dateUtc="2025-04-28T15:33:00Z">
          <w:r w:rsidR="006639B5" w:rsidDel="0017495D">
            <w:rPr>
              <w:lang w:val="en-US"/>
            </w:rPr>
            <w:delText xml:space="preserve">nên tại Hạng mục 4C không thay đổi so với các ước tính của năm 2020. </w:delText>
          </w:r>
        </w:del>
      </w:ins>
    </w:p>
    <w:p w14:paraId="5EFB8840" w14:textId="5D61A7E6" w:rsidR="00555CF6" w:rsidRPr="00B5705B" w:rsidDel="0017495D" w:rsidRDefault="0003736A" w:rsidP="009C3FAF">
      <w:pPr>
        <w:rPr>
          <w:del w:id="17382" w:author="Huyen Tran Thu" w:date="2025-04-28T22:33:00Z" w16du:dateUtc="2025-04-28T15:33:00Z"/>
          <w:b/>
          <w:i/>
          <w:lang w:val="vi-VN"/>
        </w:rPr>
      </w:pPr>
      <w:del w:id="17383" w:author="Huyen Tran Thu" w:date="2025-04-28T22:33:00Z" w16du:dateUtc="2025-04-28T15:33:00Z">
        <w:r w:rsidRPr="00B5705B" w:rsidDel="0017495D">
          <w:rPr>
            <w:b/>
            <w:i/>
            <w:lang w:val="vi-VN"/>
          </w:rPr>
          <w:delText xml:space="preserve">d. Xử lý và xả thải nước thải (Hạng mục 4D) </w:delText>
        </w:r>
      </w:del>
    </w:p>
    <w:p w14:paraId="3FF6453C" w14:textId="305E6D36" w:rsidR="0003736A" w:rsidRPr="006639B5" w:rsidDel="0017495D" w:rsidRDefault="0003736A" w:rsidP="0003736A">
      <w:pPr>
        <w:rPr>
          <w:del w:id="17384" w:author="Huyen Tran Thu" w:date="2025-04-28T22:33:00Z" w16du:dateUtc="2025-04-28T15:33:00Z"/>
          <w:lang w:val="en-US"/>
        </w:rPr>
      </w:pPr>
      <w:del w:id="17385" w:author="Huyen Tran Thu" w:date="2025-04-28T22:33:00Z" w16du:dateUtc="2025-04-28T15:33:00Z">
        <w:r w:rsidRPr="00B5705B" w:rsidDel="0017495D">
          <w:rPr>
            <w:b/>
            <w:bCs/>
            <w:lang w:val="vi-VN"/>
          </w:rPr>
          <w:tab/>
        </w:r>
        <w:r w:rsidRPr="00B5705B" w:rsidDel="0017495D">
          <w:rPr>
            <w:lang w:val="vi-VN"/>
          </w:rPr>
          <w:delText xml:space="preserve">- </w:delText>
        </w:r>
        <w:r w:rsidR="00B5705B" w:rsidDel="0017495D">
          <w:rPr>
            <w:lang w:val="en-US"/>
          </w:rPr>
          <w:delText>Đã cập nhật tỷ lệ xử lý nước thải công nghiệp theo hình thức kỵ khí.</w:delText>
        </w:r>
      </w:del>
      <w:ins w:id="17386" w:author="Thu Huyen Tran" w:date="2023-04-07T17:14:00Z">
        <w:del w:id="17387" w:author="Huyen Tran Thu" w:date="2025-04-28T22:33:00Z" w16du:dateUtc="2025-04-28T15:33:00Z">
          <w:r w:rsidR="006639B5" w:rsidDel="0017495D">
            <w:rPr>
              <w:lang w:val="en-US"/>
            </w:rPr>
            <w:delText>Hướng dẫn IPCC2019 đã cập nhật hướng dẫ</w:delText>
          </w:r>
        </w:del>
      </w:ins>
      <w:ins w:id="17388" w:author="Thu Huyen Tran" w:date="2023-04-07T17:15:00Z">
        <w:del w:id="17389" w:author="Huyen Tran Thu" w:date="2025-04-28T22:33:00Z" w16du:dateUtc="2025-04-28T15:33:00Z">
          <w:r w:rsidR="006639B5" w:rsidDel="0017495D">
            <w:rPr>
              <w:lang w:val="en-US"/>
            </w:rPr>
            <w:delText>n ước tính CH</w:delText>
          </w:r>
          <w:r w:rsidR="006639B5" w:rsidDel="0017495D">
            <w:rPr>
              <w:vertAlign w:val="subscript"/>
              <w:lang w:val="en-US"/>
            </w:rPr>
            <w:delText>4</w:delText>
          </w:r>
          <w:r w:rsidR="006639B5" w:rsidDel="0017495D">
            <w:rPr>
              <w:lang w:val="en-US"/>
            </w:rPr>
            <w:delText xml:space="preserve"> </w:delText>
          </w:r>
        </w:del>
      </w:ins>
      <w:ins w:id="17390" w:author="Thu Huyen Tran" w:date="2023-04-07T17:16:00Z">
        <w:del w:id="17391" w:author="Huyen Tran Thu" w:date="2025-04-28T22:33:00Z" w16du:dateUtc="2025-04-28T15:33:00Z">
          <w:r w:rsidR="006639B5" w:rsidDel="0017495D">
            <w:rPr>
              <w:lang w:val="en-US"/>
            </w:rPr>
            <w:delText>và N</w:delText>
          </w:r>
          <w:r w:rsidR="006639B5" w:rsidDel="0017495D">
            <w:rPr>
              <w:vertAlign w:val="subscript"/>
              <w:lang w:val="en-US"/>
            </w:rPr>
            <w:delText>2</w:delText>
          </w:r>
          <w:r w:rsidR="006639B5" w:rsidDel="0017495D">
            <w:rPr>
              <w:lang w:val="en-US"/>
            </w:rPr>
            <w:delText xml:space="preserve">O từ hệ thống xử lý nước và từ nguồn tiếp nhận nước thải cho cả nước thải sinh hoạt và công nghiệp. Báo cáo này đã cập nhật kết quả ước tính theo phương pháp mà IPCC2019 cung cấp. </w:delText>
          </w:r>
        </w:del>
      </w:ins>
    </w:p>
    <w:p w14:paraId="3278E59F" w14:textId="793FA06E" w:rsidR="00555CF6" w:rsidRPr="00B5705B" w:rsidRDefault="00697789">
      <w:pPr>
        <w:pStyle w:val="Heading3"/>
        <w:rPr>
          <w:lang w:val="vi-VN"/>
        </w:rPr>
        <w:pPrChange w:id="17392" w:author="Huyen Tran Thu" w:date="2025-04-28T22:33:00Z" w16du:dateUtc="2025-04-28T15:33:00Z">
          <w:pPr>
            <w:pStyle w:val="Heading4"/>
            <w:spacing w:line="240" w:lineRule="auto"/>
          </w:pPr>
        </w:pPrChange>
      </w:pPr>
      <w:bookmarkStart w:id="17393" w:name="_Toc196772503"/>
      <w:r w:rsidRPr="00B5705B">
        <w:rPr>
          <w:lang w:val="vi-VN"/>
        </w:rPr>
        <w:t>1</w:t>
      </w:r>
      <w:r w:rsidR="0003736A" w:rsidRPr="00B5705B">
        <w:rPr>
          <w:lang w:val="vi-VN"/>
        </w:rPr>
        <w:t>.3</w:t>
      </w:r>
      <w:del w:id="17394" w:author="Huyen Tran Thu" w:date="2025-04-28T22:33:00Z" w16du:dateUtc="2025-04-28T15:33:00Z">
        <w:r w:rsidR="0003736A" w:rsidRPr="00B5705B" w:rsidDel="0017495D">
          <w:rPr>
            <w:lang w:val="vi-VN"/>
          </w:rPr>
          <w:delText>.1</w:delText>
        </w:r>
      </w:del>
      <w:r w:rsidR="0003736A" w:rsidRPr="00B5705B">
        <w:rPr>
          <w:lang w:val="vi-VN"/>
        </w:rPr>
        <w:t xml:space="preserve">.2. </w:t>
      </w:r>
      <w:r w:rsidR="00555CF6" w:rsidRPr="00B5705B">
        <w:rPr>
          <w:lang w:val="vi-VN"/>
        </w:rPr>
        <w:t>Khó khăn, tồn tại</w:t>
      </w:r>
      <w:bookmarkEnd w:id="17393"/>
    </w:p>
    <w:p w14:paraId="3B34E749" w14:textId="5E414F09" w:rsidR="0003736A" w:rsidRPr="00B5705B" w:rsidRDefault="0003736A" w:rsidP="009C3FAF">
      <w:pPr>
        <w:rPr>
          <w:b/>
          <w:bCs/>
          <w:i/>
          <w:iCs/>
          <w:lang w:val="vi-VN"/>
        </w:rPr>
      </w:pPr>
      <w:r w:rsidRPr="00B5705B">
        <w:rPr>
          <w:b/>
          <w:i/>
          <w:lang w:val="vi-VN"/>
        </w:rPr>
        <w:t xml:space="preserve">a. Bãi chôn lấp chất thải rắn (Hạng mục 4A) </w:t>
      </w:r>
    </w:p>
    <w:p w14:paraId="1E481F1D" w14:textId="10AB6B41" w:rsidR="0017495D" w:rsidRDefault="0017495D" w:rsidP="00020C32">
      <w:pPr>
        <w:spacing w:line="240" w:lineRule="auto"/>
        <w:ind w:firstLine="720"/>
        <w:rPr>
          <w:ins w:id="17395" w:author="Huyen Tran Thu" w:date="2025-04-28T22:35:00Z" w16du:dateUtc="2025-04-28T15:35:00Z"/>
          <w:lang w:val="en-US"/>
        </w:rPr>
      </w:pPr>
      <w:ins w:id="17396" w:author="Huyen Tran Thu" w:date="2025-04-28T22:35:00Z" w16du:dateUtc="2025-04-28T15:35:00Z">
        <w:r>
          <w:rPr>
            <w:lang w:val="en-US"/>
          </w:rPr>
          <w:t xml:space="preserve">- Số liệu về lượng chất thải rắn đô thị và nông thôn phát sinh dựa trên Báo cáo về Công tác bảo vệ môi trường, chưa có số liệu thống kê về lượng chất thải xử lý đạt tiêu chuẩn của Tổng cục Thống kê như các năm tính toán trước đó để đảm bảo tính thống nhất về dữ liệu. </w:t>
        </w:r>
      </w:ins>
    </w:p>
    <w:p w14:paraId="37C6CAEB" w14:textId="4938ACC0" w:rsidR="0003736A" w:rsidRPr="00B5705B" w:rsidRDefault="0003736A" w:rsidP="00020C32">
      <w:pPr>
        <w:spacing w:line="240" w:lineRule="auto"/>
        <w:ind w:firstLine="720"/>
        <w:rPr>
          <w:lang w:val="vi-VN"/>
        </w:rPr>
      </w:pPr>
      <w:r w:rsidRPr="00B5705B">
        <w:rPr>
          <w:lang w:val="vi-VN"/>
        </w:rPr>
        <w:t xml:space="preserve">- Do không có số liệu thu thập về tỷ lệ chôn lấp lộ thiên và </w:t>
      </w:r>
      <w:r w:rsidR="002E5402" w:rsidRPr="00B5705B">
        <w:rPr>
          <w:lang w:val="vi-VN"/>
        </w:rPr>
        <w:t>đốt lộ thiên</w:t>
      </w:r>
      <w:r w:rsidRPr="00B5705B">
        <w:rPr>
          <w:lang w:val="vi-VN"/>
        </w:rPr>
        <w:t xml:space="preserve"> tại thành thị và nông thôn nên giả định tỷ lệ này là 70% chôn lấp và 30% đốt. </w:t>
      </w:r>
    </w:p>
    <w:p w14:paraId="606365F2" w14:textId="58DA246A" w:rsidR="0003736A" w:rsidRPr="00B5705B" w:rsidRDefault="0003736A" w:rsidP="00020C32">
      <w:pPr>
        <w:spacing w:line="240" w:lineRule="auto"/>
        <w:ind w:firstLine="720"/>
        <w:rPr>
          <w:lang w:val="vi-VN"/>
        </w:rPr>
      </w:pPr>
      <w:r w:rsidRPr="00B5705B">
        <w:rPr>
          <w:lang w:val="vi-VN"/>
        </w:rPr>
        <w:t xml:space="preserve">- Số liệu về tổng lượng chất thải rắn sinh hoạt nông thôn được chôn lấp vẫn dựa trên số liệu dân số và tỷ lệ phát sinh chất thải trên đầu người do không có số liệu thống kê chi tiết. </w:t>
      </w:r>
    </w:p>
    <w:p w14:paraId="77999F1A" w14:textId="2C8F78DF" w:rsidR="0003736A" w:rsidRPr="00B5705B" w:rsidRDefault="0003736A" w:rsidP="009C3FAF">
      <w:pPr>
        <w:rPr>
          <w:b/>
          <w:bCs/>
          <w:i/>
          <w:iCs/>
          <w:lang w:val="vi-VN"/>
        </w:rPr>
      </w:pPr>
      <w:r w:rsidRPr="00B5705B">
        <w:rPr>
          <w:b/>
          <w:i/>
          <w:lang w:val="vi-VN"/>
        </w:rPr>
        <w:t xml:space="preserve">b. Xử lý chất thải bằng phương pháp sinh học (Hạng mục 4B) </w:t>
      </w:r>
    </w:p>
    <w:p w14:paraId="4651EB66" w14:textId="5CE62B58" w:rsidR="0003736A" w:rsidRPr="00B5705B" w:rsidRDefault="0003736A" w:rsidP="00020C32">
      <w:pPr>
        <w:spacing w:line="240" w:lineRule="auto"/>
        <w:rPr>
          <w:lang w:val="en-US"/>
        </w:rPr>
      </w:pPr>
      <w:r w:rsidRPr="00B5705B">
        <w:rPr>
          <w:lang w:val="vi-VN"/>
        </w:rPr>
        <w:tab/>
        <w:t xml:space="preserve">- </w:t>
      </w:r>
      <w:ins w:id="17397" w:author="Huyen Tran Thu" w:date="2025-04-28T22:36:00Z" w16du:dateUtc="2025-04-28T15:36:00Z">
        <w:r w:rsidR="0017495D">
          <w:rPr>
            <w:lang w:val="en-US"/>
          </w:rPr>
          <w:t>Số liệu được dựa trên Báo cáo về Công tác bảo vệ môi trường năm 2021 và 2022 cho dữ liệu 2 năm bằng nhau, n</w:t>
        </w:r>
      </w:ins>
      <w:ins w:id="17398" w:author="Huyen Tran Thu" w:date="2025-04-28T22:37:00Z" w16du:dateUtc="2025-04-28T15:37:00Z">
        <w:r w:rsidR="0017495D">
          <w:rPr>
            <w:lang w:val="en-US"/>
          </w:rPr>
          <w:t xml:space="preserve">ên phát thải tại hạng mục này của năm 2021 và 2022 là bằng nhau. </w:t>
        </w:r>
      </w:ins>
      <w:del w:id="17399" w:author="Huyen Tran Thu" w:date="2025-04-28T22:36:00Z" w16du:dateUtc="2025-04-28T15:36:00Z">
        <w:r w:rsidRPr="00B5705B" w:rsidDel="0017495D">
          <w:rPr>
            <w:lang w:val="vi-VN"/>
          </w:rPr>
          <w:delText xml:space="preserve">Số liệu hoạt động phục vụ tính toán phát thải từ Xử lý CTR bằng phương pháp sinh học </w:delText>
        </w:r>
        <w:r w:rsidR="00930E54" w:rsidRPr="00B5705B" w:rsidDel="0017495D">
          <w:rPr>
            <w:lang w:val="vi-VN"/>
          </w:rPr>
          <w:delText xml:space="preserve">còn </w:delText>
        </w:r>
        <w:r w:rsidRPr="00B5705B" w:rsidDel="0017495D">
          <w:rPr>
            <w:lang w:val="vi-VN"/>
          </w:rPr>
          <w:delText xml:space="preserve">dựa trên </w:delText>
        </w:r>
        <w:r w:rsidR="00B5705B" w:rsidDel="0017495D">
          <w:rPr>
            <w:lang w:val="en-US"/>
          </w:rPr>
          <w:delText xml:space="preserve">tỷ lệ xử lý của cả quốc gia, để số liệu được chính xác hơn nữa, nên thu thập từ các cơ sở xử lý chất thải bằng phương pháp sinh học. </w:delText>
        </w:r>
      </w:del>
    </w:p>
    <w:p w14:paraId="40C2CF73" w14:textId="09E17378" w:rsidR="0003736A" w:rsidRPr="00B5705B" w:rsidRDefault="0003736A" w:rsidP="009C3FAF">
      <w:pPr>
        <w:rPr>
          <w:b/>
          <w:bCs/>
          <w:i/>
          <w:iCs/>
          <w:lang w:val="vi-VN"/>
        </w:rPr>
      </w:pPr>
      <w:r w:rsidRPr="00B5705B">
        <w:rPr>
          <w:b/>
          <w:i/>
          <w:lang w:val="vi-VN"/>
        </w:rPr>
        <w:t xml:space="preserve">c. Thiêu đốt và </w:t>
      </w:r>
      <w:r w:rsidR="002E5402" w:rsidRPr="00B5705B">
        <w:rPr>
          <w:b/>
          <w:i/>
          <w:lang w:val="vi-VN"/>
        </w:rPr>
        <w:t>đốt lộ thiên</w:t>
      </w:r>
      <w:r w:rsidRPr="00B5705B">
        <w:rPr>
          <w:b/>
          <w:i/>
          <w:lang w:val="vi-VN"/>
        </w:rPr>
        <w:t xml:space="preserve"> chất thải (Hạng mục 4C)</w:t>
      </w:r>
    </w:p>
    <w:p w14:paraId="0C9D49AB" w14:textId="41C0D00D" w:rsidR="0003736A" w:rsidRPr="00B5705B" w:rsidRDefault="0003736A" w:rsidP="00020C32">
      <w:pPr>
        <w:spacing w:line="240" w:lineRule="auto"/>
        <w:ind w:firstLine="720"/>
        <w:rPr>
          <w:lang w:val="vi-VN"/>
        </w:rPr>
      </w:pPr>
      <w:r w:rsidRPr="00B5705B">
        <w:rPr>
          <w:lang w:val="vi-VN"/>
        </w:rPr>
        <w:t xml:space="preserve">- Chưa ước tính được lượng chất thải nguy hại sinh hoạt được đốt do không có thống kê; </w:t>
      </w:r>
    </w:p>
    <w:p w14:paraId="091FE543" w14:textId="432D79D7" w:rsidR="0003736A" w:rsidRPr="00B5705B" w:rsidDel="00A33928" w:rsidRDefault="0003736A" w:rsidP="00020C32">
      <w:pPr>
        <w:spacing w:line="240" w:lineRule="auto"/>
        <w:rPr>
          <w:del w:id="17400" w:author="Thu Huyen Tran" w:date="2023-04-07T17:23:00Z"/>
          <w:lang w:val="vi-VN"/>
        </w:rPr>
      </w:pPr>
      <w:r w:rsidRPr="00B5705B">
        <w:rPr>
          <w:lang w:val="vi-VN"/>
        </w:rPr>
        <w:tab/>
      </w:r>
      <w:del w:id="17401" w:author="Thu Huyen Tran" w:date="2023-04-07T17:23:00Z">
        <w:r w:rsidRPr="00B5705B" w:rsidDel="00A33928">
          <w:rPr>
            <w:lang w:val="vi-VN"/>
          </w:rPr>
          <w:delText>- Lượng chất thải rắn nguy hại y tế, công nghiệp, và nông nghiệp chỉ là lượng</w:delText>
        </w:r>
        <w:r w:rsidR="00930E54" w:rsidRPr="00B5705B" w:rsidDel="00A33928">
          <w:rPr>
            <w:lang w:val="vi-VN"/>
          </w:rPr>
          <w:delText xml:space="preserve"> chất thải</w:delText>
        </w:r>
        <w:r w:rsidRPr="00B5705B" w:rsidDel="00A33928">
          <w:rPr>
            <w:lang w:val="vi-VN"/>
          </w:rPr>
          <w:delText xml:space="preserve"> </w:delText>
        </w:r>
        <w:r w:rsidR="0048484D" w:rsidDel="00A33928">
          <w:rPr>
            <w:lang w:val="en-US"/>
          </w:rPr>
          <w:delText>chưa được cập nhật hơn so với năm 201</w:delText>
        </w:r>
      </w:del>
      <w:del w:id="17402" w:author="Thu Huyen Tran" w:date="2023-04-07T17:21:00Z">
        <w:r w:rsidR="0048484D" w:rsidDel="00B84311">
          <w:rPr>
            <w:lang w:val="en-US"/>
          </w:rPr>
          <w:delText>6</w:delText>
        </w:r>
      </w:del>
      <w:del w:id="17403" w:author="Thu Huyen Tran" w:date="2023-04-07T17:23:00Z">
        <w:r w:rsidR="0048484D" w:rsidDel="00A33928">
          <w:rPr>
            <w:lang w:val="en-US"/>
          </w:rPr>
          <w:delText xml:space="preserve">. </w:delText>
        </w:r>
        <w:r w:rsidRPr="00B5705B" w:rsidDel="00A33928">
          <w:rPr>
            <w:lang w:val="vi-VN"/>
          </w:rPr>
          <w:delText xml:space="preserve"> </w:delText>
        </w:r>
      </w:del>
    </w:p>
    <w:p w14:paraId="1C9A56BE" w14:textId="048A80F9" w:rsidR="00930E54" w:rsidRPr="00B5705B" w:rsidRDefault="0003736A" w:rsidP="00020C32">
      <w:pPr>
        <w:spacing w:line="240" w:lineRule="auto"/>
        <w:rPr>
          <w:lang w:val="vi-VN"/>
        </w:rPr>
      </w:pPr>
      <w:del w:id="17404" w:author="Thu Huyen Tran" w:date="2023-04-07T17:23:00Z">
        <w:r w:rsidRPr="00B5705B" w:rsidDel="00A33928">
          <w:rPr>
            <w:lang w:val="vi-VN"/>
          </w:rPr>
          <w:tab/>
        </w:r>
      </w:del>
      <w:r w:rsidR="00930E54" w:rsidRPr="00B5705B">
        <w:rPr>
          <w:lang w:val="vi-VN"/>
        </w:rPr>
        <w:t xml:space="preserve">- Chưa tính được phát thải từ quá trình thiêu đốt chất thải dạng lỏng trong Hạng mục Thiêu đốt chất thải (Hạng mục 4C1) do không thu thập được số liệu. </w:t>
      </w:r>
    </w:p>
    <w:p w14:paraId="66617986" w14:textId="0466FEB9" w:rsidR="0003736A" w:rsidRPr="00B5705B" w:rsidRDefault="0003736A" w:rsidP="00020C32">
      <w:pPr>
        <w:spacing w:line="240" w:lineRule="auto"/>
        <w:rPr>
          <w:lang w:val="vi-VN"/>
        </w:rPr>
      </w:pPr>
      <w:r w:rsidRPr="00B5705B">
        <w:rPr>
          <w:lang w:val="vi-VN"/>
        </w:rPr>
        <w:tab/>
        <w:t xml:space="preserve">- Một số tỷ lệ như tỷ lệ chôn lấp lộ thiên và tỷ lệ </w:t>
      </w:r>
      <w:r w:rsidR="002E5402" w:rsidRPr="00B5705B">
        <w:rPr>
          <w:lang w:val="vi-VN"/>
        </w:rPr>
        <w:t>đốt lộ thiên</w:t>
      </w:r>
      <w:r w:rsidRPr="00B5705B">
        <w:rPr>
          <w:lang w:val="vi-VN"/>
        </w:rPr>
        <w:t xml:space="preserve"> chất thải còn dựa vào kinh nghiệm của chuyên gia</w:t>
      </w:r>
    </w:p>
    <w:p w14:paraId="645C04A7" w14:textId="65EACCFC" w:rsidR="0003736A" w:rsidRPr="00B5705B" w:rsidRDefault="0003736A" w:rsidP="009C3FAF">
      <w:pPr>
        <w:rPr>
          <w:b/>
          <w:bCs/>
          <w:i/>
          <w:iCs/>
          <w:lang w:val="vi-VN"/>
        </w:rPr>
      </w:pPr>
      <w:r w:rsidRPr="00B5705B">
        <w:rPr>
          <w:b/>
          <w:i/>
          <w:lang w:val="vi-VN"/>
        </w:rPr>
        <w:t xml:space="preserve"> d. Xử lý và xả thải nước thải (Hạng mục 4D) </w:t>
      </w:r>
    </w:p>
    <w:p w14:paraId="11E83AF5" w14:textId="26181716" w:rsidR="0003736A" w:rsidRDefault="0003736A" w:rsidP="00020C32">
      <w:pPr>
        <w:spacing w:line="240" w:lineRule="auto"/>
        <w:ind w:firstLine="720"/>
        <w:rPr>
          <w:ins w:id="17405" w:author="Thu Huyen Tran" w:date="2023-04-07T17:27:00Z"/>
          <w:lang w:val="vi-VN"/>
        </w:rPr>
      </w:pPr>
      <w:r w:rsidRPr="00B5705B">
        <w:rPr>
          <w:lang w:val="vi-VN"/>
        </w:rPr>
        <w:t xml:space="preserve">- Chưa tính toán được phát thải từ xử lý bùn do không có số liệu cụ thể về lượng bùn được xử lý và công nghệ xử lý bùn hiện nay tại Việt Nam. </w:t>
      </w:r>
    </w:p>
    <w:p w14:paraId="053A7A3E" w14:textId="6F539016" w:rsidR="00A33928" w:rsidRPr="00A33928" w:rsidRDefault="00A33928" w:rsidP="00020C32">
      <w:pPr>
        <w:spacing w:line="240" w:lineRule="auto"/>
        <w:ind w:firstLine="720"/>
        <w:rPr>
          <w:lang w:val="en-US"/>
          <w:rPrChange w:id="17406" w:author="Thu Huyen Tran" w:date="2023-04-07T17:27:00Z">
            <w:rPr>
              <w:lang w:val="vi-VN"/>
            </w:rPr>
          </w:rPrChange>
        </w:rPr>
      </w:pPr>
      <w:ins w:id="17407" w:author="Thu Huyen Tran" w:date="2023-04-07T17:27:00Z">
        <w:r>
          <w:rPr>
            <w:lang w:val="en-US"/>
          </w:rPr>
          <w:t xml:space="preserve">- Tỷ lệ các loại hệ thống xử lý nước thải còn dựa vào các số liệu gián tiếp, chưa thu thập được đầy đủ để ước tính. </w:t>
        </w:r>
      </w:ins>
    </w:p>
    <w:p w14:paraId="76AC7D5F" w14:textId="02F3366F" w:rsidR="00555CF6" w:rsidRPr="00B5705B" w:rsidRDefault="00697789" w:rsidP="00020C32">
      <w:pPr>
        <w:pStyle w:val="Heading3"/>
        <w:spacing w:line="240" w:lineRule="auto"/>
        <w:rPr>
          <w:lang w:val="vi-VN"/>
        </w:rPr>
      </w:pPr>
      <w:bookmarkStart w:id="17408" w:name="_Toc196772504"/>
      <w:r w:rsidRPr="00B5705B">
        <w:rPr>
          <w:lang w:val="vi-VN"/>
        </w:rPr>
        <w:t>1</w:t>
      </w:r>
      <w:r w:rsidR="00555CF6" w:rsidRPr="00B5705B">
        <w:rPr>
          <w:lang w:val="vi-VN"/>
        </w:rPr>
        <w:t>.3.</w:t>
      </w:r>
      <w:ins w:id="17409" w:author="Huyen Tran Thu" w:date="2025-04-28T22:33:00Z" w16du:dateUtc="2025-04-28T15:33:00Z">
        <w:r w:rsidR="0017495D">
          <w:rPr>
            <w:lang w:val="en-US"/>
          </w:rPr>
          <w:t>3</w:t>
        </w:r>
      </w:ins>
      <w:del w:id="17410" w:author="Huyen Tran Thu" w:date="2025-04-28T22:33:00Z" w16du:dateUtc="2025-04-28T15:33:00Z">
        <w:r w:rsidR="0003736A" w:rsidRPr="00B5705B" w:rsidDel="0017495D">
          <w:rPr>
            <w:lang w:val="vi-VN"/>
          </w:rPr>
          <w:delText>2</w:delText>
        </w:r>
      </w:del>
      <w:r w:rsidR="00555CF6" w:rsidRPr="00B5705B">
        <w:rPr>
          <w:lang w:val="vi-VN"/>
        </w:rPr>
        <w:t xml:space="preserve">. </w:t>
      </w:r>
      <w:r w:rsidR="0003736A" w:rsidRPr="00B5705B">
        <w:rPr>
          <w:lang w:val="vi-VN"/>
        </w:rPr>
        <w:t>K</w:t>
      </w:r>
      <w:r w:rsidR="00555CF6" w:rsidRPr="00B5705B">
        <w:rPr>
          <w:lang w:val="vi-VN"/>
        </w:rPr>
        <w:t>iến nghị</w:t>
      </w:r>
      <w:bookmarkEnd w:id="17408"/>
    </w:p>
    <w:p w14:paraId="789BCAB3" w14:textId="0D85273B" w:rsidR="001D1241" w:rsidRPr="00B5705B" w:rsidRDefault="001D1241" w:rsidP="00020C32">
      <w:pPr>
        <w:spacing w:line="240" w:lineRule="auto"/>
        <w:ind w:firstLine="720"/>
        <w:rPr>
          <w:szCs w:val="26"/>
          <w:lang w:val="vi-VN"/>
        </w:rPr>
      </w:pPr>
      <w:r w:rsidRPr="00B5705B">
        <w:rPr>
          <w:szCs w:val="26"/>
          <w:lang w:val="vi-VN"/>
        </w:rPr>
        <w:t xml:space="preserve">a. Đối với số liệu hoạt động </w:t>
      </w:r>
    </w:p>
    <w:p w14:paraId="5AED9439" w14:textId="1F9B40A8" w:rsidR="001D1241" w:rsidRPr="00B5705B" w:rsidRDefault="001D1241" w:rsidP="00020C32">
      <w:pPr>
        <w:spacing w:line="240" w:lineRule="auto"/>
        <w:ind w:firstLine="720"/>
        <w:rPr>
          <w:szCs w:val="26"/>
          <w:lang w:val="vi-VN"/>
        </w:rPr>
      </w:pPr>
      <w:r w:rsidRPr="00B5705B">
        <w:rPr>
          <w:szCs w:val="26"/>
          <w:lang w:val="vi-VN"/>
        </w:rPr>
        <w:t>- Cần thu thập số liệu đầy đủ hơn nữa, cụ thể đối với số liệu về lượng chất thải được xử lý bằng phương pháp sinh học và chất thải rắn nguy hại</w:t>
      </w:r>
      <w:del w:id="17411" w:author="Thu Huyen Tran" w:date="2023-04-07T17:28:00Z">
        <w:r w:rsidRPr="00B5705B" w:rsidDel="00A33928">
          <w:rPr>
            <w:szCs w:val="26"/>
            <w:lang w:val="vi-VN"/>
          </w:rPr>
          <w:delText xml:space="preserve"> được xử lý chưa đầy đủ cho quốc gia</w:delText>
        </w:r>
      </w:del>
      <w:r w:rsidRPr="00B5705B">
        <w:rPr>
          <w:szCs w:val="26"/>
          <w:lang w:val="vi-VN"/>
        </w:rPr>
        <w:t xml:space="preserve">. </w:t>
      </w:r>
    </w:p>
    <w:p w14:paraId="483EB862" w14:textId="38A63289" w:rsidR="001D1241" w:rsidRPr="00B5705B" w:rsidRDefault="001D1241" w:rsidP="00020C32">
      <w:pPr>
        <w:spacing w:line="240" w:lineRule="auto"/>
        <w:ind w:firstLine="720"/>
        <w:rPr>
          <w:szCs w:val="26"/>
          <w:lang w:val="vi-VN"/>
        </w:rPr>
      </w:pPr>
      <w:r w:rsidRPr="00B5705B">
        <w:rPr>
          <w:szCs w:val="26"/>
          <w:lang w:val="vi-VN"/>
        </w:rPr>
        <w:t xml:space="preserve">- Đối với các số liệu hoạt động còn sử dụng các giả định và phương pháp chuyên gia, cần có những điều tra cụ thể để thu thập được số liệu chính xác hơn. </w:t>
      </w:r>
    </w:p>
    <w:p w14:paraId="6BD4A3C4" w14:textId="06372B4F" w:rsidR="001D1241" w:rsidRPr="00B5705B" w:rsidRDefault="001D1241" w:rsidP="00020C32">
      <w:pPr>
        <w:spacing w:line="240" w:lineRule="auto"/>
        <w:ind w:firstLine="720"/>
        <w:rPr>
          <w:szCs w:val="26"/>
          <w:lang w:val="vi-VN"/>
        </w:rPr>
      </w:pPr>
      <w:r w:rsidRPr="00B5705B">
        <w:rPr>
          <w:szCs w:val="26"/>
          <w:lang w:val="vi-VN"/>
        </w:rPr>
        <w:lastRenderedPageBreak/>
        <w:t xml:space="preserve">b. Đối với hệ số phát thải/thông số </w:t>
      </w:r>
    </w:p>
    <w:p w14:paraId="59F34C7C" w14:textId="3CE2289B" w:rsidR="00A33928" w:rsidRPr="00A33928" w:rsidRDefault="00A33928" w:rsidP="00020C32">
      <w:pPr>
        <w:spacing w:line="240" w:lineRule="auto"/>
        <w:ind w:firstLine="720"/>
        <w:rPr>
          <w:ins w:id="17412" w:author="Thu Huyen Tran" w:date="2023-04-07T17:28:00Z"/>
          <w:szCs w:val="26"/>
          <w:lang w:val="en-US"/>
          <w:rPrChange w:id="17413" w:author="Thu Huyen Tran" w:date="2023-04-07T17:28:00Z">
            <w:rPr>
              <w:ins w:id="17414" w:author="Thu Huyen Tran" w:date="2023-04-07T17:28:00Z"/>
              <w:szCs w:val="26"/>
              <w:lang w:val="vi-VN"/>
            </w:rPr>
          </w:rPrChange>
        </w:rPr>
      </w:pPr>
      <w:ins w:id="17415" w:author="Thu Huyen Tran" w:date="2023-04-07T17:28:00Z">
        <w:r>
          <w:rPr>
            <w:szCs w:val="26"/>
            <w:lang w:val="en-US"/>
          </w:rPr>
          <w:t>Cần có các điều tra cụ thể hơn nữa về các loại hình xử lý nước thải sinh hoạt và công nghiệp tại Việt Nam</w:t>
        </w:r>
      </w:ins>
      <w:ins w:id="17416" w:author="Thu Huyen Tran" w:date="2023-04-07T17:30:00Z">
        <w:r>
          <w:rPr>
            <w:szCs w:val="26"/>
            <w:lang w:val="en-US"/>
          </w:rPr>
          <w:t xml:space="preserve"> cho Hạng mục Xử lý và xả thải nước thải</w:t>
        </w:r>
      </w:ins>
      <w:ins w:id="17417" w:author="Thu Huyen Tran" w:date="2023-04-07T17:28:00Z">
        <w:r>
          <w:rPr>
            <w:szCs w:val="26"/>
            <w:lang w:val="en-US"/>
          </w:rPr>
          <w:t xml:space="preserve">, đây là </w:t>
        </w:r>
      </w:ins>
      <w:ins w:id="17418" w:author="Thu Huyen Tran" w:date="2023-04-07T17:29:00Z">
        <w:r>
          <w:rPr>
            <w:szCs w:val="26"/>
            <w:lang w:val="en-US"/>
          </w:rPr>
          <w:t xml:space="preserve">nguồn phát thải lớn </w:t>
        </w:r>
      </w:ins>
      <w:ins w:id="17419" w:author="Thu Huyen Tran" w:date="2023-04-07T17:30:00Z">
        <w:r>
          <w:rPr>
            <w:szCs w:val="26"/>
            <w:lang w:val="en-US"/>
          </w:rPr>
          <w:t xml:space="preserve">chiếm 35,94% chỉ sau Hạng mục Bãi chôn lấp chất thải rắn. </w:t>
        </w:r>
      </w:ins>
    </w:p>
    <w:p w14:paraId="4BD91F82" w14:textId="6571CDDC" w:rsidR="007B6566" w:rsidRPr="00857E6C" w:rsidRDefault="007B6566" w:rsidP="00020C32">
      <w:pPr>
        <w:spacing w:line="240" w:lineRule="auto"/>
        <w:ind w:firstLine="720"/>
        <w:rPr>
          <w:szCs w:val="26"/>
          <w:lang w:val="vi-VN"/>
        </w:rPr>
      </w:pPr>
      <w:r w:rsidRPr="00B5705B">
        <w:rPr>
          <w:szCs w:val="26"/>
          <w:lang w:val="vi-VN"/>
        </w:rPr>
        <w:t xml:space="preserve">Đối với các hệ số phát thải và tham số sử dụng cho ước tính phát sinh KNK, hầu hết đều sử dụng dữ liệu mặc định theo tài liệu hướng dẫn của IPCC phiên bản IPCC </w:t>
      </w:r>
      <w:r w:rsidR="00D05898" w:rsidRPr="00B5705B">
        <w:rPr>
          <w:szCs w:val="26"/>
          <w:lang w:val="vi-VN"/>
        </w:rPr>
        <w:t>2006</w:t>
      </w:r>
      <w:ins w:id="17420" w:author="Thu Huyen Tran" w:date="2023-04-07T17:28:00Z">
        <w:r w:rsidR="00A33928">
          <w:rPr>
            <w:szCs w:val="26"/>
            <w:lang w:val="en-US"/>
          </w:rPr>
          <w:t xml:space="preserve"> và Hướng dẫn cải tiến 2019</w:t>
        </w:r>
      </w:ins>
      <w:r w:rsidRPr="00B5705B">
        <w:rPr>
          <w:szCs w:val="26"/>
          <w:lang w:val="vi-VN"/>
        </w:rPr>
        <w:t>. Do vậy, trong tương lai, để tăng tính chính xác của kiểm kê KNK quốc gia, cần thiết phải có các nghiên cứu nhằm xác định hệ số phát thải riêng cho Việt Nam.</w:t>
      </w:r>
      <w:r w:rsidRPr="00857E6C">
        <w:rPr>
          <w:szCs w:val="26"/>
          <w:lang w:val="vi-VN"/>
        </w:rPr>
        <w:t xml:space="preserve">  </w:t>
      </w:r>
    </w:p>
    <w:p w14:paraId="0D058CC6" w14:textId="77777777" w:rsidR="00664D14" w:rsidRPr="00857E6C" w:rsidRDefault="00664D14" w:rsidP="00020C32">
      <w:pPr>
        <w:spacing w:before="0" w:after="200" w:line="240" w:lineRule="auto"/>
        <w:jc w:val="left"/>
        <w:rPr>
          <w:lang w:val="vi-VN"/>
        </w:rPr>
      </w:pPr>
      <w:r w:rsidRPr="00857E6C">
        <w:rPr>
          <w:lang w:val="vi-VN"/>
        </w:rPr>
        <w:br w:type="page"/>
      </w:r>
    </w:p>
    <w:p w14:paraId="0340641B" w14:textId="77777777" w:rsidR="007B6566" w:rsidRPr="009A2CAA" w:rsidRDefault="007B6566" w:rsidP="007B6566">
      <w:pPr>
        <w:pStyle w:val="Heading1"/>
        <w:spacing w:after="360"/>
        <w:ind w:left="9"/>
      </w:pPr>
      <w:bookmarkStart w:id="17421" w:name="_Toc479671688"/>
      <w:bookmarkStart w:id="17422" w:name="_Toc196772505"/>
      <w:r w:rsidRPr="009A2CAA">
        <w:lastRenderedPageBreak/>
        <w:t>TÀI LIỆU THAM KHẢO</w:t>
      </w:r>
      <w:bookmarkEnd w:id="17421"/>
      <w:bookmarkEnd w:id="17422"/>
    </w:p>
    <w:p w14:paraId="584D24D1" w14:textId="77777777" w:rsidR="007B6566" w:rsidRPr="009A2CAA" w:rsidRDefault="007B6566" w:rsidP="007B6566">
      <w:pPr>
        <w:numPr>
          <w:ilvl w:val="0"/>
          <w:numId w:val="14"/>
        </w:numPr>
        <w:spacing w:before="0" w:line="320" w:lineRule="exact"/>
        <w:rPr>
          <w:szCs w:val="26"/>
          <w:lang w:val="pt-BR"/>
        </w:rPr>
      </w:pPr>
      <w:r w:rsidRPr="009A2CAA">
        <w:rPr>
          <w:szCs w:val="26"/>
        </w:rPr>
        <w:t>Báo cáo hiện trạng môi trường quốc gia 2011 – 2015, Bộ Tài nguyên và Môi trường, 2015</w:t>
      </w:r>
      <w:r w:rsidRPr="009A2CAA">
        <w:rPr>
          <w:szCs w:val="26"/>
          <w:lang w:val="pt-BR"/>
        </w:rPr>
        <w:t>.</w:t>
      </w:r>
    </w:p>
    <w:p w14:paraId="228A4AEF" w14:textId="77777777" w:rsidR="007B6566" w:rsidRPr="009A2CAA" w:rsidRDefault="007B6566" w:rsidP="007B6566">
      <w:pPr>
        <w:numPr>
          <w:ilvl w:val="0"/>
          <w:numId w:val="14"/>
        </w:numPr>
        <w:spacing w:before="0" w:line="320" w:lineRule="exact"/>
        <w:rPr>
          <w:szCs w:val="26"/>
          <w:lang w:val="pt-BR"/>
        </w:rPr>
      </w:pPr>
      <w:r w:rsidRPr="009A2CAA">
        <w:rPr>
          <w:szCs w:val="26"/>
          <w:lang w:val="pt-BR"/>
        </w:rPr>
        <w:t>Báo cáo hiện trạng môi trường 5 năm (2</w:t>
      </w:r>
      <w:del w:id="17423" w:author="Huyen Tran Thu" w:date="2025-04-28T22:39:00Z" w16du:dateUtc="2025-04-28T15:39:00Z">
        <w:r w:rsidRPr="009A2CAA" w:rsidDel="0017495D">
          <w:rPr>
            <w:szCs w:val="26"/>
            <w:lang w:val="pt-BR"/>
          </w:rPr>
          <w:delText>0</w:delText>
        </w:r>
      </w:del>
      <w:r w:rsidRPr="009A2CAA">
        <w:rPr>
          <w:szCs w:val="26"/>
          <w:lang w:val="pt-BR"/>
        </w:rPr>
        <w:t>011 - 2015) các tỉnh/thành phố.</w:t>
      </w:r>
    </w:p>
    <w:p w14:paraId="2E69779C" w14:textId="23668656" w:rsidR="007B6566" w:rsidRPr="009A2CAA" w:rsidRDefault="007B6566" w:rsidP="007B6566">
      <w:pPr>
        <w:numPr>
          <w:ilvl w:val="0"/>
          <w:numId w:val="14"/>
        </w:numPr>
        <w:spacing w:before="0" w:line="320" w:lineRule="exact"/>
        <w:rPr>
          <w:iCs/>
          <w:szCs w:val="26"/>
          <w:lang w:val="pt-BR"/>
        </w:rPr>
      </w:pPr>
      <w:r w:rsidRPr="007B6566">
        <w:rPr>
          <w:iCs/>
          <w:szCs w:val="26"/>
          <w:lang w:val="pt-BR"/>
        </w:rPr>
        <w:t>Niên giám Thống kê</w:t>
      </w:r>
      <w:r w:rsidRPr="009A2CAA">
        <w:rPr>
          <w:iCs/>
          <w:szCs w:val="26"/>
          <w:lang w:val="pt-BR"/>
        </w:rPr>
        <w:t xml:space="preserve"> 2000 – 201</w:t>
      </w:r>
      <w:r>
        <w:rPr>
          <w:iCs/>
          <w:szCs w:val="26"/>
          <w:lang w:val="pt-BR"/>
        </w:rPr>
        <w:t>6</w:t>
      </w:r>
      <w:r w:rsidRPr="009A2CAA">
        <w:rPr>
          <w:iCs/>
          <w:szCs w:val="26"/>
          <w:lang w:val="pt-BR"/>
        </w:rPr>
        <w:t xml:space="preserve">, </w:t>
      </w:r>
      <w:r w:rsidRPr="007B6566">
        <w:rPr>
          <w:szCs w:val="26"/>
          <w:lang w:val="pt-BR"/>
        </w:rPr>
        <w:t>Tổng Cục Thống kê</w:t>
      </w:r>
      <w:r w:rsidRPr="009A2CAA">
        <w:rPr>
          <w:szCs w:val="26"/>
          <w:lang w:val="pt-BR"/>
        </w:rPr>
        <w:t>.</w:t>
      </w:r>
    </w:p>
    <w:p w14:paraId="1F1E6BC6" w14:textId="77777777" w:rsidR="007B6566" w:rsidRPr="009A2CAA" w:rsidRDefault="007B6566" w:rsidP="007B6566">
      <w:pPr>
        <w:numPr>
          <w:ilvl w:val="0"/>
          <w:numId w:val="14"/>
        </w:numPr>
        <w:spacing w:before="0" w:line="320" w:lineRule="exact"/>
        <w:rPr>
          <w:szCs w:val="26"/>
          <w:lang w:val="pt-BR"/>
        </w:rPr>
      </w:pPr>
      <w:r w:rsidRPr="009A2CAA">
        <w:rPr>
          <w:szCs w:val="26"/>
          <w:lang w:val="pt-BR"/>
        </w:rPr>
        <w:t>Báo cáo tổng điều tra dinh dưỡng năm 2009 – 2010, Bộ Y tế, 2012.</w:t>
      </w:r>
    </w:p>
    <w:p w14:paraId="6D194512" w14:textId="2F3C4757" w:rsidR="007B6566" w:rsidRDefault="007B6566" w:rsidP="007B6566">
      <w:pPr>
        <w:numPr>
          <w:ilvl w:val="0"/>
          <w:numId w:val="14"/>
        </w:numPr>
        <w:spacing w:before="0" w:line="320" w:lineRule="exact"/>
        <w:rPr>
          <w:szCs w:val="26"/>
          <w:lang w:val="pt-BR"/>
        </w:rPr>
      </w:pPr>
      <w:r w:rsidRPr="007B6566">
        <w:rPr>
          <w:szCs w:val="26"/>
          <w:lang w:val="pt-BR"/>
        </w:rPr>
        <w:t>Báo cáo hiện trạng môi trường quốc gia 2011 – Chất thải rắn, Bộ Tài nguyên và Môi trường, 2011</w:t>
      </w:r>
      <w:r w:rsidRPr="009A2CAA">
        <w:rPr>
          <w:szCs w:val="26"/>
          <w:lang w:val="pt-BR"/>
        </w:rPr>
        <w:t>.</w:t>
      </w:r>
    </w:p>
    <w:p w14:paraId="3689B3FD" w14:textId="123A1B6D" w:rsidR="007B6566" w:rsidRPr="007B6566" w:rsidRDefault="007B6566" w:rsidP="007B6566">
      <w:pPr>
        <w:numPr>
          <w:ilvl w:val="0"/>
          <w:numId w:val="14"/>
        </w:numPr>
        <w:spacing w:before="0" w:line="320" w:lineRule="exact"/>
        <w:rPr>
          <w:szCs w:val="26"/>
          <w:lang w:val="pt-BR"/>
        </w:rPr>
      </w:pPr>
      <w:r w:rsidRPr="007B6566">
        <w:rPr>
          <w:szCs w:val="26"/>
          <w:lang w:val="pt-BR"/>
        </w:rPr>
        <w:t>Báo cáo hiện trạng môi trường quốc gia 201</w:t>
      </w:r>
      <w:r>
        <w:rPr>
          <w:szCs w:val="26"/>
          <w:lang w:val="pt-BR"/>
        </w:rPr>
        <w:t>7</w:t>
      </w:r>
      <w:r w:rsidRPr="007B6566">
        <w:rPr>
          <w:szCs w:val="26"/>
          <w:lang w:val="pt-BR"/>
        </w:rPr>
        <w:t xml:space="preserve"> – Chất thải rắn, Bộ Tài nguyên và Môi trường, 201</w:t>
      </w:r>
      <w:r>
        <w:rPr>
          <w:szCs w:val="26"/>
          <w:lang w:val="pt-BR"/>
        </w:rPr>
        <w:t>7</w:t>
      </w:r>
      <w:r w:rsidRPr="009A2CAA">
        <w:rPr>
          <w:szCs w:val="26"/>
          <w:lang w:val="pt-BR"/>
        </w:rPr>
        <w:t>.</w:t>
      </w:r>
    </w:p>
    <w:p w14:paraId="7D7BC1F1" w14:textId="77777777" w:rsidR="007B6566" w:rsidRPr="009A2CAA" w:rsidRDefault="007B6566" w:rsidP="007B6566">
      <w:pPr>
        <w:numPr>
          <w:ilvl w:val="0"/>
          <w:numId w:val="14"/>
        </w:numPr>
        <w:spacing w:before="0" w:line="320" w:lineRule="exact"/>
        <w:rPr>
          <w:szCs w:val="26"/>
          <w:lang w:val="pt-BR"/>
        </w:rPr>
      </w:pPr>
      <w:r w:rsidRPr="009A2CAA">
        <w:rPr>
          <w:szCs w:val="26"/>
          <w:lang w:val="pt-BR"/>
        </w:rPr>
        <w:t>Báo cáo hiện trạng môi trường 5 năm (2006 - 2010) các tỉnh/thành phố.</w:t>
      </w:r>
    </w:p>
    <w:p w14:paraId="0FCC24E1" w14:textId="77777777" w:rsidR="007B6566" w:rsidRPr="009A2CAA" w:rsidRDefault="007B6566" w:rsidP="007B6566">
      <w:pPr>
        <w:numPr>
          <w:ilvl w:val="0"/>
          <w:numId w:val="14"/>
        </w:numPr>
        <w:spacing w:before="0" w:line="320" w:lineRule="exact"/>
        <w:rPr>
          <w:szCs w:val="26"/>
          <w:lang w:val="pt-BR"/>
        </w:rPr>
      </w:pPr>
      <w:r w:rsidRPr="009A2CAA">
        <w:rPr>
          <w:szCs w:val="26"/>
          <w:lang w:val="pt-BR"/>
        </w:rPr>
        <w:t>Quy hoạch vùng về bãi chôn lấp và khu xử lý chất thải rắn cho 3 vùng KTTĐ Bắc Bộ, miền Trung và phía Nam, Viện Quy hoạch đô thị - Nông thôn, 2007.</w:t>
      </w:r>
    </w:p>
    <w:p w14:paraId="25AF75A0" w14:textId="77777777" w:rsidR="007B6566" w:rsidRDefault="007B6566" w:rsidP="007B6566">
      <w:pPr>
        <w:numPr>
          <w:ilvl w:val="0"/>
          <w:numId w:val="14"/>
        </w:numPr>
        <w:spacing w:before="0" w:line="320" w:lineRule="exact"/>
        <w:rPr>
          <w:ins w:id="17424" w:author="Huyen Tran Thu" w:date="2025-04-28T22:39:00Z" w16du:dateUtc="2025-04-28T15:39:00Z"/>
          <w:szCs w:val="26"/>
          <w:lang w:val="pt-BR"/>
        </w:rPr>
      </w:pPr>
      <w:r w:rsidRPr="009A2CAA">
        <w:rPr>
          <w:szCs w:val="26"/>
          <w:lang w:val="pt-BR"/>
        </w:rPr>
        <w:t xml:space="preserve">Báo cáo diễn biến môi trường Viêt Nam 2004 – Chất thải rắn, Bộ Tài nguyên và Môi trường, 2004. </w:t>
      </w:r>
    </w:p>
    <w:p w14:paraId="50587099" w14:textId="610E4C46" w:rsidR="0017495D" w:rsidRDefault="0017495D" w:rsidP="007B6566">
      <w:pPr>
        <w:numPr>
          <w:ilvl w:val="0"/>
          <w:numId w:val="14"/>
        </w:numPr>
        <w:spacing w:before="0" w:line="320" w:lineRule="exact"/>
        <w:rPr>
          <w:ins w:id="17425" w:author="Huyen Tran Thu" w:date="2025-04-28T22:39:00Z" w16du:dateUtc="2025-04-28T15:39:00Z"/>
          <w:szCs w:val="26"/>
          <w:lang w:val="pt-BR"/>
        </w:rPr>
      </w:pPr>
      <w:ins w:id="17426" w:author="Huyen Tran Thu" w:date="2025-04-28T22:39:00Z" w16du:dateUtc="2025-04-28T15:39:00Z">
        <w:r>
          <w:rPr>
            <w:szCs w:val="26"/>
            <w:lang w:val="pt-BR"/>
          </w:rPr>
          <w:t xml:space="preserve">Báo cáo về Công tác Bảo vệ môi trường năm 2021, Chính phủ. </w:t>
        </w:r>
      </w:ins>
    </w:p>
    <w:p w14:paraId="04A070C2" w14:textId="15719479" w:rsidR="0017495D" w:rsidRDefault="0017495D" w:rsidP="0017495D">
      <w:pPr>
        <w:numPr>
          <w:ilvl w:val="0"/>
          <w:numId w:val="14"/>
        </w:numPr>
        <w:spacing w:before="0" w:line="320" w:lineRule="exact"/>
        <w:rPr>
          <w:ins w:id="17427" w:author="Huyen Tran Thu" w:date="2025-04-28T22:40:00Z" w16du:dateUtc="2025-04-28T15:40:00Z"/>
          <w:szCs w:val="26"/>
          <w:lang w:val="pt-BR"/>
        </w:rPr>
      </w:pPr>
      <w:ins w:id="17428" w:author="Huyen Tran Thu" w:date="2025-04-28T22:39:00Z" w16du:dateUtc="2025-04-28T15:39:00Z">
        <w:r>
          <w:rPr>
            <w:szCs w:val="26"/>
            <w:lang w:val="pt-BR"/>
          </w:rPr>
          <w:t xml:space="preserve">Báo cáo về Công tác Bảo vệ môi trường năm 2022, Chính phủ. </w:t>
        </w:r>
      </w:ins>
    </w:p>
    <w:p w14:paraId="4B8DC0BC" w14:textId="44696507" w:rsidR="0017495D" w:rsidRDefault="0017495D" w:rsidP="0017495D">
      <w:pPr>
        <w:numPr>
          <w:ilvl w:val="0"/>
          <w:numId w:val="14"/>
        </w:numPr>
        <w:spacing w:before="0" w:line="320" w:lineRule="exact"/>
        <w:rPr>
          <w:ins w:id="17429" w:author="Huyen Tran Thu" w:date="2025-04-28T22:40:00Z" w16du:dateUtc="2025-04-28T15:40:00Z"/>
          <w:szCs w:val="26"/>
          <w:lang w:val="pt-BR"/>
        </w:rPr>
      </w:pPr>
      <w:ins w:id="17430" w:author="Huyen Tran Thu" w:date="2025-04-28T22:40:00Z" w16du:dateUtc="2025-04-28T15:40:00Z">
        <w:r>
          <w:rPr>
            <w:szCs w:val="26"/>
            <w:lang w:val="pt-BR"/>
          </w:rPr>
          <w:t>Số liệu thống kê, Tổng cục Thống kê năm 2021.</w:t>
        </w:r>
      </w:ins>
    </w:p>
    <w:p w14:paraId="70C16623" w14:textId="41FDA14B" w:rsidR="0017495D" w:rsidRPr="0017495D" w:rsidRDefault="0017495D" w:rsidP="0017495D">
      <w:pPr>
        <w:numPr>
          <w:ilvl w:val="0"/>
          <w:numId w:val="14"/>
        </w:numPr>
        <w:spacing w:before="0" w:line="320" w:lineRule="exact"/>
        <w:rPr>
          <w:szCs w:val="26"/>
          <w:lang w:val="pt-BR"/>
        </w:rPr>
      </w:pPr>
      <w:ins w:id="17431" w:author="Huyen Tran Thu" w:date="2025-04-28T22:40:00Z" w16du:dateUtc="2025-04-28T15:40:00Z">
        <w:r>
          <w:rPr>
            <w:szCs w:val="26"/>
            <w:lang w:val="pt-BR"/>
          </w:rPr>
          <w:t>Số liệu thống kê, Thổng cục Thống kê 2022.</w:t>
        </w:r>
      </w:ins>
    </w:p>
    <w:p w14:paraId="263282A3" w14:textId="77777777" w:rsidR="00664D14" w:rsidRDefault="007B743A" w:rsidP="00F36764">
      <w:pPr>
        <w:numPr>
          <w:ilvl w:val="0"/>
          <w:numId w:val="14"/>
        </w:numPr>
        <w:spacing w:before="0" w:line="320" w:lineRule="exact"/>
        <w:rPr>
          <w:ins w:id="17432" w:author="Thu Huyen Tran" w:date="2023-04-07T17:38:00Z"/>
          <w:szCs w:val="26"/>
          <w:lang w:val="pt-BR"/>
        </w:rPr>
      </w:pPr>
      <w:r>
        <w:rPr>
          <w:szCs w:val="26"/>
          <w:lang w:val="pt-BR"/>
        </w:rPr>
        <w:t xml:space="preserve"> </w:t>
      </w:r>
      <w:r w:rsidR="007B6566" w:rsidRPr="007B6566">
        <w:rPr>
          <w:szCs w:val="26"/>
          <w:lang w:val="pt-BR"/>
        </w:rPr>
        <w:t xml:space="preserve">IPCC, </w:t>
      </w:r>
      <w:r w:rsidR="007B6566" w:rsidRPr="007B6566">
        <w:rPr>
          <w:i/>
          <w:iCs/>
          <w:szCs w:val="26"/>
          <w:lang w:val="pt-BR"/>
        </w:rPr>
        <w:t>Hướng dẫn của IPCC năm 2006 cho Kiểm kê KNK quốc gia</w:t>
      </w:r>
      <w:r w:rsidR="007B6566" w:rsidRPr="007B6566">
        <w:rPr>
          <w:szCs w:val="26"/>
          <w:lang w:val="pt-BR"/>
        </w:rPr>
        <w:t>, 2006</w:t>
      </w:r>
      <w:r w:rsidR="004C532B">
        <w:rPr>
          <w:szCs w:val="26"/>
          <w:lang w:val="pt-BR"/>
        </w:rPr>
        <w:t>.</w:t>
      </w:r>
    </w:p>
    <w:p w14:paraId="19AC68A9" w14:textId="4E4F4192" w:rsidR="007A3D0C" w:rsidRPr="004C532B" w:rsidRDefault="007A3D0C" w:rsidP="00F36764">
      <w:pPr>
        <w:numPr>
          <w:ilvl w:val="0"/>
          <w:numId w:val="14"/>
        </w:numPr>
        <w:spacing w:before="0" w:line="320" w:lineRule="exact"/>
        <w:rPr>
          <w:szCs w:val="26"/>
          <w:lang w:val="pt-BR"/>
        </w:rPr>
        <w:sectPr w:rsidR="007A3D0C" w:rsidRPr="004C532B" w:rsidSect="00843520">
          <w:footerReference w:type="default" r:id="rId10"/>
          <w:pgSz w:w="11907" w:h="16840" w:code="9"/>
          <w:pgMar w:top="1134" w:right="1134" w:bottom="1134" w:left="1701" w:header="720" w:footer="720" w:gutter="0"/>
          <w:pgNumType w:start="1"/>
          <w:cols w:space="720"/>
          <w:docGrid w:linePitch="360"/>
        </w:sectPr>
      </w:pPr>
      <w:ins w:id="17433" w:author="Thu Huyen Tran" w:date="2023-04-07T17:38:00Z">
        <w:r>
          <w:rPr>
            <w:szCs w:val="26"/>
            <w:lang w:val="pt-BR"/>
          </w:rPr>
          <w:t xml:space="preserve">IPCC, </w:t>
        </w:r>
        <w:r>
          <w:rPr>
            <w:i/>
            <w:iCs/>
            <w:szCs w:val="26"/>
            <w:lang w:val="pt-BR"/>
          </w:rPr>
          <w:t xml:space="preserve">Hướng dẫn cải tiến  </w:t>
        </w:r>
      </w:ins>
      <w:ins w:id="17434" w:author="Thu Huyen Tran" w:date="2023-04-07T17:39:00Z">
        <w:r>
          <w:rPr>
            <w:i/>
            <w:iCs/>
            <w:szCs w:val="26"/>
            <w:lang w:val="pt-BR"/>
          </w:rPr>
          <w:t xml:space="preserve">Hướng dẫn IPCC 2016, </w:t>
        </w:r>
        <w:r w:rsidRPr="007A3D0C">
          <w:rPr>
            <w:szCs w:val="26"/>
            <w:lang w:val="pt-BR"/>
            <w:rPrChange w:id="17435" w:author="Thu Huyen Tran" w:date="2023-04-07T17:39:00Z">
              <w:rPr>
                <w:i/>
                <w:iCs/>
                <w:szCs w:val="26"/>
                <w:lang w:val="pt-BR"/>
              </w:rPr>
            </w:rPrChange>
          </w:rPr>
          <w:t>2019</w:t>
        </w:r>
        <w:r>
          <w:rPr>
            <w:szCs w:val="26"/>
            <w:lang w:val="pt-BR"/>
          </w:rPr>
          <w:t>.</w:t>
        </w:r>
      </w:ins>
    </w:p>
    <w:p w14:paraId="666A1D86" w14:textId="77777777" w:rsidR="00A024A1" w:rsidRPr="00FD7EAF" w:rsidRDefault="00A024A1" w:rsidP="004C532B">
      <w:pPr>
        <w:rPr>
          <w:lang w:val="en-US"/>
          <w:rPrChange w:id="17436" w:author="Huyen Tran Thu" w:date="2025-04-28T22:40:00Z" w16du:dateUtc="2025-04-28T15:40:00Z">
            <w:rPr>
              <w:lang w:val="vi-VN"/>
            </w:rPr>
          </w:rPrChange>
        </w:rPr>
      </w:pPr>
    </w:p>
    <w:sectPr w:rsidR="00A024A1" w:rsidRPr="00FD7EAF" w:rsidSect="004C532B">
      <w:pgSz w:w="16840" w:h="11900" w:orient="landscape"/>
      <w:pgMar w:top="680" w:right="920" w:bottom="1280" w:left="1300" w:header="418" w:footer="10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2EC27" w14:textId="77777777" w:rsidR="006240CA" w:rsidRDefault="006240CA" w:rsidP="00876C60">
      <w:pPr>
        <w:spacing w:after="288"/>
      </w:pPr>
      <w:r>
        <w:separator/>
      </w:r>
    </w:p>
  </w:endnote>
  <w:endnote w:type="continuationSeparator" w:id="0">
    <w:p w14:paraId="34F2BF81" w14:textId="77777777" w:rsidR="006240CA" w:rsidRDefault="006240CA" w:rsidP="00876C60">
      <w:pPr>
        <w:spacing w:after="2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A6F3" w14:textId="77777777" w:rsidR="0075233D" w:rsidRDefault="0075233D" w:rsidP="00876C60">
    <w:pPr>
      <w:pStyle w:val="Footer"/>
      <w:spacing w:before="120" w:after="28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262B" w14:textId="380EB16A" w:rsidR="0075233D" w:rsidRPr="00843520" w:rsidRDefault="0075233D" w:rsidP="0084352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283236"/>
      <w:docPartObj>
        <w:docPartGallery w:val="Page Numbers (Bottom of Page)"/>
        <w:docPartUnique/>
      </w:docPartObj>
    </w:sdtPr>
    <w:sdtEndPr>
      <w:rPr>
        <w:noProof/>
      </w:rPr>
    </w:sdtEndPr>
    <w:sdtContent>
      <w:p w14:paraId="33C6514C" w14:textId="5B0C9678" w:rsidR="0075233D" w:rsidRPr="00843520" w:rsidRDefault="0075233D" w:rsidP="00843520">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88F83" w14:textId="77777777" w:rsidR="006240CA" w:rsidRDefault="006240CA" w:rsidP="00876C60">
      <w:pPr>
        <w:spacing w:after="288"/>
      </w:pPr>
      <w:r>
        <w:separator/>
      </w:r>
    </w:p>
  </w:footnote>
  <w:footnote w:type="continuationSeparator" w:id="0">
    <w:p w14:paraId="6BB0341D" w14:textId="77777777" w:rsidR="006240CA" w:rsidRDefault="006240CA" w:rsidP="00876C60">
      <w:pPr>
        <w:spacing w:after="288"/>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746"/>
    <w:multiLevelType w:val="hybridMultilevel"/>
    <w:tmpl w:val="F51AB156"/>
    <w:lvl w:ilvl="0" w:tplc="D0609DB8">
      <w:start w:val="1"/>
      <w:numFmt w:val="bullet"/>
      <w:pStyle w:val="ListParagraph"/>
      <w:lvlText w:val="-"/>
      <w:lvlJc w:val="left"/>
      <w:pPr>
        <w:ind w:left="1635" w:hanging="915"/>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EA168D"/>
    <w:multiLevelType w:val="hybridMultilevel"/>
    <w:tmpl w:val="B06A5870"/>
    <w:lvl w:ilvl="0" w:tplc="AF642A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D32182"/>
    <w:multiLevelType w:val="hybridMultilevel"/>
    <w:tmpl w:val="FB22088E"/>
    <w:lvl w:ilvl="0" w:tplc="7F02D0E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0484A"/>
    <w:multiLevelType w:val="hybridMultilevel"/>
    <w:tmpl w:val="273EC77C"/>
    <w:lvl w:ilvl="0" w:tplc="40124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1D0962"/>
    <w:multiLevelType w:val="hybridMultilevel"/>
    <w:tmpl w:val="F12CE9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5D0447"/>
    <w:multiLevelType w:val="hybridMultilevel"/>
    <w:tmpl w:val="A3D81AD2"/>
    <w:lvl w:ilvl="0" w:tplc="68389C04">
      <w:start w:val="1"/>
      <w:numFmt w:val="decimal"/>
      <w:lvlText w:val="(%1)"/>
      <w:lvlJc w:val="left"/>
      <w:pPr>
        <w:ind w:left="458" w:hanging="341"/>
      </w:pPr>
      <w:rPr>
        <w:rFonts w:ascii="Arial" w:eastAsia="Arial" w:hAnsi="Arial" w:cs="Arial" w:hint="default"/>
        <w:w w:val="99"/>
        <w:sz w:val="16"/>
        <w:szCs w:val="16"/>
        <w:lang w:val="en-US" w:eastAsia="en-US" w:bidi="ar-SA"/>
      </w:rPr>
    </w:lvl>
    <w:lvl w:ilvl="1" w:tplc="E6527592">
      <w:start w:val="1"/>
      <w:numFmt w:val="decimal"/>
      <w:lvlText w:val="(%2)"/>
      <w:lvlJc w:val="left"/>
      <w:pPr>
        <w:ind w:left="742" w:hanging="341"/>
      </w:pPr>
      <w:rPr>
        <w:rFonts w:ascii="Arial" w:eastAsia="Arial" w:hAnsi="Arial" w:cs="Arial" w:hint="default"/>
        <w:w w:val="99"/>
        <w:sz w:val="16"/>
        <w:szCs w:val="16"/>
        <w:lang w:val="en-US" w:eastAsia="en-US" w:bidi="ar-SA"/>
      </w:rPr>
    </w:lvl>
    <w:lvl w:ilvl="2" w:tplc="07A6AE82">
      <w:start w:val="1"/>
      <w:numFmt w:val="decimal"/>
      <w:lvlText w:val="(%3)"/>
      <w:lvlJc w:val="left"/>
      <w:pPr>
        <w:ind w:left="1650" w:hanging="341"/>
      </w:pPr>
      <w:rPr>
        <w:rFonts w:ascii="Arial" w:eastAsia="Arial" w:hAnsi="Arial" w:cs="Arial" w:hint="default"/>
        <w:spacing w:val="-1"/>
        <w:w w:val="99"/>
        <w:sz w:val="16"/>
        <w:szCs w:val="16"/>
        <w:lang w:val="en-US" w:eastAsia="en-US" w:bidi="ar-SA"/>
      </w:rPr>
    </w:lvl>
    <w:lvl w:ilvl="3" w:tplc="5590D2D6">
      <w:start w:val="1"/>
      <w:numFmt w:val="decimal"/>
      <w:lvlText w:val="(%4)"/>
      <w:lvlJc w:val="left"/>
      <w:pPr>
        <w:ind w:left="2499" w:hanging="341"/>
      </w:pPr>
      <w:rPr>
        <w:rFonts w:ascii="Arial" w:eastAsia="Arial" w:hAnsi="Arial" w:cs="Arial" w:hint="default"/>
        <w:w w:val="99"/>
        <w:sz w:val="16"/>
        <w:szCs w:val="16"/>
        <w:lang w:val="en-US" w:eastAsia="en-US" w:bidi="ar-SA"/>
      </w:rPr>
    </w:lvl>
    <w:lvl w:ilvl="4" w:tplc="D9589B80">
      <w:numFmt w:val="bullet"/>
      <w:lvlText w:val="•"/>
      <w:lvlJc w:val="left"/>
      <w:pPr>
        <w:ind w:left="4231" w:hanging="341"/>
      </w:pPr>
      <w:rPr>
        <w:lang w:val="en-US" w:eastAsia="en-US" w:bidi="ar-SA"/>
      </w:rPr>
    </w:lvl>
    <w:lvl w:ilvl="5" w:tplc="F77279B2">
      <w:numFmt w:val="bullet"/>
      <w:lvlText w:val="•"/>
      <w:lvlJc w:val="left"/>
      <w:pPr>
        <w:ind w:left="5962" w:hanging="341"/>
      </w:pPr>
      <w:rPr>
        <w:lang w:val="en-US" w:eastAsia="en-US" w:bidi="ar-SA"/>
      </w:rPr>
    </w:lvl>
    <w:lvl w:ilvl="6" w:tplc="22D48AE2">
      <w:numFmt w:val="bullet"/>
      <w:lvlText w:val="•"/>
      <w:lvlJc w:val="left"/>
      <w:pPr>
        <w:ind w:left="7694" w:hanging="341"/>
      </w:pPr>
      <w:rPr>
        <w:lang w:val="en-US" w:eastAsia="en-US" w:bidi="ar-SA"/>
      </w:rPr>
    </w:lvl>
    <w:lvl w:ilvl="7" w:tplc="8602887E">
      <w:numFmt w:val="bullet"/>
      <w:lvlText w:val="•"/>
      <w:lvlJc w:val="left"/>
      <w:pPr>
        <w:ind w:left="9425" w:hanging="341"/>
      </w:pPr>
      <w:rPr>
        <w:lang w:val="en-US" w:eastAsia="en-US" w:bidi="ar-SA"/>
      </w:rPr>
    </w:lvl>
    <w:lvl w:ilvl="8" w:tplc="E75418D4">
      <w:numFmt w:val="bullet"/>
      <w:lvlText w:val="•"/>
      <w:lvlJc w:val="left"/>
      <w:pPr>
        <w:ind w:left="11157" w:hanging="341"/>
      </w:pPr>
      <w:rPr>
        <w:lang w:val="en-US" w:eastAsia="en-US" w:bidi="ar-SA"/>
      </w:rPr>
    </w:lvl>
  </w:abstractNum>
  <w:abstractNum w:abstractNumId="6" w15:restartNumberingAfterBreak="0">
    <w:nsid w:val="1CA81233"/>
    <w:multiLevelType w:val="hybridMultilevel"/>
    <w:tmpl w:val="20720B14"/>
    <w:lvl w:ilvl="0" w:tplc="D00AC3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E17A8E"/>
    <w:multiLevelType w:val="hybridMultilevel"/>
    <w:tmpl w:val="9DA8E316"/>
    <w:lvl w:ilvl="0" w:tplc="173EFE26">
      <w:start w:val="1"/>
      <w:numFmt w:val="decimal"/>
      <w:lvlText w:val="%1)"/>
      <w:lvlJc w:val="left"/>
      <w:pPr>
        <w:ind w:left="2358" w:hanging="360"/>
      </w:pPr>
      <w:rPr>
        <w:rFonts w:hint="default"/>
      </w:rPr>
    </w:lvl>
    <w:lvl w:ilvl="1" w:tplc="04090019" w:tentative="1">
      <w:start w:val="1"/>
      <w:numFmt w:val="lowerLetter"/>
      <w:lvlText w:val="%2."/>
      <w:lvlJc w:val="left"/>
      <w:pPr>
        <w:ind w:left="3078" w:hanging="360"/>
      </w:pPr>
    </w:lvl>
    <w:lvl w:ilvl="2" w:tplc="0409001B" w:tentative="1">
      <w:start w:val="1"/>
      <w:numFmt w:val="lowerRoman"/>
      <w:lvlText w:val="%3."/>
      <w:lvlJc w:val="right"/>
      <w:pPr>
        <w:ind w:left="3798" w:hanging="180"/>
      </w:pPr>
    </w:lvl>
    <w:lvl w:ilvl="3" w:tplc="0409000F" w:tentative="1">
      <w:start w:val="1"/>
      <w:numFmt w:val="decimal"/>
      <w:lvlText w:val="%4."/>
      <w:lvlJc w:val="left"/>
      <w:pPr>
        <w:ind w:left="4518" w:hanging="360"/>
      </w:pPr>
    </w:lvl>
    <w:lvl w:ilvl="4" w:tplc="04090019" w:tentative="1">
      <w:start w:val="1"/>
      <w:numFmt w:val="lowerLetter"/>
      <w:lvlText w:val="%5."/>
      <w:lvlJc w:val="left"/>
      <w:pPr>
        <w:ind w:left="5238" w:hanging="360"/>
      </w:pPr>
    </w:lvl>
    <w:lvl w:ilvl="5" w:tplc="0409001B" w:tentative="1">
      <w:start w:val="1"/>
      <w:numFmt w:val="lowerRoman"/>
      <w:lvlText w:val="%6."/>
      <w:lvlJc w:val="right"/>
      <w:pPr>
        <w:ind w:left="5958" w:hanging="180"/>
      </w:pPr>
    </w:lvl>
    <w:lvl w:ilvl="6" w:tplc="0409000F" w:tentative="1">
      <w:start w:val="1"/>
      <w:numFmt w:val="decimal"/>
      <w:lvlText w:val="%7."/>
      <w:lvlJc w:val="left"/>
      <w:pPr>
        <w:ind w:left="6678" w:hanging="360"/>
      </w:pPr>
    </w:lvl>
    <w:lvl w:ilvl="7" w:tplc="04090019" w:tentative="1">
      <w:start w:val="1"/>
      <w:numFmt w:val="lowerLetter"/>
      <w:lvlText w:val="%8."/>
      <w:lvlJc w:val="left"/>
      <w:pPr>
        <w:ind w:left="7398" w:hanging="360"/>
      </w:pPr>
    </w:lvl>
    <w:lvl w:ilvl="8" w:tplc="0409001B" w:tentative="1">
      <w:start w:val="1"/>
      <w:numFmt w:val="lowerRoman"/>
      <w:lvlText w:val="%9."/>
      <w:lvlJc w:val="right"/>
      <w:pPr>
        <w:ind w:left="8118" w:hanging="180"/>
      </w:pPr>
    </w:lvl>
  </w:abstractNum>
  <w:abstractNum w:abstractNumId="8" w15:restartNumberingAfterBreak="0">
    <w:nsid w:val="20313245"/>
    <w:multiLevelType w:val="hybridMultilevel"/>
    <w:tmpl w:val="FCEEF4FC"/>
    <w:lvl w:ilvl="0" w:tplc="CB54E6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9B09EC"/>
    <w:multiLevelType w:val="hybridMultilevel"/>
    <w:tmpl w:val="E43456D4"/>
    <w:lvl w:ilvl="0" w:tplc="47E81564">
      <w:start w:val="1"/>
      <w:numFmt w:val="decimal"/>
      <w:lvlText w:val="%1."/>
      <w:lvlJc w:val="left"/>
      <w:pPr>
        <w:tabs>
          <w:tab w:val="num" w:pos="270"/>
        </w:tabs>
        <w:ind w:left="270" w:hanging="360"/>
      </w:pPr>
      <w:rPr>
        <w:rFonts w:hint="default"/>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11" w15:restartNumberingAfterBreak="0">
    <w:nsid w:val="2BCA1A6A"/>
    <w:multiLevelType w:val="hybridMultilevel"/>
    <w:tmpl w:val="FA02DF8A"/>
    <w:lvl w:ilvl="0" w:tplc="38D2500A">
      <w:numFmt w:val="bullet"/>
      <w:lvlText w:val="-"/>
      <w:lvlJc w:val="left"/>
      <w:pPr>
        <w:ind w:left="1370" w:hanging="360"/>
      </w:pPr>
      <w:rPr>
        <w:rFonts w:ascii="Times New Roman" w:eastAsia="MS Mincho" w:hAnsi="Times New Roman" w:hint="default"/>
      </w:rPr>
    </w:lvl>
    <w:lvl w:ilvl="1" w:tplc="04090003">
      <w:start w:val="1"/>
      <w:numFmt w:val="bullet"/>
      <w:lvlText w:val="o"/>
      <w:lvlJc w:val="left"/>
      <w:pPr>
        <w:ind w:left="2090" w:hanging="360"/>
      </w:pPr>
      <w:rPr>
        <w:rFonts w:ascii="Courier New" w:hAnsi="Courier New" w:cs="Courier New" w:hint="default"/>
      </w:rPr>
    </w:lvl>
    <w:lvl w:ilvl="2" w:tplc="04090005">
      <w:start w:val="1"/>
      <w:numFmt w:val="bullet"/>
      <w:lvlText w:val=""/>
      <w:lvlJc w:val="left"/>
      <w:pPr>
        <w:ind w:left="2810" w:hanging="360"/>
      </w:pPr>
      <w:rPr>
        <w:rFonts w:ascii="Wingdings" w:hAnsi="Wingdings" w:cs="Wingdings" w:hint="default"/>
      </w:rPr>
    </w:lvl>
    <w:lvl w:ilvl="3" w:tplc="04090001">
      <w:start w:val="1"/>
      <w:numFmt w:val="bullet"/>
      <w:lvlText w:val=""/>
      <w:lvlJc w:val="left"/>
      <w:pPr>
        <w:ind w:left="3530" w:hanging="360"/>
      </w:pPr>
      <w:rPr>
        <w:rFonts w:ascii="Symbol" w:hAnsi="Symbol" w:cs="Symbol" w:hint="default"/>
      </w:rPr>
    </w:lvl>
    <w:lvl w:ilvl="4" w:tplc="04090003">
      <w:start w:val="1"/>
      <w:numFmt w:val="bullet"/>
      <w:lvlText w:val="o"/>
      <w:lvlJc w:val="left"/>
      <w:pPr>
        <w:ind w:left="4250" w:hanging="360"/>
      </w:pPr>
      <w:rPr>
        <w:rFonts w:ascii="Courier New" w:hAnsi="Courier New" w:cs="Courier New" w:hint="default"/>
      </w:rPr>
    </w:lvl>
    <w:lvl w:ilvl="5" w:tplc="04090005">
      <w:start w:val="1"/>
      <w:numFmt w:val="bullet"/>
      <w:lvlText w:val=""/>
      <w:lvlJc w:val="left"/>
      <w:pPr>
        <w:ind w:left="4970" w:hanging="360"/>
      </w:pPr>
      <w:rPr>
        <w:rFonts w:ascii="Wingdings" w:hAnsi="Wingdings" w:cs="Wingdings" w:hint="default"/>
      </w:rPr>
    </w:lvl>
    <w:lvl w:ilvl="6" w:tplc="04090001">
      <w:start w:val="1"/>
      <w:numFmt w:val="bullet"/>
      <w:lvlText w:val=""/>
      <w:lvlJc w:val="left"/>
      <w:pPr>
        <w:ind w:left="5690" w:hanging="360"/>
      </w:pPr>
      <w:rPr>
        <w:rFonts w:ascii="Symbol" w:hAnsi="Symbol" w:cs="Symbol" w:hint="default"/>
      </w:rPr>
    </w:lvl>
    <w:lvl w:ilvl="7" w:tplc="04090003">
      <w:start w:val="1"/>
      <w:numFmt w:val="bullet"/>
      <w:lvlText w:val="o"/>
      <w:lvlJc w:val="left"/>
      <w:pPr>
        <w:ind w:left="6410" w:hanging="360"/>
      </w:pPr>
      <w:rPr>
        <w:rFonts w:ascii="Courier New" w:hAnsi="Courier New" w:cs="Courier New" w:hint="default"/>
      </w:rPr>
    </w:lvl>
    <w:lvl w:ilvl="8" w:tplc="04090005">
      <w:start w:val="1"/>
      <w:numFmt w:val="bullet"/>
      <w:lvlText w:val=""/>
      <w:lvlJc w:val="left"/>
      <w:pPr>
        <w:ind w:left="7130" w:hanging="360"/>
      </w:pPr>
      <w:rPr>
        <w:rFonts w:ascii="Wingdings" w:hAnsi="Wingdings" w:cs="Wingdings" w:hint="default"/>
      </w:rPr>
    </w:lvl>
  </w:abstractNum>
  <w:abstractNum w:abstractNumId="12" w15:restartNumberingAfterBreak="0">
    <w:nsid w:val="32052C20"/>
    <w:multiLevelType w:val="hybridMultilevel"/>
    <w:tmpl w:val="946EC308"/>
    <w:lvl w:ilvl="0" w:tplc="9E6AD7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61F5451"/>
    <w:multiLevelType w:val="hybridMultilevel"/>
    <w:tmpl w:val="9BA0B812"/>
    <w:lvl w:ilvl="0" w:tplc="A246D9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0517D01"/>
    <w:multiLevelType w:val="hybridMultilevel"/>
    <w:tmpl w:val="A2F86C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AA2584"/>
    <w:multiLevelType w:val="multilevel"/>
    <w:tmpl w:val="F242804E"/>
    <w:lvl w:ilvl="0">
      <w:start w:val="1"/>
      <w:numFmt w:val="decimal"/>
      <w:lvlText w:val="%1."/>
      <w:lvlJc w:val="left"/>
      <w:pPr>
        <w:ind w:left="780" w:hanging="780"/>
      </w:pPr>
      <w:rPr>
        <w:rFonts w:hint="default"/>
      </w:rPr>
    </w:lvl>
    <w:lvl w:ilvl="1">
      <w:start w:val="2"/>
      <w:numFmt w:val="decimal"/>
      <w:lvlText w:val="%1.%2."/>
      <w:lvlJc w:val="left"/>
      <w:pPr>
        <w:ind w:left="780" w:hanging="780"/>
      </w:pPr>
      <w:rPr>
        <w:rFonts w:hint="default"/>
      </w:rPr>
    </w:lvl>
    <w:lvl w:ilvl="2">
      <w:start w:val="4"/>
      <w:numFmt w:val="decimal"/>
      <w:lvlText w:val="%1.%2.%3."/>
      <w:lvlJc w:val="left"/>
      <w:pPr>
        <w:ind w:left="780" w:hanging="78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96117A5"/>
    <w:multiLevelType w:val="hybridMultilevel"/>
    <w:tmpl w:val="333CD886"/>
    <w:lvl w:ilvl="0" w:tplc="623CE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DCF1A77"/>
    <w:multiLevelType w:val="hybridMultilevel"/>
    <w:tmpl w:val="0472EE5E"/>
    <w:lvl w:ilvl="0" w:tplc="0CAEB066">
      <w:numFmt w:val="bullet"/>
      <w:lvlText w:val="*"/>
      <w:lvlJc w:val="left"/>
      <w:pPr>
        <w:ind w:left="308" w:hanging="107"/>
      </w:pPr>
      <w:rPr>
        <w:rFonts w:ascii="Arial" w:eastAsia="Arial" w:hAnsi="Arial" w:cs="Arial" w:hint="default"/>
        <w:w w:val="99"/>
        <w:sz w:val="16"/>
        <w:szCs w:val="16"/>
        <w:lang w:val="en-US" w:eastAsia="en-US" w:bidi="ar-SA"/>
      </w:rPr>
    </w:lvl>
    <w:lvl w:ilvl="1" w:tplc="E3DAA8DE">
      <w:numFmt w:val="bullet"/>
      <w:lvlText w:val="•"/>
      <w:lvlJc w:val="left"/>
      <w:pPr>
        <w:ind w:left="1734" w:hanging="107"/>
      </w:pPr>
      <w:rPr>
        <w:lang w:val="en-US" w:eastAsia="en-US" w:bidi="ar-SA"/>
      </w:rPr>
    </w:lvl>
    <w:lvl w:ilvl="2" w:tplc="F488CA7C">
      <w:numFmt w:val="bullet"/>
      <w:lvlText w:val="•"/>
      <w:lvlJc w:val="left"/>
      <w:pPr>
        <w:ind w:left="3168" w:hanging="107"/>
      </w:pPr>
      <w:rPr>
        <w:lang w:val="en-US" w:eastAsia="en-US" w:bidi="ar-SA"/>
      </w:rPr>
    </w:lvl>
    <w:lvl w:ilvl="3" w:tplc="A04609E0">
      <w:numFmt w:val="bullet"/>
      <w:lvlText w:val="•"/>
      <w:lvlJc w:val="left"/>
      <w:pPr>
        <w:ind w:left="4602" w:hanging="107"/>
      </w:pPr>
      <w:rPr>
        <w:lang w:val="en-US" w:eastAsia="en-US" w:bidi="ar-SA"/>
      </w:rPr>
    </w:lvl>
    <w:lvl w:ilvl="4" w:tplc="15F01B20">
      <w:numFmt w:val="bullet"/>
      <w:lvlText w:val="•"/>
      <w:lvlJc w:val="left"/>
      <w:pPr>
        <w:ind w:left="6036" w:hanging="107"/>
      </w:pPr>
      <w:rPr>
        <w:lang w:val="en-US" w:eastAsia="en-US" w:bidi="ar-SA"/>
      </w:rPr>
    </w:lvl>
    <w:lvl w:ilvl="5" w:tplc="F38E1480">
      <w:numFmt w:val="bullet"/>
      <w:lvlText w:val="•"/>
      <w:lvlJc w:val="left"/>
      <w:pPr>
        <w:ind w:left="7470" w:hanging="107"/>
      </w:pPr>
      <w:rPr>
        <w:lang w:val="en-US" w:eastAsia="en-US" w:bidi="ar-SA"/>
      </w:rPr>
    </w:lvl>
    <w:lvl w:ilvl="6" w:tplc="E84A0AF0">
      <w:numFmt w:val="bullet"/>
      <w:lvlText w:val="•"/>
      <w:lvlJc w:val="left"/>
      <w:pPr>
        <w:ind w:left="8904" w:hanging="107"/>
      </w:pPr>
      <w:rPr>
        <w:lang w:val="en-US" w:eastAsia="en-US" w:bidi="ar-SA"/>
      </w:rPr>
    </w:lvl>
    <w:lvl w:ilvl="7" w:tplc="00D2B1FC">
      <w:numFmt w:val="bullet"/>
      <w:lvlText w:val="•"/>
      <w:lvlJc w:val="left"/>
      <w:pPr>
        <w:ind w:left="10338" w:hanging="107"/>
      </w:pPr>
      <w:rPr>
        <w:lang w:val="en-US" w:eastAsia="en-US" w:bidi="ar-SA"/>
      </w:rPr>
    </w:lvl>
    <w:lvl w:ilvl="8" w:tplc="A45E13C8">
      <w:numFmt w:val="bullet"/>
      <w:lvlText w:val="•"/>
      <w:lvlJc w:val="left"/>
      <w:pPr>
        <w:ind w:left="11772" w:hanging="107"/>
      </w:pPr>
      <w:rPr>
        <w:lang w:val="en-US" w:eastAsia="en-US" w:bidi="ar-SA"/>
      </w:rPr>
    </w:lvl>
  </w:abstractNum>
  <w:abstractNum w:abstractNumId="18" w15:restartNumberingAfterBreak="0">
    <w:nsid w:val="615255E7"/>
    <w:multiLevelType w:val="hybridMultilevel"/>
    <w:tmpl w:val="2CFE8336"/>
    <w:lvl w:ilvl="0" w:tplc="054ED7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7A86940"/>
    <w:multiLevelType w:val="hybridMultilevel"/>
    <w:tmpl w:val="2CFE833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73042E64"/>
    <w:multiLevelType w:val="hybridMultilevel"/>
    <w:tmpl w:val="E0F80FCE"/>
    <w:lvl w:ilvl="0" w:tplc="B5CE0F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65275E0"/>
    <w:multiLevelType w:val="hybridMultilevel"/>
    <w:tmpl w:val="59CEC8A0"/>
    <w:lvl w:ilvl="0" w:tplc="05FC0A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BD26E33"/>
    <w:multiLevelType w:val="hybridMultilevel"/>
    <w:tmpl w:val="28885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E432A2"/>
    <w:multiLevelType w:val="hybridMultilevel"/>
    <w:tmpl w:val="59A0D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1720769">
    <w:abstractNumId w:val="0"/>
  </w:num>
  <w:num w:numId="2" w16cid:durableId="1870026593">
    <w:abstractNumId w:val="9"/>
  </w:num>
  <w:num w:numId="3" w16cid:durableId="1910337285">
    <w:abstractNumId w:val="13"/>
  </w:num>
  <w:num w:numId="4" w16cid:durableId="901600809">
    <w:abstractNumId w:val="23"/>
  </w:num>
  <w:num w:numId="5" w16cid:durableId="479464031">
    <w:abstractNumId w:val="22"/>
  </w:num>
  <w:num w:numId="6" w16cid:durableId="141392307">
    <w:abstractNumId w:val="6"/>
  </w:num>
  <w:num w:numId="7" w16cid:durableId="1267929470">
    <w:abstractNumId w:val="7"/>
  </w:num>
  <w:num w:numId="8" w16cid:durableId="775102143">
    <w:abstractNumId w:val="11"/>
  </w:num>
  <w:num w:numId="9" w16cid:durableId="1775200364">
    <w:abstractNumId w:val="16"/>
  </w:num>
  <w:num w:numId="10" w16cid:durableId="938099091">
    <w:abstractNumId w:val="21"/>
  </w:num>
  <w:num w:numId="11" w16cid:durableId="623075240">
    <w:abstractNumId w:val="18"/>
  </w:num>
  <w:num w:numId="12" w16cid:durableId="2029136202">
    <w:abstractNumId w:val="3"/>
  </w:num>
  <w:num w:numId="13" w16cid:durableId="1130441548">
    <w:abstractNumId w:val="20"/>
  </w:num>
  <w:num w:numId="14" w16cid:durableId="872304899">
    <w:abstractNumId w:val="10"/>
  </w:num>
  <w:num w:numId="15" w16cid:durableId="1883203336">
    <w:abstractNumId w:val="5"/>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6" w16cid:durableId="402417391">
    <w:abstractNumId w:val="17"/>
  </w:num>
  <w:num w:numId="17" w16cid:durableId="446585298">
    <w:abstractNumId w:val="2"/>
  </w:num>
  <w:num w:numId="18" w16cid:durableId="1937248613">
    <w:abstractNumId w:val="12"/>
  </w:num>
  <w:num w:numId="19" w16cid:durableId="951862357">
    <w:abstractNumId w:val="1"/>
  </w:num>
  <w:num w:numId="20" w16cid:durableId="1561477015">
    <w:abstractNumId w:val="0"/>
  </w:num>
  <w:num w:numId="21" w16cid:durableId="1510490012">
    <w:abstractNumId w:val="4"/>
  </w:num>
  <w:num w:numId="22" w16cid:durableId="1234973375">
    <w:abstractNumId w:val="15"/>
  </w:num>
  <w:num w:numId="23" w16cid:durableId="968784362">
    <w:abstractNumId w:val="0"/>
  </w:num>
  <w:num w:numId="24" w16cid:durableId="1407071316">
    <w:abstractNumId w:val="0"/>
  </w:num>
  <w:num w:numId="25" w16cid:durableId="317080607">
    <w:abstractNumId w:val="0"/>
  </w:num>
  <w:num w:numId="26" w16cid:durableId="699402369">
    <w:abstractNumId w:val="0"/>
  </w:num>
  <w:num w:numId="27" w16cid:durableId="1900700631">
    <w:abstractNumId w:val="0"/>
  </w:num>
  <w:num w:numId="28" w16cid:durableId="2063678336">
    <w:abstractNumId w:val="14"/>
  </w:num>
  <w:num w:numId="29" w16cid:durableId="161550367">
    <w:abstractNumId w:val="0"/>
  </w:num>
  <w:num w:numId="30" w16cid:durableId="1082415693">
    <w:abstractNumId w:val="0"/>
  </w:num>
  <w:num w:numId="31" w16cid:durableId="558246665">
    <w:abstractNumId w:val="0"/>
  </w:num>
  <w:num w:numId="32" w16cid:durableId="1983728606">
    <w:abstractNumId w:val="0"/>
  </w:num>
  <w:num w:numId="33" w16cid:durableId="2088260420">
    <w:abstractNumId w:val="0"/>
  </w:num>
  <w:num w:numId="34" w16cid:durableId="660348711">
    <w:abstractNumId w:val="0"/>
  </w:num>
  <w:num w:numId="35" w16cid:durableId="1751154539">
    <w:abstractNumId w:val="0"/>
  </w:num>
  <w:num w:numId="36" w16cid:durableId="308364403">
    <w:abstractNumId w:val="19"/>
  </w:num>
  <w:num w:numId="37" w16cid:durableId="1937133358">
    <w:abstractNumId w:val="8"/>
  </w:num>
  <w:num w:numId="38" w16cid:durableId="1410493425">
    <w:abstractNumId w:val="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yen Tran Thu">
    <w15:presenceInfo w15:providerId="AD" w15:userId="S::huyen.tt@bamboocap.com.vn::54e254b9-df8f-4af4-84ab-2820b9600e07"/>
  </w15:person>
  <w15:person w15:author="Thu Huyen Tran">
    <w15:presenceInfo w15:providerId="Windows Live" w15:userId="4a1dec328c94aa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F37"/>
    <w:rsid w:val="000005F8"/>
    <w:rsid w:val="00003187"/>
    <w:rsid w:val="0000712E"/>
    <w:rsid w:val="00007306"/>
    <w:rsid w:val="0001364B"/>
    <w:rsid w:val="00016B0D"/>
    <w:rsid w:val="00020C32"/>
    <w:rsid w:val="000215EE"/>
    <w:rsid w:val="00030263"/>
    <w:rsid w:val="0003095A"/>
    <w:rsid w:val="00031446"/>
    <w:rsid w:val="00035C0C"/>
    <w:rsid w:val="00035DF4"/>
    <w:rsid w:val="0003736A"/>
    <w:rsid w:val="00037FAD"/>
    <w:rsid w:val="00043381"/>
    <w:rsid w:val="00043414"/>
    <w:rsid w:val="00050513"/>
    <w:rsid w:val="000509C9"/>
    <w:rsid w:val="000529C8"/>
    <w:rsid w:val="00053089"/>
    <w:rsid w:val="00055375"/>
    <w:rsid w:val="000614F0"/>
    <w:rsid w:val="000635EB"/>
    <w:rsid w:val="00064D5B"/>
    <w:rsid w:val="0006690E"/>
    <w:rsid w:val="00070F50"/>
    <w:rsid w:val="000756AD"/>
    <w:rsid w:val="000817FD"/>
    <w:rsid w:val="000850C8"/>
    <w:rsid w:val="00093BF8"/>
    <w:rsid w:val="00093FED"/>
    <w:rsid w:val="00094BC9"/>
    <w:rsid w:val="000A6AE2"/>
    <w:rsid w:val="000B08A5"/>
    <w:rsid w:val="000B0CC6"/>
    <w:rsid w:val="000B0DA3"/>
    <w:rsid w:val="000B5AC0"/>
    <w:rsid w:val="000B5CF2"/>
    <w:rsid w:val="000B6C48"/>
    <w:rsid w:val="000C030F"/>
    <w:rsid w:val="000C15C6"/>
    <w:rsid w:val="000C5C3E"/>
    <w:rsid w:val="000D06D2"/>
    <w:rsid w:val="000D39B8"/>
    <w:rsid w:val="000D7054"/>
    <w:rsid w:val="000E03C8"/>
    <w:rsid w:val="000E0622"/>
    <w:rsid w:val="000E27D2"/>
    <w:rsid w:val="000F2213"/>
    <w:rsid w:val="000F2273"/>
    <w:rsid w:val="000F2741"/>
    <w:rsid w:val="000F30B3"/>
    <w:rsid w:val="000F3EEC"/>
    <w:rsid w:val="000F47CD"/>
    <w:rsid w:val="000F5FE0"/>
    <w:rsid w:val="00100C23"/>
    <w:rsid w:val="00102A30"/>
    <w:rsid w:val="00104A6A"/>
    <w:rsid w:val="00105FB4"/>
    <w:rsid w:val="00107EB0"/>
    <w:rsid w:val="0011483F"/>
    <w:rsid w:val="00114DA8"/>
    <w:rsid w:val="0011587D"/>
    <w:rsid w:val="00116306"/>
    <w:rsid w:val="00124C0D"/>
    <w:rsid w:val="00126CEB"/>
    <w:rsid w:val="0012706C"/>
    <w:rsid w:val="00130188"/>
    <w:rsid w:val="001318D4"/>
    <w:rsid w:val="001331BC"/>
    <w:rsid w:val="00133685"/>
    <w:rsid w:val="00133CD3"/>
    <w:rsid w:val="0013451F"/>
    <w:rsid w:val="001347F4"/>
    <w:rsid w:val="00137BA0"/>
    <w:rsid w:val="00142027"/>
    <w:rsid w:val="0014306E"/>
    <w:rsid w:val="00143DCE"/>
    <w:rsid w:val="00144822"/>
    <w:rsid w:val="001514BE"/>
    <w:rsid w:val="00151A3A"/>
    <w:rsid w:val="00152579"/>
    <w:rsid w:val="00152E31"/>
    <w:rsid w:val="001537A4"/>
    <w:rsid w:val="00153EDA"/>
    <w:rsid w:val="001626A0"/>
    <w:rsid w:val="00164A0B"/>
    <w:rsid w:val="00167502"/>
    <w:rsid w:val="001717FA"/>
    <w:rsid w:val="00173F0B"/>
    <w:rsid w:val="0017495D"/>
    <w:rsid w:val="001759A6"/>
    <w:rsid w:val="00176B51"/>
    <w:rsid w:val="00183897"/>
    <w:rsid w:val="00186495"/>
    <w:rsid w:val="00187EB7"/>
    <w:rsid w:val="00190010"/>
    <w:rsid w:val="00197181"/>
    <w:rsid w:val="00197AED"/>
    <w:rsid w:val="001A2CAF"/>
    <w:rsid w:val="001A5E38"/>
    <w:rsid w:val="001A73EC"/>
    <w:rsid w:val="001B0062"/>
    <w:rsid w:val="001B02D6"/>
    <w:rsid w:val="001B0EB9"/>
    <w:rsid w:val="001B64F1"/>
    <w:rsid w:val="001B6CD0"/>
    <w:rsid w:val="001C13DF"/>
    <w:rsid w:val="001D1241"/>
    <w:rsid w:val="001D15B5"/>
    <w:rsid w:val="001D330A"/>
    <w:rsid w:val="001D361B"/>
    <w:rsid w:val="001D50C2"/>
    <w:rsid w:val="001D58DE"/>
    <w:rsid w:val="001D6BB4"/>
    <w:rsid w:val="001E29E4"/>
    <w:rsid w:val="001E2F3C"/>
    <w:rsid w:val="001F01FC"/>
    <w:rsid w:val="001F145A"/>
    <w:rsid w:val="001F1FB9"/>
    <w:rsid w:val="001F2597"/>
    <w:rsid w:val="001F30FF"/>
    <w:rsid w:val="002033CC"/>
    <w:rsid w:val="002058D6"/>
    <w:rsid w:val="0020697D"/>
    <w:rsid w:val="00206C89"/>
    <w:rsid w:val="0021086C"/>
    <w:rsid w:val="00211748"/>
    <w:rsid w:val="00214A6B"/>
    <w:rsid w:val="00216ADB"/>
    <w:rsid w:val="00217ECC"/>
    <w:rsid w:val="0022173E"/>
    <w:rsid w:val="00222752"/>
    <w:rsid w:val="00223B4C"/>
    <w:rsid w:val="00223C17"/>
    <w:rsid w:val="00224D18"/>
    <w:rsid w:val="00237942"/>
    <w:rsid w:val="00237CD8"/>
    <w:rsid w:val="002404C5"/>
    <w:rsid w:val="00241AA8"/>
    <w:rsid w:val="00245E9E"/>
    <w:rsid w:val="00247A0E"/>
    <w:rsid w:val="002503B6"/>
    <w:rsid w:val="0025172D"/>
    <w:rsid w:val="00253692"/>
    <w:rsid w:val="00255C08"/>
    <w:rsid w:val="00256DB2"/>
    <w:rsid w:val="00260D76"/>
    <w:rsid w:val="00263D8F"/>
    <w:rsid w:val="00266BB1"/>
    <w:rsid w:val="00273B1B"/>
    <w:rsid w:val="00274238"/>
    <w:rsid w:val="00275833"/>
    <w:rsid w:val="002764A7"/>
    <w:rsid w:val="0027716E"/>
    <w:rsid w:val="0028015D"/>
    <w:rsid w:val="002804B0"/>
    <w:rsid w:val="00283151"/>
    <w:rsid w:val="002862C3"/>
    <w:rsid w:val="002917F0"/>
    <w:rsid w:val="002923B8"/>
    <w:rsid w:val="00292964"/>
    <w:rsid w:val="00296EDE"/>
    <w:rsid w:val="002A15B5"/>
    <w:rsid w:val="002A2419"/>
    <w:rsid w:val="002A7BAE"/>
    <w:rsid w:val="002B057E"/>
    <w:rsid w:val="002B32C5"/>
    <w:rsid w:val="002B5C43"/>
    <w:rsid w:val="002C01F3"/>
    <w:rsid w:val="002C0784"/>
    <w:rsid w:val="002C0A32"/>
    <w:rsid w:val="002C756E"/>
    <w:rsid w:val="002D1F7D"/>
    <w:rsid w:val="002D3E90"/>
    <w:rsid w:val="002E5402"/>
    <w:rsid w:val="002E66A0"/>
    <w:rsid w:val="002E7BC8"/>
    <w:rsid w:val="002F5358"/>
    <w:rsid w:val="00304934"/>
    <w:rsid w:val="00305284"/>
    <w:rsid w:val="00306EB6"/>
    <w:rsid w:val="00310469"/>
    <w:rsid w:val="0031228E"/>
    <w:rsid w:val="00315015"/>
    <w:rsid w:val="00317828"/>
    <w:rsid w:val="003178C8"/>
    <w:rsid w:val="0032051E"/>
    <w:rsid w:val="003227D1"/>
    <w:rsid w:val="00323A89"/>
    <w:rsid w:val="00324D73"/>
    <w:rsid w:val="00327FB1"/>
    <w:rsid w:val="0033329A"/>
    <w:rsid w:val="00335CF7"/>
    <w:rsid w:val="00336221"/>
    <w:rsid w:val="00340289"/>
    <w:rsid w:val="003407D5"/>
    <w:rsid w:val="00343737"/>
    <w:rsid w:val="00344615"/>
    <w:rsid w:val="003501E9"/>
    <w:rsid w:val="003522F3"/>
    <w:rsid w:val="0035234B"/>
    <w:rsid w:val="00354311"/>
    <w:rsid w:val="00356601"/>
    <w:rsid w:val="00357709"/>
    <w:rsid w:val="003614D4"/>
    <w:rsid w:val="00362A7C"/>
    <w:rsid w:val="00365856"/>
    <w:rsid w:val="0036593E"/>
    <w:rsid w:val="00365EDC"/>
    <w:rsid w:val="00366F5E"/>
    <w:rsid w:val="00367844"/>
    <w:rsid w:val="00372816"/>
    <w:rsid w:val="00373328"/>
    <w:rsid w:val="00385B33"/>
    <w:rsid w:val="003902CD"/>
    <w:rsid w:val="00392763"/>
    <w:rsid w:val="0039393E"/>
    <w:rsid w:val="00393D3E"/>
    <w:rsid w:val="00394558"/>
    <w:rsid w:val="003955B7"/>
    <w:rsid w:val="00397DCC"/>
    <w:rsid w:val="003A0233"/>
    <w:rsid w:val="003A031C"/>
    <w:rsid w:val="003A5DFD"/>
    <w:rsid w:val="003A6022"/>
    <w:rsid w:val="003A75A5"/>
    <w:rsid w:val="003B3073"/>
    <w:rsid w:val="003C3770"/>
    <w:rsid w:val="003C7749"/>
    <w:rsid w:val="003D081E"/>
    <w:rsid w:val="003D0E52"/>
    <w:rsid w:val="003D17AD"/>
    <w:rsid w:val="003D1FF8"/>
    <w:rsid w:val="003D3A7B"/>
    <w:rsid w:val="003D3D1B"/>
    <w:rsid w:val="003D7D77"/>
    <w:rsid w:val="003E09D4"/>
    <w:rsid w:val="003E10EC"/>
    <w:rsid w:val="003E18CF"/>
    <w:rsid w:val="003E359B"/>
    <w:rsid w:val="003E674B"/>
    <w:rsid w:val="003E67D2"/>
    <w:rsid w:val="003E7384"/>
    <w:rsid w:val="003F6335"/>
    <w:rsid w:val="004009B5"/>
    <w:rsid w:val="00401570"/>
    <w:rsid w:val="00403AA1"/>
    <w:rsid w:val="00406A26"/>
    <w:rsid w:val="004109E8"/>
    <w:rsid w:val="00412FD6"/>
    <w:rsid w:val="004143CE"/>
    <w:rsid w:val="00415D24"/>
    <w:rsid w:val="00417525"/>
    <w:rsid w:val="004204D8"/>
    <w:rsid w:val="00422083"/>
    <w:rsid w:val="00430652"/>
    <w:rsid w:val="00433F2F"/>
    <w:rsid w:val="004347E7"/>
    <w:rsid w:val="004370CE"/>
    <w:rsid w:val="00441B2E"/>
    <w:rsid w:val="00442279"/>
    <w:rsid w:val="00444460"/>
    <w:rsid w:val="00444973"/>
    <w:rsid w:val="00445BF3"/>
    <w:rsid w:val="004479D5"/>
    <w:rsid w:val="00460E7D"/>
    <w:rsid w:val="004628CF"/>
    <w:rsid w:val="00466086"/>
    <w:rsid w:val="00466EF1"/>
    <w:rsid w:val="004701EE"/>
    <w:rsid w:val="00470EB3"/>
    <w:rsid w:val="00474057"/>
    <w:rsid w:val="004817AD"/>
    <w:rsid w:val="00482BE8"/>
    <w:rsid w:val="004837E3"/>
    <w:rsid w:val="0048484D"/>
    <w:rsid w:val="0049039B"/>
    <w:rsid w:val="0049310F"/>
    <w:rsid w:val="0049391C"/>
    <w:rsid w:val="00496D46"/>
    <w:rsid w:val="004971A5"/>
    <w:rsid w:val="004976BD"/>
    <w:rsid w:val="004A1542"/>
    <w:rsid w:val="004A1FCC"/>
    <w:rsid w:val="004A3277"/>
    <w:rsid w:val="004A35D7"/>
    <w:rsid w:val="004A500E"/>
    <w:rsid w:val="004A5631"/>
    <w:rsid w:val="004A7921"/>
    <w:rsid w:val="004B2F84"/>
    <w:rsid w:val="004B67FF"/>
    <w:rsid w:val="004B6913"/>
    <w:rsid w:val="004C144F"/>
    <w:rsid w:val="004C31AF"/>
    <w:rsid w:val="004C532B"/>
    <w:rsid w:val="004C60A0"/>
    <w:rsid w:val="004C615B"/>
    <w:rsid w:val="004D1F32"/>
    <w:rsid w:val="004D3DEA"/>
    <w:rsid w:val="004D3EF4"/>
    <w:rsid w:val="004D495B"/>
    <w:rsid w:val="004E132A"/>
    <w:rsid w:val="004E262A"/>
    <w:rsid w:val="004E3B56"/>
    <w:rsid w:val="004E789C"/>
    <w:rsid w:val="004F42CF"/>
    <w:rsid w:val="004F51A2"/>
    <w:rsid w:val="004F5ED3"/>
    <w:rsid w:val="004F66A0"/>
    <w:rsid w:val="0050237E"/>
    <w:rsid w:val="0050593F"/>
    <w:rsid w:val="00510A0B"/>
    <w:rsid w:val="00513DFA"/>
    <w:rsid w:val="00517CAE"/>
    <w:rsid w:val="00521C21"/>
    <w:rsid w:val="00525DF9"/>
    <w:rsid w:val="00526AB6"/>
    <w:rsid w:val="00526C15"/>
    <w:rsid w:val="00532EB5"/>
    <w:rsid w:val="00540D8E"/>
    <w:rsid w:val="00542DEC"/>
    <w:rsid w:val="0054558B"/>
    <w:rsid w:val="00545D8E"/>
    <w:rsid w:val="0055164F"/>
    <w:rsid w:val="005543AC"/>
    <w:rsid w:val="00555CF6"/>
    <w:rsid w:val="00565039"/>
    <w:rsid w:val="00565DE4"/>
    <w:rsid w:val="0056780D"/>
    <w:rsid w:val="005711BF"/>
    <w:rsid w:val="00571922"/>
    <w:rsid w:val="0057393B"/>
    <w:rsid w:val="005743E5"/>
    <w:rsid w:val="00575D44"/>
    <w:rsid w:val="00581D98"/>
    <w:rsid w:val="00582762"/>
    <w:rsid w:val="00585644"/>
    <w:rsid w:val="0058630A"/>
    <w:rsid w:val="00587149"/>
    <w:rsid w:val="00591DFA"/>
    <w:rsid w:val="005971B0"/>
    <w:rsid w:val="005A1512"/>
    <w:rsid w:val="005A473E"/>
    <w:rsid w:val="005B1FFC"/>
    <w:rsid w:val="005C0603"/>
    <w:rsid w:val="005C3E94"/>
    <w:rsid w:val="005C5311"/>
    <w:rsid w:val="005C6C81"/>
    <w:rsid w:val="005D0AA1"/>
    <w:rsid w:val="005D1945"/>
    <w:rsid w:val="005D2AA2"/>
    <w:rsid w:val="005D2B46"/>
    <w:rsid w:val="005D3B50"/>
    <w:rsid w:val="005D3F32"/>
    <w:rsid w:val="005E196D"/>
    <w:rsid w:val="005E1CA8"/>
    <w:rsid w:val="005F4588"/>
    <w:rsid w:val="005F4AC0"/>
    <w:rsid w:val="005F55C6"/>
    <w:rsid w:val="006012CB"/>
    <w:rsid w:val="00605836"/>
    <w:rsid w:val="00605AFB"/>
    <w:rsid w:val="006100AC"/>
    <w:rsid w:val="00615E58"/>
    <w:rsid w:val="0061795B"/>
    <w:rsid w:val="00617EC5"/>
    <w:rsid w:val="0062025D"/>
    <w:rsid w:val="00623AF0"/>
    <w:rsid w:val="006240CA"/>
    <w:rsid w:val="006340F9"/>
    <w:rsid w:val="006341AB"/>
    <w:rsid w:val="00636586"/>
    <w:rsid w:val="00643269"/>
    <w:rsid w:val="00643409"/>
    <w:rsid w:val="00643D84"/>
    <w:rsid w:val="00644431"/>
    <w:rsid w:val="00646CFC"/>
    <w:rsid w:val="00646F80"/>
    <w:rsid w:val="00647B08"/>
    <w:rsid w:val="00654406"/>
    <w:rsid w:val="006549AB"/>
    <w:rsid w:val="006576A3"/>
    <w:rsid w:val="00662DA7"/>
    <w:rsid w:val="006639B5"/>
    <w:rsid w:val="0066462D"/>
    <w:rsid w:val="00664D14"/>
    <w:rsid w:val="00666994"/>
    <w:rsid w:val="00673137"/>
    <w:rsid w:val="0067433E"/>
    <w:rsid w:val="00677150"/>
    <w:rsid w:val="00677DEE"/>
    <w:rsid w:val="00681C81"/>
    <w:rsid w:val="0068493E"/>
    <w:rsid w:val="00686B6A"/>
    <w:rsid w:val="00690099"/>
    <w:rsid w:val="00694598"/>
    <w:rsid w:val="00697789"/>
    <w:rsid w:val="006A3F98"/>
    <w:rsid w:val="006A43BF"/>
    <w:rsid w:val="006B5241"/>
    <w:rsid w:val="006B5E70"/>
    <w:rsid w:val="006B6386"/>
    <w:rsid w:val="006B66ED"/>
    <w:rsid w:val="006C29AE"/>
    <w:rsid w:val="006C4DCC"/>
    <w:rsid w:val="006C4E71"/>
    <w:rsid w:val="006C7E08"/>
    <w:rsid w:val="006D3BEF"/>
    <w:rsid w:val="006D6EF7"/>
    <w:rsid w:val="006D7FF9"/>
    <w:rsid w:val="006F78E7"/>
    <w:rsid w:val="006F7AF8"/>
    <w:rsid w:val="0070139D"/>
    <w:rsid w:val="00702A8B"/>
    <w:rsid w:val="00702C0E"/>
    <w:rsid w:val="00706D9A"/>
    <w:rsid w:val="00714A62"/>
    <w:rsid w:val="00721C56"/>
    <w:rsid w:val="007243B3"/>
    <w:rsid w:val="00724745"/>
    <w:rsid w:val="00724AFF"/>
    <w:rsid w:val="007270E6"/>
    <w:rsid w:val="007340AE"/>
    <w:rsid w:val="007353D5"/>
    <w:rsid w:val="007373B1"/>
    <w:rsid w:val="00737455"/>
    <w:rsid w:val="0073777C"/>
    <w:rsid w:val="00737A40"/>
    <w:rsid w:val="00742423"/>
    <w:rsid w:val="00745825"/>
    <w:rsid w:val="007467DA"/>
    <w:rsid w:val="00750B9D"/>
    <w:rsid w:val="0075233D"/>
    <w:rsid w:val="00754587"/>
    <w:rsid w:val="00760E09"/>
    <w:rsid w:val="0076538F"/>
    <w:rsid w:val="007653DE"/>
    <w:rsid w:val="0077318A"/>
    <w:rsid w:val="00773301"/>
    <w:rsid w:val="00775326"/>
    <w:rsid w:val="00775A8C"/>
    <w:rsid w:val="00775D5B"/>
    <w:rsid w:val="00781FE2"/>
    <w:rsid w:val="007856B0"/>
    <w:rsid w:val="00790C5C"/>
    <w:rsid w:val="00796537"/>
    <w:rsid w:val="007972DD"/>
    <w:rsid w:val="007A3B1B"/>
    <w:rsid w:val="007A3D0C"/>
    <w:rsid w:val="007A5AE5"/>
    <w:rsid w:val="007B095A"/>
    <w:rsid w:val="007B3DBB"/>
    <w:rsid w:val="007B4A16"/>
    <w:rsid w:val="007B6566"/>
    <w:rsid w:val="007B743A"/>
    <w:rsid w:val="007C2917"/>
    <w:rsid w:val="007C7AAA"/>
    <w:rsid w:val="007D3147"/>
    <w:rsid w:val="007D4813"/>
    <w:rsid w:val="007D6E91"/>
    <w:rsid w:val="007E04BB"/>
    <w:rsid w:val="007E0D27"/>
    <w:rsid w:val="007E6858"/>
    <w:rsid w:val="007E751D"/>
    <w:rsid w:val="007E756D"/>
    <w:rsid w:val="007F7894"/>
    <w:rsid w:val="00807020"/>
    <w:rsid w:val="008073D8"/>
    <w:rsid w:val="0081075F"/>
    <w:rsid w:val="00812659"/>
    <w:rsid w:val="00815BD6"/>
    <w:rsid w:val="00816D68"/>
    <w:rsid w:val="008170CD"/>
    <w:rsid w:val="0082196A"/>
    <w:rsid w:val="00825277"/>
    <w:rsid w:val="0082707F"/>
    <w:rsid w:val="008350BE"/>
    <w:rsid w:val="00837805"/>
    <w:rsid w:val="00837B78"/>
    <w:rsid w:val="008401A7"/>
    <w:rsid w:val="00841050"/>
    <w:rsid w:val="00842FD8"/>
    <w:rsid w:val="00843520"/>
    <w:rsid w:val="00844AEC"/>
    <w:rsid w:val="008460CA"/>
    <w:rsid w:val="00846676"/>
    <w:rsid w:val="0085073C"/>
    <w:rsid w:val="008515F0"/>
    <w:rsid w:val="00851C41"/>
    <w:rsid w:val="00853B21"/>
    <w:rsid w:val="008555FF"/>
    <w:rsid w:val="00857E6C"/>
    <w:rsid w:val="0086600C"/>
    <w:rsid w:val="00875C04"/>
    <w:rsid w:val="00875EE6"/>
    <w:rsid w:val="00876C60"/>
    <w:rsid w:val="00881A9B"/>
    <w:rsid w:val="00884180"/>
    <w:rsid w:val="008875BE"/>
    <w:rsid w:val="0088776E"/>
    <w:rsid w:val="00890021"/>
    <w:rsid w:val="00894384"/>
    <w:rsid w:val="008976EF"/>
    <w:rsid w:val="008A7B04"/>
    <w:rsid w:val="008B0A95"/>
    <w:rsid w:val="008B0BBE"/>
    <w:rsid w:val="008B5157"/>
    <w:rsid w:val="008B56BB"/>
    <w:rsid w:val="008B6630"/>
    <w:rsid w:val="008C06AD"/>
    <w:rsid w:val="008C0FBE"/>
    <w:rsid w:val="008C127A"/>
    <w:rsid w:val="008C5685"/>
    <w:rsid w:val="008D086D"/>
    <w:rsid w:val="008D5154"/>
    <w:rsid w:val="008D5F53"/>
    <w:rsid w:val="008D6934"/>
    <w:rsid w:val="008E484C"/>
    <w:rsid w:val="008E7DC8"/>
    <w:rsid w:val="008F0616"/>
    <w:rsid w:val="008F0D2D"/>
    <w:rsid w:val="008F30F0"/>
    <w:rsid w:val="008F3324"/>
    <w:rsid w:val="008F3586"/>
    <w:rsid w:val="008F41A7"/>
    <w:rsid w:val="00900EAD"/>
    <w:rsid w:val="00900F40"/>
    <w:rsid w:val="009023AB"/>
    <w:rsid w:val="00902896"/>
    <w:rsid w:val="00910404"/>
    <w:rsid w:val="0091096F"/>
    <w:rsid w:val="00911A65"/>
    <w:rsid w:val="00912E37"/>
    <w:rsid w:val="009169D3"/>
    <w:rsid w:val="0092344D"/>
    <w:rsid w:val="00930E54"/>
    <w:rsid w:val="00932054"/>
    <w:rsid w:val="009324FC"/>
    <w:rsid w:val="00932599"/>
    <w:rsid w:val="00933375"/>
    <w:rsid w:val="009341A2"/>
    <w:rsid w:val="00941E6B"/>
    <w:rsid w:val="00942625"/>
    <w:rsid w:val="00952132"/>
    <w:rsid w:val="00954796"/>
    <w:rsid w:val="00956477"/>
    <w:rsid w:val="00956493"/>
    <w:rsid w:val="009570CE"/>
    <w:rsid w:val="009601A6"/>
    <w:rsid w:val="00965920"/>
    <w:rsid w:val="009669B4"/>
    <w:rsid w:val="00966BEA"/>
    <w:rsid w:val="0097110A"/>
    <w:rsid w:val="0097213C"/>
    <w:rsid w:val="009722B0"/>
    <w:rsid w:val="009725AF"/>
    <w:rsid w:val="00972D76"/>
    <w:rsid w:val="00976965"/>
    <w:rsid w:val="00976FDD"/>
    <w:rsid w:val="00981B1A"/>
    <w:rsid w:val="00982FDA"/>
    <w:rsid w:val="0098309D"/>
    <w:rsid w:val="0098585D"/>
    <w:rsid w:val="009871A5"/>
    <w:rsid w:val="00987491"/>
    <w:rsid w:val="00990271"/>
    <w:rsid w:val="009902A1"/>
    <w:rsid w:val="0099178F"/>
    <w:rsid w:val="009919C9"/>
    <w:rsid w:val="009945C2"/>
    <w:rsid w:val="009A7E88"/>
    <w:rsid w:val="009B03DC"/>
    <w:rsid w:val="009B0DA5"/>
    <w:rsid w:val="009B25C1"/>
    <w:rsid w:val="009B423D"/>
    <w:rsid w:val="009B7330"/>
    <w:rsid w:val="009C026F"/>
    <w:rsid w:val="009C1F0C"/>
    <w:rsid w:val="009C3105"/>
    <w:rsid w:val="009C3FAF"/>
    <w:rsid w:val="009C47B5"/>
    <w:rsid w:val="009D2C25"/>
    <w:rsid w:val="009D51CC"/>
    <w:rsid w:val="009D7DC5"/>
    <w:rsid w:val="009E4813"/>
    <w:rsid w:val="009E60DF"/>
    <w:rsid w:val="009F16DF"/>
    <w:rsid w:val="009F4CF2"/>
    <w:rsid w:val="00A01B78"/>
    <w:rsid w:val="00A02369"/>
    <w:rsid w:val="00A024A1"/>
    <w:rsid w:val="00A0316B"/>
    <w:rsid w:val="00A0342F"/>
    <w:rsid w:val="00A03D18"/>
    <w:rsid w:val="00A040C7"/>
    <w:rsid w:val="00A05246"/>
    <w:rsid w:val="00A1119B"/>
    <w:rsid w:val="00A1428A"/>
    <w:rsid w:val="00A14EFF"/>
    <w:rsid w:val="00A1610B"/>
    <w:rsid w:val="00A17A65"/>
    <w:rsid w:val="00A17E72"/>
    <w:rsid w:val="00A236FF"/>
    <w:rsid w:val="00A25230"/>
    <w:rsid w:val="00A25521"/>
    <w:rsid w:val="00A27FA3"/>
    <w:rsid w:val="00A31E94"/>
    <w:rsid w:val="00A32F8E"/>
    <w:rsid w:val="00A33928"/>
    <w:rsid w:val="00A345B2"/>
    <w:rsid w:val="00A36D17"/>
    <w:rsid w:val="00A428D9"/>
    <w:rsid w:val="00A45941"/>
    <w:rsid w:val="00A47CF6"/>
    <w:rsid w:val="00A51651"/>
    <w:rsid w:val="00A521A0"/>
    <w:rsid w:val="00A52245"/>
    <w:rsid w:val="00A53051"/>
    <w:rsid w:val="00A540E4"/>
    <w:rsid w:val="00A6146F"/>
    <w:rsid w:val="00A63F03"/>
    <w:rsid w:val="00A64699"/>
    <w:rsid w:val="00A65E38"/>
    <w:rsid w:val="00A715F0"/>
    <w:rsid w:val="00A72DB0"/>
    <w:rsid w:val="00A740D1"/>
    <w:rsid w:val="00A77D6F"/>
    <w:rsid w:val="00A77EAE"/>
    <w:rsid w:val="00A80637"/>
    <w:rsid w:val="00A837D1"/>
    <w:rsid w:val="00A84C1D"/>
    <w:rsid w:val="00A86AA3"/>
    <w:rsid w:val="00A92489"/>
    <w:rsid w:val="00A944CE"/>
    <w:rsid w:val="00A95BB1"/>
    <w:rsid w:val="00A97F24"/>
    <w:rsid w:val="00AA0899"/>
    <w:rsid w:val="00AA3540"/>
    <w:rsid w:val="00AA3E46"/>
    <w:rsid w:val="00AA4746"/>
    <w:rsid w:val="00AA715D"/>
    <w:rsid w:val="00AB0104"/>
    <w:rsid w:val="00AB08A1"/>
    <w:rsid w:val="00AB1C96"/>
    <w:rsid w:val="00AB4BFE"/>
    <w:rsid w:val="00AB5150"/>
    <w:rsid w:val="00AB5BB8"/>
    <w:rsid w:val="00AB60E8"/>
    <w:rsid w:val="00AB6963"/>
    <w:rsid w:val="00AB6CC1"/>
    <w:rsid w:val="00AB742C"/>
    <w:rsid w:val="00AC1825"/>
    <w:rsid w:val="00AD0BE4"/>
    <w:rsid w:val="00AD0EB3"/>
    <w:rsid w:val="00AD10F1"/>
    <w:rsid w:val="00AD2A2F"/>
    <w:rsid w:val="00AE0FBA"/>
    <w:rsid w:val="00AE1887"/>
    <w:rsid w:val="00AE73E6"/>
    <w:rsid w:val="00AE7BBC"/>
    <w:rsid w:val="00AE7D09"/>
    <w:rsid w:val="00AF0A55"/>
    <w:rsid w:val="00AF6EB9"/>
    <w:rsid w:val="00AF7599"/>
    <w:rsid w:val="00B02FD5"/>
    <w:rsid w:val="00B05B95"/>
    <w:rsid w:val="00B07F37"/>
    <w:rsid w:val="00B10338"/>
    <w:rsid w:val="00B11ACA"/>
    <w:rsid w:val="00B12722"/>
    <w:rsid w:val="00B1655B"/>
    <w:rsid w:val="00B252CF"/>
    <w:rsid w:val="00B260ED"/>
    <w:rsid w:val="00B333DC"/>
    <w:rsid w:val="00B337EA"/>
    <w:rsid w:val="00B3546F"/>
    <w:rsid w:val="00B36154"/>
    <w:rsid w:val="00B41E58"/>
    <w:rsid w:val="00B4215C"/>
    <w:rsid w:val="00B44005"/>
    <w:rsid w:val="00B44998"/>
    <w:rsid w:val="00B44FE1"/>
    <w:rsid w:val="00B462E1"/>
    <w:rsid w:val="00B50C62"/>
    <w:rsid w:val="00B53AE1"/>
    <w:rsid w:val="00B5584F"/>
    <w:rsid w:val="00B562E7"/>
    <w:rsid w:val="00B5705B"/>
    <w:rsid w:val="00B64CC1"/>
    <w:rsid w:val="00B71C14"/>
    <w:rsid w:val="00B74DAC"/>
    <w:rsid w:val="00B752AE"/>
    <w:rsid w:val="00B77324"/>
    <w:rsid w:val="00B811F7"/>
    <w:rsid w:val="00B82C89"/>
    <w:rsid w:val="00B84311"/>
    <w:rsid w:val="00B96FBF"/>
    <w:rsid w:val="00B97C96"/>
    <w:rsid w:val="00BA4ECE"/>
    <w:rsid w:val="00BA5EF5"/>
    <w:rsid w:val="00BA6232"/>
    <w:rsid w:val="00BB0F3F"/>
    <w:rsid w:val="00BB4FB4"/>
    <w:rsid w:val="00BB57F6"/>
    <w:rsid w:val="00BB62F0"/>
    <w:rsid w:val="00BB6342"/>
    <w:rsid w:val="00BB7099"/>
    <w:rsid w:val="00BB729F"/>
    <w:rsid w:val="00BC389F"/>
    <w:rsid w:val="00BC7C88"/>
    <w:rsid w:val="00BD27A3"/>
    <w:rsid w:val="00BD3E31"/>
    <w:rsid w:val="00BD47B2"/>
    <w:rsid w:val="00BE0883"/>
    <w:rsid w:val="00BE1A71"/>
    <w:rsid w:val="00BE690C"/>
    <w:rsid w:val="00BF15CE"/>
    <w:rsid w:val="00C024DD"/>
    <w:rsid w:val="00C032B5"/>
    <w:rsid w:val="00C04557"/>
    <w:rsid w:val="00C04ADA"/>
    <w:rsid w:val="00C0552D"/>
    <w:rsid w:val="00C11D9F"/>
    <w:rsid w:val="00C11EB0"/>
    <w:rsid w:val="00C12607"/>
    <w:rsid w:val="00C15383"/>
    <w:rsid w:val="00C1744E"/>
    <w:rsid w:val="00C17B02"/>
    <w:rsid w:val="00C20F05"/>
    <w:rsid w:val="00C21AD8"/>
    <w:rsid w:val="00C2339E"/>
    <w:rsid w:val="00C25D46"/>
    <w:rsid w:val="00C26845"/>
    <w:rsid w:val="00C273B4"/>
    <w:rsid w:val="00C3260F"/>
    <w:rsid w:val="00C3261E"/>
    <w:rsid w:val="00C32AF1"/>
    <w:rsid w:val="00C369B4"/>
    <w:rsid w:val="00C37921"/>
    <w:rsid w:val="00C4121A"/>
    <w:rsid w:val="00C43941"/>
    <w:rsid w:val="00C46C60"/>
    <w:rsid w:val="00C519D2"/>
    <w:rsid w:val="00C51ECF"/>
    <w:rsid w:val="00C65C30"/>
    <w:rsid w:val="00C65F90"/>
    <w:rsid w:val="00C6771D"/>
    <w:rsid w:val="00C706C2"/>
    <w:rsid w:val="00C7483C"/>
    <w:rsid w:val="00C75E87"/>
    <w:rsid w:val="00C76112"/>
    <w:rsid w:val="00C76D75"/>
    <w:rsid w:val="00C77201"/>
    <w:rsid w:val="00C77FD9"/>
    <w:rsid w:val="00C810FB"/>
    <w:rsid w:val="00C81562"/>
    <w:rsid w:val="00C85F66"/>
    <w:rsid w:val="00C874C0"/>
    <w:rsid w:val="00C87A97"/>
    <w:rsid w:val="00C915D0"/>
    <w:rsid w:val="00C92094"/>
    <w:rsid w:val="00C93AE9"/>
    <w:rsid w:val="00C97B4B"/>
    <w:rsid w:val="00CA3DB4"/>
    <w:rsid w:val="00CA4F16"/>
    <w:rsid w:val="00CA5A7E"/>
    <w:rsid w:val="00CA60DB"/>
    <w:rsid w:val="00CB01C1"/>
    <w:rsid w:val="00CB6CFE"/>
    <w:rsid w:val="00CC07B8"/>
    <w:rsid w:val="00CC7732"/>
    <w:rsid w:val="00CC7D82"/>
    <w:rsid w:val="00CD3ABE"/>
    <w:rsid w:val="00CD627B"/>
    <w:rsid w:val="00CD6F0F"/>
    <w:rsid w:val="00CE109B"/>
    <w:rsid w:val="00CE56D4"/>
    <w:rsid w:val="00CE72A5"/>
    <w:rsid w:val="00CF1FA2"/>
    <w:rsid w:val="00CF2954"/>
    <w:rsid w:val="00D004A8"/>
    <w:rsid w:val="00D02199"/>
    <w:rsid w:val="00D05541"/>
    <w:rsid w:val="00D05898"/>
    <w:rsid w:val="00D100D4"/>
    <w:rsid w:val="00D11995"/>
    <w:rsid w:val="00D133A9"/>
    <w:rsid w:val="00D1478E"/>
    <w:rsid w:val="00D165B6"/>
    <w:rsid w:val="00D20245"/>
    <w:rsid w:val="00D26A29"/>
    <w:rsid w:val="00D26C17"/>
    <w:rsid w:val="00D30F24"/>
    <w:rsid w:val="00D328FE"/>
    <w:rsid w:val="00D37008"/>
    <w:rsid w:val="00D4045E"/>
    <w:rsid w:val="00D414B4"/>
    <w:rsid w:val="00D41B97"/>
    <w:rsid w:val="00D425A8"/>
    <w:rsid w:val="00D46B07"/>
    <w:rsid w:val="00D46C6C"/>
    <w:rsid w:val="00D46E38"/>
    <w:rsid w:val="00D472CA"/>
    <w:rsid w:val="00D47D0F"/>
    <w:rsid w:val="00D5405B"/>
    <w:rsid w:val="00D551AC"/>
    <w:rsid w:val="00D647FA"/>
    <w:rsid w:val="00D65A36"/>
    <w:rsid w:val="00D665BB"/>
    <w:rsid w:val="00D66C90"/>
    <w:rsid w:val="00D670E5"/>
    <w:rsid w:val="00D67648"/>
    <w:rsid w:val="00D75473"/>
    <w:rsid w:val="00D75C49"/>
    <w:rsid w:val="00D904B4"/>
    <w:rsid w:val="00D951A3"/>
    <w:rsid w:val="00DA0F79"/>
    <w:rsid w:val="00DA7BBB"/>
    <w:rsid w:val="00DB3154"/>
    <w:rsid w:val="00DB39B6"/>
    <w:rsid w:val="00DB5E27"/>
    <w:rsid w:val="00DC0A0D"/>
    <w:rsid w:val="00DC57A2"/>
    <w:rsid w:val="00DC6AB0"/>
    <w:rsid w:val="00DD32FC"/>
    <w:rsid w:val="00DD5E69"/>
    <w:rsid w:val="00DD6BE4"/>
    <w:rsid w:val="00DE1B5D"/>
    <w:rsid w:val="00DE2572"/>
    <w:rsid w:val="00DE3D48"/>
    <w:rsid w:val="00DE43CB"/>
    <w:rsid w:val="00DF166A"/>
    <w:rsid w:val="00DF739E"/>
    <w:rsid w:val="00E01191"/>
    <w:rsid w:val="00E03365"/>
    <w:rsid w:val="00E05EAB"/>
    <w:rsid w:val="00E12251"/>
    <w:rsid w:val="00E15521"/>
    <w:rsid w:val="00E162DC"/>
    <w:rsid w:val="00E17B1C"/>
    <w:rsid w:val="00E21802"/>
    <w:rsid w:val="00E25535"/>
    <w:rsid w:val="00E26416"/>
    <w:rsid w:val="00E26783"/>
    <w:rsid w:val="00E2752C"/>
    <w:rsid w:val="00E31E8C"/>
    <w:rsid w:val="00E3234B"/>
    <w:rsid w:val="00E3369E"/>
    <w:rsid w:val="00E44913"/>
    <w:rsid w:val="00E44B60"/>
    <w:rsid w:val="00E47AD0"/>
    <w:rsid w:val="00E556F5"/>
    <w:rsid w:val="00E6065A"/>
    <w:rsid w:val="00E63221"/>
    <w:rsid w:val="00E65C6D"/>
    <w:rsid w:val="00E664E2"/>
    <w:rsid w:val="00E66CD9"/>
    <w:rsid w:val="00E67359"/>
    <w:rsid w:val="00E7107C"/>
    <w:rsid w:val="00E71DE3"/>
    <w:rsid w:val="00E72454"/>
    <w:rsid w:val="00E74230"/>
    <w:rsid w:val="00E74271"/>
    <w:rsid w:val="00E76E88"/>
    <w:rsid w:val="00E81D25"/>
    <w:rsid w:val="00E84BDD"/>
    <w:rsid w:val="00E85D82"/>
    <w:rsid w:val="00E91B61"/>
    <w:rsid w:val="00EA23F9"/>
    <w:rsid w:val="00EA276C"/>
    <w:rsid w:val="00EA44CA"/>
    <w:rsid w:val="00EA5ADD"/>
    <w:rsid w:val="00EB1491"/>
    <w:rsid w:val="00EC2C50"/>
    <w:rsid w:val="00EC487D"/>
    <w:rsid w:val="00EC6195"/>
    <w:rsid w:val="00EC7E98"/>
    <w:rsid w:val="00ED0BFD"/>
    <w:rsid w:val="00ED2536"/>
    <w:rsid w:val="00ED29DD"/>
    <w:rsid w:val="00ED3458"/>
    <w:rsid w:val="00EE1C50"/>
    <w:rsid w:val="00EE200B"/>
    <w:rsid w:val="00EE3E07"/>
    <w:rsid w:val="00EE4417"/>
    <w:rsid w:val="00EF0394"/>
    <w:rsid w:val="00EF1B87"/>
    <w:rsid w:val="00EF3B89"/>
    <w:rsid w:val="00EF4584"/>
    <w:rsid w:val="00EF4CC8"/>
    <w:rsid w:val="00EF5111"/>
    <w:rsid w:val="00EF58EE"/>
    <w:rsid w:val="00EF7883"/>
    <w:rsid w:val="00F0087E"/>
    <w:rsid w:val="00F0229B"/>
    <w:rsid w:val="00F044B1"/>
    <w:rsid w:val="00F053E6"/>
    <w:rsid w:val="00F122ED"/>
    <w:rsid w:val="00F1525E"/>
    <w:rsid w:val="00F15392"/>
    <w:rsid w:val="00F15DBB"/>
    <w:rsid w:val="00F16245"/>
    <w:rsid w:val="00F16BD6"/>
    <w:rsid w:val="00F176A8"/>
    <w:rsid w:val="00F249C8"/>
    <w:rsid w:val="00F36764"/>
    <w:rsid w:val="00F411B4"/>
    <w:rsid w:val="00F4133B"/>
    <w:rsid w:val="00F41B0B"/>
    <w:rsid w:val="00F41EEE"/>
    <w:rsid w:val="00F529F9"/>
    <w:rsid w:val="00F5599D"/>
    <w:rsid w:val="00F57EA1"/>
    <w:rsid w:val="00F61CED"/>
    <w:rsid w:val="00F6239B"/>
    <w:rsid w:val="00F62B68"/>
    <w:rsid w:val="00F6589D"/>
    <w:rsid w:val="00F6667B"/>
    <w:rsid w:val="00F72312"/>
    <w:rsid w:val="00F753A0"/>
    <w:rsid w:val="00F7710A"/>
    <w:rsid w:val="00F801E4"/>
    <w:rsid w:val="00F8124A"/>
    <w:rsid w:val="00F92AF5"/>
    <w:rsid w:val="00F93CC4"/>
    <w:rsid w:val="00F94ED0"/>
    <w:rsid w:val="00F95C61"/>
    <w:rsid w:val="00F97855"/>
    <w:rsid w:val="00FA0286"/>
    <w:rsid w:val="00FA045B"/>
    <w:rsid w:val="00FA15C8"/>
    <w:rsid w:val="00FA32F2"/>
    <w:rsid w:val="00FA3B25"/>
    <w:rsid w:val="00FB1A37"/>
    <w:rsid w:val="00FB3AC7"/>
    <w:rsid w:val="00FB48CB"/>
    <w:rsid w:val="00FC0791"/>
    <w:rsid w:val="00FC1731"/>
    <w:rsid w:val="00FC6D33"/>
    <w:rsid w:val="00FD2D6B"/>
    <w:rsid w:val="00FD39A2"/>
    <w:rsid w:val="00FD39E7"/>
    <w:rsid w:val="00FD5E41"/>
    <w:rsid w:val="00FD5EAD"/>
    <w:rsid w:val="00FD7EAF"/>
    <w:rsid w:val="00FE062B"/>
    <w:rsid w:val="00FE6ACD"/>
    <w:rsid w:val="00FF0A4A"/>
    <w:rsid w:val="00FF4402"/>
    <w:rsid w:val="00FF5085"/>
    <w:rsid w:val="00FF5C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1BC4A"/>
  <w15:docId w15:val="{B0642462-1352-4236-A331-4C27B199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EB5"/>
    <w:pPr>
      <w:spacing w:before="120" w:after="120"/>
      <w:jc w:val="both"/>
    </w:pPr>
    <w:rPr>
      <w:rFonts w:ascii="Times New Roman" w:eastAsia="Calibri" w:hAnsi="Times New Roman" w:cs="Times New Roman"/>
      <w:sz w:val="26"/>
      <w:lang w:val="en-GB"/>
    </w:rPr>
  </w:style>
  <w:style w:type="paragraph" w:styleId="Heading1">
    <w:name w:val="heading 1"/>
    <w:basedOn w:val="Normal"/>
    <w:next w:val="Normal"/>
    <w:link w:val="Heading1Char"/>
    <w:uiPriority w:val="9"/>
    <w:qFormat/>
    <w:rsid w:val="00310469"/>
    <w:pPr>
      <w:keepNext/>
      <w:keepLines/>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B07F37"/>
    <w:pPr>
      <w:keepNext/>
      <w:keepLines/>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20697D"/>
    <w:pPr>
      <w:keepNext/>
      <w:keepLines/>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12706C"/>
    <w:pPr>
      <w:keepNext/>
      <w:keepLines/>
      <w:outlineLvl w:val="3"/>
    </w:pPr>
    <w:rPr>
      <w:rFonts w:eastAsiaTheme="majorEastAsia" w:cstheme="majorBidi"/>
      <w:bCs/>
      <w:iCs/>
    </w:rPr>
  </w:style>
  <w:style w:type="paragraph" w:styleId="Heading5">
    <w:name w:val="heading 5"/>
    <w:basedOn w:val="Normal"/>
    <w:next w:val="Normal"/>
    <w:link w:val="Heading5Char"/>
    <w:uiPriority w:val="9"/>
    <w:unhideWhenUsed/>
    <w:qFormat/>
    <w:rsid w:val="00681C81"/>
    <w:pPr>
      <w:keepNext/>
      <w:keepLines/>
      <w:spacing w:before="40" w:after="0"/>
      <w:ind w:firstLine="7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69"/>
    <w:rPr>
      <w:rFonts w:ascii="Times New Roman" w:eastAsiaTheme="majorEastAsia" w:hAnsi="Times New Roman" w:cstheme="majorBidi"/>
      <w:b/>
      <w:bCs/>
      <w:sz w:val="26"/>
      <w:szCs w:val="28"/>
      <w:lang w:val="en-GB"/>
    </w:rPr>
  </w:style>
  <w:style w:type="character" w:customStyle="1" w:styleId="Heading2Char">
    <w:name w:val="Heading 2 Char"/>
    <w:basedOn w:val="DefaultParagraphFont"/>
    <w:link w:val="Heading2"/>
    <w:uiPriority w:val="9"/>
    <w:rsid w:val="00B07F37"/>
    <w:rPr>
      <w:rFonts w:ascii="Times New Roman" w:eastAsiaTheme="majorEastAsia" w:hAnsi="Times New Roman" w:cstheme="majorBidi"/>
      <w:b/>
      <w:bCs/>
      <w:sz w:val="28"/>
      <w:szCs w:val="26"/>
      <w:lang w:val="en-GB"/>
    </w:rPr>
  </w:style>
  <w:style w:type="character" w:customStyle="1" w:styleId="Heading3Char">
    <w:name w:val="Heading 3 Char"/>
    <w:basedOn w:val="DefaultParagraphFont"/>
    <w:link w:val="Heading3"/>
    <w:uiPriority w:val="9"/>
    <w:rsid w:val="0020697D"/>
    <w:rPr>
      <w:rFonts w:ascii="Times New Roman" w:eastAsiaTheme="majorEastAsia" w:hAnsi="Times New Roman" w:cstheme="majorBidi"/>
      <w:b/>
      <w:bCs/>
      <w:i/>
      <w:sz w:val="26"/>
      <w:lang w:val="en-GB"/>
    </w:rPr>
  </w:style>
  <w:style w:type="paragraph" w:styleId="Caption">
    <w:name w:val="caption"/>
    <w:aliases w:val="Title_table,Caption Char,Caption Char1 Char,Caption Char Char Char,Caption Char Char Char Char Char Char Char Char,Caption Char Char Char Char Char Char1 Char,Caption (table) Char Char,Caption (tab Char Char,Caption (table) Char1,figure,Hinh 2."/>
    <w:basedOn w:val="Normal"/>
    <w:next w:val="Normal"/>
    <w:link w:val="CaptionChar1"/>
    <w:uiPriority w:val="35"/>
    <w:unhideWhenUsed/>
    <w:qFormat/>
    <w:rsid w:val="0020697D"/>
    <w:pPr>
      <w:jc w:val="center"/>
    </w:pPr>
    <w:rPr>
      <w:b/>
      <w:bCs/>
      <w:szCs w:val="18"/>
    </w:rPr>
  </w:style>
  <w:style w:type="table" w:styleId="TableGrid">
    <w:name w:val="Table Grid"/>
    <w:basedOn w:val="TableNormal"/>
    <w:uiPriority w:val="39"/>
    <w:rsid w:val="0020697D"/>
    <w:pPr>
      <w:spacing w:after="0" w:line="240" w:lineRule="auto"/>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Normal"/>
    <w:autoRedefine/>
    <w:qFormat/>
    <w:rsid w:val="0020697D"/>
    <w:pPr>
      <w:spacing w:before="0" w:after="0"/>
    </w:pPr>
    <w:rPr>
      <w:rFonts w:eastAsia="Times New Roman"/>
      <w:szCs w:val="26"/>
      <w:bdr w:val="none" w:sz="0" w:space="0" w:color="auto" w:frame="1"/>
      <w:lang w:val="nl-NL"/>
    </w:rPr>
  </w:style>
  <w:style w:type="character" w:customStyle="1" w:styleId="CaptionChar1">
    <w:name w:val="Caption Char1"/>
    <w:aliases w:val="Title_table Char,Caption Char Char,Caption Char1 Char Char,Caption Char Char Char Char,Caption Char Char Char Char Char Char Char Char Char,Caption Char Char Char Char Char Char1 Char Char,Caption (table) Char Char Char,figure Char"/>
    <w:link w:val="Caption"/>
    <w:uiPriority w:val="35"/>
    <w:rsid w:val="004370CE"/>
    <w:rPr>
      <w:rFonts w:ascii="Times New Roman" w:eastAsia="Calibri" w:hAnsi="Times New Roman" w:cs="Times New Roman"/>
      <w:b/>
      <w:bCs/>
      <w:sz w:val="26"/>
      <w:szCs w:val="18"/>
      <w:lang w:val="en-GB"/>
    </w:rPr>
  </w:style>
  <w:style w:type="paragraph" w:styleId="ListParagraph">
    <w:name w:val="List Paragraph"/>
    <w:aliases w:val="List Paragraph (numbered (a)),Paragraph,List Paragraph1,Bullet paras,ANNEX,List Paragraph2,List Paragraph Char Char Char,Main numbered paragraph,Light Grid - Accent 31,Bullet Points,Numbered Para 1,Dot pt,Indicator Text,Bullet 1"/>
    <w:basedOn w:val="Normal"/>
    <w:link w:val="ListParagraphChar"/>
    <w:uiPriority w:val="1"/>
    <w:qFormat/>
    <w:rsid w:val="004837E3"/>
    <w:pPr>
      <w:numPr>
        <w:numId w:val="1"/>
      </w:numPr>
      <w:contextualSpacing/>
    </w:pPr>
    <w:rPr>
      <w:rFonts w:eastAsia="MS Mincho"/>
      <w:szCs w:val="24"/>
      <w:lang w:val="vi-VN"/>
    </w:rPr>
  </w:style>
  <w:style w:type="character" w:customStyle="1" w:styleId="ListParagraphChar">
    <w:name w:val="List Paragraph Char"/>
    <w:aliases w:val="List Paragraph (numbered (a)) Char,Paragraph Char,List Paragraph1 Char,Bullet paras Char,ANNEX Char,List Paragraph2 Char,List Paragraph Char Char Char Char,Main numbered paragraph Char,Light Grid - Accent 31 Char,Bullet Points Char"/>
    <w:basedOn w:val="DefaultParagraphFont"/>
    <w:link w:val="ListParagraph"/>
    <w:uiPriority w:val="34"/>
    <w:qFormat/>
    <w:rsid w:val="004837E3"/>
    <w:rPr>
      <w:rFonts w:ascii="Times New Roman" w:eastAsia="MS Mincho" w:hAnsi="Times New Roman" w:cs="Times New Roman"/>
      <w:sz w:val="26"/>
      <w:szCs w:val="24"/>
      <w:lang w:val="vi-VN"/>
    </w:rPr>
  </w:style>
  <w:style w:type="character" w:customStyle="1" w:styleId="apple-converted-space">
    <w:name w:val="apple-converted-space"/>
    <w:basedOn w:val="DefaultParagraphFont"/>
    <w:rsid w:val="00750B9D"/>
  </w:style>
  <w:style w:type="character" w:customStyle="1" w:styleId="Heading4Char">
    <w:name w:val="Heading 4 Char"/>
    <w:basedOn w:val="DefaultParagraphFont"/>
    <w:link w:val="Heading4"/>
    <w:uiPriority w:val="9"/>
    <w:rsid w:val="0012706C"/>
    <w:rPr>
      <w:rFonts w:ascii="Times New Roman" w:eastAsiaTheme="majorEastAsia" w:hAnsi="Times New Roman" w:cstheme="majorBidi"/>
      <w:bCs/>
      <w:iCs/>
      <w:sz w:val="26"/>
      <w:lang w:val="en-GB"/>
    </w:rPr>
  </w:style>
  <w:style w:type="paragraph" w:styleId="TOCHeading">
    <w:name w:val="TOC Heading"/>
    <w:basedOn w:val="Heading1"/>
    <w:next w:val="Normal"/>
    <w:uiPriority w:val="39"/>
    <w:unhideWhenUsed/>
    <w:qFormat/>
    <w:rsid w:val="001F145A"/>
    <w:pPr>
      <w:spacing w:before="480" w:after="0"/>
      <w:jc w:val="left"/>
      <w:outlineLvl w:val="9"/>
    </w:pPr>
    <w:rPr>
      <w:rFonts w:asciiTheme="majorHAnsi" w:hAnsiTheme="majorHAnsi"/>
      <w:color w:val="365F91" w:themeColor="accent1" w:themeShade="BF"/>
      <w:sz w:val="28"/>
      <w:lang w:val="en-US" w:eastAsia="ja-JP"/>
    </w:rPr>
  </w:style>
  <w:style w:type="paragraph" w:styleId="TOC1">
    <w:name w:val="toc 1"/>
    <w:basedOn w:val="Normal"/>
    <w:next w:val="Normal"/>
    <w:autoRedefine/>
    <w:uiPriority w:val="39"/>
    <w:unhideWhenUsed/>
    <w:rsid w:val="00900F40"/>
    <w:pPr>
      <w:tabs>
        <w:tab w:val="right" w:leader="dot" w:pos="9062"/>
      </w:tabs>
    </w:pPr>
    <w:rPr>
      <w:b/>
    </w:rPr>
  </w:style>
  <w:style w:type="paragraph" w:styleId="TOC2">
    <w:name w:val="toc 2"/>
    <w:basedOn w:val="Normal"/>
    <w:next w:val="Normal"/>
    <w:autoRedefine/>
    <w:uiPriority w:val="39"/>
    <w:unhideWhenUsed/>
    <w:rsid w:val="00F6239B"/>
    <w:pPr>
      <w:tabs>
        <w:tab w:val="right" w:leader="dot" w:pos="9062"/>
      </w:tabs>
    </w:pPr>
    <w:rPr>
      <w:b/>
    </w:rPr>
  </w:style>
  <w:style w:type="paragraph" w:styleId="TOC3">
    <w:name w:val="toc 3"/>
    <w:basedOn w:val="Normal"/>
    <w:next w:val="Normal"/>
    <w:autoRedefine/>
    <w:uiPriority w:val="39"/>
    <w:unhideWhenUsed/>
    <w:rsid w:val="00401570"/>
    <w:pPr>
      <w:tabs>
        <w:tab w:val="left" w:pos="0"/>
        <w:tab w:val="right" w:leader="dot" w:pos="9062"/>
      </w:tabs>
    </w:pPr>
    <w:rPr>
      <w:i/>
    </w:rPr>
  </w:style>
  <w:style w:type="character" w:styleId="Hyperlink">
    <w:name w:val="Hyperlink"/>
    <w:basedOn w:val="DefaultParagraphFont"/>
    <w:uiPriority w:val="99"/>
    <w:unhideWhenUsed/>
    <w:rsid w:val="001F145A"/>
    <w:rPr>
      <w:color w:val="0000FF" w:themeColor="hyperlink"/>
      <w:u w:val="single"/>
    </w:rPr>
  </w:style>
  <w:style w:type="paragraph" w:styleId="Header">
    <w:name w:val="header"/>
    <w:basedOn w:val="Normal"/>
    <w:link w:val="HeaderChar"/>
    <w:uiPriority w:val="99"/>
    <w:unhideWhenUsed/>
    <w:rsid w:val="001F145A"/>
    <w:pPr>
      <w:tabs>
        <w:tab w:val="center" w:pos="4680"/>
        <w:tab w:val="right" w:pos="9360"/>
      </w:tabs>
      <w:spacing w:before="0" w:after="0"/>
    </w:pPr>
  </w:style>
  <w:style w:type="character" w:customStyle="1" w:styleId="HeaderChar">
    <w:name w:val="Header Char"/>
    <w:basedOn w:val="DefaultParagraphFont"/>
    <w:link w:val="Header"/>
    <w:uiPriority w:val="99"/>
    <w:rsid w:val="001F145A"/>
    <w:rPr>
      <w:rFonts w:ascii="Times New Roman" w:eastAsia="Calibri" w:hAnsi="Times New Roman" w:cs="Times New Roman"/>
      <w:sz w:val="26"/>
      <w:lang w:val="en-GB"/>
    </w:rPr>
  </w:style>
  <w:style w:type="paragraph" w:styleId="Footer">
    <w:name w:val="footer"/>
    <w:basedOn w:val="Normal"/>
    <w:link w:val="FooterChar"/>
    <w:uiPriority w:val="99"/>
    <w:unhideWhenUsed/>
    <w:rsid w:val="001F145A"/>
    <w:pPr>
      <w:tabs>
        <w:tab w:val="center" w:pos="4680"/>
        <w:tab w:val="right" w:pos="9360"/>
      </w:tabs>
      <w:spacing w:before="0" w:after="0"/>
    </w:pPr>
  </w:style>
  <w:style w:type="character" w:customStyle="1" w:styleId="FooterChar">
    <w:name w:val="Footer Char"/>
    <w:basedOn w:val="DefaultParagraphFont"/>
    <w:link w:val="Footer"/>
    <w:uiPriority w:val="99"/>
    <w:rsid w:val="001F145A"/>
    <w:rPr>
      <w:rFonts w:ascii="Times New Roman" w:eastAsia="Calibri" w:hAnsi="Times New Roman" w:cs="Times New Roman"/>
      <w:sz w:val="26"/>
      <w:lang w:val="en-GB"/>
    </w:rPr>
  </w:style>
  <w:style w:type="character" w:styleId="Strong">
    <w:name w:val="Strong"/>
    <w:uiPriority w:val="22"/>
    <w:qFormat/>
    <w:rsid w:val="007270E6"/>
    <w:rPr>
      <w:b/>
      <w:bCs/>
    </w:rPr>
  </w:style>
  <w:style w:type="paragraph" w:styleId="NormalWeb">
    <w:name w:val="Normal (Web)"/>
    <w:basedOn w:val="Normal"/>
    <w:uiPriority w:val="99"/>
    <w:semiHidden/>
    <w:unhideWhenUsed/>
    <w:rsid w:val="00B12722"/>
    <w:pPr>
      <w:spacing w:before="100" w:beforeAutospacing="1" w:after="100" w:afterAutospacing="1"/>
      <w:jc w:val="left"/>
    </w:pPr>
    <w:rPr>
      <w:rFonts w:eastAsia="Times New Roman"/>
      <w:sz w:val="24"/>
      <w:szCs w:val="24"/>
      <w:lang w:val="en-US"/>
    </w:rPr>
  </w:style>
  <w:style w:type="paragraph" w:styleId="BodyTextIndent2">
    <w:name w:val="Body Text Indent 2"/>
    <w:basedOn w:val="Normal"/>
    <w:link w:val="BodyTextIndent2Char"/>
    <w:rsid w:val="00F7710A"/>
    <w:pPr>
      <w:spacing w:before="0" w:after="0"/>
      <w:ind w:firstLine="709"/>
      <w:jc w:val="left"/>
    </w:pPr>
    <w:rPr>
      <w:rFonts w:ascii=".VnTime" w:eastAsia="Times New Roman" w:hAnsi=".VnTime"/>
      <w:sz w:val="28"/>
      <w:szCs w:val="20"/>
      <w:lang w:val="en-US"/>
    </w:rPr>
  </w:style>
  <w:style w:type="character" w:customStyle="1" w:styleId="BodyTextIndent2Char">
    <w:name w:val="Body Text Indent 2 Char"/>
    <w:basedOn w:val="DefaultParagraphFont"/>
    <w:link w:val="BodyTextIndent2"/>
    <w:rsid w:val="00F7710A"/>
    <w:rPr>
      <w:rFonts w:ascii=".VnTime" w:eastAsia="Times New Roman" w:hAnsi=".VnTime" w:cs="Times New Roman"/>
      <w:sz w:val="28"/>
      <w:szCs w:val="20"/>
    </w:rPr>
  </w:style>
  <w:style w:type="paragraph" w:customStyle="1" w:styleId="abc">
    <w:name w:val="abc"/>
    <w:basedOn w:val="Normal"/>
    <w:rsid w:val="00F7710A"/>
    <w:pPr>
      <w:widowControl w:val="0"/>
      <w:spacing w:before="0" w:after="0"/>
      <w:jc w:val="left"/>
    </w:pPr>
    <w:rPr>
      <w:rFonts w:ascii=".VnTime" w:eastAsia="Times New Roman" w:hAnsi=".VnTime"/>
      <w:sz w:val="28"/>
      <w:szCs w:val="20"/>
      <w:lang w:val="en-US"/>
    </w:rPr>
  </w:style>
  <w:style w:type="paragraph" w:styleId="BodyTextIndent">
    <w:name w:val="Body Text Indent"/>
    <w:basedOn w:val="Normal"/>
    <w:link w:val="BodyTextIndentChar"/>
    <w:uiPriority w:val="99"/>
    <w:semiHidden/>
    <w:unhideWhenUsed/>
    <w:rsid w:val="00F7710A"/>
    <w:pPr>
      <w:ind w:left="360"/>
    </w:pPr>
  </w:style>
  <w:style w:type="character" w:customStyle="1" w:styleId="BodyTextIndentChar">
    <w:name w:val="Body Text Indent Char"/>
    <w:basedOn w:val="DefaultParagraphFont"/>
    <w:link w:val="BodyTextIndent"/>
    <w:uiPriority w:val="99"/>
    <w:semiHidden/>
    <w:rsid w:val="00F7710A"/>
    <w:rPr>
      <w:rFonts w:ascii="Times New Roman" w:eastAsia="Calibri" w:hAnsi="Times New Roman" w:cs="Times New Roman"/>
      <w:sz w:val="26"/>
      <w:lang w:val="en-GB"/>
    </w:rPr>
  </w:style>
  <w:style w:type="paragraph" w:styleId="BodyText">
    <w:name w:val="Body Text"/>
    <w:basedOn w:val="Normal"/>
    <w:link w:val="BodyTextChar"/>
    <w:uiPriority w:val="99"/>
    <w:unhideWhenUsed/>
    <w:rsid w:val="00222752"/>
  </w:style>
  <w:style w:type="character" w:customStyle="1" w:styleId="BodyTextChar">
    <w:name w:val="Body Text Char"/>
    <w:basedOn w:val="DefaultParagraphFont"/>
    <w:link w:val="BodyText"/>
    <w:uiPriority w:val="99"/>
    <w:rsid w:val="00222752"/>
    <w:rPr>
      <w:rFonts w:ascii="Times New Roman" w:eastAsia="Calibri" w:hAnsi="Times New Roman" w:cs="Times New Roman"/>
      <w:sz w:val="26"/>
      <w:lang w:val="en-GB"/>
    </w:rPr>
  </w:style>
  <w:style w:type="paragraph" w:styleId="BodyTextIndent3">
    <w:name w:val="Body Text Indent 3"/>
    <w:basedOn w:val="Normal"/>
    <w:link w:val="BodyTextIndent3Char"/>
    <w:uiPriority w:val="99"/>
    <w:semiHidden/>
    <w:unhideWhenUsed/>
    <w:rsid w:val="00222752"/>
    <w:pPr>
      <w:ind w:left="360"/>
    </w:pPr>
    <w:rPr>
      <w:sz w:val="16"/>
      <w:szCs w:val="16"/>
    </w:rPr>
  </w:style>
  <w:style w:type="character" w:customStyle="1" w:styleId="BodyTextIndent3Char">
    <w:name w:val="Body Text Indent 3 Char"/>
    <w:basedOn w:val="DefaultParagraphFont"/>
    <w:link w:val="BodyTextIndent3"/>
    <w:uiPriority w:val="99"/>
    <w:semiHidden/>
    <w:rsid w:val="00222752"/>
    <w:rPr>
      <w:rFonts w:ascii="Times New Roman" w:eastAsia="Calibri" w:hAnsi="Times New Roman" w:cs="Times New Roman"/>
      <w:sz w:val="16"/>
      <w:szCs w:val="16"/>
      <w:lang w:val="en-GB"/>
    </w:rPr>
  </w:style>
  <w:style w:type="paragraph" w:styleId="BodyText2">
    <w:name w:val="Body Text 2"/>
    <w:basedOn w:val="Normal"/>
    <w:link w:val="BodyText2Char"/>
    <w:uiPriority w:val="99"/>
    <w:semiHidden/>
    <w:unhideWhenUsed/>
    <w:rsid w:val="00222752"/>
    <w:pPr>
      <w:spacing w:line="480" w:lineRule="auto"/>
    </w:pPr>
  </w:style>
  <w:style w:type="character" w:customStyle="1" w:styleId="BodyText2Char">
    <w:name w:val="Body Text 2 Char"/>
    <w:basedOn w:val="DefaultParagraphFont"/>
    <w:link w:val="BodyText2"/>
    <w:uiPriority w:val="99"/>
    <w:semiHidden/>
    <w:rsid w:val="00222752"/>
    <w:rPr>
      <w:rFonts w:ascii="Times New Roman" w:eastAsia="Calibri" w:hAnsi="Times New Roman" w:cs="Times New Roman"/>
      <w:sz w:val="26"/>
      <w:lang w:val="en-GB"/>
    </w:rPr>
  </w:style>
  <w:style w:type="paragraph" w:styleId="TableofFigures">
    <w:name w:val="table of figures"/>
    <w:basedOn w:val="Normal"/>
    <w:next w:val="Normal"/>
    <w:uiPriority w:val="99"/>
    <w:unhideWhenUsed/>
    <w:rsid w:val="004D3DEA"/>
    <w:pPr>
      <w:spacing w:after="0"/>
    </w:pPr>
  </w:style>
  <w:style w:type="paragraph" w:styleId="BalloonText">
    <w:name w:val="Balloon Text"/>
    <w:basedOn w:val="Normal"/>
    <w:link w:val="BalloonTextChar"/>
    <w:uiPriority w:val="99"/>
    <w:semiHidden/>
    <w:unhideWhenUsed/>
    <w:rsid w:val="00DD32F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2FC"/>
    <w:rPr>
      <w:rFonts w:ascii="Tahoma" w:eastAsia="Calibri" w:hAnsi="Tahoma" w:cs="Tahoma"/>
      <w:sz w:val="16"/>
      <w:szCs w:val="16"/>
      <w:lang w:val="en-GB"/>
    </w:rPr>
  </w:style>
  <w:style w:type="character" w:customStyle="1" w:styleId="st">
    <w:name w:val="st"/>
    <w:rsid w:val="002C01F3"/>
  </w:style>
  <w:style w:type="paragraph" w:customStyle="1" w:styleId="Normal2">
    <w:name w:val="Normal2"/>
    <w:basedOn w:val="Normal"/>
    <w:qFormat/>
    <w:rsid w:val="00B811F7"/>
    <w:pPr>
      <w:spacing w:before="0" w:after="0"/>
    </w:pPr>
    <w:rPr>
      <w:szCs w:val="26"/>
      <w:lang w:val="vi-VN"/>
    </w:rPr>
  </w:style>
  <w:style w:type="paragraph" w:customStyle="1" w:styleId="Normal3">
    <w:name w:val="Normal3"/>
    <w:basedOn w:val="Normal"/>
    <w:link w:val="normalChar"/>
    <w:rsid w:val="00003187"/>
    <w:pPr>
      <w:spacing w:before="100" w:beforeAutospacing="1" w:after="100" w:afterAutospacing="1"/>
      <w:jc w:val="left"/>
    </w:pPr>
    <w:rPr>
      <w:rFonts w:eastAsia="Times New Roman"/>
      <w:color w:val="000000"/>
      <w:sz w:val="24"/>
      <w:szCs w:val="24"/>
    </w:rPr>
  </w:style>
  <w:style w:type="character" w:customStyle="1" w:styleId="normalChar">
    <w:name w:val="normal Char"/>
    <w:link w:val="Normal3"/>
    <w:locked/>
    <w:rsid w:val="00003187"/>
    <w:rPr>
      <w:rFonts w:ascii="Times New Roman" w:eastAsia="Times New Roman" w:hAnsi="Times New Roman" w:cs="Times New Roman"/>
      <w:color w:val="000000"/>
      <w:sz w:val="24"/>
      <w:szCs w:val="24"/>
    </w:rPr>
  </w:style>
  <w:style w:type="character" w:customStyle="1" w:styleId="hps">
    <w:name w:val="hps"/>
    <w:basedOn w:val="DefaultParagraphFont"/>
    <w:rsid w:val="00144822"/>
  </w:style>
  <w:style w:type="character" w:styleId="CommentReference">
    <w:name w:val="annotation reference"/>
    <w:basedOn w:val="DefaultParagraphFont"/>
    <w:uiPriority w:val="99"/>
    <w:unhideWhenUsed/>
    <w:qFormat/>
    <w:rsid w:val="00842FD8"/>
    <w:rPr>
      <w:sz w:val="16"/>
      <w:szCs w:val="16"/>
    </w:rPr>
  </w:style>
  <w:style w:type="paragraph" w:styleId="CommentText">
    <w:name w:val="annotation text"/>
    <w:basedOn w:val="Normal"/>
    <w:link w:val="CommentTextChar"/>
    <w:uiPriority w:val="99"/>
    <w:unhideWhenUsed/>
    <w:qFormat/>
    <w:rsid w:val="00842FD8"/>
    <w:pPr>
      <w:spacing w:line="240" w:lineRule="auto"/>
    </w:pPr>
    <w:rPr>
      <w:sz w:val="20"/>
      <w:szCs w:val="20"/>
    </w:rPr>
  </w:style>
  <w:style w:type="character" w:customStyle="1" w:styleId="CommentTextChar">
    <w:name w:val="Comment Text Char"/>
    <w:basedOn w:val="DefaultParagraphFont"/>
    <w:link w:val="CommentText"/>
    <w:uiPriority w:val="99"/>
    <w:qFormat/>
    <w:rsid w:val="00842FD8"/>
    <w:rPr>
      <w:rFonts w:ascii="Times New Roman" w:eastAsia="Calibri"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42FD8"/>
    <w:rPr>
      <w:b/>
      <w:bCs/>
    </w:rPr>
  </w:style>
  <w:style w:type="character" w:customStyle="1" w:styleId="CommentSubjectChar">
    <w:name w:val="Comment Subject Char"/>
    <w:basedOn w:val="CommentTextChar"/>
    <w:link w:val="CommentSubject"/>
    <w:uiPriority w:val="99"/>
    <w:semiHidden/>
    <w:rsid w:val="00842FD8"/>
    <w:rPr>
      <w:rFonts w:ascii="Times New Roman" w:eastAsia="Calibri" w:hAnsi="Times New Roman" w:cs="Times New Roman"/>
      <w:b/>
      <w:bCs/>
      <w:sz w:val="20"/>
      <w:szCs w:val="20"/>
      <w:lang w:val="en-GB"/>
    </w:rPr>
  </w:style>
  <w:style w:type="character" w:styleId="PlaceholderText">
    <w:name w:val="Placeholder Text"/>
    <w:basedOn w:val="DefaultParagraphFont"/>
    <w:uiPriority w:val="99"/>
    <w:semiHidden/>
    <w:rsid w:val="00306EB6"/>
    <w:rPr>
      <w:color w:val="808080"/>
    </w:rPr>
  </w:style>
  <w:style w:type="paragraph" w:styleId="TOC4">
    <w:name w:val="toc 4"/>
    <w:basedOn w:val="Normal"/>
    <w:next w:val="Normal"/>
    <w:autoRedefine/>
    <w:uiPriority w:val="39"/>
    <w:unhideWhenUsed/>
    <w:rsid w:val="00900F40"/>
    <w:pPr>
      <w:tabs>
        <w:tab w:val="right" w:leader="dot" w:pos="9062"/>
      </w:tabs>
      <w:spacing w:after="100"/>
      <w:ind w:left="780"/>
    </w:pPr>
  </w:style>
  <w:style w:type="character" w:styleId="FollowedHyperlink">
    <w:name w:val="FollowedHyperlink"/>
    <w:basedOn w:val="DefaultParagraphFont"/>
    <w:uiPriority w:val="99"/>
    <w:semiHidden/>
    <w:unhideWhenUsed/>
    <w:rsid w:val="00F6239B"/>
    <w:rPr>
      <w:color w:val="800080" w:themeColor="followedHyperlink"/>
      <w:u w:val="single"/>
    </w:rPr>
  </w:style>
  <w:style w:type="paragraph" w:customStyle="1" w:styleId="TableParagraph">
    <w:name w:val="Table Paragraph"/>
    <w:basedOn w:val="Normal"/>
    <w:uiPriority w:val="1"/>
    <w:qFormat/>
    <w:rsid w:val="00664D14"/>
    <w:pPr>
      <w:widowControl w:val="0"/>
      <w:autoSpaceDE w:val="0"/>
      <w:autoSpaceDN w:val="0"/>
      <w:spacing w:before="0" w:after="0" w:line="240" w:lineRule="auto"/>
      <w:jc w:val="left"/>
    </w:pPr>
    <w:rPr>
      <w:rFonts w:ascii="Arial" w:eastAsia="Arial" w:hAnsi="Arial" w:cs="Arial"/>
      <w:sz w:val="22"/>
      <w:lang w:val="en-US"/>
    </w:rPr>
  </w:style>
  <w:style w:type="paragraph" w:styleId="Revision">
    <w:name w:val="Revision"/>
    <w:hidden/>
    <w:uiPriority w:val="99"/>
    <w:semiHidden/>
    <w:rsid w:val="00FB48CB"/>
    <w:pPr>
      <w:spacing w:after="0" w:line="240" w:lineRule="auto"/>
    </w:pPr>
    <w:rPr>
      <w:rFonts w:ascii="Times New Roman" w:eastAsia="Calibri" w:hAnsi="Times New Roman" w:cs="Times New Roman"/>
      <w:sz w:val="26"/>
      <w:lang w:val="en-GB"/>
    </w:rPr>
  </w:style>
  <w:style w:type="character" w:customStyle="1" w:styleId="Heading5Char">
    <w:name w:val="Heading 5 Char"/>
    <w:basedOn w:val="DefaultParagraphFont"/>
    <w:link w:val="Heading5"/>
    <w:uiPriority w:val="9"/>
    <w:rsid w:val="00681C81"/>
    <w:rPr>
      <w:rFonts w:ascii="Times New Roman" w:eastAsiaTheme="majorEastAsia" w:hAnsi="Times New Roman" w:cstheme="majorBidi"/>
      <w:i/>
      <w:sz w:val="26"/>
      <w:lang w:val="en-GB"/>
    </w:rPr>
  </w:style>
  <w:style w:type="paragraph" w:customStyle="1" w:styleId="Body">
    <w:name w:val="Body"/>
    <w:qFormat/>
    <w:rsid w:val="00030263"/>
    <w:pPr>
      <w:spacing w:after="240" w:line="240" w:lineRule="auto"/>
      <w:ind w:firstLine="624"/>
      <w:jc w:val="both"/>
    </w:pPr>
    <w:rPr>
      <w:rFonts w:ascii="Times New Roman" w:eastAsia="Times New Roman" w:hAnsi="Times New Roman" w:cs="Calibri"/>
      <w:color w:val="262626" w:themeColor="text1" w:themeTint="D9"/>
      <w:sz w:val="28"/>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02566">
      <w:bodyDiv w:val="1"/>
      <w:marLeft w:val="0"/>
      <w:marRight w:val="0"/>
      <w:marTop w:val="0"/>
      <w:marBottom w:val="0"/>
      <w:divBdr>
        <w:top w:val="none" w:sz="0" w:space="0" w:color="auto"/>
        <w:left w:val="none" w:sz="0" w:space="0" w:color="auto"/>
        <w:bottom w:val="none" w:sz="0" w:space="0" w:color="auto"/>
        <w:right w:val="none" w:sz="0" w:space="0" w:color="auto"/>
      </w:divBdr>
    </w:div>
    <w:div w:id="69889371">
      <w:bodyDiv w:val="1"/>
      <w:marLeft w:val="0"/>
      <w:marRight w:val="0"/>
      <w:marTop w:val="0"/>
      <w:marBottom w:val="0"/>
      <w:divBdr>
        <w:top w:val="none" w:sz="0" w:space="0" w:color="auto"/>
        <w:left w:val="none" w:sz="0" w:space="0" w:color="auto"/>
        <w:bottom w:val="none" w:sz="0" w:space="0" w:color="auto"/>
        <w:right w:val="none" w:sz="0" w:space="0" w:color="auto"/>
      </w:divBdr>
    </w:div>
    <w:div w:id="205681228">
      <w:bodyDiv w:val="1"/>
      <w:marLeft w:val="0"/>
      <w:marRight w:val="0"/>
      <w:marTop w:val="0"/>
      <w:marBottom w:val="0"/>
      <w:divBdr>
        <w:top w:val="none" w:sz="0" w:space="0" w:color="auto"/>
        <w:left w:val="none" w:sz="0" w:space="0" w:color="auto"/>
        <w:bottom w:val="none" w:sz="0" w:space="0" w:color="auto"/>
        <w:right w:val="none" w:sz="0" w:space="0" w:color="auto"/>
      </w:divBdr>
    </w:div>
    <w:div w:id="366025154">
      <w:bodyDiv w:val="1"/>
      <w:marLeft w:val="0"/>
      <w:marRight w:val="0"/>
      <w:marTop w:val="0"/>
      <w:marBottom w:val="0"/>
      <w:divBdr>
        <w:top w:val="none" w:sz="0" w:space="0" w:color="auto"/>
        <w:left w:val="none" w:sz="0" w:space="0" w:color="auto"/>
        <w:bottom w:val="none" w:sz="0" w:space="0" w:color="auto"/>
        <w:right w:val="none" w:sz="0" w:space="0" w:color="auto"/>
      </w:divBdr>
    </w:div>
    <w:div w:id="377780853">
      <w:bodyDiv w:val="1"/>
      <w:marLeft w:val="0"/>
      <w:marRight w:val="0"/>
      <w:marTop w:val="0"/>
      <w:marBottom w:val="0"/>
      <w:divBdr>
        <w:top w:val="none" w:sz="0" w:space="0" w:color="auto"/>
        <w:left w:val="none" w:sz="0" w:space="0" w:color="auto"/>
        <w:bottom w:val="none" w:sz="0" w:space="0" w:color="auto"/>
        <w:right w:val="none" w:sz="0" w:space="0" w:color="auto"/>
      </w:divBdr>
    </w:div>
    <w:div w:id="428695221">
      <w:bodyDiv w:val="1"/>
      <w:marLeft w:val="0"/>
      <w:marRight w:val="0"/>
      <w:marTop w:val="0"/>
      <w:marBottom w:val="0"/>
      <w:divBdr>
        <w:top w:val="none" w:sz="0" w:space="0" w:color="auto"/>
        <w:left w:val="none" w:sz="0" w:space="0" w:color="auto"/>
        <w:bottom w:val="none" w:sz="0" w:space="0" w:color="auto"/>
        <w:right w:val="none" w:sz="0" w:space="0" w:color="auto"/>
      </w:divBdr>
    </w:div>
    <w:div w:id="469901810">
      <w:bodyDiv w:val="1"/>
      <w:marLeft w:val="0"/>
      <w:marRight w:val="0"/>
      <w:marTop w:val="0"/>
      <w:marBottom w:val="0"/>
      <w:divBdr>
        <w:top w:val="none" w:sz="0" w:space="0" w:color="auto"/>
        <w:left w:val="none" w:sz="0" w:space="0" w:color="auto"/>
        <w:bottom w:val="none" w:sz="0" w:space="0" w:color="auto"/>
        <w:right w:val="none" w:sz="0" w:space="0" w:color="auto"/>
      </w:divBdr>
    </w:div>
    <w:div w:id="488444862">
      <w:bodyDiv w:val="1"/>
      <w:marLeft w:val="0"/>
      <w:marRight w:val="0"/>
      <w:marTop w:val="0"/>
      <w:marBottom w:val="0"/>
      <w:divBdr>
        <w:top w:val="none" w:sz="0" w:space="0" w:color="auto"/>
        <w:left w:val="none" w:sz="0" w:space="0" w:color="auto"/>
        <w:bottom w:val="none" w:sz="0" w:space="0" w:color="auto"/>
        <w:right w:val="none" w:sz="0" w:space="0" w:color="auto"/>
      </w:divBdr>
    </w:div>
    <w:div w:id="544028798">
      <w:bodyDiv w:val="1"/>
      <w:marLeft w:val="0"/>
      <w:marRight w:val="0"/>
      <w:marTop w:val="0"/>
      <w:marBottom w:val="0"/>
      <w:divBdr>
        <w:top w:val="none" w:sz="0" w:space="0" w:color="auto"/>
        <w:left w:val="none" w:sz="0" w:space="0" w:color="auto"/>
        <w:bottom w:val="none" w:sz="0" w:space="0" w:color="auto"/>
        <w:right w:val="none" w:sz="0" w:space="0" w:color="auto"/>
      </w:divBdr>
    </w:div>
    <w:div w:id="548612572">
      <w:bodyDiv w:val="1"/>
      <w:marLeft w:val="0"/>
      <w:marRight w:val="0"/>
      <w:marTop w:val="0"/>
      <w:marBottom w:val="0"/>
      <w:divBdr>
        <w:top w:val="none" w:sz="0" w:space="0" w:color="auto"/>
        <w:left w:val="none" w:sz="0" w:space="0" w:color="auto"/>
        <w:bottom w:val="none" w:sz="0" w:space="0" w:color="auto"/>
        <w:right w:val="none" w:sz="0" w:space="0" w:color="auto"/>
      </w:divBdr>
    </w:div>
    <w:div w:id="569540360">
      <w:bodyDiv w:val="1"/>
      <w:marLeft w:val="0"/>
      <w:marRight w:val="0"/>
      <w:marTop w:val="0"/>
      <w:marBottom w:val="0"/>
      <w:divBdr>
        <w:top w:val="none" w:sz="0" w:space="0" w:color="auto"/>
        <w:left w:val="none" w:sz="0" w:space="0" w:color="auto"/>
        <w:bottom w:val="none" w:sz="0" w:space="0" w:color="auto"/>
        <w:right w:val="none" w:sz="0" w:space="0" w:color="auto"/>
      </w:divBdr>
    </w:div>
    <w:div w:id="621807809">
      <w:bodyDiv w:val="1"/>
      <w:marLeft w:val="0"/>
      <w:marRight w:val="0"/>
      <w:marTop w:val="0"/>
      <w:marBottom w:val="0"/>
      <w:divBdr>
        <w:top w:val="none" w:sz="0" w:space="0" w:color="auto"/>
        <w:left w:val="none" w:sz="0" w:space="0" w:color="auto"/>
        <w:bottom w:val="none" w:sz="0" w:space="0" w:color="auto"/>
        <w:right w:val="none" w:sz="0" w:space="0" w:color="auto"/>
      </w:divBdr>
    </w:div>
    <w:div w:id="694427684">
      <w:bodyDiv w:val="1"/>
      <w:marLeft w:val="0"/>
      <w:marRight w:val="0"/>
      <w:marTop w:val="0"/>
      <w:marBottom w:val="0"/>
      <w:divBdr>
        <w:top w:val="none" w:sz="0" w:space="0" w:color="auto"/>
        <w:left w:val="none" w:sz="0" w:space="0" w:color="auto"/>
        <w:bottom w:val="none" w:sz="0" w:space="0" w:color="auto"/>
        <w:right w:val="none" w:sz="0" w:space="0" w:color="auto"/>
      </w:divBdr>
    </w:div>
    <w:div w:id="697662428">
      <w:bodyDiv w:val="1"/>
      <w:marLeft w:val="0"/>
      <w:marRight w:val="0"/>
      <w:marTop w:val="0"/>
      <w:marBottom w:val="0"/>
      <w:divBdr>
        <w:top w:val="none" w:sz="0" w:space="0" w:color="auto"/>
        <w:left w:val="none" w:sz="0" w:space="0" w:color="auto"/>
        <w:bottom w:val="none" w:sz="0" w:space="0" w:color="auto"/>
        <w:right w:val="none" w:sz="0" w:space="0" w:color="auto"/>
      </w:divBdr>
    </w:div>
    <w:div w:id="712074794">
      <w:bodyDiv w:val="1"/>
      <w:marLeft w:val="0"/>
      <w:marRight w:val="0"/>
      <w:marTop w:val="0"/>
      <w:marBottom w:val="0"/>
      <w:divBdr>
        <w:top w:val="none" w:sz="0" w:space="0" w:color="auto"/>
        <w:left w:val="none" w:sz="0" w:space="0" w:color="auto"/>
        <w:bottom w:val="none" w:sz="0" w:space="0" w:color="auto"/>
        <w:right w:val="none" w:sz="0" w:space="0" w:color="auto"/>
      </w:divBdr>
    </w:div>
    <w:div w:id="811630438">
      <w:bodyDiv w:val="1"/>
      <w:marLeft w:val="0"/>
      <w:marRight w:val="0"/>
      <w:marTop w:val="0"/>
      <w:marBottom w:val="0"/>
      <w:divBdr>
        <w:top w:val="none" w:sz="0" w:space="0" w:color="auto"/>
        <w:left w:val="none" w:sz="0" w:space="0" w:color="auto"/>
        <w:bottom w:val="none" w:sz="0" w:space="0" w:color="auto"/>
        <w:right w:val="none" w:sz="0" w:space="0" w:color="auto"/>
      </w:divBdr>
    </w:div>
    <w:div w:id="820736794">
      <w:bodyDiv w:val="1"/>
      <w:marLeft w:val="0"/>
      <w:marRight w:val="0"/>
      <w:marTop w:val="0"/>
      <w:marBottom w:val="0"/>
      <w:divBdr>
        <w:top w:val="none" w:sz="0" w:space="0" w:color="auto"/>
        <w:left w:val="none" w:sz="0" w:space="0" w:color="auto"/>
        <w:bottom w:val="none" w:sz="0" w:space="0" w:color="auto"/>
        <w:right w:val="none" w:sz="0" w:space="0" w:color="auto"/>
      </w:divBdr>
    </w:div>
    <w:div w:id="851576752">
      <w:bodyDiv w:val="1"/>
      <w:marLeft w:val="0"/>
      <w:marRight w:val="0"/>
      <w:marTop w:val="0"/>
      <w:marBottom w:val="0"/>
      <w:divBdr>
        <w:top w:val="none" w:sz="0" w:space="0" w:color="auto"/>
        <w:left w:val="none" w:sz="0" w:space="0" w:color="auto"/>
        <w:bottom w:val="none" w:sz="0" w:space="0" w:color="auto"/>
        <w:right w:val="none" w:sz="0" w:space="0" w:color="auto"/>
      </w:divBdr>
    </w:div>
    <w:div w:id="935016159">
      <w:bodyDiv w:val="1"/>
      <w:marLeft w:val="0"/>
      <w:marRight w:val="0"/>
      <w:marTop w:val="0"/>
      <w:marBottom w:val="0"/>
      <w:divBdr>
        <w:top w:val="none" w:sz="0" w:space="0" w:color="auto"/>
        <w:left w:val="none" w:sz="0" w:space="0" w:color="auto"/>
        <w:bottom w:val="none" w:sz="0" w:space="0" w:color="auto"/>
        <w:right w:val="none" w:sz="0" w:space="0" w:color="auto"/>
      </w:divBdr>
    </w:div>
    <w:div w:id="946037895">
      <w:bodyDiv w:val="1"/>
      <w:marLeft w:val="0"/>
      <w:marRight w:val="0"/>
      <w:marTop w:val="0"/>
      <w:marBottom w:val="0"/>
      <w:divBdr>
        <w:top w:val="none" w:sz="0" w:space="0" w:color="auto"/>
        <w:left w:val="none" w:sz="0" w:space="0" w:color="auto"/>
        <w:bottom w:val="none" w:sz="0" w:space="0" w:color="auto"/>
        <w:right w:val="none" w:sz="0" w:space="0" w:color="auto"/>
      </w:divBdr>
    </w:div>
    <w:div w:id="1056006869">
      <w:bodyDiv w:val="1"/>
      <w:marLeft w:val="0"/>
      <w:marRight w:val="0"/>
      <w:marTop w:val="0"/>
      <w:marBottom w:val="0"/>
      <w:divBdr>
        <w:top w:val="none" w:sz="0" w:space="0" w:color="auto"/>
        <w:left w:val="none" w:sz="0" w:space="0" w:color="auto"/>
        <w:bottom w:val="none" w:sz="0" w:space="0" w:color="auto"/>
        <w:right w:val="none" w:sz="0" w:space="0" w:color="auto"/>
      </w:divBdr>
    </w:div>
    <w:div w:id="1072579776">
      <w:bodyDiv w:val="1"/>
      <w:marLeft w:val="0"/>
      <w:marRight w:val="0"/>
      <w:marTop w:val="0"/>
      <w:marBottom w:val="0"/>
      <w:divBdr>
        <w:top w:val="none" w:sz="0" w:space="0" w:color="auto"/>
        <w:left w:val="none" w:sz="0" w:space="0" w:color="auto"/>
        <w:bottom w:val="none" w:sz="0" w:space="0" w:color="auto"/>
        <w:right w:val="none" w:sz="0" w:space="0" w:color="auto"/>
      </w:divBdr>
    </w:div>
    <w:div w:id="1122840120">
      <w:bodyDiv w:val="1"/>
      <w:marLeft w:val="0"/>
      <w:marRight w:val="0"/>
      <w:marTop w:val="0"/>
      <w:marBottom w:val="0"/>
      <w:divBdr>
        <w:top w:val="none" w:sz="0" w:space="0" w:color="auto"/>
        <w:left w:val="none" w:sz="0" w:space="0" w:color="auto"/>
        <w:bottom w:val="none" w:sz="0" w:space="0" w:color="auto"/>
        <w:right w:val="none" w:sz="0" w:space="0" w:color="auto"/>
      </w:divBdr>
    </w:div>
    <w:div w:id="1156528541">
      <w:bodyDiv w:val="1"/>
      <w:marLeft w:val="0"/>
      <w:marRight w:val="0"/>
      <w:marTop w:val="0"/>
      <w:marBottom w:val="0"/>
      <w:divBdr>
        <w:top w:val="none" w:sz="0" w:space="0" w:color="auto"/>
        <w:left w:val="none" w:sz="0" w:space="0" w:color="auto"/>
        <w:bottom w:val="none" w:sz="0" w:space="0" w:color="auto"/>
        <w:right w:val="none" w:sz="0" w:space="0" w:color="auto"/>
      </w:divBdr>
    </w:div>
    <w:div w:id="1298530773">
      <w:bodyDiv w:val="1"/>
      <w:marLeft w:val="0"/>
      <w:marRight w:val="0"/>
      <w:marTop w:val="0"/>
      <w:marBottom w:val="0"/>
      <w:divBdr>
        <w:top w:val="none" w:sz="0" w:space="0" w:color="auto"/>
        <w:left w:val="none" w:sz="0" w:space="0" w:color="auto"/>
        <w:bottom w:val="none" w:sz="0" w:space="0" w:color="auto"/>
        <w:right w:val="none" w:sz="0" w:space="0" w:color="auto"/>
      </w:divBdr>
    </w:div>
    <w:div w:id="1306659581">
      <w:bodyDiv w:val="1"/>
      <w:marLeft w:val="0"/>
      <w:marRight w:val="0"/>
      <w:marTop w:val="0"/>
      <w:marBottom w:val="0"/>
      <w:divBdr>
        <w:top w:val="none" w:sz="0" w:space="0" w:color="auto"/>
        <w:left w:val="none" w:sz="0" w:space="0" w:color="auto"/>
        <w:bottom w:val="none" w:sz="0" w:space="0" w:color="auto"/>
        <w:right w:val="none" w:sz="0" w:space="0" w:color="auto"/>
      </w:divBdr>
    </w:div>
    <w:div w:id="1335493835">
      <w:bodyDiv w:val="1"/>
      <w:marLeft w:val="0"/>
      <w:marRight w:val="0"/>
      <w:marTop w:val="0"/>
      <w:marBottom w:val="0"/>
      <w:divBdr>
        <w:top w:val="none" w:sz="0" w:space="0" w:color="auto"/>
        <w:left w:val="none" w:sz="0" w:space="0" w:color="auto"/>
        <w:bottom w:val="none" w:sz="0" w:space="0" w:color="auto"/>
        <w:right w:val="none" w:sz="0" w:space="0" w:color="auto"/>
      </w:divBdr>
    </w:div>
    <w:div w:id="1374386371">
      <w:bodyDiv w:val="1"/>
      <w:marLeft w:val="0"/>
      <w:marRight w:val="0"/>
      <w:marTop w:val="0"/>
      <w:marBottom w:val="0"/>
      <w:divBdr>
        <w:top w:val="none" w:sz="0" w:space="0" w:color="auto"/>
        <w:left w:val="none" w:sz="0" w:space="0" w:color="auto"/>
        <w:bottom w:val="none" w:sz="0" w:space="0" w:color="auto"/>
        <w:right w:val="none" w:sz="0" w:space="0" w:color="auto"/>
      </w:divBdr>
    </w:div>
    <w:div w:id="1397359181">
      <w:bodyDiv w:val="1"/>
      <w:marLeft w:val="0"/>
      <w:marRight w:val="0"/>
      <w:marTop w:val="0"/>
      <w:marBottom w:val="0"/>
      <w:divBdr>
        <w:top w:val="none" w:sz="0" w:space="0" w:color="auto"/>
        <w:left w:val="none" w:sz="0" w:space="0" w:color="auto"/>
        <w:bottom w:val="none" w:sz="0" w:space="0" w:color="auto"/>
        <w:right w:val="none" w:sz="0" w:space="0" w:color="auto"/>
      </w:divBdr>
    </w:div>
    <w:div w:id="1401364640">
      <w:bodyDiv w:val="1"/>
      <w:marLeft w:val="0"/>
      <w:marRight w:val="0"/>
      <w:marTop w:val="0"/>
      <w:marBottom w:val="0"/>
      <w:divBdr>
        <w:top w:val="none" w:sz="0" w:space="0" w:color="auto"/>
        <w:left w:val="none" w:sz="0" w:space="0" w:color="auto"/>
        <w:bottom w:val="none" w:sz="0" w:space="0" w:color="auto"/>
        <w:right w:val="none" w:sz="0" w:space="0" w:color="auto"/>
      </w:divBdr>
    </w:div>
    <w:div w:id="1429152523">
      <w:bodyDiv w:val="1"/>
      <w:marLeft w:val="0"/>
      <w:marRight w:val="0"/>
      <w:marTop w:val="0"/>
      <w:marBottom w:val="0"/>
      <w:divBdr>
        <w:top w:val="none" w:sz="0" w:space="0" w:color="auto"/>
        <w:left w:val="none" w:sz="0" w:space="0" w:color="auto"/>
        <w:bottom w:val="none" w:sz="0" w:space="0" w:color="auto"/>
        <w:right w:val="none" w:sz="0" w:space="0" w:color="auto"/>
      </w:divBdr>
    </w:div>
    <w:div w:id="1446847126">
      <w:bodyDiv w:val="1"/>
      <w:marLeft w:val="0"/>
      <w:marRight w:val="0"/>
      <w:marTop w:val="0"/>
      <w:marBottom w:val="0"/>
      <w:divBdr>
        <w:top w:val="none" w:sz="0" w:space="0" w:color="auto"/>
        <w:left w:val="none" w:sz="0" w:space="0" w:color="auto"/>
        <w:bottom w:val="none" w:sz="0" w:space="0" w:color="auto"/>
        <w:right w:val="none" w:sz="0" w:space="0" w:color="auto"/>
      </w:divBdr>
    </w:div>
    <w:div w:id="1486698482">
      <w:bodyDiv w:val="1"/>
      <w:marLeft w:val="0"/>
      <w:marRight w:val="0"/>
      <w:marTop w:val="0"/>
      <w:marBottom w:val="0"/>
      <w:divBdr>
        <w:top w:val="none" w:sz="0" w:space="0" w:color="auto"/>
        <w:left w:val="none" w:sz="0" w:space="0" w:color="auto"/>
        <w:bottom w:val="none" w:sz="0" w:space="0" w:color="auto"/>
        <w:right w:val="none" w:sz="0" w:space="0" w:color="auto"/>
      </w:divBdr>
    </w:div>
    <w:div w:id="1553926733">
      <w:bodyDiv w:val="1"/>
      <w:marLeft w:val="0"/>
      <w:marRight w:val="0"/>
      <w:marTop w:val="0"/>
      <w:marBottom w:val="0"/>
      <w:divBdr>
        <w:top w:val="none" w:sz="0" w:space="0" w:color="auto"/>
        <w:left w:val="none" w:sz="0" w:space="0" w:color="auto"/>
        <w:bottom w:val="none" w:sz="0" w:space="0" w:color="auto"/>
        <w:right w:val="none" w:sz="0" w:space="0" w:color="auto"/>
      </w:divBdr>
    </w:div>
    <w:div w:id="1568883570">
      <w:bodyDiv w:val="1"/>
      <w:marLeft w:val="0"/>
      <w:marRight w:val="0"/>
      <w:marTop w:val="0"/>
      <w:marBottom w:val="0"/>
      <w:divBdr>
        <w:top w:val="none" w:sz="0" w:space="0" w:color="auto"/>
        <w:left w:val="none" w:sz="0" w:space="0" w:color="auto"/>
        <w:bottom w:val="none" w:sz="0" w:space="0" w:color="auto"/>
        <w:right w:val="none" w:sz="0" w:space="0" w:color="auto"/>
      </w:divBdr>
    </w:div>
    <w:div w:id="1653027596">
      <w:bodyDiv w:val="1"/>
      <w:marLeft w:val="0"/>
      <w:marRight w:val="0"/>
      <w:marTop w:val="0"/>
      <w:marBottom w:val="0"/>
      <w:divBdr>
        <w:top w:val="none" w:sz="0" w:space="0" w:color="auto"/>
        <w:left w:val="none" w:sz="0" w:space="0" w:color="auto"/>
        <w:bottom w:val="none" w:sz="0" w:space="0" w:color="auto"/>
        <w:right w:val="none" w:sz="0" w:space="0" w:color="auto"/>
      </w:divBdr>
    </w:div>
    <w:div w:id="1655404983">
      <w:bodyDiv w:val="1"/>
      <w:marLeft w:val="0"/>
      <w:marRight w:val="0"/>
      <w:marTop w:val="0"/>
      <w:marBottom w:val="0"/>
      <w:divBdr>
        <w:top w:val="none" w:sz="0" w:space="0" w:color="auto"/>
        <w:left w:val="none" w:sz="0" w:space="0" w:color="auto"/>
        <w:bottom w:val="none" w:sz="0" w:space="0" w:color="auto"/>
        <w:right w:val="none" w:sz="0" w:space="0" w:color="auto"/>
      </w:divBdr>
    </w:div>
    <w:div w:id="1822962331">
      <w:bodyDiv w:val="1"/>
      <w:marLeft w:val="0"/>
      <w:marRight w:val="0"/>
      <w:marTop w:val="0"/>
      <w:marBottom w:val="0"/>
      <w:divBdr>
        <w:top w:val="none" w:sz="0" w:space="0" w:color="auto"/>
        <w:left w:val="none" w:sz="0" w:space="0" w:color="auto"/>
        <w:bottom w:val="none" w:sz="0" w:space="0" w:color="auto"/>
        <w:right w:val="none" w:sz="0" w:space="0" w:color="auto"/>
      </w:divBdr>
    </w:div>
    <w:div w:id="1824856418">
      <w:bodyDiv w:val="1"/>
      <w:marLeft w:val="0"/>
      <w:marRight w:val="0"/>
      <w:marTop w:val="0"/>
      <w:marBottom w:val="0"/>
      <w:divBdr>
        <w:top w:val="none" w:sz="0" w:space="0" w:color="auto"/>
        <w:left w:val="none" w:sz="0" w:space="0" w:color="auto"/>
        <w:bottom w:val="none" w:sz="0" w:space="0" w:color="auto"/>
        <w:right w:val="none" w:sz="0" w:space="0" w:color="auto"/>
      </w:divBdr>
    </w:div>
    <w:div w:id="1869370890">
      <w:bodyDiv w:val="1"/>
      <w:marLeft w:val="0"/>
      <w:marRight w:val="0"/>
      <w:marTop w:val="0"/>
      <w:marBottom w:val="0"/>
      <w:divBdr>
        <w:top w:val="none" w:sz="0" w:space="0" w:color="auto"/>
        <w:left w:val="none" w:sz="0" w:space="0" w:color="auto"/>
        <w:bottom w:val="none" w:sz="0" w:space="0" w:color="auto"/>
        <w:right w:val="none" w:sz="0" w:space="0" w:color="auto"/>
      </w:divBdr>
    </w:div>
    <w:div w:id="1942033827">
      <w:bodyDiv w:val="1"/>
      <w:marLeft w:val="0"/>
      <w:marRight w:val="0"/>
      <w:marTop w:val="0"/>
      <w:marBottom w:val="0"/>
      <w:divBdr>
        <w:top w:val="none" w:sz="0" w:space="0" w:color="auto"/>
        <w:left w:val="none" w:sz="0" w:space="0" w:color="auto"/>
        <w:bottom w:val="none" w:sz="0" w:space="0" w:color="auto"/>
        <w:right w:val="none" w:sz="0" w:space="0" w:color="auto"/>
      </w:divBdr>
    </w:div>
    <w:div w:id="201506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CB15B4-12DD-4305-8D10-61C866DF8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73</Pages>
  <Words>25806</Words>
  <Characters>147095</Characters>
  <Application>Microsoft Office Word</Application>
  <DocSecurity>0</DocSecurity>
  <Lines>1225</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Thu Huyen</dc:creator>
  <cp:lastModifiedBy>Huyen Tran Thu</cp:lastModifiedBy>
  <cp:revision>67</cp:revision>
  <cp:lastPrinted>2020-11-05T11:42:00Z</cp:lastPrinted>
  <dcterms:created xsi:type="dcterms:W3CDTF">2024-05-16T03:07:00Z</dcterms:created>
  <dcterms:modified xsi:type="dcterms:W3CDTF">2025-11-09T15:39:00Z</dcterms:modified>
</cp:coreProperties>
</file>